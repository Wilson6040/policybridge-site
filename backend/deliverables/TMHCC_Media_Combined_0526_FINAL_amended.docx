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C386D" w14:textId="77777777" w:rsidR="001961C1" w:rsidRPr="0022764C" w:rsidRDefault="001961C1">
      <w:pPr>
        <w:pStyle w:val="Heading1"/>
        <w:spacing w:before="0"/>
      </w:pPr>
    </w:p>
    <w:p w14:paraId="6AF12450" w14:textId="2EF4F72A" w:rsidR="005B2076" w:rsidRPr="0022764C" w:rsidRDefault="00BF696C">
      <w:pPr>
        <w:pStyle w:val="Subtitle"/>
      </w:pPr>
      <w:r w:rsidRPr="0022764C">
        <w:t>Media and Music Combined Insurance Policy</w:t>
      </w:r>
      <w:r w:rsidRPr="0022764C">
        <w:rPr>
          <w:sz w:val="44"/>
          <w:szCs w:val="44"/>
        </w:rPr>
        <w:t xml:space="preserve"> 0526</w:t>
      </w:r>
    </w:p>
    <w:p w14:paraId="0309D662" w14:textId="6AF6BBAA" w:rsidR="005B2076" w:rsidRPr="0022764C" w:rsidRDefault="0009144E">
      <w:pPr>
        <w:pStyle w:val="Heading1"/>
        <w:spacing w:before="0"/>
      </w:pPr>
      <w:r w:rsidRPr="0022764C">
        <w:rPr>
          <w:noProof/>
          <w:lang w:eastAsia="en-GB"/>
        </w:rPr>
        <w:drawing>
          <wp:anchor distT="0" distB="0" distL="114300" distR="114300" simplePos="0" relativeHeight="251659264" behindDoc="1" locked="0" layoutInCell="1" allowOverlap="1" wp14:anchorId="3A069CB6" wp14:editId="7428F91C">
            <wp:simplePos x="0" y="0"/>
            <wp:positionH relativeFrom="column">
              <wp:posOffset>-1468120</wp:posOffset>
            </wp:positionH>
            <wp:positionV relativeFrom="paragraph">
              <wp:posOffset>400050</wp:posOffset>
            </wp:positionV>
            <wp:extent cx="9071690" cy="61150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71690" cy="6115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ADEAF7" w14:textId="31B2D9BA" w:rsidR="005B2076" w:rsidRPr="0022764C" w:rsidRDefault="005B2076">
      <w:pPr>
        <w:pStyle w:val="Heading1"/>
        <w:spacing w:before="0"/>
      </w:pPr>
    </w:p>
    <w:p w14:paraId="5C092DF3" w14:textId="5B7F9AD2" w:rsidR="005B2076" w:rsidRPr="0022764C" w:rsidRDefault="005B2076">
      <w:pPr>
        <w:pStyle w:val="Heading1"/>
        <w:spacing w:before="0"/>
      </w:pPr>
    </w:p>
    <w:p w14:paraId="6B9B759E" w14:textId="4A4D8D3F" w:rsidR="005B2076" w:rsidRPr="0022764C" w:rsidRDefault="005B2076">
      <w:pPr>
        <w:pStyle w:val="Heading1"/>
        <w:spacing w:before="0"/>
      </w:pPr>
    </w:p>
    <w:p w14:paraId="718CD5A1" w14:textId="4F1FF132" w:rsidR="005B2076" w:rsidRPr="0022764C" w:rsidRDefault="005B2076">
      <w:pPr>
        <w:pStyle w:val="Heading1"/>
        <w:spacing w:before="0"/>
      </w:pPr>
    </w:p>
    <w:p w14:paraId="022A83D0" w14:textId="77777777" w:rsidR="005B2076" w:rsidRPr="0022764C" w:rsidRDefault="005B2076">
      <w:pPr>
        <w:pStyle w:val="Heading1"/>
        <w:spacing w:before="0"/>
      </w:pPr>
    </w:p>
    <w:p w14:paraId="50F0C6A4" w14:textId="77777777" w:rsidR="005B2076" w:rsidRPr="0022764C" w:rsidRDefault="005B2076">
      <w:pPr>
        <w:pStyle w:val="Heading1"/>
        <w:spacing w:before="0"/>
      </w:pPr>
    </w:p>
    <w:p w14:paraId="115BCFAE" w14:textId="77777777" w:rsidR="005B2076" w:rsidRPr="0022764C" w:rsidRDefault="005B2076">
      <w:pPr>
        <w:pStyle w:val="Heading1"/>
        <w:spacing w:before="0"/>
      </w:pPr>
    </w:p>
    <w:p w14:paraId="166F453F" w14:textId="77777777" w:rsidR="005B2076" w:rsidRPr="0022764C" w:rsidRDefault="005B2076">
      <w:pPr>
        <w:pStyle w:val="Heading1"/>
        <w:spacing w:before="0"/>
      </w:pPr>
    </w:p>
    <w:p w14:paraId="7B5E7059" w14:textId="77777777" w:rsidR="005B2076" w:rsidRPr="0022764C" w:rsidRDefault="005B2076">
      <w:pPr>
        <w:pStyle w:val="Heading1"/>
        <w:spacing w:before="0"/>
      </w:pPr>
    </w:p>
    <w:p w14:paraId="0201CAE2" w14:textId="77777777" w:rsidR="005B2076" w:rsidRPr="0022764C" w:rsidRDefault="005B2076">
      <w:pPr>
        <w:pStyle w:val="Heading1"/>
        <w:spacing w:before="0"/>
      </w:pPr>
    </w:p>
    <w:p w14:paraId="7FE988C4" w14:textId="77777777" w:rsidR="005B2076" w:rsidRPr="0022764C" w:rsidRDefault="005B2076">
      <w:pPr>
        <w:pStyle w:val="Heading1"/>
        <w:spacing w:before="0"/>
      </w:pPr>
    </w:p>
    <w:p w14:paraId="109E724A" w14:textId="77777777" w:rsidR="005B2076" w:rsidRPr="0022764C" w:rsidRDefault="005B2076">
      <w:pPr>
        <w:pStyle w:val="Heading1"/>
        <w:spacing w:before="0"/>
      </w:pPr>
    </w:p>
    <w:p w14:paraId="132672BD" w14:textId="77777777" w:rsidR="005B2076" w:rsidRPr="0022764C" w:rsidRDefault="005B2076">
      <w:pPr>
        <w:pStyle w:val="Heading1"/>
        <w:spacing w:before="0"/>
      </w:pPr>
    </w:p>
    <w:p w14:paraId="0A0896F3" w14:textId="77777777" w:rsidR="005B2076" w:rsidRPr="0022764C" w:rsidRDefault="005B2076">
      <w:pPr>
        <w:pStyle w:val="Heading1"/>
        <w:spacing w:before="0"/>
      </w:pPr>
    </w:p>
    <w:p w14:paraId="68A2A315" w14:textId="77777777" w:rsidR="005B2076" w:rsidRPr="0022764C" w:rsidRDefault="005B2076">
      <w:pPr>
        <w:pStyle w:val="Heading1"/>
        <w:spacing w:before="0"/>
      </w:pPr>
    </w:p>
    <w:p w14:paraId="2C2C8D94" w14:textId="77777777" w:rsidR="005B2076" w:rsidRPr="0022764C" w:rsidRDefault="005B2076">
      <w:pPr>
        <w:pStyle w:val="Heading1"/>
        <w:spacing w:before="0"/>
      </w:pPr>
    </w:p>
    <w:p w14:paraId="6E887CA9" w14:textId="77777777" w:rsidR="005B2076" w:rsidRPr="0022764C" w:rsidRDefault="005B2076">
      <w:pPr>
        <w:pStyle w:val="Heading1"/>
        <w:spacing w:before="0"/>
      </w:pPr>
    </w:p>
    <w:p w14:paraId="38342C79" w14:textId="77777777" w:rsidR="005B2076" w:rsidRPr="0022764C" w:rsidRDefault="005B2076">
      <w:pPr>
        <w:pStyle w:val="Heading1"/>
        <w:spacing w:before="0"/>
      </w:pPr>
    </w:p>
    <w:p w14:paraId="051BE193" w14:textId="77777777" w:rsidR="005B2076" w:rsidRPr="0022764C" w:rsidRDefault="005B2076">
      <w:pPr>
        <w:pStyle w:val="Heading1"/>
        <w:spacing w:before="0"/>
      </w:pPr>
    </w:p>
    <w:p w14:paraId="343B7AE8" w14:textId="77777777" w:rsidR="005F097D" w:rsidRPr="0022764C" w:rsidRDefault="005F097D" w:rsidP="005F097D">
      <w:pPr>
        <w:pStyle w:val="Heading1"/>
        <w:spacing w:before="0"/>
      </w:pPr>
    </w:p>
    <w:p w14:paraId="14BF2C0B" w14:textId="25FCFEEA" w:rsidR="005B2076" w:rsidRPr="0022764C" w:rsidRDefault="005F097D">
      <w:pPr>
        <w:pageBreakBefore/>
        <w:pStyle w:val="Heading1"/>
        <w:spacing w:before="0"/>
        <w:rPr>
          <w:sz w:val="40"/>
          <w:szCs w:val="40"/>
        </w:rPr>
      </w:pPr>
      <w:bookmarkStart w:id="6000" w:name="tocpg_0"/>
      <w:bookmarkEnd w:id="6000"/>
      <w:r w:rsidRPr="0022764C">
        <w:rPr>
          <w:sz w:val="40"/>
          <w:szCs w:val="40"/>
        </w:rPr>
        <w:lastRenderedPageBreak/>
        <w:t>Policy Contents</w:t>
      </w:r>
    </w:p>
    <w:p>
      <w:pPr>
        <w:spacing w:after="40" w:line="264" w:lineRule="auto"/>
        <w:tabs>
          <w:tab w:val="right" w:pos="4862" w:leader="dot"/>
        </w:tabs>
      </w:pPr>
      <w:hyperlink w:anchor="tocpg_0" w:history="1">
        <w:r>
          <w:rPr>
            <w:rFonts w:ascii="Arial" w:hAnsi="Arial" w:cs="Arial"/>
            <w:b/>
            <w:sz w:val="19"/>
            <w:color w:val="000000"/>
          </w:rPr>
          <w:t xml:space="preserve">Policy Contents</w:t>
        </w:r>
      </w:hyperlink>
      <w:r>
        <w:tab/>
      </w:r>
      <w:r>
        <w:rPr>
          <w:rFonts w:ascii="Arial" w:hAnsi="Arial" w:cs="Arial"/>
          <w:b/>
          <w:sz w:val="19"/>
          <w:color w:val="000000"/>
        </w:rPr>
        <w:t xml:space="preserve">2</w:t>
      </w:r>
    </w:p>
    <w:p>
      <w:pPr>
        <w:spacing w:after="40" w:line="264" w:lineRule="auto"/>
        <w:tabs>
          <w:tab w:val="right" w:pos="4862" w:leader="dot"/>
        </w:tabs>
      </w:pPr>
      <w:hyperlink w:anchor="tocpg_1" w:history="1">
        <w:r>
          <w:rPr>
            <w:rFonts w:ascii="Arial" w:hAnsi="Arial" w:cs="Arial"/>
            <w:b/>
            <w:sz w:val="19"/>
            <w:color w:val="000000"/>
          </w:rPr>
          <w:t xml:space="preserve">Introduction</w:t>
        </w:r>
      </w:hyperlink>
      <w:r>
        <w:tab/>
      </w:r>
      <w:r>
        <w:rPr>
          <w:rFonts w:ascii="Arial" w:hAnsi="Arial" w:cs="Arial"/>
          <w:b/>
          <w:sz w:val="19"/>
          <w:color w:val="000000"/>
        </w:rPr>
        <w:t xml:space="preserve">4</w:t>
      </w:r>
    </w:p>
    <w:p>
      <w:pPr>
        <w:spacing w:after="40" w:line="264" w:lineRule="auto"/>
        <w:tabs>
          <w:tab w:val="right" w:pos="4862" w:leader="dot"/>
        </w:tabs>
      </w:pPr>
      <w:hyperlink w:anchor="tocpg_2" w:history="1">
        <w:r>
          <w:rPr>
            <w:rFonts w:ascii="Arial" w:hAnsi="Arial" w:cs="Arial"/>
            <w:b/>
            <w:sz w:val="19"/>
            <w:color w:val="000000"/>
          </w:rPr>
          <w:t xml:space="preserve">Notices</w:t>
        </w:r>
      </w:hyperlink>
      <w:r>
        <w:tab/>
      </w:r>
      <w:r>
        <w:rPr>
          <w:rFonts w:ascii="Arial" w:hAnsi="Arial" w:cs="Arial"/>
          <w:b/>
          <w:sz w:val="19"/>
          <w:color w:val="000000"/>
        </w:rPr>
        <w:t xml:space="preserve">4</w:t>
      </w:r>
    </w:p>
    <w:p>
      <w:pPr>
        <w:spacing w:after="40" w:line="264" w:lineRule="auto"/>
        <w:tabs>
          <w:tab w:val="right" w:pos="4862" w:leader="dot"/>
        </w:tabs>
      </w:pPr>
      <w:hyperlink w:anchor="tocpg_3" w:history="1">
        <w:r>
          <w:rPr>
            <w:rFonts w:ascii="Arial" w:hAnsi="Arial" w:cs="Arial"/>
            <w:b/>
            <w:sz w:val="19"/>
            <w:color w:val="000000"/>
          </w:rPr>
          <w:t xml:space="preserve">Insuring Agreement</w:t>
        </w:r>
      </w:hyperlink>
      <w:r>
        <w:tab/>
      </w:r>
      <w:r>
        <w:rPr>
          <w:rFonts w:ascii="Arial" w:hAnsi="Arial" w:cs="Arial"/>
          <w:b/>
          <w:sz w:val="19"/>
          <w:color w:val="000000"/>
        </w:rPr>
        <w:t xml:space="preserve">6</w:t>
      </w:r>
    </w:p>
    <w:p>
      <w:pPr>
        <w:spacing w:after="40" w:line="264" w:lineRule="auto"/>
        <w:tabs>
          <w:tab w:val="right" w:pos="4862" w:leader="dot"/>
        </w:tabs>
      </w:pPr>
      <w:hyperlink w:anchor="tocpg_4" w:history="1">
        <w:r>
          <w:rPr>
            <w:rFonts w:ascii="Arial" w:hAnsi="Arial" w:cs="Arial"/>
            <w:b/>
            <w:sz w:val="19"/>
            <w:color w:val="000000"/>
          </w:rPr>
          <w:t xml:space="preserve">General Policy Definitions</w:t>
        </w:r>
      </w:hyperlink>
      <w:r>
        <w:tab/>
      </w:r>
      <w:r>
        <w:rPr>
          <w:rFonts w:ascii="Arial" w:hAnsi="Arial" w:cs="Arial"/>
          <w:b/>
          <w:sz w:val="19"/>
          <w:color w:val="000000"/>
        </w:rPr>
        <w:t xml:space="preserve">6</w:t>
      </w:r>
    </w:p>
    <w:p>
      <w:pPr>
        <w:spacing w:after="40" w:line="264" w:lineRule="auto"/>
        <w:tabs>
          <w:tab w:val="right" w:pos="4862" w:leader="dot"/>
        </w:tabs>
      </w:pPr>
      <w:hyperlink w:anchor="tocpg_5" w:history="1">
        <w:r>
          <w:rPr>
            <w:rFonts w:ascii="Arial" w:hAnsi="Arial" w:cs="Arial"/>
            <w:b/>
            <w:sz w:val="19"/>
            <w:color w:val="000000"/>
          </w:rPr>
          <w:t xml:space="preserve">General Policy Conditions</w:t>
        </w:r>
      </w:hyperlink>
      <w:r>
        <w:tab/>
      </w:r>
      <w:r>
        <w:rPr>
          <w:rFonts w:ascii="Arial" w:hAnsi="Arial" w:cs="Arial"/>
          <w:b/>
          <w:sz w:val="19"/>
          <w:color w:val="000000"/>
        </w:rPr>
        <w:t xml:space="preserve">11</w:t>
      </w:r>
    </w:p>
    <w:p>
      <w:pPr>
        <w:spacing w:after="40" w:line="264" w:lineRule="auto"/>
        <w:tabs>
          <w:tab w:val="right" w:pos="4862" w:leader="dot"/>
        </w:tabs>
      </w:pPr>
      <w:hyperlink w:anchor="tocpg_6" w:history="1">
        <w:r>
          <w:rPr>
            <w:rFonts w:ascii="Arial" w:hAnsi="Arial" w:cs="Arial"/>
            <w:b/>
            <w:sz w:val="19"/>
            <w:color w:val="000000"/>
          </w:rPr>
          <w:t xml:space="preserve">Policy Protection and Maintenance Conditions</w:t>
        </w:r>
      </w:hyperlink>
      <w:r>
        <w:tab/>
      </w:r>
      <w:r>
        <w:rPr>
          <w:rFonts w:ascii="Arial" w:hAnsi="Arial" w:cs="Arial"/>
          <w:b/>
          <w:sz w:val="19"/>
          <w:color w:val="000000"/>
        </w:rPr>
        <w:t xml:space="preserve">16</w:t>
      </w:r>
    </w:p>
    <w:p>
      <w:pPr>
        <w:spacing w:after="40" w:line="264" w:lineRule="auto"/>
        <w:tabs>
          <w:tab w:val="right" w:pos="4862" w:leader="dot"/>
        </w:tabs>
      </w:pPr>
      <w:hyperlink w:anchor="tocpg_7" w:history="1">
        <w:r>
          <w:rPr>
            <w:rFonts w:ascii="Arial" w:hAnsi="Arial" w:cs="Arial"/>
            <w:b/>
            <w:sz w:val="19"/>
            <w:color w:val="000000"/>
          </w:rPr>
          <w:t xml:space="preserve">Policy Claims Conditions</w:t>
        </w:r>
      </w:hyperlink>
      <w:r>
        <w:tab/>
      </w:r>
      <w:r>
        <w:rPr>
          <w:rFonts w:ascii="Arial" w:hAnsi="Arial" w:cs="Arial"/>
          <w:b/>
          <w:sz w:val="19"/>
          <w:color w:val="000000"/>
        </w:rPr>
        <w:t xml:space="preserve">18</w:t>
      </w:r>
    </w:p>
    <w:p>
      <w:pPr>
        <w:spacing w:after="40" w:line="264" w:lineRule="auto"/>
        <w:tabs>
          <w:tab w:val="right" w:pos="4862" w:leader="dot"/>
        </w:tabs>
      </w:pPr>
      <w:hyperlink w:anchor="tocpg_8" w:history="1">
        <w:r>
          <w:rPr>
            <w:rFonts w:ascii="Arial" w:hAnsi="Arial" w:cs="Arial"/>
            <w:b/>
            <w:sz w:val="19"/>
            <w:color w:val="000000"/>
          </w:rPr>
          <w:t xml:space="preserve">Policy Exclusions</w:t>
        </w:r>
      </w:hyperlink>
      <w:r>
        <w:tab/>
      </w:r>
      <w:r>
        <w:rPr>
          <w:rFonts w:ascii="Arial" w:hAnsi="Arial" w:cs="Arial"/>
          <w:b/>
          <w:sz w:val="19"/>
          <w:color w:val="000000"/>
        </w:rPr>
        <w:t xml:space="preserve">21</w:t>
      </w:r>
    </w:p>
    <w:p>
      <w:pPr>
        <w:spacing w:after="40" w:line="264" w:lineRule="auto"/>
        <w:tabs>
          <w:tab w:val="right" w:pos="4862" w:leader="dot"/>
        </w:tabs>
      </w:pPr>
      <w:hyperlink w:anchor="tocpg_9" w:history="1">
        <w:r>
          <w:rPr>
            <w:rFonts w:ascii="Arial" w:hAnsi="Arial" w:cs="Arial"/>
            <w:b/>
            <w:sz w:val="19"/>
            <w:color w:val="000000"/>
          </w:rPr>
          <w:t xml:space="preserve">Section 1: Business “All Risks” Section</w:t>
        </w:r>
      </w:hyperlink>
      <w:r>
        <w:tab/>
      </w:r>
      <w:r>
        <w:rPr>
          <w:rFonts w:ascii="Arial" w:hAnsi="Arial" w:cs="Arial"/>
          <w:b/>
          <w:sz w:val="19"/>
          <w:color w:val="000000"/>
        </w:rPr>
        <w:t xml:space="preserve">25</w:t>
      </w:r>
    </w:p>
    <w:p>
      <w:pPr>
        <w:spacing w:after="40" w:line="264" w:lineRule="auto"/>
        <w:tabs>
          <w:tab w:val="right" w:pos="4862" w:leader="dot"/>
        </w:tabs>
      </w:pPr>
      <w:hyperlink w:anchor="tocpg_10" w:history="1">
        <w:r>
          <w:rPr>
            <w:rFonts w:ascii="Arial" w:hAnsi="Arial" w:cs="Arial"/>
            <w:b/>
            <w:sz w:val="19"/>
            <w:color w:val="000000"/>
          </w:rPr>
          <w:t xml:space="preserve">Section 2: Property &amp; Equipment “All Risks” Section</w:t>
        </w:r>
      </w:hyperlink>
      <w:r>
        <w:tab/>
      </w:r>
      <w:r>
        <w:rPr>
          <w:rFonts w:ascii="Arial" w:hAnsi="Arial" w:cs="Arial"/>
          <w:b/>
          <w:sz w:val="19"/>
          <w:color w:val="000000"/>
        </w:rPr>
        <w:t xml:space="preserve">33</w:t>
      </w:r>
    </w:p>
    <w:p>
      <w:pPr>
        <w:spacing w:after="40" w:line="264" w:lineRule="auto"/>
        <w:tabs>
          <w:tab w:val="right" w:pos="4862" w:leader="dot"/>
        </w:tabs>
      </w:pPr>
      <w:hyperlink w:anchor="tocpg_11" w:history="1">
        <w:r>
          <w:rPr>
            <w:rFonts w:ascii="Arial" w:hAnsi="Arial" w:cs="Arial"/>
            <w:b/>
            <w:sz w:val="19"/>
            <w:color w:val="000000"/>
          </w:rPr>
          <w:t xml:space="preserve">Section 3: Business Interruption “All Risks” Section</w:t>
        </w:r>
      </w:hyperlink>
      <w:r>
        <w:tab/>
      </w:r>
      <w:r>
        <w:rPr>
          <w:rFonts w:ascii="Arial" w:hAnsi="Arial" w:cs="Arial"/>
          <w:b/>
          <w:sz w:val="19"/>
          <w:color w:val="000000"/>
        </w:rPr>
        <w:t xml:space="preserve">40</w:t>
      </w:r>
    </w:p>
    <w:p>
      <w:pPr>
        <w:spacing w:after="40" w:line="264" w:lineRule="auto"/>
        <w:tabs>
          <w:tab w:val="right" w:pos="4862" w:leader="dot"/>
        </w:tabs>
      </w:pPr>
      <w:hyperlink w:anchor="tocpg_12" w:history="1">
        <w:r>
          <w:rPr>
            <w:rFonts w:ascii="Arial" w:hAnsi="Arial" w:cs="Arial"/>
            <w:b/>
            <w:sz w:val="19"/>
            <w:color w:val="000000"/>
          </w:rPr>
          <w:t xml:space="preserve">Section 4: Terrorism Section</w:t>
        </w:r>
      </w:hyperlink>
      <w:r>
        <w:tab/>
      </w:r>
      <w:r>
        <w:rPr>
          <w:rFonts w:ascii="Arial" w:hAnsi="Arial" w:cs="Arial"/>
          <w:b/>
          <w:sz w:val="19"/>
          <w:color w:val="000000"/>
        </w:rPr>
        <w:t xml:space="preserve">50</w:t>
      </w:r>
    </w:p>
    <w:p>
      <w:pPr>
        <w:spacing w:after="40" w:line="264" w:lineRule="auto"/>
        <w:tabs>
          <w:tab w:val="right" w:pos="4862" w:leader="dot"/>
        </w:tabs>
      </w:pPr>
      <w:r>
        <w:br w:type="column"/>
      </w:r>
      <w:hyperlink w:anchor="tocpg_13" w:history="1">
        <w:r>
          <w:rPr>
            <w:rFonts w:ascii="Arial" w:hAnsi="Arial" w:cs="Arial"/>
            <w:b/>
            <w:sz w:val="19"/>
            <w:color w:val="000000"/>
          </w:rPr>
          <w:t xml:space="preserve">Section 5: Employers’ Liability Section</w:t>
        </w:r>
      </w:hyperlink>
      <w:r>
        <w:tab/>
      </w:r>
      <w:r>
        <w:rPr>
          <w:rFonts w:ascii="Arial" w:hAnsi="Arial" w:cs="Arial"/>
          <w:b/>
          <w:sz w:val="19"/>
          <w:color w:val="000000"/>
        </w:rPr>
        <w:t xml:space="preserve">53</w:t>
      </w:r>
    </w:p>
    <w:p>
      <w:pPr>
        <w:spacing w:after="40" w:line="264" w:lineRule="auto"/>
        <w:tabs>
          <w:tab w:val="right" w:pos="4862" w:leader="dot"/>
        </w:tabs>
      </w:pPr>
      <w:hyperlink w:anchor="tocpg_14" w:history="1">
        <w:r>
          <w:rPr>
            <w:rFonts w:ascii="Arial" w:hAnsi="Arial" w:cs="Arial"/>
            <w:b/>
            <w:sz w:val="19"/>
            <w:color w:val="000000"/>
          </w:rPr>
          <w:t xml:space="preserve">Section 6: Public Liability Section</w:t>
        </w:r>
      </w:hyperlink>
      <w:r>
        <w:tab/>
      </w:r>
      <w:r>
        <w:rPr>
          <w:rFonts w:ascii="Arial" w:hAnsi="Arial" w:cs="Arial"/>
          <w:b/>
          <w:sz w:val="19"/>
          <w:color w:val="000000"/>
        </w:rPr>
        <w:t xml:space="preserve">55</w:t>
      </w:r>
    </w:p>
    <w:p>
      <w:pPr>
        <w:spacing w:after="40" w:line="264" w:lineRule="auto"/>
        <w:tabs>
          <w:tab w:val="right" w:pos="4862" w:leader="dot"/>
        </w:tabs>
      </w:pPr>
      <w:hyperlink w:anchor="tocpg_15" w:history="1">
        <w:r>
          <w:rPr>
            <w:rFonts w:ascii="Arial" w:hAnsi="Arial" w:cs="Arial"/>
            <w:b/>
            <w:sz w:val="19"/>
            <w:color w:val="000000"/>
          </w:rPr>
          <w:t xml:space="preserve">Section 7: Products Liability Section</w:t>
        </w:r>
      </w:hyperlink>
      <w:r>
        <w:tab/>
      </w:r>
      <w:r>
        <w:rPr>
          <w:rFonts w:ascii="Arial" w:hAnsi="Arial" w:cs="Arial"/>
          <w:b/>
          <w:sz w:val="19"/>
          <w:color w:val="000000"/>
        </w:rPr>
        <w:t xml:space="preserve">61</w:t>
      </w:r>
    </w:p>
    <w:p>
      <w:pPr>
        <w:spacing w:after="40" w:line="264" w:lineRule="auto"/>
        <w:tabs>
          <w:tab w:val="right" w:pos="4862" w:leader="dot"/>
        </w:tabs>
      </w:pPr>
      <w:hyperlink w:anchor="tocpg_16" w:history="1">
        <w:r>
          <w:rPr>
            <w:rFonts w:ascii="Arial" w:hAnsi="Arial" w:cs="Arial"/>
            <w:b/>
            <w:sz w:val="19"/>
            <w:color w:val="000000"/>
          </w:rPr>
          <w:t xml:space="preserve">Section 8: Money Section</w:t>
        </w:r>
      </w:hyperlink>
      <w:r>
        <w:tab/>
      </w:r>
      <w:r>
        <w:rPr>
          <w:rFonts w:ascii="Arial" w:hAnsi="Arial" w:cs="Arial"/>
          <w:b/>
          <w:sz w:val="19"/>
          <w:color w:val="000000"/>
        </w:rPr>
        <w:t xml:space="preserve">63</w:t>
      </w:r>
    </w:p>
    <w:p>
      <w:pPr>
        <w:spacing w:after="40" w:line="264" w:lineRule="auto"/>
        <w:ind w:left="227"/>
        <w:tabs>
          <w:tab w:val="right" w:pos="4862" w:leader="dot"/>
        </w:tabs>
      </w:pPr>
      <w:hyperlink w:anchor="tocpg_17" w:history="1">
        <w:r>
          <w:rPr>
            <w:rFonts w:ascii="Arial" w:hAnsi="Arial" w:cs="Arial"/>
            <w:sz w:val="19"/>
            <w:color w:val="000000"/>
          </w:rPr>
          <w:t xml:space="preserve">Sub-Section 1 – Money</w:t>
        </w:r>
      </w:hyperlink>
      <w:r>
        <w:tab/>
      </w:r>
      <w:r>
        <w:rPr>
          <w:rFonts w:ascii="Arial" w:hAnsi="Arial" w:cs="Arial"/>
          <w:sz w:val="19"/>
          <w:color w:val="000000"/>
        </w:rPr>
        <w:t xml:space="preserve">63</w:t>
      </w:r>
    </w:p>
    <w:p>
      <w:pPr>
        <w:spacing w:after="40" w:line="264" w:lineRule="auto"/>
        <w:ind w:left="227"/>
        <w:tabs>
          <w:tab w:val="right" w:pos="4862" w:leader="dot"/>
        </w:tabs>
      </w:pPr>
      <w:hyperlink w:anchor="tocpg_18" w:history="1">
        <w:r>
          <w:rPr>
            <w:rFonts w:ascii="Arial" w:hAnsi="Arial" w:cs="Arial"/>
            <w:sz w:val="19"/>
            <w:color w:val="000000"/>
          </w:rPr>
          <w:t xml:space="preserve">Sub-Section 2 – Personal Assault</w:t>
        </w:r>
      </w:hyperlink>
      <w:r>
        <w:tab/>
      </w:r>
      <w:r>
        <w:rPr>
          <w:rFonts w:ascii="Arial" w:hAnsi="Arial" w:cs="Arial"/>
          <w:sz w:val="19"/>
          <w:color w:val="000000"/>
        </w:rPr>
        <w:t xml:space="preserve">64</w:t>
      </w:r>
    </w:p>
    <w:p>
      <w:pPr>
        <w:spacing w:after="40" w:line="264" w:lineRule="auto"/>
        <w:tabs>
          <w:tab w:val="right" w:pos="4862" w:leader="dot"/>
        </w:tabs>
      </w:pPr>
      <w:hyperlink w:anchor="tocpg_19" w:history="1">
        <w:r>
          <w:rPr>
            <w:rFonts w:ascii="Arial" w:hAnsi="Arial" w:cs="Arial"/>
            <w:b/>
            <w:sz w:val="19"/>
            <w:color w:val="000000"/>
          </w:rPr>
          <w:t xml:space="preserve">Section 9: Goods in Transit Section</w:t>
        </w:r>
      </w:hyperlink>
      <w:r>
        <w:tab/>
      </w:r>
      <w:r>
        <w:rPr>
          <w:rFonts w:ascii="Arial" w:hAnsi="Arial" w:cs="Arial"/>
          <w:b/>
          <w:sz w:val="19"/>
          <w:color w:val="000000"/>
        </w:rPr>
        <w:t xml:space="preserve">66</w:t>
      </w:r>
    </w:p>
    <w:p>
      <w:pPr>
        <w:spacing w:after="40" w:line="264" w:lineRule="auto"/>
        <w:tabs>
          <w:tab w:val="right" w:pos="4862" w:leader="dot"/>
        </w:tabs>
      </w:pPr>
      <w:hyperlink w:anchor="tocpg_20" w:history="1">
        <w:r>
          <w:rPr>
            <w:rFonts w:ascii="Arial" w:hAnsi="Arial" w:cs="Arial"/>
            <w:b/>
            <w:sz w:val="19"/>
            <w:color w:val="000000"/>
          </w:rPr>
          <w:t xml:space="preserve">Section 10: Loss of Licence Section</w:t>
        </w:r>
      </w:hyperlink>
      <w:r>
        <w:tab/>
      </w:r>
      <w:r>
        <w:rPr>
          <w:rFonts w:ascii="Arial" w:hAnsi="Arial" w:cs="Arial"/>
          <w:b/>
          <w:sz w:val="19"/>
          <w:color w:val="000000"/>
        </w:rPr>
        <w:t xml:space="preserve">69</w:t>
      </w:r>
    </w:p>
    <w:p>
      <w:pPr>
        <w:spacing w:after="40" w:line="264" w:lineRule="auto"/>
        <w:tabs>
          <w:tab w:val="right" w:pos="4862" w:leader="dot"/>
        </w:tabs>
      </w:pPr>
      <w:hyperlink w:anchor="tocpg_21" w:history="1">
        <w:r>
          <w:rPr>
            <w:rFonts w:ascii="Arial" w:hAnsi="Arial" w:cs="Arial"/>
            <w:b/>
            <w:sz w:val="19"/>
            <w:color w:val="000000"/>
          </w:rPr>
          <w:t xml:space="preserve">Section 11: Production Indemnity “All Risks” Section</w:t>
        </w:r>
      </w:hyperlink>
      <w:r>
        <w:tab/>
      </w:r>
      <w:r>
        <w:rPr>
          <w:rFonts w:ascii="Arial" w:hAnsi="Arial" w:cs="Arial"/>
          <w:b/>
          <w:sz w:val="19"/>
          <w:color w:val="000000"/>
        </w:rPr>
        <w:t xml:space="preserve">71</w:t>
      </w:r>
    </w:p>
    <w:p>
      <w:pPr>
        <w:spacing w:after="40" w:line="264" w:lineRule="auto"/>
        <w:tabs>
          <w:tab w:val="right" w:pos="4862" w:leader="dot"/>
        </w:tabs>
      </w:pPr>
      <w:hyperlink w:anchor="tocpg_22" w:history="1">
        <w:r>
          <w:rPr>
            <w:rFonts w:ascii="Arial" w:hAnsi="Arial" w:cs="Arial"/>
            <w:b/>
            <w:sz w:val="19"/>
            <w:color w:val="000000"/>
          </w:rPr>
          <w:t xml:space="preserve">Section 12: Media Liability Section</w:t>
        </w:r>
      </w:hyperlink>
      <w:r>
        <w:tab/>
      </w:r>
      <w:r>
        <w:rPr>
          <w:rFonts w:ascii="Arial" w:hAnsi="Arial" w:cs="Arial"/>
          <w:b/>
          <w:sz w:val="19"/>
          <w:color w:val="000000"/>
        </w:rPr>
        <w:t xml:space="preserve">75</w:t>
      </w:r>
    </w:p>
    <w:p>
      <w:pPr>
        <w:spacing w:after="40" w:line="264" w:lineRule="auto"/>
        <w:tabs>
          <w:tab w:val="right" w:pos="4862" w:leader="dot"/>
        </w:tabs>
      </w:pPr>
      <w:hyperlink w:anchor="tocpg_23" w:history="1">
        <w:r>
          <w:rPr>
            <w:rFonts w:ascii="Arial" w:hAnsi="Arial" w:cs="Arial"/>
            <w:b/>
            <w:sz w:val="19"/>
            <w:color w:val="000000"/>
          </w:rPr>
          <w:t xml:space="preserve">Section 13: Commercial Legal Expenses Section</w:t>
        </w:r>
      </w:hyperlink>
      <w:r>
        <w:tab/>
      </w:r>
      <w:r>
        <w:rPr>
          <w:rFonts w:ascii="Arial" w:hAnsi="Arial" w:cs="Arial"/>
          <w:b/>
          <w:sz w:val="19"/>
          <w:color w:val="000000"/>
        </w:rPr>
        <w:t xml:space="preserve">85</w:t>
      </w:r>
    </w:p>
    <w:p>
      <w:pPr>
        <w:spacing w:after="40" w:line="264" w:lineRule="auto"/>
        <w:tabs>
          <w:tab w:val="right" w:pos="4862" w:leader="dot"/>
        </w:tabs>
      </w:pPr>
      <w:hyperlink w:anchor="tocpg_24" w:history="1">
        <w:r>
          <w:rPr>
            <w:rFonts w:ascii="Arial" w:hAnsi="Arial" w:cs="Arial"/>
            <w:b/>
            <w:sz w:val="19"/>
            <w:color w:val="000000"/>
          </w:rPr>
          <w:t xml:space="preserve">Section 14: Management Liability Insurance Section</w:t>
        </w:r>
      </w:hyperlink>
      <w:r>
        <w:tab/>
      </w:r>
      <w:r>
        <w:rPr>
          <w:rFonts w:ascii="Arial" w:hAnsi="Arial" w:cs="Arial"/>
          <w:b/>
          <w:sz w:val="19"/>
          <w:color w:val="000000"/>
        </w:rPr>
        <w:t xml:space="preserve">93</w:t>
      </w:r>
    </w:p>
    <w:p>
      <w:pPr>
        <w:spacing w:after="40" w:line="264" w:lineRule="auto"/>
        <w:tabs>
          <w:tab w:val="right" w:pos="4862" w:leader="dot"/>
        </w:tabs>
      </w:pPr>
      <w:hyperlink w:anchor="tocpg_25" w:history="1">
        <w:r>
          <w:rPr>
            <w:rFonts w:ascii="Arial" w:hAnsi="Arial" w:cs="Arial"/>
            <w:b/>
            <w:sz w:val="19"/>
            <w:color w:val="000000"/>
          </w:rPr>
          <w:t xml:space="preserve">Section 15: Cyber Liability Section</w:t>
        </w:r>
      </w:hyperlink>
      <w:r>
        <w:tab/>
      </w:r>
      <w:r>
        <w:rPr>
          <w:rFonts w:ascii="Arial" w:hAnsi="Arial" w:cs="Arial"/>
          <w:b/>
          <w:sz w:val="19"/>
          <w:color w:val="000000"/>
        </w:rPr>
        <w:t xml:space="preserve">105</w:t>
      </w:r>
    </w:p>
    <w:p w14:paraId="00B99D3D" w14:textId="77777777" w:rsidR="00F2154A" w:rsidRPr="0022764C" w:rsidRDefault="00F2154A" w:rsidP="00F2154A">
      <w:pPr>
        <w:tabs>
          <w:tab w:val="right" w:leader="dot" w:pos="8810"/>
        </w:tabs>
        <w:spacing w:before="0" w:after="100" w:line="240" w:lineRule="auto"/>
        <w:rPr>
          <w:rFonts w:ascii="Arial" w:eastAsia="MS Mincho" w:hAnsi="Arial" w:cs="Arial"/>
          <w:bCs/>
          <w:noProof/>
          <w:sz w:val="20"/>
          <w:szCs w:val="24"/>
        </w:rPr>
      </w:pPr>
    </w:p>
    <w:p w14:paraId="411F9D56" w14:textId="77777777" w:rsidR="00E3532A" w:rsidRPr="0022764C" w:rsidRDefault="00E3532A">
      <w:pPr>
        <w:pStyle w:val="Heading1"/>
        <w:spacing w:before="0"/>
      </w:pPr>
    </w:p>
    <w:p w14:paraId="5FDCD4B0" w14:textId="77777777" w:rsidR="00E3532A" w:rsidRPr="0022764C" w:rsidRDefault="00E3532A">
      <w:pPr>
        <w:pStyle w:val="Heading1"/>
        <w:spacing w:before="0"/>
      </w:pPr>
    </w:p>
    <w:p w14:paraId="483919C0" w14:textId="77777777" w:rsidR="00E3532A" w:rsidRPr="0022764C" w:rsidRDefault="00E3532A">
      <w:pPr>
        <w:pStyle w:val="Heading1"/>
        <w:spacing w:before="0"/>
      </w:pPr>
    </w:p>
    <w:p w14:paraId="065CC931" w14:textId="77777777" w:rsidR="00E3532A" w:rsidRPr="0022764C" w:rsidRDefault="00E3532A">
      <w:pPr>
        <w:pStyle w:val="Heading1"/>
        <w:spacing w:before="0"/>
      </w:pPr>
    </w:p>
    <w:p w14:paraId="5E7D2547" w14:textId="77777777" w:rsidR="00E3532A" w:rsidRPr="0022764C" w:rsidRDefault="00E3532A">
      <w:pPr>
        <w:pStyle w:val="Heading1"/>
        <w:spacing w:before="0"/>
      </w:pPr>
    </w:p>
    <w:p w14:paraId="212FF31C" w14:textId="77777777" w:rsidR="00E3532A" w:rsidRPr="0022764C" w:rsidRDefault="00E3532A">
      <w:pPr>
        <w:pStyle w:val="Heading1"/>
        <w:spacing w:before="0"/>
      </w:pPr>
    </w:p>
    <w:p w14:paraId="53E491A0" w14:textId="77777777" w:rsidR="00E3532A" w:rsidRPr="0022764C" w:rsidRDefault="00E3532A">
      <w:pPr>
        <w:pStyle w:val="Heading1"/>
        <w:spacing w:before="0"/>
      </w:pPr>
    </w:p>
    <w:p w14:paraId="3E35F512" w14:textId="77777777" w:rsidR="00E3532A" w:rsidRPr="0022764C" w:rsidRDefault="00E3532A">
      <w:pPr>
        <w:pStyle w:val="Heading1"/>
        <w:spacing w:before="0"/>
      </w:pPr>
    </w:p>
    <w:p w14:paraId="36962CD8" w14:textId="77777777" w:rsidR="00F2154A" w:rsidRPr="0022764C" w:rsidRDefault="00F2154A">
      <w:pPr>
        <w:pStyle w:val="Heading1"/>
        <w:spacing w:before="0"/>
      </w:pPr>
    </w:p>
    <w:p w14:paraId="7B535CCD" w14:textId="77777777" w:rsidR="00F2154A" w:rsidRPr="0022764C" w:rsidRDefault="00F2154A">
      <w:pPr>
        <w:pStyle w:val="Heading1"/>
        <w:spacing w:before="0"/>
      </w:pPr>
    </w:p>
    <w:p w14:paraId="57696C6F" w14:textId="77777777" w:rsidR="00F2154A" w:rsidRPr="0022764C" w:rsidRDefault="00F2154A">
      <w:pPr>
        <w:pStyle w:val="Heading1"/>
        <w:spacing w:before="0"/>
      </w:pPr>
    </w:p>
    <w:p w14:paraId="6350A24A" w14:textId="77777777" w:rsidR="00F2154A" w:rsidRPr="0022764C" w:rsidRDefault="00F2154A">
      <w:pPr>
        <w:pStyle w:val="Heading1"/>
        <w:spacing w:before="0"/>
      </w:pPr>
    </w:p>
    <w:p w14:paraId="61529925" w14:textId="77777777" w:rsidR="00F2154A" w:rsidRPr="0022764C" w:rsidRDefault="00F2154A">
      <w:pPr>
        <w:pStyle w:val="Heading1"/>
        <w:spacing w:before="0"/>
      </w:pPr>
    </w:p>
    <w:p w14:paraId="3C61B67A" w14:textId="77777777" w:rsidR="00F2154A" w:rsidRPr="0022764C" w:rsidRDefault="00F2154A">
      <w:pPr>
        <w:pStyle w:val="Heading1"/>
        <w:spacing w:before="0"/>
      </w:pPr>
    </w:p>
    <w:p w14:paraId="6A9575CA" w14:textId="77777777" w:rsidR="00F2154A" w:rsidRPr="0022764C" w:rsidRDefault="00F2154A">
      <w:pPr>
        <w:pStyle w:val="Heading1"/>
        <w:spacing w:before="0"/>
      </w:pPr>
    </w:p>
    <w:p w14:paraId="340D659E" w14:textId="77777777" w:rsidR="00F2154A" w:rsidRPr="0022764C" w:rsidRDefault="00F2154A">
      <w:pPr>
        <w:pStyle w:val="Heading1"/>
        <w:spacing w:before="0"/>
      </w:pPr>
    </w:p>
    <w:p w14:paraId="00F31F68" w14:textId="77777777" w:rsidR="00F2154A" w:rsidRPr="0022764C" w:rsidRDefault="00F2154A">
      <w:pPr>
        <w:pStyle w:val="Heading1"/>
        <w:spacing w:before="0"/>
      </w:pPr>
    </w:p>
    <w:p w14:paraId="065B2D3F" w14:textId="77777777" w:rsidR="00F2154A" w:rsidRPr="0022764C" w:rsidRDefault="00F2154A">
      <w:pPr>
        <w:pStyle w:val="Heading1"/>
        <w:spacing w:before="0"/>
      </w:pPr>
    </w:p>
    <w:p w14:paraId="19C273BC" w14:textId="77777777" w:rsidR="00F2154A" w:rsidRPr="0022764C" w:rsidRDefault="00F2154A">
      <w:pPr>
        <w:pStyle w:val="Heading1"/>
        <w:spacing w:before="0"/>
      </w:pPr>
    </w:p>
    <w:p w14:paraId="239EDE57" w14:textId="77777777" w:rsidR="00F2154A" w:rsidRPr="0022764C" w:rsidRDefault="00F2154A">
      <w:pPr>
        <w:pStyle w:val="Heading1"/>
        <w:spacing w:before="0"/>
      </w:pPr>
    </w:p>
    <w:p w14:paraId="2B58D470" w14:textId="77777777" w:rsidR="00F2154A" w:rsidRPr="0022764C" w:rsidRDefault="00F2154A">
      <w:pPr>
        <w:pStyle w:val="Heading1"/>
        <w:spacing w:before="0"/>
      </w:pPr>
    </w:p>
    <w:p w14:paraId="21593B91" w14:textId="77777777" w:rsidR="00F2154A" w:rsidRPr="0022764C" w:rsidRDefault="00F2154A">
      <w:pPr>
        <w:pStyle w:val="Heading1"/>
        <w:spacing w:before="0"/>
      </w:pPr>
    </w:p>
    <w:p w14:paraId="484F209B" w14:textId="77777777" w:rsidR="0092331D" w:rsidRPr="0022764C" w:rsidRDefault="009F611B">
      <w:pPr>
        <w:pStyle w:val="BodyText"/>
      </w:pPr>
      <w:r w:rsidRPr="0022764C">
        <w:br w:type="page"/>
      </w:r>
    </w:p>
    <w:p w14:paraId="4B3EEE53" w14:textId="09DA9380" w:rsidR="00C07262" w:rsidRPr="0022764C" w:rsidRDefault="004A758F">
      <w:pPr>
        <w:pStyle w:val="Heading1"/>
        <w:spacing w:before="0"/>
      </w:pPr>
      <w:bookmarkStart w:id="6001" w:name="tocpg_1"/>
      <w:bookmarkEnd w:id="6001"/>
      <w:r w:rsidRPr="0022764C">
        <w:lastRenderedPageBreak/>
        <w:t>Introduction</w:t>
      </w:r>
    </w:p>
    <w:p w14:paraId="4849CEAD" w14:textId="77777777" w:rsidR="00C07262" w:rsidRPr="0022764C" w:rsidRDefault="004A758F">
      <w:pPr>
        <w:pStyle w:val="BodyText"/>
      </w:pPr>
      <w:r w:rsidRPr="0022764C">
        <w:t xml:space="preserve">Welcome to the Commercial Combined &amp; Media Liability Insurance </w:t>
      </w:r>
      <w:r w:rsidRPr="0022764C">
        <w:rPr>
          <w:bCs/>
        </w:rPr>
        <w:t>Policy</w:t>
      </w:r>
      <w:r w:rsidRPr="0022764C">
        <w:t xml:space="preserve"> underwritten by Tokio Marine HCC (the </w:t>
      </w:r>
      <w:r w:rsidRPr="0022764C">
        <w:rPr>
          <w:b/>
        </w:rPr>
        <w:t>Insurer</w:t>
      </w:r>
      <w:r w:rsidRPr="0022764C">
        <w:t>).</w:t>
      </w:r>
    </w:p>
    <w:p w14:paraId="528AAB99" w14:textId="77777777" w:rsidR="00C07262" w:rsidRPr="0022764C" w:rsidRDefault="004A758F">
      <w:pPr>
        <w:pStyle w:val="BodyText"/>
        <w:rPr>
          <w:szCs w:val="24"/>
        </w:rPr>
      </w:pPr>
      <w:r w:rsidRPr="0022764C">
        <w:rPr>
          <w:szCs w:val="24"/>
        </w:rPr>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The St Botolph Building, 138-139 Houndsditch, London, EC3A 7BT.</w:t>
      </w:r>
    </w:p>
    <w:p w14:paraId="2CE5E3E0" w14:textId="77777777" w:rsidR="00C07262" w:rsidRPr="0022764C" w:rsidRDefault="004A758F">
      <w:pPr>
        <w:pStyle w:val="BodyText"/>
      </w:pPr>
      <w:r w:rsidRPr="0022764C">
        <w:t xml:space="preserve">This can be checked on the Financial Services Register at </w:t>
      </w:r>
      <w:hyperlink r:id="rId9" w:tooltip="https://register.fca.org.uk/" w:history="1">
        <w:r w:rsidRPr="0022764C">
          <w:rPr>
            <w:color w:val="0000FF"/>
            <w:u w:val="single"/>
          </w:rPr>
          <w:t>https://register.fca.org.uk/</w:t>
        </w:r>
      </w:hyperlink>
      <w:r w:rsidRPr="0022764C">
        <w:rPr>
          <w:color w:val="0000FF"/>
          <w:szCs w:val="24"/>
          <w:u w:val="single"/>
        </w:rPr>
        <w:t xml:space="preserve"> </w:t>
      </w:r>
      <w:r w:rsidRPr="0022764C">
        <w:t>or by contacting the FCA on 0800 111 6768 (freephone) or 0300 500 8082.</w:t>
      </w:r>
    </w:p>
    <w:p w14:paraId="0A63D34F" w14:textId="77777777" w:rsidR="00C07262" w:rsidRPr="0022764C" w:rsidRDefault="004A758F">
      <w:pPr>
        <w:pStyle w:val="BodyText"/>
      </w:pPr>
      <w:r w:rsidRPr="0022764C">
        <w:t xml:space="preserve">This </w:t>
      </w:r>
      <w:r w:rsidRPr="0022764C">
        <w:rPr>
          <w:b/>
          <w:bCs/>
        </w:rPr>
        <w:t>Policy</w:t>
      </w:r>
      <w:r w:rsidRPr="0022764C">
        <w:t xml:space="preserve"> is intended to cover the </w:t>
      </w:r>
      <w:r w:rsidRPr="0022764C">
        <w:rPr>
          <w:b/>
        </w:rPr>
        <w:t>Business</w:t>
      </w:r>
      <w:r w:rsidRPr="0022764C">
        <w:t xml:space="preserve"> and provides the protection that has been requested by the </w:t>
      </w:r>
      <w:r w:rsidRPr="0022764C">
        <w:rPr>
          <w:b/>
        </w:rPr>
        <w:t>Insured</w:t>
      </w:r>
      <w:r w:rsidRPr="0022764C">
        <w:t>.</w:t>
      </w:r>
    </w:p>
    <w:p w14:paraId="32AE2364" w14:textId="257F04D6" w:rsidR="00C07262" w:rsidRPr="0022764C" w:rsidRDefault="004A758F">
      <w:pPr>
        <w:pStyle w:val="BodyText"/>
      </w:pPr>
      <w:r w:rsidRPr="0022764C">
        <w:t xml:space="preserve">As a legal contract between the </w:t>
      </w:r>
      <w:r w:rsidRPr="0022764C">
        <w:rPr>
          <w:b/>
        </w:rPr>
        <w:t>Insurer</w:t>
      </w:r>
      <w:r w:rsidRPr="0022764C">
        <w:t xml:space="preserve"> and the </w:t>
      </w:r>
      <w:r w:rsidRPr="0022764C">
        <w:rPr>
          <w:b/>
        </w:rPr>
        <w:t>Insured</w:t>
      </w:r>
      <w:r w:rsidRPr="0022764C">
        <w:t xml:space="preserve"> it is important that this </w:t>
      </w:r>
      <w:r w:rsidRPr="0022764C">
        <w:rPr>
          <w:b/>
          <w:bCs/>
        </w:rPr>
        <w:t>Policy</w:t>
      </w:r>
      <w:r w:rsidRPr="0022764C">
        <w:t xml:space="preserve"> document is checked to ensure that all the details stated in the </w:t>
      </w:r>
      <w:r w:rsidRPr="0022764C">
        <w:rPr>
          <w:b/>
        </w:rPr>
        <w:t>Quotation</w:t>
      </w:r>
      <w:r w:rsidRPr="0022764C">
        <w:t xml:space="preserve"> (issued prior to the production of this document), </w:t>
      </w:r>
      <w:r w:rsidRPr="0022764C">
        <w:rPr>
          <w:b/>
        </w:rPr>
        <w:t>Schedule</w:t>
      </w:r>
      <w:r w:rsidRPr="0022764C">
        <w:t xml:space="preserve"> and </w:t>
      </w:r>
      <w:r w:rsidRPr="0022764C">
        <w:rPr>
          <w:b/>
        </w:rPr>
        <w:t>Schedules</w:t>
      </w:r>
      <w:r w:rsidRPr="0022764C">
        <w:t xml:space="preserve"> (which are attached and form an integral part of this </w:t>
      </w:r>
      <w:r w:rsidRPr="0022764C">
        <w:rPr>
          <w:b/>
          <w:bCs/>
        </w:rPr>
        <w:t>Policy</w:t>
      </w:r>
      <w:r w:rsidRPr="0022764C">
        <w:t xml:space="preserve">) are correct, and that it reflects the </w:t>
      </w:r>
      <w:r w:rsidRPr="0022764C">
        <w:rPr>
          <w:b/>
        </w:rPr>
        <w:t>Insured’s</w:t>
      </w:r>
      <w:r w:rsidRPr="0022764C">
        <w:t xml:space="preserve"> understanding of the cover, meets its requirements and is adequate for its needs.  If any aspect is unclear, the </w:t>
      </w:r>
      <w:r w:rsidRPr="0022764C">
        <w:rPr>
          <w:b/>
        </w:rPr>
        <w:t>Insured</w:t>
      </w:r>
      <w:r w:rsidRPr="0022764C">
        <w:t xml:space="preserve"> should discuss this </w:t>
      </w:r>
      <w:r w:rsidRPr="0022764C">
        <w:rPr>
          <w:b/>
        </w:rPr>
        <w:t>Policy</w:t>
      </w:r>
      <w:r w:rsidRPr="0022764C">
        <w:t xml:space="preserve"> with its Insurance Adviser or with the </w:t>
      </w:r>
      <w:r w:rsidRPr="0022764C">
        <w:rPr>
          <w:b/>
        </w:rPr>
        <w:t>Insurer</w:t>
      </w:r>
      <w:r w:rsidRPr="0022764C">
        <w:t>.</w:t>
      </w:r>
    </w:p>
    <w:p w14:paraId="5D9074D0" w14:textId="77777777" w:rsidR="00C07262" w:rsidRPr="0022764C" w:rsidRDefault="004A758F">
      <w:pPr>
        <w:pStyle w:val="BodyText"/>
      </w:pPr>
      <w:r w:rsidRPr="0022764C">
        <w:t xml:space="preserve">The </w:t>
      </w:r>
      <w:r w:rsidRPr="0022764C">
        <w:rPr>
          <w:b/>
        </w:rPr>
        <w:t>Insured</w:t>
      </w:r>
      <w:r w:rsidRPr="0022764C">
        <w:t xml:space="preserve"> or the </w:t>
      </w:r>
      <w:r w:rsidRPr="0022764C">
        <w:rPr>
          <w:b/>
        </w:rPr>
        <w:t>Insured’s</w:t>
      </w:r>
      <w:r w:rsidRPr="0022764C">
        <w:t xml:space="preserve"> Insurance Adviser must notify the </w:t>
      </w:r>
      <w:r w:rsidRPr="0022764C">
        <w:rPr>
          <w:b/>
        </w:rPr>
        <w:t>Insurer</w:t>
      </w:r>
      <w:r w:rsidRPr="0022764C">
        <w:t xml:space="preserve"> as soon as is reasonably practicable if there is a discrepancy, omission, if the </w:t>
      </w:r>
      <w:r w:rsidRPr="0022764C">
        <w:rPr>
          <w:b/>
        </w:rPr>
        <w:t>Insured’s</w:t>
      </w:r>
      <w:r w:rsidRPr="0022764C">
        <w:t xml:space="preserve"> insurance requirements change, or of any significant changes which may affect the insurance provided by this </w:t>
      </w:r>
      <w:r w:rsidRPr="0022764C">
        <w:rPr>
          <w:b/>
        </w:rPr>
        <w:t>Policy</w:t>
      </w:r>
      <w:r w:rsidRPr="0022764C">
        <w:t>.</w:t>
      </w:r>
    </w:p>
    <w:p w14:paraId="09DE4654" w14:textId="77777777" w:rsidR="00C07262" w:rsidRPr="0022764C" w:rsidRDefault="004A758F">
      <w:pPr>
        <w:pStyle w:val="BodyText"/>
      </w:pPr>
      <w:r w:rsidRPr="0022764C">
        <w:t xml:space="preserve">This </w:t>
      </w:r>
      <w:r w:rsidRPr="0022764C">
        <w:rPr>
          <w:b/>
        </w:rPr>
        <w:t>Policy</w:t>
      </w:r>
      <w:r w:rsidRPr="0022764C">
        <w:t xml:space="preserve"> and the </w:t>
      </w:r>
      <w:r w:rsidRPr="0022764C">
        <w:rPr>
          <w:b/>
        </w:rPr>
        <w:t>Schedule</w:t>
      </w:r>
      <w:r w:rsidRPr="0022764C">
        <w:t xml:space="preserve"> shall be read together as one document and any word or expression to which a specific meaning has been attached in any part of this </w:t>
      </w:r>
      <w:r w:rsidRPr="0022764C">
        <w:rPr>
          <w:b/>
        </w:rPr>
        <w:t>Policy</w:t>
      </w:r>
      <w:r w:rsidRPr="0022764C">
        <w:t xml:space="preserve"> or of the </w:t>
      </w:r>
      <w:r w:rsidRPr="0022764C">
        <w:rPr>
          <w:b/>
        </w:rPr>
        <w:t>Schedule</w:t>
      </w:r>
      <w:r w:rsidRPr="0022764C">
        <w:t xml:space="preserve"> shall bear such specific meaning wherever it may appear.</w:t>
      </w:r>
    </w:p>
    <w:p w14:paraId="2F3CB42C" w14:textId="77777777" w:rsidR="00C07262" w:rsidRPr="0022764C" w:rsidRDefault="004A758F">
      <w:pPr>
        <w:pStyle w:val="Heading1"/>
        <w:rPr>
          <w:rFonts w:eastAsiaTheme="minorHAnsi" w:cstheme="majorHAnsi"/>
          <w:color w:val="auto"/>
          <w:sz w:val="18"/>
          <w:szCs w:val="20"/>
        </w:rPr>
      </w:pPr>
      <w:bookmarkStart w:id="6002" w:name="tocpg_2"/>
      <w:bookmarkEnd w:id="6002"/>
      <w:r w:rsidRPr="0022764C">
        <w:t>Notices</w:t>
      </w:r>
    </w:p>
    <w:p w14:paraId="46D8C38A" w14:textId="77777777" w:rsidR="00C07262" w:rsidRPr="0022764C" w:rsidRDefault="004A758F">
      <w:pPr>
        <w:pStyle w:val="Heading3"/>
      </w:pPr>
      <w:bookmarkStart w:id="4" w:name="_Toc448748431"/>
      <w:bookmarkStart w:id="5" w:name="_Toc451869592"/>
      <w:bookmarkStart w:id="6" w:name="_Toc469925994"/>
      <w:r w:rsidRPr="0022764C">
        <w:t>Understanding this Policy</w:t>
      </w:r>
      <w:bookmarkEnd w:id="4"/>
      <w:bookmarkEnd w:id="5"/>
      <w:bookmarkEnd w:id="6"/>
    </w:p>
    <w:p w14:paraId="04D270E2" w14:textId="77777777" w:rsidR="00C07262" w:rsidRPr="0022764C" w:rsidRDefault="004A758F">
      <w:pPr>
        <w:pStyle w:val="BodyText"/>
        <w:rPr>
          <w:b/>
        </w:rPr>
      </w:pPr>
      <w:r w:rsidRPr="0022764C">
        <w:rPr>
          <w:lang w:eastAsia="ja-JP"/>
        </w:rPr>
        <w:t xml:space="preserve">This </w:t>
      </w:r>
      <w:r w:rsidRPr="0022764C">
        <w:rPr>
          <w:b/>
          <w:lang w:eastAsia="ja-JP"/>
        </w:rPr>
        <w:t>Policy</w:t>
      </w:r>
      <w:r w:rsidRPr="0022764C">
        <w:rPr>
          <w:lang w:eastAsia="ja-JP"/>
        </w:rPr>
        <w:t xml:space="preserve"> must be read in its entirety as Conditions, Exclusions and other limitations apply. The </w:t>
      </w:r>
      <w:r w:rsidRPr="0022764C">
        <w:rPr>
          <w:b/>
          <w:lang w:eastAsia="ja-JP"/>
        </w:rPr>
        <w:t>Insured</w:t>
      </w:r>
      <w:r w:rsidRPr="0022764C">
        <w:rPr>
          <w:lang w:eastAsia="ja-JP"/>
        </w:rPr>
        <w:t xml:space="preserve"> must comply with the terms of this </w:t>
      </w:r>
      <w:r w:rsidRPr="0022764C">
        <w:rPr>
          <w:b/>
          <w:lang w:eastAsia="ja-JP"/>
        </w:rPr>
        <w:t>Policy</w:t>
      </w:r>
      <w:r w:rsidRPr="0022764C">
        <w:rPr>
          <w:lang w:eastAsia="ja-JP"/>
        </w:rPr>
        <w:t>.  Failure to do so may result in refusal or reduction of a claim where that claim has been affected by any failure to comply.</w:t>
      </w:r>
    </w:p>
    <w:p w14:paraId="18414939" w14:textId="77777777" w:rsidR="00C07262" w:rsidRPr="0022764C" w:rsidRDefault="004A758F">
      <w:pPr>
        <w:pStyle w:val="BodyText"/>
        <w:rPr>
          <w:rFonts w:asciiTheme="majorHAnsi" w:hAnsiTheme="majorHAnsi"/>
          <w:lang w:eastAsia="ja-JP"/>
        </w:rPr>
      </w:pPr>
      <w:r w:rsidRPr="0022764C">
        <w:rPr>
          <w:rFonts w:asciiTheme="majorHAnsi" w:hAnsiTheme="majorHAnsi"/>
        </w:rPr>
        <w:t>This</w:t>
      </w:r>
      <w:r w:rsidRPr="0022764C">
        <w:rPr>
          <w:rFonts w:asciiTheme="majorHAnsi" w:hAnsiTheme="majorHAnsi"/>
          <w:lang w:eastAsia="ja-JP"/>
        </w:rPr>
        <w:t xml:space="preserve"> </w:t>
      </w:r>
      <w:r w:rsidRPr="0022764C">
        <w:rPr>
          <w:rFonts w:asciiTheme="majorHAnsi" w:hAnsiTheme="majorHAnsi"/>
          <w:b/>
          <w:lang w:eastAsia="ja-JP"/>
        </w:rPr>
        <w:t xml:space="preserve">Policy </w:t>
      </w:r>
      <w:r w:rsidRPr="0022764C">
        <w:rPr>
          <w:rFonts w:asciiTheme="majorHAnsi" w:hAnsiTheme="majorHAnsi"/>
          <w:lang w:eastAsia="ja-JP"/>
        </w:rPr>
        <w:t xml:space="preserve">is made up of different classes of insurance, which are set out in separate </w:t>
      </w:r>
      <w:r w:rsidRPr="0022764C">
        <w:rPr>
          <w:rFonts w:asciiTheme="majorHAnsi" w:hAnsiTheme="majorHAnsi"/>
          <w:b/>
          <w:lang w:eastAsia="ja-JP"/>
        </w:rPr>
        <w:t>Sections</w:t>
      </w:r>
      <w:r w:rsidRPr="0022764C">
        <w:rPr>
          <w:rFonts w:asciiTheme="majorHAnsi" w:hAnsiTheme="majorHAnsi"/>
          <w:lang w:eastAsia="ja-JP"/>
        </w:rPr>
        <w:t xml:space="preserve"> of this </w:t>
      </w:r>
      <w:r w:rsidRPr="0022764C">
        <w:rPr>
          <w:rFonts w:asciiTheme="majorHAnsi" w:hAnsiTheme="majorHAnsi"/>
          <w:b/>
          <w:lang w:eastAsia="ja-JP"/>
        </w:rPr>
        <w:t>Policy</w:t>
      </w:r>
      <w:r w:rsidRPr="0022764C">
        <w:rPr>
          <w:rFonts w:asciiTheme="majorHAnsi" w:hAnsiTheme="majorHAnsi"/>
          <w:lang w:eastAsia="ja-JP"/>
        </w:rPr>
        <w:t xml:space="preserve"> with specific terms applying to each </w:t>
      </w:r>
      <w:r w:rsidRPr="0022764C">
        <w:rPr>
          <w:rFonts w:asciiTheme="majorHAnsi" w:hAnsiTheme="majorHAnsi"/>
          <w:b/>
          <w:lang w:eastAsia="ja-JP"/>
        </w:rPr>
        <w:t>Section</w:t>
      </w:r>
      <w:r w:rsidRPr="0022764C">
        <w:rPr>
          <w:rFonts w:asciiTheme="majorHAnsi" w:hAnsiTheme="majorHAnsi"/>
          <w:lang w:eastAsia="ja-JP"/>
        </w:rPr>
        <w:t xml:space="preserve"> separately in addition to general terms applying to all the </w:t>
      </w:r>
      <w:r w:rsidRPr="0022764C">
        <w:rPr>
          <w:rFonts w:asciiTheme="majorHAnsi" w:hAnsiTheme="majorHAnsi"/>
          <w:b/>
          <w:lang w:eastAsia="ja-JP"/>
        </w:rPr>
        <w:t>Sections</w:t>
      </w:r>
      <w:r w:rsidRPr="0022764C">
        <w:rPr>
          <w:rFonts w:asciiTheme="majorHAnsi" w:hAnsiTheme="majorHAnsi"/>
          <w:lang w:eastAsia="ja-JP"/>
        </w:rPr>
        <w:t xml:space="preserve">.  The cover purchased or not purchased is shown in the </w:t>
      </w:r>
      <w:r w:rsidRPr="0022764C">
        <w:rPr>
          <w:rFonts w:asciiTheme="majorHAnsi" w:hAnsiTheme="majorHAnsi"/>
          <w:b/>
          <w:lang w:eastAsia="ja-JP"/>
        </w:rPr>
        <w:t>Policy Schedule</w:t>
      </w:r>
      <w:r w:rsidRPr="0022764C">
        <w:rPr>
          <w:rFonts w:asciiTheme="majorHAnsi" w:hAnsiTheme="majorHAnsi"/>
          <w:lang w:eastAsia="ja-JP"/>
        </w:rPr>
        <w:t>.</w:t>
      </w:r>
    </w:p>
    <w:p w14:paraId="1B003C22" w14:textId="77777777" w:rsidR="0092331D" w:rsidRPr="0022764C" w:rsidRDefault="009F611B">
      <w:pPr>
        <w:pStyle w:val="BodyText"/>
      </w:pPr>
      <w:r w:rsidRPr="0022764C">
        <w:t>Certain Sections of this Policy contain specialist insuring clauses, definitions, conditions, exclusions, claims requirements and limits which apply only to those Sections. Where a Section contains its own specialist wording, that wording shall apply for the purposes of that Section in addition to, or instead of, the General Policy wording to the extent stated in that Section.</w:t>
      </w:r>
    </w:p>
    <w:p w14:paraId="1BA2CF40" w14:textId="77777777" w:rsidR="00C07262" w:rsidRPr="0022764C" w:rsidRDefault="004A758F">
      <w:pPr>
        <w:pStyle w:val="BodyText"/>
        <w:rPr>
          <w:rFonts w:asciiTheme="majorHAnsi" w:hAnsiTheme="majorHAnsi"/>
          <w:lang w:eastAsia="ja-JP"/>
        </w:rPr>
      </w:pPr>
      <w:r w:rsidRPr="0022764C">
        <w:rPr>
          <w:rFonts w:asciiTheme="majorHAnsi" w:hAnsiTheme="majorHAnsi"/>
          <w:lang w:eastAsia="ja-JP"/>
        </w:rPr>
        <w:t xml:space="preserve">The </w:t>
      </w:r>
      <w:r w:rsidRPr="0022764C">
        <w:rPr>
          <w:rFonts w:asciiTheme="majorHAnsi" w:hAnsiTheme="majorHAnsi"/>
          <w:b/>
          <w:lang w:eastAsia="ja-JP"/>
        </w:rPr>
        <w:t xml:space="preserve">Insured </w:t>
      </w:r>
      <w:r w:rsidRPr="0022764C">
        <w:rPr>
          <w:rFonts w:asciiTheme="majorHAnsi" w:hAnsiTheme="majorHAnsi"/>
          <w:lang w:eastAsia="ja-JP"/>
        </w:rPr>
        <w:t xml:space="preserve">must immediately notify its Insurance Adviser of any mistake in or a change that needs to be made to this </w:t>
      </w:r>
      <w:r w:rsidRPr="0022764C">
        <w:rPr>
          <w:rFonts w:asciiTheme="majorHAnsi" w:hAnsiTheme="majorHAnsi"/>
          <w:b/>
          <w:lang w:eastAsia="ja-JP"/>
        </w:rPr>
        <w:t>Policy</w:t>
      </w:r>
      <w:r w:rsidRPr="0022764C">
        <w:rPr>
          <w:rFonts w:asciiTheme="majorHAnsi" w:hAnsiTheme="majorHAnsi"/>
          <w:lang w:eastAsia="ja-JP"/>
        </w:rPr>
        <w:t>.</w:t>
      </w:r>
    </w:p>
    <w:p w14:paraId="4FF57EED" w14:textId="77777777" w:rsidR="00C07262" w:rsidRPr="0022764C" w:rsidRDefault="004A758F">
      <w:pPr>
        <w:pStyle w:val="Heading3"/>
      </w:pPr>
      <w:r w:rsidRPr="0022764C">
        <w:t>Notices</w:t>
      </w:r>
    </w:p>
    <w:p w14:paraId="1813182D" w14:textId="77777777" w:rsidR="00C07262" w:rsidRPr="0022764C" w:rsidRDefault="004A758F">
      <w:pPr>
        <w:pStyle w:val="BodyText"/>
      </w:pPr>
      <w:r w:rsidRPr="0022764C">
        <w:t>Notice shall be deemed to be duly received in the course of post if sent by pre-paid letter post properly addressed to:</w:t>
      </w:r>
    </w:p>
    <w:p w14:paraId="2F93342A" w14:textId="77777777" w:rsidR="00C07262" w:rsidRPr="0022764C" w:rsidRDefault="004A758F" w:rsidP="00662A63">
      <w:pPr>
        <w:pStyle w:val="BodyText"/>
        <w:numPr>
          <w:ilvl w:val="0"/>
          <w:numId w:val="24"/>
        </w:numPr>
        <w:ind w:left="454" w:hanging="454"/>
      </w:pPr>
      <w:r w:rsidRPr="0022764C">
        <w:t>in</w:t>
      </w:r>
      <w:r w:rsidRPr="0022764C">
        <w:rPr>
          <w:rFonts w:eastAsia="Times New Roman"/>
          <w:sz w:val="22"/>
        </w:rPr>
        <w:t xml:space="preserve"> </w:t>
      </w:r>
      <w:r w:rsidRPr="0022764C">
        <w:t xml:space="preserve">the case of the </w:t>
      </w:r>
      <w:r w:rsidRPr="0022764C">
        <w:rPr>
          <w:b/>
        </w:rPr>
        <w:t>Insured</w:t>
      </w:r>
      <w:r w:rsidRPr="0022764C">
        <w:t xml:space="preserve">, either to the </w:t>
      </w:r>
      <w:r w:rsidRPr="0022764C">
        <w:rPr>
          <w:b/>
        </w:rPr>
        <w:t>Insured’s</w:t>
      </w:r>
      <w:r w:rsidRPr="0022764C">
        <w:t xml:space="preserve"> last known address or the last known address of the </w:t>
      </w:r>
      <w:r w:rsidRPr="0022764C">
        <w:rPr>
          <w:b/>
        </w:rPr>
        <w:t>Insured’s</w:t>
      </w:r>
      <w:r w:rsidRPr="0022764C">
        <w:t xml:space="preserve"> broker;</w:t>
      </w:r>
    </w:p>
    <w:p w14:paraId="3D45037A" w14:textId="77777777" w:rsidR="00C07262" w:rsidRPr="0022764C" w:rsidRDefault="004A758F" w:rsidP="00662A63">
      <w:pPr>
        <w:pStyle w:val="BodyText"/>
        <w:numPr>
          <w:ilvl w:val="0"/>
          <w:numId w:val="24"/>
        </w:numPr>
        <w:ind w:left="454" w:hanging="454"/>
      </w:pPr>
      <w:r w:rsidRPr="0022764C">
        <w:t xml:space="preserve">in the case of the </w:t>
      </w:r>
      <w:r w:rsidRPr="0022764C">
        <w:rPr>
          <w:b/>
        </w:rPr>
        <w:t>Insurer</w:t>
      </w:r>
      <w:r w:rsidRPr="0022764C">
        <w:t>, to HCC International Insurance Company PLC at The St Botolph Building, 138-139 Houndsditch, London, EC3A 7BT.</w:t>
      </w:r>
      <w:bookmarkStart w:id="7" w:name="_Toc468784347"/>
      <w:bookmarkStart w:id="8" w:name="_Toc469925996"/>
    </w:p>
    <w:p w14:paraId="1BA33F75" w14:textId="77777777" w:rsidR="00C07262" w:rsidRPr="0022764C" w:rsidRDefault="004A758F">
      <w:pPr>
        <w:pStyle w:val="Heading3"/>
      </w:pPr>
      <w:r w:rsidRPr="0022764C">
        <w:t>Conditions precedent</w:t>
      </w:r>
    </w:p>
    <w:p w14:paraId="60C620B4" w14:textId="77777777" w:rsidR="00C07262" w:rsidRPr="0022764C" w:rsidRDefault="004A758F">
      <w:pPr>
        <w:pStyle w:val="BodyText"/>
      </w:pPr>
      <w:r w:rsidRPr="0022764C">
        <w:t xml:space="preserve">The </w:t>
      </w:r>
      <w:r w:rsidRPr="0022764C">
        <w:rPr>
          <w:b/>
        </w:rPr>
        <w:t>Policy</w:t>
      </w:r>
      <w:r w:rsidRPr="0022764C">
        <w:t xml:space="preserve"> contains and specifically identifies conditions precedent to </w:t>
      </w:r>
      <w:r w:rsidRPr="0022764C">
        <w:rPr>
          <w:b/>
        </w:rPr>
        <w:t xml:space="preserve">Insurers </w:t>
      </w:r>
      <w:r w:rsidRPr="0022764C">
        <w:t xml:space="preserve">liability. Conditions precedent to </w:t>
      </w:r>
      <w:r w:rsidRPr="0022764C">
        <w:rPr>
          <w:b/>
        </w:rPr>
        <w:t xml:space="preserve">Insurers </w:t>
      </w:r>
      <w:r w:rsidRPr="0022764C">
        <w:t xml:space="preserve">liability must be fully and strictly complied with and any breach will impact on the </w:t>
      </w:r>
      <w:r w:rsidRPr="0022764C">
        <w:rPr>
          <w:b/>
        </w:rPr>
        <w:t xml:space="preserve">Insureds </w:t>
      </w:r>
      <w:r w:rsidRPr="0022764C">
        <w:t>ability to make a claim.</w:t>
      </w:r>
      <w:bookmarkEnd w:id="7"/>
      <w:bookmarkEnd w:id="8"/>
    </w:p>
    <w:p w14:paraId="2BE171E2" w14:textId="77777777" w:rsidR="00C07262" w:rsidRPr="0022764C" w:rsidRDefault="004A758F">
      <w:pPr>
        <w:pStyle w:val="Heading3"/>
      </w:pPr>
      <w:r w:rsidRPr="0022764C">
        <w:t>Complaints</w:t>
      </w:r>
    </w:p>
    <w:p w14:paraId="02DAB270" w14:textId="77777777" w:rsidR="00C07262" w:rsidRPr="0022764C" w:rsidRDefault="004A758F">
      <w:pPr>
        <w:pStyle w:val="BodyText"/>
        <w:rPr>
          <w:bCs/>
          <w:color w:val="00B0F0"/>
          <w:sz w:val="24"/>
        </w:rPr>
      </w:pPr>
      <w:r w:rsidRPr="0022764C">
        <w:t>We are dedicated to providing you with a high quality service and we want to ensure that we maintain this at all times If you feel that we have not offered you a first class service please write and tell us and we will do our best to resolve the problem If you have any questions or concerns about your policy or the handling of a claim you should in the first instance contact</w:t>
      </w:r>
    </w:p>
    <w:p w14:paraId="1AFC232B" w14:textId="77777777" w:rsidR="00C07262" w:rsidRPr="0022764C" w:rsidRDefault="004A758F">
      <w:pPr>
        <w:pStyle w:val="BodyText"/>
      </w:pPr>
      <w:r w:rsidRPr="0022764C">
        <w:t>Compliance Officer</w:t>
      </w:r>
    </w:p>
    <w:p w14:paraId="55DDF01B" w14:textId="77777777" w:rsidR="00C07262" w:rsidRPr="0022764C" w:rsidRDefault="004A758F">
      <w:pPr>
        <w:pStyle w:val="BodyText"/>
      </w:pPr>
      <w:r w:rsidRPr="0022764C">
        <w:t xml:space="preserve">Tokio Marine HCC </w:t>
      </w:r>
    </w:p>
    <w:p w14:paraId="3E51113A" w14:textId="77777777" w:rsidR="00C07262" w:rsidRPr="0022764C" w:rsidRDefault="004A758F">
      <w:pPr>
        <w:pStyle w:val="BodyText"/>
      </w:pPr>
      <w:r w:rsidRPr="0022764C">
        <w:t>The St Botolph Building, 138-139 Houndsditch, London, EC3A 7BT</w:t>
      </w:r>
    </w:p>
    <w:p w14:paraId="52921994" w14:textId="77777777" w:rsidR="009D0CCF" w:rsidRPr="0022764C" w:rsidRDefault="009D0CCF" w:rsidP="009D0CCF">
      <w:pPr>
        <w:pStyle w:val="BodyText"/>
        <w:rPr>
          <w:rFonts w:asciiTheme="majorHAnsi" w:hAnsiTheme="majorHAnsi" w:cstheme="majorHAnsi"/>
          <w:b/>
          <w:bCs/>
          <w:sz w:val="22"/>
          <w:szCs w:val="22"/>
        </w:rPr>
      </w:pPr>
      <w:r w:rsidRPr="0022764C">
        <w:rPr>
          <w:rFonts w:asciiTheme="majorHAnsi" w:hAnsiTheme="majorHAnsi" w:cstheme="majorHAnsi"/>
          <w:b/>
          <w:bCs/>
          <w:sz w:val="22"/>
          <w:szCs w:val="22"/>
        </w:rPr>
        <w:t>Consumer Important Notice</w:t>
      </w:r>
    </w:p>
    <w:p w14:paraId="49EC2E5D" w14:textId="77777777" w:rsidR="009D0CCF" w:rsidRPr="0022764C" w:rsidRDefault="009D0CCF" w:rsidP="009D0CCF">
      <w:pPr>
        <w:pStyle w:val="BodyText"/>
        <w:rPr>
          <w:rFonts w:eastAsiaTheme="majorEastAsia" w:cstheme="minorHAnsi"/>
          <w:szCs w:val="18"/>
        </w:rPr>
      </w:pPr>
      <w:r w:rsidRPr="0022764C">
        <w:rPr>
          <w:rFonts w:eastAsiaTheme="majorEastAsia" w:cstheme="minorHAnsi"/>
          <w:szCs w:val="18"/>
        </w:rPr>
        <w:t xml:space="preserve">This </w:t>
      </w:r>
      <w:r w:rsidRPr="0022764C">
        <w:rPr>
          <w:rFonts w:eastAsiaTheme="majorEastAsia" w:cstheme="minorHAnsi"/>
          <w:b/>
          <w:bCs/>
          <w:szCs w:val="18"/>
        </w:rPr>
        <w:t>Policy</w:t>
      </w:r>
      <w:r w:rsidRPr="0022764C">
        <w:rPr>
          <w:rFonts w:eastAsiaTheme="majorEastAsia" w:cstheme="minorHAnsi"/>
          <w:szCs w:val="18"/>
        </w:rPr>
        <w:t xml:space="preserve"> is issued as a commercial insurance product and is intended to operate as a non-consumer insurance contract. </w:t>
      </w:r>
    </w:p>
    <w:p w14:paraId="04BB7956" w14:textId="77777777" w:rsidR="009D0CCF" w:rsidRPr="0022764C" w:rsidRDefault="009D0CCF" w:rsidP="009D0CCF">
      <w:pPr>
        <w:pStyle w:val="BodyText"/>
        <w:rPr>
          <w:rFonts w:eastAsiaTheme="majorEastAsia" w:cstheme="minorHAnsi"/>
          <w:szCs w:val="18"/>
        </w:rPr>
      </w:pPr>
      <w:r w:rsidRPr="0022764C">
        <w:rPr>
          <w:rFonts w:eastAsiaTheme="majorEastAsia" w:cstheme="minorHAnsi"/>
          <w:szCs w:val="18"/>
        </w:rPr>
        <w:t xml:space="preserve">The </w:t>
      </w:r>
      <w:r w:rsidRPr="0022764C">
        <w:rPr>
          <w:rFonts w:eastAsiaTheme="majorEastAsia" w:cstheme="minorHAnsi"/>
          <w:b/>
          <w:bCs/>
          <w:szCs w:val="18"/>
        </w:rPr>
        <w:t>Policy</w:t>
      </w:r>
      <w:r w:rsidRPr="0022764C">
        <w:rPr>
          <w:rFonts w:eastAsiaTheme="majorEastAsia" w:cstheme="minorHAnsi"/>
          <w:szCs w:val="18"/>
        </w:rPr>
        <w:t xml:space="preserve"> is designed for an Insured arranging insurance wholly or mainly for the purposes of its trade, business, profession, organisation or commercial activities. It is not designed for, and is not suitable for, a Consumer or for any person arranging insurance wholly or mainly for personal, private, domestic, household or family purposes.</w:t>
      </w:r>
    </w:p>
    <w:p w14:paraId="272A79A9" w14:textId="77777777" w:rsidR="009D0CCF" w:rsidRPr="0022764C" w:rsidRDefault="009D0CCF" w:rsidP="009D0CCF">
      <w:pPr>
        <w:pStyle w:val="BodyText"/>
        <w:rPr>
          <w:rFonts w:eastAsiaTheme="majorEastAsia" w:cstheme="minorHAnsi"/>
          <w:szCs w:val="18"/>
        </w:rPr>
      </w:pPr>
      <w:r w:rsidRPr="0022764C">
        <w:rPr>
          <w:rFonts w:eastAsiaTheme="majorEastAsia" w:cstheme="minorHAnsi"/>
          <w:szCs w:val="18"/>
        </w:rPr>
        <w:t>The</w:t>
      </w:r>
      <w:r w:rsidRPr="0022764C">
        <w:rPr>
          <w:rFonts w:eastAsiaTheme="majorEastAsia" w:cstheme="minorHAnsi"/>
          <w:b/>
          <w:bCs/>
          <w:szCs w:val="18"/>
        </w:rPr>
        <w:t xml:space="preserve"> Insured</w:t>
      </w:r>
      <w:r w:rsidRPr="0022764C">
        <w:rPr>
          <w:rFonts w:eastAsiaTheme="majorEastAsia" w:cstheme="minorHAnsi"/>
          <w:szCs w:val="18"/>
        </w:rPr>
        <w:t xml:space="preserve"> must tell the Insurer before inception, renewal or variation of this </w:t>
      </w:r>
      <w:r w:rsidRPr="0022764C">
        <w:rPr>
          <w:rFonts w:eastAsiaTheme="majorEastAsia" w:cstheme="minorHAnsi"/>
          <w:b/>
          <w:bCs/>
          <w:szCs w:val="18"/>
        </w:rPr>
        <w:t>Policy</w:t>
      </w:r>
      <w:r w:rsidRPr="0022764C">
        <w:rPr>
          <w:rFonts w:eastAsiaTheme="majorEastAsia" w:cstheme="minorHAnsi"/>
          <w:szCs w:val="18"/>
        </w:rPr>
        <w:t xml:space="preserve"> if:</w:t>
      </w:r>
    </w:p>
    <w:p w14:paraId="238A22AF" w14:textId="77777777" w:rsidR="009D0CCF" w:rsidRPr="0022764C" w:rsidRDefault="009D0CCF" w:rsidP="009D0CCF">
      <w:pPr>
        <w:pStyle w:val="Heading3"/>
        <w:rPr>
          <w:rFonts w:cstheme="minorHAnsi"/>
          <w:b w:val="0"/>
          <w:bCs w:val="0"/>
          <w:sz w:val="18"/>
          <w:szCs w:val="18"/>
        </w:rPr>
      </w:pPr>
      <w:r w:rsidRPr="0022764C">
        <w:rPr>
          <w:rFonts w:cstheme="minorHAnsi"/>
          <w:b w:val="0"/>
          <w:bCs w:val="0"/>
          <w:sz w:val="18"/>
          <w:szCs w:val="18"/>
        </w:rPr>
        <w:lastRenderedPageBreak/>
        <w:t>(a) the</w:t>
      </w:r>
      <w:r w:rsidRPr="0022764C">
        <w:rPr>
          <w:rFonts w:cstheme="minorHAnsi"/>
          <w:sz w:val="18"/>
          <w:szCs w:val="18"/>
        </w:rPr>
        <w:t xml:space="preserve"> Insured</w:t>
      </w:r>
      <w:r w:rsidRPr="0022764C">
        <w:rPr>
          <w:rFonts w:cstheme="minorHAnsi"/>
          <w:b w:val="0"/>
          <w:bCs w:val="0"/>
          <w:sz w:val="18"/>
          <w:szCs w:val="18"/>
        </w:rPr>
        <w:t xml:space="preserve"> is, or may be, a Consumer;</w:t>
      </w:r>
      <w:r w:rsidRPr="0022764C">
        <w:rPr>
          <w:rFonts w:cstheme="minorHAnsi"/>
          <w:b w:val="0"/>
          <w:bCs w:val="0"/>
          <w:sz w:val="18"/>
          <w:szCs w:val="18"/>
        </w:rPr>
        <w:br/>
        <w:t xml:space="preserve">(b) the </w:t>
      </w:r>
      <w:r w:rsidRPr="0022764C">
        <w:rPr>
          <w:rFonts w:cstheme="minorHAnsi"/>
          <w:sz w:val="18"/>
          <w:szCs w:val="18"/>
        </w:rPr>
        <w:t>Policy</w:t>
      </w:r>
      <w:r w:rsidRPr="0022764C">
        <w:rPr>
          <w:rFonts w:cstheme="minorHAnsi"/>
          <w:b w:val="0"/>
          <w:bCs w:val="0"/>
          <w:sz w:val="18"/>
          <w:szCs w:val="18"/>
        </w:rPr>
        <w:t xml:space="preserve"> is required wholly or mainly for personal, private, domestic, household or family purposes;</w:t>
      </w:r>
      <w:r w:rsidRPr="0022764C">
        <w:rPr>
          <w:rFonts w:cstheme="minorHAnsi"/>
          <w:b w:val="0"/>
          <w:bCs w:val="0"/>
          <w:sz w:val="18"/>
          <w:szCs w:val="18"/>
        </w:rPr>
        <w:br/>
        <w:t>(c) any insured property, liability, activity or interest is not commercial in nature; or</w:t>
      </w:r>
      <w:r w:rsidRPr="0022764C">
        <w:rPr>
          <w:rFonts w:cstheme="minorHAnsi"/>
          <w:b w:val="0"/>
          <w:bCs w:val="0"/>
          <w:sz w:val="18"/>
          <w:szCs w:val="18"/>
        </w:rPr>
        <w:br/>
        <w:t xml:space="preserve">(d) there is any uncertainty as to whether the </w:t>
      </w:r>
      <w:r w:rsidRPr="0022764C">
        <w:rPr>
          <w:rFonts w:cstheme="minorHAnsi"/>
          <w:sz w:val="18"/>
          <w:szCs w:val="18"/>
        </w:rPr>
        <w:t>Policy</w:t>
      </w:r>
      <w:r w:rsidRPr="0022764C">
        <w:rPr>
          <w:rFonts w:cstheme="minorHAnsi"/>
          <w:b w:val="0"/>
          <w:bCs w:val="0"/>
          <w:sz w:val="18"/>
          <w:szCs w:val="18"/>
        </w:rPr>
        <w:t xml:space="preserve"> is a consumer insurance contract or a non-consumer insurance contract.</w:t>
      </w:r>
    </w:p>
    <w:p w14:paraId="056168B2" w14:textId="77777777" w:rsidR="009D0CCF" w:rsidRPr="0022764C" w:rsidRDefault="009D0CCF" w:rsidP="009D0CCF">
      <w:pPr>
        <w:pStyle w:val="Heading3"/>
        <w:rPr>
          <w:rFonts w:cstheme="minorHAnsi"/>
          <w:b w:val="0"/>
          <w:bCs w:val="0"/>
          <w:sz w:val="18"/>
          <w:szCs w:val="18"/>
        </w:rPr>
      </w:pPr>
      <w:r w:rsidRPr="0022764C">
        <w:rPr>
          <w:rFonts w:cstheme="minorHAnsi"/>
          <w:b w:val="0"/>
          <w:bCs w:val="0"/>
          <w:sz w:val="18"/>
          <w:szCs w:val="18"/>
        </w:rPr>
        <w:t>For the purposes of this notice, Consumer means an individual who enters into, or proposes to enter into, an insurance contract wholly or mainly for purposes unrelated to that individual’s trade, business or profession.</w:t>
      </w:r>
    </w:p>
    <w:p w14:paraId="04FA3555" w14:textId="77777777" w:rsidR="009D0CCF" w:rsidRPr="0022764C" w:rsidRDefault="009D0CCF" w:rsidP="009D0CCF">
      <w:pPr>
        <w:pStyle w:val="Heading3"/>
        <w:rPr>
          <w:rFonts w:cstheme="minorHAnsi"/>
          <w:szCs w:val="18"/>
        </w:rPr>
      </w:pPr>
      <w:r w:rsidRPr="0022764C">
        <w:rPr>
          <w:rFonts w:cstheme="minorHAnsi"/>
          <w:b w:val="0"/>
          <w:bCs w:val="0"/>
          <w:sz w:val="18"/>
          <w:szCs w:val="18"/>
        </w:rPr>
        <w:t>Nothing in this notice excludes or restricts any right or protection which cannot lawfully be excluded or restricted.</w:t>
      </w:r>
    </w:p>
    <w:p w14:paraId="470EBA9B" w14:textId="77777777" w:rsidR="00C07262" w:rsidRPr="0022764C" w:rsidRDefault="004A758F">
      <w:pPr>
        <w:pStyle w:val="Heading3"/>
      </w:pPr>
      <w:r w:rsidRPr="0022764C">
        <w:t>The Financial Ombudsman Service (FOS)</w:t>
      </w:r>
    </w:p>
    <w:p w14:paraId="1B19B2AA" w14:textId="77777777" w:rsidR="00C07262" w:rsidRPr="0022764C" w:rsidRDefault="004A758F">
      <w:pPr>
        <w:pStyle w:val="BodyText"/>
      </w:pPr>
      <w:r w:rsidRPr="0022764C">
        <w:t>Should you be dissatisfied with the outcome of your complaint, you may have the right to refer your complaint to the Financial Ombudsman Service. The FOS is an independent service in the UK for settling disputes between consumers and businesses providing financial services. Contacting the FOS does not affect your right to take legal action.</w:t>
      </w:r>
    </w:p>
    <w:p w14:paraId="43E7DBE1" w14:textId="77777777" w:rsidR="00C07262" w:rsidRPr="0022764C" w:rsidRDefault="004A758F">
      <w:pPr>
        <w:pStyle w:val="BodyText"/>
      </w:pPr>
      <w:r w:rsidRPr="0022764C">
        <w:t>The FOS’s contact details are as follows:</w:t>
      </w:r>
    </w:p>
    <w:p w14:paraId="30EB2274" w14:textId="77777777" w:rsidR="00C07262" w:rsidRPr="0022764C" w:rsidRDefault="004A758F">
      <w:pPr>
        <w:pStyle w:val="BodyText"/>
      </w:pPr>
      <w:r w:rsidRPr="0022764C">
        <w:t>Financial Ombudsman Service</w:t>
      </w:r>
    </w:p>
    <w:p w14:paraId="47957C34" w14:textId="77777777" w:rsidR="00C07262" w:rsidRPr="0022764C" w:rsidRDefault="004A758F">
      <w:pPr>
        <w:pStyle w:val="BodyText"/>
      </w:pPr>
      <w:r w:rsidRPr="0022764C">
        <w:t>Exchange Tower</w:t>
      </w:r>
    </w:p>
    <w:p w14:paraId="4CCABC58" w14:textId="77777777" w:rsidR="00C07262" w:rsidRPr="0022764C" w:rsidRDefault="004A758F">
      <w:pPr>
        <w:pStyle w:val="BodyText"/>
      </w:pPr>
      <w:r w:rsidRPr="0022764C">
        <w:t>London E14 9SR</w:t>
      </w:r>
    </w:p>
    <w:p w14:paraId="18A85390" w14:textId="77777777" w:rsidR="00C07262" w:rsidRPr="0022764C" w:rsidRDefault="004A758F">
      <w:pPr>
        <w:pStyle w:val="BodyText"/>
        <w:rPr>
          <w:rFonts w:eastAsia="Times New Roman"/>
          <w:szCs w:val="15"/>
        </w:rPr>
      </w:pPr>
      <w:r w:rsidRPr="0022764C">
        <w:rPr>
          <w:rFonts w:eastAsia="Times New Roman"/>
          <w:szCs w:val="15"/>
        </w:rPr>
        <w:t>Email:</w:t>
      </w:r>
      <w:r w:rsidRPr="0022764C">
        <w:rPr>
          <w:rFonts w:eastAsia="Times New Roman"/>
          <w:color w:val="00B0F0"/>
          <w:szCs w:val="15"/>
        </w:rPr>
        <w:t xml:space="preserve"> </w:t>
      </w:r>
      <w:hyperlink r:id="rId10" w:tooltip="mailto:complaint.info@financial-ombudsman.org.uk" w:history="1">
        <w:r w:rsidRPr="0022764C">
          <w:rPr>
            <w:color w:val="00B0F0"/>
            <w:u w:val="single"/>
          </w:rPr>
          <w:t>complaint.info@financial-ombudsman.org.uk</w:t>
        </w:r>
      </w:hyperlink>
    </w:p>
    <w:p w14:paraId="0C9A7BC1" w14:textId="77777777" w:rsidR="00C07262" w:rsidRPr="0022764C" w:rsidRDefault="004A758F">
      <w:pPr>
        <w:pStyle w:val="BodyText"/>
      </w:pPr>
      <w:r w:rsidRPr="0022764C">
        <w:t xml:space="preserve">Telephone: +44 (0)30 0123 9123 (call charges may apply in the </w:t>
      </w:r>
      <w:r w:rsidRPr="0022764C">
        <w:rPr>
          <w:b/>
          <w:bCs/>
        </w:rPr>
        <w:t>United Kingdom</w:t>
      </w:r>
      <w:r w:rsidRPr="0022764C">
        <w:t xml:space="preserve">) or 0800 023 4567 (calls are free from ‘fixed lines’ and mobile telephones in the </w:t>
      </w:r>
      <w:r w:rsidRPr="0022764C">
        <w:rPr>
          <w:b/>
          <w:bCs/>
        </w:rPr>
        <w:t>United Kingdom</w:t>
      </w:r>
      <w:r w:rsidRPr="0022764C">
        <w:t>)</w:t>
      </w:r>
    </w:p>
    <w:p w14:paraId="1D8A56AF" w14:textId="77777777" w:rsidR="00C07262" w:rsidRPr="0022764C" w:rsidRDefault="004A758F">
      <w:pPr>
        <w:pStyle w:val="BodyText"/>
        <w:rPr>
          <w:rFonts w:eastAsia="Times New Roman"/>
          <w:color w:val="00B0F0"/>
          <w:szCs w:val="15"/>
        </w:rPr>
      </w:pPr>
      <w:r w:rsidRPr="0022764C">
        <w:rPr>
          <w:rFonts w:eastAsia="Times New Roman"/>
          <w:szCs w:val="15"/>
        </w:rPr>
        <w:t xml:space="preserve">Website: </w:t>
      </w:r>
      <w:hyperlink r:id="rId11" w:tooltip="http://www.financial-ombudsman.org.uk" w:history="1">
        <w:r w:rsidRPr="0022764C">
          <w:rPr>
            <w:color w:val="00B0F0"/>
            <w:u w:val="single"/>
          </w:rPr>
          <w:t>www.financial-ombudsman.org.uk</w:t>
        </w:r>
      </w:hyperlink>
    </w:p>
    <w:p w14:paraId="5F2C3A8F" w14:textId="77777777" w:rsidR="00C07262" w:rsidRPr="0022764C" w:rsidRDefault="004A758F">
      <w:pPr>
        <w:pStyle w:val="Heading3"/>
      </w:pPr>
      <w:r w:rsidRPr="0022764C">
        <w:t>The European Commission Online Dispute Resolution Platform (ODR)</w:t>
      </w:r>
    </w:p>
    <w:p w14:paraId="3ECF68A0" w14:textId="77777777" w:rsidR="00C07262" w:rsidRPr="0022764C" w:rsidRDefault="004A758F">
      <w:pPr>
        <w:pStyle w:val="BodyText"/>
      </w:pPr>
      <w:r w:rsidRPr="0022764C">
        <w:t xml:space="preserve">If you were sold this product online or by other electronic means and within the European Union (EU) you may refer your complaint to the EU Online Dispute Resolution (ODR) platform. Upon receipt of your complaint the ODR will escalate your complaint to your local dispute resolution service – this process is free and conducted entirely online.  You can access the ODR platform on </w:t>
      </w:r>
      <w:hyperlink r:id="rId12" w:tooltip="http://ec.europa.eu/odr" w:history="1">
        <w:r w:rsidRPr="0022764C">
          <w:rPr>
            <w:color w:val="00B0F0"/>
            <w:u w:val="single"/>
          </w:rPr>
          <w:t>http://ec.europa.eu/odr</w:t>
        </w:r>
      </w:hyperlink>
      <w:r w:rsidRPr="0022764C">
        <w:rPr>
          <w:color w:val="00B0F0"/>
        </w:rPr>
        <w:t xml:space="preserve">. </w:t>
      </w:r>
      <w:r w:rsidRPr="0022764C">
        <w:t>This platform will direct insurance complaints to the Financial Ombudsman Service. However, you may contact the FOS directly if you prefer, using the details as shown above.</w:t>
      </w:r>
    </w:p>
    <w:p w14:paraId="35ED9273" w14:textId="77777777" w:rsidR="00C07262" w:rsidRPr="0022764C" w:rsidRDefault="004A758F">
      <w:pPr>
        <w:pStyle w:val="Heading3"/>
      </w:pPr>
      <w:r w:rsidRPr="0022764C">
        <w:t xml:space="preserve">Data Protection Notice </w:t>
      </w:r>
    </w:p>
    <w:p w14:paraId="761814D3" w14:textId="77777777" w:rsidR="00C07262" w:rsidRPr="0022764C" w:rsidRDefault="004A758F">
      <w:pPr>
        <w:pStyle w:val="BodyText"/>
      </w:pPr>
      <w:r w:rsidRPr="0022764C">
        <w:t xml:space="preserve">Tokio Marine HCC respects your right to privacy. In our Privacy Notice (available at https://www.tmhcc.com/en/legal/privacy-policy) we explain who we are, how we collect, share and use personal </w:t>
      </w:r>
      <w:r w:rsidRPr="0022764C">
        <w:t xml:space="preserve">information about you, and how you can exercise your privacy rights.  </w:t>
      </w:r>
    </w:p>
    <w:p w14:paraId="14E3D4B2" w14:textId="77777777" w:rsidR="00C07262" w:rsidRPr="0022764C" w:rsidRDefault="004A758F">
      <w:pPr>
        <w:pStyle w:val="BodyText"/>
        <w:rPr>
          <w:rFonts w:asciiTheme="majorHAnsi" w:hAnsiTheme="majorHAnsi"/>
        </w:rPr>
      </w:pPr>
      <w:r w:rsidRPr="0022764C">
        <w:rPr>
          <w:rFonts w:asciiTheme="majorHAnsi" w:hAnsiTheme="majorHAnsi"/>
        </w:rPr>
        <w:t xml:space="preserve">If you have any questions or concerns about our use of your personal information, then please contact </w:t>
      </w:r>
      <w:r w:rsidRPr="0022764C">
        <w:rPr>
          <w:rFonts w:asciiTheme="majorHAnsi" w:hAnsiTheme="majorHAnsi"/>
          <w:bCs/>
          <w:color w:val="00B0F0"/>
        </w:rPr>
        <w:t>DPO@tmhcc.com</w:t>
      </w:r>
      <w:r w:rsidRPr="0022764C">
        <w:rPr>
          <w:rFonts w:asciiTheme="majorHAnsi" w:hAnsiTheme="majorHAnsi"/>
          <w:bCs/>
        </w:rPr>
        <w:t>.</w:t>
      </w:r>
    </w:p>
    <w:p w14:paraId="036375D4" w14:textId="77777777" w:rsidR="00C07262" w:rsidRPr="0022764C" w:rsidRDefault="004A758F">
      <w:pPr>
        <w:pStyle w:val="BodyText"/>
        <w:rPr>
          <w:rFonts w:asciiTheme="majorHAnsi" w:hAnsiTheme="majorHAnsi"/>
        </w:rPr>
      </w:pPr>
      <w:r w:rsidRPr="0022764C">
        <w:rPr>
          <w:rFonts w:asciiTheme="majorHAnsi" w:hAnsiTheme="majorHAnsi"/>
        </w:rPr>
        <w:t xml:space="preserve">We may collect your personal information such as name, email address, postal address, telephone number, gender and date of birth.  </w:t>
      </w:r>
      <w:r w:rsidRPr="0022764C">
        <w:rPr>
          <w:rFonts w:asciiTheme="majorHAnsi" w:hAnsiTheme="majorHAnsi"/>
          <w:bCs/>
        </w:rPr>
        <w:t>W</w:t>
      </w:r>
      <w:r w:rsidRPr="0022764C">
        <w:rPr>
          <w:rFonts w:asciiTheme="majorHAnsi" w:hAnsiTheme="majorHAnsi"/>
        </w:rPr>
        <w:t>e need the personal information to enter into and perform a contract with you.  We retain personal information we collect from you where we have an ongoing legitimate business need to do so.</w:t>
      </w:r>
    </w:p>
    <w:p w14:paraId="19ABEC3B" w14:textId="77777777" w:rsidR="00C07262" w:rsidRPr="0022764C" w:rsidRDefault="004A758F">
      <w:pPr>
        <w:pStyle w:val="BodyText"/>
        <w:rPr>
          <w:rFonts w:asciiTheme="majorHAnsi" w:hAnsiTheme="majorHAnsi"/>
        </w:rPr>
      </w:pPr>
      <w:bookmarkStart w:id="9" w:name="_Hlk511824284"/>
      <w:r w:rsidRPr="0022764C">
        <w:rPr>
          <w:rFonts w:asciiTheme="majorHAnsi" w:hAnsiTheme="majorHAnsi"/>
        </w:rPr>
        <w:t>We may disclose your personal information to:</w:t>
      </w:r>
    </w:p>
    <w:p w14:paraId="73925F55" w14:textId="77777777" w:rsidR="00C07262" w:rsidRPr="0022764C" w:rsidRDefault="004A758F" w:rsidP="00662A63">
      <w:pPr>
        <w:pStyle w:val="BodyText"/>
        <w:numPr>
          <w:ilvl w:val="0"/>
          <w:numId w:val="25"/>
        </w:numPr>
        <w:ind w:left="454" w:hanging="454"/>
      </w:pPr>
      <w:r w:rsidRPr="0022764C">
        <w:t>our group companies;</w:t>
      </w:r>
    </w:p>
    <w:p w14:paraId="51604028" w14:textId="77777777" w:rsidR="00C07262" w:rsidRPr="0022764C" w:rsidRDefault="004A758F" w:rsidP="00662A63">
      <w:pPr>
        <w:pStyle w:val="BodyText"/>
        <w:numPr>
          <w:ilvl w:val="0"/>
          <w:numId w:val="25"/>
        </w:numPr>
        <w:ind w:left="454" w:hanging="454"/>
      </w:pPr>
      <w:r w:rsidRPr="0022764C">
        <w:t>third party services providers and partners who provide data processing services to us or who otherwise process personal information for purposes that are described in our Privacy Notice or notified to you when we collect your personal information;</w:t>
      </w:r>
    </w:p>
    <w:p w14:paraId="748A172B" w14:textId="77777777" w:rsidR="00C07262" w:rsidRPr="0022764C" w:rsidRDefault="004A758F" w:rsidP="00662A63">
      <w:pPr>
        <w:pStyle w:val="BodyText"/>
        <w:numPr>
          <w:ilvl w:val="0"/>
          <w:numId w:val="25"/>
        </w:numPr>
        <w:ind w:left="454" w:hanging="454"/>
      </w:pPr>
      <w:r w:rsidRPr="0022764C">
        <w:t>any competent law enforcement body, regulatory, government agency, court or other third party where we believe disclosure is necessary;</w:t>
      </w:r>
    </w:p>
    <w:p w14:paraId="70A7C840" w14:textId="77777777" w:rsidR="00C07262" w:rsidRPr="0022764C" w:rsidRDefault="004A758F" w:rsidP="00662A63">
      <w:pPr>
        <w:pStyle w:val="BodyText"/>
        <w:numPr>
          <w:ilvl w:val="0"/>
          <w:numId w:val="26"/>
        </w:numPr>
        <w:ind w:left="908" w:hanging="454"/>
      </w:pPr>
      <w:r w:rsidRPr="0022764C">
        <w:t xml:space="preserve">as a matter of applicable law or regulation, </w:t>
      </w:r>
    </w:p>
    <w:p w14:paraId="6FBA345C" w14:textId="77777777" w:rsidR="00C07262" w:rsidRPr="0022764C" w:rsidRDefault="004A758F" w:rsidP="00662A63">
      <w:pPr>
        <w:pStyle w:val="BodyText"/>
        <w:numPr>
          <w:ilvl w:val="0"/>
          <w:numId w:val="26"/>
        </w:numPr>
        <w:ind w:left="908" w:hanging="454"/>
      </w:pPr>
      <w:r w:rsidRPr="0022764C">
        <w:t xml:space="preserve">to exercise, establish or defend our legal rights, or </w:t>
      </w:r>
    </w:p>
    <w:p w14:paraId="5577AA07" w14:textId="77777777" w:rsidR="00C07262" w:rsidRPr="0022764C" w:rsidRDefault="004A758F" w:rsidP="00662A63">
      <w:pPr>
        <w:pStyle w:val="BodyText"/>
        <w:numPr>
          <w:ilvl w:val="0"/>
          <w:numId w:val="26"/>
        </w:numPr>
        <w:ind w:left="908" w:hanging="454"/>
      </w:pPr>
      <w:r w:rsidRPr="0022764C">
        <w:t xml:space="preserve">to protect your interests or those of any other person; </w:t>
      </w:r>
    </w:p>
    <w:p w14:paraId="6AC2AB14" w14:textId="77777777" w:rsidR="00C07262" w:rsidRPr="0022764C" w:rsidRDefault="004A758F" w:rsidP="00662A63">
      <w:pPr>
        <w:pStyle w:val="BodyText"/>
        <w:numPr>
          <w:ilvl w:val="0"/>
          <w:numId w:val="25"/>
        </w:numPr>
        <w:ind w:left="454" w:hanging="454"/>
      </w:pPr>
      <w:r w:rsidRPr="0022764C">
        <w:t>a potential buyer (and its agents and advisers) in connection with any proposed purchase, merger or acquisition of any part of our business, provided that we inform the buyer it must use your personal information only for the purposes disclosed in our Privacy Notice; or</w:t>
      </w:r>
    </w:p>
    <w:p w14:paraId="492A049E" w14:textId="77777777" w:rsidR="00C07262" w:rsidRPr="0022764C" w:rsidRDefault="004A758F" w:rsidP="00662A63">
      <w:pPr>
        <w:pStyle w:val="BodyText"/>
        <w:numPr>
          <w:ilvl w:val="0"/>
          <w:numId w:val="25"/>
        </w:numPr>
        <w:ind w:left="454" w:hanging="454"/>
      </w:pPr>
      <w:r w:rsidRPr="0022764C">
        <w:t>any other person with your consent to the disclosure.</w:t>
      </w:r>
      <w:bookmarkEnd w:id="9"/>
    </w:p>
    <w:p w14:paraId="6BFFFFE1" w14:textId="77777777" w:rsidR="00C07262" w:rsidRPr="0022764C" w:rsidRDefault="004A758F">
      <w:pPr>
        <w:pStyle w:val="BodyText"/>
      </w:pPr>
      <w:r w:rsidRPr="0022764C">
        <w:t>Your personal information may be transferred to, and processed in, countries other than the country in which you are resident.  These countries may have data protection laws that are different to the laws of your country.  We transfer data within the Tokio Marine group of companies by virtue of our Intra Group Data Transfer Agreement, which includes the EU Standard Contractual Clauses.</w:t>
      </w:r>
    </w:p>
    <w:p w14:paraId="57085CD0" w14:textId="77777777" w:rsidR="00C07262" w:rsidRPr="0022764C" w:rsidRDefault="004A758F">
      <w:pPr>
        <w:pStyle w:val="BodyText"/>
      </w:pPr>
      <w:r w:rsidRPr="0022764C">
        <w:t xml:space="preserve">We use appropriate technical and organisational measures to protect the personal information that we collect and process about you.  The measures we use are designed to provide a level of security appropriate to the risk of processing your personal information.  </w:t>
      </w:r>
    </w:p>
    <w:p w14:paraId="76DD7DFD" w14:textId="77777777" w:rsidR="00C07262" w:rsidRPr="0022764C" w:rsidRDefault="004A758F">
      <w:pPr>
        <w:pStyle w:val="BodyText"/>
      </w:pPr>
      <w:r w:rsidRPr="0022764C">
        <w:t xml:space="preserve">You are entitled to know what data is held on you and to make what is referred to as a Data Subject Access Request (‘DSAR’).  You are also entitled to request that your data be corrected in order that we hold accurate records.  In certain circumstances, you have other data protection rights such as that of requesting deletion, objecting to processing, restricting processing and in some cases requesting </w:t>
      </w:r>
      <w:r w:rsidRPr="0022764C">
        <w:lastRenderedPageBreak/>
        <w:t>portability.  Further information on your rights is included in our Privacy Notice.</w:t>
      </w:r>
    </w:p>
    <w:p w14:paraId="2A37385D" w14:textId="77777777" w:rsidR="00C07262" w:rsidRPr="0022764C" w:rsidRDefault="004A758F">
      <w:pPr>
        <w:pStyle w:val="BodyText"/>
        <w:rPr>
          <w:color w:val="0070C0"/>
          <w:u w:val="single"/>
        </w:rPr>
      </w:pPr>
      <w:r w:rsidRPr="0022764C">
        <w:t>You can opt-out of marketing communications we send you at any time.  You can exercise this right by clicking on the “unsubscribe” or “opt-out” link in the marketing e-mails we send you.  Similarly, if we have collected and processed your personal information with your consent, then you can withdraw your consent at any time.  Withdrawing your consent will not affect the lawfulness of any processing we conducted prior to your withdrawal, nor will it affect processing of your personal information conducted in reliance on lawful processing grounds other than consent.  You have the right to complain to a data protection authority about our collection and use of your personal information.</w:t>
      </w:r>
    </w:p>
    <w:p w14:paraId="237A1F87" w14:textId="77777777" w:rsidR="00C07262" w:rsidRPr="0022764C" w:rsidRDefault="004A758F">
      <w:pPr>
        <w:pStyle w:val="Heading3"/>
      </w:pPr>
      <w:bookmarkStart w:id="10" w:name="_Toc448748442"/>
      <w:bookmarkStart w:id="11" w:name="_Toc451869604"/>
      <w:bookmarkStart w:id="12" w:name="_Toc469926002"/>
      <w:r w:rsidRPr="0022764C">
        <w:t>Insurance Premium Tax</w:t>
      </w:r>
    </w:p>
    <w:p w14:paraId="1F184C6C" w14:textId="77777777" w:rsidR="00C07262" w:rsidRPr="0022764C" w:rsidRDefault="004A758F">
      <w:pPr>
        <w:pStyle w:val="BodyText"/>
        <w:rPr>
          <w:bCs/>
        </w:rPr>
      </w:pPr>
      <w:r w:rsidRPr="0022764C">
        <w:t xml:space="preserve">The premium payable under this </w:t>
      </w:r>
      <w:r w:rsidRPr="0022764C">
        <w:rPr>
          <w:b/>
        </w:rPr>
        <w:t>Policy</w:t>
      </w:r>
      <w:r w:rsidRPr="0022764C">
        <w:t xml:space="preserve"> may be subject to compulsory Insurance Premium Tax, as shown in the </w:t>
      </w:r>
      <w:r w:rsidRPr="0022764C">
        <w:rPr>
          <w:b/>
        </w:rPr>
        <w:t>Schedule</w:t>
      </w:r>
      <w:r w:rsidRPr="0022764C">
        <w:t xml:space="preserve"> and/or on the applicable premium debit note(s) / invoice(s), which shall be payable by the </w:t>
      </w:r>
      <w:r w:rsidRPr="0022764C">
        <w:rPr>
          <w:b/>
        </w:rPr>
        <w:t>Insured</w:t>
      </w:r>
      <w:r w:rsidRPr="0022764C">
        <w:t>.</w:t>
      </w:r>
    </w:p>
    <w:p w14:paraId="02387E90" w14:textId="77777777" w:rsidR="00C07262" w:rsidRPr="0022764C" w:rsidRDefault="004A758F">
      <w:pPr>
        <w:pStyle w:val="BodyText"/>
        <w:rPr>
          <w:rFonts w:asciiTheme="majorHAnsi" w:hAnsiTheme="majorHAnsi"/>
        </w:rPr>
      </w:pPr>
      <w:r w:rsidRPr="0022764C">
        <w:rPr>
          <w:rFonts w:asciiTheme="majorHAnsi" w:hAnsiTheme="majorHAnsi"/>
        </w:rPr>
        <w:t>If the rate or application of</w:t>
      </w:r>
      <w:r w:rsidRPr="0022764C">
        <w:rPr>
          <w:rFonts w:asciiTheme="majorHAnsi" w:hAnsiTheme="majorHAnsi"/>
          <w:b/>
        </w:rPr>
        <w:t xml:space="preserve"> </w:t>
      </w:r>
      <w:r w:rsidRPr="0022764C">
        <w:rPr>
          <w:rFonts w:asciiTheme="majorHAnsi" w:hAnsiTheme="majorHAnsi"/>
          <w:bCs/>
        </w:rPr>
        <w:t>Insurance Premium Tax</w:t>
      </w:r>
      <w:r w:rsidRPr="0022764C">
        <w:rPr>
          <w:rFonts w:asciiTheme="majorHAnsi" w:hAnsiTheme="majorHAnsi"/>
        </w:rPr>
        <w:t xml:space="preserve"> changes during the </w:t>
      </w:r>
      <w:r w:rsidRPr="0022764C">
        <w:rPr>
          <w:rFonts w:asciiTheme="majorHAnsi" w:hAnsiTheme="majorHAnsi"/>
          <w:b/>
        </w:rPr>
        <w:t xml:space="preserve">Period of Insurance </w:t>
      </w:r>
      <w:r w:rsidRPr="0022764C">
        <w:rPr>
          <w:rFonts w:asciiTheme="majorHAnsi" w:hAnsiTheme="majorHAnsi"/>
        </w:rPr>
        <w:t xml:space="preserve">and any premium payable during the </w:t>
      </w:r>
      <w:r w:rsidRPr="0022764C">
        <w:rPr>
          <w:rFonts w:asciiTheme="majorHAnsi" w:hAnsiTheme="majorHAnsi"/>
          <w:b/>
        </w:rPr>
        <w:t xml:space="preserve">Period of Insurance </w:t>
      </w:r>
      <w:r w:rsidRPr="0022764C">
        <w:rPr>
          <w:rFonts w:asciiTheme="majorHAnsi" w:hAnsiTheme="majorHAnsi"/>
        </w:rPr>
        <w:t xml:space="preserve">is subject by law to such change or application, then that premium payable by the </w:t>
      </w:r>
      <w:r w:rsidRPr="0022764C">
        <w:rPr>
          <w:rFonts w:asciiTheme="majorHAnsi" w:hAnsiTheme="majorHAnsi"/>
          <w:b/>
        </w:rPr>
        <w:t>Insured</w:t>
      </w:r>
      <w:r w:rsidRPr="0022764C">
        <w:rPr>
          <w:rFonts w:asciiTheme="majorHAnsi" w:hAnsiTheme="majorHAnsi"/>
        </w:rPr>
        <w:t xml:space="preserve"> shall incorporate such change or application.</w:t>
      </w:r>
    </w:p>
    <w:p w14:paraId="4C5C1E0C" w14:textId="77777777" w:rsidR="00C07262" w:rsidRPr="0022764C" w:rsidRDefault="004A758F">
      <w:pPr>
        <w:pStyle w:val="Heading3"/>
      </w:pPr>
      <w:r w:rsidRPr="0022764C">
        <w:t>Choice of Law and Jurisdiction</w:t>
      </w:r>
      <w:bookmarkEnd w:id="10"/>
      <w:bookmarkEnd w:id="11"/>
      <w:bookmarkEnd w:id="12"/>
    </w:p>
    <w:p w14:paraId="04F993FF" w14:textId="77777777" w:rsidR="00C07262" w:rsidRPr="0022764C" w:rsidRDefault="004A758F">
      <w:pPr>
        <w:pStyle w:val="BodyText"/>
      </w:pPr>
      <w:bookmarkStart w:id="13" w:name="_Toc448748443"/>
      <w:bookmarkStart w:id="14" w:name="_Toc451869605"/>
      <w:r w:rsidRPr="0022764C">
        <w:t>The law of England and Wales shall apply to this contract unless:</w:t>
      </w:r>
    </w:p>
    <w:p w14:paraId="75AF5BC0" w14:textId="77777777" w:rsidR="00C07262" w:rsidRPr="0022764C" w:rsidRDefault="004A758F" w:rsidP="00662A63">
      <w:pPr>
        <w:pStyle w:val="BodyText"/>
        <w:numPr>
          <w:ilvl w:val="1"/>
          <w:numId w:val="27"/>
        </w:numPr>
        <w:ind w:left="454" w:hanging="454"/>
      </w:pPr>
      <w:r w:rsidRPr="0022764C">
        <w:t>the parties agree otherwise; or</w:t>
      </w:r>
    </w:p>
    <w:p w14:paraId="635FC4D7" w14:textId="3198ABAF" w:rsidR="00C07262" w:rsidRPr="0022764C" w:rsidRDefault="004A758F" w:rsidP="00662A63">
      <w:pPr>
        <w:pStyle w:val="BodyText"/>
        <w:numPr>
          <w:ilvl w:val="1"/>
          <w:numId w:val="27"/>
        </w:numPr>
        <w:ind w:left="454" w:hanging="454"/>
      </w:pPr>
      <w:r w:rsidRPr="0022764C">
        <w:t xml:space="preserve">at the date of this contract the </w:t>
      </w:r>
      <w:r w:rsidRPr="0022764C">
        <w:rPr>
          <w:b/>
        </w:rPr>
        <w:t>Insured</w:t>
      </w:r>
      <w:r w:rsidRPr="0022764C">
        <w:t xml:space="preserve"> is a resident of, or if a business has its registered office or principal office in, Scotland, Northern Ireland, the Channel Islands, Gibraltar or the Isle of Man, in which case the law of that country will apply, and the courts of that country shall have exclusive jurisdiction.</w:t>
      </w:r>
    </w:p>
    <w:p w14:paraId="6C0F621D" w14:textId="77777777" w:rsidR="00C07262" w:rsidRPr="0022764C" w:rsidRDefault="004A758F">
      <w:pPr>
        <w:pStyle w:val="Heading3"/>
      </w:pPr>
      <w:bookmarkStart w:id="15" w:name="_Toc469926003"/>
      <w:r w:rsidRPr="0022764C">
        <w:t>Employers’ Liability Tracing Office notice</w:t>
      </w:r>
    </w:p>
    <w:p w14:paraId="2533F5F6" w14:textId="77777777" w:rsidR="00C07262" w:rsidRPr="0022764C" w:rsidRDefault="004A758F">
      <w:pPr>
        <w:pStyle w:val="BodyText"/>
      </w:pPr>
      <w:r w:rsidRPr="0022764C">
        <w:t xml:space="preserve">Certain information relating to the </w:t>
      </w:r>
      <w:r w:rsidRPr="0022764C">
        <w:rPr>
          <w:b/>
        </w:rPr>
        <w:t>Insureds</w:t>
      </w:r>
      <w:r w:rsidRPr="0022764C">
        <w:t xml:space="preserve"> insurance Policy, namely:</w:t>
      </w:r>
    </w:p>
    <w:p w14:paraId="556FA8EB" w14:textId="77777777" w:rsidR="00C07262" w:rsidRPr="0022764C" w:rsidRDefault="004A758F" w:rsidP="00662A63">
      <w:pPr>
        <w:pStyle w:val="BodyText"/>
        <w:numPr>
          <w:ilvl w:val="0"/>
          <w:numId w:val="28"/>
        </w:numPr>
        <w:ind w:left="454" w:hanging="454"/>
      </w:pPr>
      <w:r w:rsidRPr="0022764C">
        <w:t>the policy number(s),</w:t>
      </w:r>
    </w:p>
    <w:p w14:paraId="37B0354F" w14:textId="77777777" w:rsidR="00C07262" w:rsidRPr="0022764C" w:rsidRDefault="004A758F" w:rsidP="00662A63">
      <w:pPr>
        <w:pStyle w:val="BodyText"/>
        <w:numPr>
          <w:ilvl w:val="0"/>
          <w:numId w:val="28"/>
        </w:numPr>
        <w:ind w:left="454" w:hanging="454"/>
      </w:pPr>
      <w:r w:rsidRPr="0022764C">
        <w:t>employers’ names and addresses (including subsidiaries and any relevant changes of name),</w:t>
      </w:r>
    </w:p>
    <w:p w14:paraId="7DF9EDCA" w14:textId="77777777" w:rsidR="00C07262" w:rsidRPr="0022764C" w:rsidRDefault="004A758F" w:rsidP="00662A63">
      <w:pPr>
        <w:pStyle w:val="BodyText"/>
        <w:numPr>
          <w:ilvl w:val="0"/>
          <w:numId w:val="28"/>
        </w:numPr>
        <w:ind w:left="454" w:hanging="454"/>
      </w:pPr>
      <w:r w:rsidRPr="0022764C">
        <w:t>coverage dates, and</w:t>
      </w:r>
    </w:p>
    <w:p w14:paraId="78245345" w14:textId="77777777" w:rsidR="00C07262" w:rsidRPr="0022764C" w:rsidRDefault="004A758F" w:rsidP="00662A63">
      <w:pPr>
        <w:pStyle w:val="BodyText"/>
        <w:numPr>
          <w:ilvl w:val="0"/>
          <w:numId w:val="28"/>
        </w:numPr>
        <w:ind w:left="454" w:hanging="454"/>
      </w:pPr>
      <w:r w:rsidRPr="0022764C">
        <w:t>(if relevant) the employer’s reference numbers provided by Her Majesty’s Revenue and Customs and Companies House Reference Numbers</w:t>
      </w:r>
    </w:p>
    <w:p w14:paraId="249B65B2" w14:textId="77777777" w:rsidR="00C07262" w:rsidRPr="0022764C" w:rsidRDefault="004A758F">
      <w:pPr>
        <w:pStyle w:val="BodyText"/>
      </w:pPr>
      <w:r w:rsidRPr="0022764C">
        <w:t>will be provided to the Employers’ Liability Tracing Office, (the “ELTO”) and added to the Employers’ Liability Database (ELD).</w:t>
      </w:r>
    </w:p>
    <w:p w14:paraId="7899193B" w14:textId="77777777" w:rsidR="00C07262" w:rsidRPr="0022764C" w:rsidRDefault="004A758F">
      <w:pPr>
        <w:pStyle w:val="BodyText"/>
      </w:pPr>
      <w:r w:rsidRPr="0022764C">
        <w:t xml:space="preserve">It is understood by the </w:t>
      </w:r>
      <w:r w:rsidRPr="0022764C">
        <w:rPr>
          <w:b/>
        </w:rPr>
        <w:t>Insured</w:t>
      </w:r>
      <w:r w:rsidRPr="0022764C">
        <w:t xml:space="preserve"> that the above, named information, provided to the </w:t>
      </w:r>
      <w:r w:rsidRPr="0022764C">
        <w:rPr>
          <w:b/>
        </w:rPr>
        <w:t>Insurers</w:t>
      </w:r>
      <w:r w:rsidRPr="0022764C">
        <w:t xml:space="preserve"> will be processed by </w:t>
      </w:r>
      <w:r w:rsidRPr="0022764C">
        <w:t xml:space="preserve">the </w:t>
      </w:r>
      <w:r w:rsidRPr="0022764C">
        <w:rPr>
          <w:b/>
        </w:rPr>
        <w:t>Insurers</w:t>
      </w:r>
      <w:r w:rsidRPr="0022764C">
        <w:t>, for the purpose of providing the ELD, in compliance with the provisions of the Employers’ Liability Insurance: Disclosure by Insurers Instrument 2010.</w:t>
      </w:r>
    </w:p>
    <w:p w14:paraId="2469D5C9" w14:textId="77777777" w:rsidR="00C07262" w:rsidRPr="0022764C" w:rsidRDefault="004A758F">
      <w:pPr>
        <w:pStyle w:val="BodyText"/>
      </w:pPr>
      <w:r w:rsidRPr="0022764C">
        <w:t xml:space="preserve">The ELTO may provide such information to third parties to assist individuals with claims arising out of their course of employment in the United Kingdom for employers carrying on, or who carried on, business in the </w:t>
      </w:r>
      <w:r w:rsidRPr="0022764C">
        <w:rPr>
          <w:b/>
          <w:bCs/>
        </w:rPr>
        <w:t>United Kingdom</w:t>
      </w:r>
      <w:r w:rsidRPr="0022764C">
        <w:t>, to identify an insurer or insurers that provided Employers’ Liability Insurance.</w:t>
      </w:r>
    </w:p>
    <w:p w14:paraId="0B3B427C" w14:textId="77777777" w:rsidR="00C07262" w:rsidRPr="0022764C" w:rsidRDefault="004A758F">
      <w:pPr>
        <w:pStyle w:val="Heading3"/>
      </w:pPr>
      <w:r w:rsidRPr="0022764C">
        <w:t>Trading Sanctions or Restrictions</w:t>
      </w:r>
      <w:bookmarkEnd w:id="13"/>
      <w:bookmarkEnd w:id="14"/>
      <w:bookmarkEnd w:id="15"/>
    </w:p>
    <w:p w14:paraId="7B7246F1" w14:textId="77777777" w:rsidR="00C07262" w:rsidRPr="0022764C" w:rsidRDefault="004A758F">
      <w:pPr>
        <w:pStyle w:val="BodyText"/>
      </w:pPr>
      <w:r w:rsidRPr="0022764C">
        <w:t xml:space="preserve">The </w:t>
      </w:r>
      <w:r w:rsidRPr="0022764C">
        <w:rPr>
          <w:b/>
        </w:rPr>
        <w:t>Insurer</w:t>
      </w:r>
      <w:r w:rsidRPr="0022764C">
        <w:t xml:space="preserve"> shall not provide cover and or be liable to pay any claim or provide any benefit hereunder to the extent that the provision of such cover, </w:t>
      </w:r>
      <w:r w:rsidRPr="0022764C">
        <w:rPr>
          <w:rStyle w:val="BodyTextChar"/>
        </w:rPr>
        <w:t>payment</w:t>
      </w:r>
      <w:r w:rsidRPr="0022764C">
        <w:t xml:space="preserve"> of such claim or provision of such benefit would expose the</w:t>
      </w:r>
      <w:r w:rsidRPr="0022764C">
        <w:rPr>
          <w:b/>
        </w:rPr>
        <w:t xml:space="preserve"> Insurer</w:t>
      </w:r>
      <w:r w:rsidRPr="0022764C">
        <w:t xml:space="preserve"> to any sanction, prohibition or restriction under United Nations resolutions or the trade or economic sanctions, laws or regulations of the European Union, the </w:t>
      </w:r>
      <w:r w:rsidRPr="0022764C">
        <w:rPr>
          <w:b/>
        </w:rPr>
        <w:t>United Kingdom</w:t>
      </w:r>
      <w:r w:rsidRPr="0022764C">
        <w:t xml:space="preserve"> or the United States of America or Japan.</w:t>
      </w:r>
    </w:p>
    <w:p w14:paraId="6A1878B8" w14:textId="77777777" w:rsidR="00C07262" w:rsidRPr="0022764C" w:rsidRDefault="004A758F">
      <w:pPr>
        <w:pStyle w:val="Heading3"/>
        <w:rPr>
          <w:rFonts w:eastAsia="MS Mincho" w:cstheme="majorHAnsi"/>
          <w:bCs w:val="0"/>
          <w:sz w:val="20"/>
        </w:rPr>
      </w:pPr>
      <w:bookmarkStart w:id="6003" w:name="tocpg_3"/>
      <w:bookmarkEnd w:id="6003"/>
      <w:r w:rsidRPr="0022764C">
        <w:t>Insuring Agreement</w:t>
      </w:r>
    </w:p>
    <w:p w14:paraId="47DC1DB5" w14:textId="77777777" w:rsidR="00C07262" w:rsidRPr="0022764C" w:rsidRDefault="004A758F">
      <w:pPr>
        <w:pStyle w:val="BodyText"/>
      </w:pPr>
      <w:r w:rsidRPr="0022764C">
        <w:t xml:space="preserve">In consideration of payment of the premium the </w:t>
      </w:r>
      <w:r w:rsidRPr="0022764C">
        <w:rPr>
          <w:b/>
        </w:rPr>
        <w:t>Insurer</w:t>
      </w:r>
      <w:r w:rsidRPr="0022764C">
        <w:t xml:space="preserve"> agrees to indemnify or compensate the </w:t>
      </w:r>
      <w:r w:rsidRPr="0022764C">
        <w:rPr>
          <w:b/>
        </w:rPr>
        <w:t>Insured</w:t>
      </w:r>
      <w:r w:rsidRPr="0022764C">
        <w:t xml:space="preserve"> or otherwise to pay the benefits and compensation stated to the extent and in the manner specified in this </w:t>
      </w:r>
      <w:r w:rsidRPr="0022764C">
        <w:rPr>
          <w:b/>
        </w:rPr>
        <w:t>Policy</w:t>
      </w:r>
    </w:p>
    <w:p w14:paraId="626C940D" w14:textId="77777777" w:rsidR="00C07262" w:rsidRPr="0022764C" w:rsidRDefault="004A758F">
      <w:pPr>
        <w:pStyle w:val="BodyText"/>
      </w:pPr>
      <w:r w:rsidRPr="0022764C">
        <w:t>provided that:</w:t>
      </w:r>
    </w:p>
    <w:p w14:paraId="7A7894C1" w14:textId="77777777" w:rsidR="00C07262" w:rsidRPr="0022764C" w:rsidRDefault="004A758F" w:rsidP="00662A63">
      <w:pPr>
        <w:pStyle w:val="BodyText"/>
        <w:numPr>
          <w:ilvl w:val="0"/>
          <w:numId w:val="29"/>
        </w:numPr>
        <w:ind w:left="454" w:hanging="454"/>
      </w:pPr>
      <w:r w:rsidRPr="0022764C">
        <w:t xml:space="preserve">the </w:t>
      </w:r>
      <w:r w:rsidRPr="0022764C">
        <w:rPr>
          <w:b/>
        </w:rPr>
        <w:t>Insured</w:t>
      </w:r>
      <w:r w:rsidRPr="0022764C">
        <w:t xml:space="preserve"> shall be subject to all the terms Conditions, limitations and Exclusions contained in this </w:t>
      </w:r>
      <w:r w:rsidRPr="0022764C">
        <w:rPr>
          <w:b/>
        </w:rPr>
        <w:t>Policy</w:t>
      </w:r>
      <w:r w:rsidRPr="0022764C">
        <w:t>;</w:t>
      </w:r>
    </w:p>
    <w:p w14:paraId="730F9653" w14:textId="77777777" w:rsidR="0092331D" w:rsidRPr="0022764C" w:rsidRDefault="009F611B">
      <w:pPr>
        <w:pStyle w:val="Heading3"/>
        <w:rPr>
          <w:rFonts w:asciiTheme="minorHAnsi" w:hAnsiTheme="minorHAnsi" w:cstheme="minorHAnsi"/>
          <w:sz w:val="18"/>
          <w:szCs w:val="18"/>
        </w:rPr>
      </w:pPr>
      <w:r w:rsidRPr="0022764C">
        <w:rPr>
          <w:rFonts w:asciiTheme="minorHAnsi" w:hAnsiTheme="minorHAnsi" w:cstheme="minorHAnsi"/>
          <w:sz w:val="18"/>
          <w:szCs w:val="18"/>
        </w:rPr>
        <w:t xml:space="preserve">In respect of any Section shown in the Schedule as operative, the cover afforded by that Section shall be subject to the Schedule and to the terms, Conditions, Exclusions, definitions, limits, extensions and claims provisions contained in that Section. Where Sections 13, 14 or 15 contain specialist insuring clauses, definitions, conditions, exclusions, claims requirements or other provisions that differ from the General Policy wording, the wording of that Section shall apply for the purposes of that Section.</w:t>
      </w:r>
    </w:p>
    <w:p w14:paraId="7EEFAEBD" w14:textId="77777777" w:rsidR="00C07262" w:rsidRPr="0022764C" w:rsidRDefault="004A758F" w:rsidP="00662A63">
      <w:pPr>
        <w:pStyle w:val="BodyText"/>
        <w:numPr>
          <w:ilvl w:val="0"/>
          <w:numId w:val="29"/>
        </w:numPr>
        <w:ind w:left="454" w:hanging="454"/>
      </w:pPr>
      <w:r w:rsidRPr="0022764C">
        <w:t xml:space="preserve">the </w:t>
      </w:r>
      <w:r w:rsidRPr="0022764C">
        <w:rPr>
          <w:b/>
          <w:bCs/>
        </w:rPr>
        <w:t>Insurer’s</w:t>
      </w:r>
      <w:r w:rsidRPr="0022764C">
        <w:t xml:space="preserve"> liability shall not exceed the </w:t>
      </w:r>
      <w:r w:rsidRPr="0022764C">
        <w:rPr>
          <w:b/>
          <w:bCs/>
        </w:rPr>
        <w:t>Sums Insured</w:t>
      </w:r>
      <w:r w:rsidRPr="0022764C">
        <w:t xml:space="preserve"> or the </w:t>
      </w:r>
      <w:r w:rsidRPr="0022764C">
        <w:rPr>
          <w:b/>
          <w:bCs/>
        </w:rPr>
        <w:t>Limits of Liability</w:t>
      </w:r>
      <w:r w:rsidRPr="0022764C">
        <w:t xml:space="preserve"> or any other limits expressed in this </w:t>
      </w:r>
      <w:r w:rsidRPr="0022764C">
        <w:rPr>
          <w:b/>
          <w:bCs/>
        </w:rPr>
        <w:t>Policy</w:t>
      </w:r>
      <w:r w:rsidRPr="0022764C">
        <w:t>.</w:t>
      </w:r>
    </w:p>
    <w:p w14:paraId="3806F446" w14:textId="77777777" w:rsidR="0092331D" w:rsidRPr="0022764C" w:rsidRDefault="009F611B">
      <w:pPr>
        <w:pStyle w:val="BodyText"/>
      </w:pPr>
      <w:bookmarkStart w:id="16" w:name="general_defs"/>
      <w:r w:rsidRPr="0022764C">
        <w:t>Where a Section contains its own definitions, those Section-specific definitions shall apply for the purposes of that Section. In respect of Sections 14 and 15, where a term is used but not defined in the relevant Section, the General Policy Definitions shall apply only to the extent that they are not inconsistent with that Section.</w:t>
      </w:r>
      <w:bookmarkEnd w:id="16"/>
    </w:p>
    <w:p w14:paraId="4C0F87F7" w14:textId="77777777" w:rsidR="00C07262" w:rsidRPr="0022764C" w:rsidRDefault="004A758F">
      <w:pPr>
        <w:pStyle w:val="Heading1"/>
      </w:pPr>
      <w:bookmarkStart w:id="6004" w:name="tocpg_4"/>
      <w:bookmarkEnd w:id="6004"/>
      <w:r w:rsidRPr="0022764C">
        <w:t>General Policy Definitions</w:t>
      </w:r>
    </w:p>
    <w:p w14:paraId="0ADFD996" w14:textId="77777777" w:rsidR="00C07262" w:rsidRPr="0022764C" w:rsidRDefault="004A758F">
      <w:pPr>
        <w:pStyle w:val="BodyText"/>
        <w:rPr>
          <w:bCs/>
        </w:rPr>
      </w:pPr>
      <w:r w:rsidRPr="0022764C">
        <w:t xml:space="preserve">The following definitions shall apply to the whole of this </w:t>
      </w:r>
      <w:r w:rsidRPr="0022764C">
        <w:rPr>
          <w:b/>
        </w:rPr>
        <w:t>Policy</w:t>
      </w:r>
      <w:r w:rsidRPr="0022764C">
        <w:rPr>
          <w:bCs/>
        </w:rPr>
        <w:t xml:space="preserve"> unless stated otherwise</w:t>
      </w:r>
      <w:r w:rsidRPr="0022764C">
        <w:t xml:space="preserve"> and wherever these words </w:t>
      </w:r>
      <w:r w:rsidRPr="0022764C">
        <w:lastRenderedPageBreak/>
        <w:t xml:space="preserve">appear within this </w:t>
      </w:r>
      <w:r w:rsidRPr="0022764C">
        <w:rPr>
          <w:b/>
        </w:rPr>
        <w:t>Policy</w:t>
      </w:r>
      <w:r w:rsidRPr="0022764C">
        <w:t xml:space="preserve"> in </w:t>
      </w:r>
      <w:r w:rsidRPr="0022764C">
        <w:rPr>
          <w:b/>
        </w:rPr>
        <w:t>bold</w:t>
      </w:r>
      <w:r w:rsidRPr="0022764C">
        <w:t xml:space="preserve"> type they shall bear the same meaning throughout this </w:t>
      </w:r>
      <w:r w:rsidRPr="0022764C">
        <w:rPr>
          <w:b/>
        </w:rPr>
        <w:t>Policy</w:t>
      </w:r>
      <w:r w:rsidRPr="0022764C">
        <w:t>.</w:t>
      </w:r>
    </w:p>
    <w:p w14:paraId="48AB1493" w14:textId="77777777" w:rsidR="00C07262" w:rsidRPr="0022764C" w:rsidRDefault="004A758F">
      <w:pPr>
        <w:pStyle w:val="Heading3"/>
      </w:pPr>
      <w:r w:rsidRPr="0022764C">
        <w:t>Average</w:t>
      </w:r>
    </w:p>
    <w:p w14:paraId="6641375F" w14:textId="77777777" w:rsidR="00C07262" w:rsidRPr="0022764C" w:rsidRDefault="004A758F">
      <w:pPr>
        <w:pStyle w:val="BodyText"/>
      </w:pPr>
      <w:r w:rsidRPr="0022764C">
        <w:t xml:space="preserve">If at the time of any </w:t>
      </w:r>
      <w:r w:rsidRPr="0022764C">
        <w:rPr>
          <w:b/>
        </w:rPr>
        <w:t>Damage</w:t>
      </w:r>
      <w:r w:rsidRPr="0022764C">
        <w:t xml:space="preserve"> the </w:t>
      </w:r>
      <w:r w:rsidRPr="0022764C">
        <w:rPr>
          <w:b/>
        </w:rPr>
        <w:t>Sum Insured</w:t>
      </w:r>
      <w:r w:rsidRPr="0022764C">
        <w:t xml:space="preserve"> (or any part thereof including sub-limits or </w:t>
      </w:r>
      <w:r w:rsidRPr="0022764C">
        <w:rPr>
          <w:b/>
        </w:rPr>
        <w:t>Extensions</w:t>
      </w:r>
      <w:r w:rsidRPr="0022764C">
        <w:t xml:space="preserve">) is less than the total value of the relevant property, the </w:t>
      </w:r>
      <w:r w:rsidRPr="0022764C">
        <w:rPr>
          <w:b/>
        </w:rPr>
        <w:t>Insured</w:t>
      </w:r>
      <w:r w:rsidRPr="0022764C">
        <w:t xml:space="preserve"> shall be their own insurer for the difference and shall bear a proportionate share of any related claim in the ratio that such undervalue bears to the relevant </w:t>
      </w:r>
      <w:r w:rsidRPr="0022764C">
        <w:rPr>
          <w:b/>
        </w:rPr>
        <w:t>Sum Insured</w:t>
      </w:r>
      <w:r w:rsidRPr="0022764C">
        <w:t>.</w:t>
      </w:r>
    </w:p>
    <w:p w14:paraId="6EF62DE5" w14:textId="77777777" w:rsidR="00C07262" w:rsidRPr="0022764C" w:rsidRDefault="004A758F">
      <w:pPr>
        <w:pStyle w:val="BodyText"/>
      </w:pPr>
      <w:r w:rsidRPr="0022764C">
        <w:t xml:space="preserve">Each </w:t>
      </w:r>
      <w:r w:rsidRPr="0022764C">
        <w:rPr>
          <w:b/>
        </w:rPr>
        <w:t>Sum Insured</w:t>
      </w:r>
      <w:r w:rsidRPr="0022764C">
        <w:t xml:space="preserve"> is separately subject to </w:t>
      </w:r>
      <w:r w:rsidRPr="0022764C">
        <w:rPr>
          <w:b/>
        </w:rPr>
        <w:t>Average</w:t>
      </w:r>
      <w:r w:rsidRPr="0022764C">
        <w:t xml:space="preserve"> unless stated to the contrary.</w:t>
      </w:r>
    </w:p>
    <w:p w14:paraId="754BAA17" w14:textId="77777777" w:rsidR="00C07262" w:rsidRPr="0022764C" w:rsidRDefault="004A758F">
      <w:pPr>
        <w:pStyle w:val="Heading3"/>
      </w:pPr>
      <w:r w:rsidRPr="0022764C">
        <w:t>Bodily Injury</w:t>
      </w:r>
    </w:p>
    <w:p w14:paraId="72C936F4" w14:textId="77777777" w:rsidR="00C07262" w:rsidRPr="0022764C" w:rsidRDefault="004A758F" w:rsidP="00662A63">
      <w:pPr>
        <w:pStyle w:val="BodyText"/>
        <w:numPr>
          <w:ilvl w:val="0"/>
          <w:numId w:val="42"/>
        </w:numPr>
        <w:ind w:left="454" w:hanging="454"/>
      </w:pPr>
      <w:r w:rsidRPr="0022764C">
        <w:t>Death, injury, disease or illness of any person;</w:t>
      </w:r>
    </w:p>
    <w:p w14:paraId="2C4E1F8F" w14:textId="77777777" w:rsidR="00C07262" w:rsidRPr="0022764C" w:rsidRDefault="004A758F" w:rsidP="00662A63">
      <w:pPr>
        <w:pStyle w:val="BodyText"/>
        <w:numPr>
          <w:ilvl w:val="0"/>
          <w:numId w:val="42"/>
        </w:numPr>
        <w:ind w:left="454" w:hanging="454"/>
      </w:pPr>
      <w:r w:rsidRPr="0022764C">
        <w:t>Mental injury, mental anguish or shock, which results in an identifiable psychiatric injury.</w:t>
      </w:r>
    </w:p>
    <w:p w14:paraId="4C1D8099" w14:textId="77777777" w:rsidR="00C07262" w:rsidRPr="0022764C" w:rsidRDefault="004A758F">
      <w:pPr>
        <w:pStyle w:val="Heading3"/>
      </w:pPr>
      <w:r w:rsidRPr="0022764C">
        <w:t>Buildings</w:t>
      </w:r>
    </w:p>
    <w:p w14:paraId="22DB4AA5" w14:textId="77777777" w:rsidR="00C07262" w:rsidRPr="0022764C" w:rsidRDefault="004A758F">
      <w:pPr>
        <w:pStyle w:val="BodyText"/>
      </w:pPr>
      <w:r w:rsidRPr="0022764C">
        <w:t xml:space="preserve">The structure of the </w:t>
      </w:r>
      <w:r w:rsidRPr="0022764C">
        <w:rPr>
          <w:b/>
        </w:rPr>
        <w:t>Premises</w:t>
      </w:r>
      <w:r w:rsidRPr="0022764C">
        <w:t xml:space="preserve"> owned or used by the </w:t>
      </w:r>
      <w:r w:rsidRPr="0022764C">
        <w:rPr>
          <w:b/>
        </w:rPr>
        <w:t>Insured</w:t>
      </w:r>
      <w:r w:rsidRPr="0022764C">
        <w:t xml:space="preserve"> in connection with the </w:t>
      </w:r>
      <w:r w:rsidRPr="0022764C">
        <w:rPr>
          <w:b/>
        </w:rPr>
        <w:t>Insured’s</w:t>
      </w:r>
      <w:r w:rsidRPr="0022764C">
        <w:t xml:space="preserve"> </w:t>
      </w:r>
      <w:r w:rsidRPr="0022764C">
        <w:rPr>
          <w:b/>
        </w:rPr>
        <w:t>Business</w:t>
      </w:r>
      <w:r w:rsidRPr="0022764C">
        <w:t xml:space="preserve"> which unless otherwise declared shall be built mainly of brick, stone, concrete or other non-combustible materials, including:</w:t>
      </w:r>
    </w:p>
    <w:p w14:paraId="51CB6658" w14:textId="0E4445A8" w:rsidR="00C07262" w:rsidRPr="0022764C" w:rsidRDefault="004A758F" w:rsidP="00662A63">
      <w:pPr>
        <w:pStyle w:val="BodyText"/>
        <w:numPr>
          <w:ilvl w:val="2"/>
          <w:numId w:val="41"/>
        </w:numPr>
        <w:ind w:left="454" w:hanging="454"/>
      </w:pPr>
      <w:r w:rsidRPr="0022764C">
        <w:t>landlords’ fixtures and fittings, tenant’s improvements;</w:t>
      </w:r>
    </w:p>
    <w:p w14:paraId="032225F9" w14:textId="77777777" w:rsidR="00C07262" w:rsidRPr="0022764C" w:rsidRDefault="004A758F" w:rsidP="00662A63">
      <w:pPr>
        <w:pStyle w:val="BodyText"/>
        <w:numPr>
          <w:ilvl w:val="2"/>
          <w:numId w:val="41"/>
        </w:numPr>
        <w:ind w:left="454" w:hanging="454"/>
        <w:rPr>
          <w:bCs/>
        </w:rPr>
      </w:pPr>
      <w:r w:rsidRPr="0022764C">
        <w:t xml:space="preserve">walls, gates, fences, yards, car parks, outbuildings, annexes, gangways, roads, paved areas, pavements, footpaths and other structures around and relating to the </w:t>
      </w:r>
      <w:r w:rsidRPr="0022764C">
        <w:rPr>
          <w:b/>
        </w:rPr>
        <w:t>Premises</w:t>
      </w:r>
      <w:r w:rsidRPr="0022764C">
        <w:t>;</w:t>
      </w:r>
    </w:p>
    <w:p w14:paraId="5017796E" w14:textId="77777777" w:rsidR="00C07262" w:rsidRPr="0022764C" w:rsidRDefault="004A758F" w:rsidP="00662A63">
      <w:pPr>
        <w:pStyle w:val="BodyText"/>
        <w:numPr>
          <w:ilvl w:val="2"/>
          <w:numId w:val="41"/>
        </w:numPr>
        <w:ind w:left="454" w:hanging="454"/>
      </w:pPr>
      <w:r w:rsidRPr="0022764C">
        <w:t xml:space="preserve">telephone, gas, water and electricity meters, pipes, cables and the like including such property which is underground or in adjoining yards or roadways and which partly or wholly serves to supply the </w:t>
      </w:r>
      <w:r w:rsidRPr="0022764C">
        <w:rPr>
          <w:b/>
        </w:rPr>
        <w:t>Premises</w:t>
      </w:r>
      <w:r w:rsidRPr="0022764C">
        <w:t xml:space="preserve">, but only to the extent of the </w:t>
      </w:r>
      <w:r w:rsidRPr="0022764C">
        <w:rPr>
          <w:b/>
        </w:rPr>
        <w:t>Insured’s</w:t>
      </w:r>
      <w:r w:rsidRPr="0022764C">
        <w:t xml:space="preserve"> responsibility; and</w:t>
      </w:r>
    </w:p>
    <w:p w14:paraId="2F9A3EBD" w14:textId="77777777" w:rsidR="00C07262" w:rsidRPr="0022764C" w:rsidRDefault="004A758F" w:rsidP="00662A63">
      <w:pPr>
        <w:pStyle w:val="BodyText"/>
        <w:numPr>
          <w:ilvl w:val="2"/>
          <w:numId w:val="41"/>
        </w:numPr>
        <w:ind w:left="454" w:hanging="454"/>
      </w:pPr>
      <w:r w:rsidRPr="0022764C">
        <w:t xml:space="preserve">security cameras, security lights and intruder alarms or installations, owned or used by the </w:t>
      </w:r>
      <w:r w:rsidRPr="0022764C">
        <w:rPr>
          <w:b/>
        </w:rPr>
        <w:t>Insured</w:t>
      </w:r>
      <w:r w:rsidRPr="0022764C">
        <w:t xml:space="preserve"> and situate on or around the </w:t>
      </w:r>
      <w:r w:rsidRPr="0022764C">
        <w:rPr>
          <w:b/>
        </w:rPr>
        <w:t>Premises</w:t>
      </w:r>
      <w:r w:rsidRPr="0022764C">
        <w:t>.</w:t>
      </w:r>
    </w:p>
    <w:p w14:paraId="4B65B7F8" w14:textId="77777777" w:rsidR="00C07262" w:rsidRPr="0022764C" w:rsidRDefault="004A758F">
      <w:pPr>
        <w:pStyle w:val="Heading3"/>
      </w:pPr>
      <w:r w:rsidRPr="0022764C">
        <w:t>Business</w:t>
      </w:r>
    </w:p>
    <w:p w14:paraId="184F80BC" w14:textId="77777777" w:rsidR="00C07262" w:rsidRPr="0022764C" w:rsidRDefault="004A758F">
      <w:pPr>
        <w:pStyle w:val="BodyText"/>
      </w:pPr>
      <w:r w:rsidRPr="0022764C">
        <w:t xml:space="preserve">Only as stated </w:t>
      </w:r>
      <w:r w:rsidRPr="0022764C">
        <w:rPr>
          <w:rStyle w:val="BodyTextChar"/>
        </w:rPr>
        <w:t>in</w:t>
      </w:r>
      <w:r w:rsidRPr="0022764C">
        <w:t xml:space="preserve"> the </w:t>
      </w:r>
      <w:r w:rsidRPr="0022764C">
        <w:rPr>
          <w:b/>
        </w:rPr>
        <w:t>Schedule</w:t>
      </w:r>
      <w:r w:rsidRPr="0022764C">
        <w:t>.</w:t>
      </w:r>
    </w:p>
    <w:p w14:paraId="3D0A6565" w14:textId="77777777" w:rsidR="00C07262" w:rsidRPr="0022764C" w:rsidRDefault="004A758F">
      <w:pPr>
        <w:pStyle w:val="Heading3"/>
      </w:pPr>
      <w:r w:rsidRPr="0022764C">
        <w:t>Business Hours</w:t>
      </w:r>
    </w:p>
    <w:p w14:paraId="52E096E7" w14:textId="77777777" w:rsidR="00C07262" w:rsidRPr="0022764C" w:rsidRDefault="004A758F">
      <w:pPr>
        <w:pStyle w:val="BodyText"/>
      </w:pPr>
      <w:r w:rsidRPr="0022764C">
        <w:t xml:space="preserve">The normal working hours of the </w:t>
      </w:r>
      <w:r w:rsidRPr="0022764C">
        <w:rPr>
          <w:b/>
        </w:rPr>
        <w:t>Insured’s</w:t>
      </w:r>
      <w:r w:rsidRPr="0022764C">
        <w:t xml:space="preserve"> </w:t>
      </w:r>
      <w:r w:rsidRPr="0022764C">
        <w:rPr>
          <w:b/>
        </w:rPr>
        <w:t>Business</w:t>
      </w:r>
      <w:r w:rsidRPr="0022764C">
        <w:t xml:space="preserve"> or </w:t>
      </w:r>
      <w:r w:rsidRPr="0022764C">
        <w:rPr>
          <w:b/>
        </w:rPr>
        <w:t>Employees</w:t>
      </w:r>
      <w:r w:rsidRPr="0022764C">
        <w:t>.</w:t>
      </w:r>
    </w:p>
    <w:p w14:paraId="0D09F323" w14:textId="77777777" w:rsidR="00C07262" w:rsidRPr="0022764C" w:rsidRDefault="004A758F">
      <w:pPr>
        <w:pStyle w:val="Heading3"/>
      </w:pPr>
      <w:r w:rsidRPr="0022764C">
        <w:t>Cessation of Business</w:t>
      </w:r>
    </w:p>
    <w:p w14:paraId="51C149AD" w14:textId="77777777" w:rsidR="00C07262" w:rsidRPr="0022764C" w:rsidRDefault="004A758F">
      <w:pPr>
        <w:pStyle w:val="BodyText"/>
        <w:rPr>
          <w:lang w:eastAsia="en-GB"/>
        </w:rPr>
      </w:pPr>
      <w:r w:rsidRPr="0022764C">
        <w:rPr>
          <w:lang w:eastAsia="en-GB"/>
        </w:rPr>
        <w:t xml:space="preserve">Any of the following involving the </w:t>
      </w:r>
      <w:r w:rsidRPr="0022764C">
        <w:rPr>
          <w:b/>
          <w:lang w:eastAsia="en-GB"/>
        </w:rPr>
        <w:t>Insured</w:t>
      </w:r>
      <w:r w:rsidRPr="0022764C">
        <w:rPr>
          <w:lang w:eastAsia="en-GB"/>
        </w:rPr>
        <w:t>:</w:t>
      </w:r>
    </w:p>
    <w:p w14:paraId="7F344204" w14:textId="77777777" w:rsidR="00C07262" w:rsidRPr="0022764C" w:rsidRDefault="004A758F" w:rsidP="00662A63">
      <w:pPr>
        <w:pStyle w:val="BodyText"/>
        <w:numPr>
          <w:ilvl w:val="2"/>
          <w:numId w:val="40"/>
        </w:numPr>
        <w:ind w:left="454" w:hanging="454"/>
        <w:rPr>
          <w:lang w:eastAsia="en-GB"/>
        </w:rPr>
      </w:pPr>
      <w:r w:rsidRPr="0022764C">
        <w:rPr>
          <w:lang w:eastAsia="en-GB"/>
        </w:rPr>
        <w:t xml:space="preserve">making a composition or arrangement with creditors; </w:t>
      </w:r>
    </w:p>
    <w:p w14:paraId="12D5A14C" w14:textId="77777777" w:rsidR="00C07262" w:rsidRPr="0022764C" w:rsidRDefault="004A758F" w:rsidP="00662A63">
      <w:pPr>
        <w:pStyle w:val="BodyText"/>
        <w:numPr>
          <w:ilvl w:val="2"/>
          <w:numId w:val="40"/>
        </w:numPr>
        <w:ind w:left="454" w:hanging="454"/>
        <w:rPr>
          <w:lang w:eastAsia="en-GB"/>
        </w:rPr>
      </w:pPr>
      <w:r w:rsidRPr="0022764C">
        <w:rPr>
          <w:lang w:eastAsia="en-GB"/>
        </w:rPr>
        <w:t>having a proposal for a voluntary arrangement for a composition of debts or scheme of arrangement approved in accordance with the Insolvency Act 1986</w:t>
      </w:r>
      <w:r w:rsidRPr="0022764C">
        <w:rPr>
          <w:bCs/>
        </w:rPr>
        <w:t>;</w:t>
      </w:r>
      <w:r w:rsidRPr="0022764C">
        <w:rPr>
          <w:lang w:eastAsia="en-GB"/>
        </w:rPr>
        <w:t xml:space="preserve"> </w:t>
      </w:r>
    </w:p>
    <w:p w14:paraId="28998E3E" w14:textId="77777777" w:rsidR="00C07262" w:rsidRPr="0022764C" w:rsidRDefault="004A758F" w:rsidP="00662A63">
      <w:pPr>
        <w:pStyle w:val="BodyText"/>
        <w:numPr>
          <w:ilvl w:val="2"/>
          <w:numId w:val="40"/>
        </w:numPr>
        <w:ind w:left="454" w:hanging="454"/>
        <w:rPr>
          <w:lang w:eastAsia="en-GB"/>
        </w:rPr>
      </w:pPr>
      <w:r w:rsidRPr="0022764C">
        <w:rPr>
          <w:lang w:eastAsia="en-GB"/>
        </w:rPr>
        <w:t xml:space="preserve">having an application made under the Insolvency Act 1986 to the court for the appointment of an administrator; </w:t>
      </w:r>
    </w:p>
    <w:p w14:paraId="25F2ABC1" w14:textId="77777777" w:rsidR="00C07262" w:rsidRPr="0022764C" w:rsidRDefault="004A758F" w:rsidP="00662A63">
      <w:pPr>
        <w:pStyle w:val="BodyText"/>
        <w:numPr>
          <w:ilvl w:val="2"/>
          <w:numId w:val="40"/>
        </w:numPr>
        <w:ind w:left="454" w:hanging="454"/>
        <w:rPr>
          <w:lang w:eastAsia="en-GB"/>
        </w:rPr>
      </w:pPr>
      <w:r w:rsidRPr="0022764C">
        <w:rPr>
          <w:lang w:eastAsia="en-GB"/>
        </w:rPr>
        <w:t xml:space="preserve">having a winding-up order made or (except for the purposes of amalgamation or reconstruction) a resolution for voluntary winding-up passed or have a provisional liquidator receiver or receiver and manager of the </w:t>
      </w:r>
      <w:r w:rsidRPr="0022764C">
        <w:rPr>
          <w:b/>
          <w:lang w:eastAsia="en-GB"/>
        </w:rPr>
        <w:t>Business</w:t>
      </w:r>
      <w:r w:rsidRPr="0022764C">
        <w:rPr>
          <w:lang w:eastAsia="en-GB"/>
        </w:rPr>
        <w:t xml:space="preserve"> or undertaking duly appointed; or</w:t>
      </w:r>
    </w:p>
    <w:p w14:paraId="69B3CCAC" w14:textId="77777777" w:rsidR="00C07262" w:rsidRPr="0022764C" w:rsidRDefault="004A758F" w:rsidP="00662A63">
      <w:pPr>
        <w:pStyle w:val="BodyText"/>
        <w:numPr>
          <w:ilvl w:val="2"/>
          <w:numId w:val="40"/>
        </w:numPr>
        <w:ind w:left="454" w:hanging="454"/>
        <w:rPr>
          <w:lang w:eastAsia="en-GB"/>
        </w:rPr>
      </w:pPr>
      <w:r w:rsidRPr="0022764C">
        <w:rPr>
          <w:lang w:eastAsia="en-GB"/>
        </w:rPr>
        <w:t>have an administrative receiver as defined in the Insolvency Act 1986 appointed or having possession taken by or on behalf of the holders of any debentures secured by floating charge or of any property comprised in or subject to the floating charge.</w:t>
      </w:r>
    </w:p>
    <w:p w14:paraId="31BFE037" w14:textId="77777777" w:rsidR="00C07262" w:rsidRPr="0022764C" w:rsidRDefault="004A758F">
      <w:pPr>
        <w:pStyle w:val="Heading3"/>
      </w:pPr>
      <w:r w:rsidRPr="0022764C">
        <w:t>Compensation</w:t>
      </w:r>
    </w:p>
    <w:p w14:paraId="29096FE1" w14:textId="77777777" w:rsidR="00C07262" w:rsidRPr="0022764C" w:rsidRDefault="004A758F">
      <w:pPr>
        <w:pStyle w:val="BodyText"/>
      </w:pPr>
      <w:r w:rsidRPr="0022764C">
        <w:t xml:space="preserve">Damages imposed by law for which the </w:t>
      </w:r>
      <w:r w:rsidRPr="0022764C">
        <w:rPr>
          <w:b/>
        </w:rPr>
        <w:t>Insured</w:t>
      </w:r>
      <w:r w:rsidRPr="0022764C">
        <w:t xml:space="preserve"> is legally liable including any interest payable and claimant’s costs and expenses.</w:t>
      </w:r>
    </w:p>
    <w:p w14:paraId="6A15D2AB" w14:textId="77777777" w:rsidR="00C07262" w:rsidRPr="0022764C" w:rsidRDefault="004A758F">
      <w:pPr>
        <w:pStyle w:val="Heading3"/>
      </w:pPr>
      <w:r w:rsidRPr="0022764C">
        <w:t>Computer Equipment</w:t>
      </w:r>
    </w:p>
    <w:p w14:paraId="623FD258" w14:textId="3E57F308" w:rsidR="00C07262" w:rsidRPr="0022764C" w:rsidRDefault="004A758F">
      <w:pPr>
        <w:pStyle w:val="BodyText"/>
      </w:pPr>
      <w:r w:rsidRPr="0022764C">
        <w:t xml:space="preserve">All parts of the </w:t>
      </w:r>
      <w:r w:rsidRPr="0022764C">
        <w:rPr>
          <w:b/>
        </w:rPr>
        <w:t>Electronic Data</w:t>
      </w:r>
      <w:r w:rsidRPr="0022764C">
        <w:t xml:space="preserve"> processing equipment including portable </w:t>
      </w:r>
      <w:r w:rsidRPr="0022764C">
        <w:rPr>
          <w:b/>
        </w:rPr>
        <w:t>Electronic Data</w:t>
      </w:r>
      <w:r w:rsidRPr="0022764C">
        <w:t xml:space="preserve"> processing including hardware, software and any associated input, output or data storage device, networking equipment or back up facility, interconnecting wiring and fixed discs, </w:t>
      </w:r>
      <w:r w:rsidRPr="0022764C">
        <w:rPr>
          <w:b/>
        </w:rPr>
        <w:t>Electronic Data</w:t>
      </w:r>
      <w:r w:rsidRPr="0022764C">
        <w:t xml:space="preserve"> processing media, ancillary equipment solely used in conjunction with the </w:t>
      </w:r>
      <w:r w:rsidRPr="0022764C">
        <w:rPr>
          <w:b/>
        </w:rPr>
        <w:t>Electronic Data</w:t>
      </w:r>
      <w:r w:rsidRPr="0022764C">
        <w:t xml:space="preserve"> processing equipment comprising temperature and environmental control, power supply and voltage regulating equipment, electronic access equipment, and heat, smoke and water detection equipment and protective devices.</w:t>
      </w:r>
    </w:p>
    <w:p w14:paraId="45756D35" w14:textId="77777777" w:rsidR="00C07262" w:rsidRPr="0022764C" w:rsidRDefault="004A758F">
      <w:pPr>
        <w:pStyle w:val="Heading3"/>
      </w:pPr>
      <w:r w:rsidRPr="0022764C">
        <w:t>Consequential Loss</w:t>
      </w:r>
    </w:p>
    <w:p w14:paraId="44EB7208" w14:textId="77777777" w:rsidR="00C07262" w:rsidRPr="0022764C" w:rsidRDefault="004A758F" w:rsidP="00662A63">
      <w:pPr>
        <w:pStyle w:val="BodyText"/>
        <w:numPr>
          <w:ilvl w:val="2"/>
          <w:numId w:val="39"/>
        </w:numPr>
        <w:ind w:left="454" w:hanging="454"/>
      </w:pPr>
      <w:r w:rsidRPr="0022764C">
        <w:t>pre-agreed damages or penalties payable under contract;</w:t>
      </w:r>
    </w:p>
    <w:p w14:paraId="17826657" w14:textId="77777777" w:rsidR="00C07262" w:rsidRPr="0022764C" w:rsidRDefault="004A758F" w:rsidP="00662A63">
      <w:pPr>
        <w:pStyle w:val="BodyText"/>
        <w:numPr>
          <w:ilvl w:val="2"/>
          <w:numId w:val="39"/>
        </w:numPr>
        <w:ind w:left="454" w:hanging="454"/>
      </w:pPr>
      <w:r w:rsidRPr="0022764C">
        <w:t>pure economic or financial or in any way related loss not specifically provided for herein; or</w:t>
      </w:r>
    </w:p>
    <w:p w14:paraId="009CCB63" w14:textId="77777777" w:rsidR="00C07262" w:rsidRPr="0022764C" w:rsidRDefault="004A758F" w:rsidP="00662A63">
      <w:pPr>
        <w:pStyle w:val="BodyText"/>
        <w:numPr>
          <w:ilvl w:val="2"/>
          <w:numId w:val="39"/>
        </w:numPr>
        <w:ind w:left="454" w:hanging="454"/>
      </w:pPr>
      <w:r w:rsidRPr="0022764C">
        <w:t xml:space="preserve">liability for 1 or 2 above specifically assumed under contract for loss consequent upon </w:t>
      </w:r>
      <w:r w:rsidRPr="0022764C">
        <w:rPr>
          <w:b/>
        </w:rPr>
        <w:t>Damage</w:t>
      </w:r>
      <w:r w:rsidRPr="0022764C">
        <w:t>,</w:t>
      </w:r>
      <w:r w:rsidRPr="0022764C">
        <w:rPr>
          <w:b/>
        </w:rPr>
        <w:t xml:space="preserve"> </w:t>
      </w:r>
      <w:r w:rsidRPr="0022764C">
        <w:t>which would not have attached in the absence of such contract.</w:t>
      </w:r>
    </w:p>
    <w:p w14:paraId="1A3335C9" w14:textId="77777777" w:rsidR="00C07262" w:rsidRPr="0022764C" w:rsidRDefault="004A758F">
      <w:pPr>
        <w:pStyle w:val="Heading3"/>
      </w:pPr>
      <w:r w:rsidRPr="0022764C">
        <w:t>Costs and Expenses</w:t>
      </w:r>
    </w:p>
    <w:p w14:paraId="39A328ED" w14:textId="77777777" w:rsidR="00C07262" w:rsidRPr="0022764C" w:rsidRDefault="004A758F">
      <w:pPr>
        <w:pStyle w:val="BodyText"/>
      </w:pPr>
      <w:r w:rsidRPr="0022764C">
        <w:t xml:space="preserve">(Applicable only to the Employers’ Liability, Public Liability or Products Liability </w:t>
      </w:r>
      <w:r w:rsidRPr="0022764C">
        <w:rPr>
          <w:b/>
        </w:rPr>
        <w:t xml:space="preserve">Sections </w:t>
      </w:r>
      <w:r w:rsidRPr="0022764C">
        <w:t>of this</w:t>
      </w:r>
      <w:r w:rsidRPr="0022764C">
        <w:rPr>
          <w:b/>
        </w:rPr>
        <w:t xml:space="preserve"> Policy</w:t>
      </w:r>
      <w:r w:rsidRPr="0022764C">
        <w:t>)</w:t>
      </w:r>
    </w:p>
    <w:p w14:paraId="4365E753" w14:textId="77777777" w:rsidR="00C07262" w:rsidRPr="0022764C" w:rsidRDefault="004A758F">
      <w:pPr>
        <w:pStyle w:val="BodyText"/>
      </w:pPr>
      <w:r w:rsidRPr="0022764C">
        <w:t xml:space="preserve">All costs and expenses incurred with the written consent of the </w:t>
      </w:r>
      <w:r w:rsidRPr="0022764C">
        <w:rPr>
          <w:b/>
        </w:rPr>
        <w:t>Insurer</w:t>
      </w:r>
      <w:r w:rsidRPr="0022764C">
        <w:t xml:space="preserve"> in respect of a claim or likely claim against the </w:t>
      </w:r>
      <w:r w:rsidRPr="0022764C">
        <w:rPr>
          <w:b/>
        </w:rPr>
        <w:t>Insured</w:t>
      </w:r>
      <w:r w:rsidRPr="0022764C">
        <w:t xml:space="preserve"> or representative of the </w:t>
      </w:r>
      <w:r w:rsidRPr="0022764C">
        <w:rPr>
          <w:b/>
        </w:rPr>
        <w:t>Insured</w:t>
      </w:r>
      <w:r w:rsidRPr="0022764C">
        <w:t xml:space="preserve"> at proceedings in any court arising out of any alleged act or omission resulting in a claim which may be the subject of </w:t>
      </w:r>
      <w:r w:rsidRPr="0022764C">
        <w:rPr>
          <w:b/>
        </w:rPr>
        <w:t>Compensation</w:t>
      </w:r>
      <w:r w:rsidRPr="0022764C">
        <w:t xml:space="preserve"> or at any Coroner’s Inquest or Fatal Accident Inquiry or in any </w:t>
      </w:r>
      <w:r w:rsidRPr="0022764C">
        <w:lastRenderedPageBreak/>
        <w:t xml:space="preserve">court, arising out of any alleged breach of statutory duty, which shall form part of and are not in addition to any </w:t>
      </w:r>
      <w:r w:rsidRPr="0022764C">
        <w:rPr>
          <w:b/>
        </w:rPr>
        <w:t xml:space="preserve">Limit of Liability </w:t>
      </w:r>
      <w:r w:rsidRPr="0022764C">
        <w:t>(unless otherwise stated).</w:t>
      </w:r>
      <w:r w:rsidRPr="0022764C">
        <w:rPr>
          <w:b/>
        </w:rPr>
        <w:t>Costs and Expenses</w:t>
      </w:r>
      <w:r w:rsidRPr="0022764C">
        <w:t xml:space="preserve"> includes those costs and expenses of any director, partner or </w:t>
      </w:r>
      <w:r w:rsidRPr="0022764C">
        <w:rPr>
          <w:b/>
        </w:rPr>
        <w:t>Employee</w:t>
      </w:r>
      <w:r w:rsidRPr="0022764C">
        <w:t xml:space="preserve"> attending court as a witness at the request of the </w:t>
      </w:r>
      <w:r w:rsidRPr="0022764C">
        <w:rPr>
          <w:b/>
        </w:rPr>
        <w:t>Insurer</w:t>
      </w:r>
      <w:r w:rsidRPr="0022764C">
        <w:t xml:space="preserve"> in connection with a claim which the </w:t>
      </w:r>
      <w:r w:rsidRPr="0022764C">
        <w:rPr>
          <w:b/>
        </w:rPr>
        <w:t>Insured</w:t>
      </w:r>
      <w:r w:rsidRPr="0022764C">
        <w:t xml:space="preserve"> is entitled to </w:t>
      </w:r>
      <w:r w:rsidRPr="0022764C">
        <w:rPr>
          <w:b/>
        </w:rPr>
        <w:t xml:space="preserve">Compensation </w:t>
      </w:r>
      <w:r w:rsidRPr="0022764C">
        <w:t xml:space="preserve">up to the following rates per person per day on which attendance is required: </w:t>
      </w:r>
    </w:p>
    <w:p w14:paraId="3768276E" w14:textId="77777777" w:rsidR="00C07262" w:rsidRPr="0022764C" w:rsidRDefault="004A758F" w:rsidP="00662A63">
      <w:pPr>
        <w:pStyle w:val="BodyText"/>
        <w:numPr>
          <w:ilvl w:val="2"/>
          <w:numId w:val="38"/>
        </w:numPr>
        <w:ind w:left="454" w:hanging="454"/>
      </w:pPr>
      <w:r w:rsidRPr="0022764C">
        <w:t xml:space="preserve">GBP500 (five hundred pounds sterling) any director or partner; and </w:t>
      </w:r>
    </w:p>
    <w:p w14:paraId="31BD7D5B" w14:textId="77777777" w:rsidR="00C07262" w:rsidRPr="0022764C" w:rsidRDefault="004A758F" w:rsidP="00662A63">
      <w:pPr>
        <w:pStyle w:val="BodyText"/>
        <w:numPr>
          <w:ilvl w:val="2"/>
          <w:numId w:val="38"/>
        </w:numPr>
        <w:ind w:left="454" w:hanging="454"/>
        <w:rPr>
          <w:b/>
        </w:rPr>
      </w:pPr>
      <w:r w:rsidRPr="0022764C">
        <w:t xml:space="preserve">GBP200 (two hundred pounds sterling) any </w:t>
      </w:r>
      <w:r w:rsidRPr="0022764C">
        <w:rPr>
          <w:b/>
        </w:rPr>
        <w:t>Employee</w:t>
      </w:r>
    </w:p>
    <w:p w14:paraId="4D7ED018" w14:textId="77777777" w:rsidR="00C07262" w:rsidRPr="0022764C" w:rsidRDefault="004A758F">
      <w:pPr>
        <w:pStyle w:val="Heading3"/>
      </w:pPr>
      <w:r w:rsidRPr="0022764C">
        <w:t>Criminal Prosecution Defence Costs</w:t>
      </w:r>
    </w:p>
    <w:p w14:paraId="1501FFDD" w14:textId="77777777" w:rsidR="00C07262" w:rsidRPr="0022764C" w:rsidRDefault="004A758F" w:rsidP="00662A63">
      <w:pPr>
        <w:pStyle w:val="BodyText"/>
        <w:numPr>
          <w:ilvl w:val="2"/>
          <w:numId w:val="37"/>
        </w:numPr>
        <w:ind w:left="454" w:hanging="454"/>
      </w:pPr>
      <w:r w:rsidRPr="0022764C">
        <w:t>Health and Safety at Work Act 1974</w:t>
      </w:r>
      <w:r w:rsidRPr="0022764C">
        <w:rPr>
          <w:bCs/>
        </w:rPr>
        <w:t>;</w:t>
      </w:r>
    </w:p>
    <w:p w14:paraId="08C17E48" w14:textId="77777777" w:rsidR="00C07262" w:rsidRPr="0022764C" w:rsidRDefault="004A758F" w:rsidP="00662A63">
      <w:pPr>
        <w:pStyle w:val="BodyText"/>
        <w:numPr>
          <w:ilvl w:val="2"/>
          <w:numId w:val="37"/>
        </w:numPr>
        <w:ind w:left="454" w:hanging="454"/>
      </w:pPr>
      <w:r w:rsidRPr="0022764C">
        <w:t>Consumer Protection Act 1987</w:t>
      </w:r>
      <w:r w:rsidRPr="0022764C">
        <w:rPr>
          <w:bCs/>
        </w:rPr>
        <w:t>;</w:t>
      </w:r>
    </w:p>
    <w:p w14:paraId="02163E17" w14:textId="77777777" w:rsidR="00C07262" w:rsidRPr="0022764C" w:rsidRDefault="004A758F" w:rsidP="00662A63">
      <w:pPr>
        <w:pStyle w:val="BodyText"/>
        <w:numPr>
          <w:ilvl w:val="2"/>
          <w:numId w:val="37"/>
        </w:numPr>
        <w:ind w:left="454" w:hanging="454"/>
      </w:pPr>
      <w:r w:rsidRPr="0022764C">
        <w:t>Food Safety Act 1990</w:t>
      </w:r>
      <w:r w:rsidRPr="0022764C">
        <w:rPr>
          <w:bCs/>
        </w:rPr>
        <w:t>;</w:t>
      </w:r>
    </w:p>
    <w:p w14:paraId="2A58B918" w14:textId="77777777" w:rsidR="00C07262" w:rsidRPr="0022764C" w:rsidRDefault="004A758F" w:rsidP="00662A63">
      <w:pPr>
        <w:pStyle w:val="BodyText"/>
        <w:numPr>
          <w:ilvl w:val="2"/>
          <w:numId w:val="37"/>
        </w:numPr>
        <w:ind w:left="454" w:hanging="454"/>
      </w:pPr>
      <w:r w:rsidRPr="0022764C">
        <w:t>Disability Discrimination Act 1995</w:t>
      </w:r>
      <w:r w:rsidRPr="0022764C">
        <w:rPr>
          <w:bCs/>
        </w:rPr>
        <w:t>;</w:t>
      </w:r>
    </w:p>
    <w:p w14:paraId="28C1A52A" w14:textId="77777777" w:rsidR="00C07262" w:rsidRPr="0022764C" w:rsidRDefault="004A758F" w:rsidP="00662A63">
      <w:pPr>
        <w:pStyle w:val="BodyText"/>
        <w:numPr>
          <w:ilvl w:val="2"/>
          <w:numId w:val="37"/>
        </w:numPr>
        <w:ind w:left="454" w:hanging="454"/>
        <w:rPr>
          <w:b/>
          <w:bCs/>
        </w:rPr>
      </w:pPr>
      <w:r w:rsidRPr="0022764C">
        <w:t>Corporate Manslaughter and Corporate Homicide Act 2007</w:t>
      </w:r>
      <w:r w:rsidRPr="0022764C">
        <w:rPr>
          <w:bCs/>
        </w:rPr>
        <w:t>; and</w:t>
      </w:r>
    </w:p>
    <w:p w14:paraId="27EA05C4" w14:textId="77777777" w:rsidR="00C07262" w:rsidRPr="0022764C" w:rsidRDefault="004A758F" w:rsidP="00662A63">
      <w:pPr>
        <w:pStyle w:val="BodyText"/>
        <w:numPr>
          <w:ilvl w:val="2"/>
          <w:numId w:val="37"/>
        </w:numPr>
        <w:ind w:left="454" w:hanging="454"/>
        <w:rPr>
          <w:b/>
          <w:bCs/>
        </w:rPr>
      </w:pPr>
      <w:r w:rsidRPr="0022764C">
        <w:rPr>
          <w:bCs/>
        </w:rPr>
        <w:t xml:space="preserve">A criminal prosecution for manslaughter against an </w:t>
      </w:r>
      <w:r w:rsidRPr="0022764C">
        <w:rPr>
          <w:b/>
          <w:bCs/>
        </w:rPr>
        <w:t>Employee</w:t>
      </w:r>
      <w:r w:rsidRPr="0022764C">
        <w:rPr>
          <w:bCs/>
        </w:rPr>
        <w:t xml:space="preserve"> arising out of his employment as part of the </w:t>
      </w:r>
      <w:r w:rsidRPr="0022764C">
        <w:rPr>
          <w:b/>
          <w:bCs/>
        </w:rPr>
        <w:t>Business</w:t>
      </w:r>
      <w:r w:rsidRPr="0022764C">
        <w:rPr>
          <w:bCs/>
        </w:rPr>
        <w:t>.</w:t>
      </w:r>
    </w:p>
    <w:p w14:paraId="57EBEAF2" w14:textId="77777777" w:rsidR="00C07262" w:rsidRPr="0022764C" w:rsidRDefault="004A758F">
      <w:pPr>
        <w:pStyle w:val="Heading3"/>
      </w:pPr>
      <w:r w:rsidRPr="0022764C">
        <w:t>Damage</w:t>
      </w:r>
    </w:p>
    <w:p w14:paraId="10A12F57" w14:textId="09CBC25D" w:rsidR="00C07262" w:rsidRPr="0022764C" w:rsidRDefault="004A758F">
      <w:pPr>
        <w:pStyle w:val="BodyText"/>
      </w:pPr>
      <w:r w:rsidRPr="0022764C">
        <w:t>Accidental physical loss, destruction or damage.</w:t>
      </w:r>
    </w:p>
    <w:p w14:paraId="12A1E5E3" w14:textId="77777777" w:rsidR="00C07262" w:rsidRPr="0022764C" w:rsidRDefault="004A758F">
      <w:pPr>
        <w:pStyle w:val="Heading3"/>
      </w:pPr>
      <w:r w:rsidRPr="0022764C">
        <w:t>Defined Perils</w:t>
      </w:r>
    </w:p>
    <w:p w14:paraId="67FD01AA" w14:textId="77777777" w:rsidR="00C07262" w:rsidRPr="0022764C" w:rsidRDefault="004A758F">
      <w:pPr>
        <w:pStyle w:val="BodyText"/>
      </w:pPr>
      <w:r w:rsidRPr="0022764C">
        <w:t>Fire, lightning, explosion, aircraft or other aerial devices or articles dropped therefrom, riot, civil commotion, strikers, locked-out workers, persons taking part in labour disturbances, malicious persons, earthquake, storm, tempest, flood, escape of water from water tanks, apparatus or pipes, sprinkler leakage, or impact by any road vehicle or animal.</w:t>
      </w:r>
    </w:p>
    <w:p w14:paraId="7035CC8B" w14:textId="77777777" w:rsidR="00C07262" w:rsidRPr="0022764C" w:rsidRDefault="004A758F">
      <w:pPr>
        <w:pStyle w:val="Heading3"/>
      </w:pPr>
      <w:r w:rsidRPr="0022764C">
        <w:t xml:space="preserve">Documents – applicable to Section 12 </w:t>
      </w:r>
    </w:p>
    <w:p w14:paraId="5AF4DF04" w14:textId="77777777" w:rsidR="00C07262" w:rsidRPr="0022764C" w:rsidRDefault="004A758F">
      <w:pPr>
        <w:pStyle w:val="BodyText"/>
      </w:pPr>
      <w:r w:rsidRPr="0022764C">
        <w:t>means</w:t>
      </w:r>
      <w:r w:rsidRPr="0022764C">
        <w:rPr>
          <w:rFonts w:eastAsia="Times New Roman"/>
        </w:rPr>
        <w:t xml:space="preserve"> </w:t>
      </w:r>
      <w:r w:rsidRPr="0022764C">
        <w:t>digitised data, information recorded or stored in a format for use with a computer, microcode, deeds, wills, agreements, maps, plans, records, written or printed books, letters, certificates, written or printed documents or forms of any nature whatsoever (excluding any bearer bonds or coupons, bank or currency notes, share certificates, stamps or other negotiable paper).</w:t>
      </w:r>
    </w:p>
    <w:p w14:paraId="7F1C734B" w14:textId="77777777" w:rsidR="00C07262" w:rsidRPr="0022764C" w:rsidRDefault="004A758F">
      <w:pPr>
        <w:pStyle w:val="Heading3"/>
      </w:pPr>
      <w:r w:rsidRPr="0022764C">
        <w:t>Electronic Data</w:t>
      </w:r>
    </w:p>
    <w:p w14:paraId="017FF218" w14:textId="77777777" w:rsidR="00C07262" w:rsidRPr="0022764C" w:rsidRDefault="004A758F">
      <w:pPr>
        <w:pStyle w:val="BodyText"/>
      </w:pPr>
      <w:r w:rsidRPr="0022764C">
        <w:t>Facts, concepts and information converted to a form useable for communications, interpretation or processing by electronic and electro-mechanical data processing or electronically controlled equipment and includes programs, software or other coded instructions for the processing and manipulation of data or direction and manipulation of such equipment.</w:t>
      </w:r>
    </w:p>
    <w:p w14:paraId="24774149" w14:textId="77777777" w:rsidR="00C07262" w:rsidRPr="0022764C" w:rsidRDefault="004A758F">
      <w:pPr>
        <w:pStyle w:val="Heading3"/>
      </w:pPr>
      <w:r w:rsidRPr="0022764C">
        <w:t>Employee - applicable to Sections 1-11</w:t>
      </w:r>
    </w:p>
    <w:p w14:paraId="0E105AB3" w14:textId="77777777" w:rsidR="00C07262" w:rsidRPr="0022764C" w:rsidRDefault="004A758F">
      <w:pPr>
        <w:pStyle w:val="BodyText"/>
        <w:rPr>
          <w:b/>
        </w:rPr>
      </w:pPr>
      <w:r w:rsidRPr="0022764C">
        <w:t xml:space="preserve">Any of the following whilst working for and under the control and supervision of the </w:t>
      </w:r>
      <w:r w:rsidRPr="0022764C">
        <w:rPr>
          <w:b/>
        </w:rPr>
        <w:t>Insured</w:t>
      </w:r>
      <w:r w:rsidRPr="0022764C">
        <w:t xml:space="preserve"> in connection with its </w:t>
      </w:r>
      <w:r w:rsidRPr="0022764C">
        <w:rPr>
          <w:b/>
        </w:rPr>
        <w:t>Business</w:t>
      </w:r>
      <w:r w:rsidRPr="0022764C">
        <w:t>:</w:t>
      </w:r>
    </w:p>
    <w:p w14:paraId="24744774" w14:textId="77777777" w:rsidR="00C07262" w:rsidRPr="0022764C" w:rsidRDefault="004A758F" w:rsidP="00662A63">
      <w:pPr>
        <w:pStyle w:val="BodyText"/>
        <w:numPr>
          <w:ilvl w:val="0"/>
          <w:numId w:val="36"/>
        </w:numPr>
        <w:ind w:left="454" w:hanging="454"/>
      </w:pPr>
      <w:r w:rsidRPr="0022764C">
        <w:t>any person under a contract of service or apprenticeship with:</w:t>
      </w:r>
    </w:p>
    <w:p w14:paraId="1BE5F4BD" w14:textId="77777777" w:rsidR="00C07262" w:rsidRPr="0022764C" w:rsidRDefault="004A758F" w:rsidP="00662A63">
      <w:pPr>
        <w:pStyle w:val="BodyText"/>
        <w:numPr>
          <w:ilvl w:val="1"/>
          <w:numId w:val="36"/>
        </w:numPr>
        <w:ind w:left="908" w:hanging="454"/>
      </w:pPr>
      <w:r w:rsidRPr="0022764C">
        <w:t xml:space="preserve">the </w:t>
      </w:r>
      <w:r w:rsidRPr="0022764C">
        <w:rPr>
          <w:b/>
        </w:rPr>
        <w:t>Insured</w:t>
      </w:r>
      <w:r w:rsidRPr="0022764C">
        <w:t>;</w:t>
      </w:r>
    </w:p>
    <w:p w14:paraId="5FEAAC58" w14:textId="77777777" w:rsidR="00C07262" w:rsidRPr="0022764C" w:rsidRDefault="004A758F" w:rsidP="00662A63">
      <w:pPr>
        <w:pStyle w:val="BodyText"/>
        <w:numPr>
          <w:ilvl w:val="1"/>
          <w:numId w:val="36"/>
        </w:numPr>
        <w:ind w:left="908" w:hanging="454"/>
      </w:pPr>
      <w:r w:rsidRPr="0022764C">
        <w:t xml:space="preserve">any other party who is supplied or hired to the </w:t>
      </w:r>
      <w:r w:rsidRPr="0022764C">
        <w:rPr>
          <w:b/>
        </w:rPr>
        <w:t>Insured</w:t>
      </w:r>
      <w:r w:rsidRPr="0022764C">
        <w:t>;</w:t>
      </w:r>
    </w:p>
    <w:p w14:paraId="48E29E92" w14:textId="77777777" w:rsidR="00C07262" w:rsidRPr="0022764C" w:rsidRDefault="004A758F" w:rsidP="00662A63">
      <w:pPr>
        <w:pStyle w:val="BodyText"/>
        <w:numPr>
          <w:ilvl w:val="0"/>
          <w:numId w:val="36"/>
        </w:numPr>
        <w:ind w:left="454" w:hanging="454"/>
      </w:pPr>
      <w:r w:rsidRPr="0022764C">
        <w:t>any labour master or labour only sub-contractor or any person supplied by them under a contract for service;</w:t>
      </w:r>
    </w:p>
    <w:p w14:paraId="38EA2D18" w14:textId="77777777" w:rsidR="00C07262" w:rsidRPr="0022764C" w:rsidRDefault="004A758F" w:rsidP="00662A63">
      <w:pPr>
        <w:pStyle w:val="BodyText"/>
        <w:numPr>
          <w:ilvl w:val="0"/>
          <w:numId w:val="36"/>
        </w:numPr>
        <w:ind w:left="454" w:hanging="454"/>
      </w:pPr>
      <w:r w:rsidRPr="0022764C">
        <w:t xml:space="preserve">any self-employed person working for the </w:t>
      </w:r>
      <w:r w:rsidRPr="0022764C">
        <w:rPr>
          <w:b/>
        </w:rPr>
        <w:t xml:space="preserve">Insured </w:t>
      </w:r>
      <w:r w:rsidRPr="0022764C">
        <w:t>providing labour only, under a contract for service;</w:t>
      </w:r>
    </w:p>
    <w:p w14:paraId="0AD0B455" w14:textId="77777777" w:rsidR="00C07262" w:rsidRPr="0022764C" w:rsidRDefault="004A758F" w:rsidP="00662A63">
      <w:pPr>
        <w:pStyle w:val="BodyText"/>
        <w:numPr>
          <w:ilvl w:val="0"/>
          <w:numId w:val="36"/>
        </w:numPr>
        <w:ind w:left="454" w:hanging="454"/>
      </w:pPr>
      <w:r w:rsidRPr="0022764C">
        <w:t xml:space="preserve">any person supplied to the </w:t>
      </w:r>
      <w:r w:rsidRPr="0022764C">
        <w:rPr>
          <w:b/>
        </w:rPr>
        <w:t xml:space="preserve">Insured </w:t>
      </w:r>
      <w:r w:rsidRPr="0022764C">
        <w:t xml:space="preserve">under a contract or agreement stipulating that such person will be deemed to be in the employment of the </w:t>
      </w:r>
      <w:r w:rsidRPr="0022764C">
        <w:rPr>
          <w:b/>
        </w:rPr>
        <w:t xml:space="preserve">Insured </w:t>
      </w:r>
      <w:r w:rsidRPr="0022764C">
        <w:t>for the period of such contract or agreement;</w:t>
      </w:r>
    </w:p>
    <w:p w14:paraId="03A2E6B7" w14:textId="77777777" w:rsidR="00C07262" w:rsidRPr="0022764C" w:rsidRDefault="004A758F" w:rsidP="00662A63">
      <w:pPr>
        <w:pStyle w:val="BodyText"/>
        <w:numPr>
          <w:ilvl w:val="0"/>
          <w:numId w:val="36"/>
        </w:numPr>
        <w:ind w:left="454" w:hanging="454"/>
      </w:pPr>
      <w:r w:rsidRPr="0022764C">
        <w:t>any person participating in any government or otherwise authorised work experience, training, study, exchange or similar scheme;</w:t>
      </w:r>
    </w:p>
    <w:p w14:paraId="1B79B90C" w14:textId="77777777" w:rsidR="00C07262" w:rsidRPr="0022764C" w:rsidRDefault="004A758F" w:rsidP="00662A63">
      <w:pPr>
        <w:pStyle w:val="BodyText"/>
        <w:numPr>
          <w:ilvl w:val="0"/>
          <w:numId w:val="36"/>
        </w:numPr>
        <w:ind w:left="454" w:hanging="454"/>
      </w:pPr>
      <w:r w:rsidRPr="0022764C">
        <w:t xml:space="preserve">any unpaid person whilst temporarily working for the </w:t>
      </w:r>
      <w:r w:rsidRPr="0022764C">
        <w:rPr>
          <w:b/>
        </w:rPr>
        <w:t>Insured</w:t>
      </w:r>
      <w:r w:rsidRPr="0022764C">
        <w:t>; and</w:t>
      </w:r>
    </w:p>
    <w:p w14:paraId="27BCCE8A" w14:textId="77777777" w:rsidR="00C07262" w:rsidRPr="0022764C" w:rsidRDefault="004A758F" w:rsidP="00662A63">
      <w:pPr>
        <w:pStyle w:val="BodyText"/>
        <w:numPr>
          <w:ilvl w:val="0"/>
          <w:numId w:val="36"/>
        </w:numPr>
        <w:ind w:left="454" w:hanging="454"/>
      </w:pPr>
      <w:r w:rsidRPr="0022764C">
        <w:t xml:space="preserve">drivers and/or operators of plant hired to the </w:t>
      </w:r>
      <w:r w:rsidRPr="0022764C">
        <w:rPr>
          <w:b/>
        </w:rPr>
        <w:t>Insured</w:t>
      </w:r>
      <w:r w:rsidRPr="0022764C">
        <w:t>.</w:t>
      </w:r>
    </w:p>
    <w:p w14:paraId="114C3B0F" w14:textId="77777777" w:rsidR="00C07262" w:rsidRPr="0022764C" w:rsidRDefault="004A758F">
      <w:pPr>
        <w:pStyle w:val="Heading3"/>
      </w:pPr>
      <w:r w:rsidRPr="0022764C">
        <w:t>Excess – applicable to Sections 1 - 11</w:t>
      </w:r>
    </w:p>
    <w:p w14:paraId="34826765" w14:textId="30E1B8B7" w:rsidR="00C07262" w:rsidRPr="0022764C" w:rsidRDefault="004A758F">
      <w:pPr>
        <w:pStyle w:val="BodyText"/>
      </w:pPr>
      <w:r w:rsidRPr="0022764C">
        <w:t xml:space="preserve">The first amount or time period (stated in the </w:t>
      </w:r>
      <w:r w:rsidRPr="0022764C">
        <w:rPr>
          <w:b/>
        </w:rPr>
        <w:t>Schedule</w:t>
      </w:r>
      <w:r w:rsidRPr="0022764C">
        <w:t xml:space="preserve"> as the sum or time period applicable to each</w:t>
      </w:r>
      <w:r w:rsidRPr="0022764C">
        <w:rPr>
          <w:b/>
        </w:rPr>
        <w:t xml:space="preserve"> Section</w:t>
      </w:r>
      <w:r w:rsidRPr="0022764C">
        <w:t xml:space="preserve"> or </w:t>
      </w:r>
      <w:r w:rsidRPr="0022764C">
        <w:rPr>
          <w:b/>
        </w:rPr>
        <w:t>Extension</w:t>
      </w:r>
      <w:r w:rsidRPr="0022764C">
        <w:t xml:space="preserve">) for which the </w:t>
      </w:r>
      <w:r w:rsidRPr="0022764C">
        <w:rPr>
          <w:b/>
        </w:rPr>
        <w:t xml:space="preserve">Insured </w:t>
      </w:r>
      <w:r w:rsidRPr="0022764C">
        <w:t xml:space="preserve">is responsible, which must be exceeded for each and every claim before that claim is payable by the </w:t>
      </w:r>
      <w:r w:rsidRPr="0022764C">
        <w:rPr>
          <w:b/>
        </w:rPr>
        <w:t>Insurer</w:t>
      </w:r>
      <w:r w:rsidRPr="0022764C">
        <w:t xml:space="preserve">. The </w:t>
      </w:r>
      <w:r w:rsidRPr="0022764C">
        <w:rPr>
          <w:b/>
        </w:rPr>
        <w:t xml:space="preserve">Insurer </w:t>
      </w:r>
      <w:r w:rsidRPr="0022764C">
        <w:t xml:space="preserve">will only pay that part of the loss that exceeds the </w:t>
      </w:r>
      <w:r w:rsidRPr="0022764C">
        <w:rPr>
          <w:b/>
        </w:rPr>
        <w:t>Excess</w:t>
      </w:r>
      <w:r w:rsidRPr="0022764C">
        <w:t xml:space="preserve">, up to the appropriate </w:t>
      </w:r>
      <w:r w:rsidRPr="0022764C">
        <w:rPr>
          <w:b/>
        </w:rPr>
        <w:t xml:space="preserve">Limit of Liability </w:t>
      </w:r>
      <w:r w:rsidRPr="0022764C">
        <w:t>or</w:t>
      </w:r>
      <w:r w:rsidRPr="0022764C">
        <w:rPr>
          <w:b/>
        </w:rPr>
        <w:t xml:space="preserve"> Sum Insured </w:t>
      </w:r>
      <w:r w:rsidRPr="0022764C">
        <w:t>stated in the</w:t>
      </w:r>
      <w:r w:rsidRPr="0022764C">
        <w:rPr>
          <w:b/>
        </w:rPr>
        <w:t xml:space="preserve"> Schedule </w:t>
      </w:r>
      <w:r w:rsidRPr="0022764C">
        <w:t>to that</w:t>
      </w:r>
      <w:r w:rsidRPr="0022764C">
        <w:rPr>
          <w:b/>
        </w:rPr>
        <w:t xml:space="preserve"> Section</w:t>
      </w:r>
      <w:r w:rsidRPr="0022764C">
        <w:t>.</w:t>
      </w:r>
    </w:p>
    <w:p w14:paraId="09C56955" w14:textId="77777777" w:rsidR="00C07262" w:rsidRPr="0022764C" w:rsidRDefault="004A758F">
      <w:pPr>
        <w:pStyle w:val="Heading3"/>
      </w:pPr>
      <w:r w:rsidRPr="0022764C">
        <w:t xml:space="preserve">Excess – applicable to Section 12 </w:t>
      </w:r>
    </w:p>
    <w:p w14:paraId="75669AF9" w14:textId="77777777" w:rsidR="00C07262" w:rsidRPr="0022764C" w:rsidRDefault="004A758F">
      <w:pPr>
        <w:pStyle w:val="BodyText"/>
      </w:pPr>
      <w:r w:rsidRPr="0022764C">
        <w:t xml:space="preserve">The first amount paid in respect of each claim as stated in the </w:t>
      </w:r>
      <w:r w:rsidRPr="0022764C">
        <w:rPr>
          <w:b/>
        </w:rPr>
        <w:t>Schedule</w:t>
      </w:r>
      <w:r w:rsidRPr="0022764C">
        <w:t xml:space="preserve"> and is not payable in respect of </w:t>
      </w:r>
      <w:r w:rsidRPr="0022764C">
        <w:rPr>
          <w:b/>
        </w:rPr>
        <w:t>Defence Costs and Expenses</w:t>
      </w:r>
      <w:r w:rsidRPr="0022764C">
        <w:t xml:space="preserve">. The </w:t>
      </w:r>
      <w:r w:rsidRPr="0022764C">
        <w:rPr>
          <w:b/>
        </w:rPr>
        <w:t>Indemnity limit</w:t>
      </w:r>
      <w:r w:rsidRPr="0022764C">
        <w:t xml:space="preserve"> is additional to the </w:t>
      </w:r>
      <w:r w:rsidRPr="0022764C">
        <w:rPr>
          <w:b/>
          <w:bCs/>
        </w:rPr>
        <w:t>Excess</w:t>
      </w:r>
      <w:r w:rsidRPr="0022764C">
        <w:t>.</w:t>
      </w:r>
    </w:p>
    <w:p w14:paraId="7C542C07" w14:textId="77777777" w:rsidR="00C07262" w:rsidRPr="0022764C" w:rsidRDefault="004A758F">
      <w:pPr>
        <w:pStyle w:val="Heading3"/>
      </w:pPr>
      <w:r w:rsidRPr="0022764C">
        <w:t>Extension</w:t>
      </w:r>
    </w:p>
    <w:p w14:paraId="442A0633" w14:textId="5E7815DA" w:rsidR="00C07262" w:rsidRPr="0022764C" w:rsidRDefault="004A758F">
      <w:pPr>
        <w:pStyle w:val="BodyText"/>
        <w:rPr>
          <w:b/>
          <w:bCs/>
        </w:rPr>
      </w:pPr>
      <w:r w:rsidRPr="0022764C">
        <w:t xml:space="preserve">The additional cover to any </w:t>
      </w:r>
      <w:r w:rsidRPr="0022764C">
        <w:rPr>
          <w:b/>
        </w:rPr>
        <w:t xml:space="preserve">Section </w:t>
      </w:r>
      <w:r w:rsidRPr="0022764C">
        <w:t xml:space="preserve">(if specified in the </w:t>
      </w:r>
      <w:r w:rsidRPr="0022764C">
        <w:rPr>
          <w:b/>
        </w:rPr>
        <w:t xml:space="preserve">Schedule </w:t>
      </w:r>
      <w:r w:rsidRPr="0022764C">
        <w:t>as purchased and in force)</w:t>
      </w:r>
      <w:r w:rsidRPr="0022764C">
        <w:rPr>
          <w:bCs/>
        </w:rPr>
        <w:t xml:space="preserve"> which shall always be subject to the General Policy Conditions and all </w:t>
      </w:r>
      <w:r w:rsidRPr="0022764C">
        <w:rPr>
          <w:szCs w:val="24"/>
        </w:rPr>
        <w:t>terms Conditions, limitations and Exclusions</w:t>
      </w:r>
      <w:r w:rsidRPr="0022764C">
        <w:rPr>
          <w:b/>
          <w:szCs w:val="24"/>
        </w:rPr>
        <w:t xml:space="preserve"> </w:t>
      </w:r>
      <w:r w:rsidRPr="0022764C">
        <w:rPr>
          <w:bCs/>
        </w:rPr>
        <w:t xml:space="preserve">specified in that </w:t>
      </w:r>
      <w:r w:rsidRPr="0022764C">
        <w:rPr>
          <w:b/>
          <w:bCs/>
        </w:rPr>
        <w:t>Section</w:t>
      </w:r>
      <w:r w:rsidRPr="0022764C">
        <w:rPr>
          <w:bCs/>
        </w:rPr>
        <w:t xml:space="preserve">, and to any specified </w:t>
      </w:r>
      <w:r w:rsidRPr="0022764C">
        <w:rPr>
          <w:b/>
          <w:bCs/>
        </w:rPr>
        <w:t xml:space="preserve">Limit of Liability </w:t>
      </w:r>
      <w:r w:rsidRPr="0022764C">
        <w:t>or</w:t>
      </w:r>
      <w:r w:rsidRPr="0022764C">
        <w:rPr>
          <w:b/>
        </w:rPr>
        <w:t xml:space="preserve"> Sum Insured </w:t>
      </w:r>
      <w:r w:rsidRPr="0022764C">
        <w:t>stated in the</w:t>
      </w:r>
      <w:r w:rsidRPr="0022764C">
        <w:rPr>
          <w:b/>
        </w:rPr>
        <w:t xml:space="preserve"> Schedule </w:t>
      </w:r>
      <w:r w:rsidRPr="0022764C">
        <w:t>to that</w:t>
      </w:r>
      <w:r w:rsidRPr="0022764C">
        <w:rPr>
          <w:b/>
        </w:rPr>
        <w:t xml:space="preserve"> Section</w:t>
      </w:r>
      <w:r w:rsidRPr="0022764C">
        <w:t>.</w:t>
      </w:r>
    </w:p>
    <w:p w14:paraId="1B3C9D88" w14:textId="77777777" w:rsidR="00C07262" w:rsidRPr="0022764C" w:rsidRDefault="004A758F">
      <w:pPr>
        <w:pStyle w:val="Heading3"/>
      </w:pPr>
      <w:r w:rsidRPr="0022764C">
        <w:t>Hacking</w:t>
      </w:r>
    </w:p>
    <w:p w14:paraId="7F743D6C" w14:textId="77777777" w:rsidR="00C07262" w:rsidRPr="0022764C" w:rsidRDefault="004A758F">
      <w:pPr>
        <w:pStyle w:val="BodyText"/>
      </w:pPr>
      <w:r w:rsidRPr="0022764C">
        <w:t xml:space="preserve">Unauthorised access to any computer or other equipment or component or system or item which processes, stores, </w:t>
      </w:r>
      <w:r w:rsidRPr="0022764C">
        <w:lastRenderedPageBreak/>
        <w:t>transmits or receives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w:t>
      </w:r>
    </w:p>
    <w:p w14:paraId="29656254" w14:textId="77777777" w:rsidR="00C07262" w:rsidRPr="0022764C" w:rsidRDefault="004A758F">
      <w:pPr>
        <w:pStyle w:val="Heading3"/>
      </w:pPr>
      <w:r w:rsidRPr="0022764C">
        <w:t>Incident</w:t>
      </w:r>
    </w:p>
    <w:p w14:paraId="317A015D" w14:textId="77777777" w:rsidR="00C07262" w:rsidRPr="0022764C" w:rsidRDefault="004A758F" w:rsidP="00662A63">
      <w:pPr>
        <w:pStyle w:val="BodyText"/>
        <w:numPr>
          <w:ilvl w:val="3"/>
          <w:numId w:val="35"/>
        </w:numPr>
        <w:ind w:left="454" w:hanging="454"/>
      </w:pPr>
      <w:r w:rsidRPr="0022764C">
        <w:rPr>
          <w:b/>
          <w:bCs/>
        </w:rPr>
        <w:t>Damage</w:t>
      </w:r>
      <w:r w:rsidRPr="0022764C">
        <w:t xml:space="preserve"> to the property insured or property used by the </w:t>
      </w:r>
      <w:r w:rsidRPr="0022764C">
        <w:rPr>
          <w:b/>
          <w:bCs/>
        </w:rPr>
        <w:t>Insured</w:t>
      </w:r>
      <w:r w:rsidRPr="0022764C">
        <w:t xml:space="preserve"> at the </w:t>
      </w:r>
      <w:r w:rsidRPr="0022764C">
        <w:rPr>
          <w:b/>
          <w:bCs/>
        </w:rPr>
        <w:t>Premises</w:t>
      </w:r>
      <w:r w:rsidRPr="0022764C">
        <w:t xml:space="preserve"> for the purpose of the as insured under the Business “All Risks” </w:t>
      </w:r>
      <w:r w:rsidRPr="0022764C">
        <w:rPr>
          <w:b/>
        </w:rPr>
        <w:t>Section</w:t>
      </w:r>
      <w:r w:rsidRPr="0022764C">
        <w:t xml:space="preserve"> or Production Property “All Risks” </w:t>
      </w:r>
      <w:r w:rsidRPr="0022764C">
        <w:rPr>
          <w:b/>
        </w:rPr>
        <w:t>Section</w:t>
      </w:r>
      <w:r w:rsidRPr="0022764C">
        <w:t xml:space="preserve">; </w:t>
      </w:r>
    </w:p>
    <w:p w14:paraId="30932640" w14:textId="77777777" w:rsidR="00C07262" w:rsidRPr="0022764C" w:rsidRDefault="004A758F" w:rsidP="00662A63">
      <w:pPr>
        <w:pStyle w:val="BodyText"/>
        <w:numPr>
          <w:ilvl w:val="3"/>
          <w:numId w:val="35"/>
        </w:numPr>
        <w:ind w:left="454" w:hanging="454"/>
      </w:pPr>
      <w:r w:rsidRPr="0022764C">
        <w:rPr>
          <w:b/>
          <w:bCs/>
        </w:rPr>
        <w:t xml:space="preserve">Damage to Computer Equipment used by the Insured, at the Premises for the purpose of the Business, as insured under the Business “All Risks” Section in respect of Increase in Cost of Working or Additional Increase in Cost of Working;</w:t>
      </w:r>
      <w:r w:rsidRPr="0022764C">
        <w:t xml:space="preserve"/>
      </w:r>
      <w:r w:rsidRPr="0022764C">
        <w:rPr>
          <w:b/>
          <w:bCs/>
        </w:rPr>
        <w:t/>
      </w:r>
      <w:r w:rsidRPr="0022764C">
        <w:t xml:space="preserve"/>
      </w:r>
      <w:r w:rsidRPr="0022764C">
        <w:rPr>
          <w:b/>
          <w:bCs/>
        </w:rPr>
        <w:t/>
      </w:r>
      <w:r w:rsidRPr="0022764C">
        <w:t xml:space="preserve"/>
      </w:r>
      <w:r w:rsidRPr="0022764C">
        <w:rPr>
          <w:b/>
          <w:bCs/>
        </w:rPr>
        <w:t/>
      </w:r>
      <w:r w:rsidRPr="0022764C">
        <w:t xml:space="preserve"/>
      </w:r>
      <w:r w:rsidRPr="0022764C">
        <w:rPr>
          <w:b/>
          <w:bCs/>
        </w:rPr>
        <w:t/>
      </w:r>
      <w:r w:rsidRPr="0022764C">
        <w:t xml:space="preserve"/>
      </w:r>
      <w:r w:rsidRPr="0022764C">
        <w:rPr>
          <w:b/>
        </w:rPr>
        <w:t/>
      </w:r>
      <w:r w:rsidRPr="0022764C">
        <w:t xml:space="preserve"/>
      </w:r>
    </w:p>
    <w:p w14:paraId="182F3A72" w14:textId="77777777" w:rsidR="00C07262" w:rsidRPr="0022764C" w:rsidRDefault="004A758F" w:rsidP="00662A63">
      <w:pPr>
        <w:pStyle w:val="BodyText"/>
        <w:numPr>
          <w:ilvl w:val="3"/>
          <w:numId w:val="35"/>
        </w:numPr>
        <w:ind w:left="454" w:hanging="454"/>
      </w:pPr>
      <w:r w:rsidRPr="0022764C">
        <w:t xml:space="preserve">Explosion of any boiler or economiser on the </w:t>
      </w:r>
      <w:r w:rsidRPr="0022764C">
        <w:rPr>
          <w:b/>
          <w:bCs/>
        </w:rPr>
        <w:t>Premises</w:t>
      </w:r>
      <w:r w:rsidRPr="0022764C">
        <w:t>.</w:t>
      </w:r>
    </w:p>
    <w:p w14:paraId="66E1EF0B" w14:textId="77777777" w:rsidR="00C07262" w:rsidRPr="0022764C" w:rsidRDefault="004A758F">
      <w:pPr>
        <w:pStyle w:val="Heading3"/>
      </w:pPr>
      <w:r w:rsidRPr="0022764C">
        <w:t xml:space="preserve">Insured </w:t>
      </w:r>
    </w:p>
    <w:p w14:paraId="049C6BB7" w14:textId="77777777" w:rsidR="00C07262" w:rsidRPr="0022764C" w:rsidRDefault="004A758F">
      <w:pPr>
        <w:pStyle w:val="BodyText"/>
      </w:pPr>
      <w:r w:rsidRPr="0022764C">
        <w:t xml:space="preserve">The person or corporate body named in the </w:t>
      </w:r>
      <w:r w:rsidRPr="0022764C">
        <w:rPr>
          <w:b/>
        </w:rPr>
        <w:t>Schedule</w:t>
      </w:r>
      <w:r w:rsidRPr="0022764C">
        <w:t>, excluding any</w:t>
      </w:r>
      <w:r w:rsidRPr="0022764C">
        <w:rPr>
          <w:b/>
        </w:rPr>
        <w:t xml:space="preserve"> </w:t>
      </w:r>
      <w:r w:rsidRPr="0022764C">
        <w:t xml:space="preserve">North American Domiciled Companies or any </w:t>
      </w:r>
      <w:r w:rsidRPr="0022764C">
        <w:rPr>
          <w:b/>
        </w:rPr>
        <w:t>Subsidiary</w:t>
      </w:r>
      <w:r w:rsidRPr="0022764C">
        <w:t xml:space="preserve"> or associated company that is domiciled in the United States of America, its territories or possessions, or Canada including</w:t>
      </w:r>
    </w:p>
    <w:p w14:paraId="7FDD0279" w14:textId="77777777" w:rsidR="00C07262" w:rsidRPr="0022764C" w:rsidRDefault="004A758F" w:rsidP="00662A63">
      <w:pPr>
        <w:pStyle w:val="BodyText"/>
        <w:numPr>
          <w:ilvl w:val="0"/>
          <w:numId w:val="34"/>
        </w:numPr>
        <w:ind w:left="454" w:hanging="454"/>
        <w:rPr>
          <w:b/>
          <w:szCs w:val="24"/>
        </w:rPr>
      </w:pPr>
      <w:r w:rsidRPr="0022764C">
        <w:rPr>
          <w:szCs w:val="24"/>
        </w:rPr>
        <w:t xml:space="preserve">any of their </w:t>
      </w:r>
      <w:r w:rsidRPr="0022764C">
        <w:rPr>
          <w:b/>
          <w:szCs w:val="24"/>
        </w:rPr>
        <w:t>subsidiary</w:t>
      </w:r>
      <w:r w:rsidRPr="0022764C">
        <w:rPr>
          <w:szCs w:val="24"/>
        </w:rPr>
        <w:t xml:space="preserve"> companies that are in existence at the inception of this </w:t>
      </w:r>
      <w:r w:rsidRPr="0022764C">
        <w:rPr>
          <w:b/>
          <w:bCs/>
          <w:szCs w:val="24"/>
        </w:rPr>
        <w:t>Policy</w:t>
      </w:r>
      <w:r w:rsidRPr="0022764C">
        <w:rPr>
          <w:szCs w:val="24"/>
        </w:rPr>
        <w:t xml:space="preserve"> and have been declared to the </w:t>
      </w:r>
      <w:r w:rsidRPr="0022764C">
        <w:rPr>
          <w:b/>
          <w:szCs w:val="24"/>
        </w:rPr>
        <w:t>Insurers</w:t>
      </w:r>
      <w:r w:rsidRPr="0022764C">
        <w:rPr>
          <w:szCs w:val="24"/>
        </w:rPr>
        <w:t>;</w:t>
      </w:r>
    </w:p>
    <w:p w14:paraId="5CB4E899" w14:textId="77777777" w:rsidR="00C07262" w:rsidRPr="0022764C" w:rsidRDefault="004A758F" w:rsidP="00662A63">
      <w:pPr>
        <w:pStyle w:val="BodyText"/>
        <w:numPr>
          <w:ilvl w:val="0"/>
          <w:numId w:val="34"/>
        </w:numPr>
        <w:ind w:left="454" w:hanging="454"/>
        <w:rPr>
          <w:b/>
          <w:szCs w:val="24"/>
        </w:rPr>
      </w:pPr>
      <w:r w:rsidRPr="0022764C">
        <w:rPr>
          <w:szCs w:val="24"/>
        </w:rPr>
        <w:t xml:space="preserve">the current or previous partners, directors, principals, members or </w:t>
      </w:r>
      <w:r w:rsidRPr="0022764C">
        <w:rPr>
          <w:b/>
          <w:szCs w:val="24"/>
        </w:rPr>
        <w:t>Employees</w:t>
      </w:r>
      <w:r w:rsidRPr="0022764C">
        <w:rPr>
          <w:szCs w:val="24"/>
        </w:rPr>
        <w:t xml:space="preserve"> of any firm or company stated in the </w:t>
      </w:r>
      <w:r w:rsidRPr="0022764C">
        <w:rPr>
          <w:b/>
          <w:szCs w:val="24"/>
        </w:rPr>
        <w:t>Schedule</w:t>
      </w:r>
      <w:r w:rsidRPr="0022764C">
        <w:rPr>
          <w:szCs w:val="24"/>
        </w:rPr>
        <w:t>; and</w:t>
      </w:r>
    </w:p>
    <w:p w14:paraId="234C0D2D" w14:textId="77777777" w:rsidR="00C07262" w:rsidRPr="0022764C" w:rsidRDefault="004A758F" w:rsidP="00662A63">
      <w:pPr>
        <w:pStyle w:val="BodyText"/>
        <w:numPr>
          <w:ilvl w:val="0"/>
          <w:numId w:val="34"/>
        </w:numPr>
        <w:ind w:left="454" w:hanging="454"/>
        <w:rPr>
          <w:b/>
          <w:szCs w:val="24"/>
        </w:rPr>
      </w:pPr>
      <w:r w:rsidRPr="0022764C">
        <w:rPr>
          <w:szCs w:val="24"/>
        </w:rPr>
        <w:t xml:space="preserve">any other person who becomes a partner, director, principal, member or </w:t>
      </w:r>
      <w:r w:rsidRPr="0022764C">
        <w:rPr>
          <w:b/>
          <w:szCs w:val="24"/>
        </w:rPr>
        <w:t>Employee</w:t>
      </w:r>
      <w:r w:rsidRPr="0022764C">
        <w:rPr>
          <w:szCs w:val="24"/>
        </w:rPr>
        <w:t xml:space="preserve"> of any firm or company stated in the </w:t>
      </w:r>
      <w:r w:rsidRPr="0022764C">
        <w:rPr>
          <w:b/>
          <w:szCs w:val="24"/>
        </w:rPr>
        <w:t>Schedule</w:t>
      </w:r>
      <w:r w:rsidRPr="0022764C">
        <w:rPr>
          <w:szCs w:val="24"/>
        </w:rPr>
        <w:t>.</w:t>
      </w:r>
    </w:p>
    <w:p w14:paraId="37A237C9" w14:textId="77777777" w:rsidR="00C07262" w:rsidRPr="0022764C" w:rsidRDefault="004A758F">
      <w:pPr>
        <w:pStyle w:val="Heading3"/>
      </w:pPr>
      <w:r w:rsidRPr="0022764C">
        <w:t>Insurer</w:t>
      </w:r>
    </w:p>
    <w:p w14:paraId="6542FBF3" w14:textId="77777777" w:rsidR="00C07262" w:rsidRPr="0022764C" w:rsidRDefault="004A758F">
      <w:pPr>
        <w:pStyle w:val="BodyText"/>
      </w:pPr>
      <w:bookmarkStart w:id="17" w:name="_Hlk11404322"/>
      <w:r w:rsidRPr="0022764C">
        <w:t>HCC International Insurance Company PLC.</w:t>
      </w:r>
      <w:bookmarkEnd w:id="17"/>
    </w:p>
    <w:p w14:paraId="55C882A0" w14:textId="77777777" w:rsidR="00C07262" w:rsidRPr="0022764C" w:rsidRDefault="004A758F">
      <w:pPr>
        <w:pStyle w:val="Heading3"/>
      </w:pPr>
      <w:r w:rsidRPr="0022764C">
        <w:t>Intruder Alarm Installation</w:t>
      </w:r>
    </w:p>
    <w:p w14:paraId="08481CCE" w14:textId="08EAFF90" w:rsidR="00C07262" w:rsidRPr="0022764C" w:rsidRDefault="004A758F">
      <w:pPr>
        <w:pStyle w:val="BodyText"/>
      </w:pPr>
      <w:r w:rsidRPr="0022764C">
        <w:t xml:space="preserve">All the component parts detailed in the manufacturers’ or installers’ alarm specification for the alarm installation used by the </w:t>
      </w:r>
      <w:r w:rsidRPr="0022764C">
        <w:rPr>
          <w:b/>
        </w:rPr>
        <w:t>Insured</w:t>
      </w:r>
      <w:r w:rsidRPr="0022764C">
        <w:t>, including the devices used to transmit or receive signals.</w:t>
      </w:r>
    </w:p>
    <w:p w14:paraId="5185B4CC" w14:textId="77777777" w:rsidR="00C07262" w:rsidRPr="0022764C" w:rsidRDefault="004A758F">
      <w:pPr>
        <w:pStyle w:val="Heading3"/>
      </w:pPr>
      <w:r w:rsidRPr="0022764C">
        <w:t>Jurisdiction</w:t>
      </w:r>
    </w:p>
    <w:p w14:paraId="1175C529" w14:textId="77777777" w:rsidR="00C07262" w:rsidRPr="0022764C" w:rsidRDefault="004A758F">
      <w:pPr>
        <w:pStyle w:val="BodyText"/>
      </w:pPr>
      <w:r w:rsidRPr="0022764C">
        <w:t xml:space="preserve">means the jurisdiction stated in the </w:t>
      </w:r>
      <w:r w:rsidRPr="0022764C">
        <w:rPr>
          <w:b/>
        </w:rPr>
        <w:t>Schedule</w:t>
      </w:r>
      <w:r w:rsidRPr="0022764C">
        <w:t xml:space="preserve">. Where no jurisdiction is stated in the </w:t>
      </w:r>
      <w:r w:rsidRPr="0022764C">
        <w:rPr>
          <w:b/>
        </w:rPr>
        <w:t>Schedule</w:t>
      </w:r>
      <w:r w:rsidRPr="0022764C">
        <w:t xml:space="preserve"> then the </w:t>
      </w:r>
      <w:r w:rsidRPr="0022764C">
        <w:rPr>
          <w:b/>
        </w:rPr>
        <w:t>Jurisdiction</w:t>
      </w:r>
      <w:r w:rsidRPr="0022764C">
        <w:t xml:space="preserve"> shall be Worldwide but excluding the United States of America (including its territories and /or possessions) and Canada.</w:t>
      </w:r>
    </w:p>
    <w:p w14:paraId="6E198192" w14:textId="77777777" w:rsidR="00C07262" w:rsidRPr="0022764C" w:rsidRDefault="004A758F">
      <w:pPr>
        <w:pStyle w:val="Heading3"/>
      </w:pPr>
      <w:r w:rsidRPr="0022764C">
        <w:t>Keyholder</w:t>
      </w:r>
    </w:p>
    <w:p w14:paraId="638CA969" w14:textId="77777777" w:rsidR="00C07262" w:rsidRPr="0022764C" w:rsidRDefault="004A758F">
      <w:pPr>
        <w:pStyle w:val="BodyText"/>
      </w:pPr>
      <w:r w:rsidRPr="0022764C">
        <w:t xml:space="preserve">The </w:t>
      </w:r>
      <w:r w:rsidRPr="0022764C">
        <w:rPr>
          <w:b/>
        </w:rPr>
        <w:t xml:space="preserve">Insured </w:t>
      </w:r>
      <w:r w:rsidRPr="0022764C">
        <w:t xml:space="preserve">or any person or key-holding company authorised by the </w:t>
      </w:r>
      <w:r w:rsidRPr="0022764C">
        <w:rPr>
          <w:b/>
        </w:rPr>
        <w:t>Insured</w:t>
      </w:r>
      <w:r w:rsidRPr="0022764C">
        <w:t xml:space="preserve"> who:</w:t>
      </w:r>
    </w:p>
    <w:p w14:paraId="264C063A" w14:textId="77777777" w:rsidR="00C07262" w:rsidRPr="0022764C" w:rsidRDefault="004A758F" w:rsidP="00662A63">
      <w:pPr>
        <w:pStyle w:val="BodyText"/>
        <w:numPr>
          <w:ilvl w:val="0"/>
          <w:numId w:val="32"/>
        </w:numPr>
        <w:ind w:left="454" w:hanging="454"/>
      </w:pPr>
      <w:r w:rsidRPr="0022764C">
        <w:t>is available at all times to:</w:t>
      </w:r>
    </w:p>
    <w:p w14:paraId="4D9793D2" w14:textId="77777777" w:rsidR="00C07262" w:rsidRPr="0022764C" w:rsidRDefault="004A758F" w:rsidP="00662A63">
      <w:pPr>
        <w:pStyle w:val="BodyText"/>
        <w:numPr>
          <w:ilvl w:val="0"/>
          <w:numId w:val="33"/>
        </w:numPr>
        <w:ind w:left="908" w:hanging="454"/>
      </w:pPr>
      <w:r w:rsidRPr="0022764C">
        <w:t xml:space="preserve">accept notification of faults or alarm signals relating to the </w:t>
      </w:r>
      <w:r w:rsidRPr="0022764C">
        <w:rPr>
          <w:b/>
        </w:rPr>
        <w:t>Intruder Alarm Installation</w:t>
      </w:r>
      <w:r w:rsidRPr="0022764C">
        <w:t>; and</w:t>
      </w:r>
    </w:p>
    <w:p w14:paraId="4B0EB455" w14:textId="77777777" w:rsidR="00C07262" w:rsidRPr="0022764C" w:rsidRDefault="004A758F" w:rsidP="00662A63">
      <w:pPr>
        <w:pStyle w:val="BodyText"/>
        <w:numPr>
          <w:ilvl w:val="0"/>
          <w:numId w:val="33"/>
        </w:numPr>
        <w:ind w:left="908" w:hanging="454"/>
      </w:pPr>
      <w:r w:rsidRPr="0022764C">
        <w:t xml:space="preserve">attend and allow access to the </w:t>
      </w:r>
      <w:r w:rsidRPr="0022764C">
        <w:rPr>
          <w:b/>
        </w:rPr>
        <w:t>Premises</w:t>
      </w:r>
      <w:r w:rsidRPr="0022764C">
        <w:t>; and</w:t>
      </w:r>
    </w:p>
    <w:p w14:paraId="0E2900F1" w14:textId="77777777" w:rsidR="00C07262" w:rsidRPr="0022764C" w:rsidRDefault="004A758F" w:rsidP="00662A63">
      <w:pPr>
        <w:pStyle w:val="BodyText"/>
        <w:numPr>
          <w:ilvl w:val="0"/>
          <w:numId w:val="32"/>
        </w:numPr>
        <w:ind w:left="454" w:hanging="454"/>
      </w:pPr>
      <w:r w:rsidRPr="0022764C">
        <w:t xml:space="preserve">has been fully trained in the activation, operation or deactivation of the </w:t>
      </w:r>
      <w:r w:rsidRPr="0022764C">
        <w:rPr>
          <w:b/>
        </w:rPr>
        <w:t>Intruder Alarm Installation</w:t>
      </w:r>
      <w:r w:rsidRPr="0022764C">
        <w:t>.</w:t>
      </w:r>
    </w:p>
    <w:p w14:paraId="5615CBC8" w14:textId="77777777" w:rsidR="00C07262" w:rsidRPr="0022764C" w:rsidRDefault="004A758F">
      <w:pPr>
        <w:pStyle w:val="Heading3"/>
      </w:pPr>
      <w:r w:rsidRPr="0022764C">
        <w:t>Limit of Liability – applicable to Sections 1-11</w:t>
      </w:r>
    </w:p>
    <w:p w14:paraId="1D379445" w14:textId="671C7C49" w:rsidR="00C07262" w:rsidRPr="0022764C" w:rsidRDefault="004A758F">
      <w:pPr>
        <w:pStyle w:val="BodyText"/>
        <w:rPr>
          <w:bCs/>
        </w:rPr>
      </w:pPr>
      <w:r w:rsidRPr="0022764C">
        <w:t xml:space="preserve">The amount stated in the </w:t>
      </w:r>
      <w:r w:rsidRPr="0022764C">
        <w:rPr>
          <w:b/>
        </w:rPr>
        <w:t>Schedule</w:t>
      </w:r>
      <w:r w:rsidRPr="0022764C">
        <w:t xml:space="preserve"> as the limit of the </w:t>
      </w:r>
      <w:r w:rsidRPr="0022764C">
        <w:rPr>
          <w:b/>
        </w:rPr>
        <w:t>Insurer’s</w:t>
      </w:r>
      <w:r w:rsidRPr="0022764C">
        <w:t xml:space="preserve"> liability applicable to each claim or series of related claims, including as appropriate the lesser of the </w:t>
      </w:r>
      <w:r w:rsidRPr="0022764C">
        <w:rPr>
          <w:b/>
        </w:rPr>
        <w:t>Sum Insured</w:t>
      </w:r>
      <w:r w:rsidRPr="0022764C">
        <w:t xml:space="preserve"> (or Percentage of the </w:t>
      </w:r>
      <w:r w:rsidRPr="0022764C">
        <w:rPr>
          <w:b/>
        </w:rPr>
        <w:t>Sum Insured</w:t>
      </w:r>
      <w:r w:rsidRPr="0022764C">
        <w:t xml:space="preserve">), Inner Limit, </w:t>
      </w:r>
      <w:r w:rsidRPr="0022764C">
        <w:rPr>
          <w:b/>
        </w:rPr>
        <w:t>Limit of Liability</w:t>
      </w:r>
      <w:r w:rsidRPr="0022764C">
        <w:t xml:space="preserve">, Limit, Amount, Total Sum Insured, and in the aggregate, or the Benefit Level, and including any </w:t>
      </w:r>
      <w:r w:rsidRPr="0022764C">
        <w:rPr>
          <w:b/>
        </w:rPr>
        <w:t>Costs and Expenses</w:t>
      </w:r>
      <w:r w:rsidRPr="0022764C">
        <w:t xml:space="preserve">. The amount recoverable for any Item or </w:t>
      </w:r>
      <w:r w:rsidRPr="0022764C">
        <w:rPr>
          <w:b/>
        </w:rPr>
        <w:t>Extension</w:t>
      </w:r>
      <w:r w:rsidRPr="0022764C">
        <w:t xml:space="preserve"> within a </w:t>
      </w:r>
      <w:r w:rsidRPr="0022764C">
        <w:rPr>
          <w:b/>
        </w:rPr>
        <w:t>Section</w:t>
      </w:r>
      <w:r w:rsidRPr="0022764C">
        <w:t xml:space="preserve"> shall not exceed the amount stated in the </w:t>
      </w:r>
      <w:r w:rsidRPr="0022764C">
        <w:rPr>
          <w:b/>
        </w:rPr>
        <w:t xml:space="preserve">Schedule </w:t>
      </w:r>
      <w:r w:rsidRPr="0022764C">
        <w:t xml:space="preserve">for that Item or </w:t>
      </w:r>
      <w:r w:rsidRPr="0022764C">
        <w:rPr>
          <w:b/>
        </w:rPr>
        <w:t>Extension,</w:t>
      </w:r>
      <w:r w:rsidRPr="0022764C">
        <w:rPr>
          <w:bCs/>
        </w:rPr>
        <w:t xml:space="preserve"> and the </w:t>
      </w:r>
      <w:r w:rsidRPr="0022764C">
        <w:rPr>
          <w:b/>
          <w:bCs/>
        </w:rPr>
        <w:t>Extensions</w:t>
      </w:r>
      <w:r w:rsidRPr="0022764C">
        <w:rPr>
          <w:bCs/>
        </w:rPr>
        <w:t xml:space="preserve"> shall not increase the </w:t>
      </w:r>
      <w:r w:rsidRPr="0022764C">
        <w:rPr>
          <w:b/>
          <w:bCs/>
        </w:rPr>
        <w:t>Insurer’s</w:t>
      </w:r>
      <w:r w:rsidRPr="0022764C">
        <w:rPr>
          <w:bCs/>
        </w:rPr>
        <w:t xml:space="preserve"> liability for the </w:t>
      </w:r>
      <w:r w:rsidRPr="0022764C">
        <w:rPr>
          <w:b/>
          <w:bCs/>
        </w:rPr>
        <w:t>Section</w:t>
      </w:r>
      <w:r w:rsidRPr="0022764C">
        <w:rPr>
          <w:bCs/>
        </w:rPr>
        <w:t xml:space="preserve"> as stated within the </w:t>
      </w:r>
      <w:r w:rsidRPr="0022764C">
        <w:rPr>
          <w:b/>
          <w:bCs/>
        </w:rPr>
        <w:t xml:space="preserve">Schedule </w:t>
      </w:r>
      <w:r w:rsidRPr="0022764C">
        <w:rPr>
          <w:bCs/>
        </w:rPr>
        <w:t>to that</w:t>
      </w:r>
      <w:r w:rsidRPr="0022764C">
        <w:rPr>
          <w:b/>
          <w:bCs/>
        </w:rPr>
        <w:t xml:space="preserve"> Section</w:t>
      </w:r>
      <w:r w:rsidRPr="0022764C">
        <w:t>.</w:t>
      </w:r>
      <w:r w:rsidRPr="0022764C">
        <w:rPr>
          <w:b/>
        </w:rPr>
        <w:t xml:space="preserve"> </w:t>
      </w:r>
    </w:p>
    <w:p w14:paraId="783FE205" w14:textId="77777777" w:rsidR="00C07262" w:rsidRPr="0022764C" w:rsidRDefault="004A758F">
      <w:pPr>
        <w:pStyle w:val="Heading3"/>
      </w:pPr>
      <w:r w:rsidRPr="0022764C">
        <w:t>Media Business Services – applicable to Section 12</w:t>
      </w:r>
    </w:p>
    <w:p w14:paraId="45CEDA8B" w14:textId="77777777" w:rsidR="00C07262" w:rsidRPr="0022764C" w:rsidRDefault="004A758F">
      <w:pPr>
        <w:pStyle w:val="BodyText"/>
      </w:pPr>
      <w:r w:rsidRPr="0022764C">
        <w:t xml:space="preserve">those services as stated in the </w:t>
      </w:r>
      <w:r w:rsidRPr="0022764C">
        <w:rPr>
          <w:b/>
        </w:rPr>
        <w:t>Schedule</w:t>
      </w:r>
      <w:r w:rsidRPr="0022764C">
        <w:t xml:space="preserve"> under the heading “</w:t>
      </w:r>
      <w:r w:rsidRPr="0022764C">
        <w:rPr>
          <w:b/>
        </w:rPr>
        <w:t>Media Business Services</w:t>
      </w:r>
      <w:r w:rsidRPr="0022764C">
        <w:t>” or “business description”</w:t>
      </w:r>
    </w:p>
    <w:p w14:paraId="2BA2E2BC" w14:textId="77777777" w:rsidR="00C07262" w:rsidRPr="0022764C" w:rsidRDefault="004A758F">
      <w:pPr>
        <w:pStyle w:val="Heading3"/>
      </w:pPr>
      <w:r w:rsidRPr="0022764C">
        <w:t>Money</w:t>
      </w:r>
    </w:p>
    <w:p w14:paraId="22E110C7" w14:textId="527B5512" w:rsidR="00C07262" w:rsidRPr="0022764C" w:rsidRDefault="004A758F">
      <w:pPr>
        <w:pStyle w:val="BodyText"/>
      </w:pPr>
      <w:r w:rsidRPr="0022764C">
        <w:t xml:space="preserve">Physical cash, bank and currency notes, cheques and </w:t>
      </w:r>
      <w:del w:id="18" w:author="stuart wolstenholme" w:date="2026-05-29T12:43:00Z" w16du:dateUtc="2026-05-29T11:43:00Z">
        <w:r w:rsidRPr="0022764C" w:rsidDel="00754C0F">
          <w:delText>girocheques</w:delText>
        </w:r>
      </w:del>
      <w:ins w:id="19" w:author="stuart wolstenholme" w:date="2026-05-29T12:43:00Z" w16du:dateUtc="2026-05-29T11:43:00Z">
        <w:r w:rsidR="00754C0F" w:rsidRPr="0022764C">
          <w:t>giro cheques</w:t>
        </w:r>
      </w:ins>
      <w:r w:rsidRPr="0022764C">
        <w:t xml:space="preserve"> (other than blank or partly completed cheques and </w:t>
      </w:r>
      <w:del w:id="20" w:author="stuart wolstenholme" w:date="2026-05-29T12:43:00Z" w16du:dateUtc="2026-05-29T11:43:00Z">
        <w:r w:rsidRPr="0022764C" w:rsidDel="00754C0F">
          <w:delText>girocheques</w:delText>
        </w:r>
      </w:del>
      <w:ins w:id="21" w:author="stuart wolstenholme" w:date="2026-05-29T12:43:00Z" w16du:dateUtc="2026-05-29T11:43:00Z">
        <w:r w:rsidR="00754C0F" w:rsidRPr="0022764C">
          <w:t>giro cheques</w:t>
        </w:r>
      </w:ins>
      <w:r w:rsidRPr="0022764C">
        <w:t xml:space="preserve">), travellers cheques, bankers drafts and giro drafts, postal orders, money orders, national savings certificates and premium bonds, current postage and revenue stamps, unexpired units in franking machines, trading stamps, national insurance stamps (whether affixed to cards or otherwise), national savings and holiday with pay stamps, gift tokens and bills of exchange, consumer credit vouchers, luncheon vouchers and VAT purchase invoices, travel tickets, travel warrants, </w:t>
      </w:r>
      <w:r w:rsidRPr="0022764C">
        <w:rPr>
          <w:rStyle w:val="BodyTextChar"/>
        </w:rPr>
        <w:t>phone</w:t>
      </w:r>
      <w:r w:rsidRPr="0022764C">
        <w:t xml:space="preserve"> cards, credit charge cards, oyster cards and top-up cards for employee restaurants, all belonging to the </w:t>
      </w:r>
      <w:r w:rsidRPr="0022764C">
        <w:rPr>
          <w:b/>
        </w:rPr>
        <w:t>Insured</w:t>
      </w:r>
      <w:r w:rsidRPr="0022764C">
        <w:t xml:space="preserve"> or for which the </w:t>
      </w:r>
      <w:r w:rsidRPr="0022764C">
        <w:rPr>
          <w:b/>
        </w:rPr>
        <w:t>Insured</w:t>
      </w:r>
      <w:r w:rsidRPr="0022764C">
        <w:t xml:space="preserve"> has accepted responsibility.</w:t>
      </w:r>
    </w:p>
    <w:p w14:paraId="2F4D6AE6" w14:textId="77777777" w:rsidR="00C07262" w:rsidRPr="0022764C" w:rsidRDefault="004A758F">
      <w:pPr>
        <w:pStyle w:val="Heading3"/>
      </w:pPr>
      <w:r w:rsidRPr="0022764C">
        <w:t>Period of Insurance</w:t>
      </w:r>
    </w:p>
    <w:p w14:paraId="480AD3C5" w14:textId="77777777" w:rsidR="00C07262" w:rsidRPr="0022764C" w:rsidRDefault="004A758F">
      <w:pPr>
        <w:pStyle w:val="BodyText"/>
      </w:pPr>
      <w:r w:rsidRPr="0022764C">
        <w:t xml:space="preserve">The period of cover </w:t>
      </w:r>
      <w:r w:rsidRPr="0022764C">
        <w:rPr>
          <w:rStyle w:val="BodyTextChar"/>
        </w:rPr>
        <w:t>as</w:t>
      </w:r>
      <w:r w:rsidRPr="0022764C">
        <w:t xml:space="preserve"> stated in the </w:t>
      </w:r>
      <w:r w:rsidRPr="0022764C">
        <w:rPr>
          <w:b/>
        </w:rPr>
        <w:t>Schedule</w:t>
      </w:r>
      <w:r w:rsidRPr="0022764C">
        <w:t>.</w:t>
      </w:r>
    </w:p>
    <w:p w14:paraId="626AFAB7" w14:textId="77777777" w:rsidR="00C07262" w:rsidRPr="0022764C" w:rsidRDefault="004A758F">
      <w:pPr>
        <w:pStyle w:val="Heading3"/>
      </w:pPr>
      <w:r w:rsidRPr="0022764C">
        <w:t>Phishing</w:t>
      </w:r>
    </w:p>
    <w:p w14:paraId="3D2129A1" w14:textId="77777777" w:rsidR="00C07262" w:rsidRPr="0022764C" w:rsidRDefault="004A758F">
      <w:pPr>
        <w:pStyle w:val="BodyText"/>
      </w:pPr>
      <w:r w:rsidRPr="0022764C">
        <w:t xml:space="preserve">Any access or attempted access to data of any sort whatever, including without limitation tangible or intangible data, and any programs or software, bandwidth, cryptographic keys, databases, documents, domain names or network addresses or anything similar, files, interfaces, </w:t>
      </w:r>
      <w:r w:rsidRPr="0022764C">
        <w:lastRenderedPageBreak/>
        <w:t>metadata, platforms, processing capability, storage media, transaction gateways, user credentials, websites, or any information whatever, by means of misrepresentation or deception.</w:t>
      </w:r>
    </w:p>
    <w:p w14:paraId="3C46D596" w14:textId="77777777" w:rsidR="00C07262" w:rsidRPr="0022764C" w:rsidRDefault="004A758F">
      <w:pPr>
        <w:pStyle w:val="Heading3"/>
      </w:pPr>
      <w:r w:rsidRPr="0022764C">
        <w:t>Policy</w:t>
      </w:r>
    </w:p>
    <w:p w14:paraId="047CBC01" w14:textId="4AD8FCF2" w:rsidR="00C07262" w:rsidRPr="0022764C" w:rsidRDefault="004A758F">
      <w:pPr>
        <w:pStyle w:val="BodyText"/>
      </w:pPr>
      <w:r w:rsidRPr="0022764C">
        <w:rPr>
          <w:bCs/>
        </w:rPr>
        <w:t>This</w:t>
      </w:r>
      <w:r w:rsidRPr="0022764C">
        <w:rPr>
          <w:b/>
          <w:bCs/>
        </w:rPr>
        <w:t xml:space="preserve"> Policy</w:t>
      </w:r>
      <w:r w:rsidRPr="0022764C">
        <w:t xml:space="preserve"> wording, the </w:t>
      </w:r>
      <w:r w:rsidRPr="0022764C">
        <w:rPr>
          <w:b/>
        </w:rPr>
        <w:t>Quotation</w:t>
      </w:r>
      <w:r w:rsidRPr="0022764C">
        <w:t xml:space="preserve">, the </w:t>
      </w:r>
      <w:r w:rsidRPr="0022764C">
        <w:rPr>
          <w:b/>
        </w:rPr>
        <w:t>Schedule</w:t>
      </w:r>
      <w:r w:rsidRPr="0022764C">
        <w:t xml:space="preserve">, the </w:t>
      </w:r>
      <w:r w:rsidRPr="0022764C">
        <w:rPr>
          <w:b/>
        </w:rPr>
        <w:t xml:space="preserve">Schedule </w:t>
      </w:r>
      <w:r w:rsidRPr="0022764C">
        <w:t>and any subsequent</w:t>
      </w:r>
      <w:r w:rsidRPr="0022764C">
        <w:rPr>
          <w:b/>
        </w:rPr>
        <w:t xml:space="preserve"> </w:t>
      </w:r>
      <w:r w:rsidRPr="0022764C">
        <w:t>variation or endorsement agreed by the</w:t>
      </w:r>
      <w:r w:rsidRPr="0022764C">
        <w:rPr>
          <w:b/>
        </w:rPr>
        <w:t xml:space="preserve"> Insurer</w:t>
      </w:r>
      <w:r w:rsidRPr="0022764C">
        <w:t>.</w:t>
      </w:r>
    </w:p>
    <w:p w14:paraId="4045240B" w14:textId="77777777" w:rsidR="00C07262" w:rsidRPr="0022764C" w:rsidRDefault="004A758F">
      <w:pPr>
        <w:pStyle w:val="Heading3"/>
      </w:pPr>
      <w:r w:rsidRPr="0022764C">
        <w:t>Pollution</w:t>
      </w:r>
    </w:p>
    <w:p w14:paraId="37847DE2" w14:textId="77777777" w:rsidR="00C07262" w:rsidRPr="0022764C" w:rsidRDefault="004A758F">
      <w:pPr>
        <w:pStyle w:val="BodyText"/>
      </w:pPr>
      <w:r w:rsidRPr="0022764C">
        <w:t>Discharge, dispersal, seepage, migration, release or escape of smoke, vapours, soot, fumes, acids, alkalis, toxic chemicals, liquids or gases, waste materials or other irritants, contaminants or pollutants into or upon the atmosphere, air, land (including buildings or other structures thereon) or any water course, surface water, ground water or body of water.</w:t>
      </w:r>
    </w:p>
    <w:p w14:paraId="70DE104E" w14:textId="77777777" w:rsidR="00C07262" w:rsidRPr="0022764C" w:rsidRDefault="004A758F">
      <w:pPr>
        <w:pStyle w:val="Heading3"/>
      </w:pPr>
      <w:r w:rsidRPr="0022764C">
        <w:t>Premises</w:t>
      </w:r>
    </w:p>
    <w:p w14:paraId="12246BF0" w14:textId="77777777" w:rsidR="00C07262" w:rsidRPr="0022764C" w:rsidRDefault="004A758F">
      <w:pPr>
        <w:pStyle w:val="BodyText"/>
        <w:rPr>
          <w:b/>
        </w:rPr>
      </w:pPr>
      <w:r w:rsidRPr="0022764C">
        <w:t xml:space="preserve">The premises as stated in the </w:t>
      </w:r>
      <w:r w:rsidRPr="0022764C">
        <w:rPr>
          <w:b/>
        </w:rPr>
        <w:t>Schedule</w:t>
      </w:r>
      <w:r w:rsidRPr="0022764C">
        <w:t>.</w:t>
      </w:r>
    </w:p>
    <w:p w14:paraId="1A4D835F" w14:textId="77777777" w:rsidR="00C07262" w:rsidRPr="0022764C" w:rsidRDefault="004A758F">
      <w:pPr>
        <w:pStyle w:val="Heading3"/>
      </w:pPr>
      <w:r w:rsidRPr="0022764C">
        <w:t>Product</w:t>
      </w:r>
    </w:p>
    <w:p w14:paraId="2AB59B4B" w14:textId="77777777" w:rsidR="00C07262" w:rsidRPr="0022764C" w:rsidRDefault="004A758F">
      <w:pPr>
        <w:pStyle w:val="BodyText"/>
      </w:pPr>
      <w:r w:rsidRPr="0022764C">
        <w:t xml:space="preserve">Any commodity, article, goods or item manufactured, sold, supplied, hired out, repaired, serviced, altered, upgraded, installed, erected, processed, tested, treated, stored or transported by the </w:t>
      </w:r>
      <w:r w:rsidRPr="0022764C">
        <w:rPr>
          <w:b/>
        </w:rPr>
        <w:t>Insured</w:t>
      </w:r>
      <w:r w:rsidRPr="0022764C">
        <w:t xml:space="preserve"> and no longer in the custody or under the control of the </w:t>
      </w:r>
      <w:r w:rsidRPr="0022764C">
        <w:rPr>
          <w:b/>
        </w:rPr>
        <w:t>Insured</w:t>
      </w:r>
      <w:r w:rsidRPr="0022764C">
        <w:t xml:space="preserve"> or any </w:t>
      </w:r>
      <w:r w:rsidRPr="0022764C">
        <w:rPr>
          <w:b/>
          <w:bCs/>
        </w:rPr>
        <w:t>Employee</w:t>
      </w:r>
      <w:r w:rsidRPr="0022764C">
        <w:t xml:space="preserve"> but excluding food and/or drink supplied for consumption whilst on the </w:t>
      </w:r>
      <w:r w:rsidRPr="0022764C">
        <w:rPr>
          <w:b/>
        </w:rPr>
        <w:t>Premises</w:t>
      </w:r>
      <w:r w:rsidRPr="0022764C">
        <w:t>.</w:t>
      </w:r>
    </w:p>
    <w:p w14:paraId="1413668A" w14:textId="77777777" w:rsidR="00C07262" w:rsidRPr="0022764C" w:rsidRDefault="004A758F">
      <w:pPr>
        <w:pStyle w:val="Heading3"/>
      </w:pPr>
      <w:r w:rsidRPr="0022764C">
        <w:t>Quotation</w:t>
      </w:r>
    </w:p>
    <w:p w14:paraId="47516AE3" w14:textId="77777777" w:rsidR="00C07262" w:rsidRPr="0022764C" w:rsidRDefault="004A758F">
      <w:pPr>
        <w:pStyle w:val="BodyText"/>
      </w:pPr>
      <w:r w:rsidRPr="0022764C">
        <w:t>The quotation form provided by the</w:t>
      </w:r>
      <w:r w:rsidRPr="0022764C">
        <w:rPr>
          <w:b/>
        </w:rPr>
        <w:t xml:space="preserve"> Insurer </w:t>
      </w:r>
      <w:r w:rsidRPr="0022764C">
        <w:t xml:space="preserve">which forms part of this </w:t>
      </w:r>
      <w:r w:rsidRPr="0022764C">
        <w:rPr>
          <w:b/>
        </w:rPr>
        <w:t>Policy</w:t>
      </w:r>
      <w:r w:rsidRPr="0022764C">
        <w:t>.</w:t>
      </w:r>
    </w:p>
    <w:p w14:paraId="197E6D7E" w14:textId="77777777" w:rsidR="00C07262" w:rsidRPr="0022764C" w:rsidRDefault="004A758F">
      <w:pPr>
        <w:pStyle w:val="Heading3"/>
      </w:pPr>
      <w:r w:rsidRPr="0022764C">
        <w:t>Responsible Person</w:t>
      </w:r>
    </w:p>
    <w:p w14:paraId="223B4B40" w14:textId="77777777" w:rsidR="00C07262" w:rsidRPr="0022764C" w:rsidRDefault="004A758F">
      <w:pPr>
        <w:pStyle w:val="BodyText"/>
      </w:pPr>
      <w:r w:rsidRPr="0022764C">
        <w:t xml:space="preserve">The person authorised and appointed by the </w:t>
      </w:r>
      <w:r w:rsidRPr="0022764C">
        <w:rPr>
          <w:b/>
        </w:rPr>
        <w:t>Insured</w:t>
      </w:r>
      <w:r w:rsidRPr="0022764C">
        <w:t xml:space="preserve"> to be responsible for the security of the </w:t>
      </w:r>
      <w:r w:rsidRPr="0022764C">
        <w:rPr>
          <w:b/>
        </w:rPr>
        <w:t>Premises</w:t>
      </w:r>
      <w:r w:rsidRPr="0022764C">
        <w:t>.</w:t>
      </w:r>
    </w:p>
    <w:p w14:paraId="57C28CDF" w14:textId="14E97526" w:rsidR="00C07262" w:rsidRPr="0022764C" w:rsidRDefault="004A758F">
      <w:pPr>
        <w:pStyle w:val="Heading3"/>
      </w:pPr>
      <w:r w:rsidRPr="0022764C">
        <w:t>Schedule</w:t>
      </w:r>
    </w:p>
    <w:p w14:paraId="5DA330CF" w14:textId="556BEAAA" w:rsidR="00C07262" w:rsidRPr="0022764C" w:rsidRDefault="004A758F">
      <w:pPr>
        <w:pStyle w:val="BodyText"/>
      </w:pPr>
      <w:r w:rsidRPr="0022764C">
        <w:t xml:space="preserve">The </w:t>
      </w:r>
      <w:r w:rsidRPr="0022764C">
        <w:rPr>
          <w:b/>
        </w:rPr>
        <w:t>Schedule</w:t>
      </w:r>
      <w:r w:rsidRPr="0022764C">
        <w:t xml:space="preserve"> (or any replacement) specifying the coverage and limits insured.</w:t>
      </w:r>
    </w:p>
    <w:p w14:paraId="58946152" w14:textId="77777777" w:rsidR="00C07262" w:rsidRPr="0022764C" w:rsidRDefault="004A758F">
      <w:pPr>
        <w:pStyle w:val="Heading3"/>
      </w:pPr>
      <w:r w:rsidRPr="0022764C">
        <w:t>Section</w:t>
      </w:r>
    </w:p>
    <w:p w14:paraId="4F6664C0" w14:textId="543AA3D2" w:rsidR="00C07262" w:rsidRPr="0022764C" w:rsidRDefault="004A758F">
      <w:pPr>
        <w:pStyle w:val="BodyText"/>
        <w:rPr>
          <w:bCs/>
        </w:rPr>
      </w:pPr>
      <w:r w:rsidRPr="0022764C">
        <w:t xml:space="preserve">Each part of this </w:t>
      </w:r>
      <w:r w:rsidRPr="0022764C">
        <w:rPr>
          <w:b/>
          <w:bCs/>
        </w:rPr>
        <w:t>Policy</w:t>
      </w:r>
      <w:r w:rsidRPr="0022764C">
        <w:t xml:space="preserve"> that details the insurance cover provided (which shall be operative only if specified in the </w:t>
      </w:r>
      <w:r w:rsidRPr="0022764C">
        <w:rPr>
          <w:b/>
        </w:rPr>
        <w:t>Schedule</w:t>
      </w:r>
      <w:r w:rsidRPr="0022764C">
        <w:t xml:space="preserve"> as purchased and in force).</w:t>
      </w:r>
      <w:r w:rsidRPr="0022764C">
        <w:rPr>
          <w:bCs/>
        </w:rPr>
        <w:t xml:space="preserve">  Each </w:t>
      </w:r>
      <w:r w:rsidRPr="0022764C">
        <w:rPr>
          <w:b/>
          <w:bCs/>
        </w:rPr>
        <w:t>Section</w:t>
      </w:r>
      <w:r w:rsidRPr="0022764C">
        <w:rPr>
          <w:bCs/>
        </w:rPr>
        <w:t xml:space="preserve"> of cover shall always be subject to the General Policy Conditions and all Conditions, limitations, Exclusions and terms specified in that </w:t>
      </w:r>
      <w:r w:rsidRPr="0022764C">
        <w:rPr>
          <w:b/>
          <w:bCs/>
        </w:rPr>
        <w:t>Section</w:t>
      </w:r>
      <w:r w:rsidRPr="0022764C">
        <w:rPr>
          <w:bCs/>
        </w:rPr>
        <w:t xml:space="preserve">, and to any specified sub-limit or </w:t>
      </w:r>
      <w:r w:rsidRPr="0022764C">
        <w:rPr>
          <w:b/>
          <w:bCs/>
        </w:rPr>
        <w:t xml:space="preserve">Limit of Liability </w:t>
      </w:r>
      <w:r w:rsidRPr="0022764C">
        <w:rPr>
          <w:bCs/>
        </w:rPr>
        <w:t>or</w:t>
      </w:r>
      <w:r w:rsidRPr="0022764C">
        <w:rPr>
          <w:b/>
          <w:bCs/>
        </w:rPr>
        <w:t xml:space="preserve"> Sum Insured</w:t>
      </w:r>
      <w:r w:rsidRPr="0022764C">
        <w:rPr>
          <w:bCs/>
        </w:rPr>
        <w:t xml:space="preserve">.  The </w:t>
      </w:r>
      <w:r w:rsidRPr="0022764C">
        <w:rPr>
          <w:b/>
          <w:bCs/>
        </w:rPr>
        <w:t>Insurer’s</w:t>
      </w:r>
      <w:r w:rsidRPr="0022764C">
        <w:rPr>
          <w:bCs/>
        </w:rPr>
        <w:t xml:space="preserve"> liability for any </w:t>
      </w:r>
      <w:r w:rsidRPr="0022764C">
        <w:rPr>
          <w:b/>
          <w:bCs/>
        </w:rPr>
        <w:t xml:space="preserve">Section </w:t>
      </w:r>
      <w:r w:rsidRPr="0022764C">
        <w:rPr>
          <w:bCs/>
        </w:rPr>
        <w:t xml:space="preserve">shall never exceed that stated in the </w:t>
      </w:r>
      <w:r w:rsidRPr="0022764C">
        <w:rPr>
          <w:b/>
          <w:bCs/>
        </w:rPr>
        <w:t>Schedule</w:t>
      </w:r>
      <w:r w:rsidRPr="0022764C">
        <w:rPr>
          <w:bCs/>
        </w:rPr>
        <w:t xml:space="preserve"> to that </w:t>
      </w:r>
      <w:r w:rsidRPr="0022764C">
        <w:rPr>
          <w:b/>
          <w:bCs/>
        </w:rPr>
        <w:t>Section</w:t>
      </w:r>
      <w:r w:rsidRPr="0022764C">
        <w:rPr>
          <w:bCs/>
        </w:rPr>
        <w:t>.</w:t>
      </w:r>
    </w:p>
    <w:p w14:paraId="2633EB0D" w14:textId="77777777" w:rsidR="00C07262" w:rsidRPr="0022764C" w:rsidRDefault="004A758F">
      <w:pPr>
        <w:pStyle w:val="Heading3"/>
      </w:pPr>
      <w:r w:rsidRPr="0022764C">
        <w:t>Subsidiary</w:t>
      </w:r>
    </w:p>
    <w:p w14:paraId="30CD0846" w14:textId="77777777" w:rsidR="00C07262" w:rsidRPr="0022764C" w:rsidRDefault="004A758F">
      <w:pPr>
        <w:pStyle w:val="BodyText"/>
      </w:pPr>
      <w:r w:rsidRPr="0022764C">
        <w:t>Any company as defined in section 1159 of the Companies Act 2006.</w:t>
      </w:r>
    </w:p>
    <w:p w14:paraId="44C321E6" w14:textId="77777777" w:rsidR="00C07262" w:rsidRPr="0022764C" w:rsidRDefault="004A758F">
      <w:pPr>
        <w:pStyle w:val="Heading3"/>
      </w:pPr>
      <w:r w:rsidRPr="0022764C">
        <w:t>Sum Insured</w:t>
      </w:r>
    </w:p>
    <w:p w14:paraId="0CF83E70" w14:textId="68ABA24D" w:rsidR="00C07262" w:rsidRPr="0022764C" w:rsidRDefault="004A758F">
      <w:pPr>
        <w:pStyle w:val="BodyText"/>
      </w:pPr>
      <w:r w:rsidRPr="0022764C">
        <w:t>The sum specified as the sum insured in the</w:t>
      </w:r>
      <w:r w:rsidRPr="0022764C">
        <w:rPr>
          <w:b/>
        </w:rPr>
        <w:t xml:space="preserve"> Schedule</w:t>
      </w:r>
      <w:r w:rsidRPr="0022764C">
        <w:t>.</w:t>
      </w:r>
    </w:p>
    <w:p w14:paraId="2A8005E9" w14:textId="77777777" w:rsidR="00C07262" w:rsidRPr="0022764C" w:rsidRDefault="004A758F">
      <w:pPr>
        <w:pStyle w:val="Heading3"/>
      </w:pPr>
      <w:r w:rsidRPr="0022764C">
        <w:t>Terrorism</w:t>
      </w:r>
    </w:p>
    <w:p w14:paraId="0C6F9078" w14:textId="77777777" w:rsidR="00C07262" w:rsidRPr="0022764C" w:rsidRDefault="004A758F">
      <w:pPr>
        <w:pStyle w:val="BodyText"/>
      </w:pPr>
      <w:r w:rsidRPr="0022764C">
        <w:t>An act, or threat of an act, by any person or group of persons, whether acting alone or on behalf or in connection with any organisation or government that:</w:t>
      </w:r>
    </w:p>
    <w:p w14:paraId="2F05F063" w14:textId="77777777" w:rsidR="00C07262" w:rsidRPr="0022764C" w:rsidRDefault="004A758F" w:rsidP="00662A63">
      <w:pPr>
        <w:pStyle w:val="BodyText"/>
        <w:numPr>
          <w:ilvl w:val="1"/>
          <w:numId w:val="30"/>
        </w:numPr>
        <w:ind w:left="454" w:hanging="454"/>
      </w:pPr>
      <w:r w:rsidRPr="0022764C">
        <w:t>is committed for political, religious, ideological or similar purposes; and</w:t>
      </w:r>
    </w:p>
    <w:p w14:paraId="11E3C090" w14:textId="77777777" w:rsidR="00C07262" w:rsidRPr="0022764C" w:rsidRDefault="004A758F" w:rsidP="00662A63">
      <w:pPr>
        <w:pStyle w:val="BodyText"/>
        <w:numPr>
          <w:ilvl w:val="1"/>
          <w:numId w:val="30"/>
        </w:numPr>
        <w:ind w:left="454" w:hanging="454"/>
      </w:pPr>
      <w:r w:rsidRPr="0022764C">
        <w:t>is intended to influence any government or to put the public or any section of the public in fear; and</w:t>
      </w:r>
    </w:p>
    <w:p w14:paraId="695F096F" w14:textId="77777777" w:rsidR="00C07262" w:rsidRPr="0022764C" w:rsidRDefault="00C07262" w:rsidP="00662A63">
      <w:pPr>
        <w:pStyle w:val="BodyText"/>
        <w:numPr>
          <w:ilvl w:val="1"/>
          <w:numId w:val="30"/>
        </w:numPr>
        <w:ind w:left="454" w:hanging="454"/>
      </w:pPr>
    </w:p>
    <w:p w14:paraId="7DF9DF35" w14:textId="77777777" w:rsidR="00C07262" w:rsidRPr="0022764C" w:rsidRDefault="004A758F" w:rsidP="00662A63">
      <w:pPr>
        <w:pStyle w:val="BodyText"/>
        <w:numPr>
          <w:ilvl w:val="3"/>
          <w:numId w:val="31"/>
        </w:numPr>
        <w:ind w:left="908" w:hanging="454"/>
      </w:pPr>
      <w:r w:rsidRPr="0022764C">
        <w:t>involves violence against one or more persons, or</w:t>
      </w:r>
    </w:p>
    <w:p w14:paraId="75F4E611" w14:textId="77777777" w:rsidR="00C07262" w:rsidRPr="0022764C" w:rsidRDefault="004A758F" w:rsidP="00662A63">
      <w:pPr>
        <w:pStyle w:val="BodyText"/>
        <w:numPr>
          <w:ilvl w:val="3"/>
          <w:numId w:val="31"/>
        </w:numPr>
        <w:ind w:left="908" w:hanging="454"/>
      </w:pPr>
      <w:r w:rsidRPr="0022764C">
        <w:t xml:space="preserve">involved </w:t>
      </w:r>
      <w:r w:rsidRPr="0022764C">
        <w:rPr>
          <w:b/>
          <w:bCs/>
        </w:rPr>
        <w:t>Damage</w:t>
      </w:r>
      <w:r w:rsidRPr="0022764C">
        <w:t xml:space="preserve"> to property; or</w:t>
      </w:r>
    </w:p>
    <w:p w14:paraId="4F2B1715" w14:textId="77777777" w:rsidR="00C07262" w:rsidRPr="0022764C" w:rsidRDefault="004A758F" w:rsidP="00662A63">
      <w:pPr>
        <w:pStyle w:val="BodyText"/>
        <w:numPr>
          <w:ilvl w:val="3"/>
          <w:numId w:val="31"/>
        </w:numPr>
        <w:ind w:left="908" w:hanging="454"/>
      </w:pPr>
      <w:r w:rsidRPr="0022764C">
        <w:t>endangers life other than that of the person committing the action; or</w:t>
      </w:r>
    </w:p>
    <w:p w14:paraId="432152AD" w14:textId="77777777" w:rsidR="00C07262" w:rsidRPr="0022764C" w:rsidRDefault="004A758F" w:rsidP="00662A63">
      <w:pPr>
        <w:pStyle w:val="BodyText"/>
        <w:numPr>
          <w:ilvl w:val="3"/>
          <w:numId w:val="31"/>
        </w:numPr>
        <w:ind w:left="908" w:hanging="454"/>
      </w:pPr>
      <w:r w:rsidRPr="0022764C">
        <w:t>creates a risk to health or safety of the public or a section of the public; or</w:t>
      </w:r>
    </w:p>
    <w:p w14:paraId="706D8CB6" w14:textId="77777777" w:rsidR="00C07262" w:rsidRPr="0022764C" w:rsidRDefault="004A758F" w:rsidP="00662A63">
      <w:pPr>
        <w:pStyle w:val="BodyText"/>
        <w:numPr>
          <w:ilvl w:val="3"/>
          <w:numId w:val="31"/>
        </w:numPr>
        <w:ind w:left="908" w:hanging="454"/>
      </w:pPr>
      <w:r w:rsidRPr="0022764C">
        <w:t>is designed to interfere with or to disrupt an electronic system.</w:t>
      </w:r>
    </w:p>
    <w:p w14:paraId="35BC2877" w14:textId="77777777" w:rsidR="00C07262" w:rsidRPr="0022764C" w:rsidRDefault="004A758F">
      <w:pPr>
        <w:pStyle w:val="Heading3"/>
      </w:pPr>
      <w:r w:rsidRPr="0022764C">
        <w:t>Unattended Vehicle or Trailer</w:t>
      </w:r>
    </w:p>
    <w:p w14:paraId="0E692AEF" w14:textId="77777777" w:rsidR="00C07262" w:rsidRPr="0022764C" w:rsidRDefault="004A758F">
      <w:pPr>
        <w:pStyle w:val="BodyText"/>
      </w:pPr>
      <w:r w:rsidRPr="0022764C">
        <w:t>Any vehicle or trailer that is not under observation, such that attempts to interfere with it may not be observed with reasonable prospects of preventing any unauthorised interference.</w:t>
      </w:r>
    </w:p>
    <w:p w14:paraId="73A0D429" w14:textId="77777777" w:rsidR="00C07262" w:rsidRPr="0022764C" w:rsidRDefault="004A758F">
      <w:pPr>
        <w:pStyle w:val="Heading3"/>
      </w:pPr>
      <w:r w:rsidRPr="0022764C">
        <w:t>United Kingdom</w:t>
      </w:r>
    </w:p>
    <w:p w14:paraId="7BF811B7" w14:textId="571D5B8F" w:rsidR="00C07262" w:rsidRPr="0022764C" w:rsidRDefault="004A758F">
      <w:pPr>
        <w:pStyle w:val="BodyText"/>
      </w:pPr>
      <w:r w:rsidRPr="0022764C">
        <w:t>England, Scotland, Wales, Northern Ireland, the Channel Islands, Gibraltar and the Isle of Man.</w:t>
      </w:r>
    </w:p>
    <w:p w14:paraId="76CC9E2D" w14:textId="77777777" w:rsidR="00C07262" w:rsidRPr="0022764C" w:rsidRDefault="004A758F">
      <w:pPr>
        <w:pStyle w:val="Heading3"/>
      </w:pPr>
      <w:r w:rsidRPr="0022764C">
        <w:t>Unoccupied</w:t>
      </w:r>
    </w:p>
    <w:p w14:paraId="22DD1890" w14:textId="77777777" w:rsidR="00C07262" w:rsidRPr="0022764C" w:rsidRDefault="004A758F">
      <w:pPr>
        <w:pStyle w:val="BodyText"/>
        <w:rPr>
          <w:i/>
        </w:rPr>
      </w:pPr>
      <w:r w:rsidRPr="0022764C">
        <w:rPr>
          <w:i/>
        </w:rPr>
        <w:t>(</w:t>
      </w:r>
      <w:r w:rsidRPr="0022764C">
        <w:t xml:space="preserve">when referring to </w:t>
      </w:r>
      <w:r w:rsidRPr="0022764C">
        <w:rPr>
          <w:b/>
          <w:bCs/>
        </w:rPr>
        <w:t>Buildings</w:t>
      </w:r>
      <w:r w:rsidRPr="0022764C">
        <w:t xml:space="preserve"> or part of any </w:t>
      </w:r>
      <w:r w:rsidRPr="0022764C">
        <w:rPr>
          <w:b/>
          <w:bCs/>
        </w:rPr>
        <w:t>Buildings</w:t>
      </w:r>
      <w:r w:rsidRPr="0022764C">
        <w:rPr>
          <w:bCs/>
        </w:rPr>
        <w:t>)</w:t>
      </w:r>
    </w:p>
    <w:p w14:paraId="17041BAA" w14:textId="77777777" w:rsidR="00C07262" w:rsidRPr="0022764C" w:rsidRDefault="004A758F">
      <w:pPr>
        <w:pStyle w:val="BodyText"/>
      </w:pPr>
      <w:r w:rsidRPr="0022764C">
        <w:t xml:space="preserve">Empty or not in use by the </w:t>
      </w:r>
      <w:r w:rsidRPr="0022764C">
        <w:rPr>
          <w:b/>
        </w:rPr>
        <w:t xml:space="preserve">Insured </w:t>
      </w:r>
      <w:r w:rsidRPr="0022764C">
        <w:t xml:space="preserve">or any tenant of the </w:t>
      </w:r>
      <w:r w:rsidRPr="0022764C">
        <w:rPr>
          <w:b/>
        </w:rPr>
        <w:t>Insured</w:t>
      </w:r>
      <w:r w:rsidRPr="0022764C">
        <w:t xml:space="preserve"> or in which the </w:t>
      </w:r>
      <w:r w:rsidRPr="0022764C">
        <w:rPr>
          <w:b/>
        </w:rPr>
        <w:t>Insured</w:t>
      </w:r>
      <w:r w:rsidRPr="0022764C">
        <w:t xml:space="preserve"> does not nor intends to have authorised persons present during </w:t>
      </w:r>
      <w:r w:rsidRPr="0022764C">
        <w:rPr>
          <w:b/>
        </w:rPr>
        <w:t>Business</w:t>
      </w:r>
      <w:r w:rsidRPr="0022764C">
        <w:t xml:space="preserve"> </w:t>
      </w:r>
      <w:r w:rsidRPr="0022764C">
        <w:rPr>
          <w:b/>
        </w:rPr>
        <w:t>Hours</w:t>
      </w:r>
      <w:r w:rsidRPr="0022764C">
        <w:t>.</w:t>
      </w:r>
    </w:p>
    <w:p w14:paraId="13A609F3" w14:textId="77777777" w:rsidR="00C07262" w:rsidRPr="0022764C" w:rsidRDefault="004A758F">
      <w:pPr>
        <w:pStyle w:val="BodyText"/>
      </w:pPr>
      <w:r w:rsidRPr="0022764C">
        <w:t xml:space="preserve">Further, throughout this </w:t>
      </w:r>
      <w:r w:rsidRPr="0022764C">
        <w:rPr>
          <w:b/>
        </w:rPr>
        <w:t>Policy</w:t>
      </w:r>
      <w:r w:rsidRPr="0022764C">
        <w:t xml:space="preserve">: </w:t>
      </w:r>
    </w:p>
    <w:p w14:paraId="63D863CD" w14:textId="1B7E5D36" w:rsidR="00C07262" w:rsidRPr="0022764C" w:rsidRDefault="004A758F">
      <w:pPr>
        <w:pStyle w:val="BodyText"/>
        <w:rPr>
          <w:bCs/>
        </w:rPr>
      </w:pPr>
      <w:r w:rsidRPr="0022764C">
        <w:rPr>
          <w:bCs/>
        </w:rPr>
        <w:t xml:space="preserve">Words with capitalised first letters are defined in, applicable to and </w:t>
      </w:r>
      <w:r w:rsidRPr="0022764C">
        <w:rPr>
          <w:iCs/>
        </w:rPr>
        <w:t>bear the same meaning throughout</w:t>
      </w:r>
      <w:r w:rsidRPr="0022764C">
        <w:rPr>
          <w:bCs/>
        </w:rPr>
        <w:t xml:space="preserve"> this </w:t>
      </w:r>
      <w:r w:rsidRPr="0022764C">
        <w:rPr>
          <w:b/>
          <w:bCs/>
        </w:rPr>
        <w:t xml:space="preserve">Policy </w:t>
      </w:r>
      <w:r w:rsidRPr="0022764C">
        <w:rPr>
          <w:bCs/>
        </w:rPr>
        <w:t>or the</w:t>
      </w:r>
      <w:r w:rsidRPr="0022764C">
        <w:rPr>
          <w:b/>
          <w:bCs/>
        </w:rPr>
        <w:t xml:space="preserve"> Section </w:t>
      </w:r>
      <w:r w:rsidRPr="0022764C">
        <w:rPr>
          <w:bCs/>
        </w:rPr>
        <w:t>in which they appear, or the</w:t>
      </w:r>
      <w:r w:rsidRPr="0022764C">
        <w:rPr>
          <w:b/>
          <w:bCs/>
        </w:rPr>
        <w:t xml:space="preserve"> Schedule </w:t>
      </w:r>
      <w:r w:rsidRPr="0022764C">
        <w:rPr>
          <w:bCs/>
        </w:rPr>
        <w:t xml:space="preserve">or </w:t>
      </w:r>
      <w:r w:rsidRPr="0022764C">
        <w:rPr>
          <w:b/>
          <w:bCs/>
        </w:rPr>
        <w:t>Schedule</w:t>
      </w:r>
      <w:r w:rsidRPr="0022764C">
        <w:rPr>
          <w:bCs/>
        </w:rPr>
        <w:t>, or as the context requires;</w:t>
      </w:r>
    </w:p>
    <w:p w14:paraId="7F7995F9" w14:textId="77777777" w:rsidR="00C07262" w:rsidRPr="0022764C" w:rsidRDefault="004A758F">
      <w:pPr>
        <w:pStyle w:val="BodyText"/>
      </w:pPr>
      <w:r w:rsidRPr="0022764C">
        <w:t>The singular includes the plural and vice versa, and the masculine includes the feminine and gender neutral;</w:t>
      </w:r>
    </w:p>
    <w:p w14:paraId="767B5DE0" w14:textId="77777777" w:rsidR="00C07262" w:rsidRPr="0022764C" w:rsidRDefault="004A758F">
      <w:pPr>
        <w:pStyle w:val="BodyText"/>
      </w:pPr>
      <w:r w:rsidRPr="0022764C">
        <w:lastRenderedPageBreak/>
        <w:t xml:space="preserve">“Including” and “includes” mean without limitation; </w:t>
      </w:r>
    </w:p>
    <w:p w14:paraId="75CD5448" w14:textId="59CA900C" w:rsidR="00C07262" w:rsidRPr="0022764C" w:rsidRDefault="004A758F">
      <w:pPr>
        <w:pStyle w:val="BodyText"/>
      </w:pPr>
      <w:r w:rsidRPr="0022764C">
        <w:t xml:space="preserve">Any obligation or payment owed by the </w:t>
      </w:r>
      <w:r w:rsidRPr="0022764C">
        <w:rPr>
          <w:b/>
        </w:rPr>
        <w:t xml:space="preserve">Insurer </w:t>
      </w:r>
      <w:r w:rsidRPr="0022764C">
        <w:t xml:space="preserve">shall in every case be subject to the </w:t>
      </w:r>
      <w:r w:rsidRPr="0022764C">
        <w:rPr>
          <w:b/>
        </w:rPr>
        <w:t>Limits of Liability</w:t>
      </w:r>
      <w:r w:rsidRPr="0022764C">
        <w:t xml:space="preserve"> or</w:t>
      </w:r>
      <w:r w:rsidRPr="0022764C">
        <w:rPr>
          <w:b/>
        </w:rPr>
        <w:t xml:space="preserve"> Sums Insured</w:t>
      </w:r>
      <w:r w:rsidRPr="0022764C">
        <w:t xml:space="preserve"> specified in the </w:t>
      </w:r>
      <w:r w:rsidRPr="0022764C">
        <w:rPr>
          <w:b/>
        </w:rPr>
        <w:t>Schedule</w:t>
      </w:r>
      <w:r w:rsidRPr="0022764C">
        <w:t>;</w:t>
      </w:r>
    </w:p>
    <w:p w14:paraId="61273C60" w14:textId="77777777" w:rsidR="00C07262" w:rsidRPr="0022764C" w:rsidRDefault="004A758F">
      <w:pPr>
        <w:pStyle w:val="BodyText"/>
      </w:pPr>
      <w:r w:rsidRPr="0022764C">
        <w:t>Any reference to legislation includes any similar or related law, ordinance or regulation, any amendments, and any rules or regulations or executive orders issued thereunder, or by agencies or similar bodies thereof;</w:t>
      </w:r>
    </w:p>
    <w:p w14:paraId="39441035" w14:textId="77777777" w:rsidR="00C07262" w:rsidRPr="0022764C" w:rsidRDefault="004A758F">
      <w:pPr>
        <w:pStyle w:val="BodyText"/>
      </w:pPr>
      <w:r w:rsidRPr="0022764C">
        <w:t>Any reference to a regulatory or investigative or other state or local governmental body includes any similar or related agency or body;</w:t>
      </w:r>
    </w:p>
    <w:p w14:paraId="1614BB66" w14:textId="3265AE93" w:rsidR="0092331D" w:rsidRPr="0022764C" w:rsidDel="001C22B1" w:rsidRDefault="0092331D">
      <w:pPr>
        <w:pStyle w:val="Heading1"/>
      </w:pPr>
    </w:p>
    <w:p w14:paraId="032E9939" w14:textId="7CCA87C5" w:rsidR="00C07262" w:rsidRPr="0022764C" w:rsidDel="001C22B1" w:rsidRDefault="00C07262">
      <w:pPr>
        <w:pStyle w:val="BodyText"/>
      </w:pPr>
    </w:p>
    <w:p w14:paraId="2DB8DCA0" w14:textId="284BA6E5" w:rsidR="00C07262" w:rsidRPr="0022764C" w:rsidDel="001C22B1" w:rsidRDefault="00C07262">
      <w:pPr>
        <w:pStyle w:val="BodyText"/>
      </w:pPr>
    </w:p>
    <w:p w14:paraId="74EAE518" w14:textId="77777777" w:rsidR="00E515DE" w:rsidRPr="0022764C" w:rsidRDefault="00E515DE" w:rsidP="001C22B1">
      <w:pPr>
        <w:pStyle w:val="Heading1"/>
        <w:rPr>
          <w:rFonts w:asciiTheme="minorHAnsi" w:hAnsiTheme="minorHAnsi" w:cstheme="minorHAnsi"/>
          <w:color w:val="auto"/>
          <w:sz w:val="18"/>
          <w:szCs w:val="18"/>
        </w:rPr>
      </w:pPr>
      <w:bookmarkStart w:id="6005" w:name="tocpg_5"/>
      <w:bookmarkEnd w:id="6005"/>
      <w:r w:rsidRPr="0022764C">
        <w:t>General Policy Conditions</w:t>
      </w:r>
    </w:p>
    <w:p w14:paraId="0CC16F5A" w14:textId="2C5285FC" w:rsidR="001C22B1" w:rsidRPr="0022764C" w:rsidRDefault="001C22B1" w:rsidP="001C22B1">
      <w:pPr>
        <w:pStyle w:val="Heading1"/>
        <w:rPr>
          <w:rFonts w:asciiTheme="minorHAnsi" w:hAnsiTheme="minorHAnsi" w:cstheme="minorHAnsi"/>
          <w:color w:val="auto"/>
          <w:sz w:val="18"/>
          <w:szCs w:val="18"/>
        </w:rPr>
      </w:pPr>
      <w:r w:rsidRPr="0022764C">
        <w:rPr>
          <w:rFonts w:asciiTheme="minorHAnsi" w:hAnsiTheme="minorHAnsi" w:cstheme="minorHAnsi"/>
          <w:color w:val="auto"/>
          <w:sz w:val="18"/>
          <w:szCs w:val="18"/>
        </w:rPr>
        <w:t xml:space="preserve">The following General Policy Conditions apply to this Policy except where a Section contains its own specific conditions or other provisions dealing with the same subject matter. In respect of Sections 14 and 15, any Section-specific conditions, claims provisions, notice requirements, cooperation obligations, other insurance provisions, change of control provisions, cancellation provisions or similar specialist provisions shall prevail to the extent of any inconsistency.</w:t>
      </w:r>
      <w:r w:rsidRPr="0022764C">
        <w:rPr>
          <w:rFonts w:asciiTheme="minorHAnsi" w:hAnsiTheme="minorHAnsi" w:cstheme="minorHAnsi"/>
          <w:b/>
          <w:bCs w:val="0"/>
          <w:color w:val="auto"/>
          <w:sz w:val="18"/>
          <w:szCs w:val="18"/>
        </w:rPr>
        <w:t/>
      </w:r>
      <w:r w:rsidRPr="0022764C">
        <w:rPr>
          <w:rFonts w:asciiTheme="minorHAnsi" w:hAnsiTheme="minorHAnsi" w:cstheme="minorHAnsi"/>
          <w:color w:val="auto"/>
          <w:sz w:val="18"/>
          <w:szCs w:val="18"/>
        </w:rPr>
        <w:t xml:space="preserve"/>
      </w:r>
      <w:r w:rsidRPr="0022764C">
        <w:rPr>
          <w:rFonts w:asciiTheme="minorHAnsi" w:hAnsiTheme="minorHAnsi" w:cstheme="minorHAnsi"/>
          <w:b/>
          <w:bCs w:val="0"/>
          <w:color w:val="auto"/>
          <w:sz w:val="18"/>
          <w:szCs w:val="18"/>
        </w:rPr>
        <w:t/>
      </w:r>
      <w:r w:rsidRPr="0022764C">
        <w:rPr>
          <w:rFonts w:asciiTheme="minorHAnsi" w:hAnsiTheme="minorHAnsi" w:cstheme="minorHAnsi"/>
          <w:color w:val="auto"/>
          <w:sz w:val="18"/>
          <w:szCs w:val="18"/>
        </w:rPr>
        <w:t xml:space="preserve"/>
      </w:r>
      <w:r w:rsidRPr="0022764C">
        <w:rPr>
          <w:rFonts w:asciiTheme="minorHAnsi" w:hAnsiTheme="minorHAnsi" w:cstheme="minorHAnsi"/>
          <w:b/>
          <w:bCs w:val="0"/>
          <w:color w:val="auto"/>
          <w:sz w:val="18"/>
          <w:szCs w:val="18"/>
        </w:rPr>
        <w:t/>
      </w:r>
      <w:r w:rsidRPr="0022764C">
        <w:rPr>
          <w:rFonts w:asciiTheme="minorHAnsi" w:hAnsiTheme="minorHAnsi" w:cstheme="minorHAnsi"/>
          <w:color w:val="auto"/>
          <w:sz w:val="18"/>
          <w:szCs w:val="18"/>
        </w:rPr>
        <w:t xml:space="preserve"/>
      </w:r>
      <w:r w:rsidRPr="0022764C">
        <w:rPr>
          <w:rFonts w:asciiTheme="minorHAnsi" w:hAnsiTheme="minorHAnsi" w:cstheme="minorHAnsi"/>
          <w:b/>
          <w:bCs w:val="0"/>
          <w:color w:val="auto"/>
          <w:sz w:val="18"/>
          <w:szCs w:val="18"/>
        </w:rPr>
        <w:t/>
      </w:r>
      <w:r w:rsidRPr="0022764C">
        <w:rPr>
          <w:rFonts w:asciiTheme="minorHAnsi" w:hAnsiTheme="minorHAnsi" w:cstheme="minorHAnsi"/>
          <w:color w:val="auto"/>
          <w:sz w:val="18"/>
          <w:szCs w:val="18"/>
        </w:rPr>
        <w:t xml:space="preserve"/>
      </w:r>
    </w:p>
    <w:p w14:paraId="73D980EC" w14:textId="77777777" w:rsidR="001C22B1" w:rsidRPr="0022764C" w:rsidRDefault="001C22B1" w:rsidP="001C22B1">
      <w:pPr>
        <w:pStyle w:val="BodyText"/>
      </w:pPr>
      <w:r w:rsidRPr="0022764C">
        <w:t xml:space="preserve">The descriptions in the headings and subheadings of this </w:t>
      </w:r>
      <w:r w:rsidRPr="0022764C">
        <w:rPr>
          <w:b/>
        </w:rPr>
        <w:t>Policy</w:t>
      </w:r>
      <w:r w:rsidRPr="0022764C">
        <w:t xml:space="preserve"> are solely for convenience and form no part of the terms and Conditions of coverage; </w:t>
      </w:r>
    </w:p>
    <w:p w14:paraId="7A33C488" w14:textId="77777777" w:rsidR="001C22B1" w:rsidRPr="0022764C" w:rsidRDefault="001C22B1" w:rsidP="001C22B1">
      <w:pPr>
        <w:pStyle w:val="BodyText"/>
      </w:pPr>
      <w:r w:rsidRPr="0022764C">
        <w:t xml:space="preserve">All or part of any provision of this </w:t>
      </w:r>
      <w:r w:rsidRPr="0022764C">
        <w:rPr>
          <w:b/>
        </w:rPr>
        <w:t>Policy</w:t>
      </w:r>
      <w:r w:rsidRPr="0022764C">
        <w:t xml:space="preserve"> which is or becomes void or illegal, invalid or unenforceable by a court or other competent body under the law of any applicable jurisdiction shall be deleted.  The parties shall use their best efforts to agree a replacement for the provision deleted which achieves as far as possible the same effect as would have been achieved by the deleted provision had it remained enforceable.</w:t>
      </w:r>
    </w:p>
    <w:p w14:paraId="0685055E" w14:textId="77777777" w:rsidR="00C07262" w:rsidRPr="0022764C" w:rsidRDefault="004A758F">
      <w:pPr>
        <w:pStyle w:val="Heading1"/>
      </w:pPr>
      <w:r w:rsidRPr="0022764C">
        <w:t>General Application of Policy Conditions</w:t>
      </w:r>
    </w:p>
    <w:p w14:paraId="382B9E12" w14:textId="137C7D18" w:rsidR="00C07262" w:rsidRPr="0022764C" w:rsidRDefault="004A758F">
      <w:pPr>
        <w:pStyle w:val="BodyText"/>
      </w:pPr>
      <w:r w:rsidRPr="0022764C">
        <w:t xml:space="preserve">Each </w:t>
      </w:r>
      <w:r w:rsidRPr="0022764C">
        <w:rPr>
          <w:b/>
        </w:rPr>
        <w:t>Section</w:t>
      </w:r>
      <w:r w:rsidRPr="0022764C">
        <w:t xml:space="preserve"> and </w:t>
      </w:r>
      <w:r w:rsidRPr="0022764C">
        <w:rPr>
          <w:b/>
        </w:rPr>
        <w:t xml:space="preserve">Extension </w:t>
      </w:r>
      <w:r w:rsidRPr="0022764C">
        <w:t xml:space="preserve">of cover (if specified as operative in the </w:t>
      </w:r>
      <w:r w:rsidRPr="0022764C">
        <w:rPr>
          <w:b/>
        </w:rPr>
        <w:t>Schedule</w:t>
      </w:r>
      <w:r w:rsidRPr="0022764C">
        <w:t xml:space="preserve">) shall always be subject to the General Policy Conditions and all </w:t>
      </w:r>
      <w:r w:rsidRPr="0022764C">
        <w:rPr>
          <w:szCs w:val="24"/>
        </w:rPr>
        <w:t>terms Conditions, limitations and Exclusions</w:t>
      </w:r>
      <w:r w:rsidRPr="0022764C">
        <w:rPr>
          <w:b/>
          <w:szCs w:val="24"/>
        </w:rPr>
        <w:t xml:space="preserve"> </w:t>
      </w:r>
      <w:r w:rsidRPr="0022764C">
        <w:t xml:space="preserve">specified in that </w:t>
      </w:r>
      <w:r w:rsidRPr="0022764C">
        <w:rPr>
          <w:b/>
        </w:rPr>
        <w:t xml:space="preserve">Section </w:t>
      </w:r>
      <w:r w:rsidRPr="0022764C">
        <w:t xml:space="preserve">[as applicable], and to any specified </w:t>
      </w:r>
      <w:r w:rsidRPr="0022764C">
        <w:rPr>
          <w:b/>
        </w:rPr>
        <w:t xml:space="preserve">Limit of Liability </w:t>
      </w:r>
      <w:r w:rsidRPr="0022764C">
        <w:t>or</w:t>
      </w:r>
      <w:r w:rsidRPr="0022764C">
        <w:rPr>
          <w:b/>
        </w:rPr>
        <w:t xml:space="preserve"> Sum Insured</w:t>
      </w:r>
      <w:r w:rsidRPr="0022764C">
        <w:t>.  No</w:t>
      </w:r>
      <w:r w:rsidRPr="0022764C">
        <w:rPr>
          <w:b/>
        </w:rPr>
        <w:t xml:space="preserve"> Section</w:t>
      </w:r>
      <w:r w:rsidRPr="0022764C">
        <w:t xml:space="preserve"> or</w:t>
      </w:r>
      <w:r w:rsidRPr="0022764C">
        <w:rPr>
          <w:b/>
        </w:rPr>
        <w:t xml:space="preserve"> Extension </w:t>
      </w:r>
      <w:r w:rsidRPr="0022764C">
        <w:t xml:space="preserve">will increase the </w:t>
      </w:r>
      <w:r w:rsidRPr="0022764C">
        <w:rPr>
          <w:b/>
        </w:rPr>
        <w:t>Insurer’s</w:t>
      </w:r>
      <w:r w:rsidRPr="0022764C">
        <w:t xml:space="preserve"> liability over that stated in the </w:t>
      </w:r>
      <w:r w:rsidRPr="0022764C">
        <w:rPr>
          <w:b/>
        </w:rPr>
        <w:t>Schedule</w:t>
      </w:r>
      <w:r w:rsidRPr="0022764C">
        <w:t xml:space="preserve"> applicable to that</w:t>
      </w:r>
      <w:r w:rsidRPr="0022764C">
        <w:rPr>
          <w:b/>
        </w:rPr>
        <w:t xml:space="preserve"> Section </w:t>
      </w:r>
      <w:r w:rsidRPr="0022764C">
        <w:t>or</w:t>
      </w:r>
      <w:r w:rsidRPr="0022764C">
        <w:rPr>
          <w:b/>
        </w:rPr>
        <w:t xml:space="preserve"> Extension</w:t>
      </w:r>
      <w:r w:rsidRPr="0022764C">
        <w:t>.</w:t>
      </w:r>
    </w:p>
    <w:p w14:paraId="7C5BF7D8" w14:textId="77777777" w:rsidR="00C07262" w:rsidRPr="0022764C" w:rsidRDefault="004A758F">
      <w:pPr>
        <w:pStyle w:val="Heading3"/>
      </w:pPr>
      <w:r w:rsidRPr="0022764C">
        <w:t>Adjustment</w:t>
      </w:r>
    </w:p>
    <w:p w14:paraId="6F401B77" w14:textId="77777777" w:rsidR="00C07262" w:rsidRPr="0022764C" w:rsidRDefault="004A758F">
      <w:pPr>
        <w:pStyle w:val="BodyText"/>
      </w:pPr>
      <w:r w:rsidRPr="0022764C">
        <w:t xml:space="preserve">If any part of the premium is shown in the </w:t>
      </w:r>
      <w:r w:rsidRPr="0022764C">
        <w:rPr>
          <w:b/>
        </w:rPr>
        <w:t>Schedule</w:t>
      </w:r>
      <w:r w:rsidRPr="0022764C">
        <w:t xml:space="preserve"> as being adjustable, the </w:t>
      </w:r>
      <w:r w:rsidRPr="0022764C">
        <w:rPr>
          <w:b/>
        </w:rPr>
        <w:t>Insured</w:t>
      </w:r>
      <w:r w:rsidRPr="0022764C">
        <w:t xml:space="preserve"> shall within 1 (one) month of the expiry of the </w:t>
      </w:r>
      <w:r w:rsidRPr="0022764C">
        <w:rPr>
          <w:b/>
          <w:bCs/>
        </w:rPr>
        <w:t>Period of Insurance</w:t>
      </w:r>
      <w:r w:rsidRPr="0022764C">
        <w:t xml:space="preserve"> or such further period as the </w:t>
      </w:r>
      <w:r w:rsidRPr="0022764C">
        <w:rPr>
          <w:b/>
        </w:rPr>
        <w:t>Insurer</w:t>
      </w:r>
      <w:r w:rsidRPr="0022764C">
        <w:t xml:space="preserve"> may allow provide such details as the </w:t>
      </w:r>
      <w:r w:rsidRPr="0022764C">
        <w:rPr>
          <w:b/>
        </w:rPr>
        <w:t>Insurer</w:t>
      </w:r>
      <w:r w:rsidRPr="0022764C">
        <w:t xml:space="preserve"> may reasonably require and the premium for such period shall be adjusted accordingly, subject to any minimum premium that may be required.</w:t>
      </w:r>
    </w:p>
    <w:p w14:paraId="096AAA22" w14:textId="77777777" w:rsidR="00C07262" w:rsidRPr="0022764C" w:rsidRDefault="004A758F">
      <w:pPr>
        <w:pStyle w:val="BodyText"/>
      </w:pPr>
      <w:r w:rsidRPr="0022764C">
        <w:t xml:space="preserve">If any part of the premium is calculated on estimates provided by the </w:t>
      </w:r>
      <w:r w:rsidRPr="0022764C">
        <w:rPr>
          <w:b/>
        </w:rPr>
        <w:t xml:space="preserve">Insured, </w:t>
      </w:r>
      <w:r w:rsidRPr="0022764C">
        <w:t xml:space="preserve">the </w:t>
      </w:r>
      <w:r w:rsidRPr="0022764C">
        <w:rPr>
          <w:b/>
        </w:rPr>
        <w:t>Insured</w:t>
      </w:r>
      <w:r w:rsidRPr="0022764C">
        <w:t xml:space="preserve"> shall keep accurate records containing all relevant particulars and shall permit the </w:t>
      </w:r>
      <w:r w:rsidRPr="0022764C">
        <w:rPr>
          <w:b/>
        </w:rPr>
        <w:t>Insurer</w:t>
      </w:r>
      <w:r w:rsidRPr="0022764C">
        <w:t xml:space="preserve"> or its representatives to inspect such records at any time on reasonable notice.</w:t>
      </w:r>
    </w:p>
    <w:p w14:paraId="5C0D7E3E" w14:textId="77777777" w:rsidR="00C07262" w:rsidRPr="0022764C" w:rsidRDefault="004A758F">
      <w:pPr>
        <w:pStyle w:val="Heading3"/>
      </w:pPr>
      <w:r w:rsidRPr="0022764C">
        <w:t>Assignment</w:t>
      </w:r>
    </w:p>
    <w:p w14:paraId="0CB0EA97" w14:textId="77777777" w:rsidR="00C07262" w:rsidRPr="0022764C" w:rsidRDefault="004A758F">
      <w:pPr>
        <w:pStyle w:val="BodyText"/>
      </w:pPr>
      <w:r w:rsidRPr="0022764C">
        <w:t xml:space="preserve">This </w:t>
      </w:r>
      <w:r w:rsidRPr="0022764C">
        <w:rPr>
          <w:b/>
        </w:rPr>
        <w:t xml:space="preserve">Policy </w:t>
      </w:r>
      <w:r w:rsidRPr="0022764C">
        <w:t xml:space="preserve">(including any benefits it provides) is not assignable to any third party without the express approval of the </w:t>
      </w:r>
      <w:r w:rsidRPr="0022764C">
        <w:rPr>
          <w:b/>
          <w:bCs/>
        </w:rPr>
        <w:t>Insurer</w:t>
      </w:r>
      <w:r w:rsidRPr="0022764C">
        <w:t xml:space="preserve"> confirmed in writing by the </w:t>
      </w:r>
      <w:r w:rsidRPr="0022764C">
        <w:rPr>
          <w:b/>
        </w:rPr>
        <w:t>Insurer</w:t>
      </w:r>
      <w:r w:rsidRPr="0022764C">
        <w:t>.</w:t>
      </w:r>
    </w:p>
    <w:p w14:paraId="7A246311" w14:textId="77777777" w:rsidR="00C07262" w:rsidRPr="0022764C" w:rsidRDefault="004A758F">
      <w:pPr>
        <w:pStyle w:val="Heading3"/>
      </w:pPr>
      <w:r w:rsidRPr="0022764C">
        <w:t>Average</w:t>
      </w:r>
    </w:p>
    <w:p w14:paraId="60F97690" w14:textId="77777777" w:rsidR="00C07262" w:rsidRPr="0022764C" w:rsidRDefault="004A758F">
      <w:pPr>
        <w:pStyle w:val="BodyText"/>
      </w:pPr>
      <w:r w:rsidRPr="0022764C">
        <w:t xml:space="preserve">Each </w:t>
      </w:r>
      <w:r w:rsidRPr="0022764C">
        <w:rPr>
          <w:b/>
        </w:rPr>
        <w:t>Sum Insured</w:t>
      </w:r>
      <w:r w:rsidRPr="0022764C">
        <w:t xml:space="preserve"> is separately subject to </w:t>
      </w:r>
      <w:r w:rsidRPr="0022764C">
        <w:rPr>
          <w:b/>
        </w:rPr>
        <w:t>Average</w:t>
      </w:r>
      <w:r w:rsidRPr="0022764C">
        <w:t>.</w:t>
      </w:r>
    </w:p>
    <w:p w14:paraId="5D466806" w14:textId="77777777" w:rsidR="00C07262" w:rsidRPr="0022764C" w:rsidRDefault="004A758F">
      <w:pPr>
        <w:pStyle w:val="Heading3"/>
      </w:pPr>
      <w:r w:rsidRPr="0022764C">
        <w:t>Cancellation</w:t>
      </w:r>
    </w:p>
    <w:p w14:paraId="711195BA" w14:textId="77777777" w:rsidR="00C07262" w:rsidRPr="0022764C" w:rsidRDefault="004A758F" w:rsidP="00662A63">
      <w:pPr>
        <w:pStyle w:val="BodyText"/>
        <w:numPr>
          <w:ilvl w:val="0"/>
          <w:numId w:val="43"/>
        </w:numPr>
        <w:ind w:left="454" w:hanging="454"/>
        <w:rPr>
          <w:b/>
        </w:rPr>
      </w:pPr>
      <w:r w:rsidRPr="0022764C">
        <w:t xml:space="preserve">by the </w:t>
      </w:r>
      <w:r w:rsidRPr="0022764C">
        <w:rPr>
          <w:b/>
        </w:rPr>
        <w:t>Insured</w:t>
      </w:r>
    </w:p>
    <w:p w14:paraId="4AAA01D2" w14:textId="77777777" w:rsidR="00C07262" w:rsidRPr="0022764C" w:rsidRDefault="004A758F">
      <w:pPr>
        <w:pStyle w:val="BodyText"/>
        <w:ind w:left="454"/>
      </w:pPr>
      <w:r w:rsidRPr="0022764C">
        <w:t xml:space="preserve">The </w:t>
      </w:r>
      <w:r w:rsidRPr="0022764C">
        <w:rPr>
          <w:b/>
        </w:rPr>
        <w:t>Insured</w:t>
      </w:r>
      <w:r w:rsidRPr="0022764C">
        <w:t xml:space="preserve"> can cancel this </w:t>
      </w:r>
      <w:r w:rsidRPr="0022764C">
        <w:rPr>
          <w:b/>
          <w:bCs/>
        </w:rPr>
        <w:t>Policy</w:t>
      </w:r>
      <w:r w:rsidRPr="0022764C">
        <w:t xml:space="preserve"> during the </w:t>
      </w:r>
      <w:r w:rsidRPr="0022764C">
        <w:rPr>
          <w:b/>
          <w:bCs/>
        </w:rPr>
        <w:t>Period of Insurance</w:t>
      </w:r>
      <w:r w:rsidRPr="0022764C">
        <w:t xml:space="preserve"> by giving notice to their Insurance Adviser.</w:t>
      </w:r>
    </w:p>
    <w:p w14:paraId="7714BBDD" w14:textId="77777777" w:rsidR="00C07262" w:rsidRPr="0022764C" w:rsidRDefault="004A758F">
      <w:pPr>
        <w:pStyle w:val="BodyText"/>
        <w:ind w:left="454"/>
      </w:pPr>
      <w:r w:rsidRPr="0022764C">
        <w:t xml:space="preserve">If the </w:t>
      </w:r>
      <w:r w:rsidRPr="0022764C">
        <w:rPr>
          <w:b/>
        </w:rPr>
        <w:t>Insured</w:t>
      </w:r>
      <w:r w:rsidRPr="0022764C">
        <w:t xml:space="preserve"> gives such notice of cancellation, the amount of return premium that the </w:t>
      </w:r>
      <w:r w:rsidRPr="0022764C">
        <w:rPr>
          <w:b/>
        </w:rPr>
        <w:t>Insurers</w:t>
      </w:r>
      <w:r w:rsidRPr="0022764C">
        <w:t xml:space="preserve"> will return to the </w:t>
      </w:r>
      <w:r w:rsidRPr="0022764C">
        <w:rPr>
          <w:b/>
        </w:rPr>
        <w:t>Insured</w:t>
      </w:r>
      <w:r w:rsidRPr="0022764C">
        <w:t xml:space="preserve"> will depend on:</w:t>
      </w:r>
    </w:p>
    <w:p w14:paraId="717800AC" w14:textId="77777777" w:rsidR="00C07262" w:rsidRPr="0022764C" w:rsidRDefault="004A758F" w:rsidP="00662A63">
      <w:pPr>
        <w:pStyle w:val="BodyText"/>
        <w:numPr>
          <w:ilvl w:val="0"/>
          <w:numId w:val="44"/>
        </w:numPr>
        <w:ind w:left="908" w:hanging="454"/>
      </w:pPr>
      <w:r w:rsidRPr="0022764C">
        <w:t xml:space="preserve">how long this </w:t>
      </w:r>
      <w:r w:rsidRPr="0022764C">
        <w:rPr>
          <w:b/>
          <w:bCs/>
        </w:rPr>
        <w:t>Policy</w:t>
      </w:r>
      <w:r w:rsidRPr="0022764C">
        <w:t xml:space="preserve"> has been in force, and</w:t>
      </w:r>
    </w:p>
    <w:p w14:paraId="23BEBC33" w14:textId="77777777" w:rsidR="00C07262" w:rsidRPr="0022764C" w:rsidRDefault="004A758F" w:rsidP="00662A63">
      <w:pPr>
        <w:pStyle w:val="BodyText"/>
        <w:numPr>
          <w:ilvl w:val="0"/>
          <w:numId w:val="44"/>
        </w:numPr>
        <w:ind w:left="908" w:hanging="454"/>
      </w:pPr>
      <w:r w:rsidRPr="0022764C">
        <w:t xml:space="preserve">whether a claim has been made under this </w:t>
      </w:r>
      <w:r w:rsidRPr="0022764C">
        <w:rPr>
          <w:b/>
          <w:bCs/>
        </w:rPr>
        <w:t>Policy</w:t>
      </w:r>
      <w:r w:rsidRPr="0022764C">
        <w:t xml:space="preserve"> or there is a known potential claim or accident, incident or circumstance likely to give rise to a claim under this </w:t>
      </w:r>
      <w:r w:rsidRPr="0022764C">
        <w:rPr>
          <w:b/>
          <w:bCs/>
        </w:rPr>
        <w:t>Policy</w:t>
      </w:r>
      <w:r w:rsidRPr="0022764C">
        <w:t>.</w:t>
      </w:r>
    </w:p>
    <w:p w14:paraId="6746B1CA" w14:textId="77777777" w:rsidR="00C07262" w:rsidRPr="0022764C" w:rsidRDefault="004A758F">
      <w:pPr>
        <w:pStyle w:val="BodyText"/>
        <w:ind w:left="454"/>
      </w:pPr>
      <w:r w:rsidRPr="0022764C">
        <w:t xml:space="preserve">If the </w:t>
      </w:r>
      <w:r w:rsidRPr="0022764C">
        <w:rPr>
          <w:b/>
        </w:rPr>
        <w:t>Insured</w:t>
      </w:r>
      <w:r w:rsidRPr="0022764C">
        <w:t xml:space="preserve"> cancels this </w:t>
      </w:r>
      <w:r w:rsidRPr="0022764C">
        <w:rPr>
          <w:b/>
          <w:bCs/>
        </w:rPr>
        <w:t>Policy</w:t>
      </w:r>
      <w:r w:rsidRPr="0022764C">
        <w:t xml:space="preserve"> and a claim has not been made under this </w:t>
      </w:r>
      <w:r w:rsidRPr="0022764C">
        <w:rPr>
          <w:b/>
          <w:bCs/>
        </w:rPr>
        <w:t>Policy</w:t>
      </w:r>
      <w:r w:rsidRPr="0022764C">
        <w:t xml:space="preserve"> and there is no known potential claim or accident, incident or circumstances likely to give rise to a claim under this </w:t>
      </w:r>
      <w:r w:rsidRPr="0022764C">
        <w:rPr>
          <w:b/>
          <w:bCs/>
        </w:rPr>
        <w:t>Policy</w:t>
      </w:r>
      <w:r w:rsidRPr="0022764C">
        <w:t xml:space="preserve">, the </w:t>
      </w:r>
      <w:r w:rsidRPr="0022764C">
        <w:rPr>
          <w:b/>
        </w:rPr>
        <w:t xml:space="preserve">Insurers </w:t>
      </w:r>
      <w:r w:rsidRPr="0022764C">
        <w:t>will return a share of the premium paid which shall be calculated as follows:</w:t>
      </w:r>
    </w:p>
    <w:p w14:paraId="1E1F743E" w14:textId="77777777"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up to but not exceeding 55 (fifty-five) days from the start date as shown in the </w:t>
      </w:r>
      <w:r w:rsidRPr="0022764C">
        <w:rPr>
          <w:b/>
          <w:bCs/>
        </w:rPr>
        <w:t>Period of Insurance</w:t>
      </w:r>
      <w:r w:rsidRPr="0022764C">
        <w:t xml:space="preserve">, the </w:t>
      </w:r>
      <w:r w:rsidRPr="0022764C">
        <w:rPr>
          <w:b/>
        </w:rPr>
        <w:t>Insurers</w:t>
      </w:r>
      <w:r w:rsidRPr="0022764C">
        <w:t xml:space="preserve"> shall retain 15% (fifteen percent) of the </w:t>
      </w:r>
      <w:r w:rsidRPr="0022764C">
        <w:rPr>
          <w:b/>
          <w:bCs/>
        </w:rPr>
        <w:t>Premium</w:t>
      </w:r>
      <w:r w:rsidRPr="0022764C">
        <w:t xml:space="preserve"> paid (including the applicable Insurance Premium Tax);</w:t>
      </w:r>
    </w:p>
    <w:p w14:paraId="37BB2A8B" w14:textId="77777777"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greater than 55 (fifty-five) days but less than 311 (three hundred and eleven) days from the start date as shown in the </w:t>
      </w:r>
      <w:r w:rsidRPr="0022764C">
        <w:rPr>
          <w:b/>
          <w:bCs/>
        </w:rPr>
        <w:t>Period of Insurance</w:t>
      </w:r>
      <w:r w:rsidRPr="0022764C">
        <w:t xml:space="preserve">, the </w:t>
      </w:r>
      <w:r w:rsidRPr="0022764C">
        <w:rPr>
          <w:b/>
        </w:rPr>
        <w:t>Insurers</w:t>
      </w:r>
      <w:r w:rsidRPr="0022764C">
        <w:t xml:space="preserve"> shall retain that proportion of the </w:t>
      </w:r>
      <w:r w:rsidRPr="0022764C">
        <w:rPr>
          <w:b/>
          <w:bCs/>
        </w:rPr>
        <w:t>Premium</w:t>
      </w:r>
      <w:r w:rsidRPr="0022764C">
        <w:t xml:space="preserve"> paid (including the applicable </w:t>
      </w:r>
      <w:r w:rsidRPr="0022764C">
        <w:lastRenderedPageBreak/>
        <w:t xml:space="preserve">Insurance Premium Tax) that relates to the period this </w:t>
      </w:r>
      <w:r w:rsidRPr="0022764C">
        <w:rPr>
          <w:b/>
          <w:bCs/>
        </w:rPr>
        <w:t>Policy</w:t>
      </w:r>
      <w:r w:rsidRPr="0022764C">
        <w:t xml:space="preserve"> has been in force; or</w:t>
      </w:r>
    </w:p>
    <w:p w14:paraId="225BDCEE" w14:textId="77777777"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of 311 (three hundred and eleven) days from the start date as shown in the </w:t>
      </w:r>
      <w:r w:rsidRPr="0022764C">
        <w:rPr>
          <w:b/>
          <w:bCs/>
        </w:rPr>
        <w:t>Period of Insurance</w:t>
      </w:r>
      <w:r w:rsidRPr="0022764C">
        <w:t xml:space="preserve">, there shall be no return of </w:t>
      </w:r>
      <w:r w:rsidRPr="0022764C">
        <w:rPr>
          <w:b/>
          <w:bCs/>
        </w:rPr>
        <w:t>Premium</w:t>
      </w:r>
      <w:r w:rsidRPr="0022764C">
        <w:t xml:space="preserve"> payable.</w:t>
      </w:r>
    </w:p>
    <w:p w14:paraId="39376669" w14:textId="77777777" w:rsidR="00C07262" w:rsidRPr="0022764C" w:rsidRDefault="004A758F">
      <w:pPr>
        <w:pStyle w:val="BodyText"/>
        <w:ind w:left="454"/>
      </w:pPr>
      <w:r w:rsidRPr="0022764C">
        <w:t xml:space="preserve">However, there will be no refund of </w:t>
      </w:r>
      <w:r w:rsidRPr="0022764C">
        <w:rPr>
          <w:b/>
          <w:bCs/>
        </w:rPr>
        <w:t>Premium</w:t>
      </w:r>
      <w:r w:rsidRPr="0022764C">
        <w:t xml:space="preserve"> if:</w:t>
      </w:r>
    </w:p>
    <w:p w14:paraId="1D609CB8" w14:textId="77777777" w:rsidR="00C07262" w:rsidRPr="0022764C" w:rsidRDefault="004A758F" w:rsidP="00662A63">
      <w:pPr>
        <w:pStyle w:val="BodyText"/>
        <w:numPr>
          <w:ilvl w:val="0"/>
          <w:numId w:val="46"/>
        </w:numPr>
        <w:ind w:left="908" w:hanging="454"/>
      </w:pPr>
      <w:r w:rsidRPr="0022764C">
        <w:t xml:space="preserve">a claim has been made under this </w:t>
      </w:r>
      <w:r w:rsidRPr="0022764C">
        <w:rPr>
          <w:b/>
          <w:bCs/>
        </w:rPr>
        <w:t>Policy</w:t>
      </w:r>
      <w:r w:rsidRPr="0022764C">
        <w:t xml:space="preserve"> or there is a known potential claim or accident, incident or circumstance likely to give rise to a claim, or</w:t>
      </w:r>
    </w:p>
    <w:p w14:paraId="1E68F8C4" w14:textId="12861CE6" w:rsidR="00C07262" w:rsidRPr="0022764C" w:rsidRDefault="004A758F" w:rsidP="00662A63">
      <w:pPr>
        <w:pStyle w:val="BodyText"/>
        <w:numPr>
          <w:ilvl w:val="0"/>
          <w:numId w:val="46"/>
        </w:numPr>
        <w:ind w:left="908" w:hanging="454"/>
      </w:pPr>
      <w:r w:rsidRPr="0022764C">
        <w:t xml:space="preserve">this </w:t>
      </w:r>
      <w:r w:rsidRPr="0022764C">
        <w:rPr>
          <w:b/>
          <w:bCs/>
        </w:rPr>
        <w:t>Policy</w:t>
      </w:r>
      <w:r w:rsidRPr="0022764C">
        <w:t xml:space="preserve"> is subject to a minimum and deposit premium as shown in the </w:t>
      </w:r>
      <w:r w:rsidRPr="0022764C">
        <w:rPr>
          <w:b/>
        </w:rPr>
        <w:t>Schedule</w:t>
      </w:r>
      <w:r w:rsidRPr="0022764C">
        <w:t>.</w:t>
      </w:r>
    </w:p>
    <w:p w14:paraId="3C1C3A57" w14:textId="77777777" w:rsidR="00C07262" w:rsidRPr="0022764C" w:rsidRDefault="004A758F" w:rsidP="00662A63">
      <w:pPr>
        <w:pStyle w:val="BodyText"/>
        <w:numPr>
          <w:ilvl w:val="0"/>
          <w:numId w:val="43"/>
        </w:numPr>
        <w:ind w:left="454" w:hanging="454"/>
      </w:pPr>
      <w:r w:rsidRPr="0022764C">
        <w:t xml:space="preserve">by the </w:t>
      </w:r>
      <w:r w:rsidRPr="0022764C">
        <w:rPr>
          <w:b/>
        </w:rPr>
        <w:t>Insurers</w:t>
      </w:r>
      <w:r w:rsidRPr="0022764C">
        <w:t xml:space="preserve"> </w:t>
      </w:r>
    </w:p>
    <w:p w14:paraId="21F6EBDB" w14:textId="77777777" w:rsidR="00C07262" w:rsidRPr="0022764C" w:rsidRDefault="004A758F">
      <w:pPr>
        <w:pStyle w:val="BodyText"/>
        <w:ind w:left="454"/>
      </w:pPr>
      <w:r w:rsidRPr="0022764C">
        <w:rPr>
          <w:bCs/>
        </w:rPr>
        <w:t xml:space="preserve">the </w:t>
      </w:r>
      <w:r w:rsidRPr="0022764C">
        <w:rPr>
          <w:b/>
        </w:rPr>
        <w:t>Insurers</w:t>
      </w:r>
      <w:r w:rsidRPr="0022764C">
        <w:t xml:space="preserve"> may cancel this </w:t>
      </w:r>
      <w:r w:rsidRPr="0022764C">
        <w:rPr>
          <w:b/>
          <w:bCs/>
        </w:rPr>
        <w:t>Policy</w:t>
      </w:r>
      <w:r w:rsidRPr="0022764C">
        <w:t xml:space="preserve"> if:</w:t>
      </w:r>
    </w:p>
    <w:p w14:paraId="18C2F8A4" w14:textId="77777777" w:rsidR="00C07262" w:rsidRPr="0022764C" w:rsidRDefault="004A758F" w:rsidP="00662A63">
      <w:pPr>
        <w:pStyle w:val="BodyText"/>
        <w:numPr>
          <w:ilvl w:val="0"/>
          <w:numId w:val="47"/>
        </w:numPr>
        <w:ind w:left="908" w:hanging="454"/>
      </w:pPr>
      <w:r w:rsidRPr="0022764C">
        <w:t xml:space="preserve">the </w:t>
      </w:r>
      <w:r w:rsidRPr="0022764C">
        <w:rPr>
          <w:b/>
        </w:rPr>
        <w:t>Insured</w:t>
      </w:r>
      <w:r w:rsidRPr="0022764C">
        <w:t xml:space="preserve"> provides any information that proves to be inaccurate or incomplete (see Fair Presentation of Risk Condition in this </w:t>
      </w:r>
      <w:r w:rsidRPr="0022764C">
        <w:rPr>
          <w:b/>
          <w:bCs/>
        </w:rPr>
        <w:t>Policy</w:t>
      </w:r>
      <w:r w:rsidRPr="0022764C">
        <w:t>), or</w:t>
      </w:r>
    </w:p>
    <w:p w14:paraId="0AC97B61" w14:textId="77777777" w:rsidR="00C07262" w:rsidRPr="0022764C" w:rsidRDefault="004A758F" w:rsidP="00662A63">
      <w:pPr>
        <w:pStyle w:val="BodyText"/>
        <w:numPr>
          <w:ilvl w:val="0"/>
          <w:numId w:val="47"/>
        </w:numPr>
        <w:ind w:left="908" w:hanging="454"/>
      </w:pPr>
      <w:r w:rsidRPr="0022764C">
        <w:t>there is a change or variation in the risk which means:</w:t>
      </w:r>
    </w:p>
    <w:p w14:paraId="6E8EFCDF" w14:textId="77777777" w:rsidR="00C07262" w:rsidRPr="0022764C" w:rsidRDefault="004A758F" w:rsidP="00662A63">
      <w:pPr>
        <w:pStyle w:val="BodyText"/>
        <w:numPr>
          <w:ilvl w:val="0"/>
          <w:numId w:val="48"/>
        </w:numPr>
        <w:ind w:left="1361" w:hanging="454"/>
      </w:pPr>
      <w:r w:rsidRPr="0022764C">
        <w:rPr>
          <w:bCs/>
        </w:rPr>
        <w:t xml:space="preserve">the </w:t>
      </w:r>
      <w:r w:rsidRPr="0022764C">
        <w:rPr>
          <w:b/>
        </w:rPr>
        <w:t>Insurers</w:t>
      </w:r>
      <w:r w:rsidRPr="0022764C">
        <w:t xml:space="preserve"> can no longer provide the insurance cover under this </w:t>
      </w:r>
      <w:r w:rsidRPr="0022764C">
        <w:rPr>
          <w:b/>
          <w:bCs/>
        </w:rPr>
        <w:t>Policy</w:t>
      </w:r>
      <w:r w:rsidRPr="0022764C">
        <w:t xml:space="preserve"> and the </w:t>
      </w:r>
      <w:r w:rsidRPr="0022764C">
        <w:rPr>
          <w:b/>
        </w:rPr>
        <w:t>Insurers</w:t>
      </w:r>
      <w:r w:rsidRPr="0022764C">
        <w:t xml:space="preserve"> will cancel this </w:t>
      </w:r>
      <w:r w:rsidRPr="0022764C">
        <w:rPr>
          <w:b/>
          <w:bCs/>
        </w:rPr>
        <w:t>Policy</w:t>
      </w:r>
      <w:r w:rsidRPr="0022764C">
        <w:t xml:space="preserve"> by giving You thirty (30) days’ written notice via Your Insurance Broker. The cancellation will take effect thirty (30) days after the day the</w:t>
      </w:r>
      <w:r w:rsidRPr="0022764C">
        <w:rPr>
          <w:b/>
        </w:rPr>
        <w:t xml:space="preserve"> Insured</w:t>
      </w:r>
      <w:r w:rsidRPr="0022764C">
        <w:t xml:space="preserve"> is notified of the cancellation and the </w:t>
      </w:r>
      <w:r w:rsidRPr="0022764C">
        <w:rPr>
          <w:b/>
        </w:rPr>
        <w:t>Insurers</w:t>
      </w:r>
      <w:r w:rsidRPr="0022764C">
        <w:t xml:space="preserve"> shall return the </w:t>
      </w:r>
      <w:r w:rsidRPr="0022764C">
        <w:rPr>
          <w:b/>
          <w:bCs/>
        </w:rPr>
        <w:t>Premium</w:t>
      </w:r>
      <w:r w:rsidRPr="0022764C">
        <w:t xml:space="preserve"> paid for the unused </w:t>
      </w:r>
      <w:r w:rsidRPr="0022764C">
        <w:rPr>
          <w:b/>
          <w:bCs/>
        </w:rPr>
        <w:t>Period of Insurance</w:t>
      </w:r>
      <w:r w:rsidRPr="0022764C">
        <w:t xml:space="preserve">; or </w:t>
      </w:r>
    </w:p>
    <w:p w14:paraId="7E87DF88" w14:textId="3B27DDB2" w:rsidR="00C07262" w:rsidRPr="0022764C" w:rsidRDefault="004A758F" w:rsidP="00662A63">
      <w:pPr>
        <w:pStyle w:val="BodyText"/>
        <w:numPr>
          <w:ilvl w:val="0"/>
          <w:numId w:val="48"/>
        </w:numPr>
        <w:ind w:left="1361" w:hanging="454"/>
      </w:pPr>
      <w:r w:rsidRPr="0022764C">
        <w:t xml:space="preserve">the extent of the change or variation makes the risk unacceptable to the </w:t>
      </w:r>
      <w:r w:rsidRPr="0022764C">
        <w:rPr>
          <w:b/>
        </w:rPr>
        <w:t>Insurers</w:t>
      </w:r>
      <w:r w:rsidRPr="0022764C">
        <w:t xml:space="preserve"> and the </w:t>
      </w:r>
      <w:r w:rsidRPr="0022764C">
        <w:rPr>
          <w:b/>
        </w:rPr>
        <w:t>Insurers</w:t>
      </w:r>
      <w:r w:rsidRPr="0022764C">
        <w:t xml:space="preserve"> cannot continue to insure the </w:t>
      </w:r>
      <w:r w:rsidRPr="0022764C">
        <w:rPr>
          <w:b/>
        </w:rPr>
        <w:t>Insured</w:t>
      </w:r>
      <w:r w:rsidRPr="0022764C">
        <w:t xml:space="preserve"> for any further </w:t>
      </w:r>
      <w:del w:id="22" w:author="stuart wolstenholme" w:date="2026-05-29T12:44:00Z" w16du:dateUtc="2026-05-29T11:44:00Z">
        <w:r w:rsidRPr="0022764C" w:rsidDel="00754C0F">
          <w:delText>period,</w:delText>
        </w:r>
      </w:del>
      <w:ins w:id="23" w:author="stuart wolstenholme" w:date="2026-05-29T12:44:00Z" w16du:dateUtc="2026-05-29T11:44:00Z">
        <w:r w:rsidR="00754C0F" w:rsidRPr="0022764C">
          <w:t>period;</w:t>
        </w:r>
      </w:ins>
      <w:r w:rsidRPr="0022764C">
        <w:t xml:space="preserve"> the </w:t>
      </w:r>
      <w:r w:rsidRPr="0022764C">
        <w:rPr>
          <w:b/>
        </w:rPr>
        <w:t>Insurers</w:t>
      </w:r>
      <w:r w:rsidRPr="0022764C">
        <w:t xml:space="preserve"> will cancel this </w:t>
      </w:r>
      <w:r w:rsidRPr="0022764C">
        <w:rPr>
          <w:b/>
          <w:bCs/>
        </w:rPr>
        <w:t>Policy</w:t>
      </w:r>
      <w:r w:rsidRPr="0022764C">
        <w:t xml:space="preserve"> by giving the </w:t>
      </w:r>
      <w:r w:rsidRPr="0022764C">
        <w:rPr>
          <w:b/>
        </w:rPr>
        <w:t>Insured</w:t>
      </w:r>
      <w:r w:rsidRPr="0022764C">
        <w:t xml:space="preserve"> immediate notice via their Insurance Broker. The cancellation will take effect on the day the </w:t>
      </w:r>
      <w:r w:rsidRPr="0022764C">
        <w:rPr>
          <w:b/>
        </w:rPr>
        <w:t>Insured</w:t>
      </w:r>
      <w:r w:rsidRPr="0022764C">
        <w:t xml:space="preserve"> is notified of the cancellation and the </w:t>
      </w:r>
      <w:r w:rsidRPr="0022764C">
        <w:rPr>
          <w:b/>
        </w:rPr>
        <w:t>Insurers</w:t>
      </w:r>
      <w:r w:rsidRPr="0022764C">
        <w:t xml:space="preserve"> shall return the </w:t>
      </w:r>
      <w:r w:rsidRPr="0022764C">
        <w:rPr>
          <w:b/>
          <w:bCs/>
        </w:rPr>
        <w:t>Premium</w:t>
      </w:r>
      <w:r w:rsidRPr="0022764C">
        <w:t xml:space="preserve"> paid for the unused </w:t>
      </w:r>
      <w:r w:rsidRPr="0022764C">
        <w:rPr>
          <w:b/>
          <w:bCs/>
        </w:rPr>
        <w:t>Period of Insurance</w:t>
      </w:r>
      <w:r w:rsidRPr="0022764C">
        <w:t>.</w:t>
      </w:r>
    </w:p>
    <w:p w14:paraId="3D977398" w14:textId="77777777" w:rsidR="00C07262" w:rsidRPr="0022764C" w:rsidRDefault="004A758F">
      <w:pPr>
        <w:pStyle w:val="BodyText"/>
        <w:ind w:left="454"/>
      </w:pPr>
      <w:r w:rsidRPr="0022764C">
        <w:t xml:space="preserve">In accordance with the Fair Presentation of Risk Condition, the </w:t>
      </w:r>
      <w:r w:rsidRPr="0022764C">
        <w:rPr>
          <w:b/>
        </w:rPr>
        <w:t>Insurers</w:t>
      </w:r>
      <w:r w:rsidRPr="0022764C">
        <w:t xml:space="preserve"> may not pay any claim where the claim arises from or relates to or is contributed to by a change or variation in risk.</w:t>
      </w:r>
    </w:p>
    <w:p w14:paraId="763A6C8D" w14:textId="77777777" w:rsidR="00C07262" w:rsidRPr="0022764C" w:rsidRDefault="004A758F">
      <w:pPr>
        <w:pStyle w:val="BodyText"/>
        <w:ind w:left="454"/>
      </w:pPr>
      <w:r w:rsidRPr="0022764C">
        <w:t xml:space="preserve">However, if the </w:t>
      </w:r>
      <w:r w:rsidRPr="0022764C">
        <w:rPr>
          <w:b/>
        </w:rPr>
        <w:t>Insured</w:t>
      </w:r>
      <w:r w:rsidRPr="0022764C">
        <w:t xml:space="preserve"> makes a fraudulent claim under this </w:t>
      </w:r>
      <w:r w:rsidRPr="0022764C">
        <w:rPr>
          <w:b/>
          <w:bCs/>
        </w:rPr>
        <w:t>Policy</w:t>
      </w:r>
      <w:r w:rsidRPr="0022764C">
        <w:t xml:space="preserve"> by recklessly or deliberately providing false information then the </w:t>
      </w:r>
      <w:r w:rsidRPr="0022764C">
        <w:rPr>
          <w:b/>
        </w:rPr>
        <w:t>Insurers</w:t>
      </w:r>
      <w:r w:rsidRPr="0022764C">
        <w:t xml:space="preserve"> shall cancel this </w:t>
      </w:r>
      <w:r w:rsidRPr="0022764C">
        <w:rPr>
          <w:b/>
          <w:bCs/>
        </w:rPr>
        <w:t>Policy</w:t>
      </w:r>
      <w:r w:rsidRPr="0022764C">
        <w:t xml:space="preserve"> with immediate effect from the date the fraud was committed, and the cancellation shall be in writing to the</w:t>
      </w:r>
      <w:r w:rsidRPr="0022764C">
        <w:rPr>
          <w:b/>
        </w:rPr>
        <w:t xml:space="preserve"> Insured </w:t>
      </w:r>
      <w:r w:rsidRPr="0022764C">
        <w:t>via their insurance broker.</w:t>
      </w:r>
    </w:p>
    <w:p w14:paraId="3A63515D" w14:textId="77777777" w:rsidR="00C07262" w:rsidRPr="0022764C" w:rsidRDefault="004A758F">
      <w:pPr>
        <w:pStyle w:val="Heading3"/>
      </w:pPr>
      <w:r w:rsidRPr="0022764C">
        <w:t>Criminal Prosecution Defence Costs</w:t>
      </w:r>
    </w:p>
    <w:p w14:paraId="0F35253E" w14:textId="77777777" w:rsidR="00C07262" w:rsidRPr="0022764C" w:rsidRDefault="004A758F">
      <w:pPr>
        <w:pStyle w:val="BodyText"/>
        <w:rPr>
          <w:b/>
          <w:bCs/>
          <w:szCs w:val="24"/>
        </w:rPr>
      </w:pPr>
      <w:r w:rsidRPr="0022764C">
        <w:t xml:space="preserve">In respect of any </w:t>
      </w:r>
      <w:r w:rsidRPr="0022764C">
        <w:rPr>
          <w:b/>
          <w:bCs/>
        </w:rPr>
        <w:t>Criminal Prosecution Defence Costs:</w:t>
      </w:r>
    </w:p>
    <w:p w14:paraId="04E287CE" w14:textId="77777777" w:rsidR="00C07262" w:rsidRPr="0022764C" w:rsidRDefault="004A758F" w:rsidP="00662A63">
      <w:pPr>
        <w:pStyle w:val="BodyText"/>
        <w:numPr>
          <w:ilvl w:val="1"/>
          <w:numId w:val="49"/>
        </w:numPr>
        <w:ind w:left="454" w:hanging="454"/>
      </w:pPr>
      <w:r w:rsidRPr="0022764C">
        <w:t xml:space="preserve">the </w:t>
      </w:r>
      <w:r w:rsidRPr="0022764C">
        <w:rPr>
          <w:b/>
        </w:rPr>
        <w:t>Insurer</w:t>
      </w:r>
      <w:r w:rsidRPr="0022764C">
        <w:t xml:space="preserve"> at its sole discretion may require the opinion of Counsel as to whether or not such legal fees and expenses should extend or continue to extend to support such defence;</w:t>
      </w:r>
    </w:p>
    <w:p w14:paraId="018099DE" w14:textId="77777777" w:rsidR="00C07262" w:rsidRPr="0022764C" w:rsidRDefault="004A758F" w:rsidP="00662A63">
      <w:pPr>
        <w:pStyle w:val="BodyText"/>
        <w:numPr>
          <w:ilvl w:val="1"/>
          <w:numId w:val="49"/>
        </w:numPr>
        <w:ind w:left="454" w:hanging="454"/>
      </w:pPr>
      <w:r w:rsidRPr="0022764C">
        <w:t xml:space="preserve">the </w:t>
      </w:r>
      <w:r w:rsidRPr="0022764C">
        <w:rPr>
          <w:b/>
        </w:rPr>
        <w:t>Insurer</w:t>
      </w:r>
      <w:r w:rsidRPr="0022764C">
        <w:t xml:space="preserve"> shall not be responsible for any legal fees or expenses incurred following receipt of a Counsel’s opinion advising that there is no reasonable defence to the prosecution;</w:t>
      </w:r>
    </w:p>
    <w:p w14:paraId="3D9B9DAF" w14:textId="77777777" w:rsidR="00C07262" w:rsidRPr="0022764C" w:rsidRDefault="004A758F" w:rsidP="00662A63">
      <w:pPr>
        <w:pStyle w:val="BodyText"/>
        <w:numPr>
          <w:ilvl w:val="1"/>
          <w:numId w:val="49"/>
        </w:numPr>
        <w:ind w:left="454" w:hanging="454"/>
      </w:pPr>
      <w:r w:rsidRPr="0022764C">
        <w:t xml:space="preserve">the choice of Counsel is at the </w:t>
      </w:r>
      <w:r w:rsidRPr="0022764C">
        <w:rPr>
          <w:b/>
        </w:rPr>
        <w:t>Insurer’s</w:t>
      </w:r>
      <w:r w:rsidRPr="0022764C">
        <w:t xml:space="preserve"> sole discretion;</w:t>
      </w:r>
    </w:p>
    <w:p w14:paraId="15FD19B8" w14:textId="77777777" w:rsidR="00C07262" w:rsidRPr="0022764C" w:rsidRDefault="004A758F" w:rsidP="00662A63">
      <w:pPr>
        <w:pStyle w:val="BodyText"/>
        <w:numPr>
          <w:ilvl w:val="1"/>
          <w:numId w:val="49"/>
        </w:numPr>
        <w:ind w:left="454" w:hanging="454"/>
      </w:pPr>
      <w:r w:rsidRPr="0022764C">
        <w:t xml:space="preserve">the </w:t>
      </w:r>
      <w:r w:rsidRPr="0022764C">
        <w:rPr>
          <w:b/>
        </w:rPr>
        <w:t>Insurer’s</w:t>
      </w:r>
      <w:r w:rsidRPr="0022764C">
        <w:t xml:space="preserve"> liability shall operate over and above any more specific insurance held by the </w:t>
      </w:r>
      <w:r w:rsidRPr="0022764C">
        <w:rPr>
          <w:b/>
        </w:rPr>
        <w:t>Insured</w:t>
      </w:r>
      <w:r w:rsidRPr="0022764C">
        <w:t>;</w:t>
      </w:r>
    </w:p>
    <w:p w14:paraId="29D0704D" w14:textId="77777777" w:rsidR="00C07262" w:rsidRPr="0022764C" w:rsidRDefault="004A758F" w:rsidP="00662A63">
      <w:pPr>
        <w:pStyle w:val="BodyText"/>
        <w:numPr>
          <w:ilvl w:val="1"/>
          <w:numId w:val="49"/>
        </w:numPr>
        <w:ind w:left="454" w:hanging="454"/>
      </w:pPr>
      <w:r w:rsidRPr="0022764C">
        <w:t xml:space="preserve">in the event that 2 (two) or more </w:t>
      </w:r>
      <w:r w:rsidRPr="0022764C">
        <w:rPr>
          <w:b/>
          <w:bCs/>
        </w:rPr>
        <w:t>Sections</w:t>
      </w:r>
      <w:r w:rsidRPr="0022764C">
        <w:t xml:space="preserve"> of this </w:t>
      </w:r>
      <w:r w:rsidRPr="0022764C">
        <w:rPr>
          <w:b/>
          <w:bCs/>
        </w:rPr>
        <w:t>Policy</w:t>
      </w:r>
      <w:r w:rsidRPr="0022764C">
        <w:t xml:space="preserve"> may respond to a prosecution brought under any of the specified Acts, only one limit (as specified in (h) below) will apply to any one prosecution for each Act that is defended; </w:t>
      </w:r>
    </w:p>
    <w:p w14:paraId="3C710640" w14:textId="77777777" w:rsidR="00C07262" w:rsidRPr="0022764C" w:rsidRDefault="004A758F" w:rsidP="00662A63">
      <w:pPr>
        <w:pStyle w:val="BodyText"/>
        <w:numPr>
          <w:ilvl w:val="1"/>
          <w:numId w:val="49"/>
        </w:numPr>
        <w:ind w:left="454" w:hanging="454"/>
      </w:pPr>
      <w:r w:rsidRPr="0022764C">
        <w:t xml:space="preserve">no sum shall be payable in respect of any liability for any fines, penalties, pre-agreed damages, punitive damages or exemplary damages or prosecution costs awarded against the </w:t>
      </w:r>
      <w:r w:rsidRPr="0022764C">
        <w:rPr>
          <w:b/>
        </w:rPr>
        <w:t>Insured</w:t>
      </w:r>
      <w:r w:rsidRPr="0022764C">
        <w:t>;</w:t>
      </w:r>
      <w:r w:rsidRPr="0022764C">
        <w:rPr>
          <w:b/>
        </w:rPr>
        <w:t xml:space="preserve"> </w:t>
      </w:r>
    </w:p>
    <w:p w14:paraId="57099BA4" w14:textId="77777777" w:rsidR="00C07262" w:rsidRPr="0022764C" w:rsidRDefault="004A758F" w:rsidP="00662A63">
      <w:pPr>
        <w:pStyle w:val="BodyText"/>
        <w:numPr>
          <w:ilvl w:val="1"/>
          <w:numId w:val="49"/>
        </w:numPr>
        <w:ind w:left="454" w:hanging="454"/>
      </w:pPr>
      <w:r w:rsidRPr="0022764C">
        <w:t xml:space="preserve">in the event of any wilful concealment by the </w:t>
      </w:r>
      <w:r w:rsidRPr="0022764C">
        <w:rPr>
          <w:b/>
        </w:rPr>
        <w:t xml:space="preserve">Insured </w:t>
      </w:r>
      <w:r w:rsidRPr="0022764C">
        <w:t>at any time of any fact or matter in any way that is detrimental to the defence of a claim insured under this</w:t>
      </w:r>
      <w:r w:rsidRPr="0022764C">
        <w:rPr>
          <w:b/>
        </w:rPr>
        <w:t xml:space="preserve"> Extension</w:t>
      </w:r>
      <w:r w:rsidRPr="0022764C">
        <w:t>, then this</w:t>
      </w:r>
      <w:r w:rsidRPr="0022764C">
        <w:rPr>
          <w:b/>
        </w:rPr>
        <w:t xml:space="preserve"> Extension</w:t>
      </w:r>
      <w:r w:rsidRPr="0022764C">
        <w:t xml:space="preserve"> shall not apply and the </w:t>
      </w:r>
      <w:r w:rsidRPr="0022764C">
        <w:rPr>
          <w:b/>
        </w:rPr>
        <w:t>Insurer</w:t>
      </w:r>
      <w:r w:rsidRPr="0022764C">
        <w:t xml:space="preserve"> may recover from the </w:t>
      </w:r>
      <w:r w:rsidRPr="0022764C">
        <w:rPr>
          <w:b/>
        </w:rPr>
        <w:t>Insured</w:t>
      </w:r>
      <w:r w:rsidRPr="0022764C">
        <w:t xml:space="preserve"> all fees and expenses that it has paid to the </w:t>
      </w:r>
      <w:r w:rsidRPr="0022764C">
        <w:rPr>
          <w:b/>
        </w:rPr>
        <w:t>Insured</w:t>
      </w:r>
      <w:r w:rsidRPr="0022764C">
        <w:t xml:space="preserve"> in respect of </w:t>
      </w:r>
      <w:r w:rsidRPr="0022764C">
        <w:rPr>
          <w:b/>
        </w:rPr>
        <w:t>Criminal Prosecution Defence Costs</w:t>
      </w:r>
      <w:r w:rsidRPr="0022764C">
        <w:t>; and</w:t>
      </w:r>
    </w:p>
    <w:p w14:paraId="26A4CCFA" w14:textId="77777777" w:rsidR="00C07262" w:rsidRPr="0022764C" w:rsidRDefault="004A758F" w:rsidP="00662A63">
      <w:pPr>
        <w:pStyle w:val="BodyText"/>
        <w:numPr>
          <w:ilvl w:val="1"/>
          <w:numId w:val="49"/>
        </w:numPr>
        <w:ind w:left="454" w:hanging="454"/>
      </w:pPr>
      <w:r w:rsidRPr="0022764C">
        <w:t xml:space="preserve">in respect of the Acts set out in 1-4 of </w:t>
      </w:r>
      <w:r w:rsidRPr="0022764C">
        <w:rPr>
          <w:b/>
        </w:rPr>
        <w:t>Criminal Prosecution Defence Costs</w:t>
      </w:r>
      <w:r w:rsidRPr="0022764C">
        <w:t xml:space="preserve"> the </w:t>
      </w:r>
      <w:r w:rsidRPr="0022764C">
        <w:rPr>
          <w:b/>
        </w:rPr>
        <w:t>Limit of Liability</w:t>
      </w:r>
      <w:r w:rsidRPr="0022764C">
        <w:t xml:space="preserve"> shall be GBP250,000 (two hundred and fifty thousand pounds sterling) and in respect of 5 and 6 of </w:t>
      </w:r>
      <w:r w:rsidRPr="0022764C">
        <w:rPr>
          <w:b/>
        </w:rPr>
        <w:t>Criminal Prosecution Defence Costs</w:t>
      </w:r>
      <w:r w:rsidRPr="0022764C">
        <w:t xml:space="preserve"> (involving manslaughter) shall be GBP5,000,000 (five million pounds sterling), any one prosecution and in the aggregate in the </w:t>
      </w:r>
      <w:r w:rsidRPr="0022764C">
        <w:rPr>
          <w:b/>
        </w:rPr>
        <w:t>Period of Insurance</w:t>
      </w:r>
      <w:r w:rsidRPr="0022764C">
        <w:t>.</w:t>
      </w:r>
    </w:p>
    <w:p w14:paraId="1B5869F7" w14:textId="77777777" w:rsidR="00C07262" w:rsidRPr="0022764C" w:rsidRDefault="004A758F">
      <w:pPr>
        <w:pStyle w:val="Heading3"/>
      </w:pPr>
      <w:r w:rsidRPr="0022764C">
        <w:t>Duties of the Insured – applicable to Sections 1-11</w:t>
      </w:r>
    </w:p>
    <w:p w14:paraId="29E5E5B9" w14:textId="77777777" w:rsidR="00C07262" w:rsidRPr="0022764C" w:rsidRDefault="004A758F">
      <w:pPr>
        <w:pStyle w:val="BodyText"/>
      </w:pPr>
      <w:r w:rsidRPr="0022764C">
        <w:t xml:space="preserve">The </w:t>
      </w:r>
      <w:r w:rsidRPr="0022764C">
        <w:rPr>
          <w:b/>
        </w:rPr>
        <w:t>Insured</w:t>
      </w:r>
      <w:r w:rsidRPr="0022764C">
        <w:t xml:space="preserve"> shall:</w:t>
      </w:r>
    </w:p>
    <w:p w14:paraId="73AABE80" w14:textId="77777777" w:rsidR="00C07262" w:rsidRPr="0022764C" w:rsidRDefault="004A758F" w:rsidP="00662A63">
      <w:pPr>
        <w:pStyle w:val="BodyText"/>
        <w:numPr>
          <w:ilvl w:val="2"/>
          <w:numId w:val="50"/>
        </w:numPr>
        <w:ind w:left="454" w:hanging="454"/>
      </w:pPr>
      <w:r w:rsidRPr="0022764C">
        <w:t>observe and comply with all laws, obligations and requirements (whether statutory, local, common law or otherwise);</w:t>
      </w:r>
    </w:p>
    <w:p w14:paraId="785B1B99" w14:textId="77777777" w:rsidR="00C07262" w:rsidRPr="0022764C" w:rsidRDefault="004A758F" w:rsidP="00662A63">
      <w:pPr>
        <w:pStyle w:val="BodyText"/>
        <w:numPr>
          <w:ilvl w:val="2"/>
          <w:numId w:val="50"/>
        </w:numPr>
        <w:ind w:left="454" w:hanging="454"/>
      </w:pPr>
      <w:r w:rsidRPr="0022764C">
        <w:t xml:space="preserve">maintain the </w:t>
      </w:r>
      <w:r w:rsidRPr="0022764C">
        <w:rPr>
          <w:b/>
        </w:rPr>
        <w:t>Buildings</w:t>
      </w:r>
      <w:r w:rsidRPr="0022764C">
        <w:t xml:space="preserve">, machinery and equipment and everything used in connection with and concerning the </w:t>
      </w:r>
      <w:r w:rsidRPr="0022764C">
        <w:rPr>
          <w:b/>
        </w:rPr>
        <w:t>Business</w:t>
      </w:r>
      <w:r w:rsidRPr="0022764C">
        <w:t xml:space="preserve"> in efficient and safe working order;</w:t>
      </w:r>
    </w:p>
    <w:p w14:paraId="5A3EBA63" w14:textId="77777777" w:rsidR="00C07262" w:rsidRPr="0022764C" w:rsidRDefault="004A758F" w:rsidP="00662A63">
      <w:pPr>
        <w:pStyle w:val="BodyText"/>
        <w:numPr>
          <w:ilvl w:val="2"/>
          <w:numId w:val="50"/>
        </w:numPr>
        <w:ind w:left="454" w:hanging="454"/>
      </w:pPr>
      <w:r w:rsidRPr="0022764C">
        <w:t xml:space="preserve">as soon as possible after discovery to make good or remedy any defect or danger and take such additional precautions to prevent loss, </w:t>
      </w:r>
      <w:bookmarkStart w:id="24" w:name="_Hlk79152069"/>
      <w:r w:rsidRPr="0022764C">
        <w:rPr>
          <w:b/>
          <w:bCs/>
        </w:rPr>
        <w:t>Damage</w:t>
      </w:r>
      <w:r w:rsidRPr="0022764C">
        <w:t xml:space="preserve"> </w:t>
      </w:r>
      <w:bookmarkEnd w:id="24"/>
      <w:r w:rsidRPr="0022764C">
        <w:t xml:space="preserve">or liability or further loss, </w:t>
      </w:r>
      <w:r w:rsidRPr="0022764C">
        <w:rPr>
          <w:b/>
          <w:bCs/>
        </w:rPr>
        <w:t>Damage</w:t>
      </w:r>
      <w:r w:rsidRPr="0022764C">
        <w:t xml:space="preserve"> or liability as the circumstances may require;</w:t>
      </w:r>
    </w:p>
    <w:p w14:paraId="338140E8" w14:textId="77777777" w:rsidR="00C07262" w:rsidRPr="0022764C" w:rsidRDefault="004A758F" w:rsidP="00662A63">
      <w:pPr>
        <w:pStyle w:val="BodyText"/>
        <w:numPr>
          <w:ilvl w:val="2"/>
          <w:numId w:val="50"/>
        </w:numPr>
        <w:ind w:left="454" w:hanging="454"/>
      </w:pPr>
      <w:r w:rsidRPr="0022764C">
        <w:t>take all reasonable precautions:</w:t>
      </w:r>
    </w:p>
    <w:p w14:paraId="00A3CF10" w14:textId="77777777" w:rsidR="00C07262" w:rsidRPr="0022764C" w:rsidRDefault="004A758F" w:rsidP="00662A63">
      <w:pPr>
        <w:pStyle w:val="BodyText"/>
        <w:numPr>
          <w:ilvl w:val="2"/>
          <w:numId w:val="51"/>
        </w:numPr>
        <w:ind w:left="908" w:hanging="454"/>
      </w:pPr>
      <w:r w:rsidRPr="0022764C">
        <w:lastRenderedPageBreak/>
        <w:t xml:space="preserve">to prevent any event which may give rise to liability under this </w:t>
      </w:r>
      <w:r w:rsidRPr="0022764C">
        <w:rPr>
          <w:b/>
          <w:bCs/>
        </w:rPr>
        <w:t>Policy</w:t>
      </w:r>
      <w:r w:rsidRPr="0022764C">
        <w:rPr>
          <w:bCs/>
        </w:rPr>
        <w:t>; and</w:t>
      </w:r>
    </w:p>
    <w:p w14:paraId="274B56EE" w14:textId="77777777" w:rsidR="00C07262" w:rsidRPr="0022764C" w:rsidRDefault="004A758F" w:rsidP="00662A63">
      <w:pPr>
        <w:pStyle w:val="BodyText"/>
        <w:numPr>
          <w:ilvl w:val="2"/>
          <w:numId w:val="51"/>
        </w:numPr>
        <w:ind w:left="908" w:hanging="454"/>
      </w:pPr>
      <w:r w:rsidRPr="0022764C">
        <w:t xml:space="preserve">in the selection and supervision of </w:t>
      </w:r>
      <w:r w:rsidRPr="0022764C">
        <w:rPr>
          <w:b/>
        </w:rPr>
        <w:t>Employees</w:t>
      </w:r>
      <w:r w:rsidRPr="0022764C">
        <w:t xml:space="preserve"> and external contractors.</w:t>
      </w:r>
    </w:p>
    <w:p w14:paraId="1052B232" w14:textId="77777777" w:rsidR="00C07262" w:rsidRPr="0022764C" w:rsidRDefault="004A758F">
      <w:pPr>
        <w:pStyle w:val="Heading3"/>
      </w:pPr>
      <w:r w:rsidRPr="0022764C">
        <w:t xml:space="preserve">Fair Presentation of Risk </w:t>
      </w:r>
    </w:p>
    <w:p w14:paraId="4F8ADCF3" w14:textId="77777777" w:rsidR="00C07262" w:rsidRPr="0022764C" w:rsidRDefault="004A758F">
      <w:pPr>
        <w:pStyle w:val="BodyText"/>
        <w:rPr>
          <w:lang w:eastAsia="en-GB"/>
        </w:rPr>
      </w:pPr>
      <w:r w:rsidRPr="0022764C">
        <w:rPr>
          <w:lang w:eastAsia="en-GB"/>
        </w:rPr>
        <w:t xml:space="preserve">The </w:t>
      </w:r>
      <w:r w:rsidRPr="0022764C">
        <w:rPr>
          <w:b/>
          <w:lang w:eastAsia="en-GB"/>
        </w:rPr>
        <w:t xml:space="preserve">Insured </w:t>
      </w:r>
      <w:r w:rsidRPr="0022764C">
        <w:rPr>
          <w:lang w:eastAsia="en-GB"/>
        </w:rPr>
        <w:t>must take care to give accurate and complete information relating to the insurance provided by this</w:t>
      </w:r>
      <w:r w:rsidRPr="0022764C">
        <w:rPr>
          <w:b/>
          <w:lang w:eastAsia="en-GB"/>
        </w:rPr>
        <w:t xml:space="preserve"> Policy</w:t>
      </w:r>
      <w:r w:rsidRPr="0022764C">
        <w:rPr>
          <w:lang w:eastAsia="en-GB"/>
        </w:rPr>
        <w:t xml:space="preserve"> and is required to make a fair presentation of the risks that are or would be insured under this</w:t>
      </w:r>
      <w:r w:rsidRPr="0022764C">
        <w:rPr>
          <w:b/>
          <w:lang w:eastAsia="en-GB"/>
        </w:rPr>
        <w:t xml:space="preserve"> Policy</w:t>
      </w:r>
      <w:r w:rsidRPr="0022764C">
        <w:rPr>
          <w:lang w:eastAsia="en-GB"/>
        </w:rPr>
        <w:t>.</w:t>
      </w:r>
    </w:p>
    <w:p w14:paraId="1D4B41FD" w14:textId="77777777" w:rsidR="00C07262" w:rsidRPr="0022764C" w:rsidRDefault="004A758F">
      <w:pPr>
        <w:pStyle w:val="BodyText"/>
        <w:rPr>
          <w:lang w:eastAsia="en-GB"/>
        </w:rPr>
      </w:pPr>
      <w:r w:rsidRPr="0022764C">
        <w:rPr>
          <w:lang w:eastAsia="en-GB"/>
        </w:rPr>
        <w:t>A fair presentation of the risks means that, in addition to answering any questions asked, the</w:t>
      </w:r>
      <w:r w:rsidRPr="0022764C">
        <w:rPr>
          <w:b/>
          <w:lang w:eastAsia="en-GB"/>
        </w:rPr>
        <w:t xml:space="preserve"> Insured </w:t>
      </w:r>
      <w:r w:rsidRPr="0022764C">
        <w:rPr>
          <w:lang w:eastAsia="en-GB"/>
        </w:rPr>
        <w:t xml:space="preserve">must: </w:t>
      </w:r>
    </w:p>
    <w:p w14:paraId="6B2F51B0" w14:textId="77777777" w:rsidR="00C07262" w:rsidRPr="0022764C" w:rsidRDefault="004A758F" w:rsidP="00662A63">
      <w:pPr>
        <w:pStyle w:val="BodyText"/>
        <w:numPr>
          <w:ilvl w:val="0"/>
          <w:numId w:val="52"/>
        </w:numPr>
        <w:ind w:left="454" w:hanging="454"/>
        <w:rPr>
          <w:lang w:eastAsia="en-GB"/>
        </w:rPr>
      </w:pPr>
      <w:r w:rsidRPr="0022764C">
        <w:rPr>
          <w:lang w:eastAsia="en-GB"/>
        </w:rPr>
        <w:t xml:space="preserve">disclose to the </w:t>
      </w:r>
      <w:r w:rsidRPr="0022764C">
        <w:rPr>
          <w:b/>
          <w:lang w:eastAsia="en-GB"/>
        </w:rPr>
        <w:t>Insurer</w:t>
      </w:r>
      <w:r w:rsidRPr="0022764C">
        <w:rPr>
          <w:lang w:eastAsia="en-GB"/>
        </w:rPr>
        <w:t xml:space="preserve"> every material fact or circumstance which the</w:t>
      </w:r>
      <w:r w:rsidRPr="0022764C">
        <w:rPr>
          <w:b/>
          <w:lang w:eastAsia="en-GB"/>
        </w:rPr>
        <w:t xml:space="preserve"> Insured </w:t>
      </w:r>
      <w:r w:rsidRPr="0022764C">
        <w:rPr>
          <w:lang w:eastAsia="en-GB"/>
        </w:rPr>
        <w:t xml:space="preserve">know or ought to know or, failing that, sufficient information to alert the </w:t>
      </w:r>
      <w:r w:rsidRPr="0022764C">
        <w:rPr>
          <w:b/>
          <w:lang w:eastAsia="en-GB"/>
        </w:rPr>
        <w:t>Insurer</w:t>
      </w:r>
      <w:r w:rsidRPr="0022764C">
        <w:rPr>
          <w:lang w:eastAsia="en-GB"/>
        </w:rPr>
        <w:t xml:space="preserve"> of the need to make further enquiries; </w:t>
      </w:r>
    </w:p>
    <w:p w14:paraId="115DB16B" w14:textId="77777777" w:rsidR="00C07262" w:rsidRPr="0022764C" w:rsidRDefault="004A758F" w:rsidP="00662A63">
      <w:pPr>
        <w:pStyle w:val="BodyText"/>
        <w:numPr>
          <w:ilvl w:val="0"/>
          <w:numId w:val="52"/>
        </w:numPr>
        <w:ind w:left="454" w:hanging="454"/>
        <w:rPr>
          <w:lang w:eastAsia="en-GB"/>
        </w:rPr>
      </w:pPr>
      <w:r w:rsidRPr="0022764C">
        <w:rPr>
          <w:lang w:eastAsia="en-GB"/>
        </w:rPr>
        <w:t>make such disclosure in a reasonably clear and accessible manner; and</w:t>
      </w:r>
    </w:p>
    <w:p w14:paraId="526C1FAD" w14:textId="77777777" w:rsidR="00C07262" w:rsidRPr="0022764C" w:rsidRDefault="004A758F" w:rsidP="00662A63">
      <w:pPr>
        <w:pStyle w:val="BodyText"/>
        <w:numPr>
          <w:ilvl w:val="0"/>
          <w:numId w:val="52"/>
        </w:numPr>
        <w:ind w:left="454" w:hanging="454"/>
        <w:rPr>
          <w:lang w:eastAsia="en-GB"/>
        </w:rPr>
      </w:pPr>
      <w:r w:rsidRPr="0022764C">
        <w:rPr>
          <w:lang w:eastAsia="en-GB"/>
        </w:rPr>
        <w:t xml:space="preserve">ensure that, in such disclosure, any material representation as to a matter of fact is substantially correct, and a matter of expectation or belief is made in good faith. </w:t>
      </w:r>
    </w:p>
    <w:p w14:paraId="19080678" w14:textId="77777777" w:rsidR="00C07262" w:rsidRPr="0022764C" w:rsidRDefault="004A758F">
      <w:pPr>
        <w:pStyle w:val="BodyText"/>
        <w:rPr>
          <w:lang w:eastAsia="en-GB"/>
        </w:rPr>
      </w:pPr>
      <w:r w:rsidRPr="0022764C">
        <w:rPr>
          <w:lang w:eastAsia="en-GB"/>
        </w:rPr>
        <w:t xml:space="preserve">A circumstance is material if it would influence the </w:t>
      </w:r>
      <w:r w:rsidRPr="0022764C">
        <w:rPr>
          <w:b/>
          <w:lang w:eastAsia="en-GB"/>
        </w:rPr>
        <w:t>Insurer’s</w:t>
      </w:r>
      <w:r w:rsidRPr="0022764C">
        <w:rPr>
          <w:lang w:eastAsia="en-GB"/>
        </w:rPr>
        <w:t xml:space="preserve"> judgement (as a prudent underwriter) in determining whether to take the risk and, if so, on what terms.  If the</w:t>
      </w:r>
      <w:r w:rsidRPr="0022764C">
        <w:rPr>
          <w:b/>
          <w:lang w:eastAsia="en-GB"/>
        </w:rPr>
        <w:t xml:space="preserve"> Insured </w:t>
      </w:r>
      <w:r w:rsidRPr="0022764C">
        <w:rPr>
          <w:lang w:eastAsia="en-GB"/>
        </w:rPr>
        <w:t>is in any doubt as to whether a circumstance is material, then the</w:t>
      </w:r>
      <w:r w:rsidRPr="0022764C">
        <w:rPr>
          <w:b/>
          <w:lang w:eastAsia="en-GB"/>
        </w:rPr>
        <w:t xml:space="preserve"> Insured </w:t>
      </w:r>
      <w:r w:rsidRPr="0022764C">
        <w:rPr>
          <w:lang w:eastAsia="en-GB"/>
        </w:rPr>
        <w:t>should disclose it.</w:t>
      </w:r>
    </w:p>
    <w:p w14:paraId="63ECDC2B" w14:textId="77777777" w:rsidR="00C07262" w:rsidRPr="0022764C" w:rsidRDefault="004A758F">
      <w:pPr>
        <w:pStyle w:val="BodyText"/>
        <w:rPr>
          <w:lang w:eastAsia="en-GB"/>
        </w:rPr>
      </w:pPr>
      <w:r w:rsidRPr="0022764C">
        <w:rPr>
          <w:lang w:eastAsia="en-GB"/>
        </w:rPr>
        <w:t>If the</w:t>
      </w:r>
      <w:r w:rsidRPr="0022764C">
        <w:rPr>
          <w:b/>
          <w:lang w:eastAsia="en-GB"/>
        </w:rPr>
        <w:t xml:space="preserve"> Insured </w:t>
      </w:r>
      <w:r w:rsidRPr="0022764C">
        <w:rPr>
          <w:lang w:eastAsia="en-GB"/>
        </w:rPr>
        <w:t>becomes aware that the information the</w:t>
      </w:r>
      <w:r w:rsidRPr="0022764C">
        <w:rPr>
          <w:b/>
          <w:lang w:eastAsia="en-GB"/>
        </w:rPr>
        <w:t xml:space="preserve"> Insured </w:t>
      </w:r>
      <w:r w:rsidRPr="0022764C">
        <w:rPr>
          <w:lang w:eastAsia="en-GB"/>
        </w:rPr>
        <w:t xml:space="preserve">has given to the </w:t>
      </w:r>
      <w:r w:rsidRPr="0022764C">
        <w:rPr>
          <w:b/>
          <w:lang w:eastAsia="en-GB"/>
        </w:rPr>
        <w:t>Insurer</w:t>
      </w:r>
      <w:r w:rsidRPr="0022764C">
        <w:rPr>
          <w:lang w:eastAsia="en-GB"/>
        </w:rPr>
        <w:t xml:space="preserve"> is inaccurate or incomplete or the</w:t>
      </w:r>
      <w:r w:rsidRPr="0022764C">
        <w:rPr>
          <w:b/>
          <w:bCs/>
          <w:lang w:eastAsia="en-GB"/>
        </w:rPr>
        <w:t xml:space="preserve"> Insured </w:t>
      </w:r>
      <w:r w:rsidRPr="0022764C">
        <w:rPr>
          <w:lang w:eastAsia="en-GB"/>
        </w:rPr>
        <w:t>has any particular concerns about any of the information</w:t>
      </w:r>
      <w:r w:rsidRPr="0022764C">
        <w:rPr>
          <w:bCs/>
          <w:lang w:eastAsia="en-GB"/>
        </w:rPr>
        <w:t xml:space="preserve"> </w:t>
      </w:r>
      <w:r w:rsidRPr="0022764C">
        <w:rPr>
          <w:lang w:eastAsia="en-GB"/>
        </w:rPr>
        <w:t>the</w:t>
      </w:r>
      <w:r w:rsidRPr="0022764C">
        <w:rPr>
          <w:b/>
          <w:bCs/>
          <w:lang w:eastAsia="en-GB"/>
        </w:rPr>
        <w:t xml:space="preserve"> Insured </w:t>
      </w:r>
      <w:r w:rsidRPr="0022764C">
        <w:rPr>
          <w:lang w:eastAsia="en-GB"/>
        </w:rPr>
        <w:t xml:space="preserve">have provided or should provide, before or after the start date of this insurance as shown in the </w:t>
      </w:r>
      <w:r w:rsidRPr="0022764C">
        <w:rPr>
          <w:b/>
          <w:lang w:eastAsia="en-GB"/>
        </w:rPr>
        <w:t>Period of Insurance</w:t>
      </w:r>
      <w:r w:rsidRPr="0022764C">
        <w:rPr>
          <w:lang w:eastAsia="en-GB"/>
        </w:rPr>
        <w:t>, then the</w:t>
      </w:r>
      <w:r w:rsidRPr="0022764C">
        <w:rPr>
          <w:b/>
          <w:lang w:eastAsia="en-GB"/>
        </w:rPr>
        <w:t xml:space="preserve"> Insured </w:t>
      </w:r>
      <w:r w:rsidRPr="0022764C">
        <w:rPr>
          <w:lang w:eastAsia="en-GB"/>
        </w:rPr>
        <w:t>must advise the</w:t>
      </w:r>
      <w:r w:rsidRPr="0022764C">
        <w:rPr>
          <w:b/>
          <w:lang w:eastAsia="en-GB"/>
        </w:rPr>
        <w:t xml:space="preserve"> Insured’s</w:t>
      </w:r>
      <w:r w:rsidRPr="0022764C">
        <w:rPr>
          <w:lang w:eastAsia="en-GB"/>
        </w:rPr>
        <w:t xml:space="preserve"> Insurance Adviser</w:t>
      </w:r>
      <w:r w:rsidRPr="0022764C">
        <w:rPr>
          <w:b/>
          <w:lang w:eastAsia="en-GB"/>
        </w:rPr>
        <w:t>.</w:t>
      </w:r>
    </w:p>
    <w:p w14:paraId="10C74EC4" w14:textId="77777777" w:rsidR="00C07262" w:rsidRPr="0022764C" w:rsidRDefault="004A758F">
      <w:pPr>
        <w:pStyle w:val="BodyText"/>
        <w:rPr>
          <w:lang w:eastAsia="en-GB"/>
        </w:rPr>
      </w:pPr>
      <w:r w:rsidRPr="0022764C">
        <w:rPr>
          <w:lang w:eastAsia="en-GB"/>
        </w:rPr>
        <w:t>If the information the</w:t>
      </w:r>
      <w:r w:rsidRPr="0022764C">
        <w:rPr>
          <w:b/>
          <w:bCs/>
          <w:lang w:eastAsia="en-GB"/>
        </w:rPr>
        <w:t xml:space="preserve"> Insured </w:t>
      </w:r>
      <w:r w:rsidRPr="0022764C">
        <w:rPr>
          <w:lang w:eastAsia="en-GB"/>
        </w:rPr>
        <w:t xml:space="preserve">has given the </w:t>
      </w:r>
      <w:r w:rsidRPr="0022764C">
        <w:rPr>
          <w:b/>
          <w:lang w:eastAsia="en-GB"/>
        </w:rPr>
        <w:t>Insurer</w:t>
      </w:r>
      <w:r w:rsidRPr="0022764C">
        <w:rPr>
          <w:lang w:eastAsia="en-GB"/>
        </w:rPr>
        <w:t xml:space="preserve"> in relation to this insurance proves to be inaccurate or incomplete, then the </w:t>
      </w:r>
      <w:r w:rsidRPr="0022764C">
        <w:rPr>
          <w:b/>
          <w:lang w:eastAsia="en-GB"/>
        </w:rPr>
        <w:t>Insurer</w:t>
      </w:r>
      <w:r w:rsidRPr="0022764C">
        <w:rPr>
          <w:lang w:eastAsia="en-GB"/>
        </w:rPr>
        <w:t xml:space="preserve"> may:</w:t>
      </w:r>
    </w:p>
    <w:p w14:paraId="49257352" w14:textId="77777777" w:rsidR="00C07262" w:rsidRPr="0022764C" w:rsidRDefault="004A758F" w:rsidP="00662A63">
      <w:pPr>
        <w:pStyle w:val="BodyText"/>
        <w:numPr>
          <w:ilvl w:val="0"/>
          <w:numId w:val="53"/>
        </w:numPr>
        <w:ind w:left="454" w:hanging="454"/>
        <w:rPr>
          <w:lang w:eastAsia="en-GB"/>
        </w:rPr>
      </w:pPr>
      <w:r w:rsidRPr="0022764C">
        <w:rPr>
          <w:lang w:eastAsia="en-GB"/>
        </w:rPr>
        <w:t xml:space="preserve">amend the terms of this </w:t>
      </w:r>
      <w:r w:rsidRPr="0022764C">
        <w:rPr>
          <w:b/>
          <w:lang w:eastAsia="en-GB"/>
        </w:rPr>
        <w:t>Policy</w:t>
      </w:r>
      <w:r w:rsidRPr="0022764C">
        <w:rPr>
          <w:lang w:eastAsia="en-GB"/>
        </w:rPr>
        <w:t>, which may be applied as if they were already in place prior to any claim where the validity of that claim was impacted by the inaccurate or incomplete information, or</w:t>
      </w:r>
    </w:p>
    <w:p w14:paraId="3CC5DA85" w14:textId="77777777" w:rsidR="00C07262" w:rsidRPr="0022764C" w:rsidRDefault="004A758F" w:rsidP="00662A63">
      <w:pPr>
        <w:pStyle w:val="BodyText"/>
        <w:numPr>
          <w:ilvl w:val="0"/>
          <w:numId w:val="53"/>
        </w:numPr>
        <w:ind w:left="454" w:hanging="454"/>
        <w:rPr>
          <w:lang w:eastAsia="en-GB"/>
        </w:rPr>
      </w:pPr>
      <w:r w:rsidRPr="0022764C">
        <w:rPr>
          <w:lang w:eastAsia="en-GB"/>
        </w:rPr>
        <w:t xml:space="preserve">reduce the amount the </w:t>
      </w:r>
      <w:r w:rsidRPr="0022764C">
        <w:rPr>
          <w:b/>
          <w:lang w:eastAsia="en-GB"/>
        </w:rPr>
        <w:t>Insurer</w:t>
      </w:r>
      <w:r w:rsidRPr="0022764C">
        <w:rPr>
          <w:lang w:eastAsia="en-GB"/>
        </w:rPr>
        <w:t xml:space="preserve"> pay on a claim in the proportion the premium paid bears to the premium that the </w:t>
      </w:r>
      <w:r w:rsidRPr="0022764C">
        <w:rPr>
          <w:b/>
          <w:lang w:eastAsia="en-GB"/>
        </w:rPr>
        <w:t>Insurer</w:t>
      </w:r>
      <w:r w:rsidRPr="0022764C">
        <w:rPr>
          <w:b/>
          <w:bCs/>
          <w:lang w:eastAsia="en-GB"/>
        </w:rPr>
        <w:t xml:space="preserve"> </w:t>
      </w:r>
      <w:r w:rsidRPr="0022764C">
        <w:rPr>
          <w:lang w:eastAsia="en-GB"/>
        </w:rPr>
        <w:t>would have charged the</w:t>
      </w:r>
      <w:r w:rsidRPr="0022764C">
        <w:rPr>
          <w:b/>
          <w:lang w:eastAsia="en-GB"/>
        </w:rPr>
        <w:t xml:space="preserve"> Insured </w:t>
      </w:r>
      <w:r w:rsidRPr="0022764C">
        <w:rPr>
          <w:lang w:eastAsia="en-GB"/>
        </w:rPr>
        <w:t>had the information not been inaccurate or incomplete, or</w:t>
      </w:r>
    </w:p>
    <w:p w14:paraId="0D5CEFF8" w14:textId="77777777" w:rsidR="00C07262" w:rsidRPr="0022764C" w:rsidRDefault="004A758F" w:rsidP="00662A63">
      <w:pPr>
        <w:pStyle w:val="BodyText"/>
        <w:numPr>
          <w:ilvl w:val="0"/>
          <w:numId w:val="53"/>
        </w:numPr>
        <w:ind w:left="454" w:hanging="454"/>
        <w:rPr>
          <w:lang w:eastAsia="en-GB"/>
        </w:rPr>
      </w:pPr>
      <w:r w:rsidRPr="0022764C">
        <w:rPr>
          <w:lang w:eastAsia="en-GB"/>
        </w:rPr>
        <w:t xml:space="preserve">treat this </w:t>
      </w:r>
      <w:r w:rsidRPr="0022764C">
        <w:rPr>
          <w:b/>
          <w:lang w:eastAsia="en-GB"/>
        </w:rPr>
        <w:t>Policy</w:t>
      </w:r>
      <w:r w:rsidRPr="0022764C">
        <w:rPr>
          <w:b/>
          <w:bCs/>
          <w:lang w:eastAsia="en-GB"/>
        </w:rPr>
        <w:t xml:space="preserve"> </w:t>
      </w:r>
      <w:r w:rsidRPr="0022764C">
        <w:rPr>
          <w:lang w:eastAsia="en-GB"/>
        </w:rPr>
        <w:t xml:space="preserve">as if it never existed, which means no claims will be paid and the </w:t>
      </w:r>
      <w:r w:rsidRPr="0022764C">
        <w:rPr>
          <w:b/>
          <w:bCs/>
          <w:lang w:eastAsia="en-GB"/>
        </w:rPr>
        <w:t>Premium</w:t>
      </w:r>
      <w:r w:rsidRPr="0022764C">
        <w:rPr>
          <w:lang w:eastAsia="en-GB"/>
        </w:rPr>
        <w:t xml:space="preserve"> paid under it will be returned.  This will only be done if this insurance would not have been provided if the information given had not been inaccurate or incomplete.</w:t>
      </w:r>
    </w:p>
    <w:p w14:paraId="416EB3CB" w14:textId="77777777" w:rsidR="00C07262" w:rsidRPr="0022764C" w:rsidRDefault="004A758F">
      <w:pPr>
        <w:pStyle w:val="BodyText"/>
        <w:rPr>
          <w:lang w:eastAsia="en-GB"/>
        </w:rPr>
      </w:pPr>
      <w:r w:rsidRPr="0022764C">
        <w:rPr>
          <w:lang w:eastAsia="en-GB"/>
        </w:rPr>
        <w:t xml:space="preserve">If </w:t>
      </w:r>
      <w:r w:rsidRPr="0022764C">
        <w:rPr>
          <w:bCs/>
          <w:lang w:eastAsia="en-GB"/>
        </w:rPr>
        <w:t>the</w:t>
      </w:r>
      <w:r w:rsidRPr="0022764C">
        <w:rPr>
          <w:b/>
          <w:bCs/>
          <w:lang w:eastAsia="en-GB"/>
        </w:rPr>
        <w:t xml:space="preserve"> Insurer</w:t>
      </w:r>
      <w:r w:rsidRPr="0022764C">
        <w:rPr>
          <w:lang w:eastAsia="en-GB"/>
        </w:rPr>
        <w:t xml:space="preserve"> establishes that the </w:t>
      </w:r>
      <w:r w:rsidRPr="0022764C">
        <w:rPr>
          <w:b/>
          <w:lang w:eastAsia="en-GB"/>
        </w:rPr>
        <w:t>Insured</w:t>
      </w:r>
      <w:r w:rsidRPr="0022764C">
        <w:rPr>
          <w:lang w:eastAsia="en-GB"/>
        </w:rPr>
        <w:t xml:space="preserve"> deliberately or recklessly provided false or misleading information in relation to the insurance provided under this </w:t>
      </w:r>
      <w:r w:rsidRPr="0022764C">
        <w:rPr>
          <w:b/>
          <w:lang w:eastAsia="en-GB"/>
        </w:rPr>
        <w:t>Policy</w:t>
      </w:r>
      <w:r w:rsidRPr="0022764C">
        <w:rPr>
          <w:lang w:eastAsia="en-GB"/>
        </w:rPr>
        <w:t xml:space="preserve">, </w:t>
      </w:r>
      <w:r w:rsidRPr="0022764C">
        <w:rPr>
          <w:bCs/>
          <w:lang w:eastAsia="en-GB"/>
        </w:rPr>
        <w:t>the</w:t>
      </w:r>
      <w:r w:rsidRPr="0022764C">
        <w:rPr>
          <w:b/>
          <w:bCs/>
          <w:lang w:eastAsia="en-GB"/>
        </w:rPr>
        <w:t xml:space="preserve"> Insurer</w:t>
      </w:r>
      <w:r w:rsidRPr="0022764C">
        <w:rPr>
          <w:lang w:eastAsia="en-GB"/>
        </w:rPr>
        <w:t xml:space="preserve"> will </w:t>
      </w:r>
      <w:r w:rsidRPr="0022764C">
        <w:rPr>
          <w:lang w:eastAsia="en-GB"/>
        </w:rPr>
        <w:t xml:space="preserve">treat this insurance as if it never existed for the </w:t>
      </w:r>
      <w:r w:rsidRPr="0022764C">
        <w:rPr>
          <w:b/>
          <w:lang w:eastAsia="en-GB"/>
        </w:rPr>
        <w:t>Period of Insurance</w:t>
      </w:r>
      <w:r w:rsidRPr="0022764C">
        <w:rPr>
          <w:lang w:eastAsia="en-GB"/>
        </w:rPr>
        <w:t xml:space="preserve">, which means no claims will be paid and </w:t>
      </w:r>
      <w:r w:rsidRPr="0022764C">
        <w:rPr>
          <w:bCs/>
          <w:lang w:eastAsia="en-GB"/>
        </w:rPr>
        <w:t>the</w:t>
      </w:r>
      <w:r w:rsidRPr="0022764C">
        <w:rPr>
          <w:b/>
          <w:bCs/>
          <w:lang w:eastAsia="en-GB"/>
        </w:rPr>
        <w:t xml:space="preserve"> Insurer</w:t>
      </w:r>
      <w:r w:rsidRPr="0022764C">
        <w:rPr>
          <w:lang w:eastAsia="en-GB"/>
        </w:rPr>
        <w:t xml:space="preserve"> will not return the </w:t>
      </w:r>
      <w:r w:rsidRPr="0022764C">
        <w:rPr>
          <w:b/>
          <w:bCs/>
          <w:lang w:eastAsia="en-GB"/>
        </w:rPr>
        <w:t>Premium</w:t>
      </w:r>
      <w:r w:rsidRPr="0022764C">
        <w:rPr>
          <w:lang w:eastAsia="en-GB"/>
        </w:rPr>
        <w:t xml:space="preserve">.  If this happens </w:t>
      </w:r>
      <w:r w:rsidRPr="0022764C">
        <w:rPr>
          <w:bCs/>
          <w:lang w:eastAsia="en-GB"/>
        </w:rPr>
        <w:t>the</w:t>
      </w:r>
      <w:r w:rsidRPr="0022764C">
        <w:rPr>
          <w:b/>
          <w:bCs/>
          <w:lang w:eastAsia="en-GB"/>
        </w:rPr>
        <w:t xml:space="preserve"> Insurer</w:t>
      </w:r>
      <w:r w:rsidRPr="0022764C">
        <w:rPr>
          <w:lang w:eastAsia="en-GB"/>
        </w:rPr>
        <w:t xml:space="preserve"> will advise the </w:t>
      </w:r>
      <w:r w:rsidRPr="0022764C">
        <w:rPr>
          <w:b/>
          <w:lang w:eastAsia="en-GB"/>
        </w:rPr>
        <w:t>Insured</w:t>
      </w:r>
      <w:r w:rsidRPr="0022764C">
        <w:rPr>
          <w:lang w:eastAsia="en-GB"/>
        </w:rPr>
        <w:t xml:space="preserve"> in writing to the </w:t>
      </w:r>
      <w:r w:rsidRPr="0022764C">
        <w:rPr>
          <w:b/>
          <w:lang w:eastAsia="en-GB"/>
        </w:rPr>
        <w:t>Insured’s</w:t>
      </w:r>
      <w:r w:rsidRPr="0022764C">
        <w:rPr>
          <w:lang w:eastAsia="en-GB"/>
        </w:rPr>
        <w:t xml:space="preserve"> address shown in the </w:t>
      </w:r>
      <w:r w:rsidRPr="0022764C">
        <w:rPr>
          <w:b/>
          <w:lang w:eastAsia="en-GB"/>
        </w:rPr>
        <w:t>Schedule</w:t>
      </w:r>
      <w:r w:rsidRPr="0022764C">
        <w:rPr>
          <w:lang w:eastAsia="en-GB"/>
        </w:rPr>
        <w:t xml:space="preserve">. </w:t>
      </w:r>
    </w:p>
    <w:p w14:paraId="4EF43D26" w14:textId="77777777" w:rsidR="00C07262" w:rsidRPr="0022764C" w:rsidRDefault="004A758F">
      <w:pPr>
        <w:pStyle w:val="BodyText"/>
        <w:rPr>
          <w:lang w:eastAsia="en-GB"/>
        </w:rPr>
      </w:pPr>
      <w:r w:rsidRPr="0022764C">
        <w:rPr>
          <w:lang w:eastAsia="en-GB"/>
        </w:rPr>
        <w:t xml:space="preserve">If </w:t>
      </w:r>
      <w:r w:rsidRPr="0022764C">
        <w:rPr>
          <w:bCs/>
          <w:lang w:eastAsia="en-GB"/>
        </w:rPr>
        <w:t>the</w:t>
      </w:r>
      <w:r w:rsidRPr="0022764C">
        <w:rPr>
          <w:b/>
          <w:bCs/>
          <w:lang w:eastAsia="en-GB"/>
        </w:rPr>
        <w:t xml:space="preserve"> Insured </w:t>
      </w:r>
      <w:r w:rsidRPr="0022764C">
        <w:rPr>
          <w:lang w:eastAsia="en-GB"/>
        </w:rPr>
        <w:t xml:space="preserve">becomes aware that any information it has provided is inaccurate, or if its insurance requirements change, </w:t>
      </w:r>
      <w:r w:rsidRPr="0022764C">
        <w:rPr>
          <w:bCs/>
          <w:lang w:eastAsia="en-GB"/>
        </w:rPr>
        <w:t xml:space="preserve">the </w:t>
      </w:r>
      <w:r w:rsidRPr="0022764C">
        <w:rPr>
          <w:b/>
          <w:bCs/>
          <w:lang w:eastAsia="en-GB"/>
        </w:rPr>
        <w:t>Insured</w:t>
      </w:r>
      <w:r w:rsidRPr="0022764C">
        <w:rPr>
          <w:bCs/>
          <w:lang w:eastAsia="en-GB"/>
        </w:rPr>
        <w:t xml:space="preserve"> </w:t>
      </w:r>
      <w:r w:rsidRPr="0022764C">
        <w:rPr>
          <w:lang w:eastAsia="en-GB"/>
        </w:rPr>
        <w:t>must inform its Insurance Adviser as soon as practicable.</w:t>
      </w:r>
    </w:p>
    <w:p w14:paraId="0ADAC2CF" w14:textId="77777777" w:rsidR="00C07262" w:rsidRPr="0022764C" w:rsidRDefault="004A758F">
      <w:pPr>
        <w:pStyle w:val="BodyText"/>
        <w:rPr>
          <w:lang w:eastAsia="en-GB"/>
        </w:rPr>
      </w:pPr>
      <w:r w:rsidRPr="0022764C">
        <w:rPr>
          <w:lang w:eastAsia="en-GB"/>
        </w:rPr>
        <w:t>If:</w:t>
      </w:r>
    </w:p>
    <w:p w14:paraId="0570372D" w14:textId="77777777" w:rsidR="00C07262" w:rsidRPr="0022764C" w:rsidRDefault="004A758F" w:rsidP="00662A63">
      <w:pPr>
        <w:pStyle w:val="BodyText"/>
        <w:numPr>
          <w:ilvl w:val="0"/>
          <w:numId w:val="54"/>
        </w:numPr>
        <w:ind w:left="454" w:hanging="454"/>
        <w:rPr>
          <w:lang w:eastAsia="en-GB"/>
        </w:rPr>
      </w:pPr>
      <w:r w:rsidRPr="0022764C">
        <w:rPr>
          <w:lang w:eastAsia="en-GB"/>
        </w:rPr>
        <w:t xml:space="preserve">the information the </w:t>
      </w:r>
      <w:r w:rsidRPr="0022764C">
        <w:rPr>
          <w:b/>
          <w:lang w:eastAsia="en-GB"/>
        </w:rPr>
        <w:t>Insured</w:t>
      </w:r>
      <w:r w:rsidRPr="0022764C">
        <w:rPr>
          <w:lang w:eastAsia="en-GB"/>
        </w:rPr>
        <w:t xml:space="preserve"> has given the </w:t>
      </w:r>
      <w:r w:rsidRPr="0022764C">
        <w:rPr>
          <w:b/>
          <w:bCs/>
          <w:lang w:eastAsia="en-GB"/>
        </w:rPr>
        <w:t>Insurer</w:t>
      </w:r>
      <w:r w:rsidRPr="0022764C">
        <w:rPr>
          <w:lang w:eastAsia="en-GB"/>
        </w:rPr>
        <w:t xml:space="preserve"> in relation to this insurance changes, or</w:t>
      </w:r>
    </w:p>
    <w:p w14:paraId="3D0160C3" w14:textId="77777777" w:rsidR="00C07262" w:rsidRPr="0022764C" w:rsidRDefault="004A758F" w:rsidP="00662A63">
      <w:pPr>
        <w:pStyle w:val="BodyText"/>
        <w:numPr>
          <w:ilvl w:val="0"/>
          <w:numId w:val="54"/>
        </w:numPr>
        <w:ind w:left="454" w:hanging="454"/>
        <w:rPr>
          <w:lang w:eastAsia="en-GB"/>
        </w:rPr>
      </w:pPr>
      <w:r w:rsidRPr="0022764C">
        <w:rPr>
          <w:lang w:eastAsia="en-GB"/>
        </w:rPr>
        <w:t>there is any significant change in or variance of the risk,</w:t>
      </w:r>
    </w:p>
    <w:p w14:paraId="78E9E124" w14:textId="77777777" w:rsidR="00C07262" w:rsidRPr="0022764C" w:rsidRDefault="004A758F">
      <w:pPr>
        <w:pStyle w:val="BodyText"/>
        <w:rPr>
          <w:lang w:eastAsia="en-GB"/>
        </w:rPr>
      </w:pPr>
      <w:r w:rsidRPr="0022764C">
        <w:rPr>
          <w:lang w:eastAsia="en-GB"/>
        </w:rPr>
        <w:t xml:space="preserve">before or during the </w:t>
      </w:r>
      <w:r w:rsidRPr="0022764C">
        <w:rPr>
          <w:b/>
          <w:lang w:eastAsia="en-GB"/>
        </w:rPr>
        <w:t>Period of Insurance</w:t>
      </w:r>
      <w:r w:rsidRPr="0022764C">
        <w:rPr>
          <w:lang w:eastAsia="en-GB"/>
        </w:rPr>
        <w:t xml:space="preserve">, then the </w:t>
      </w:r>
      <w:r w:rsidRPr="0022764C">
        <w:rPr>
          <w:b/>
          <w:lang w:eastAsia="en-GB"/>
        </w:rPr>
        <w:t>Insured</w:t>
      </w:r>
      <w:r w:rsidRPr="0022764C">
        <w:rPr>
          <w:lang w:eastAsia="en-GB"/>
        </w:rPr>
        <w:t xml:space="preserve"> must notify the </w:t>
      </w:r>
      <w:r w:rsidRPr="0022764C">
        <w:rPr>
          <w:b/>
          <w:bCs/>
          <w:lang w:eastAsia="en-GB"/>
        </w:rPr>
        <w:t>Insurer</w:t>
      </w:r>
      <w:r w:rsidRPr="0022764C">
        <w:rPr>
          <w:lang w:eastAsia="en-GB"/>
        </w:rPr>
        <w:t xml:space="preserve"> in writing as soon as practicable as it may result in:</w:t>
      </w:r>
    </w:p>
    <w:p w14:paraId="3F6F2D25" w14:textId="77777777" w:rsidR="00C07262" w:rsidRPr="0022764C" w:rsidRDefault="004A758F" w:rsidP="00662A63">
      <w:pPr>
        <w:pStyle w:val="BodyText"/>
        <w:numPr>
          <w:ilvl w:val="0"/>
          <w:numId w:val="55"/>
        </w:numPr>
        <w:ind w:left="454" w:hanging="454"/>
        <w:rPr>
          <w:lang w:eastAsia="en-GB"/>
        </w:rPr>
      </w:pPr>
      <w:r w:rsidRPr="0022764C">
        <w:rPr>
          <w:lang w:eastAsia="en-GB"/>
        </w:rPr>
        <w:t xml:space="preserve">the </w:t>
      </w:r>
      <w:r w:rsidRPr="0022764C">
        <w:rPr>
          <w:b/>
          <w:bCs/>
          <w:lang w:eastAsia="en-GB"/>
        </w:rPr>
        <w:t>Insurer</w:t>
      </w:r>
      <w:r w:rsidRPr="0022764C">
        <w:rPr>
          <w:lang w:eastAsia="en-GB"/>
        </w:rPr>
        <w:t xml:space="preserve"> applying different terms; and/or</w:t>
      </w:r>
    </w:p>
    <w:p w14:paraId="2723C314" w14:textId="77777777" w:rsidR="00C07262" w:rsidRPr="0022764C" w:rsidRDefault="004A758F" w:rsidP="00662A63">
      <w:pPr>
        <w:pStyle w:val="BodyText"/>
        <w:numPr>
          <w:ilvl w:val="0"/>
          <w:numId w:val="55"/>
        </w:numPr>
        <w:ind w:left="454" w:hanging="454"/>
        <w:rPr>
          <w:lang w:eastAsia="en-GB"/>
        </w:rPr>
      </w:pPr>
      <w:r w:rsidRPr="0022764C">
        <w:rPr>
          <w:lang w:eastAsia="en-GB"/>
        </w:rPr>
        <w:t>a claim not being paid (in whole or in part); and/or</w:t>
      </w:r>
    </w:p>
    <w:p w14:paraId="21FF998E" w14:textId="77777777" w:rsidR="00C07262" w:rsidRPr="0022764C" w:rsidRDefault="004A758F" w:rsidP="00662A63">
      <w:pPr>
        <w:pStyle w:val="BodyText"/>
        <w:numPr>
          <w:ilvl w:val="0"/>
          <w:numId w:val="55"/>
        </w:numPr>
        <w:ind w:left="454" w:hanging="454"/>
        <w:rPr>
          <w:lang w:eastAsia="en-GB"/>
        </w:rPr>
      </w:pPr>
      <w:r w:rsidRPr="0022764C">
        <w:rPr>
          <w:lang w:eastAsia="en-GB"/>
        </w:rPr>
        <w:t>it being determined that this</w:t>
      </w:r>
      <w:r w:rsidRPr="0022764C">
        <w:rPr>
          <w:b/>
          <w:lang w:eastAsia="en-GB"/>
        </w:rPr>
        <w:t xml:space="preserve"> Policy</w:t>
      </w:r>
      <w:r w:rsidRPr="0022764C">
        <w:rPr>
          <w:lang w:eastAsia="en-GB"/>
        </w:rPr>
        <w:t xml:space="preserve"> is no longer suitable to meet the </w:t>
      </w:r>
      <w:r w:rsidRPr="0022764C">
        <w:rPr>
          <w:b/>
          <w:lang w:eastAsia="en-GB"/>
        </w:rPr>
        <w:t xml:space="preserve">Insured’s </w:t>
      </w:r>
      <w:r w:rsidRPr="0022764C">
        <w:rPr>
          <w:lang w:eastAsia="en-GB"/>
        </w:rPr>
        <w:t xml:space="preserve">needs. </w:t>
      </w:r>
    </w:p>
    <w:p w14:paraId="65B29468" w14:textId="77777777" w:rsidR="00C07262" w:rsidRPr="0022764C" w:rsidRDefault="004A758F">
      <w:pPr>
        <w:pStyle w:val="BodyText"/>
        <w:rPr>
          <w:lang w:eastAsia="en-GB"/>
        </w:rPr>
      </w:pPr>
      <w:r w:rsidRPr="0022764C">
        <w:rPr>
          <w:lang w:eastAsia="en-GB"/>
        </w:rPr>
        <w:t xml:space="preserve">The </w:t>
      </w:r>
      <w:r w:rsidRPr="0022764C">
        <w:rPr>
          <w:b/>
          <w:lang w:eastAsia="en-GB"/>
        </w:rPr>
        <w:t>Insured</w:t>
      </w:r>
      <w:r w:rsidRPr="0022764C">
        <w:rPr>
          <w:lang w:eastAsia="en-GB"/>
        </w:rPr>
        <w:t xml:space="preserve"> must make a fair presentation of the risks to the </w:t>
      </w:r>
      <w:r w:rsidRPr="0022764C">
        <w:rPr>
          <w:b/>
          <w:bCs/>
          <w:lang w:eastAsia="en-GB"/>
        </w:rPr>
        <w:t>Insurer</w:t>
      </w:r>
      <w:r w:rsidRPr="0022764C">
        <w:rPr>
          <w:lang w:eastAsia="en-GB"/>
        </w:rPr>
        <w:t xml:space="preserve"> if there is any significant change in or variance of the risk before or after the start date of this insurance.</w:t>
      </w:r>
    </w:p>
    <w:p w14:paraId="0EF43FFD" w14:textId="77777777" w:rsidR="00C07262" w:rsidRPr="0022764C" w:rsidRDefault="004A758F">
      <w:pPr>
        <w:pStyle w:val="BodyText"/>
        <w:rPr>
          <w:rFonts w:eastAsia="MS Mincho"/>
        </w:rPr>
      </w:pPr>
      <w:r w:rsidRPr="0022764C">
        <w:rPr>
          <w:rFonts w:eastAsia="MS Mincho"/>
        </w:rPr>
        <w:t xml:space="preserve">The decision to impose additional terms will be at the absolute discretion of the </w:t>
      </w:r>
      <w:r w:rsidRPr="0022764C">
        <w:rPr>
          <w:rFonts w:eastAsia="MS Mincho"/>
          <w:b/>
          <w:bCs/>
        </w:rPr>
        <w:t>Insurer</w:t>
      </w:r>
      <w:r w:rsidRPr="0022764C">
        <w:rPr>
          <w:rFonts w:eastAsia="MS Mincho"/>
          <w:bCs/>
        </w:rPr>
        <w:t xml:space="preserve"> and will be based upon what the </w:t>
      </w:r>
      <w:r w:rsidRPr="0022764C">
        <w:rPr>
          <w:rFonts w:eastAsia="MS Mincho"/>
          <w:b/>
          <w:bCs/>
        </w:rPr>
        <w:t>Insurer</w:t>
      </w:r>
      <w:r w:rsidRPr="0022764C">
        <w:rPr>
          <w:rFonts w:eastAsia="MS Mincho"/>
          <w:bCs/>
        </w:rPr>
        <w:t xml:space="preserve"> would have done had a fair presentation of risk been made and</w:t>
      </w:r>
      <w:r w:rsidRPr="0022764C">
        <w:rPr>
          <w:rFonts w:eastAsia="MS Mincho"/>
        </w:rPr>
        <w:t xml:space="preserve"> </w:t>
      </w:r>
      <w:r w:rsidRPr="0022764C">
        <w:rPr>
          <w:rFonts w:eastAsia="MS Mincho"/>
          <w:bCs/>
        </w:rPr>
        <w:t>will be notified in writing to</w:t>
      </w:r>
      <w:r w:rsidRPr="0022764C">
        <w:rPr>
          <w:rFonts w:eastAsia="MS Mincho"/>
        </w:rPr>
        <w:t xml:space="preserve"> the</w:t>
      </w:r>
      <w:r w:rsidRPr="0022764C">
        <w:rPr>
          <w:rFonts w:eastAsia="MS Mincho"/>
          <w:b/>
          <w:bCs/>
        </w:rPr>
        <w:t xml:space="preserve"> Insured’s</w:t>
      </w:r>
      <w:r w:rsidRPr="0022764C">
        <w:rPr>
          <w:rFonts w:eastAsia="MS Mincho"/>
          <w:bCs/>
        </w:rPr>
        <w:t xml:space="preserve"> Insurance Adviser.</w:t>
      </w:r>
    </w:p>
    <w:p w14:paraId="4B477718" w14:textId="77777777" w:rsidR="00C07262" w:rsidRPr="0022764C" w:rsidRDefault="004A758F">
      <w:pPr>
        <w:pStyle w:val="BodyText"/>
        <w:rPr>
          <w:rFonts w:eastAsia="MS Mincho"/>
          <w:b/>
        </w:rPr>
      </w:pPr>
      <w:r w:rsidRPr="0022764C">
        <w:rPr>
          <w:rFonts w:eastAsia="MS Mincho"/>
        </w:rPr>
        <w:t xml:space="preserve">In the event that any loss relates to Property Insured by the Business “All Risks” Section and the Insurer charges an additional premium then it is at the Insurer’s discretion whether to pay to the Insured the value of the Property Insured at the time of any Damage or at the Insurer’s option reinstate or replace such Property Insured or any part of the Property Insured.</w:t>
      </w:r>
      <w:r w:rsidRPr="0022764C">
        <w:rPr>
          <w:rFonts w:eastAsia="MS Mincho"/>
          <w:b/>
        </w:rPr>
        <w:t/>
      </w:r>
      <w:r w:rsidRPr="0022764C">
        <w:rPr>
          <w:rFonts w:eastAsia="MS Mincho"/>
        </w:rPr>
        <w:t xml:space="preserve"/>
      </w:r>
      <w:r w:rsidRPr="0022764C">
        <w:rPr>
          <w:rFonts w:eastAsia="MS Mincho"/>
          <w:b/>
        </w:rPr>
        <w:t/>
      </w:r>
      <w:r w:rsidRPr="0022764C">
        <w:rPr>
          <w:rFonts w:eastAsia="MS Mincho"/>
        </w:rPr>
        <w:t xml:space="preserve"/>
      </w:r>
      <w:r w:rsidRPr="0022764C">
        <w:rPr>
          <w:rFonts w:eastAsia="MS Mincho"/>
          <w:b/>
          <w:bCs/>
        </w:rPr>
        <w:t/>
      </w:r>
      <w:r w:rsidRPr="0022764C">
        <w:rPr>
          <w:rFonts w:eastAsia="MS Mincho"/>
        </w:rPr>
        <w:t xml:space="preserve"/>
      </w:r>
      <w:r w:rsidRPr="0022764C">
        <w:rPr>
          <w:rFonts w:eastAsia="MS Mincho"/>
          <w:b/>
          <w:bCs/>
        </w:rPr>
        <w:t/>
      </w:r>
      <w:r w:rsidRPr="0022764C">
        <w:rPr>
          <w:rFonts w:eastAsia="MS Mincho"/>
        </w:rPr>
        <w:t xml:space="preserve"/>
      </w:r>
      <w:r w:rsidRPr="0022764C">
        <w:rPr>
          <w:rFonts w:eastAsia="MS Mincho"/>
          <w:b/>
        </w:rPr>
        <w:t/>
      </w:r>
      <w:r w:rsidRPr="0022764C">
        <w:rPr>
          <w:rFonts w:eastAsia="MS Mincho"/>
        </w:rPr>
        <w:t xml:space="preserve"/>
      </w:r>
      <w:r w:rsidRPr="0022764C">
        <w:rPr>
          <w:rFonts w:eastAsia="MS Mincho"/>
          <w:b/>
          <w:bCs/>
        </w:rPr>
        <w:t/>
      </w:r>
      <w:r w:rsidRPr="0022764C">
        <w:rPr>
          <w:rFonts w:eastAsia="MS Mincho"/>
        </w:rPr>
        <w:t xml:space="preserve"/>
      </w:r>
      <w:r w:rsidRPr="0022764C">
        <w:rPr>
          <w:rFonts w:eastAsia="MS Mincho"/>
          <w:b/>
          <w:bCs/>
        </w:rPr>
        <w:t/>
      </w:r>
      <w:r w:rsidRPr="0022764C">
        <w:rPr>
          <w:rFonts w:eastAsia="MS Mincho"/>
        </w:rPr>
        <w:t xml:space="preserve"/>
      </w:r>
    </w:p>
    <w:p w14:paraId="0FB0B7AD" w14:textId="77777777" w:rsidR="00C07262" w:rsidRPr="0022764C" w:rsidRDefault="004A758F">
      <w:pPr>
        <w:pStyle w:val="Heading3"/>
      </w:pPr>
      <w:r w:rsidRPr="0022764C">
        <w:t xml:space="preserve">Fraud </w:t>
      </w:r>
    </w:p>
    <w:p w14:paraId="0983272A" w14:textId="77777777" w:rsidR="00C07262" w:rsidRPr="0022764C" w:rsidRDefault="004A758F">
      <w:pPr>
        <w:pStyle w:val="BodyText"/>
      </w:pPr>
      <w:r w:rsidRPr="0022764C">
        <w:t xml:space="preserve">If the </w:t>
      </w:r>
      <w:r w:rsidRPr="0022764C">
        <w:rPr>
          <w:b/>
        </w:rPr>
        <w:t>Insured</w:t>
      </w:r>
      <w:r w:rsidRPr="0022764C">
        <w:t xml:space="preserve"> dishonestly or recklessly makes any claim, the </w:t>
      </w:r>
      <w:r w:rsidRPr="0022764C">
        <w:rPr>
          <w:b/>
          <w:bCs/>
        </w:rPr>
        <w:t>Insurer</w:t>
      </w:r>
      <w:r w:rsidRPr="0022764C">
        <w:t xml:space="preserve"> shall not be liable to pay that claim and the </w:t>
      </w:r>
      <w:r w:rsidRPr="0022764C">
        <w:rPr>
          <w:b/>
        </w:rPr>
        <w:t>Insured</w:t>
      </w:r>
      <w:r w:rsidRPr="0022764C">
        <w:t xml:space="preserve"> shall repay to the </w:t>
      </w:r>
      <w:r w:rsidRPr="0022764C">
        <w:rPr>
          <w:b/>
          <w:bCs/>
        </w:rPr>
        <w:t>Insurer</w:t>
      </w:r>
      <w:r w:rsidRPr="0022764C">
        <w:t xml:space="preserve"> any sums already paid by the </w:t>
      </w:r>
      <w:r w:rsidRPr="0022764C">
        <w:rPr>
          <w:b/>
          <w:bCs/>
        </w:rPr>
        <w:t>Insurer</w:t>
      </w:r>
      <w:r w:rsidRPr="0022764C">
        <w:t xml:space="preserve"> in respect of that claim.  The </w:t>
      </w:r>
      <w:r w:rsidRPr="0022764C">
        <w:rPr>
          <w:b/>
          <w:bCs/>
        </w:rPr>
        <w:t>Insurer</w:t>
      </w:r>
      <w:r w:rsidRPr="0022764C">
        <w:t xml:space="preserve"> may cancel this insurance from the date of the fraudulent act on written notice to the </w:t>
      </w:r>
      <w:r w:rsidRPr="0022764C">
        <w:rPr>
          <w:b/>
        </w:rPr>
        <w:t>Insured</w:t>
      </w:r>
      <w:r w:rsidRPr="0022764C">
        <w:t xml:space="preserve"> and will not be liable for any claims after the fraudulent act, and will not return any premium.</w:t>
      </w:r>
    </w:p>
    <w:p w14:paraId="07823C65" w14:textId="77777777" w:rsidR="00C07262" w:rsidRPr="0022764C" w:rsidRDefault="004A758F">
      <w:pPr>
        <w:pStyle w:val="Heading3"/>
      </w:pPr>
      <w:r w:rsidRPr="0022764C">
        <w:t>International Sanctions</w:t>
      </w:r>
    </w:p>
    <w:p w14:paraId="2A53A2C5" w14:textId="77777777" w:rsidR="00C07262" w:rsidRPr="0022764C" w:rsidRDefault="004A758F">
      <w:pPr>
        <w:pStyle w:val="BodyText"/>
        <w:rPr>
          <w:bCs/>
        </w:rPr>
      </w:pPr>
      <w:r w:rsidRPr="0022764C">
        <w:t xml:space="preserve">The </w:t>
      </w:r>
      <w:r w:rsidRPr="0022764C">
        <w:rPr>
          <w:b/>
        </w:rPr>
        <w:t>Insurer</w:t>
      </w:r>
      <w:r w:rsidRPr="0022764C">
        <w:t xml:space="preserve"> will not provide cover, be liable to pay any claim or provide any benefit if to do so would expose the </w:t>
      </w:r>
      <w:r w:rsidRPr="0022764C">
        <w:rPr>
          <w:b/>
        </w:rPr>
        <w:t>Insurer</w:t>
      </w:r>
      <w:r w:rsidRPr="0022764C">
        <w:t xml:space="preserve"> (or any parent company, direct or indirect holding company of the </w:t>
      </w:r>
      <w:r w:rsidRPr="0022764C">
        <w:rPr>
          <w:b/>
        </w:rPr>
        <w:t>Insurer</w:t>
      </w:r>
      <w:r w:rsidRPr="0022764C">
        <w:t xml:space="preserve">) to any penalty or restriction (including extraterritorial penalties or restrictions so far as such do not contradict laws applicable to the </w:t>
      </w:r>
      <w:r w:rsidRPr="0022764C">
        <w:rPr>
          <w:b/>
        </w:rPr>
        <w:t>Insurer</w:t>
      </w:r>
      <w:r w:rsidRPr="0022764C">
        <w:t xml:space="preserve">), arising out of any </w:t>
      </w:r>
      <w:r w:rsidRPr="0022764C">
        <w:lastRenderedPageBreak/>
        <w:t>trade and economic sanctions laws or regulations which are applicable to it.</w:t>
      </w:r>
    </w:p>
    <w:p w14:paraId="65981C42" w14:textId="77777777" w:rsidR="00C07262" w:rsidRPr="0022764C" w:rsidRDefault="004A758F">
      <w:pPr>
        <w:pStyle w:val="Heading3"/>
      </w:pPr>
      <w:r w:rsidRPr="0022764C">
        <w:t>Limit of Liability – applicable to Sections 1-11</w:t>
      </w:r>
    </w:p>
    <w:p w14:paraId="1780EEC3" w14:textId="595F705D" w:rsidR="00C07262" w:rsidRPr="0022764C" w:rsidRDefault="004A758F">
      <w:pPr>
        <w:pStyle w:val="BodyText"/>
      </w:pPr>
      <w:r w:rsidRPr="0022764C">
        <w:t xml:space="preserve">The liability of the </w:t>
      </w:r>
      <w:r w:rsidRPr="0022764C">
        <w:rPr>
          <w:b/>
        </w:rPr>
        <w:t>Insurer</w:t>
      </w:r>
      <w:r w:rsidRPr="0022764C">
        <w:t xml:space="preserve"> for </w:t>
      </w:r>
      <w:r w:rsidRPr="0022764C">
        <w:rPr>
          <w:b/>
        </w:rPr>
        <w:t>Compensation</w:t>
      </w:r>
      <w:r w:rsidRPr="0022764C">
        <w:rPr>
          <w:bCs/>
        </w:rPr>
        <w:t xml:space="preserve"> </w:t>
      </w:r>
      <w:r w:rsidRPr="0022764C">
        <w:t xml:space="preserve">payable under any one </w:t>
      </w:r>
      <w:r w:rsidRPr="0022764C">
        <w:rPr>
          <w:b/>
        </w:rPr>
        <w:t>Section</w:t>
      </w:r>
      <w:r w:rsidRPr="0022764C">
        <w:t xml:space="preserve"> (or Item or Sub-Section therein) or </w:t>
      </w:r>
      <w:r w:rsidRPr="0022764C">
        <w:rPr>
          <w:b/>
        </w:rPr>
        <w:t>Extension</w:t>
      </w:r>
      <w:r w:rsidRPr="0022764C">
        <w:t xml:space="preserve"> for any one claimant or number of claimants in respect of or arising out of any one occurrence or series of claims arising out of any one occurrence or all occurrences of a series consequent on or attributable to one source or original cause shall not exceed the appropriate </w:t>
      </w:r>
      <w:r w:rsidRPr="0022764C">
        <w:rPr>
          <w:b/>
        </w:rPr>
        <w:t>Limit of Liability</w:t>
      </w:r>
      <w:r w:rsidRPr="0022764C">
        <w:t xml:space="preserve"> stated in the </w:t>
      </w:r>
      <w:r w:rsidRPr="0022764C">
        <w:rPr>
          <w:b/>
        </w:rPr>
        <w:t>Schedule</w:t>
      </w:r>
      <w:r w:rsidRPr="0022764C">
        <w:t xml:space="preserve"> to the relevant</w:t>
      </w:r>
      <w:r w:rsidRPr="0022764C">
        <w:rPr>
          <w:b/>
        </w:rPr>
        <w:t xml:space="preserve"> Section</w:t>
      </w:r>
      <w:r w:rsidRPr="0022764C">
        <w:t xml:space="preserve">. </w:t>
      </w:r>
    </w:p>
    <w:p w14:paraId="48548010" w14:textId="77777777" w:rsidR="00C07262" w:rsidRPr="0022764C" w:rsidRDefault="004A758F">
      <w:pPr>
        <w:pStyle w:val="Heading3"/>
      </w:pPr>
      <w:r w:rsidRPr="0022764C">
        <w:t>Non-Invalidation Applicable to Sections 1-11</w:t>
      </w:r>
    </w:p>
    <w:p w14:paraId="6CC1BBC1" w14:textId="77777777" w:rsidR="00C07262" w:rsidRPr="0022764C" w:rsidRDefault="004A758F">
      <w:pPr>
        <w:pStyle w:val="BodyText"/>
        <w:rPr>
          <w:b/>
        </w:rPr>
      </w:pPr>
      <w:r w:rsidRPr="0022764C">
        <w:t xml:space="preserve">The insurance provided by this </w:t>
      </w:r>
      <w:r w:rsidRPr="0022764C">
        <w:rPr>
          <w:b/>
          <w:bCs/>
        </w:rPr>
        <w:t>Policy</w:t>
      </w:r>
      <w:r w:rsidRPr="0022764C">
        <w:t xml:space="preserve"> shall not be prejudiced by any act or omission unknown to or beyond the control of the </w:t>
      </w:r>
      <w:r w:rsidRPr="0022764C">
        <w:rPr>
          <w:b/>
        </w:rPr>
        <w:t>Insured</w:t>
      </w:r>
      <w:r w:rsidRPr="0022764C">
        <w:t xml:space="preserve"> whereby the risk of </w:t>
      </w:r>
      <w:r w:rsidRPr="0022764C">
        <w:rPr>
          <w:b/>
        </w:rPr>
        <w:t>Damage</w:t>
      </w:r>
      <w:r w:rsidRPr="0022764C">
        <w:t xml:space="preserve"> to property or </w:t>
      </w:r>
      <w:r w:rsidRPr="0022764C">
        <w:rPr>
          <w:b/>
        </w:rPr>
        <w:t>Bodily Injury</w:t>
      </w:r>
      <w:r w:rsidRPr="0022764C">
        <w:t xml:space="preserve"> is increased, provided that the </w:t>
      </w:r>
      <w:r w:rsidRPr="0022764C">
        <w:rPr>
          <w:b/>
        </w:rPr>
        <w:t>Insured</w:t>
      </w:r>
      <w:r w:rsidRPr="0022764C">
        <w:t xml:space="preserve"> upon becoming aware of such act or omission shall as soon as practicable give notice in writing to the </w:t>
      </w:r>
      <w:r w:rsidRPr="0022764C">
        <w:rPr>
          <w:b/>
        </w:rPr>
        <w:t>Insurer</w:t>
      </w:r>
      <w:r w:rsidRPr="0022764C">
        <w:t xml:space="preserve"> and pay an additional premium if required and comply with any additional requirements imposed by the </w:t>
      </w:r>
      <w:r w:rsidRPr="0022764C">
        <w:rPr>
          <w:b/>
        </w:rPr>
        <w:t>Insurer</w:t>
      </w:r>
      <w:r w:rsidRPr="0022764C">
        <w:t>.</w:t>
      </w:r>
    </w:p>
    <w:p w14:paraId="5F4CC210" w14:textId="77777777" w:rsidR="00C07262" w:rsidRPr="0022764C" w:rsidRDefault="004A758F">
      <w:pPr>
        <w:pStyle w:val="BodyText"/>
      </w:pPr>
      <w:r w:rsidRPr="0022764C">
        <w:t>This Condition shall not apply to:</w:t>
      </w:r>
    </w:p>
    <w:p w14:paraId="1EBDCFD5" w14:textId="77777777" w:rsidR="00C07262" w:rsidRPr="0022764C" w:rsidRDefault="004A758F" w:rsidP="00662A63">
      <w:pPr>
        <w:pStyle w:val="BodyText"/>
        <w:numPr>
          <w:ilvl w:val="2"/>
          <w:numId w:val="56"/>
        </w:numPr>
        <w:ind w:left="454" w:hanging="454"/>
      </w:pPr>
      <w:r w:rsidRPr="0022764C">
        <w:t xml:space="preserve">any breach by the </w:t>
      </w:r>
      <w:r w:rsidRPr="0022764C">
        <w:rPr>
          <w:b/>
        </w:rPr>
        <w:t>Insured</w:t>
      </w:r>
      <w:r w:rsidRPr="0022764C">
        <w:t xml:space="preserve"> of its duty of disclosure (including its duty to make a fair presentation of the risk); or</w:t>
      </w:r>
    </w:p>
    <w:p w14:paraId="72DAE70E" w14:textId="77777777" w:rsidR="00C07262" w:rsidRPr="0022764C" w:rsidRDefault="004A758F" w:rsidP="00662A63">
      <w:pPr>
        <w:pStyle w:val="BodyText"/>
        <w:numPr>
          <w:ilvl w:val="2"/>
          <w:numId w:val="56"/>
        </w:numPr>
        <w:ind w:left="454" w:hanging="454"/>
      </w:pPr>
      <w:r w:rsidRPr="0022764C">
        <w:t xml:space="preserve">any breach by the </w:t>
      </w:r>
      <w:r w:rsidRPr="0022764C">
        <w:rPr>
          <w:b/>
        </w:rPr>
        <w:t>Insured</w:t>
      </w:r>
      <w:r w:rsidRPr="0022764C">
        <w:t xml:space="preserve"> of a condition under this </w:t>
      </w:r>
      <w:r w:rsidRPr="0022764C">
        <w:rPr>
          <w:b/>
        </w:rPr>
        <w:t xml:space="preserve">Policy </w:t>
      </w:r>
      <w:r w:rsidRPr="0022764C">
        <w:t>which is not a Policy Protection and Maintenance Condition (as set out below).</w:t>
      </w:r>
    </w:p>
    <w:p w14:paraId="52DF0BA1" w14:textId="77777777" w:rsidR="00C07262" w:rsidRPr="0022764C" w:rsidRDefault="004A758F">
      <w:pPr>
        <w:pStyle w:val="Heading3"/>
      </w:pPr>
      <w:r w:rsidRPr="0022764C">
        <w:t>Other Parties</w:t>
      </w:r>
    </w:p>
    <w:p w14:paraId="51CE0FF4" w14:textId="77777777" w:rsidR="00C07262" w:rsidRPr="0022764C" w:rsidRDefault="004A758F">
      <w:pPr>
        <w:pStyle w:val="BodyText"/>
        <w:rPr>
          <w:rFonts w:eastAsia="MS Gothic"/>
        </w:rPr>
      </w:pPr>
      <w:r w:rsidRPr="0022764C">
        <w:t xml:space="preserve">The </w:t>
      </w:r>
      <w:r w:rsidRPr="0022764C">
        <w:rPr>
          <w:b/>
        </w:rPr>
        <w:t>Insured</w:t>
      </w:r>
      <w:r w:rsidRPr="0022764C">
        <w:t xml:space="preserve"> and the </w:t>
      </w:r>
      <w:r w:rsidRPr="0022764C">
        <w:rPr>
          <w:b/>
        </w:rPr>
        <w:t>Insurer</w:t>
      </w:r>
      <w:r w:rsidRPr="0022764C">
        <w:t xml:space="preserve"> are the only parties to this contract and no other person has any rights to enforce any term of this </w:t>
      </w:r>
      <w:r w:rsidRPr="0022764C">
        <w:rPr>
          <w:b/>
        </w:rPr>
        <w:t>Policy</w:t>
      </w:r>
      <w:r w:rsidRPr="0022764C">
        <w:t>.</w:t>
      </w:r>
    </w:p>
    <w:p w14:paraId="6946F621" w14:textId="77777777" w:rsidR="00C07262" w:rsidRPr="0022764C" w:rsidRDefault="004A758F">
      <w:pPr>
        <w:pStyle w:val="Heading3"/>
      </w:pPr>
      <w:r w:rsidRPr="0022764C">
        <w:t>Policy Construction and Disputes</w:t>
      </w:r>
    </w:p>
    <w:p w14:paraId="625D3ECE" w14:textId="237275C4" w:rsidR="00C07262" w:rsidRPr="0022764C" w:rsidRDefault="004A758F">
      <w:pPr>
        <w:pStyle w:val="BodyText"/>
        <w:rPr>
          <w:bCs/>
        </w:rPr>
      </w:pPr>
      <w:r w:rsidRPr="0022764C">
        <w:t xml:space="preserve">Any phrase or word in this </w:t>
      </w:r>
      <w:r w:rsidRPr="0022764C">
        <w:rPr>
          <w:b/>
        </w:rPr>
        <w:t>Policy</w:t>
      </w:r>
      <w:r w:rsidRPr="0022764C">
        <w:t xml:space="preserve"> and the </w:t>
      </w:r>
      <w:r w:rsidRPr="0022764C">
        <w:rPr>
          <w:b/>
        </w:rPr>
        <w:t>Schedule</w:t>
      </w:r>
      <w:r w:rsidRPr="0022764C">
        <w:t xml:space="preserve"> will be interpreted in accordance with the laws of England and Wales. This </w:t>
      </w:r>
      <w:r w:rsidRPr="0022764C">
        <w:rPr>
          <w:b/>
        </w:rPr>
        <w:t>Policy</w:t>
      </w:r>
      <w:r w:rsidRPr="0022764C">
        <w:t xml:space="preserve"> and the </w:t>
      </w:r>
      <w:r w:rsidRPr="0022764C">
        <w:rPr>
          <w:b/>
        </w:rPr>
        <w:t>Schedule</w:t>
      </w:r>
      <w:r w:rsidRPr="0022764C">
        <w:t xml:space="preserve"> shall be read together as one contract and any word or expression to which a specific meaning has been attached in any part of this </w:t>
      </w:r>
      <w:r w:rsidRPr="0022764C">
        <w:rPr>
          <w:b/>
        </w:rPr>
        <w:t>Policy</w:t>
      </w:r>
      <w:r w:rsidRPr="0022764C">
        <w:t xml:space="preserve"> or the </w:t>
      </w:r>
      <w:r w:rsidRPr="0022764C">
        <w:rPr>
          <w:b/>
        </w:rPr>
        <w:t>Schedule</w:t>
      </w:r>
      <w:r w:rsidRPr="0022764C">
        <w:t xml:space="preserve"> shall bear such specific meaning wherever it may appear.</w:t>
      </w:r>
    </w:p>
    <w:p w14:paraId="2E3F577A" w14:textId="77777777" w:rsidR="00C07262" w:rsidRPr="0022764C" w:rsidRDefault="004A758F">
      <w:pPr>
        <w:pStyle w:val="BodyText"/>
        <w:rPr>
          <w:rFonts w:asciiTheme="majorHAnsi" w:hAnsiTheme="majorHAnsi"/>
        </w:rPr>
      </w:pPr>
      <w:r w:rsidRPr="0022764C">
        <w:rPr>
          <w:rFonts w:asciiTheme="majorHAnsi" w:hAnsiTheme="majorHAnsi"/>
        </w:rPr>
        <w:t xml:space="preserve">In respect of </w:t>
      </w:r>
      <w:r w:rsidRPr="0022764C">
        <w:rPr>
          <w:rFonts w:asciiTheme="majorHAnsi" w:hAnsiTheme="majorHAnsi"/>
          <w:b/>
        </w:rPr>
        <w:t>Section</w:t>
      </w:r>
      <w:r w:rsidRPr="0022764C">
        <w:rPr>
          <w:rFonts w:asciiTheme="majorHAnsi" w:hAnsiTheme="majorHAnsi"/>
        </w:rPr>
        <w:t xml:space="preserve"> 12 only any dispute concerning the interpretation of the terms, conditions or exclusions contained herein is understood and agreed by both the </w:t>
      </w:r>
      <w:r w:rsidRPr="0022764C">
        <w:rPr>
          <w:rFonts w:asciiTheme="majorHAnsi" w:hAnsiTheme="majorHAnsi"/>
          <w:b/>
        </w:rPr>
        <w:t>Insured</w:t>
      </w:r>
      <w:r w:rsidRPr="0022764C">
        <w:rPr>
          <w:rFonts w:asciiTheme="majorHAnsi" w:hAnsiTheme="majorHAnsi"/>
        </w:rPr>
        <w:t xml:space="preserve"> and the </w:t>
      </w:r>
      <w:r w:rsidRPr="0022764C">
        <w:rPr>
          <w:rFonts w:asciiTheme="majorHAnsi" w:hAnsiTheme="majorHAnsi"/>
          <w:b/>
        </w:rPr>
        <w:t>Insurer</w:t>
      </w:r>
      <w:r w:rsidRPr="0022764C">
        <w:rPr>
          <w:rFonts w:asciiTheme="majorHAnsi" w:hAnsiTheme="majorHAnsi"/>
        </w:rPr>
        <w:t xml:space="preserve"> to be subject to the laws of England and Wales. Each party agrees to refer any such dispute to a mediator to be agreed between the </w:t>
      </w:r>
      <w:r w:rsidRPr="0022764C">
        <w:rPr>
          <w:rFonts w:asciiTheme="majorHAnsi" w:hAnsiTheme="majorHAnsi"/>
          <w:b/>
        </w:rPr>
        <w:t>Insured</w:t>
      </w:r>
      <w:r w:rsidRPr="0022764C">
        <w:rPr>
          <w:rFonts w:asciiTheme="majorHAnsi" w:hAnsiTheme="majorHAnsi"/>
        </w:rPr>
        <w:t xml:space="preserve"> and the </w:t>
      </w:r>
      <w:r w:rsidRPr="0022764C">
        <w:rPr>
          <w:rFonts w:asciiTheme="majorHAnsi" w:hAnsiTheme="majorHAnsi"/>
          <w:b/>
        </w:rPr>
        <w:t>Insurer</w:t>
      </w:r>
      <w:r w:rsidRPr="0022764C">
        <w:rPr>
          <w:rFonts w:asciiTheme="majorHAnsi" w:hAnsiTheme="majorHAnsi"/>
        </w:rPr>
        <w:t xml:space="preserve"> within 14 (fourteen) working days of any dispute arising under this </w:t>
      </w:r>
      <w:r w:rsidRPr="0022764C">
        <w:rPr>
          <w:rFonts w:asciiTheme="majorHAnsi" w:hAnsiTheme="majorHAnsi"/>
          <w:b/>
          <w:bCs/>
        </w:rPr>
        <w:t>Policy</w:t>
      </w:r>
      <w:r w:rsidRPr="0022764C">
        <w:rPr>
          <w:rFonts w:asciiTheme="majorHAnsi" w:hAnsiTheme="majorHAnsi"/>
        </w:rPr>
        <w:t xml:space="preserve">. If a mediator is not agreed then either party may apply to the Centre for Effective Dispute Resolution (‘CEDR’) for the appointment of a mediator. The parties agree to share equally the costs of CEDR and of the </w:t>
      </w:r>
      <w:r w:rsidRPr="0022764C">
        <w:rPr>
          <w:rFonts w:asciiTheme="majorHAnsi" w:hAnsiTheme="majorHAnsi"/>
        </w:rPr>
        <w:t>mediator and that the reference of the dispute to mediation will be conducted in confidence.</w:t>
      </w:r>
    </w:p>
    <w:p w14:paraId="4F0BB9B6" w14:textId="77777777" w:rsidR="00C07262" w:rsidRPr="0022764C" w:rsidRDefault="004A758F">
      <w:pPr>
        <w:pStyle w:val="BodyText"/>
      </w:pPr>
      <w:r w:rsidRPr="0022764C">
        <w:t xml:space="preserve">The </w:t>
      </w:r>
      <w:r w:rsidRPr="0022764C">
        <w:rPr>
          <w:b/>
        </w:rPr>
        <w:t>Insured</w:t>
      </w:r>
      <w:r w:rsidRPr="0022764C">
        <w:t xml:space="preserve"> and the </w:t>
      </w:r>
      <w:r w:rsidRPr="0022764C">
        <w:rPr>
          <w:b/>
        </w:rPr>
        <w:t xml:space="preserve">Insurer </w:t>
      </w:r>
      <w:r w:rsidRPr="0022764C">
        <w:t xml:space="preserve">agree to perform their respective continuing obligations under this </w:t>
      </w:r>
      <w:r w:rsidRPr="0022764C">
        <w:rPr>
          <w:b/>
          <w:bCs/>
        </w:rPr>
        <w:t>Policy</w:t>
      </w:r>
      <w:r w:rsidRPr="0022764C">
        <w:t xml:space="preserve"> while the dispute is resolved unless the nature of the dispute prevents such continued performance of those obligations. If any such dispute is not resolved by mediation or the </w:t>
      </w:r>
      <w:r w:rsidRPr="0022764C">
        <w:rPr>
          <w:b/>
        </w:rPr>
        <w:t>Insured</w:t>
      </w:r>
      <w:r w:rsidRPr="0022764C">
        <w:t xml:space="preserve"> and the </w:t>
      </w:r>
      <w:r w:rsidRPr="0022764C">
        <w:rPr>
          <w:b/>
        </w:rPr>
        <w:t>Insurer</w:t>
      </w:r>
      <w:r w:rsidRPr="0022764C">
        <w:t xml:space="preserve"> cannot agree upon the appointment of a mediator or the form that the mediation will take, the dispute will be submitted to the jurisdiction of any court of competent jurisdiction within England and Wales and each party agrees to comply with all requirements necessary to give such court jurisdiction.</w:t>
      </w:r>
    </w:p>
    <w:p w14:paraId="0FE06585" w14:textId="77777777" w:rsidR="00C07262" w:rsidRPr="0022764C" w:rsidRDefault="004A758F">
      <w:pPr>
        <w:pStyle w:val="BodyText"/>
      </w:pPr>
      <w:r w:rsidRPr="0022764C">
        <w:t xml:space="preserve">For dispute resolutions in respect of </w:t>
      </w:r>
      <w:r w:rsidRPr="0022764C">
        <w:rPr>
          <w:b/>
        </w:rPr>
        <w:t>Sections</w:t>
      </w:r>
      <w:r w:rsidRPr="0022764C">
        <w:t xml:space="preserve"> 1-12 please refer to the Arbitration Condition on Page 22.</w:t>
      </w:r>
    </w:p>
    <w:p w14:paraId="2EA35019" w14:textId="77777777" w:rsidR="00C07262" w:rsidRPr="0022764C" w:rsidRDefault="004A758F">
      <w:pPr>
        <w:pStyle w:val="BodyText"/>
      </w:pPr>
      <w:r w:rsidRPr="0022764C">
        <w:t xml:space="preserve">For dispute resolutions in respect of </w:t>
      </w:r>
      <w:r w:rsidRPr="0022764C">
        <w:rPr>
          <w:b/>
        </w:rPr>
        <w:t>Sections</w:t>
      </w:r>
      <w:r w:rsidRPr="0022764C">
        <w:t xml:space="preserve"> 14 please refer to the Arbitration Condition on Page 115.</w:t>
      </w:r>
    </w:p>
    <w:p w14:paraId="4A448C13" w14:textId="77777777" w:rsidR="00C07262" w:rsidRPr="0022764C" w:rsidRDefault="004A758F">
      <w:pPr>
        <w:pStyle w:val="Heading3"/>
      </w:pPr>
      <w:r w:rsidRPr="0022764C">
        <w:t>Pollution</w:t>
      </w:r>
    </w:p>
    <w:p w14:paraId="42BE8932" w14:textId="77777777" w:rsidR="00C07262" w:rsidRPr="0022764C" w:rsidRDefault="004A758F">
      <w:pPr>
        <w:pStyle w:val="BodyText"/>
      </w:pPr>
      <w:r w:rsidRPr="0022764C">
        <w:t xml:space="preserve">(Applicable only to Public Liability and Products Liability </w:t>
      </w:r>
      <w:r w:rsidRPr="0022764C">
        <w:rPr>
          <w:b/>
        </w:rPr>
        <w:t>Sections</w:t>
      </w:r>
      <w:r w:rsidRPr="0022764C">
        <w:t>)</w:t>
      </w:r>
    </w:p>
    <w:p w14:paraId="22A22A44" w14:textId="77777777" w:rsidR="00C07262" w:rsidRPr="0022764C" w:rsidRDefault="004A758F">
      <w:pPr>
        <w:pStyle w:val="BodyText"/>
      </w:pPr>
      <w:r w:rsidRPr="0022764C">
        <w:t>Cover will extend to include:</w:t>
      </w:r>
    </w:p>
    <w:p w14:paraId="423C4A25" w14:textId="77777777" w:rsidR="00C07262" w:rsidRPr="0022764C" w:rsidRDefault="004A758F" w:rsidP="00662A63">
      <w:pPr>
        <w:pStyle w:val="BodyText"/>
        <w:numPr>
          <w:ilvl w:val="2"/>
          <w:numId w:val="57"/>
        </w:numPr>
        <w:ind w:left="454" w:hanging="454"/>
        <w:rPr>
          <w:strike/>
        </w:rPr>
      </w:pPr>
      <w:r w:rsidRPr="0022764C">
        <w:t>a statutory debt or an order issued by a government appointed regulatory enforcement agency for the remediation costs incurred by the regulatory enforcement agency; and</w:t>
      </w:r>
    </w:p>
    <w:p w14:paraId="1DF5464F" w14:textId="77777777" w:rsidR="00C07262" w:rsidRPr="0022764C" w:rsidRDefault="004A758F" w:rsidP="00662A63">
      <w:pPr>
        <w:pStyle w:val="BodyText"/>
        <w:numPr>
          <w:ilvl w:val="2"/>
          <w:numId w:val="57"/>
        </w:numPr>
        <w:ind w:left="454" w:hanging="454"/>
      </w:pPr>
      <w:r w:rsidRPr="0022764C">
        <w:t xml:space="preserve">primary remediation as defined in the Environmental Damage (Prevention and Remediation) Regulations 2009; </w:t>
      </w:r>
    </w:p>
    <w:p w14:paraId="65970882" w14:textId="77777777" w:rsidR="00C07262" w:rsidRPr="0022764C" w:rsidRDefault="004A758F">
      <w:pPr>
        <w:pStyle w:val="BodyText"/>
      </w:pPr>
      <w:r w:rsidRPr="0022764C">
        <w:t xml:space="preserve">provided that at all times this </w:t>
      </w:r>
      <w:r w:rsidRPr="0022764C">
        <w:rPr>
          <w:b/>
        </w:rPr>
        <w:t>Policy</w:t>
      </w:r>
      <w:r w:rsidRPr="0022764C">
        <w:t xml:space="preserve"> shall not cover any liability in respect of:</w:t>
      </w:r>
    </w:p>
    <w:p w14:paraId="6E2E4BD3" w14:textId="77777777" w:rsidR="00C07262" w:rsidRPr="0022764C" w:rsidRDefault="004A758F" w:rsidP="00662A63">
      <w:pPr>
        <w:pStyle w:val="BodyText"/>
        <w:numPr>
          <w:ilvl w:val="0"/>
          <w:numId w:val="58"/>
        </w:numPr>
        <w:ind w:left="454" w:hanging="454"/>
      </w:pPr>
      <w:r w:rsidRPr="0022764C">
        <w:t xml:space="preserve">damage to land, premises, watercourse or body of water whether owned, leased, hired or tenanted or otherwise in the </w:t>
      </w:r>
      <w:r w:rsidRPr="0022764C">
        <w:rPr>
          <w:b/>
        </w:rPr>
        <w:t>Insured’s</w:t>
      </w:r>
      <w:r w:rsidRPr="0022764C">
        <w:t xml:space="preserve"> care, custody or control or to any natural resource, organism, species, site of special scientific interest or habitat situated on or in such land, premises, water course or body of water; or</w:t>
      </w:r>
    </w:p>
    <w:p w14:paraId="011FCD60" w14:textId="77777777" w:rsidR="00C07262" w:rsidRPr="0022764C" w:rsidRDefault="004A758F" w:rsidP="00662A63">
      <w:pPr>
        <w:pStyle w:val="BodyText"/>
        <w:numPr>
          <w:ilvl w:val="0"/>
          <w:numId w:val="58"/>
        </w:numPr>
        <w:ind w:left="454" w:hanging="454"/>
      </w:pPr>
      <w:r w:rsidRPr="0022764C">
        <w:t>complimentary or compensatory remediation as defined in the Environmental Damage (Prevention and Remediation) Regulations 2009.</w:t>
      </w:r>
    </w:p>
    <w:p w14:paraId="3C1688C2" w14:textId="77777777" w:rsidR="00C07262" w:rsidRPr="0022764C" w:rsidRDefault="004A758F">
      <w:pPr>
        <w:pStyle w:val="BodyText"/>
      </w:pPr>
      <w:r w:rsidRPr="0022764C">
        <w:t xml:space="preserve">All </w:t>
      </w:r>
      <w:r w:rsidRPr="0022764C">
        <w:rPr>
          <w:b/>
        </w:rPr>
        <w:t>Pollution</w:t>
      </w:r>
      <w:r w:rsidRPr="0022764C">
        <w:t xml:space="preserve"> which arises out of one incident shall be deemed to have occurred at the time such incident takes place.</w:t>
      </w:r>
    </w:p>
    <w:p w14:paraId="47894CC0" w14:textId="77777777" w:rsidR="00C07262" w:rsidRPr="0022764C" w:rsidRDefault="004A758F">
      <w:pPr>
        <w:pStyle w:val="Heading3"/>
      </w:pPr>
      <w:r w:rsidRPr="0022764C">
        <w:t>Premium</w:t>
      </w:r>
    </w:p>
    <w:p w14:paraId="7952319F" w14:textId="23067640" w:rsidR="00C07262" w:rsidRPr="0022764C" w:rsidRDefault="004A758F">
      <w:pPr>
        <w:pStyle w:val="BodyText"/>
      </w:pPr>
      <w:r w:rsidRPr="0022764C">
        <w:t xml:space="preserve">The </w:t>
      </w:r>
      <w:r w:rsidRPr="0022764C">
        <w:rPr>
          <w:b/>
        </w:rPr>
        <w:t>Premium</w:t>
      </w:r>
      <w:r w:rsidRPr="0022764C">
        <w:t xml:space="preserve"> payable under this </w:t>
      </w:r>
      <w:r w:rsidRPr="0022764C">
        <w:rPr>
          <w:b/>
        </w:rPr>
        <w:t>Policy</w:t>
      </w:r>
      <w:r w:rsidRPr="0022764C">
        <w:t xml:space="preserve"> shall be adjusted in accordance with the relevant</w:t>
      </w:r>
      <w:r w:rsidRPr="0022764C">
        <w:rPr>
          <w:b/>
        </w:rPr>
        <w:t xml:space="preserve"> Schedule</w:t>
      </w:r>
      <w:r w:rsidRPr="0022764C">
        <w:t>, including the payment of any Minimum and Deposit Premium which shall be payable as agreed and shall not be returned except in cases of non-fraudulent breach of the Fair Presentation of Risk Condition.</w:t>
      </w:r>
    </w:p>
    <w:p w14:paraId="614692BA" w14:textId="77777777" w:rsidR="00C07262" w:rsidRPr="0022764C" w:rsidRDefault="004A758F">
      <w:pPr>
        <w:pStyle w:val="Heading3"/>
      </w:pPr>
      <w:r w:rsidRPr="0022764C">
        <w:lastRenderedPageBreak/>
        <w:t>Rights of Third Parties</w:t>
      </w:r>
    </w:p>
    <w:p w14:paraId="6B77CE0C" w14:textId="77777777" w:rsidR="00C07262" w:rsidRPr="0022764C" w:rsidRDefault="004A758F">
      <w:pPr>
        <w:pStyle w:val="BodyText"/>
      </w:pPr>
      <w:r w:rsidRPr="0022764C">
        <w:t xml:space="preserve">A person or company who is not a party to this </w:t>
      </w:r>
      <w:r w:rsidRPr="0022764C">
        <w:rPr>
          <w:b/>
          <w:bCs/>
        </w:rPr>
        <w:t>Policy</w:t>
      </w:r>
      <w:r w:rsidRPr="0022764C">
        <w:t xml:space="preserve"> has no right under the Contracts (Rights of Third Parties) Act 1999 or any subsequent legislation to enforce any term of this </w:t>
      </w:r>
      <w:r w:rsidRPr="0022764C">
        <w:rPr>
          <w:b/>
          <w:bCs/>
        </w:rPr>
        <w:t>Policy</w:t>
      </w:r>
      <w:r w:rsidRPr="0022764C">
        <w:t xml:space="preserve"> (unless the </w:t>
      </w:r>
      <w:r w:rsidRPr="0022764C">
        <w:rPr>
          <w:b/>
        </w:rPr>
        <w:t>Insurer</w:t>
      </w:r>
      <w:r w:rsidRPr="0022764C">
        <w:t xml:space="preserve"> has specifically approved such right of enforcement) but this does not affect any right or remedy of a third party which exists or is available apart from such Act.</w:t>
      </w:r>
    </w:p>
    <w:p w14:paraId="6E289273" w14:textId="77777777" w:rsidR="00C07262" w:rsidRPr="0022764C" w:rsidRDefault="004A758F">
      <w:pPr>
        <w:pStyle w:val="Heading3"/>
      </w:pPr>
      <w:r w:rsidRPr="0022764C">
        <w:t>Subrogation Waiver</w:t>
      </w:r>
    </w:p>
    <w:p w14:paraId="25873BCB" w14:textId="77777777" w:rsidR="00C07262" w:rsidRPr="0022764C" w:rsidRDefault="004A758F">
      <w:pPr>
        <w:pStyle w:val="BodyText"/>
      </w:pPr>
      <w:r w:rsidRPr="0022764C">
        <w:t xml:space="preserve">(Applicable only to Business “All Risks”, Production Property “All Risks”, Business Interruption “All Risks” Sections and the Media Liability Section)</w:t>
      </w:r>
      <w:r w:rsidRPr="0022764C">
        <w:rPr>
          <w:b/>
        </w:rPr>
        <w:t/>
      </w:r>
      <w:r w:rsidRPr="0022764C">
        <w:t xml:space="preserve"/>
      </w:r>
      <w:r w:rsidRPr="0022764C">
        <w:rPr>
          <w:b/>
        </w:rPr>
        <w:t/>
      </w:r>
      <w:r w:rsidRPr="0022764C">
        <w:t/>
      </w:r>
    </w:p>
    <w:p w14:paraId="500D9185" w14:textId="77777777" w:rsidR="00C07262" w:rsidRPr="0022764C" w:rsidRDefault="004A758F">
      <w:pPr>
        <w:pStyle w:val="BodyText"/>
      </w:pPr>
      <w:r w:rsidRPr="0022764C">
        <w:t xml:space="preserve">The </w:t>
      </w:r>
      <w:r w:rsidRPr="0022764C">
        <w:rPr>
          <w:b/>
        </w:rPr>
        <w:t>Insurer</w:t>
      </w:r>
      <w:r w:rsidRPr="0022764C">
        <w:t xml:space="preserve"> agrees to waive any rights, remedies or relief to which it may become entitled by subrogation against:</w:t>
      </w:r>
    </w:p>
    <w:p w14:paraId="33946CB1" w14:textId="77777777" w:rsidR="00C07262" w:rsidRPr="0022764C" w:rsidRDefault="004A758F" w:rsidP="00662A63">
      <w:pPr>
        <w:pStyle w:val="BodyText"/>
        <w:numPr>
          <w:ilvl w:val="2"/>
          <w:numId w:val="59"/>
        </w:numPr>
        <w:ind w:left="454" w:hanging="454"/>
        <w:rPr>
          <w:bCs/>
        </w:rPr>
      </w:pPr>
      <w:r w:rsidRPr="0022764C">
        <w:t xml:space="preserve">any company standing in the relation of parent to </w:t>
      </w:r>
      <w:r w:rsidRPr="0022764C">
        <w:rPr>
          <w:b/>
        </w:rPr>
        <w:t>Subsidiary</w:t>
      </w:r>
      <w:r w:rsidRPr="0022764C">
        <w:t xml:space="preserve">, or </w:t>
      </w:r>
      <w:r w:rsidRPr="0022764C">
        <w:rPr>
          <w:b/>
        </w:rPr>
        <w:t>Subsidiary</w:t>
      </w:r>
      <w:r w:rsidRPr="0022764C">
        <w:t xml:space="preserve"> to parent, to the </w:t>
      </w:r>
      <w:r w:rsidRPr="0022764C">
        <w:rPr>
          <w:b/>
        </w:rPr>
        <w:t>Insured</w:t>
      </w:r>
      <w:r w:rsidRPr="0022764C">
        <w:rPr>
          <w:bCs/>
        </w:rPr>
        <w:t>; and</w:t>
      </w:r>
    </w:p>
    <w:p w14:paraId="601A7FD1" w14:textId="77777777" w:rsidR="00C07262" w:rsidRPr="0022764C" w:rsidRDefault="004A758F" w:rsidP="00662A63">
      <w:pPr>
        <w:pStyle w:val="BodyText"/>
        <w:numPr>
          <w:ilvl w:val="2"/>
          <w:numId w:val="59"/>
        </w:numPr>
        <w:ind w:left="454" w:hanging="454"/>
      </w:pPr>
      <w:r w:rsidRPr="0022764C">
        <w:t xml:space="preserve">any company which is a </w:t>
      </w:r>
      <w:r w:rsidRPr="0022764C">
        <w:rPr>
          <w:b/>
        </w:rPr>
        <w:t>Subsidiary</w:t>
      </w:r>
      <w:r w:rsidRPr="0022764C">
        <w:t xml:space="preserve"> of a parent company of which the </w:t>
      </w:r>
      <w:r w:rsidRPr="0022764C">
        <w:rPr>
          <w:b/>
        </w:rPr>
        <w:t>Insured</w:t>
      </w:r>
      <w:r w:rsidRPr="0022764C">
        <w:t xml:space="preserve"> are themselves a </w:t>
      </w:r>
      <w:r w:rsidRPr="0022764C">
        <w:rPr>
          <w:b/>
        </w:rPr>
        <w:t>Subsidiary</w:t>
      </w:r>
      <w:r w:rsidRPr="0022764C">
        <w:t>.</w:t>
      </w:r>
    </w:p>
    <w:p w14:paraId="73A653A2" w14:textId="77777777" w:rsidR="00C07262" w:rsidRPr="0022764C" w:rsidRDefault="004A758F" w:rsidP="00662A63">
      <w:pPr>
        <w:pStyle w:val="BodyText"/>
        <w:numPr>
          <w:ilvl w:val="2"/>
          <w:numId w:val="59"/>
        </w:numPr>
        <w:ind w:left="454" w:hanging="454"/>
        <w:rPr>
          <w:szCs w:val="24"/>
        </w:rPr>
      </w:pPr>
      <w:r w:rsidRPr="0022764C">
        <w:rPr>
          <w:szCs w:val="24"/>
        </w:rPr>
        <w:t xml:space="preserve">any former or present </w:t>
      </w:r>
      <w:r w:rsidRPr="0022764C">
        <w:rPr>
          <w:b/>
          <w:szCs w:val="24"/>
        </w:rPr>
        <w:t>Employee</w:t>
      </w:r>
      <w:r w:rsidRPr="0022764C">
        <w:rPr>
          <w:szCs w:val="24"/>
        </w:rPr>
        <w:t xml:space="preserve"> unless the </w:t>
      </w:r>
      <w:r w:rsidRPr="0022764C">
        <w:rPr>
          <w:b/>
          <w:szCs w:val="24"/>
        </w:rPr>
        <w:t>Insurer</w:t>
      </w:r>
      <w:r w:rsidRPr="0022764C">
        <w:rPr>
          <w:szCs w:val="24"/>
        </w:rPr>
        <w:t xml:space="preserve"> shall have made a payment caused or contributed to by any act or omission of the </w:t>
      </w:r>
      <w:r w:rsidRPr="0022764C">
        <w:rPr>
          <w:b/>
          <w:szCs w:val="24"/>
        </w:rPr>
        <w:t>Employee</w:t>
      </w:r>
      <w:r w:rsidRPr="0022764C">
        <w:rPr>
          <w:szCs w:val="24"/>
        </w:rPr>
        <w:t xml:space="preserve"> or former </w:t>
      </w:r>
      <w:r w:rsidRPr="0022764C">
        <w:rPr>
          <w:b/>
          <w:szCs w:val="24"/>
        </w:rPr>
        <w:t>Employee</w:t>
      </w:r>
      <w:r w:rsidRPr="0022764C">
        <w:rPr>
          <w:szCs w:val="24"/>
        </w:rPr>
        <w:t xml:space="preserve"> which was dishonest, fraudulent or malicious or the </w:t>
      </w:r>
      <w:r w:rsidRPr="0022764C">
        <w:rPr>
          <w:b/>
          <w:szCs w:val="24"/>
        </w:rPr>
        <w:t>Employee</w:t>
      </w:r>
      <w:r w:rsidRPr="0022764C">
        <w:rPr>
          <w:szCs w:val="24"/>
        </w:rPr>
        <w:t xml:space="preserve"> or former </w:t>
      </w:r>
      <w:r w:rsidRPr="0022764C">
        <w:rPr>
          <w:b/>
          <w:szCs w:val="24"/>
        </w:rPr>
        <w:t>Employee</w:t>
      </w:r>
      <w:r w:rsidRPr="0022764C">
        <w:rPr>
          <w:szCs w:val="24"/>
        </w:rPr>
        <w:t xml:space="preserve"> conspired to commit or condoned any such dishonest, fraudulent or malicious act or omission</w:t>
      </w:r>
    </w:p>
    <w:p w14:paraId="4EE35E78" w14:textId="77777777" w:rsidR="00C07262" w:rsidRPr="0022764C" w:rsidRDefault="004A758F">
      <w:pPr>
        <w:pStyle w:val="Heading3"/>
      </w:pPr>
      <w:r w:rsidRPr="0022764C">
        <w:t>Subscribing Insurers</w:t>
      </w:r>
    </w:p>
    <w:p w14:paraId="03ABFBBD" w14:textId="77777777" w:rsidR="00C07262" w:rsidRPr="0022764C" w:rsidRDefault="004A758F">
      <w:pPr>
        <w:pStyle w:val="BodyText"/>
      </w:pPr>
      <w:r w:rsidRPr="0022764C">
        <w:t xml:space="preserve">The </w:t>
      </w:r>
      <w:r w:rsidRPr="0022764C">
        <w:rPr>
          <w:b/>
        </w:rPr>
        <w:t>Insurer’s</w:t>
      </w:r>
      <w:r w:rsidRPr="0022764C">
        <w:t xml:space="preserve"> obligations under this </w:t>
      </w:r>
      <w:r w:rsidRPr="0022764C">
        <w:rPr>
          <w:b/>
        </w:rPr>
        <w:t>Policy</w:t>
      </w:r>
      <w:r w:rsidRPr="0022764C">
        <w:t xml:space="preserve"> are several and not joint and are limited solely to the extent of their individual subscriptions.</w:t>
      </w:r>
      <w:r w:rsidRPr="0022764C">
        <w:rPr>
          <w:b/>
        </w:rPr>
        <w:t xml:space="preserve"> </w:t>
      </w:r>
      <w:r w:rsidRPr="0022764C">
        <w:t xml:space="preserve">The </w:t>
      </w:r>
      <w:r w:rsidRPr="0022764C">
        <w:rPr>
          <w:b/>
        </w:rPr>
        <w:t>Insurers</w:t>
      </w:r>
      <w:r w:rsidRPr="0022764C">
        <w:t xml:space="preserve"> are not responsible for the subscription of any co-subscribing Insurer who for any reason does not satisfy all or part of its obligations.</w:t>
      </w:r>
    </w:p>
    <w:p w14:paraId="77E5227A" w14:textId="77777777" w:rsidR="00C07262" w:rsidRPr="0022764C" w:rsidRDefault="004A758F">
      <w:pPr>
        <w:pStyle w:val="Heading1"/>
      </w:pPr>
      <w:r w:rsidRPr="0022764C">
        <w:t>Premium Instalments</w:t>
      </w:r>
      <w:r w:rsidRPr="0022764C">
        <w:rPr>
          <w:color w:val="000000"/>
          <w:sz w:val="24"/>
          <w:szCs w:val="24"/>
        </w:rPr>
        <w:t xml:space="preserve"> </w:t>
      </w:r>
      <w:r w:rsidRPr="0022764C">
        <w:t>via a Finance Provider</w:t>
      </w:r>
    </w:p>
    <w:p w14:paraId="2C689197" w14:textId="77777777" w:rsidR="00C07262" w:rsidRPr="0022764C" w:rsidRDefault="004A758F">
      <w:pPr>
        <w:pStyle w:val="BodyText"/>
      </w:pPr>
      <w:r w:rsidRPr="0022764C">
        <w:t>Definitions (applicable to this General Policy Condition)</w:t>
      </w:r>
    </w:p>
    <w:p w14:paraId="42A61DA7" w14:textId="77777777" w:rsidR="00C07262" w:rsidRPr="0022764C" w:rsidRDefault="004A758F">
      <w:pPr>
        <w:pStyle w:val="Heading3"/>
      </w:pPr>
      <w:r w:rsidRPr="0022764C">
        <w:t>FP</w:t>
      </w:r>
    </w:p>
    <w:p w14:paraId="79CC7AAA" w14:textId="77777777" w:rsidR="00C07262" w:rsidRPr="0022764C" w:rsidRDefault="004A758F">
      <w:pPr>
        <w:pStyle w:val="BodyText"/>
      </w:pPr>
      <w:r w:rsidRPr="0022764C">
        <w:t xml:space="preserve">Shall mean a Finance Provider approved by the </w:t>
      </w:r>
      <w:r w:rsidRPr="0022764C">
        <w:rPr>
          <w:b/>
        </w:rPr>
        <w:t>Insurer</w:t>
      </w:r>
      <w:r w:rsidRPr="0022764C">
        <w:t>.</w:t>
      </w:r>
    </w:p>
    <w:p w14:paraId="348AB449" w14:textId="77777777" w:rsidR="00C07262" w:rsidRPr="0022764C" w:rsidRDefault="004A758F">
      <w:pPr>
        <w:pStyle w:val="Heading3"/>
      </w:pPr>
      <w:r w:rsidRPr="0022764C">
        <w:t>Instalment Credit Agreement</w:t>
      </w:r>
    </w:p>
    <w:p w14:paraId="483316FB" w14:textId="77777777" w:rsidR="00C07262" w:rsidRPr="0022764C" w:rsidRDefault="004A758F">
      <w:pPr>
        <w:pStyle w:val="BodyText"/>
      </w:pPr>
      <w:r w:rsidRPr="0022764C">
        <w:t xml:space="preserve">Shall mean the agreement entered into between the </w:t>
      </w:r>
      <w:r w:rsidRPr="0022764C">
        <w:rPr>
          <w:b/>
        </w:rPr>
        <w:t>Insured</w:t>
      </w:r>
      <w:r w:rsidRPr="0022764C">
        <w:t xml:space="preserve"> and the FP enabling the </w:t>
      </w:r>
      <w:r w:rsidRPr="0022764C">
        <w:rPr>
          <w:b/>
        </w:rPr>
        <w:t>Insured</w:t>
      </w:r>
      <w:r w:rsidRPr="0022764C">
        <w:t xml:space="preserve"> to obtain Premium finance from the FP.</w:t>
      </w:r>
    </w:p>
    <w:p w14:paraId="6B057971" w14:textId="77777777" w:rsidR="00C07262" w:rsidRPr="0022764C" w:rsidRDefault="004A758F">
      <w:pPr>
        <w:pStyle w:val="Heading3"/>
      </w:pPr>
      <w:r w:rsidRPr="0022764C">
        <w:t>Amended Premium Payment Terms and Conditions</w:t>
      </w:r>
    </w:p>
    <w:p w14:paraId="4C10D139" w14:textId="77777777" w:rsidR="00C07262" w:rsidRPr="0022764C" w:rsidRDefault="004A758F">
      <w:pPr>
        <w:pStyle w:val="BodyText"/>
      </w:pPr>
      <w:r w:rsidRPr="0022764C">
        <w:t xml:space="preserve">It is understood and agreed that by application of this Endorsement the </w:t>
      </w:r>
      <w:r w:rsidRPr="0022764C">
        <w:rPr>
          <w:b/>
        </w:rPr>
        <w:t>Insured</w:t>
      </w:r>
      <w:r w:rsidRPr="0022764C">
        <w:t xml:space="preserve"> has entered into an Instalment Credit Agreement with a FP and consequently the following terms and conditions shall now apply:</w:t>
      </w:r>
    </w:p>
    <w:p w14:paraId="3C374436" w14:textId="77777777" w:rsidR="00C07262" w:rsidRPr="0022764C" w:rsidRDefault="004A758F" w:rsidP="00662A63">
      <w:pPr>
        <w:pStyle w:val="BodyText"/>
        <w:numPr>
          <w:ilvl w:val="2"/>
          <w:numId w:val="60"/>
        </w:numPr>
        <w:ind w:left="454" w:hanging="454"/>
      </w:pPr>
      <w:r w:rsidRPr="0022764C">
        <w:t xml:space="preserve">For the avoidance of doubt any provision contained in this </w:t>
      </w:r>
      <w:r w:rsidRPr="0022764C">
        <w:rPr>
          <w:b/>
        </w:rPr>
        <w:t xml:space="preserve">Policy </w:t>
      </w:r>
      <w:r w:rsidRPr="0022764C">
        <w:t>where:</w:t>
      </w:r>
    </w:p>
    <w:p w14:paraId="2F40908D" w14:textId="77777777" w:rsidR="00C07262" w:rsidRPr="0022764C" w:rsidRDefault="004A758F" w:rsidP="00662A63">
      <w:pPr>
        <w:pStyle w:val="BodyText"/>
        <w:numPr>
          <w:ilvl w:val="2"/>
          <w:numId w:val="63"/>
        </w:numPr>
        <w:ind w:left="908" w:hanging="454"/>
      </w:pPr>
      <w:r w:rsidRPr="0022764C">
        <w:t xml:space="preserve">there is an inconsistency or conflict between the terms of this General Policy Condition and this </w:t>
      </w:r>
      <w:r w:rsidRPr="0022764C">
        <w:rPr>
          <w:b/>
        </w:rPr>
        <w:t>Policy</w:t>
      </w:r>
      <w:r w:rsidRPr="0022764C">
        <w:t xml:space="preserve"> then the terms of this General Policy Condition shall prevail;</w:t>
      </w:r>
    </w:p>
    <w:p w14:paraId="5AF64F42" w14:textId="77777777" w:rsidR="00C07262" w:rsidRPr="0022764C" w:rsidRDefault="004A758F" w:rsidP="00662A63">
      <w:pPr>
        <w:pStyle w:val="BodyText"/>
        <w:numPr>
          <w:ilvl w:val="2"/>
          <w:numId w:val="63"/>
        </w:numPr>
        <w:ind w:left="908" w:hanging="454"/>
      </w:pPr>
      <w:r w:rsidRPr="0022764C">
        <w:t xml:space="preserve">reference is made in this </w:t>
      </w:r>
      <w:r w:rsidRPr="0022764C">
        <w:rPr>
          <w:b/>
        </w:rPr>
        <w:t>Policy</w:t>
      </w:r>
      <w:r w:rsidRPr="0022764C">
        <w:t xml:space="preserve"> (whether expressly or by implication) to the payment of </w:t>
      </w:r>
      <w:r w:rsidRPr="0022764C">
        <w:rPr>
          <w:b/>
        </w:rPr>
        <w:t>Premium</w:t>
      </w:r>
      <w:r w:rsidRPr="0022764C">
        <w:t xml:space="preserve"> this is deemed to include the payment of </w:t>
      </w:r>
      <w:r w:rsidRPr="0022764C">
        <w:rPr>
          <w:b/>
        </w:rPr>
        <w:t>Premium</w:t>
      </w:r>
      <w:r w:rsidRPr="0022764C">
        <w:t xml:space="preserve"> by instalments in accordance with the terms of the Instalment Credit Agreement;</w:t>
      </w:r>
    </w:p>
    <w:p w14:paraId="364B6F3E" w14:textId="77777777" w:rsidR="00C07262" w:rsidRPr="0022764C" w:rsidRDefault="004A758F" w:rsidP="00662A63">
      <w:pPr>
        <w:pStyle w:val="BodyText"/>
        <w:numPr>
          <w:ilvl w:val="2"/>
          <w:numId w:val="63"/>
        </w:numPr>
        <w:ind w:left="908" w:hanging="454"/>
      </w:pPr>
      <w:r w:rsidRPr="0022764C">
        <w:t xml:space="preserve">unless otherwise stated the </w:t>
      </w:r>
      <w:r w:rsidRPr="0022764C">
        <w:rPr>
          <w:b/>
        </w:rPr>
        <w:t>Premium</w:t>
      </w:r>
      <w:r w:rsidRPr="0022764C">
        <w:t xml:space="preserve"> shall be deemed to include any Insurance Premium Tax applicable thereon together with any expenses in respect of which finance is provided to the </w:t>
      </w:r>
      <w:r w:rsidRPr="0022764C">
        <w:rPr>
          <w:b/>
        </w:rPr>
        <w:t>Insured</w:t>
      </w:r>
      <w:r w:rsidRPr="0022764C">
        <w:t xml:space="preserve"> by the FP; and</w:t>
      </w:r>
    </w:p>
    <w:p w14:paraId="06F77651" w14:textId="77777777" w:rsidR="00C07262" w:rsidRPr="0022764C" w:rsidRDefault="004A758F" w:rsidP="00662A63">
      <w:pPr>
        <w:pStyle w:val="BodyText"/>
        <w:numPr>
          <w:ilvl w:val="2"/>
          <w:numId w:val="63"/>
        </w:numPr>
        <w:ind w:left="908" w:hanging="454"/>
      </w:pPr>
      <w:r w:rsidRPr="0022764C">
        <w:t xml:space="preserve">this </w:t>
      </w:r>
      <w:r w:rsidRPr="0022764C">
        <w:rPr>
          <w:b/>
        </w:rPr>
        <w:t>Policy</w:t>
      </w:r>
      <w:r w:rsidRPr="0022764C">
        <w:t xml:space="preserve"> is a contract for the </w:t>
      </w:r>
      <w:r w:rsidRPr="0022764C">
        <w:rPr>
          <w:b/>
        </w:rPr>
        <w:t xml:space="preserve">Period of Insurance </w:t>
      </w:r>
      <w:r w:rsidRPr="0022764C">
        <w:t xml:space="preserve">and the </w:t>
      </w:r>
      <w:r w:rsidRPr="0022764C">
        <w:rPr>
          <w:b/>
        </w:rPr>
        <w:t>Insured</w:t>
      </w:r>
      <w:r w:rsidRPr="0022764C">
        <w:t xml:space="preserve"> is responsible for paying the whole of the </w:t>
      </w:r>
      <w:r w:rsidRPr="0022764C">
        <w:rPr>
          <w:b/>
        </w:rPr>
        <w:t>Premium</w:t>
      </w:r>
      <w:r w:rsidRPr="0022764C">
        <w:t xml:space="preserve"> for that period to the </w:t>
      </w:r>
      <w:r w:rsidRPr="0022764C">
        <w:rPr>
          <w:b/>
        </w:rPr>
        <w:t>Insurer</w:t>
      </w:r>
      <w:r w:rsidRPr="0022764C">
        <w:t xml:space="preserve"> or the FP;</w:t>
      </w:r>
    </w:p>
    <w:p w14:paraId="5E82BE44" w14:textId="77777777" w:rsidR="00C07262" w:rsidRPr="0022764C" w:rsidRDefault="004A758F" w:rsidP="00662A63">
      <w:pPr>
        <w:pStyle w:val="BodyText"/>
        <w:numPr>
          <w:ilvl w:val="2"/>
          <w:numId w:val="60"/>
        </w:numPr>
        <w:ind w:left="454" w:hanging="454"/>
      </w:pPr>
      <w:r w:rsidRPr="0022764C">
        <w:t xml:space="preserve">If any instalment of </w:t>
      </w:r>
      <w:r w:rsidRPr="0022764C">
        <w:rPr>
          <w:b/>
        </w:rPr>
        <w:t>Premium</w:t>
      </w:r>
      <w:r w:rsidRPr="0022764C">
        <w:t xml:space="preserve"> is not received by the </w:t>
      </w:r>
      <w:r w:rsidRPr="0022764C">
        <w:rPr>
          <w:b/>
        </w:rPr>
        <w:t>Insurer</w:t>
      </w:r>
      <w:r w:rsidRPr="0022764C">
        <w:t xml:space="preserve"> or the FP on or before the date specified in the Instalment Credit Agreement (which shall include any 14 (fourteen) days’ right of withdrawal from the Instalment Credit Agreement) and the amount outstanding is not paid within 14 (fourteen) days to the FP or the </w:t>
      </w:r>
      <w:r w:rsidRPr="0022764C">
        <w:rPr>
          <w:b/>
        </w:rPr>
        <w:t xml:space="preserve">Insurer </w:t>
      </w:r>
      <w:r w:rsidRPr="0022764C">
        <w:t xml:space="preserve">after written notice of non-payment to the </w:t>
      </w:r>
      <w:r w:rsidRPr="0022764C">
        <w:rPr>
          <w:b/>
        </w:rPr>
        <w:t>Insured</w:t>
      </w:r>
      <w:r w:rsidRPr="0022764C">
        <w:t xml:space="preserve">, the </w:t>
      </w:r>
      <w:r w:rsidRPr="0022764C">
        <w:rPr>
          <w:b/>
        </w:rPr>
        <w:t>Insurer</w:t>
      </w:r>
      <w:r w:rsidRPr="0022764C">
        <w:t xml:space="preserve"> may at their absolute discretion cancel the insurance provided by this </w:t>
      </w:r>
      <w:r w:rsidRPr="0022764C">
        <w:rPr>
          <w:b/>
        </w:rPr>
        <w:t>Policy</w:t>
      </w:r>
      <w:r w:rsidRPr="0022764C">
        <w:t xml:space="preserve"> and the </w:t>
      </w:r>
      <w:r w:rsidRPr="0022764C">
        <w:rPr>
          <w:b/>
        </w:rPr>
        <w:t xml:space="preserve">Insurer </w:t>
      </w:r>
      <w:r w:rsidRPr="0022764C">
        <w:t>shall be entitled to take such steps as are necessary:</w:t>
      </w:r>
    </w:p>
    <w:p w14:paraId="58CA236C" w14:textId="77777777" w:rsidR="00C07262" w:rsidRPr="0022764C" w:rsidRDefault="004A758F" w:rsidP="00662A63">
      <w:pPr>
        <w:pStyle w:val="BodyText"/>
        <w:numPr>
          <w:ilvl w:val="2"/>
          <w:numId w:val="62"/>
        </w:numPr>
        <w:ind w:left="908" w:hanging="454"/>
      </w:pPr>
      <w:r w:rsidRPr="0022764C">
        <w:t xml:space="preserve">to recover any unpaid </w:t>
      </w:r>
      <w:r w:rsidRPr="0022764C">
        <w:rPr>
          <w:b/>
        </w:rPr>
        <w:t>Premium</w:t>
      </w:r>
      <w:r w:rsidRPr="0022764C">
        <w:t xml:space="preserve"> in respect of the </w:t>
      </w:r>
      <w:r w:rsidRPr="0022764C">
        <w:rPr>
          <w:b/>
        </w:rPr>
        <w:t>Period of Insurance</w:t>
      </w:r>
      <w:r w:rsidRPr="0022764C">
        <w:t xml:space="preserve"> for which cover has been provided pursuant to the terms of this </w:t>
      </w:r>
      <w:r w:rsidRPr="0022764C">
        <w:rPr>
          <w:b/>
        </w:rPr>
        <w:t>Policy</w:t>
      </w:r>
      <w:r w:rsidRPr="0022764C">
        <w:t>; and</w:t>
      </w:r>
    </w:p>
    <w:p w14:paraId="5DBDD594" w14:textId="77777777" w:rsidR="00C07262" w:rsidRPr="0022764C" w:rsidRDefault="004A758F" w:rsidP="00662A63">
      <w:pPr>
        <w:pStyle w:val="BodyText"/>
        <w:numPr>
          <w:ilvl w:val="2"/>
          <w:numId w:val="62"/>
        </w:numPr>
        <w:ind w:left="908" w:hanging="454"/>
      </w:pPr>
      <w:r w:rsidRPr="0022764C">
        <w:t xml:space="preserve">to collect </w:t>
      </w:r>
      <w:r w:rsidRPr="0022764C">
        <w:rPr>
          <w:b/>
        </w:rPr>
        <w:t>Premium</w:t>
      </w:r>
      <w:r w:rsidRPr="0022764C">
        <w:t xml:space="preserve"> which upon the expiry of the notice of non-payment of </w:t>
      </w:r>
      <w:r w:rsidRPr="0022764C">
        <w:rPr>
          <w:b/>
        </w:rPr>
        <w:t>Premium</w:t>
      </w:r>
      <w:r w:rsidRPr="0022764C">
        <w:t xml:space="preserve"> under the Instalment Credit Agreement referred to above will be payable in full in respect of the unexpired </w:t>
      </w:r>
      <w:r w:rsidRPr="0022764C">
        <w:rPr>
          <w:b/>
        </w:rPr>
        <w:t>Period of Insurance</w:t>
      </w:r>
      <w:r w:rsidRPr="0022764C">
        <w:t xml:space="preserve"> for which cover will be provided pursuant to the terms of this </w:t>
      </w:r>
      <w:r w:rsidRPr="0022764C">
        <w:rPr>
          <w:b/>
        </w:rPr>
        <w:t>Policy</w:t>
      </w:r>
      <w:r w:rsidRPr="0022764C">
        <w:t>;</w:t>
      </w:r>
    </w:p>
    <w:p w14:paraId="56B76575" w14:textId="77777777" w:rsidR="00C07262" w:rsidRPr="0022764C" w:rsidRDefault="004A758F">
      <w:pPr>
        <w:pStyle w:val="BodyText"/>
        <w:ind w:left="454"/>
      </w:pPr>
      <w:r w:rsidRPr="0022764C">
        <w:t xml:space="preserve">However, if the outstanding </w:t>
      </w:r>
      <w:r w:rsidRPr="0022764C">
        <w:rPr>
          <w:b/>
        </w:rPr>
        <w:t>Premium</w:t>
      </w:r>
      <w:r w:rsidRPr="0022764C">
        <w:t xml:space="preserve"> due is paid in full to the FP or the </w:t>
      </w:r>
      <w:r w:rsidRPr="0022764C">
        <w:rPr>
          <w:b/>
        </w:rPr>
        <w:t>Insurer</w:t>
      </w:r>
      <w:r w:rsidRPr="0022764C">
        <w:t xml:space="preserve"> before the cancellation notice period expires, notice of cancellation will automatically be revoked.</w:t>
      </w:r>
    </w:p>
    <w:p w14:paraId="54BC1969" w14:textId="77777777" w:rsidR="00C07262" w:rsidRPr="0022764C" w:rsidRDefault="004A758F" w:rsidP="00662A63">
      <w:pPr>
        <w:pStyle w:val="BodyText"/>
        <w:numPr>
          <w:ilvl w:val="2"/>
          <w:numId w:val="60"/>
        </w:numPr>
        <w:ind w:left="454" w:hanging="454"/>
      </w:pPr>
      <w:r w:rsidRPr="0022764C">
        <w:t xml:space="preserve">In the event that the Instalment Credit Agreement with the FP is terminated all unpaid </w:t>
      </w:r>
      <w:r w:rsidRPr="0022764C">
        <w:rPr>
          <w:b/>
        </w:rPr>
        <w:t>Premiums</w:t>
      </w:r>
      <w:r w:rsidRPr="0022764C">
        <w:t xml:space="preserve"> in respect of the </w:t>
      </w:r>
      <w:r w:rsidRPr="0022764C">
        <w:rPr>
          <w:b/>
        </w:rPr>
        <w:t>Period of Insurance</w:t>
      </w:r>
      <w:r w:rsidRPr="0022764C">
        <w:t xml:space="preserve"> for which cover is provided by </w:t>
      </w:r>
      <w:r w:rsidRPr="0022764C">
        <w:lastRenderedPageBreak/>
        <w:t xml:space="preserve">this </w:t>
      </w:r>
      <w:r w:rsidRPr="0022764C">
        <w:rPr>
          <w:b/>
        </w:rPr>
        <w:t>Policy</w:t>
      </w:r>
      <w:r w:rsidRPr="0022764C">
        <w:t xml:space="preserve"> shall become due and payable immediately to the </w:t>
      </w:r>
      <w:r w:rsidRPr="0022764C">
        <w:rPr>
          <w:b/>
        </w:rPr>
        <w:t>Insurer</w:t>
      </w:r>
      <w:r w:rsidRPr="0022764C">
        <w:t>;</w:t>
      </w:r>
    </w:p>
    <w:p w14:paraId="4F27BE2A" w14:textId="77777777" w:rsidR="00C07262" w:rsidRPr="0022764C" w:rsidRDefault="004A758F" w:rsidP="00662A63">
      <w:pPr>
        <w:pStyle w:val="BodyText"/>
        <w:numPr>
          <w:ilvl w:val="2"/>
          <w:numId w:val="60"/>
        </w:numPr>
        <w:ind w:left="454" w:hanging="454"/>
      </w:pPr>
      <w:r w:rsidRPr="0022764C">
        <w:t xml:space="preserve">In the event that the </w:t>
      </w:r>
      <w:r w:rsidRPr="0022764C">
        <w:rPr>
          <w:b/>
        </w:rPr>
        <w:t>Insured</w:t>
      </w:r>
      <w:r w:rsidRPr="0022764C">
        <w:t xml:space="preserve"> is notified in writing by the </w:t>
      </w:r>
      <w:r w:rsidRPr="0022764C">
        <w:rPr>
          <w:b/>
        </w:rPr>
        <w:t>Insurer</w:t>
      </w:r>
      <w:r w:rsidRPr="0022764C">
        <w:t xml:space="preserve"> that:</w:t>
      </w:r>
    </w:p>
    <w:p w14:paraId="42B7361D" w14:textId="77777777" w:rsidR="00C07262" w:rsidRPr="0022764C" w:rsidRDefault="004A758F" w:rsidP="00662A63">
      <w:pPr>
        <w:pStyle w:val="BodyText"/>
        <w:numPr>
          <w:ilvl w:val="0"/>
          <w:numId w:val="61"/>
        </w:numPr>
        <w:ind w:left="908" w:hanging="454"/>
      </w:pPr>
      <w:r w:rsidRPr="0022764C">
        <w:t xml:space="preserve">the FP has passed a resolution for its winding up (other than for the purposes of and followed by a solvent amalgamation or reconstruction where the resulting entity is at least as credit worthy as the FP and assumes all the obligations of the FP under the Instalment Credit Agreement) or a Court has made an order to that effect; </w:t>
      </w:r>
    </w:p>
    <w:p w14:paraId="09A3BCBF" w14:textId="77777777" w:rsidR="00C07262" w:rsidRPr="0022764C" w:rsidRDefault="004A758F" w:rsidP="00662A63">
      <w:pPr>
        <w:pStyle w:val="BodyText"/>
        <w:numPr>
          <w:ilvl w:val="0"/>
          <w:numId w:val="61"/>
        </w:numPr>
        <w:ind w:left="908" w:hanging="454"/>
      </w:pPr>
      <w:r w:rsidRPr="0022764C">
        <w:t>the FP has ceased to carry on its business or substantially the whole of its business;</w:t>
      </w:r>
    </w:p>
    <w:p w14:paraId="698CA66E" w14:textId="77777777" w:rsidR="00C07262" w:rsidRPr="0022764C" w:rsidRDefault="004A758F" w:rsidP="00662A63">
      <w:pPr>
        <w:pStyle w:val="BodyText"/>
        <w:numPr>
          <w:ilvl w:val="0"/>
          <w:numId w:val="61"/>
        </w:numPr>
        <w:ind w:left="908" w:hanging="454"/>
      </w:pPr>
      <w:r w:rsidRPr="0022764C">
        <w:t>the FP has become or has been declared insolvent or has convened a meeting of or made or proposes to make any arrangement or composition with its creditors or</w:t>
      </w:r>
    </w:p>
    <w:p w14:paraId="53D9A8E5" w14:textId="77777777" w:rsidR="00C07262" w:rsidRPr="0022764C" w:rsidRDefault="004A758F" w:rsidP="00662A63">
      <w:pPr>
        <w:pStyle w:val="BodyText"/>
        <w:numPr>
          <w:ilvl w:val="0"/>
          <w:numId w:val="61"/>
        </w:numPr>
        <w:ind w:left="908" w:hanging="454"/>
      </w:pPr>
      <w:r w:rsidRPr="0022764C">
        <w:t>a liquidator, receiver, administrator, administrative receiver, manager, trustee or similar officer has been appointed over any of the assets of the FP;</w:t>
      </w:r>
    </w:p>
    <w:p w14:paraId="60313859" w14:textId="77777777" w:rsidR="00C07262" w:rsidRPr="0022764C" w:rsidRDefault="004A758F">
      <w:pPr>
        <w:pStyle w:val="BodyText"/>
        <w:ind w:left="454"/>
      </w:pPr>
      <w:r w:rsidRPr="0022764C">
        <w:t xml:space="preserve">then all unpaid </w:t>
      </w:r>
      <w:r w:rsidRPr="0022764C">
        <w:rPr>
          <w:b/>
        </w:rPr>
        <w:t>Premium</w:t>
      </w:r>
      <w:r w:rsidRPr="0022764C">
        <w:t xml:space="preserve"> in respect of the </w:t>
      </w:r>
      <w:r w:rsidRPr="0022764C">
        <w:rPr>
          <w:b/>
        </w:rPr>
        <w:t>Period of Insurance</w:t>
      </w:r>
      <w:r w:rsidRPr="0022764C">
        <w:t xml:space="preserve"> for which cover is provided by this </w:t>
      </w:r>
      <w:r w:rsidRPr="0022764C">
        <w:rPr>
          <w:b/>
        </w:rPr>
        <w:t>Policy</w:t>
      </w:r>
      <w:r w:rsidRPr="0022764C">
        <w:t xml:space="preserve"> shall become due and payable immediately to the </w:t>
      </w:r>
      <w:r w:rsidRPr="0022764C">
        <w:rPr>
          <w:b/>
        </w:rPr>
        <w:t>Insurer</w:t>
      </w:r>
      <w:r w:rsidRPr="0022764C">
        <w:t>.</w:t>
      </w:r>
    </w:p>
    <w:p w14:paraId="5B4BA265" w14:textId="77777777" w:rsidR="00C07262" w:rsidRPr="0022764C" w:rsidRDefault="004A758F" w:rsidP="00662A63">
      <w:pPr>
        <w:pStyle w:val="BodyText"/>
        <w:numPr>
          <w:ilvl w:val="2"/>
          <w:numId w:val="60"/>
        </w:numPr>
        <w:ind w:left="454" w:hanging="454"/>
      </w:pPr>
      <w:r w:rsidRPr="0022764C">
        <w:t xml:space="preserve">in the event that any sums are due to the </w:t>
      </w:r>
      <w:r w:rsidRPr="0022764C">
        <w:rPr>
          <w:b/>
        </w:rPr>
        <w:t>Insured</w:t>
      </w:r>
      <w:r w:rsidRPr="0022764C">
        <w:t xml:space="preserve"> those sums may be deducted from any outstanding </w:t>
      </w:r>
      <w:r w:rsidRPr="0022764C">
        <w:rPr>
          <w:b/>
        </w:rPr>
        <w:t>Premium</w:t>
      </w:r>
      <w:r w:rsidRPr="0022764C">
        <w:t xml:space="preserve"> due from the </w:t>
      </w:r>
      <w:r w:rsidRPr="0022764C">
        <w:rPr>
          <w:b/>
        </w:rPr>
        <w:t>Insured</w:t>
      </w:r>
      <w:r w:rsidRPr="0022764C">
        <w:t xml:space="preserve"> under the terms of this </w:t>
      </w:r>
      <w:r w:rsidRPr="0022764C">
        <w:rPr>
          <w:b/>
        </w:rPr>
        <w:t>Policy</w:t>
      </w:r>
      <w:r w:rsidRPr="0022764C">
        <w:t>.</w:t>
      </w:r>
    </w:p>
    <w:p w14:paraId="7FA1E463" w14:textId="77777777" w:rsidR="00C07262" w:rsidRPr="0022764C" w:rsidRDefault="004A758F">
      <w:pPr>
        <w:pStyle w:val="Heading1"/>
      </w:pPr>
      <w:bookmarkStart w:id="6006" w:name="tocpg_6"/>
      <w:bookmarkEnd w:id="6006"/>
      <w:r w:rsidRPr="0022764C">
        <w:t xml:space="preserve">Policy Protection and Maintenance Conditions - </w:t>
      </w:r>
      <w:bookmarkStart w:id="25" w:name="_Hlk78974019"/>
      <w:r w:rsidRPr="0022764C">
        <w:t>(Applicable to Sections 1-11)</w:t>
      </w:r>
      <w:bookmarkEnd w:id="25"/>
    </w:p>
    <w:p w14:paraId="00C3B928" w14:textId="0399B105" w:rsidR="00C07262" w:rsidRPr="0022764C" w:rsidRDefault="004A758F">
      <w:pPr>
        <w:pStyle w:val="BodyText"/>
      </w:pPr>
      <w:r w:rsidRPr="0022764C">
        <w:t xml:space="preserve">The following Protection and Maintenance Conditions shall apply to the Business “All Risks”, Production Property “All Risks”, Business Interruption “All Risks” and Money Sections of this Policy other than where specifically amended. </w:t>
      </w:r>
      <w:r w:rsidRPr="0022764C">
        <w:rPr>
          <w:b/>
        </w:rPr>
        <w:t/>
      </w:r>
      <w:r w:rsidRPr="0022764C">
        <w:t xml:space="preserve"/>
      </w:r>
      <w:r w:rsidRPr="0022764C">
        <w:rPr>
          <w:b/>
          <w:bCs/>
        </w:rPr>
        <w:t/>
      </w:r>
      <w:r w:rsidRPr="0022764C">
        <w:t xml:space="preserve"/>
      </w:r>
    </w:p>
    <w:p w14:paraId="6FA2EB80" w14:textId="77777777" w:rsidR="00C07262" w:rsidRPr="0022764C" w:rsidRDefault="004A758F">
      <w:pPr>
        <w:pStyle w:val="Heading3"/>
      </w:pPr>
      <w:r w:rsidRPr="0022764C">
        <w:t xml:space="preserve">Firebreak Doors and Shutters </w:t>
      </w:r>
    </w:p>
    <w:p w14:paraId="583181A4" w14:textId="6FAF387E" w:rsidR="00C07262" w:rsidRPr="0022764C" w:rsidRDefault="004A758F">
      <w:pPr>
        <w:pStyle w:val="BodyText"/>
      </w:pPr>
      <w:r w:rsidRPr="0022764C">
        <w:t xml:space="preserve">The </w:t>
      </w:r>
      <w:r w:rsidRPr="0022764C">
        <w:rPr>
          <w:b/>
        </w:rPr>
        <w:t>Insured</w:t>
      </w:r>
      <w:r w:rsidRPr="0022764C">
        <w:t xml:space="preserve"> must maintain all firebreak doors and shutters at the </w:t>
      </w:r>
      <w:r w:rsidRPr="0022764C">
        <w:rPr>
          <w:b/>
        </w:rPr>
        <w:t>Buildings</w:t>
      </w:r>
      <w:r w:rsidRPr="0022764C">
        <w:t xml:space="preserve"> in efficient working order and keep them free from obstructions at all times.</w:t>
      </w:r>
    </w:p>
    <w:p w14:paraId="7E47446B" w14:textId="77777777" w:rsidR="00C07262" w:rsidRPr="0022764C" w:rsidRDefault="004A758F">
      <w:pPr>
        <w:pStyle w:val="Heading3"/>
      </w:pPr>
      <w:r w:rsidRPr="0022764C">
        <w:t>Fire Protections and Detection Installations and Equipment</w:t>
      </w:r>
    </w:p>
    <w:p w14:paraId="0F18C6E4" w14:textId="663D5C82" w:rsidR="00C07262" w:rsidRPr="0022764C" w:rsidRDefault="004A758F">
      <w:pPr>
        <w:pStyle w:val="BodyText"/>
      </w:pPr>
      <w:r w:rsidRPr="0022764C">
        <w:t xml:space="preserve">The </w:t>
      </w:r>
      <w:r w:rsidRPr="0022764C">
        <w:rPr>
          <w:b/>
        </w:rPr>
        <w:t>Insured</w:t>
      </w:r>
      <w:r w:rsidRPr="0022764C">
        <w:t xml:space="preserve"> must:</w:t>
      </w:r>
    </w:p>
    <w:p w14:paraId="4492E2C8" w14:textId="77777777" w:rsidR="00C07262" w:rsidRPr="0022764C" w:rsidRDefault="004A758F" w:rsidP="00662A63">
      <w:pPr>
        <w:pStyle w:val="BodyText"/>
        <w:numPr>
          <w:ilvl w:val="2"/>
          <w:numId w:val="76"/>
        </w:numPr>
        <w:ind w:left="454" w:hanging="454"/>
      </w:pPr>
      <w:r w:rsidRPr="0022764C">
        <w:t xml:space="preserve">maintain all manual and automatic fire detection, signalling devices and systems at the </w:t>
      </w:r>
      <w:r w:rsidRPr="0022764C">
        <w:rPr>
          <w:b/>
        </w:rPr>
        <w:t>Buildings</w:t>
      </w:r>
      <w:r w:rsidRPr="0022764C">
        <w:t xml:space="preserve"> for which they are responsible in an efficient and effective state of operation in accordance with best practice, </w:t>
      </w:r>
      <w:r w:rsidRPr="0022764C">
        <w:t>British Standards or relevant local standards and equipment manufacturers’ recommendations where relevant;</w:t>
      </w:r>
    </w:p>
    <w:p w14:paraId="5212F736" w14:textId="77777777" w:rsidR="00C07262" w:rsidRPr="0022764C" w:rsidRDefault="004A758F" w:rsidP="00662A63">
      <w:pPr>
        <w:pStyle w:val="BodyText"/>
        <w:numPr>
          <w:ilvl w:val="2"/>
          <w:numId w:val="76"/>
        </w:numPr>
        <w:ind w:left="454" w:hanging="454"/>
      </w:pPr>
      <w:r w:rsidRPr="0022764C">
        <w:t>rectify promptly any faults or defects identified at any time;</w:t>
      </w:r>
    </w:p>
    <w:p w14:paraId="3CA2A351" w14:textId="77777777" w:rsidR="00C07262" w:rsidRPr="0022764C" w:rsidRDefault="004A758F" w:rsidP="00662A63">
      <w:pPr>
        <w:pStyle w:val="BodyText"/>
        <w:numPr>
          <w:ilvl w:val="2"/>
          <w:numId w:val="76"/>
        </w:numPr>
        <w:ind w:left="454" w:hanging="454"/>
      </w:pPr>
      <w:r w:rsidRPr="0022764C">
        <w:t xml:space="preserve">notify the </w:t>
      </w:r>
      <w:r w:rsidRPr="0022764C">
        <w:rPr>
          <w:b/>
        </w:rPr>
        <w:t>Insurer</w:t>
      </w:r>
      <w:r w:rsidRPr="0022764C">
        <w:t xml:space="preserve"> as soon as practicable of any planned, unplanned or emergency shutdowns of fire alarm or sprinkler systems or any fire suppression systems that are expected to last or have unexpectedly extended beyond 12 (twelve) hours duration;</w:t>
      </w:r>
    </w:p>
    <w:p w14:paraId="466025F4" w14:textId="77777777" w:rsidR="00C07262" w:rsidRPr="0022764C" w:rsidRDefault="004A758F" w:rsidP="00662A63">
      <w:pPr>
        <w:pStyle w:val="BodyText"/>
        <w:numPr>
          <w:ilvl w:val="2"/>
          <w:numId w:val="76"/>
        </w:numPr>
        <w:ind w:left="454" w:hanging="454"/>
      </w:pPr>
      <w:r w:rsidRPr="0022764C">
        <w:t xml:space="preserve">advise the </w:t>
      </w:r>
      <w:r w:rsidRPr="0022764C">
        <w:rPr>
          <w:b/>
        </w:rPr>
        <w:t>Insurer</w:t>
      </w:r>
      <w:r w:rsidRPr="0022764C">
        <w:t xml:space="preserve"> of any proposed changes or alterations to installations for advice and agreement in advance of any work being carried out;</w:t>
      </w:r>
    </w:p>
    <w:p w14:paraId="719CDF13" w14:textId="77777777" w:rsidR="00C07262" w:rsidRPr="0022764C" w:rsidRDefault="004A758F" w:rsidP="00662A63">
      <w:pPr>
        <w:pStyle w:val="BodyText"/>
        <w:numPr>
          <w:ilvl w:val="2"/>
          <w:numId w:val="76"/>
        </w:numPr>
        <w:ind w:left="454" w:hanging="454"/>
      </w:pPr>
      <w:r w:rsidRPr="0022764C">
        <w:t>in respect of any sprinkler system and related water supplies and alarm system:</w:t>
      </w:r>
    </w:p>
    <w:p w14:paraId="2A26C926" w14:textId="77777777" w:rsidR="00C07262" w:rsidRPr="0022764C" w:rsidRDefault="004A758F" w:rsidP="00662A63">
      <w:pPr>
        <w:pStyle w:val="BodyText"/>
        <w:numPr>
          <w:ilvl w:val="0"/>
          <w:numId w:val="77"/>
        </w:numPr>
        <w:ind w:left="908" w:hanging="454"/>
      </w:pPr>
      <w:r w:rsidRPr="0022764C">
        <w:t>make a test at least once a week for the purpose of ascertaining the condition of:</w:t>
      </w:r>
    </w:p>
    <w:p w14:paraId="2CFF8A5A" w14:textId="77777777" w:rsidR="00C07262" w:rsidRPr="0022764C" w:rsidRDefault="004A758F" w:rsidP="00662A63">
      <w:pPr>
        <w:pStyle w:val="BodyText"/>
        <w:numPr>
          <w:ilvl w:val="0"/>
          <w:numId w:val="78"/>
        </w:numPr>
        <w:ind w:left="1361" w:hanging="454"/>
      </w:pPr>
      <w:r w:rsidRPr="0022764C">
        <w:t>the fire brigade connection or off-site constantly attended location (unless the fire brigade have given a written undertaking to carry out this test); and</w:t>
      </w:r>
    </w:p>
    <w:p w14:paraId="626B667A" w14:textId="77777777" w:rsidR="00C07262" w:rsidRPr="0022764C" w:rsidRDefault="004A758F" w:rsidP="00662A63">
      <w:pPr>
        <w:pStyle w:val="BodyText"/>
        <w:numPr>
          <w:ilvl w:val="0"/>
          <w:numId w:val="78"/>
        </w:numPr>
        <w:ind w:left="1361" w:hanging="454"/>
      </w:pPr>
      <w:r w:rsidRPr="0022764C">
        <w:t>the relevant batteries.</w:t>
      </w:r>
    </w:p>
    <w:p w14:paraId="4D47309C" w14:textId="311AE5BD" w:rsidR="00C07262" w:rsidRPr="0022764C" w:rsidRDefault="004A758F">
      <w:pPr>
        <w:pStyle w:val="BodyText"/>
        <w:ind w:left="907"/>
      </w:pPr>
      <w:r w:rsidRPr="0022764C">
        <w:t>Where the connection concerned in 5 (a) (</w:t>
      </w:r>
      <w:del w:id="26" w:author="stuart wolstenholme" w:date="2026-05-29T12:44:00Z" w16du:dateUtc="2026-05-29T11:44:00Z">
        <w:r w:rsidRPr="0022764C" w:rsidDel="00754C0F">
          <w:delText>i</w:delText>
        </w:r>
      </w:del>
      <w:ins w:id="27" w:author="stuart wolstenholme" w:date="2026-05-29T12:44:00Z" w16du:dateUtc="2026-05-29T11:44:00Z">
        <w:r w:rsidR="00754C0F" w:rsidRPr="0022764C">
          <w:t>I</w:t>
        </w:r>
      </w:ins>
      <w:r w:rsidRPr="0022764C">
        <w:t>) above is not monitored weekly, this test must be made every weekday (public holidays excepted).</w:t>
      </w:r>
    </w:p>
    <w:p w14:paraId="3F20A5CA" w14:textId="77777777" w:rsidR="00C07262" w:rsidRPr="0022764C" w:rsidRDefault="004A758F" w:rsidP="00662A63">
      <w:pPr>
        <w:pStyle w:val="BodyText"/>
        <w:numPr>
          <w:ilvl w:val="0"/>
          <w:numId w:val="77"/>
        </w:numPr>
        <w:ind w:left="908" w:hanging="454"/>
      </w:pPr>
      <w:r w:rsidRPr="0022764C">
        <w:t>make tests every week for the purpose of ascertaining that the alarm gongs are in working order and that the stop valves controlling the water supply are fully open;</w:t>
      </w:r>
    </w:p>
    <w:p w14:paraId="62851D68" w14:textId="77777777" w:rsidR="00C07262" w:rsidRPr="0022764C" w:rsidRDefault="004A758F" w:rsidP="00662A63">
      <w:pPr>
        <w:pStyle w:val="BodyText"/>
        <w:numPr>
          <w:ilvl w:val="0"/>
          <w:numId w:val="77"/>
        </w:numPr>
        <w:ind w:left="908" w:hanging="454"/>
      </w:pPr>
      <w:r w:rsidRPr="0022764C">
        <w:t>operate the electric fire pumps for a minimum of 10 (ten) minutes and diesel fire pumps for a minimum of 30 (thirty) minutes each week and ensure all aspects are maintained in proper working order;</w:t>
      </w:r>
    </w:p>
    <w:p w14:paraId="27C6159F" w14:textId="77777777" w:rsidR="00C07262" w:rsidRPr="0022764C" w:rsidRDefault="004A758F" w:rsidP="00662A63">
      <w:pPr>
        <w:pStyle w:val="BodyText"/>
        <w:numPr>
          <w:ilvl w:val="0"/>
          <w:numId w:val="77"/>
        </w:numPr>
        <w:ind w:left="908" w:hanging="454"/>
      </w:pPr>
      <w:r w:rsidRPr="0022764C">
        <w:t xml:space="preserve">make half yearly tests of all water flow switches for the purpose of ascertaining that each water supply is in order and record the particulars of each test; </w:t>
      </w:r>
    </w:p>
    <w:p w14:paraId="75382B62" w14:textId="77777777" w:rsidR="00C07262" w:rsidRPr="0022764C" w:rsidRDefault="004A758F" w:rsidP="00662A63">
      <w:pPr>
        <w:pStyle w:val="BodyText"/>
        <w:numPr>
          <w:ilvl w:val="0"/>
          <w:numId w:val="77"/>
        </w:numPr>
        <w:ind w:left="908" w:hanging="454"/>
      </w:pPr>
      <w:r w:rsidRPr="0022764C">
        <w:t>contract with approved installing engineers providing for the maintenance of and annual inspection of the installation and to obtain from them following each inspection certification that they are in satisfactory working order; and</w:t>
      </w:r>
    </w:p>
    <w:p w14:paraId="06E53867" w14:textId="77777777" w:rsidR="00C07262" w:rsidRPr="0022764C" w:rsidRDefault="004A758F" w:rsidP="00662A63">
      <w:pPr>
        <w:pStyle w:val="BodyText"/>
        <w:numPr>
          <w:ilvl w:val="0"/>
          <w:numId w:val="77"/>
        </w:numPr>
        <w:ind w:left="908" w:hanging="454"/>
      </w:pPr>
      <w:r w:rsidRPr="0022764C">
        <w:t xml:space="preserve">not exceed the </w:t>
      </w:r>
      <w:r w:rsidRPr="0022764C">
        <w:rPr>
          <w:b/>
        </w:rPr>
        <w:t>Insurer’s</w:t>
      </w:r>
      <w:r w:rsidRPr="0022764C">
        <w:t xml:space="preserve"> prescribed maximum storage heights and minimum permitted clearance distance between the goods stored and the sprinkler deflectors.</w:t>
      </w:r>
    </w:p>
    <w:p w14:paraId="22B18D2E" w14:textId="77777777" w:rsidR="00C07262" w:rsidRPr="0022764C" w:rsidRDefault="004A758F">
      <w:pPr>
        <w:pStyle w:val="BodyText"/>
      </w:pPr>
      <w:r w:rsidRPr="0022764C">
        <w:t xml:space="preserve">Subject to the observance of the above undertaking this </w:t>
      </w:r>
      <w:r w:rsidRPr="0022764C">
        <w:rPr>
          <w:b/>
          <w:bCs/>
        </w:rPr>
        <w:t>Policy</w:t>
      </w:r>
      <w:r w:rsidRPr="0022764C">
        <w:t xml:space="preserve"> shall not be invalidated by any defect in any of the said fire protection and detection installations and equipment due to any circumstances unknown to or beyond the control of the </w:t>
      </w:r>
      <w:r w:rsidRPr="0022764C">
        <w:rPr>
          <w:b/>
        </w:rPr>
        <w:t>Insured</w:t>
      </w:r>
      <w:r w:rsidRPr="0022764C">
        <w:t>.</w:t>
      </w:r>
    </w:p>
    <w:p w14:paraId="1081D550" w14:textId="3E63DF02" w:rsidR="00C07262" w:rsidRPr="0022764C" w:rsidRDefault="004A758F">
      <w:pPr>
        <w:pStyle w:val="BodyText"/>
      </w:pPr>
      <w:r w:rsidRPr="0022764C">
        <w:lastRenderedPageBreak/>
        <w:t xml:space="preserve">The </w:t>
      </w:r>
      <w:r w:rsidRPr="0022764C">
        <w:rPr>
          <w:b/>
        </w:rPr>
        <w:t>Insured</w:t>
      </w:r>
      <w:r w:rsidRPr="0022764C">
        <w:t xml:space="preserve"> will allow the </w:t>
      </w:r>
      <w:r w:rsidRPr="0022764C">
        <w:rPr>
          <w:b/>
        </w:rPr>
        <w:t>Insurer</w:t>
      </w:r>
      <w:r w:rsidRPr="0022764C">
        <w:t xml:space="preserve"> to have access to the </w:t>
      </w:r>
      <w:r w:rsidRPr="0022764C">
        <w:rPr>
          <w:b/>
        </w:rPr>
        <w:t>Buildings</w:t>
      </w:r>
      <w:r w:rsidRPr="0022764C">
        <w:t xml:space="preserve"> at all reasonable times and on reasonable notice (usually of not less than 48 (forty-eight) hours) for the purpose of inspection.</w:t>
      </w:r>
    </w:p>
    <w:p w14:paraId="5FE108FF" w14:textId="77777777" w:rsidR="00C07262" w:rsidRPr="0022764C" w:rsidRDefault="004A758F">
      <w:pPr>
        <w:pStyle w:val="Heading3"/>
      </w:pPr>
      <w:r w:rsidRPr="0022764C">
        <w:t>Minimum Security Requirements Condition</w:t>
      </w:r>
    </w:p>
    <w:p w14:paraId="5722FB8C" w14:textId="49F34187" w:rsidR="00C07262" w:rsidRPr="0022764C" w:rsidRDefault="004A758F">
      <w:pPr>
        <w:pStyle w:val="BodyText"/>
      </w:pPr>
      <w:r w:rsidRPr="0022764C">
        <w:rPr>
          <w:b/>
        </w:rPr>
        <w:t xml:space="preserve">Damage at the Premises caused by theft or attempted theft is not insured unless the following devices for the security of the Premises are installed within 30 (thirty) days of the inception date of cover in respect of the Property Insured at such Premises under the Business “All Risks” Section and/or the Production Property “All Risks” Section and/or the Business Interruption “All Risks” Section of this Policy in accordance with the following Schedule and all of such devices are put into full and effective operation at night and whenever the Premises are closed for Business or left unattended.</w:t>
      </w:r>
      <w:r w:rsidRPr="0022764C">
        <w:t xml:space="preserve"/>
      </w:r>
      <w:r w:rsidRPr="0022764C">
        <w:rPr>
          <w:b/>
        </w:rPr>
        <w:t/>
      </w:r>
      <w:r w:rsidRPr="0022764C">
        <w:t xml:space="preserve"/>
      </w:r>
      <w:r w:rsidRPr="0022764C">
        <w:rPr>
          <w:b/>
        </w:rPr>
        <w:t/>
      </w:r>
      <w:r w:rsidRPr="0022764C">
        <w:t xml:space="preserve"/>
      </w:r>
      <w:r w:rsidRPr="0022764C">
        <w:rPr>
          <w:b/>
        </w:rPr>
        <w:t/>
      </w:r>
      <w:r w:rsidRPr="0022764C">
        <w:t xml:space="preserve"/>
      </w:r>
      <w:r w:rsidRPr="0022764C">
        <w:rPr>
          <w:b/>
        </w:rPr>
        <w:t/>
      </w:r>
      <w:r w:rsidRPr="0022764C">
        <w:t xml:space="preserve"/>
      </w:r>
      <w:r w:rsidRPr="0022764C">
        <w:rPr>
          <w:b/>
        </w:rPr>
        <w:t/>
      </w:r>
      <w:r w:rsidRPr="0022764C">
        <w:t xml:space="preserve"/>
      </w:r>
      <w:r w:rsidRPr="0022764C">
        <w:rPr>
          <w:b/>
        </w:rPr>
        <w:t/>
      </w:r>
      <w:r w:rsidRPr="0022764C">
        <w:t xml:space="preserve"/>
      </w:r>
      <w:r w:rsidRPr="0022764C">
        <w:rPr>
          <w:b/>
        </w:rPr>
        <w:t/>
      </w:r>
      <w:r w:rsidRPr="0022764C">
        <w:t xml:space="preserve"/>
      </w:r>
      <w:r w:rsidRPr="0022764C">
        <w:rPr>
          <w:b/>
        </w:rPr>
        <w:t/>
      </w:r>
      <w:r w:rsidRPr="0022764C">
        <w:t xml:space="preserve"/>
      </w:r>
      <w:r w:rsidRPr="0022764C">
        <w:rPr>
          <w:b/>
        </w:rPr>
        <w:t/>
      </w:r>
      <w:r w:rsidRPr="0022764C">
        <w:t xml:space="preserve"/>
      </w:r>
    </w:p>
    <w:p w14:paraId="74190CB0" w14:textId="1425AE70" w:rsidR="00C07262" w:rsidRPr="0022764C" w:rsidRDefault="004A758F">
      <w:pPr>
        <w:pStyle w:val="Heading3"/>
      </w:pPr>
      <w:r w:rsidRPr="0022764C">
        <w:t>Schedule</w:t>
      </w:r>
    </w:p>
    <w:p w14:paraId="0008AC2F" w14:textId="77777777" w:rsidR="00C07262" w:rsidRPr="0022764C" w:rsidRDefault="004A758F" w:rsidP="00662A63">
      <w:pPr>
        <w:pStyle w:val="BodyText"/>
        <w:numPr>
          <w:ilvl w:val="3"/>
          <w:numId w:val="72"/>
        </w:numPr>
        <w:ind w:left="454" w:hanging="454"/>
      </w:pPr>
      <w:r w:rsidRPr="0022764C">
        <w:t xml:space="preserve">all external doors of the </w:t>
      </w:r>
      <w:r w:rsidRPr="0022764C">
        <w:rPr>
          <w:b/>
        </w:rPr>
        <w:t>Building</w:t>
      </w:r>
      <w:r w:rsidRPr="0022764C">
        <w:t xml:space="preserve"> together with external doors which give access to any part of the </w:t>
      </w:r>
      <w:r w:rsidRPr="0022764C">
        <w:rPr>
          <w:b/>
        </w:rPr>
        <w:t>Building</w:t>
      </w:r>
      <w:r w:rsidRPr="0022764C">
        <w:t xml:space="preserve"> not occupied by the </w:t>
      </w:r>
      <w:r w:rsidRPr="0022764C">
        <w:rPr>
          <w:b/>
        </w:rPr>
        <w:t>Insured</w:t>
      </w:r>
      <w:r w:rsidRPr="0022764C">
        <w:t xml:space="preserve"> must be fitted and secured with one of the following:</w:t>
      </w:r>
    </w:p>
    <w:p w14:paraId="67C23E72" w14:textId="77777777" w:rsidR="00C07262" w:rsidRPr="0022764C" w:rsidRDefault="004A758F" w:rsidP="00662A63">
      <w:pPr>
        <w:pStyle w:val="BodyText"/>
        <w:numPr>
          <w:ilvl w:val="0"/>
          <w:numId w:val="74"/>
        </w:numPr>
        <w:ind w:left="908" w:hanging="454"/>
      </w:pPr>
      <w:r w:rsidRPr="0022764C">
        <w:t>a mortice deadlock with box striking plate or a rim lock which in either case conforms to BS3621:1980;</w:t>
      </w:r>
    </w:p>
    <w:p w14:paraId="21E27E2C" w14:textId="77777777" w:rsidR="00C07262" w:rsidRPr="0022764C" w:rsidRDefault="004A758F" w:rsidP="00662A63">
      <w:pPr>
        <w:pStyle w:val="BodyText"/>
        <w:numPr>
          <w:ilvl w:val="0"/>
          <w:numId w:val="74"/>
        </w:numPr>
        <w:ind w:left="908" w:hanging="454"/>
      </w:pPr>
      <w:r w:rsidRPr="0022764C">
        <w:t>a 5 (five) or more lever close shackle padlock and locking bar;</w:t>
      </w:r>
    </w:p>
    <w:p w14:paraId="090F2E89" w14:textId="77777777" w:rsidR="00C07262" w:rsidRPr="0022764C" w:rsidRDefault="004A758F" w:rsidP="00662A63">
      <w:pPr>
        <w:pStyle w:val="BodyText"/>
        <w:numPr>
          <w:ilvl w:val="0"/>
          <w:numId w:val="74"/>
        </w:numPr>
        <w:ind w:left="908" w:hanging="454"/>
      </w:pPr>
      <w:r w:rsidRPr="0022764C">
        <w:t>in the case of aluminium or UPVC framed doors, an integral cylinder operated swing bolt mortice lock with a box or reinforced / armoured striking plate;</w:t>
      </w:r>
    </w:p>
    <w:p w14:paraId="2678FB5D" w14:textId="77777777" w:rsidR="00C07262" w:rsidRPr="0022764C" w:rsidRDefault="004A758F" w:rsidP="00662A63">
      <w:pPr>
        <w:pStyle w:val="BodyText"/>
        <w:numPr>
          <w:ilvl w:val="0"/>
          <w:numId w:val="74"/>
        </w:numPr>
        <w:ind w:left="908" w:hanging="454"/>
      </w:pPr>
      <w:r w:rsidRPr="0022764C">
        <w:t>where double doors are fitted the first leaf should be fitted with either:</w:t>
      </w:r>
    </w:p>
    <w:p w14:paraId="0A4FDE1A" w14:textId="77777777" w:rsidR="00C07262" w:rsidRPr="0022764C" w:rsidRDefault="004A758F" w:rsidP="00662A63">
      <w:pPr>
        <w:pStyle w:val="BodyText"/>
        <w:numPr>
          <w:ilvl w:val="1"/>
          <w:numId w:val="75"/>
        </w:numPr>
        <w:ind w:left="1361" w:hanging="454"/>
      </w:pPr>
      <w:r w:rsidRPr="0022764C">
        <w:t>flush bolts on the leading edge; or</w:t>
      </w:r>
    </w:p>
    <w:p w14:paraId="35085194" w14:textId="77777777" w:rsidR="00C07262" w:rsidRPr="0022764C" w:rsidRDefault="004A758F" w:rsidP="00662A63">
      <w:pPr>
        <w:pStyle w:val="BodyText"/>
        <w:numPr>
          <w:ilvl w:val="1"/>
          <w:numId w:val="75"/>
        </w:numPr>
        <w:ind w:left="1361" w:hanging="454"/>
      </w:pPr>
      <w:r w:rsidRPr="0022764C">
        <w:t>mortice rack bolts or key operated security bolts;</w:t>
      </w:r>
    </w:p>
    <w:p w14:paraId="1B2E7535" w14:textId="77777777" w:rsidR="00C07262" w:rsidRPr="0022764C" w:rsidRDefault="004A758F">
      <w:pPr>
        <w:pStyle w:val="BodyText"/>
        <w:ind w:left="454"/>
      </w:pPr>
      <w:r w:rsidRPr="0022764C">
        <w:t xml:space="preserve">or as otherwise agreed in writing by the </w:t>
      </w:r>
      <w:r w:rsidRPr="0022764C">
        <w:rPr>
          <w:b/>
        </w:rPr>
        <w:t>Insurer</w:t>
      </w:r>
      <w:r w:rsidRPr="0022764C">
        <w:t>.</w:t>
      </w:r>
    </w:p>
    <w:p w14:paraId="60532EF2" w14:textId="77777777" w:rsidR="00C07262" w:rsidRPr="0022764C" w:rsidRDefault="004A758F">
      <w:pPr>
        <w:pStyle w:val="BodyText"/>
        <w:ind w:left="454"/>
      </w:pPr>
      <w:r w:rsidRPr="0022764C">
        <w:t>NB All bolts should secure the first leaf to the floor and top of the door frame.</w:t>
      </w:r>
    </w:p>
    <w:p w14:paraId="723CD8B2" w14:textId="77777777" w:rsidR="00C07262" w:rsidRPr="0022764C" w:rsidRDefault="004A758F">
      <w:pPr>
        <w:pStyle w:val="BodyText"/>
        <w:ind w:left="454"/>
      </w:pPr>
      <w:r w:rsidRPr="0022764C">
        <w:t>The above requirement will not apply to any door or window officially designated as a fire door by a Fire Authority.</w:t>
      </w:r>
    </w:p>
    <w:p w14:paraId="23521C40" w14:textId="77777777" w:rsidR="00C07262" w:rsidRPr="0022764C" w:rsidRDefault="004A758F">
      <w:pPr>
        <w:pStyle w:val="BodyText"/>
        <w:ind w:left="454"/>
      </w:pPr>
      <w:r w:rsidRPr="0022764C">
        <w:t>These access points should be secured internally by panic bolts or fire exit bolts (capable of opening at all times).</w:t>
      </w:r>
    </w:p>
    <w:p w14:paraId="20129932" w14:textId="77777777" w:rsidR="00C07262" w:rsidRPr="0022764C" w:rsidRDefault="004A758F">
      <w:pPr>
        <w:pStyle w:val="BodyText"/>
        <w:ind w:left="454"/>
      </w:pPr>
      <w:r w:rsidRPr="0022764C">
        <w:t>Any additional devices must be approved by the local Fire Prevention Officer.</w:t>
      </w:r>
    </w:p>
    <w:p w14:paraId="048BD3C2" w14:textId="77777777" w:rsidR="00C07262" w:rsidRPr="0022764C" w:rsidRDefault="004A758F" w:rsidP="00662A63">
      <w:pPr>
        <w:pStyle w:val="BodyText"/>
        <w:numPr>
          <w:ilvl w:val="3"/>
          <w:numId w:val="72"/>
        </w:numPr>
        <w:ind w:left="454" w:hanging="454"/>
      </w:pPr>
      <w:r w:rsidRPr="0022764C">
        <w:t>with regard to outward opening doors if the door(s) open(s) outwards each leaf must be additionally fitted with two hinge bolts located inside the existing hinge.</w:t>
      </w:r>
    </w:p>
    <w:p w14:paraId="03475C9F" w14:textId="77777777" w:rsidR="00C07262" w:rsidRPr="0022764C" w:rsidRDefault="004A758F" w:rsidP="00662A63">
      <w:pPr>
        <w:pStyle w:val="BodyText"/>
        <w:numPr>
          <w:ilvl w:val="3"/>
          <w:numId w:val="72"/>
        </w:numPr>
        <w:ind w:left="454" w:hanging="454"/>
      </w:pPr>
      <w:r w:rsidRPr="0022764C">
        <w:t>all accessible opening windows, fanlights and skylights including those accessible from decks, roofs, fire escapes or down-pipes must be fitted and secured with key operated window locks.</w:t>
      </w:r>
    </w:p>
    <w:p w14:paraId="63B8FA81" w14:textId="77777777" w:rsidR="00C07262" w:rsidRPr="0022764C" w:rsidRDefault="004A758F">
      <w:pPr>
        <w:pStyle w:val="BodyText"/>
        <w:ind w:left="454"/>
      </w:pPr>
      <w:r w:rsidRPr="0022764C">
        <w:t>This requirement does not apply to windows protected by solid steel bars, grilles, expanded metal or weld-mesh.</w:t>
      </w:r>
    </w:p>
    <w:p w14:paraId="4A6F104A" w14:textId="77777777" w:rsidR="00C07262" w:rsidRPr="0022764C" w:rsidRDefault="004A758F" w:rsidP="00662A63">
      <w:pPr>
        <w:pStyle w:val="BodyText"/>
        <w:numPr>
          <w:ilvl w:val="3"/>
          <w:numId w:val="72"/>
        </w:numPr>
        <w:ind w:left="454" w:hanging="454"/>
      </w:pPr>
      <w:r w:rsidRPr="0022764C">
        <w:t xml:space="preserve">whenever the </w:t>
      </w:r>
      <w:r w:rsidRPr="0022764C">
        <w:rPr>
          <w:b/>
        </w:rPr>
        <w:t>Premises</w:t>
      </w:r>
      <w:r w:rsidRPr="0022764C">
        <w:t xml:space="preserve"> are closed or left unattended:</w:t>
      </w:r>
    </w:p>
    <w:p w14:paraId="21D0C72B" w14:textId="77777777" w:rsidR="00C07262" w:rsidRPr="0022764C" w:rsidRDefault="004A758F" w:rsidP="00662A63">
      <w:pPr>
        <w:pStyle w:val="BodyText"/>
        <w:numPr>
          <w:ilvl w:val="0"/>
          <w:numId w:val="73"/>
        </w:numPr>
        <w:ind w:left="908" w:hanging="454"/>
      </w:pPr>
      <w:r w:rsidRPr="0022764C">
        <w:t xml:space="preserve">all keys for safes and doors will be removed from the </w:t>
      </w:r>
      <w:r w:rsidRPr="0022764C">
        <w:rPr>
          <w:b/>
        </w:rPr>
        <w:t>Premises</w:t>
      </w:r>
      <w:r w:rsidRPr="0022764C">
        <w:t>;</w:t>
      </w:r>
    </w:p>
    <w:p w14:paraId="61757FC1" w14:textId="77777777" w:rsidR="00C07262" w:rsidRPr="0022764C" w:rsidRDefault="004A758F" w:rsidP="00662A63">
      <w:pPr>
        <w:pStyle w:val="BodyText"/>
        <w:numPr>
          <w:ilvl w:val="0"/>
          <w:numId w:val="73"/>
        </w:numPr>
        <w:ind w:left="908" w:hanging="454"/>
      </w:pPr>
      <w:r w:rsidRPr="0022764C">
        <w:t>all protection provided for the safety of the Insured Property will be put into effect;</w:t>
      </w:r>
    </w:p>
    <w:p w14:paraId="73B305B9" w14:textId="77777777" w:rsidR="00C07262" w:rsidRPr="0022764C" w:rsidRDefault="004A758F">
      <w:pPr>
        <w:pStyle w:val="BodyText"/>
        <w:ind w:left="454"/>
      </w:pPr>
      <w:r w:rsidRPr="0022764C">
        <w:t xml:space="preserve">or as otherwise agreed in writing by the </w:t>
      </w:r>
      <w:r w:rsidRPr="0022764C">
        <w:rPr>
          <w:b/>
        </w:rPr>
        <w:t>Insurer</w:t>
      </w:r>
      <w:r w:rsidRPr="0022764C">
        <w:t>.</w:t>
      </w:r>
    </w:p>
    <w:p w14:paraId="35EF78A7" w14:textId="77777777" w:rsidR="00C07262" w:rsidRPr="0022764C" w:rsidRDefault="004A758F">
      <w:pPr>
        <w:pStyle w:val="BodyText"/>
        <w:ind w:left="454"/>
      </w:pPr>
      <w:r w:rsidRPr="0022764C">
        <w:t xml:space="preserve">This Condition has a continuing effect throughout the currency of this </w:t>
      </w:r>
      <w:r w:rsidRPr="0022764C">
        <w:rPr>
          <w:b/>
        </w:rPr>
        <w:t>Policy</w:t>
      </w:r>
      <w:r w:rsidRPr="0022764C">
        <w:t xml:space="preserve"> or any </w:t>
      </w:r>
      <w:r w:rsidRPr="0022764C">
        <w:rPr>
          <w:b/>
        </w:rPr>
        <w:t>Policy</w:t>
      </w:r>
      <w:r w:rsidRPr="0022764C">
        <w:t xml:space="preserve"> substituted therefor.</w:t>
      </w:r>
    </w:p>
    <w:p w14:paraId="3EF46E9E" w14:textId="77777777" w:rsidR="00C07262" w:rsidRPr="0022764C" w:rsidRDefault="004A758F">
      <w:pPr>
        <w:pStyle w:val="Heading3"/>
      </w:pPr>
      <w:r w:rsidRPr="0022764C">
        <w:t>Security Devices</w:t>
      </w:r>
    </w:p>
    <w:p w14:paraId="424475F8" w14:textId="337C23EA" w:rsidR="00C07262" w:rsidRPr="0022764C" w:rsidRDefault="004A758F" w:rsidP="00662A63">
      <w:pPr>
        <w:pStyle w:val="BodyText"/>
        <w:numPr>
          <w:ilvl w:val="0"/>
          <w:numId w:val="67"/>
        </w:numPr>
        <w:ind w:left="454" w:hanging="454"/>
      </w:pPr>
      <w:r w:rsidRPr="0022764C">
        <w:t xml:space="preserve">Where any </w:t>
      </w:r>
      <w:r w:rsidRPr="0022764C">
        <w:rPr>
          <w:b/>
          <w:bCs/>
        </w:rPr>
        <w:t xml:space="preserve">Intruder Alarm Installation </w:t>
      </w:r>
      <w:r w:rsidRPr="0022764C">
        <w:rPr>
          <w:b/>
          <w:bCs/>
          <w:color w:val="FF0000"/>
        </w:rPr>
        <w:t>other than a bells only</w:t>
      </w:r>
      <w:r w:rsidRPr="0022764C">
        <w:rPr>
          <w:bCs/>
          <w:color w:val="FF0000"/>
        </w:rPr>
        <w:t xml:space="preserve"> </w:t>
      </w:r>
      <w:r w:rsidRPr="0022764C">
        <w:rPr>
          <w:bCs/>
        </w:rPr>
        <w:t>is</w:t>
      </w:r>
      <w:r w:rsidRPr="0022764C">
        <w:t xml:space="preserve"> installed at the </w:t>
      </w:r>
      <w:r w:rsidRPr="0022764C">
        <w:rPr>
          <w:b/>
          <w:bCs/>
        </w:rPr>
        <w:t>Premises</w:t>
      </w:r>
      <w:r w:rsidRPr="0022764C">
        <w:t>:</w:t>
      </w:r>
    </w:p>
    <w:p w14:paraId="576E8B60" w14:textId="77777777" w:rsidR="00C07262" w:rsidRPr="0022764C" w:rsidRDefault="004A758F" w:rsidP="00662A63">
      <w:pPr>
        <w:pStyle w:val="BodyText"/>
        <w:numPr>
          <w:ilvl w:val="0"/>
          <w:numId w:val="68"/>
        </w:numPr>
        <w:ind w:left="908" w:hanging="454"/>
      </w:pPr>
      <w:r w:rsidRPr="0022764C">
        <w:t>it shall be maintained in full and efficient working order in accordance with appropriate local code of practice under a contract to provide both corrective and preventive maintenance with the installing company or such other company which is a member of a recognised alarm inspectorate;</w:t>
      </w:r>
    </w:p>
    <w:p w14:paraId="46E5CB60" w14:textId="77777777" w:rsidR="00C07262" w:rsidRPr="0022764C" w:rsidRDefault="004A758F" w:rsidP="00662A63">
      <w:pPr>
        <w:pStyle w:val="BodyText"/>
        <w:numPr>
          <w:ilvl w:val="0"/>
          <w:numId w:val="68"/>
        </w:numPr>
        <w:ind w:left="908" w:hanging="454"/>
      </w:pPr>
      <w:r w:rsidRPr="0022764C">
        <w:t xml:space="preserve">no alteration or variation of the system or structural alteration of the </w:t>
      </w:r>
      <w:r w:rsidRPr="0022764C">
        <w:rPr>
          <w:b/>
        </w:rPr>
        <w:t>Buildings</w:t>
      </w:r>
      <w:r w:rsidRPr="0022764C">
        <w:t xml:space="preserve"> which would affect the system shall be made without the written consent of the </w:t>
      </w:r>
      <w:r w:rsidRPr="0022764C">
        <w:rPr>
          <w:b/>
        </w:rPr>
        <w:t>Insurer</w:t>
      </w:r>
      <w:r w:rsidRPr="0022764C">
        <w:t>;</w:t>
      </w:r>
    </w:p>
    <w:p w14:paraId="78B7F21F" w14:textId="77777777" w:rsidR="00C07262" w:rsidRPr="0022764C" w:rsidRDefault="004A758F" w:rsidP="00662A63">
      <w:pPr>
        <w:pStyle w:val="BodyText"/>
        <w:numPr>
          <w:ilvl w:val="0"/>
          <w:numId w:val="68"/>
        </w:numPr>
        <w:ind w:left="908" w:hanging="454"/>
      </w:pPr>
      <w:r w:rsidRPr="0022764C">
        <w:t xml:space="preserve">the </w:t>
      </w:r>
      <w:r w:rsidRPr="0022764C">
        <w:rPr>
          <w:b/>
        </w:rPr>
        <w:t>Buildings</w:t>
      </w:r>
      <w:r w:rsidRPr="0022764C">
        <w:t xml:space="preserve"> must not be left without at least 1 (one) </w:t>
      </w:r>
      <w:r w:rsidRPr="0022764C">
        <w:rPr>
          <w:b/>
        </w:rPr>
        <w:t>Responsible Person</w:t>
      </w:r>
      <w:r w:rsidRPr="0022764C">
        <w:t xml:space="preserve"> in attendance without the agreement of the </w:t>
      </w:r>
      <w:r w:rsidRPr="0022764C">
        <w:rPr>
          <w:b/>
        </w:rPr>
        <w:t>Insurer</w:t>
      </w:r>
      <w:r w:rsidRPr="0022764C">
        <w:t>:</w:t>
      </w:r>
    </w:p>
    <w:p w14:paraId="43D07DB5" w14:textId="77777777" w:rsidR="00C07262" w:rsidRPr="0022764C" w:rsidRDefault="004A758F" w:rsidP="00662A63">
      <w:pPr>
        <w:pStyle w:val="BodyText"/>
        <w:numPr>
          <w:ilvl w:val="0"/>
          <w:numId w:val="69"/>
        </w:numPr>
        <w:ind w:left="1361" w:hanging="454"/>
      </w:pPr>
      <w:r w:rsidRPr="0022764C">
        <w:t xml:space="preserve">unless the </w:t>
      </w:r>
      <w:r w:rsidRPr="0022764C">
        <w:rPr>
          <w:b/>
        </w:rPr>
        <w:t>Intruder Alarm Installation</w:t>
      </w:r>
      <w:r w:rsidRPr="0022764C">
        <w:t xml:space="preserve"> is set in its entirety with the means of communication used to transmit signals in full operation; or</w:t>
      </w:r>
    </w:p>
    <w:p w14:paraId="307358B4" w14:textId="77777777" w:rsidR="00C07262" w:rsidRPr="0022764C" w:rsidRDefault="004A758F" w:rsidP="00662A63">
      <w:pPr>
        <w:pStyle w:val="BodyText"/>
        <w:numPr>
          <w:ilvl w:val="0"/>
          <w:numId w:val="69"/>
        </w:numPr>
        <w:ind w:left="1361" w:hanging="454"/>
      </w:pPr>
      <w:r w:rsidRPr="0022764C">
        <w:t>if the police have withdrawn their response to alarm calls;</w:t>
      </w:r>
    </w:p>
    <w:p w14:paraId="541EC3F6" w14:textId="77777777" w:rsidR="00C07262" w:rsidRPr="0022764C" w:rsidRDefault="004A758F" w:rsidP="00662A63">
      <w:pPr>
        <w:pStyle w:val="BodyText"/>
        <w:numPr>
          <w:ilvl w:val="0"/>
          <w:numId w:val="68"/>
        </w:numPr>
        <w:ind w:left="908" w:hanging="454"/>
      </w:pPr>
      <w:r w:rsidRPr="0022764C">
        <w:t xml:space="preserve">all keys and details of any secrecy codes used for the operation of the </w:t>
      </w:r>
      <w:r w:rsidRPr="0022764C">
        <w:rPr>
          <w:b/>
        </w:rPr>
        <w:t>Intruder Alarm Installation</w:t>
      </w:r>
      <w:r w:rsidRPr="0022764C">
        <w:t xml:space="preserve"> are to be removed from the </w:t>
      </w:r>
      <w:r w:rsidRPr="0022764C">
        <w:rPr>
          <w:b/>
        </w:rPr>
        <w:t>Buildings</w:t>
      </w:r>
      <w:r w:rsidRPr="0022764C">
        <w:t xml:space="preserve"> whenever the </w:t>
      </w:r>
      <w:r w:rsidRPr="0022764C">
        <w:rPr>
          <w:b/>
        </w:rPr>
        <w:t>Buildings</w:t>
      </w:r>
      <w:r w:rsidRPr="0022764C">
        <w:t xml:space="preserve"> are left </w:t>
      </w:r>
      <w:r w:rsidRPr="0022764C">
        <w:rPr>
          <w:b/>
        </w:rPr>
        <w:t>Unoccupied</w:t>
      </w:r>
      <w:r w:rsidRPr="0022764C">
        <w:t xml:space="preserve">, unattended or closed for </w:t>
      </w:r>
      <w:r w:rsidRPr="0022764C">
        <w:rPr>
          <w:b/>
        </w:rPr>
        <w:t>Business</w:t>
      </w:r>
      <w:r w:rsidRPr="0022764C">
        <w:t>;</w:t>
      </w:r>
    </w:p>
    <w:p w14:paraId="3B5094A7" w14:textId="77777777" w:rsidR="00C07262" w:rsidRPr="0022764C" w:rsidRDefault="004A758F" w:rsidP="00662A63">
      <w:pPr>
        <w:pStyle w:val="BodyText"/>
        <w:numPr>
          <w:ilvl w:val="0"/>
          <w:numId w:val="68"/>
        </w:numPr>
        <w:ind w:left="908" w:hanging="454"/>
      </w:pPr>
      <w:r w:rsidRPr="0022764C">
        <w:t xml:space="preserve">2 (two) or more </w:t>
      </w:r>
      <w:r w:rsidRPr="0022764C">
        <w:rPr>
          <w:b/>
          <w:bCs/>
        </w:rPr>
        <w:t>Key holders</w:t>
      </w:r>
      <w:r w:rsidRPr="0022764C">
        <w:t xml:space="preserve"> shall be appointed by the </w:t>
      </w:r>
      <w:r w:rsidRPr="0022764C">
        <w:rPr>
          <w:b/>
        </w:rPr>
        <w:t>Insured</w:t>
      </w:r>
      <w:r w:rsidRPr="0022764C">
        <w:t xml:space="preserve"> and written details shall be lodged and kept updated with the alarm company and the police; </w:t>
      </w:r>
    </w:p>
    <w:p w14:paraId="1D638DCE" w14:textId="77777777" w:rsidR="00C07262" w:rsidRPr="0022764C" w:rsidRDefault="004A758F" w:rsidP="00662A63">
      <w:pPr>
        <w:pStyle w:val="BodyText"/>
        <w:numPr>
          <w:ilvl w:val="0"/>
          <w:numId w:val="68"/>
        </w:numPr>
        <w:ind w:left="908" w:hanging="454"/>
      </w:pPr>
      <w:r w:rsidRPr="0022764C">
        <w:t xml:space="preserve">in the event of notification of any activation of the </w:t>
      </w:r>
      <w:r w:rsidRPr="0022764C">
        <w:rPr>
          <w:b/>
        </w:rPr>
        <w:t>Intruder Alarm Installation</w:t>
      </w:r>
      <w:r w:rsidRPr="0022764C">
        <w:t xml:space="preserve"> or interruption of the means of communication during the period that </w:t>
      </w:r>
      <w:r w:rsidRPr="0022764C">
        <w:lastRenderedPageBreak/>
        <w:t xml:space="preserve">the </w:t>
      </w:r>
      <w:r w:rsidRPr="0022764C">
        <w:rPr>
          <w:b/>
        </w:rPr>
        <w:t>Intruder Alarm Installation</w:t>
      </w:r>
      <w:r w:rsidRPr="0022764C">
        <w:t xml:space="preserve"> is set a </w:t>
      </w:r>
      <w:r w:rsidRPr="0022764C">
        <w:rPr>
          <w:b/>
          <w:bCs/>
        </w:rPr>
        <w:t>Key holder</w:t>
      </w:r>
      <w:r w:rsidRPr="0022764C">
        <w:t xml:space="preserve"> must attend the </w:t>
      </w:r>
      <w:r w:rsidRPr="0022764C">
        <w:rPr>
          <w:b/>
        </w:rPr>
        <w:t>Buildings</w:t>
      </w:r>
      <w:r w:rsidRPr="0022764C">
        <w:t xml:space="preserve"> as soon as reasonably possible;</w:t>
      </w:r>
    </w:p>
    <w:p w14:paraId="0F43E816" w14:textId="77777777" w:rsidR="00C07262" w:rsidRPr="0022764C" w:rsidRDefault="004A758F" w:rsidP="00662A63">
      <w:pPr>
        <w:pStyle w:val="BodyText"/>
        <w:numPr>
          <w:ilvl w:val="0"/>
          <w:numId w:val="68"/>
        </w:numPr>
        <w:ind w:left="908" w:hanging="454"/>
      </w:pPr>
      <w:r w:rsidRPr="0022764C">
        <w:t xml:space="preserve">in the event of the </w:t>
      </w:r>
      <w:r w:rsidRPr="0022764C">
        <w:rPr>
          <w:b/>
        </w:rPr>
        <w:t>Insured</w:t>
      </w:r>
      <w:r w:rsidRPr="0022764C">
        <w:t xml:space="preserve"> receiving any notification:</w:t>
      </w:r>
    </w:p>
    <w:p w14:paraId="3B2B5C13" w14:textId="77777777" w:rsidR="00C07262" w:rsidRPr="0022764C" w:rsidRDefault="004A758F" w:rsidP="00662A63">
      <w:pPr>
        <w:pStyle w:val="BodyText"/>
        <w:numPr>
          <w:ilvl w:val="0"/>
          <w:numId w:val="70"/>
        </w:numPr>
        <w:ind w:left="1361" w:hanging="454"/>
      </w:pPr>
      <w:r w:rsidRPr="0022764C">
        <w:t xml:space="preserve">that police attendance in response to alarm signals/calls from the </w:t>
      </w:r>
      <w:r w:rsidRPr="0022764C">
        <w:rPr>
          <w:b/>
          <w:bCs/>
        </w:rPr>
        <w:t>Intruder Alarm Installation</w:t>
      </w:r>
      <w:r w:rsidRPr="0022764C">
        <w:t xml:space="preserve"> may be withdrawn or the level of response reduced or delayed; </w:t>
      </w:r>
    </w:p>
    <w:p w14:paraId="097814B4" w14:textId="77777777" w:rsidR="00C07262" w:rsidRPr="0022764C" w:rsidRDefault="004A758F" w:rsidP="00662A63">
      <w:pPr>
        <w:pStyle w:val="BodyText"/>
        <w:numPr>
          <w:ilvl w:val="0"/>
          <w:numId w:val="70"/>
        </w:numPr>
        <w:ind w:left="1361" w:hanging="454"/>
      </w:pPr>
      <w:r w:rsidRPr="0022764C">
        <w:t xml:space="preserve">from a local authority or magistrate imposing any requirement for abatement of nuisance; or </w:t>
      </w:r>
    </w:p>
    <w:p w14:paraId="5EBF0206" w14:textId="77777777" w:rsidR="00C07262" w:rsidRPr="0022764C" w:rsidRDefault="004A758F" w:rsidP="00662A63">
      <w:pPr>
        <w:pStyle w:val="BodyText"/>
        <w:numPr>
          <w:ilvl w:val="0"/>
          <w:numId w:val="70"/>
        </w:numPr>
        <w:ind w:left="1361" w:hanging="454"/>
      </w:pPr>
      <w:r w:rsidRPr="0022764C">
        <w:t xml:space="preserve">that the </w:t>
      </w:r>
      <w:r w:rsidRPr="0022764C">
        <w:rPr>
          <w:b/>
        </w:rPr>
        <w:t>Intruder Alarm Installation</w:t>
      </w:r>
      <w:r w:rsidRPr="0022764C">
        <w:t xml:space="preserve"> cannot be returned to or maintained in full working order;</w:t>
      </w:r>
    </w:p>
    <w:p w14:paraId="60BD88B4" w14:textId="77777777" w:rsidR="00C07262" w:rsidRPr="0022764C" w:rsidRDefault="004A758F">
      <w:pPr>
        <w:pStyle w:val="BodyText"/>
        <w:ind w:left="907"/>
      </w:pPr>
      <w:r w:rsidRPr="0022764C">
        <w:t xml:space="preserve">the </w:t>
      </w:r>
      <w:r w:rsidRPr="0022764C">
        <w:rPr>
          <w:b/>
        </w:rPr>
        <w:t>Insured</w:t>
      </w:r>
      <w:r w:rsidRPr="0022764C">
        <w:t xml:space="preserve"> must advise the </w:t>
      </w:r>
      <w:r w:rsidRPr="0022764C">
        <w:rPr>
          <w:b/>
        </w:rPr>
        <w:t>Insurer</w:t>
      </w:r>
      <w:r w:rsidRPr="0022764C">
        <w:t xml:space="preserve"> as soon as possible and comply with any subsequent requirements stipulated by the </w:t>
      </w:r>
      <w:r w:rsidRPr="0022764C">
        <w:rPr>
          <w:b/>
        </w:rPr>
        <w:t>Insurer</w:t>
      </w:r>
      <w:r w:rsidRPr="0022764C">
        <w:t>.</w:t>
      </w:r>
    </w:p>
    <w:p w14:paraId="62324A23" w14:textId="77777777" w:rsidR="00C07262" w:rsidRPr="0022764C" w:rsidRDefault="004A758F" w:rsidP="00662A63">
      <w:pPr>
        <w:pStyle w:val="BodyText"/>
        <w:numPr>
          <w:ilvl w:val="0"/>
          <w:numId w:val="67"/>
        </w:numPr>
        <w:ind w:left="454" w:hanging="454"/>
      </w:pPr>
      <w:r w:rsidRPr="0022764C">
        <w:t xml:space="preserve">At all times outside </w:t>
      </w:r>
      <w:r w:rsidRPr="0022764C">
        <w:rPr>
          <w:b/>
        </w:rPr>
        <w:t>Business Hours</w:t>
      </w:r>
      <w:r w:rsidRPr="0022764C">
        <w:t xml:space="preserve"> or when the </w:t>
      </w:r>
      <w:r w:rsidRPr="0022764C">
        <w:rPr>
          <w:b/>
        </w:rPr>
        <w:t>Buildings</w:t>
      </w:r>
      <w:r w:rsidRPr="0022764C">
        <w:t xml:space="preserve"> are left unattended or </w:t>
      </w:r>
      <w:r w:rsidRPr="0022764C">
        <w:rPr>
          <w:b/>
        </w:rPr>
        <w:t>Unoccupied</w:t>
      </w:r>
      <w:r w:rsidRPr="0022764C">
        <w:t>:</w:t>
      </w:r>
    </w:p>
    <w:p w14:paraId="3E531E5F" w14:textId="77777777" w:rsidR="00C07262" w:rsidRPr="0022764C" w:rsidRDefault="004A758F" w:rsidP="00662A63">
      <w:pPr>
        <w:pStyle w:val="BodyText"/>
        <w:numPr>
          <w:ilvl w:val="1"/>
          <w:numId w:val="71"/>
        </w:numPr>
        <w:ind w:left="908" w:hanging="454"/>
      </w:pPr>
      <w:r w:rsidRPr="0022764C">
        <w:t>all existing locks, bolts and other protective or security devices; and</w:t>
      </w:r>
    </w:p>
    <w:p w14:paraId="15C0ED71" w14:textId="77777777" w:rsidR="00C07262" w:rsidRPr="0022764C" w:rsidRDefault="004A758F" w:rsidP="00662A63">
      <w:pPr>
        <w:pStyle w:val="BodyText"/>
        <w:numPr>
          <w:ilvl w:val="1"/>
          <w:numId w:val="71"/>
        </w:numPr>
        <w:ind w:left="908" w:hanging="454"/>
      </w:pPr>
      <w:r w:rsidRPr="0022764C">
        <w:t xml:space="preserve">any additional security measures required by the </w:t>
      </w:r>
      <w:r w:rsidRPr="0022764C">
        <w:rPr>
          <w:b/>
        </w:rPr>
        <w:t>Insurer</w:t>
      </w:r>
      <w:r w:rsidRPr="0022764C">
        <w:t>;</w:t>
      </w:r>
    </w:p>
    <w:p w14:paraId="2561D41B" w14:textId="4B928DE0" w:rsidR="00C07262" w:rsidRPr="0022764C" w:rsidRDefault="00C30949">
      <w:pPr>
        <w:pStyle w:val="BodyText"/>
        <w:ind w:left="454"/>
      </w:pPr>
      <w:r w:rsidRPr="0022764C">
        <w:rPr>
          <w:bCs/>
        </w:rPr>
        <w:t>must be in full and proper operation.</w:t>
      </w:r>
    </w:p>
    <w:p w14:paraId="3512D14C" w14:textId="77777777" w:rsidR="00C07262" w:rsidRPr="0022764C" w:rsidRDefault="004A758F">
      <w:pPr>
        <w:pStyle w:val="Heading3"/>
      </w:pPr>
      <w:r w:rsidRPr="0022764C">
        <w:t xml:space="preserve">Unoccupancy Condition </w:t>
      </w:r>
    </w:p>
    <w:p w14:paraId="2DF42102" w14:textId="77777777" w:rsidR="00C07262" w:rsidRPr="0022764C" w:rsidRDefault="004A758F">
      <w:pPr>
        <w:pStyle w:val="BodyText"/>
      </w:pPr>
      <w:r w:rsidRPr="0022764C">
        <w:t xml:space="preserve">The </w:t>
      </w:r>
      <w:r w:rsidRPr="0022764C">
        <w:rPr>
          <w:b/>
        </w:rPr>
        <w:t>Insured</w:t>
      </w:r>
      <w:r w:rsidRPr="0022764C">
        <w:t xml:space="preserve"> shall as soon as practicable notify the </w:t>
      </w:r>
      <w:r w:rsidRPr="0022764C">
        <w:rPr>
          <w:b/>
        </w:rPr>
        <w:t xml:space="preserve">Insurer </w:t>
      </w:r>
      <w:r w:rsidRPr="0022764C">
        <w:t xml:space="preserve">when the </w:t>
      </w:r>
      <w:r w:rsidRPr="0022764C">
        <w:rPr>
          <w:b/>
        </w:rPr>
        <w:t>Buildings</w:t>
      </w:r>
      <w:r w:rsidRPr="0022764C">
        <w:t xml:space="preserve"> or portion thereof become </w:t>
      </w:r>
      <w:r w:rsidRPr="0022764C">
        <w:rPr>
          <w:b/>
        </w:rPr>
        <w:t>Unoccupied</w:t>
      </w:r>
      <w:r w:rsidRPr="0022764C">
        <w:t xml:space="preserve"> for a period exceeding (or likely to exceed) 30 (thirty) days, and when the </w:t>
      </w:r>
      <w:r w:rsidRPr="0022764C">
        <w:rPr>
          <w:b/>
        </w:rPr>
        <w:t>Buildings</w:t>
      </w:r>
      <w:r w:rsidRPr="0022764C">
        <w:t xml:space="preserve"> or portion thereof again become occupied.</w:t>
      </w:r>
    </w:p>
    <w:p w14:paraId="09A31FBF" w14:textId="77777777" w:rsidR="00C07262" w:rsidRPr="0022764C" w:rsidRDefault="004A758F">
      <w:pPr>
        <w:pStyle w:val="BodyText"/>
      </w:pPr>
      <w:r w:rsidRPr="0022764C">
        <w:t xml:space="preserve">In respect of any </w:t>
      </w:r>
      <w:r w:rsidRPr="0022764C">
        <w:rPr>
          <w:b/>
        </w:rPr>
        <w:t>Unoccupied</w:t>
      </w:r>
      <w:r w:rsidRPr="0022764C">
        <w:t xml:space="preserve"> </w:t>
      </w:r>
      <w:r w:rsidRPr="0022764C">
        <w:rPr>
          <w:b/>
        </w:rPr>
        <w:t>Buildings</w:t>
      </w:r>
      <w:r w:rsidRPr="0022764C">
        <w:t xml:space="preserve"> or portion thereof the </w:t>
      </w:r>
      <w:r w:rsidRPr="0022764C">
        <w:rPr>
          <w:b/>
        </w:rPr>
        <w:t xml:space="preserve">Insured </w:t>
      </w:r>
      <w:r w:rsidRPr="0022764C">
        <w:t>shall ensure that:</w:t>
      </w:r>
    </w:p>
    <w:p w14:paraId="5205A9F1" w14:textId="77777777" w:rsidR="00C07262" w:rsidRPr="0022764C" w:rsidRDefault="004A758F" w:rsidP="00662A63">
      <w:pPr>
        <w:pStyle w:val="BodyText"/>
        <w:numPr>
          <w:ilvl w:val="2"/>
          <w:numId w:val="66"/>
        </w:numPr>
        <w:ind w:left="454" w:hanging="454"/>
      </w:pPr>
      <w:r w:rsidRPr="0022764C">
        <w:t>all combustible contents including packing materials and packing cases are removed;</w:t>
      </w:r>
    </w:p>
    <w:p w14:paraId="3E556E4C" w14:textId="77777777" w:rsidR="00C07262" w:rsidRPr="0022764C" w:rsidRDefault="004A758F" w:rsidP="00662A63">
      <w:pPr>
        <w:pStyle w:val="BodyText"/>
        <w:numPr>
          <w:ilvl w:val="2"/>
          <w:numId w:val="66"/>
        </w:numPr>
        <w:ind w:left="454" w:hanging="454"/>
      </w:pPr>
      <w:r w:rsidRPr="0022764C">
        <w:t xml:space="preserve">water, gas and electricity supplies are disconnected except where otherwise agreed with the </w:t>
      </w:r>
      <w:r w:rsidRPr="0022764C">
        <w:rPr>
          <w:b/>
        </w:rPr>
        <w:t>Insurer</w:t>
      </w:r>
      <w:r w:rsidRPr="0022764C">
        <w:t>;</w:t>
      </w:r>
    </w:p>
    <w:p w14:paraId="6E753B17" w14:textId="77777777" w:rsidR="00C07262" w:rsidRPr="0022764C" w:rsidRDefault="004A758F" w:rsidP="00662A63">
      <w:pPr>
        <w:pStyle w:val="BodyText"/>
        <w:numPr>
          <w:ilvl w:val="2"/>
          <w:numId w:val="66"/>
        </w:numPr>
        <w:ind w:left="454" w:hanging="454"/>
      </w:pPr>
      <w:r w:rsidRPr="0022764C">
        <w:t>all windows, doors and letterboxes are properly secured and ground floor windows boarded-up;</w:t>
      </w:r>
    </w:p>
    <w:p w14:paraId="2268C743" w14:textId="77777777" w:rsidR="00C07262" w:rsidRPr="0022764C" w:rsidRDefault="004A758F" w:rsidP="00662A63">
      <w:pPr>
        <w:pStyle w:val="BodyText"/>
        <w:numPr>
          <w:ilvl w:val="2"/>
          <w:numId w:val="66"/>
        </w:numPr>
        <w:ind w:left="454" w:hanging="454"/>
      </w:pPr>
      <w:r w:rsidRPr="0022764C">
        <w:t xml:space="preserve">the </w:t>
      </w:r>
      <w:r w:rsidRPr="0022764C">
        <w:rPr>
          <w:b/>
        </w:rPr>
        <w:t>Buildings</w:t>
      </w:r>
      <w:r w:rsidRPr="0022764C">
        <w:t xml:space="preserve"> are inspected weekly internally and externally by the </w:t>
      </w:r>
      <w:r w:rsidRPr="0022764C">
        <w:rPr>
          <w:b/>
        </w:rPr>
        <w:t xml:space="preserve">Insured </w:t>
      </w:r>
      <w:r w:rsidRPr="0022764C">
        <w:t xml:space="preserve">or </w:t>
      </w:r>
      <w:r w:rsidRPr="0022764C">
        <w:rPr>
          <w:b/>
        </w:rPr>
        <w:t xml:space="preserve">Employees </w:t>
      </w:r>
      <w:r w:rsidRPr="0022764C">
        <w:t xml:space="preserve">or representatives of the </w:t>
      </w:r>
      <w:r w:rsidRPr="0022764C">
        <w:rPr>
          <w:b/>
        </w:rPr>
        <w:t xml:space="preserve">Insured </w:t>
      </w:r>
      <w:r w:rsidRPr="0022764C">
        <w:t xml:space="preserve">and </w:t>
      </w:r>
    </w:p>
    <w:p w14:paraId="28B10A04" w14:textId="77777777" w:rsidR="00C07262" w:rsidRPr="0022764C" w:rsidRDefault="004A758F" w:rsidP="00662A63">
      <w:pPr>
        <w:pStyle w:val="BodyText"/>
        <w:numPr>
          <w:ilvl w:val="0"/>
          <w:numId w:val="65"/>
        </w:numPr>
        <w:ind w:left="908" w:hanging="454"/>
      </w:pPr>
      <w:r w:rsidRPr="0022764C">
        <w:t>records of such inspections are kept; and</w:t>
      </w:r>
    </w:p>
    <w:p w14:paraId="2ADA0988" w14:textId="77777777" w:rsidR="00C07262" w:rsidRPr="0022764C" w:rsidRDefault="004A758F" w:rsidP="00662A63">
      <w:pPr>
        <w:pStyle w:val="BodyText"/>
        <w:numPr>
          <w:ilvl w:val="0"/>
          <w:numId w:val="65"/>
        </w:numPr>
        <w:ind w:left="908" w:hanging="454"/>
      </w:pPr>
      <w:r w:rsidRPr="0022764C">
        <w:t>all defects in security and maintenance are rectified immediately;</w:t>
      </w:r>
    </w:p>
    <w:p w14:paraId="09AC643A" w14:textId="77777777" w:rsidR="00C07262" w:rsidRPr="0022764C" w:rsidRDefault="004A758F">
      <w:pPr>
        <w:pStyle w:val="BodyText"/>
      </w:pPr>
      <w:r w:rsidRPr="0022764C">
        <w:t xml:space="preserve">unless otherwise agreed with the </w:t>
      </w:r>
      <w:r w:rsidRPr="0022764C">
        <w:rPr>
          <w:b/>
        </w:rPr>
        <w:t>Insurer</w:t>
      </w:r>
      <w:r w:rsidRPr="0022764C">
        <w:t>.</w:t>
      </w:r>
    </w:p>
    <w:p w14:paraId="358DB2ED" w14:textId="77777777" w:rsidR="00C07262" w:rsidRPr="0022764C" w:rsidRDefault="004A758F">
      <w:pPr>
        <w:pStyle w:val="Heading3"/>
      </w:pPr>
      <w:r w:rsidRPr="0022764C">
        <w:t>Policy Claims Conditions (Applicable to Sections 1-11 and to Sections 12-15 only where expressly stated or not inconsistent)</w:t>
      </w:r>
    </w:p>
    <w:p w14:paraId="3465FA24" w14:textId="77777777" w:rsidR="0092331D" w:rsidRPr="0022764C" w:rsidRDefault="009F611B">
      <w:pPr>
        <w:pStyle w:val="BodyText"/>
      </w:pPr>
      <w:r w:rsidRPr="0022764C">
        <w:t>The Policy Claims Conditions apply to all Sections of this Policy unless a Section contains its own claims reporting, notification, defence, settlement, consent, cooperation or claims handling provisions, in which case the wording of that Section shall apply for the purposes of that Section. This is intended to apply in particular to Sections 14 and 15.</w:t>
      </w:r>
    </w:p>
    <w:p w14:paraId="18160E3C" w14:textId="77777777" w:rsidR="00C07262" w:rsidRPr="0022764C" w:rsidRDefault="004A758F">
      <w:pPr>
        <w:pStyle w:val="BodyText"/>
      </w:pPr>
      <w:r w:rsidRPr="0022764C">
        <w:t xml:space="preserve">Any acts or omissions of external contractors (who are not </w:t>
      </w:r>
      <w:r w:rsidRPr="0022764C">
        <w:rPr>
          <w:b/>
        </w:rPr>
        <w:t>Employees</w:t>
      </w:r>
      <w:r w:rsidRPr="0022764C">
        <w:t xml:space="preserve">) allowed on the </w:t>
      </w:r>
      <w:r w:rsidRPr="0022764C">
        <w:rPr>
          <w:b/>
        </w:rPr>
        <w:t>Premises</w:t>
      </w:r>
      <w:r w:rsidRPr="0022764C">
        <w:t xml:space="preserve"> from time to time for the purpose of minor alterations, minor installations, minor repairs or minor maintenance shall not amount to a breach of a Policy Protection and Maintenance Condition provided that:</w:t>
      </w:r>
    </w:p>
    <w:p w14:paraId="212CC900" w14:textId="77777777" w:rsidR="00C07262" w:rsidRPr="0022764C" w:rsidRDefault="004A758F" w:rsidP="00662A63">
      <w:pPr>
        <w:pStyle w:val="BodyText"/>
        <w:numPr>
          <w:ilvl w:val="2"/>
          <w:numId w:val="64"/>
        </w:numPr>
        <w:ind w:left="454" w:hanging="454"/>
        <w:rPr>
          <w:b/>
        </w:rPr>
      </w:pPr>
      <w:r w:rsidRPr="0022764C">
        <w:t xml:space="preserve">the external contractors were properly selected and supervised by the </w:t>
      </w:r>
      <w:r w:rsidRPr="0022764C">
        <w:rPr>
          <w:b/>
        </w:rPr>
        <w:t>Insured</w:t>
      </w:r>
      <w:r w:rsidRPr="0022764C">
        <w:t>; and</w:t>
      </w:r>
    </w:p>
    <w:p w14:paraId="4E27B720" w14:textId="77777777" w:rsidR="00C07262" w:rsidRPr="0022764C" w:rsidRDefault="004A758F" w:rsidP="00662A63">
      <w:pPr>
        <w:pStyle w:val="BodyText"/>
        <w:numPr>
          <w:ilvl w:val="2"/>
          <w:numId w:val="64"/>
        </w:numPr>
        <w:ind w:left="454" w:hanging="454"/>
      </w:pPr>
      <w:r w:rsidRPr="0022764C">
        <w:t xml:space="preserve">the terms of the contract for carrying out the works do not limit or exclude the </w:t>
      </w:r>
      <w:r w:rsidRPr="0022764C">
        <w:rPr>
          <w:b/>
        </w:rPr>
        <w:t>Insured’s</w:t>
      </w:r>
      <w:r w:rsidRPr="0022764C">
        <w:t xml:space="preserve"> right of action against the contractor or otherwise preclude the </w:t>
      </w:r>
      <w:r w:rsidRPr="0022764C">
        <w:rPr>
          <w:b/>
        </w:rPr>
        <w:t>Insurer’s</w:t>
      </w:r>
      <w:r w:rsidRPr="0022764C">
        <w:t xml:space="preserve"> right of subrogation.</w:t>
      </w:r>
    </w:p>
    <w:p w14:paraId="64A93451" w14:textId="77777777" w:rsidR="00C07262" w:rsidRPr="0022764C" w:rsidRDefault="004A758F">
      <w:pPr>
        <w:pStyle w:val="Heading1"/>
      </w:pPr>
      <w:bookmarkStart w:id="6007" w:name="tocpg_7"/>
      <w:bookmarkEnd w:id="6007"/>
      <w:r w:rsidRPr="0022764C">
        <w:t>Policy Claims Conditions (Applicable to Sections 1-11)</w:t>
      </w:r>
    </w:p>
    <w:p w14:paraId="4A4904A1" w14:textId="77777777" w:rsidR="00C07262" w:rsidRPr="0022764C" w:rsidRDefault="004A758F">
      <w:pPr>
        <w:pStyle w:val="BodyText"/>
      </w:pPr>
      <w:r w:rsidRPr="0022764C">
        <w:t xml:space="preserve">The following conditions will apply to all </w:t>
      </w:r>
      <w:r w:rsidRPr="0022764C">
        <w:rPr>
          <w:b/>
        </w:rPr>
        <w:t>Sections</w:t>
      </w:r>
      <w:r w:rsidRPr="0022764C">
        <w:t xml:space="preserve"> of this </w:t>
      </w:r>
      <w:r w:rsidRPr="0022764C">
        <w:rPr>
          <w:b/>
          <w:bCs/>
        </w:rPr>
        <w:t>Policy</w:t>
      </w:r>
      <w:r w:rsidRPr="0022764C">
        <w:t xml:space="preserve"> other than where specifically amended.</w:t>
      </w:r>
    </w:p>
    <w:p w14:paraId="6E438255" w14:textId="77777777" w:rsidR="00C07262" w:rsidRPr="0022764C" w:rsidRDefault="004A758F">
      <w:pPr>
        <w:pStyle w:val="Heading3"/>
      </w:pPr>
      <w:r w:rsidRPr="0022764C">
        <w:t>Admission of Liability</w:t>
      </w:r>
    </w:p>
    <w:p w14:paraId="2EEBDBA9" w14:textId="77777777" w:rsidR="00C07262" w:rsidRPr="0022764C" w:rsidRDefault="004A758F">
      <w:pPr>
        <w:pStyle w:val="BodyText"/>
        <w:rPr>
          <w:bCs/>
          <w:color w:val="00B0F0"/>
          <w:sz w:val="24"/>
          <w:szCs w:val="24"/>
        </w:rPr>
      </w:pPr>
      <w:r w:rsidRPr="0022764C">
        <w:t xml:space="preserve">It is a condition precedent to liability under this </w:t>
      </w:r>
      <w:r w:rsidRPr="0022764C">
        <w:rPr>
          <w:b/>
        </w:rPr>
        <w:t>Policy</w:t>
      </w:r>
      <w:r w:rsidRPr="0022764C">
        <w:t xml:space="preserve"> that no admission of liability, promise, payment, compensation, negotiation or settlement of any claim shall be made or given without the </w:t>
      </w:r>
      <w:r w:rsidRPr="0022764C">
        <w:rPr>
          <w:b/>
        </w:rPr>
        <w:t>Insurer’s</w:t>
      </w:r>
      <w:r w:rsidRPr="0022764C">
        <w:t xml:space="preserve"> written consent.</w:t>
      </w:r>
    </w:p>
    <w:p w14:paraId="2956A1B6" w14:textId="77777777" w:rsidR="00C07262" w:rsidRPr="0022764C" w:rsidRDefault="004A758F">
      <w:pPr>
        <w:pStyle w:val="Heading3"/>
        <w:rPr>
          <w:rFonts w:eastAsia="MS Mincho" w:cstheme="majorHAnsi"/>
        </w:rPr>
      </w:pPr>
      <w:r w:rsidRPr="0022764C">
        <w:t>Arbitration</w:t>
      </w:r>
    </w:p>
    <w:p w14:paraId="7B86893F" w14:textId="77777777" w:rsidR="00C07262" w:rsidRPr="0022764C" w:rsidRDefault="004A758F">
      <w:pPr>
        <w:pStyle w:val="BodyText"/>
      </w:pPr>
      <w:r w:rsidRPr="0022764C">
        <w:t xml:space="preserve">If any dispute arises in connection with this </w:t>
      </w:r>
      <w:r w:rsidRPr="0022764C">
        <w:rPr>
          <w:b/>
        </w:rPr>
        <w:t>Policy</w:t>
      </w:r>
      <w:r w:rsidRPr="0022764C">
        <w:t>, the parties will take all reasonable steps to settle it by mediation, jointly selecting a mediator and sending a negotiator to the mediation with authority to agree a settlement.  This obligation will not replace any right of the</w:t>
      </w:r>
      <w:r w:rsidRPr="0022764C">
        <w:rPr>
          <w:b/>
        </w:rPr>
        <w:t xml:space="preserve"> Insured </w:t>
      </w:r>
      <w:r w:rsidRPr="0022764C">
        <w:t xml:space="preserve">to refer any issue to the Financial Ombudsman Service if it is entitled to do so, but if a compromise or settlement is agreed on any issue prior to such referral, the </w:t>
      </w:r>
      <w:r w:rsidRPr="0022764C">
        <w:rPr>
          <w:b/>
        </w:rPr>
        <w:t xml:space="preserve">Insured </w:t>
      </w:r>
      <w:r w:rsidRPr="0022764C">
        <w:t>shall not be entitled to refer the subject matter of that compromise or settlement to the Financial Ombudsman Service.</w:t>
      </w:r>
    </w:p>
    <w:p w14:paraId="734C36B0" w14:textId="77777777" w:rsidR="00C07262" w:rsidRPr="0022764C" w:rsidRDefault="004A758F">
      <w:pPr>
        <w:pStyle w:val="BodyText"/>
        <w:rPr>
          <w:lang w:eastAsia="en-GB"/>
        </w:rPr>
      </w:pPr>
      <w:r w:rsidRPr="0022764C">
        <w:t xml:space="preserve">Unless otherwise agreed the costs and expenses of any mediation shall be shared equally between the parties. </w:t>
      </w:r>
    </w:p>
    <w:p w14:paraId="4DDAE111" w14:textId="77777777" w:rsidR="00C07262" w:rsidRPr="0022764C" w:rsidRDefault="004A758F">
      <w:pPr>
        <w:pStyle w:val="BodyText"/>
      </w:pPr>
      <w:r w:rsidRPr="0022764C">
        <w:t xml:space="preserve">If the Financial Ombudsman Service is not entitled to investigate and resolve any dispute, any question or difference arising between the </w:t>
      </w:r>
      <w:r w:rsidRPr="0022764C">
        <w:rPr>
          <w:b/>
        </w:rPr>
        <w:t>Insurer</w:t>
      </w:r>
      <w:r w:rsidRPr="0022764C">
        <w:t xml:space="preserve"> and the </w:t>
      </w:r>
      <w:r w:rsidRPr="0022764C">
        <w:rPr>
          <w:b/>
        </w:rPr>
        <w:t>Insured</w:t>
      </w:r>
      <w:r w:rsidRPr="0022764C">
        <w:t xml:space="preserve"> in connection with this </w:t>
      </w:r>
      <w:r w:rsidRPr="0022764C">
        <w:rPr>
          <w:b/>
          <w:bCs/>
        </w:rPr>
        <w:t>Policy</w:t>
      </w:r>
      <w:r w:rsidRPr="0022764C">
        <w:t xml:space="preserve">, or the </w:t>
      </w:r>
      <w:r w:rsidRPr="0022764C">
        <w:rPr>
          <w:b/>
        </w:rPr>
        <w:t>Insured</w:t>
      </w:r>
      <w:r w:rsidRPr="0022764C">
        <w:t xml:space="preserve"> does not wish to use this resolution facility, the parties shall refer such matter to arbitration under ARIAS (UK) Arbitration Rules.</w:t>
      </w:r>
    </w:p>
    <w:p w14:paraId="60F92F00" w14:textId="77777777" w:rsidR="00C07262" w:rsidRPr="0022764C" w:rsidRDefault="004A758F">
      <w:pPr>
        <w:pStyle w:val="BodyText"/>
      </w:pPr>
      <w:r w:rsidRPr="0022764C">
        <w:lastRenderedPageBreak/>
        <w:t>The Arbitration Tribunal shall consist of 3 (three) arbitrators, 1 (one) to be appointed by each party the third to be appointed by the 2 (two) appointed arbitrators.</w:t>
      </w:r>
    </w:p>
    <w:p w14:paraId="528D0D6F" w14:textId="77777777" w:rsidR="00C07262" w:rsidRPr="0022764C" w:rsidRDefault="004A758F">
      <w:pPr>
        <w:pStyle w:val="BodyText"/>
      </w:pPr>
      <w:r w:rsidRPr="0022764C">
        <w:t>The third member of the Tribunal shall be appointed as soon as practicable (and no later than 28 (twenty-eight) days) after the appointment of the 2 (two) party-appointed arbitrators.  The Tribunal shall be constituted upon the appointment of the third arbitrator.</w:t>
      </w:r>
    </w:p>
    <w:p w14:paraId="08492D86" w14:textId="77777777" w:rsidR="00C07262" w:rsidRPr="0022764C" w:rsidRDefault="004A758F">
      <w:pPr>
        <w:pStyle w:val="BodyText"/>
      </w:pPr>
      <w:r w:rsidRPr="0022764C">
        <w:t>The Arbitrators shall be persons (including those who have retired) with not less than 10 (ten) years’ experience of insurance within the industry or as lawyers or other professional advisers serving the industry.</w:t>
      </w:r>
    </w:p>
    <w:p w14:paraId="7A642B1E" w14:textId="77777777" w:rsidR="00C07262" w:rsidRPr="0022764C" w:rsidRDefault="004A758F">
      <w:pPr>
        <w:pStyle w:val="BodyText"/>
      </w:pPr>
      <w:r w:rsidRPr="0022764C">
        <w:t>Where a party fails to appoint an arbitrator within 14 (fourteen) days of being called upon to do so or where the two party-appointed arbitrators fail to appoint a third within 28 (twenty-eight) days of their appointment, then upon application ARIAS (UK) will appoint an arbitrator to fill the vacancy.  At any time prior to the appointment by ARIAS (UK) the party or arbitrators in default may make such appointment.</w:t>
      </w:r>
    </w:p>
    <w:p w14:paraId="6FD71C00" w14:textId="77777777" w:rsidR="00C07262" w:rsidRPr="0022764C" w:rsidRDefault="004A758F">
      <w:pPr>
        <w:pStyle w:val="BodyText"/>
      </w:pPr>
      <w:r w:rsidRPr="0022764C">
        <w:t>The Tribunal may at its sole discretion make such orders and directions as it considers to be necessary for the final determination of the matters in dispute.  The Tribunal shall have the widest discretion permitted under the law governing the arbitral procedure when making such orders or directions.</w:t>
      </w:r>
    </w:p>
    <w:p w14:paraId="2A5A20D1" w14:textId="77777777" w:rsidR="00C07262" w:rsidRPr="0022764C" w:rsidRDefault="004A758F">
      <w:pPr>
        <w:pStyle w:val="BodyText"/>
      </w:pPr>
      <w:r w:rsidRPr="0022764C">
        <w:t xml:space="preserve">Unless otherwise agreed, the seat of arbitration shall be London and the proper law of this contract shall be the law of England and Wales. </w:t>
      </w:r>
    </w:p>
    <w:p w14:paraId="5EA9AC4B" w14:textId="77777777" w:rsidR="00C07262" w:rsidRPr="0022764C" w:rsidRDefault="004A758F">
      <w:pPr>
        <w:pStyle w:val="Heading3"/>
      </w:pPr>
      <w:r w:rsidRPr="0022764C">
        <w:t xml:space="preserve">Claims – Rights of the Insurer </w:t>
      </w:r>
    </w:p>
    <w:p w14:paraId="2E43A631" w14:textId="77777777" w:rsidR="00C07262" w:rsidRPr="0022764C" w:rsidRDefault="004A758F">
      <w:pPr>
        <w:pStyle w:val="BodyText"/>
      </w:pPr>
      <w:r w:rsidRPr="0022764C">
        <w:t xml:space="preserve">The </w:t>
      </w:r>
      <w:r w:rsidRPr="0022764C">
        <w:rPr>
          <w:b/>
        </w:rPr>
        <w:t>Insurer</w:t>
      </w:r>
      <w:r w:rsidRPr="0022764C">
        <w:t xml:space="preserve"> shall be entitled (whether before or after compensation of the </w:t>
      </w:r>
      <w:r w:rsidRPr="0022764C">
        <w:rPr>
          <w:b/>
        </w:rPr>
        <w:t>Insured</w:t>
      </w:r>
      <w:r w:rsidRPr="0022764C">
        <w:t xml:space="preserve">) to conduct in the </w:t>
      </w:r>
      <w:r w:rsidRPr="0022764C">
        <w:rPr>
          <w:b/>
        </w:rPr>
        <w:t>Insured’s</w:t>
      </w:r>
      <w:r w:rsidRPr="0022764C">
        <w:t xml:space="preserve"> name the handling, investigation, defence or settlement of any claim or to take action to seek recovery or secure compensation from any third party in respect of any claim covered by this </w:t>
      </w:r>
      <w:r w:rsidRPr="0022764C">
        <w:rPr>
          <w:b/>
          <w:bCs/>
        </w:rPr>
        <w:t>Policy</w:t>
      </w:r>
      <w:r w:rsidRPr="0022764C">
        <w:t xml:space="preserve"> and shall have full discretion in the conduct and settlement of any such proceedings.</w:t>
      </w:r>
    </w:p>
    <w:p w14:paraId="744B83AF" w14:textId="77777777" w:rsidR="00C07262" w:rsidRPr="0022764C" w:rsidRDefault="004A758F">
      <w:pPr>
        <w:pStyle w:val="BodyText"/>
      </w:pPr>
      <w:r w:rsidRPr="0022764C">
        <w:t xml:space="preserve">The </w:t>
      </w:r>
      <w:r w:rsidRPr="0022764C">
        <w:rPr>
          <w:b/>
        </w:rPr>
        <w:t xml:space="preserve">Insured </w:t>
      </w:r>
      <w:r w:rsidRPr="0022764C">
        <w:t xml:space="preserve">shall at all times provide all information and assistance as the </w:t>
      </w:r>
      <w:r w:rsidRPr="0022764C">
        <w:rPr>
          <w:b/>
        </w:rPr>
        <w:t>Insurer</w:t>
      </w:r>
      <w:r w:rsidRPr="0022764C">
        <w:t xml:space="preserve"> or any person authorised by the </w:t>
      </w:r>
      <w:r w:rsidRPr="0022764C">
        <w:rPr>
          <w:b/>
        </w:rPr>
        <w:t>Insurer</w:t>
      </w:r>
      <w:r w:rsidRPr="0022764C">
        <w:t xml:space="preserve"> shall reasonably require.</w:t>
      </w:r>
    </w:p>
    <w:p w14:paraId="1007C145" w14:textId="77777777" w:rsidR="00C07262" w:rsidRPr="0022764C" w:rsidRDefault="004A758F">
      <w:pPr>
        <w:pStyle w:val="BodyText"/>
      </w:pPr>
      <w:r w:rsidRPr="0022764C">
        <w:t xml:space="preserve">The </w:t>
      </w:r>
      <w:r w:rsidRPr="0022764C">
        <w:rPr>
          <w:b/>
        </w:rPr>
        <w:t xml:space="preserve">Insured </w:t>
      </w:r>
      <w:r w:rsidRPr="0022764C">
        <w:t xml:space="preserve">shall allow the </w:t>
      </w:r>
      <w:r w:rsidRPr="0022764C">
        <w:rPr>
          <w:b/>
        </w:rPr>
        <w:t>Insurer</w:t>
      </w:r>
      <w:r w:rsidRPr="0022764C">
        <w:t xml:space="preserve"> to access any </w:t>
      </w:r>
      <w:r w:rsidRPr="0022764C">
        <w:rPr>
          <w:b/>
        </w:rPr>
        <w:t>Premises</w:t>
      </w:r>
      <w:r w:rsidRPr="0022764C">
        <w:t xml:space="preserve"> where </w:t>
      </w:r>
      <w:r w:rsidRPr="0022764C">
        <w:rPr>
          <w:b/>
        </w:rPr>
        <w:t>Damage</w:t>
      </w:r>
      <w:r w:rsidRPr="0022764C">
        <w:t xml:space="preserve"> has occurred and to take and keep possession of or to deal with property in any reasonable manner.</w:t>
      </w:r>
    </w:p>
    <w:p w14:paraId="148E2EBD" w14:textId="77777777" w:rsidR="00C07262" w:rsidRPr="0022764C" w:rsidRDefault="004A758F">
      <w:pPr>
        <w:pStyle w:val="BodyText"/>
      </w:pPr>
      <w:r w:rsidRPr="0022764C">
        <w:t xml:space="preserve">No property may be abandoned to the </w:t>
      </w:r>
      <w:r w:rsidRPr="0022764C">
        <w:rPr>
          <w:b/>
        </w:rPr>
        <w:t>Insurer</w:t>
      </w:r>
      <w:r w:rsidRPr="0022764C">
        <w:t>.</w:t>
      </w:r>
    </w:p>
    <w:p w14:paraId="2DA3C4C1" w14:textId="77777777" w:rsidR="00C07262" w:rsidRPr="0022764C" w:rsidRDefault="004A758F">
      <w:pPr>
        <w:pStyle w:val="Heading3"/>
      </w:pPr>
      <w:r w:rsidRPr="0022764C">
        <w:t>Discharge of Liability</w:t>
      </w:r>
    </w:p>
    <w:p w14:paraId="7EBFED83" w14:textId="77777777" w:rsidR="00C07262" w:rsidRPr="0022764C" w:rsidRDefault="004A758F">
      <w:pPr>
        <w:pStyle w:val="BodyText"/>
        <w:rPr>
          <w:rFonts w:eastAsia="MS Gothic"/>
          <w:szCs w:val="18"/>
          <w:lang w:eastAsia="en-GB"/>
        </w:rPr>
      </w:pPr>
      <w:r w:rsidRPr="0022764C">
        <w:t xml:space="preserve">In respect of any one claim or series of claims arising out of one occurrence, which may be payable by the </w:t>
      </w:r>
      <w:r w:rsidRPr="0022764C">
        <w:rPr>
          <w:b/>
        </w:rPr>
        <w:t>Insurer</w:t>
      </w:r>
      <w:r w:rsidRPr="0022764C">
        <w:t xml:space="preserve"> under this </w:t>
      </w:r>
      <w:r w:rsidRPr="0022764C">
        <w:rPr>
          <w:b/>
        </w:rPr>
        <w:t>Policy</w:t>
      </w:r>
      <w:r w:rsidRPr="0022764C">
        <w:t xml:space="preserve">, the </w:t>
      </w:r>
      <w:r w:rsidRPr="0022764C">
        <w:rPr>
          <w:b/>
        </w:rPr>
        <w:t>Insurer</w:t>
      </w:r>
      <w:r w:rsidRPr="0022764C">
        <w:t xml:space="preserve"> may pay to the </w:t>
      </w:r>
      <w:r w:rsidRPr="0022764C">
        <w:rPr>
          <w:b/>
        </w:rPr>
        <w:t xml:space="preserve">Insured </w:t>
      </w:r>
      <w:r w:rsidRPr="0022764C">
        <w:t xml:space="preserve">the specified </w:t>
      </w:r>
      <w:r w:rsidRPr="0022764C">
        <w:rPr>
          <w:b/>
        </w:rPr>
        <w:t>Limit of Liability</w:t>
      </w:r>
      <w:r w:rsidRPr="0022764C">
        <w:t xml:space="preserve"> or </w:t>
      </w:r>
      <w:r w:rsidRPr="0022764C">
        <w:rPr>
          <w:b/>
        </w:rPr>
        <w:t>Sum Insured</w:t>
      </w:r>
      <w:r w:rsidRPr="0022764C">
        <w:t xml:space="preserve"> (after deducting any sums already paid), or any amount within the relevant </w:t>
      </w:r>
      <w:r w:rsidRPr="0022764C">
        <w:rPr>
          <w:b/>
        </w:rPr>
        <w:t xml:space="preserve">Limit of Liability </w:t>
      </w:r>
      <w:r w:rsidRPr="0022764C">
        <w:t>or</w:t>
      </w:r>
      <w:r w:rsidRPr="0022764C">
        <w:rPr>
          <w:b/>
        </w:rPr>
        <w:t xml:space="preserve"> Sum Insured </w:t>
      </w:r>
      <w:r w:rsidRPr="0022764C">
        <w:t xml:space="preserve">for which the claim can be </w:t>
      </w:r>
      <w:r w:rsidRPr="0022764C">
        <w:t xml:space="preserve">compromised, and the </w:t>
      </w:r>
      <w:r w:rsidRPr="0022764C">
        <w:rPr>
          <w:b/>
        </w:rPr>
        <w:t>Insurer</w:t>
      </w:r>
      <w:r w:rsidRPr="0022764C">
        <w:t xml:space="preserve"> will then be under no further liability in respect of such claim or series of claims except for any related </w:t>
      </w:r>
      <w:r w:rsidRPr="0022764C">
        <w:rPr>
          <w:b/>
        </w:rPr>
        <w:t>Costs and Expenses</w:t>
      </w:r>
      <w:r w:rsidRPr="0022764C">
        <w:t xml:space="preserve"> incurred prior to the date of the payment (all subject to the relevant </w:t>
      </w:r>
      <w:r w:rsidRPr="0022764C">
        <w:rPr>
          <w:b/>
        </w:rPr>
        <w:t xml:space="preserve">Limit of Liability </w:t>
      </w:r>
      <w:r w:rsidRPr="0022764C">
        <w:t>or</w:t>
      </w:r>
      <w:r w:rsidRPr="0022764C">
        <w:rPr>
          <w:b/>
        </w:rPr>
        <w:t xml:space="preserve"> Sum Insured </w:t>
      </w:r>
      <w:r w:rsidRPr="0022764C">
        <w:t>unless otherwise stated).</w:t>
      </w:r>
      <w:r w:rsidRPr="0022764C">
        <w:rPr>
          <w:rFonts w:eastAsia="MS Gothic"/>
          <w:szCs w:val="18"/>
          <w:lang w:eastAsia="en-GB"/>
        </w:rPr>
        <w:t xml:space="preserve"> </w:t>
      </w:r>
    </w:p>
    <w:p w14:paraId="2407ACC8" w14:textId="77777777" w:rsidR="00C07262" w:rsidRPr="0022764C" w:rsidRDefault="004A758F">
      <w:pPr>
        <w:pStyle w:val="BodyText"/>
        <w:rPr>
          <w:b/>
        </w:rPr>
      </w:pPr>
      <w:r w:rsidRPr="0022764C">
        <w:t xml:space="preserve">The </w:t>
      </w:r>
      <w:r w:rsidRPr="0022764C">
        <w:rPr>
          <w:b/>
        </w:rPr>
        <w:t>Insurer</w:t>
      </w:r>
      <w:r w:rsidRPr="0022764C">
        <w:t xml:space="preserve"> shall not be obliged to pay any damages, and/or </w:t>
      </w:r>
      <w:r w:rsidRPr="0022764C">
        <w:rPr>
          <w:b/>
        </w:rPr>
        <w:t>Costs and Expenses</w:t>
      </w:r>
      <w:r w:rsidRPr="0022764C">
        <w:t xml:space="preserve">, under this </w:t>
      </w:r>
      <w:r w:rsidRPr="0022764C">
        <w:rPr>
          <w:b/>
        </w:rPr>
        <w:t>Policy</w:t>
      </w:r>
      <w:r w:rsidRPr="0022764C">
        <w:t xml:space="preserve">, or to undertake or continue the defence of any suit or proceeding, after the applicable </w:t>
      </w:r>
      <w:r w:rsidRPr="0022764C">
        <w:rPr>
          <w:b/>
        </w:rPr>
        <w:t>Limit of Liability</w:t>
      </w:r>
      <w:r w:rsidRPr="0022764C">
        <w:t xml:space="preserve"> has been exhausted by such payment and the </w:t>
      </w:r>
      <w:r w:rsidRPr="0022764C">
        <w:rPr>
          <w:b/>
        </w:rPr>
        <w:t>Insurer</w:t>
      </w:r>
      <w:r w:rsidRPr="0022764C">
        <w:t xml:space="preserve"> shall then have the right to withdraw from the further defence thereof without further liability by tendering control of the defence to the</w:t>
      </w:r>
      <w:r w:rsidRPr="0022764C">
        <w:rPr>
          <w:b/>
        </w:rPr>
        <w:t xml:space="preserve"> Insured</w:t>
      </w:r>
      <w:r w:rsidRPr="0022764C">
        <w:t xml:space="preserve">. </w:t>
      </w:r>
    </w:p>
    <w:p w14:paraId="557C479A" w14:textId="77777777" w:rsidR="00C07262" w:rsidRPr="0022764C" w:rsidRDefault="004A758F">
      <w:pPr>
        <w:pStyle w:val="Heading3"/>
      </w:pPr>
      <w:r w:rsidRPr="0022764C">
        <w:t>Mitigation</w:t>
      </w:r>
    </w:p>
    <w:p w14:paraId="1BD3BBB6" w14:textId="77777777" w:rsidR="00C07262" w:rsidRPr="0022764C" w:rsidRDefault="004A758F">
      <w:pPr>
        <w:pStyle w:val="BodyText"/>
      </w:pPr>
      <w:r w:rsidRPr="0022764C">
        <w:t xml:space="preserve">Following </w:t>
      </w:r>
      <w:r w:rsidRPr="0022764C">
        <w:rPr>
          <w:b/>
        </w:rPr>
        <w:t>Damage</w:t>
      </w:r>
      <w:r w:rsidRPr="0022764C">
        <w:t>,</w:t>
      </w:r>
      <w:r w:rsidRPr="0022764C">
        <w:rPr>
          <w:b/>
        </w:rPr>
        <w:t xml:space="preserve"> </w:t>
      </w:r>
      <w:r w:rsidRPr="0022764C">
        <w:t xml:space="preserve">an </w:t>
      </w:r>
      <w:r w:rsidRPr="0022764C">
        <w:rPr>
          <w:b/>
        </w:rPr>
        <w:t>Incident</w:t>
      </w:r>
      <w:r w:rsidRPr="0022764C">
        <w:t xml:space="preserve">, </w:t>
      </w:r>
      <w:r w:rsidRPr="0022764C">
        <w:rPr>
          <w:b/>
        </w:rPr>
        <w:t>Bodily Injury</w:t>
      </w:r>
      <w:r w:rsidRPr="0022764C">
        <w:t xml:space="preserve"> or a loss of licence, that may give rise to a claim under this </w:t>
      </w:r>
      <w:r w:rsidRPr="0022764C">
        <w:rPr>
          <w:b/>
        </w:rPr>
        <w:t>Policy</w:t>
      </w:r>
      <w:r w:rsidRPr="0022764C">
        <w:t xml:space="preserve">, the </w:t>
      </w:r>
      <w:r w:rsidRPr="0022764C">
        <w:rPr>
          <w:b/>
        </w:rPr>
        <w:t xml:space="preserve">Insured </w:t>
      </w:r>
      <w:r w:rsidRPr="0022764C">
        <w:t xml:space="preserve">must as soon as practicable take action to minimise such </w:t>
      </w:r>
      <w:r w:rsidRPr="0022764C">
        <w:rPr>
          <w:b/>
        </w:rPr>
        <w:t>Damage</w:t>
      </w:r>
      <w:r w:rsidRPr="0022764C">
        <w:t xml:space="preserve">, loss, costs, expenses and avoid interruption or interference with the </w:t>
      </w:r>
      <w:r w:rsidRPr="0022764C">
        <w:rPr>
          <w:b/>
        </w:rPr>
        <w:t>Business</w:t>
      </w:r>
      <w:r w:rsidRPr="0022764C">
        <w:t xml:space="preserve">. </w:t>
      </w:r>
    </w:p>
    <w:p w14:paraId="24D4E3A6" w14:textId="77777777" w:rsidR="00C07262" w:rsidRPr="0022764C" w:rsidRDefault="004A758F">
      <w:pPr>
        <w:pStyle w:val="Heading3"/>
      </w:pPr>
      <w:r w:rsidRPr="0022764C">
        <w:t>Notification of a Claim – applicable to Sections 1 to 11 inclusive</w:t>
      </w:r>
    </w:p>
    <w:p w14:paraId="162E296E" w14:textId="76A7B3EA" w:rsidR="00C07262" w:rsidRPr="0022764C" w:rsidRDefault="00C30949">
      <w:pPr>
        <w:pStyle w:val="BodyText"/>
      </w:pPr>
      <w:r w:rsidRPr="0022764C">
        <w:rPr>
          <w:color w:val="000000" w:themeColor="text1"/>
          <w:rPrChange w:id="28" w:author="stuart wolstenholme" w:date="2026-05-29T12:46:00Z" w16du:dateUtc="2026-05-29T11:46:00Z">
            <w:rPr>
              <w:color w:val="FF0000"/>
            </w:rPr>
          </w:rPrChange>
        </w:rPr>
        <w:t xml:space="preserve">It is a Condition Precedent to liability under this </w:t>
      </w:r>
      <w:r w:rsidRPr="0022764C">
        <w:rPr>
          <w:b/>
          <w:color w:val="000000" w:themeColor="text1"/>
          <w:rPrChange w:id="29" w:author="stuart wolstenholme" w:date="2026-05-29T12:46:00Z" w16du:dateUtc="2026-05-29T11:46:00Z">
            <w:rPr>
              <w:b/>
              <w:color w:val="FF0000"/>
            </w:rPr>
          </w:rPrChange>
        </w:rPr>
        <w:t>Policy</w:t>
      </w:r>
      <w:r w:rsidRPr="0022764C">
        <w:rPr>
          <w:color w:val="000000" w:themeColor="text1"/>
          <w:rPrChange w:id="30" w:author="stuart wolstenholme" w:date="2026-05-29T12:46:00Z" w16du:dateUtc="2026-05-29T11:46:00Z">
            <w:rPr>
              <w:color w:val="FF0000"/>
            </w:rPr>
          </w:rPrChange>
        </w:rPr>
        <w:t xml:space="preserve"> that </w:t>
      </w:r>
      <w:r w:rsidRPr="0022764C">
        <w:t xml:space="preserve">the </w:t>
      </w:r>
      <w:r w:rsidRPr="0022764C">
        <w:rPr>
          <w:b/>
        </w:rPr>
        <w:t>Insured</w:t>
      </w:r>
      <w:r w:rsidRPr="0022764C">
        <w:t xml:space="preserve"> will notify the </w:t>
      </w:r>
      <w:r w:rsidRPr="0022764C">
        <w:rPr>
          <w:b/>
        </w:rPr>
        <w:t>Insured’s</w:t>
      </w:r>
      <w:r w:rsidRPr="0022764C">
        <w:t xml:space="preserve"> Insurance Adviser or the </w:t>
      </w:r>
      <w:r w:rsidRPr="0022764C">
        <w:rPr>
          <w:b/>
        </w:rPr>
        <w:t xml:space="preserve">Insurer </w:t>
      </w:r>
      <w:r w:rsidRPr="0022764C">
        <w:rPr>
          <w:bCs/>
        </w:rPr>
        <w:t>as soon as practicable in writing in the event of any:</w:t>
      </w:r>
    </w:p>
    <w:p w14:paraId="03F81770" w14:textId="77777777" w:rsidR="00C07262" w:rsidRPr="0022764C" w:rsidRDefault="004A758F" w:rsidP="00662A63">
      <w:pPr>
        <w:pStyle w:val="BodyText"/>
        <w:numPr>
          <w:ilvl w:val="2"/>
          <w:numId w:val="79"/>
        </w:numPr>
        <w:ind w:left="454" w:hanging="454"/>
      </w:pPr>
      <w:r w:rsidRPr="0022764C">
        <w:t>occurrence; or</w:t>
      </w:r>
    </w:p>
    <w:p w14:paraId="5FA7D92F" w14:textId="77777777" w:rsidR="00C07262" w:rsidRPr="0022764C" w:rsidRDefault="004A758F" w:rsidP="00662A63">
      <w:pPr>
        <w:pStyle w:val="BodyText"/>
        <w:numPr>
          <w:ilvl w:val="2"/>
          <w:numId w:val="79"/>
        </w:numPr>
        <w:ind w:left="454" w:hanging="454"/>
      </w:pPr>
      <w:r w:rsidRPr="0022764C">
        <w:rPr>
          <w:b/>
        </w:rPr>
        <w:t>Incident</w:t>
      </w:r>
      <w:r w:rsidRPr="0022764C">
        <w:t xml:space="preserve"> or loss of licence;</w:t>
      </w:r>
    </w:p>
    <w:p w14:paraId="4543D470" w14:textId="77777777" w:rsidR="00C07262" w:rsidRPr="0022764C" w:rsidRDefault="004A758F">
      <w:pPr>
        <w:pStyle w:val="BodyText"/>
        <w:rPr>
          <w:b/>
        </w:rPr>
      </w:pPr>
      <w:r w:rsidRPr="0022764C">
        <w:t xml:space="preserve">for which this </w:t>
      </w:r>
      <w:r w:rsidRPr="0022764C">
        <w:rPr>
          <w:b/>
          <w:bCs/>
        </w:rPr>
        <w:t>Policy</w:t>
      </w:r>
      <w:r w:rsidRPr="0022764C">
        <w:t xml:space="preserve"> may indemnify or compensate the </w:t>
      </w:r>
      <w:r w:rsidRPr="0022764C">
        <w:rPr>
          <w:b/>
        </w:rPr>
        <w:t>Insured</w:t>
      </w:r>
      <w:r w:rsidRPr="0022764C">
        <w:t>.</w:t>
      </w:r>
    </w:p>
    <w:p w14:paraId="5639A9E6" w14:textId="77777777" w:rsidR="00C07262" w:rsidRPr="0022764C" w:rsidRDefault="004A758F">
      <w:pPr>
        <w:pStyle w:val="BodyText"/>
      </w:pPr>
      <w:r w:rsidRPr="0022764C">
        <w:t>A detailed statement of any claim must be submitted within:</w:t>
      </w:r>
    </w:p>
    <w:p w14:paraId="7D37B4E4" w14:textId="77777777" w:rsidR="00C07262" w:rsidRPr="0022764C" w:rsidRDefault="004A758F" w:rsidP="00662A63">
      <w:pPr>
        <w:pStyle w:val="BodyText"/>
        <w:numPr>
          <w:ilvl w:val="1"/>
          <w:numId w:val="80"/>
        </w:numPr>
        <w:ind w:left="454" w:hanging="454"/>
      </w:pPr>
      <w:r w:rsidRPr="0022764C">
        <w:t xml:space="preserve">7 (seven) days of any </w:t>
      </w:r>
      <w:r w:rsidRPr="0022764C">
        <w:rPr>
          <w:b/>
        </w:rPr>
        <w:t>Damage</w:t>
      </w:r>
      <w:r w:rsidRPr="0022764C">
        <w:t xml:space="preserve"> by malicious persons, riot or civil commotion, strikers, locked-out workers or persons taking part in labour disturbances;</w:t>
      </w:r>
    </w:p>
    <w:p w14:paraId="5D2394F3" w14:textId="77777777" w:rsidR="00C07262" w:rsidRPr="0022764C" w:rsidRDefault="004A758F" w:rsidP="00662A63">
      <w:pPr>
        <w:pStyle w:val="BodyText"/>
        <w:numPr>
          <w:ilvl w:val="1"/>
          <w:numId w:val="80"/>
        </w:numPr>
        <w:ind w:left="454" w:hanging="454"/>
      </w:pPr>
      <w:r w:rsidRPr="0022764C">
        <w:t xml:space="preserve">30 (thirty) days of the expiry of the Indemnity Period in respect of a loss under the Business Interruption “All Risks” </w:t>
      </w:r>
      <w:r w:rsidRPr="0022764C">
        <w:rPr>
          <w:b/>
        </w:rPr>
        <w:t>Section</w:t>
      </w:r>
      <w:r w:rsidRPr="0022764C">
        <w:t>; or</w:t>
      </w:r>
    </w:p>
    <w:p w14:paraId="39160D83" w14:textId="77777777" w:rsidR="00C07262" w:rsidRPr="0022764C" w:rsidRDefault="004A758F" w:rsidP="00662A63">
      <w:pPr>
        <w:pStyle w:val="BodyText"/>
        <w:numPr>
          <w:ilvl w:val="1"/>
          <w:numId w:val="80"/>
        </w:numPr>
        <w:ind w:left="454" w:hanging="454"/>
      </w:pPr>
      <w:r w:rsidRPr="0022764C">
        <w:t>30 (thirty) days of the happening of any other occurrence;</w:t>
      </w:r>
    </w:p>
    <w:p w14:paraId="1E112F43" w14:textId="77777777" w:rsidR="00C07262" w:rsidRPr="0022764C" w:rsidRDefault="004A758F">
      <w:pPr>
        <w:pStyle w:val="BodyText"/>
      </w:pPr>
      <w:r w:rsidRPr="0022764C">
        <w:t xml:space="preserve">or such further time as the </w:t>
      </w:r>
      <w:r w:rsidRPr="0022764C">
        <w:rPr>
          <w:b/>
        </w:rPr>
        <w:t>Insurer</w:t>
      </w:r>
      <w:r w:rsidRPr="0022764C">
        <w:t xml:space="preserve"> may in writing allow.</w:t>
      </w:r>
    </w:p>
    <w:p w14:paraId="144EDA8F" w14:textId="77777777" w:rsidR="00C07262" w:rsidRPr="0022764C" w:rsidRDefault="004A758F">
      <w:pPr>
        <w:pStyle w:val="BodyText"/>
      </w:pPr>
      <w:r w:rsidRPr="0022764C">
        <w:t xml:space="preserve">All relevant and supporting documents held by the </w:t>
      </w:r>
      <w:r w:rsidRPr="0022764C">
        <w:rPr>
          <w:b/>
        </w:rPr>
        <w:t>Insured</w:t>
      </w:r>
      <w:r w:rsidRPr="0022764C">
        <w:t xml:space="preserve"> must be sent to the </w:t>
      </w:r>
      <w:r w:rsidRPr="0022764C">
        <w:rPr>
          <w:b/>
        </w:rPr>
        <w:t>Insurer</w:t>
      </w:r>
      <w:r w:rsidRPr="0022764C">
        <w:t>.</w:t>
      </w:r>
    </w:p>
    <w:p w14:paraId="302362C9" w14:textId="77777777" w:rsidR="00C07262" w:rsidRPr="0022764C" w:rsidRDefault="004A758F">
      <w:pPr>
        <w:pStyle w:val="BodyText"/>
        <w:rPr>
          <w:rFonts w:eastAsia="MS Gothic"/>
          <w:bCs/>
          <w:szCs w:val="26"/>
        </w:rPr>
      </w:pPr>
      <w:r w:rsidRPr="0022764C">
        <w:rPr>
          <w:rFonts w:eastAsia="MS Gothic"/>
          <w:bCs/>
          <w:szCs w:val="26"/>
        </w:rPr>
        <w:t xml:space="preserve">Any and all notifications of </w:t>
      </w:r>
      <w:r w:rsidRPr="0022764C">
        <w:rPr>
          <w:rFonts w:eastAsia="MS Gothic"/>
          <w:b/>
          <w:szCs w:val="26"/>
        </w:rPr>
        <w:t>Circumstances</w:t>
      </w:r>
      <w:r w:rsidRPr="0022764C">
        <w:rPr>
          <w:rFonts w:eastAsia="MS Gothic"/>
          <w:bCs/>
          <w:szCs w:val="26"/>
        </w:rPr>
        <w:t xml:space="preserve"> and claims for an indemnity pursuant to the </w:t>
      </w:r>
      <w:r w:rsidRPr="0022764C">
        <w:rPr>
          <w:rFonts w:eastAsia="MS Gothic"/>
          <w:b/>
          <w:bCs/>
          <w:szCs w:val="26"/>
        </w:rPr>
        <w:t>Policy</w:t>
      </w:r>
      <w:r w:rsidRPr="0022764C">
        <w:rPr>
          <w:rFonts w:eastAsia="MS Gothic"/>
          <w:bCs/>
          <w:szCs w:val="26"/>
        </w:rPr>
        <w:t xml:space="preserve"> of insurance shall be notified to HCC International Insurance Company PLC by either (a) email (b) telephone or (c) first class post.</w:t>
      </w:r>
    </w:p>
    <w:p w14:paraId="589193C2" w14:textId="5303420E" w:rsidR="00C07262" w:rsidRPr="0022764C" w:rsidRDefault="004A758F">
      <w:pPr>
        <w:pStyle w:val="BodyText"/>
        <w:rPr>
          <w:szCs w:val="24"/>
        </w:rPr>
      </w:pPr>
      <w:r w:rsidRPr="0022764C">
        <w:rPr>
          <w:szCs w:val="24"/>
        </w:rPr>
        <w:t xml:space="preserve">If by email then such must be addressed to Claims and sent to </w:t>
      </w:r>
      <w:hyperlink r:id="rId13" w:history="1">
        <w:r w:rsidRPr="0022764C">
          <w:rPr>
            <w:rStyle w:val="Hyperlink"/>
            <w:szCs w:val="24"/>
          </w:rPr>
          <w:t>Mail@tmhcc.com</w:t>
        </w:r>
      </w:hyperlink>
    </w:p>
    <w:p w14:paraId="63DE520A" w14:textId="77777777" w:rsidR="00C07262" w:rsidRPr="0022764C" w:rsidRDefault="004A758F">
      <w:pPr>
        <w:pStyle w:val="BodyText"/>
        <w:rPr>
          <w:szCs w:val="24"/>
        </w:rPr>
      </w:pPr>
      <w:r w:rsidRPr="0022764C">
        <w:rPr>
          <w:szCs w:val="24"/>
        </w:rPr>
        <w:t>If by telephone, please dial the following number and ask for a claims underwriter:</w:t>
      </w:r>
    </w:p>
    <w:p w14:paraId="62FE3E4B" w14:textId="77777777" w:rsidR="00C07262" w:rsidRPr="0022764C" w:rsidRDefault="004A758F">
      <w:pPr>
        <w:pStyle w:val="BodyText"/>
        <w:rPr>
          <w:szCs w:val="24"/>
        </w:rPr>
      </w:pPr>
      <w:r w:rsidRPr="0022764C">
        <w:rPr>
          <w:szCs w:val="24"/>
        </w:rPr>
        <w:t>Telephone- +44 (0)20 7702 4700</w:t>
      </w:r>
    </w:p>
    <w:p w14:paraId="4EA8BC54" w14:textId="77777777" w:rsidR="00C07262" w:rsidRPr="0022764C" w:rsidRDefault="004A758F">
      <w:pPr>
        <w:pStyle w:val="BodyText"/>
      </w:pPr>
      <w:r w:rsidRPr="0022764C">
        <w:lastRenderedPageBreak/>
        <w:t>If by post:</w:t>
      </w:r>
    </w:p>
    <w:p w14:paraId="3A4DD0BC" w14:textId="77777777" w:rsidR="00C07262" w:rsidRPr="0022764C" w:rsidRDefault="004A758F">
      <w:pPr>
        <w:pStyle w:val="BodyText"/>
      </w:pPr>
      <w:r w:rsidRPr="0022764C">
        <w:t>Claims Department, HCC International Insurance Company PLC The St Botolph Building, 138-139 Houndsditch, London, EC3A 7BT</w:t>
      </w:r>
    </w:p>
    <w:p w14:paraId="564D9D8E" w14:textId="77777777" w:rsidR="00C07262" w:rsidRPr="0022764C" w:rsidRDefault="004A758F">
      <w:pPr>
        <w:pStyle w:val="Heading3"/>
      </w:pPr>
      <w:r w:rsidRPr="0022764C">
        <w:t>Notification to the Police</w:t>
      </w:r>
    </w:p>
    <w:p w14:paraId="7AA22195" w14:textId="3C801302" w:rsidR="00C07262" w:rsidRPr="0022764C" w:rsidRDefault="00C30949">
      <w:pPr>
        <w:pStyle w:val="BodyText"/>
      </w:pPr>
      <w:r w:rsidRPr="0022764C">
        <w:rPr>
          <w:color w:val="000000" w:themeColor="text1"/>
          <w:rPrChange w:id="31" w:author="stuart wolstenholme" w:date="2026-05-29T12:46:00Z" w16du:dateUtc="2026-05-29T11:46:00Z">
            <w:rPr>
              <w:color w:val="FF0000"/>
            </w:rPr>
          </w:rPrChange>
        </w:rPr>
        <w:t xml:space="preserve">It is a Condition Precedent to liability under this </w:t>
      </w:r>
      <w:r w:rsidRPr="0022764C">
        <w:rPr>
          <w:b/>
          <w:color w:val="000000" w:themeColor="text1"/>
          <w:rPrChange w:id="32" w:author="stuart wolstenholme" w:date="2026-05-29T12:46:00Z" w16du:dateUtc="2026-05-29T11:46:00Z">
            <w:rPr>
              <w:b/>
              <w:color w:val="FF0000"/>
            </w:rPr>
          </w:rPrChange>
        </w:rPr>
        <w:t>Policy</w:t>
      </w:r>
      <w:r w:rsidRPr="0022764C">
        <w:rPr>
          <w:color w:val="000000" w:themeColor="text1"/>
          <w:rPrChange w:id="33" w:author="stuart wolstenholme" w:date="2026-05-29T12:46:00Z" w16du:dateUtc="2026-05-29T11:46:00Z">
            <w:rPr>
              <w:color w:val="FF0000"/>
            </w:rPr>
          </w:rPrChange>
        </w:rPr>
        <w:t xml:space="preserve"> that</w:t>
      </w:r>
      <w:r w:rsidRPr="0022764C">
        <w:rPr>
          <w:color w:val="000000" w:themeColor="text1"/>
          <w:rPrChange w:id="34" w:author="stuart wolstenholme" w:date="2026-05-29T12:46:00Z" w16du:dateUtc="2026-05-29T11:46:00Z">
            <w:rPr/>
          </w:rPrChange>
        </w:rPr>
        <w:t xml:space="preserve">, </w:t>
      </w:r>
      <w:r w:rsidRPr="0022764C">
        <w:t xml:space="preserve">if theft or attempted theft or </w:t>
      </w:r>
      <w:r w:rsidRPr="0022764C">
        <w:rPr>
          <w:b/>
        </w:rPr>
        <w:t>Damage</w:t>
      </w:r>
      <w:r w:rsidRPr="0022764C">
        <w:t xml:space="preserve"> by malicious persons (including arson) occurs or is suspected, the </w:t>
      </w:r>
      <w:r w:rsidRPr="0022764C">
        <w:rPr>
          <w:b/>
        </w:rPr>
        <w:t>Insured</w:t>
      </w:r>
      <w:r w:rsidRPr="0022764C">
        <w:t xml:space="preserve"> upon discovery must give notice as soon as practicable to the police and all practical steps taken to recover property lost or stolen.</w:t>
      </w:r>
    </w:p>
    <w:p w14:paraId="38EF3888" w14:textId="77777777" w:rsidR="00C07262" w:rsidRPr="0022764C" w:rsidRDefault="004A758F">
      <w:pPr>
        <w:pStyle w:val="Heading3"/>
      </w:pPr>
      <w:r w:rsidRPr="0022764C">
        <w:t>Terms of Settlement</w:t>
      </w:r>
    </w:p>
    <w:p w14:paraId="4C58865B" w14:textId="77777777" w:rsidR="00C07262" w:rsidRPr="0022764C" w:rsidRDefault="004A758F">
      <w:pPr>
        <w:pStyle w:val="BodyText"/>
      </w:pPr>
      <w:r w:rsidRPr="0022764C">
        <w:t xml:space="preserve">If the </w:t>
      </w:r>
      <w:r w:rsidRPr="0022764C">
        <w:rPr>
          <w:b/>
          <w:bCs/>
        </w:rPr>
        <w:t>Insurer</w:t>
      </w:r>
      <w:r w:rsidRPr="0022764C">
        <w:t xml:space="preserve"> elects to repair, reinstate or replace any property, it shall do so as appropriate and shall not be bound to expend more than the relevant </w:t>
      </w:r>
      <w:r w:rsidRPr="0022764C">
        <w:rPr>
          <w:b/>
          <w:bCs/>
        </w:rPr>
        <w:t>Sum Insured</w:t>
      </w:r>
      <w:r w:rsidRPr="0022764C">
        <w:t>.</w:t>
      </w:r>
    </w:p>
    <w:p w14:paraId="7B273FCD" w14:textId="77777777" w:rsidR="00C07262" w:rsidRPr="0022764C" w:rsidRDefault="004A758F">
      <w:pPr>
        <w:pStyle w:val="Heading1"/>
      </w:pPr>
      <w:r w:rsidRPr="0022764C">
        <w:t xml:space="preserve">Notification and Claims Conditions – applicable to Sections 13 </w:t>
      </w:r>
    </w:p>
    <w:p w14:paraId="2BC78725" w14:textId="77777777" w:rsidR="00C07262" w:rsidRPr="0022764C" w:rsidRDefault="004A758F">
      <w:pPr>
        <w:pStyle w:val="Heading3"/>
      </w:pPr>
      <w:r w:rsidRPr="0022764C">
        <w:t>Claim/Circumstance Notification</w:t>
      </w:r>
    </w:p>
    <w:p w14:paraId="20987108" w14:textId="1CCA05FE" w:rsidR="00C07262" w:rsidRPr="0022764C" w:rsidRDefault="004A758F">
      <w:pPr>
        <w:pStyle w:val="BodyText"/>
      </w:pPr>
      <w:r w:rsidRPr="0022764C">
        <w:t xml:space="preserve">As </w:t>
      </w:r>
      <w:del w:id="35" w:author="stuart wolstenholme" w:date="2026-05-29T12:44:00Z" w16du:dateUtc="2026-05-29T11:44:00Z">
        <w:r w:rsidRPr="0022764C" w:rsidDel="00754C0F">
          <w:delText>an</w:delText>
        </w:r>
      </w:del>
      <w:ins w:id="36" w:author="stuart wolstenholme" w:date="2026-05-29T12:44:00Z" w16du:dateUtc="2026-05-29T11:44:00Z">
        <w:r w:rsidR="00754C0F" w:rsidRPr="0022764C">
          <w:t>a</w:t>
        </w:r>
      </w:ins>
      <w:r w:rsidRPr="0022764C">
        <w:t xml:space="preserve"> condition precedent to their right to be indemnified under this </w:t>
      </w:r>
      <w:r w:rsidRPr="0022764C">
        <w:rPr>
          <w:b/>
        </w:rPr>
        <w:t>Policy</w:t>
      </w:r>
      <w:r w:rsidRPr="0022764C">
        <w:t xml:space="preserve"> the </w:t>
      </w:r>
      <w:r w:rsidRPr="0022764C">
        <w:rPr>
          <w:b/>
        </w:rPr>
        <w:t xml:space="preserve">Insured </w:t>
      </w:r>
      <w:r w:rsidRPr="0022764C">
        <w:t xml:space="preserve">shall inform the </w:t>
      </w:r>
      <w:r w:rsidRPr="0022764C">
        <w:rPr>
          <w:b/>
        </w:rPr>
        <w:t>Insurer</w:t>
      </w:r>
      <w:r w:rsidRPr="0022764C">
        <w:t xml:space="preserve"> as soon as possible and in any event within 28 (twenty-eight) days of the receipt, awareness or discovery during the </w:t>
      </w:r>
      <w:r w:rsidRPr="0022764C">
        <w:rPr>
          <w:b/>
        </w:rPr>
        <w:t>Period of Insurance</w:t>
      </w:r>
      <w:r w:rsidRPr="0022764C">
        <w:t xml:space="preserve"> of:</w:t>
      </w:r>
    </w:p>
    <w:p w14:paraId="13350A8A" w14:textId="77777777" w:rsidR="00C07262" w:rsidRPr="0022764C" w:rsidRDefault="004A758F" w:rsidP="00662A63">
      <w:pPr>
        <w:pStyle w:val="BodyText"/>
        <w:numPr>
          <w:ilvl w:val="0"/>
          <w:numId w:val="81"/>
        </w:numPr>
        <w:ind w:left="454" w:hanging="454"/>
      </w:pPr>
      <w:r w:rsidRPr="0022764C">
        <w:t>any claim made against them;</w:t>
      </w:r>
    </w:p>
    <w:p w14:paraId="74E2004F" w14:textId="77777777" w:rsidR="00C07262" w:rsidRPr="0022764C" w:rsidRDefault="004A758F" w:rsidP="00662A63">
      <w:pPr>
        <w:pStyle w:val="BodyText"/>
        <w:numPr>
          <w:ilvl w:val="0"/>
          <w:numId w:val="81"/>
        </w:numPr>
        <w:ind w:left="454" w:hanging="454"/>
      </w:pPr>
      <w:r w:rsidRPr="0022764C">
        <w:t>any notice of intention to make a claim against them;</w:t>
      </w:r>
    </w:p>
    <w:p w14:paraId="1D32CF09" w14:textId="77777777" w:rsidR="00C07262" w:rsidRPr="0022764C" w:rsidRDefault="004A758F" w:rsidP="00662A63">
      <w:pPr>
        <w:pStyle w:val="BodyText"/>
        <w:numPr>
          <w:ilvl w:val="0"/>
          <w:numId w:val="81"/>
        </w:numPr>
        <w:ind w:left="454" w:hanging="454"/>
      </w:pPr>
      <w:r w:rsidRPr="0022764C">
        <w:t xml:space="preserve">any </w:t>
      </w:r>
      <w:r w:rsidRPr="0022764C">
        <w:rPr>
          <w:bCs/>
        </w:rPr>
        <w:t>Circumstance</w:t>
      </w:r>
      <w:r w:rsidRPr="0022764C">
        <w:t>;</w:t>
      </w:r>
    </w:p>
    <w:p w14:paraId="413D5B52" w14:textId="77777777" w:rsidR="00C07262" w:rsidRPr="0022764C" w:rsidRDefault="004A758F" w:rsidP="00662A63">
      <w:pPr>
        <w:pStyle w:val="BodyText"/>
        <w:numPr>
          <w:ilvl w:val="0"/>
          <w:numId w:val="81"/>
        </w:numPr>
        <w:ind w:left="454" w:hanging="454"/>
      </w:pPr>
      <w:r w:rsidRPr="0022764C">
        <w:t>the discovery of reasonable cause for suspicion of dishonesty or fraud;</w:t>
      </w:r>
    </w:p>
    <w:p w14:paraId="69E52477" w14:textId="77777777" w:rsidR="00C07262" w:rsidRPr="0022764C" w:rsidRDefault="004A758F">
      <w:pPr>
        <w:pStyle w:val="BodyText"/>
      </w:pPr>
      <w:r w:rsidRPr="0022764C">
        <w:t xml:space="preserve">provided always that such notification is received by the </w:t>
      </w:r>
      <w:r w:rsidRPr="0022764C">
        <w:rPr>
          <w:b/>
        </w:rPr>
        <w:t>Insurer</w:t>
      </w:r>
      <w:r w:rsidRPr="0022764C">
        <w:t xml:space="preserve"> before the expiry of the </w:t>
      </w:r>
      <w:r w:rsidRPr="0022764C">
        <w:rPr>
          <w:b/>
        </w:rPr>
        <w:t>Period of insurance</w:t>
      </w:r>
      <w:r w:rsidRPr="0022764C">
        <w:t xml:space="preserve"> or, if the </w:t>
      </w:r>
      <w:r w:rsidRPr="0022764C">
        <w:rPr>
          <w:b/>
        </w:rPr>
        <w:t>Insured</w:t>
      </w:r>
      <w:r w:rsidRPr="0022764C">
        <w:t xml:space="preserve"> renews this </w:t>
      </w:r>
      <w:r w:rsidRPr="0022764C">
        <w:rPr>
          <w:b/>
        </w:rPr>
        <w:t>Policy</w:t>
      </w:r>
      <w:r w:rsidRPr="0022764C">
        <w:t xml:space="preserve"> with the </w:t>
      </w:r>
      <w:r w:rsidRPr="0022764C">
        <w:rPr>
          <w:b/>
        </w:rPr>
        <w:t>Insurer</w:t>
      </w:r>
      <w:r w:rsidRPr="0022764C">
        <w:t>, within 7 (seven) days after its expiry.</w:t>
      </w:r>
    </w:p>
    <w:p w14:paraId="16B4D49B" w14:textId="77777777" w:rsidR="00C07262" w:rsidRPr="0022764C" w:rsidRDefault="004A758F">
      <w:pPr>
        <w:pStyle w:val="BodyText"/>
      </w:pPr>
      <w:r w:rsidRPr="0022764C">
        <w:t xml:space="preserve">Such notice having been given as required in b., c. or d. above, any subsequent claim made shall be deemed to have been made during the </w:t>
      </w:r>
      <w:r w:rsidRPr="0022764C">
        <w:rPr>
          <w:b/>
        </w:rPr>
        <w:t>Period of Insurance</w:t>
      </w:r>
      <w:r w:rsidRPr="0022764C">
        <w:t>;</w:t>
      </w:r>
    </w:p>
    <w:p w14:paraId="324CFCF3" w14:textId="77777777" w:rsidR="00C07262" w:rsidRPr="0022764C" w:rsidRDefault="004A758F" w:rsidP="00662A63">
      <w:pPr>
        <w:pStyle w:val="BodyText"/>
        <w:numPr>
          <w:ilvl w:val="0"/>
          <w:numId w:val="82"/>
        </w:numPr>
        <w:ind w:left="454" w:hanging="454"/>
      </w:pPr>
      <w:r w:rsidRPr="0022764C">
        <w:t xml:space="preserve">shall not, in respect of any of the matters specified in a. to d. above, admit liability, make any offer for or settle any claim, or incur any costs or expenses in connection with any such claim or </w:t>
      </w:r>
      <w:r w:rsidRPr="0022764C">
        <w:rPr>
          <w:bCs/>
        </w:rPr>
        <w:t>Circumstance</w:t>
      </w:r>
      <w:r w:rsidRPr="0022764C">
        <w:t xml:space="preserve">, without the prior written consent of the </w:t>
      </w:r>
      <w:r w:rsidRPr="0022764C">
        <w:rPr>
          <w:b/>
        </w:rPr>
        <w:t>Insurer</w:t>
      </w:r>
      <w:r w:rsidRPr="0022764C">
        <w:t>; and</w:t>
      </w:r>
    </w:p>
    <w:p w14:paraId="4E90CA6C" w14:textId="77777777" w:rsidR="00C07262" w:rsidRPr="0022764C" w:rsidRDefault="004A758F" w:rsidP="00662A63">
      <w:pPr>
        <w:pStyle w:val="BodyText"/>
        <w:numPr>
          <w:ilvl w:val="0"/>
          <w:numId w:val="82"/>
        </w:numPr>
        <w:ind w:left="454" w:hanging="454"/>
      </w:pPr>
      <w:r w:rsidRPr="0022764C">
        <w:t>shall, as soon as practicable given the circumstances, give all such information and assistance as the</w:t>
      </w:r>
      <w:r w:rsidRPr="0022764C">
        <w:rPr>
          <w:b/>
        </w:rPr>
        <w:t xml:space="preserve"> Insurer</w:t>
      </w:r>
      <w:r w:rsidRPr="0022764C">
        <w:t xml:space="preserve"> may require and provide their full co-operation in the defence or settlement of any such claim or relating to the recovery or subrogation process of any settled claim; and</w:t>
      </w:r>
    </w:p>
    <w:p w14:paraId="23B26A67" w14:textId="77777777" w:rsidR="00C07262" w:rsidRPr="0022764C" w:rsidRDefault="004A758F" w:rsidP="00662A63">
      <w:pPr>
        <w:pStyle w:val="BodyText"/>
        <w:numPr>
          <w:ilvl w:val="0"/>
          <w:numId w:val="82"/>
        </w:numPr>
        <w:ind w:left="454" w:hanging="454"/>
      </w:pPr>
      <w:r w:rsidRPr="0022764C">
        <w:t xml:space="preserve">shall not destroy evidence, supporting information or documentation without the </w:t>
      </w:r>
      <w:r w:rsidRPr="0022764C">
        <w:rPr>
          <w:b/>
          <w:bCs/>
        </w:rPr>
        <w:t>I</w:t>
      </w:r>
      <w:r w:rsidRPr="0022764C">
        <w:rPr>
          <w:b/>
        </w:rPr>
        <w:t xml:space="preserve">nsurer’s </w:t>
      </w:r>
      <w:r w:rsidRPr="0022764C">
        <w:t xml:space="preserve">prior consent; nor destroy any plant or other property relating to a claim under this </w:t>
      </w:r>
      <w:r w:rsidRPr="0022764C">
        <w:rPr>
          <w:b/>
          <w:bCs/>
        </w:rPr>
        <w:t>Policy</w:t>
      </w:r>
      <w:r w:rsidRPr="0022764C">
        <w:t>.</w:t>
      </w:r>
    </w:p>
    <w:p w14:paraId="419ED9DA" w14:textId="24875618" w:rsidR="00FA24DD" w:rsidRPr="0022764C" w:rsidRDefault="00FA24DD" w:rsidP="00662A63">
      <w:pPr>
        <w:pStyle w:val="BodyText"/>
        <w:numPr>
          <w:ilvl w:val="0"/>
          <w:numId w:val="82"/>
        </w:numPr>
        <w:ind w:left="454" w:hanging="454"/>
      </w:pPr>
      <w:r w:rsidRPr="0022764C">
        <w:t xml:space="preserve">Shall provide proof of ownership at the request of </w:t>
      </w:r>
      <w:r w:rsidRPr="0022764C">
        <w:rPr>
          <w:b/>
          <w:bCs/>
        </w:rPr>
        <w:t xml:space="preserve">Insurers </w:t>
      </w:r>
      <w:r w:rsidRPr="0022764C">
        <w:t>in respect of property claims consisting of one or more of the following:</w:t>
      </w:r>
    </w:p>
    <w:p w14:paraId="0447D227" w14:textId="7CE8E873" w:rsidR="00FA24DD" w:rsidRPr="0022764C" w:rsidRDefault="00FA24DD" w:rsidP="00FA24DD">
      <w:pPr>
        <w:pStyle w:val="BodyText"/>
        <w:ind w:left="454"/>
      </w:pPr>
      <w:r w:rsidRPr="0022764C">
        <w:t>(</w:t>
      </w:r>
      <w:del w:id="37" w:author="stuart wolstenholme" w:date="2026-05-29T12:44:00Z" w16du:dateUtc="2026-05-29T11:44:00Z">
        <w:r w:rsidRPr="0022764C" w:rsidDel="00754C0F">
          <w:delText>i</w:delText>
        </w:r>
      </w:del>
      <w:ins w:id="38" w:author="stuart wolstenholme" w:date="2026-05-29T12:44:00Z" w16du:dateUtc="2026-05-29T11:44:00Z">
        <w:r w:rsidR="00754C0F" w:rsidRPr="0022764C">
          <w:t>I</w:t>
        </w:r>
      </w:ins>
      <w:r w:rsidRPr="0022764C">
        <w:t>) a purchase receipt; and/or</w:t>
      </w:r>
    </w:p>
    <w:p w14:paraId="71CF1EE5" w14:textId="73510EC1" w:rsidR="00FA24DD" w:rsidRPr="0022764C" w:rsidRDefault="00FA24DD">
      <w:pPr>
        <w:pStyle w:val="BodyText"/>
        <w:ind w:left="454"/>
      </w:pPr>
      <w:r w:rsidRPr="0022764C">
        <w:t xml:space="preserve">(ii) other suitable evidence of ownership, payment, or legal </w:t>
      </w:r>
      <w:del w:id="39" w:author="stuart wolstenholme" w:date="2026-05-29T12:22:00Z" w16du:dateUtc="2026-05-29T11:22:00Z">
        <w:r w:rsidRPr="0022764C" w:rsidDel="00BB79CB">
          <w:delText>responsability</w:delText>
        </w:r>
      </w:del>
      <w:ins w:id="40" w:author="stuart wolstenholme" w:date="2026-05-29T12:22:00Z" w16du:dateUtc="2026-05-29T11:22:00Z">
        <w:r w:rsidR="00BB79CB" w:rsidRPr="0022764C">
          <w:t>responsibility</w:t>
        </w:r>
      </w:ins>
    </w:p>
    <w:p w14:paraId="0EA8AABE" w14:textId="77777777" w:rsidR="00C07262" w:rsidRPr="0022764C" w:rsidRDefault="004A758F">
      <w:pPr>
        <w:pStyle w:val="BodyText"/>
      </w:pPr>
      <w:r w:rsidRPr="0022764C">
        <w:t>Every letter of claim, writ, summons or process and all documents relating thereto and any other written notification of claim</w:t>
      </w:r>
      <w:r w:rsidRPr="0022764C">
        <w:rPr>
          <w:b/>
        </w:rPr>
        <w:t xml:space="preserve"> </w:t>
      </w:r>
      <w:r w:rsidRPr="0022764C">
        <w:t xml:space="preserve">shall be forwarded, unanswered, to the </w:t>
      </w:r>
      <w:r w:rsidRPr="0022764C">
        <w:rPr>
          <w:b/>
        </w:rPr>
        <w:t xml:space="preserve">Insurer </w:t>
      </w:r>
      <w:r w:rsidRPr="0022764C">
        <w:t xml:space="preserve">immediately they are received. The </w:t>
      </w:r>
      <w:r w:rsidRPr="0022764C">
        <w:rPr>
          <w:b/>
        </w:rPr>
        <w:t>Insured</w:t>
      </w:r>
      <w:r w:rsidRPr="0022764C">
        <w:t xml:space="preserve"> shall at all times, in addition to their obligations set out above, afford such information to and co-operate with the </w:t>
      </w:r>
      <w:r w:rsidRPr="0022764C">
        <w:rPr>
          <w:b/>
        </w:rPr>
        <w:t xml:space="preserve">Insurer </w:t>
      </w:r>
      <w:r w:rsidRPr="0022764C">
        <w:t xml:space="preserve">to allow the </w:t>
      </w:r>
      <w:r w:rsidRPr="0022764C">
        <w:rPr>
          <w:b/>
        </w:rPr>
        <w:t xml:space="preserve">Insurer </w:t>
      </w:r>
      <w:r w:rsidRPr="0022764C">
        <w:t>to be able to comply with such relevant Practice Directions and Pre-Action Protocols as may be issued and approved from time to time by the Head of Civil Justice.</w:t>
      </w:r>
    </w:p>
    <w:p w14:paraId="77AAECC6" w14:textId="77777777" w:rsidR="00C07262" w:rsidRPr="0022764C" w:rsidRDefault="004A758F">
      <w:pPr>
        <w:pStyle w:val="Heading3"/>
        <w:rPr>
          <w:color w:val="000000" w:themeColor="text1"/>
          <w:rPrChange w:id="41" w:author="stuart wolstenholme" w:date="2026-05-29T12:46:00Z" w16du:dateUtc="2026-05-29T11:46:00Z">
            <w:rPr>
              <w:color w:val="FF0000"/>
            </w:rPr>
          </w:rPrChange>
        </w:rPr>
      </w:pPr>
      <w:r w:rsidRPr="0022764C">
        <w:rPr>
          <w:color w:val="000000" w:themeColor="text1"/>
          <w:rPrChange w:id="42" w:author="stuart wolstenholme" w:date="2026-05-29T12:46:00Z" w16du:dateUtc="2026-05-29T11:46:00Z">
            <w:rPr>
              <w:color w:val="FF0000"/>
            </w:rPr>
          </w:rPrChange>
        </w:rPr>
        <w:t>Notifications</w:t>
      </w:r>
    </w:p>
    <w:p w14:paraId="734A5925" w14:textId="77777777" w:rsidR="00C07262" w:rsidRPr="0022764C" w:rsidRDefault="004A758F">
      <w:pPr>
        <w:pStyle w:val="BodyText"/>
        <w:rPr>
          <w:color w:val="000000" w:themeColor="text1"/>
          <w:rPrChange w:id="43" w:author="stuart wolstenholme" w:date="2026-05-29T12:46:00Z" w16du:dateUtc="2026-05-29T11:46:00Z">
            <w:rPr>
              <w:color w:val="FF0000"/>
            </w:rPr>
          </w:rPrChange>
        </w:rPr>
      </w:pPr>
      <w:r w:rsidRPr="0022764C">
        <w:rPr>
          <w:color w:val="000000" w:themeColor="text1"/>
          <w:rPrChange w:id="44" w:author="stuart wolstenholme" w:date="2026-05-29T12:46:00Z" w16du:dateUtc="2026-05-29T11:46:00Z">
            <w:rPr>
              <w:color w:val="FF0000"/>
            </w:rPr>
          </w:rPrChange>
        </w:rPr>
        <w:t xml:space="preserve">Any and all notifications of Circumstances and claims for an indemnity pursuant to this </w:t>
      </w:r>
      <w:r w:rsidRPr="0022764C">
        <w:rPr>
          <w:b/>
          <w:color w:val="000000" w:themeColor="text1"/>
          <w:rPrChange w:id="45" w:author="stuart wolstenholme" w:date="2026-05-29T12:46:00Z" w16du:dateUtc="2026-05-29T11:46:00Z">
            <w:rPr>
              <w:b/>
              <w:color w:val="FF0000"/>
            </w:rPr>
          </w:rPrChange>
        </w:rPr>
        <w:t>Policy</w:t>
      </w:r>
      <w:r w:rsidRPr="0022764C">
        <w:rPr>
          <w:color w:val="000000" w:themeColor="text1"/>
          <w:rPrChange w:id="46" w:author="stuart wolstenholme" w:date="2026-05-29T12:46:00Z" w16du:dateUtc="2026-05-29T11:46:00Z">
            <w:rPr>
              <w:color w:val="FF0000"/>
            </w:rPr>
          </w:rPrChange>
        </w:rPr>
        <w:t xml:space="preserve"> shall be notified to HCC International Insurance Company PLC by either (a) email (b) telephone or (c) first class post.</w:t>
      </w:r>
    </w:p>
    <w:p w14:paraId="064ACBF8" w14:textId="77777777" w:rsidR="00C07262" w:rsidRPr="0022764C" w:rsidRDefault="004A758F">
      <w:pPr>
        <w:pStyle w:val="BodyText"/>
        <w:rPr>
          <w:rFonts w:asciiTheme="majorHAnsi" w:eastAsia="MS Mincho" w:hAnsiTheme="majorHAnsi"/>
          <w:color w:val="000000" w:themeColor="text1"/>
          <w:szCs w:val="24"/>
          <w:rPrChange w:id="47" w:author="stuart wolstenholme" w:date="2026-05-29T12:46:00Z" w16du:dateUtc="2026-05-29T11:46:00Z">
            <w:rPr>
              <w:rFonts w:asciiTheme="majorHAnsi" w:eastAsia="MS Mincho" w:hAnsiTheme="majorHAnsi"/>
              <w:color w:val="FF0000"/>
              <w:szCs w:val="24"/>
            </w:rPr>
          </w:rPrChange>
        </w:rPr>
      </w:pPr>
      <w:r w:rsidRPr="0022764C">
        <w:rPr>
          <w:rFonts w:asciiTheme="majorHAnsi" w:eastAsia="MS Mincho" w:hAnsiTheme="majorHAnsi"/>
          <w:color w:val="000000" w:themeColor="text1"/>
          <w:szCs w:val="24"/>
          <w:rPrChange w:id="48" w:author="stuart wolstenholme" w:date="2026-05-29T12:46:00Z" w16du:dateUtc="2026-05-29T11:46:00Z">
            <w:rPr>
              <w:rFonts w:asciiTheme="majorHAnsi" w:eastAsia="MS Mincho" w:hAnsiTheme="majorHAnsi"/>
              <w:color w:val="FF0000"/>
              <w:szCs w:val="24"/>
            </w:rPr>
          </w:rPrChange>
        </w:rPr>
        <w:t xml:space="preserve">If by email then such must be addressed to PI Claims and sent to </w:t>
      </w:r>
      <w:r w:rsidRPr="0022764C">
        <w:rPr>
          <w:color w:val="000000" w:themeColor="text1"/>
          <w:rPrChange w:id="49" w:author="stuart wolstenholme" w:date="2026-05-29T12:46:00Z" w16du:dateUtc="2026-05-29T11:46:00Z">
            <w:rPr>
              <w:color w:val="FF0000"/>
            </w:rPr>
          </w:rPrChange>
        </w:rPr>
        <w:fldChar w:fldCharType="begin"/>
      </w:r>
      <w:r w:rsidRPr="0022764C">
        <w:rPr>
          <w:color w:val="000000" w:themeColor="text1"/>
          <w:rPrChange w:id="50" w:author="stuart wolstenholme" w:date="2026-05-29T12:46:00Z" w16du:dateUtc="2026-05-29T11:46:00Z">
            <w:rPr>
              <w:color w:val="FF0000"/>
            </w:rPr>
          </w:rPrChange>
        </w:rPr>
        <w:instrText>HYPERLINK "mailto:piclaims@tmhcc.com" \o "mailto:piclaims@tmhcc.com"</w:instrText>
      </w:r>
      <w:r w:rsidRPr="0022764C">
        <w:rPr>
          <w:color w:val="000000" w:themeColor="text1"/>
        </w:rPr>
      </w:r>
      <w:r w:rsidRPr="0022764C">
        <w:rPr>
          <w:color w:val="000000" w:themeColor="text1"/>
          <w:rPrChange w:id="51" w:author="stuart wolstenholme" w:date="2026-05-29T12:46:00Z" w16du:dateUtc="2026-05-29T11:46:00Z">
            <w:rPr>
              <w:color w:val="FF0000"/>
            </w:rPr>
          </w:rPrChange>
        </w:rPr>
        <w:fldChar w:fldCharType="separate"/>
      </w:r>
      <w:r w:rsidRPr="0022764C">
        <w:rPr>
          <w:rFonts w:asciiTheme="majorHAnsi" w:eastAsia="MS Mincho" w:hAnsiTheme="majorHAnsi"/>
          <w:color w:val="000000" w:themeColor="text1"/>
          <w:szCs w:val="24"/>
          <w:u w:val="single"/>
          <w:rPrChange w:id="52" w:author="stuart wolstenholme" w:date="2026-05-29T12:46:00Z" w16du:dateUtc="2026-05-29T11:46:00Z">
            <w:rPr>
              <w:rFonts w:asciiTheme="majorHAnsi" w:eastAsia="MS Mincho" w:hAnsiTheme="majorHAnsi"/>
              <w:color w:val="FF0000"/>
              <w:szCs w:val="24"/>
              <w:u w:val="single"/>
            </w:rPr>
          </w:rPrChange>
        </w:rPr>
        <w:t>piclaims@tmhcc.com</w:t>
      </w:r>
      <w:r w:rsidRPr="0022764C">
        <w:rPr>
          <w:color w:val="000000" w:themeColor="text1"/>
          <w:rPrChange w:id="53" w:author="stuart wolstenholme" w:date="2026-05-29T12:46:00Z" w16du:dateUtc="2026-05-29T11:46:00Z">
            <w:rPr>
              <w:color w:val="FF0000"/>
            </w:rPr>
          </w:rPrChange>
        </w:rPr>
        <w:fldChar w:fldCharType="end"/>
      </w:r>
    </w:p>
    <w:p w14:paraId="7E7F8F61" w14:textId="77777777" w:rsidR="00C07262" w:rsidRPr="0022764C" w:rsidRDefault="004A758F">
      <w:pPr>
        <w:pStyle w:val="BodyText"/>
        <w:rPr>
          <w:rFonts w:asciiTheme="majorHAnsi" w:eastAsia="MS Mincho" w:hAnsiTheme="majorHAnsi"/>
          <w:color w:val="000000" w:themeColor="text1"/>
          <w:szCs w:val="24"/>
          <w:rPrChange w:id="54" w:author="stuart wolstenholme" w:date="2026-05-29T12:46:00Z" w16du:dateUtc="2026-05-29T11:46:00Z">
            <w:rPr>
              <w:rFonts w:asciiTheme="majorHAnsi" w:eastAsia="MS Mincho" w:hAnsiTheme="majorHAnsi"/>
              <w:color w:val="FF0000"/>
              <w:szCs w:val="24"/>
            </w:rPr>
          </w:rPrChange>
        </w:rPr>
      </w:pPr>
      <w:r w:rsidRPr="0022764C">
        <w:rPr>
          <w:rFonts w:asciiTheme="majorHAnsi" w:eastAsia="MS Mincho" w:hAnsiTheme="majorHAnsi"/>
          <w:color w:val="000000" w:themeColor="text1"/>
          <w:szCs w:val="24"/>
          <w:rPrChange w:id="55" w:author="stuart wolstenholme" w:date="2026-05-29T12:46:00Z" w16du:dateUtc="2026-05-29T11:46:00Z">
            <w:rPr>
              <w:rFonts w:asciiTheme="majorHAnsi" w:eastAsia="MS Mincho" w:hAnsiTheme="majorHAnsi"/>
              <w:color w:val="FF0000"/>
              <w:szCs w:val="24"/>
            </w:rPr>
          </w:rPrChange>
        </w:rPr>
        <w:t>If by telephone, please dial the following number and ask for a PI claims underwriter:</w:t>
      </w:r>
    </w:p>
    <w:p w14:paraId="7EAC7578" w14:textId="77777777" w:rsidR="00C07262" w:rsidRPr="0022764C" w:rsidRDefault="004A758F">
      <w:pPr>
        <w:pStyle w:val="BodyText"/>
        <w:rPr>
          <w:rFonts w:asciiTheme="majorHAnsi" w:eastAsia="MS Mincho" w:hAnsiTheme="majorHAnsi"/>
          <w:color w:val="000000" w:themeColor="text1"/>
          <w:szCs w:val="24"/>
          <w:rPrChange w:id="56" w:author="stuart wolstenholme" w:date="2026-05-29T12:46:00Z" w16du:dateUtc="2026-05-29T11:46:00Z">
            <w:rPr>
              <w:rFonts w:asciiTheme="majorHAnsi" w:eastAsia="MS Mincho" w:hAnsiTheme="majorHAnsi"/>
              <w:color w:val="FF0000"/>
              <w:szCs w:val="24"/>
            </w:rPr>
          </w:rPrChange>
        </w:rPr>
      </w:pPr>
      <w:r w:rsidRPr="0022764C">
        <w:rPr>
          <w:rFonts w:asciiTheme="majorHAnsi" w:eastAsia="MS Mincho" w:hAnsiTheme="majorHAnsi"/>
          <w:color w:val="000000" w:themeColor="text1"/>
          <w:szCs w:val="24"/>
          <w:rPrChange w:id="57" w:author="stuart wolstenholme" w:date="2026-05-29T12:46:00Z" w16du:dateUtc="2026-05-29T11:46:00Z">
            <w:rPr>
              <w:rFonts w:asciiTheme="majorHAnsi" w:eastAsia="MS Mincho" w:hAnsiTheme="majorHAnsi"/>
              <w:color w:val="FF0000"/>
              <w:szCs w:val="24"/>
            </w:rPr>
          </w:rPrChange>
        </w:rPr>
        <w:t>Telephone- +44 (0)20 7702 4700</w:t>
      </w:r>
    </w:p>
    <w:p w14:paraId="392378E7" w14:textId="77777777" w:rsidR="00C07262" w:rsidRPr="0022764C" w:rsidRDefault="004A758F">
      <w:pPr>
        <w:pStyle w:val="BodyText"/>
        <w:rPr>
          <w:rFonts w:asciiTheme="majorHAnsi" w:eastAsia="MS Mincho" w:hAnsiTheme="majorHAnsi"/>
          <w:color w:val="000000" w:themeColor="text1"/>
          <w:szCs w:val="24"/>
          <w:rPrChange w:id="58" w:author="stuart wolstenholme" w:date="2026-05-29T12:46:00Z" w16du:dateUtc="2026-05-29T11:46:00Z">
            <w:rPr>
              <w:rFonts w:asciiTheme="majorHAnsi" w:eastAsia="MS Mincho" w:hAnsiTheme="majorHAnsi"/>
              <w:color w:val="FF0000"/>
              <w:szCs w:val="24"/>
            </w:rPr>
          </w:rPrChange>
        </w:rPr>
      </w:pPr>
      <w:r w:rsidRPr="0022764C">
        <w:rPr>
          <w:rFonts w:asciiTheme="majorHAnsi" w:eastAsia="MS Mincho" w:hAnsiTheme="majorHAnsi"/>
          <w:color w:val="000000" w:themeColor="text1"/>
          <w:szCs w:val="24"/>
          <w:rPrChange w:id="59" w:author="stuart wolstenholme" w:date="2026-05-29T12:46:00Z" w16du:dateUtc="2026-05-29T11:46:00Z">
            <w:rPr>
              <w:rFonts w:asciiTheme="majorHAnsi" w:eastAsia="MS Mincho" w:hAnsiTheme="majorHAnsi"/>
              <w:color w:val="FF0000"/>
              <w:szCs w:val="24"/>
            </w:rPr>
          </w:rPrChange>
        </w:rPr>
        <w:t>If by post:</w:t>
      </w:r>
    </w:p>
    <w:p w14:paraId="20E1F695" w14:textId="77777777" w:rsidR="00C07262" w:rsidRPr="0022764C" w:rsidRDefault="004A758F">
      <w:pPr>
        <w:pStyle w:val="BodyText"/>
        <w:rPr>
          <w:rFonts w:asciiTheme="majorHAnsi" w:eastAsia="MS Mincho" w:hAnsiTheme="majorHAnsi"/>
          <w:color w:val="000000" w:themeColor="text1"/>
          <w:szCs w:val="24"/>
          <w:rPrChange w:id="60" w:author="stuart wolstenholme" w:date="2026-05-29T12:46:00Z" w16du:dateUtc="2026-05-29T11:46:00Z">
            <w:rPr>
              <w:rFonts w:asciiTheme="majorHAnsi" w:eastAsia="MS Mincho" w:hAnsiTheme="majorHAnsi"/>
              <w:color w:val="FF0000"/>
              <w:szCs w:val="24"/>
            </w:rPr>
          </w:rPrChange>
        </w:rPr>
      </w:pPr>
      <w:r w:rsidRPr="0022764C">
        <w:rPr>
          <w:rFonts w:asciiTheme="majorHAnsi" w:eastAsia="MS Mincho" w:hAnsiTheme="majorHAnsi"/>
          <w:color w:val="000000" w:themeColor="text1"/>
          <w:szCs w:val="24"/>
          <w:rPrChange w:id="61" w:author="stuart wolstenholme" w:date="2026-05-29T12:46:00Z" w16du:dateUtc="2026-05-29T11:46:00Z">
            <w:rPr>
              <w:rFonts w:asciiTheme="majorHAnsi" w:eastAsia="MS Mincho" w:hAnsiTheme="majorHAnsi"/>
              <w:color w:val="FF0000"/>
              <w:szCs w:val="24"/>
            </w:rPr>
          </w:rPrChange>
        </w:rPr>
        <w:t>PI Claims HCC International Insurance Company PLC The St Botolph Building, 138-139 Houndsditch, London, EC3A 7BT</w:t>
      </w:r>
    </w:p>
    <w:p w14:paraId="17BD829B" w14:textId="77777777" w:rsidR="00C07262" w:rsidRPr="0022764C" w:rsidRDefault="004A758F">
      <w:pPr>
        <w:pStyle w:val="Heading3"/>
      </w:pPr>
      <w:r w:rsidRPr="0022764C">
        <w:t>Conduct of Claims</w:t>
      </w:r>
    </w:p>
    <w:p w14:paraId="5C482AEE" w14:textId="77777777" w:rsidR="00C07262" w:rsidRPr="0022764C" w:rsidRDefault="004A758F" w:rsidP="00662A63">
      <w:pPr>
        <w:pStyle w:val="BodyText"/>
        <w:numPr>
          <w:ilvl w:val="0"/>
          <w:numId w:val="83"/>
        </w:numPr>
        <w:ind w:left="454" w:hanging="454"/>
      </w:pPr>
      <w:r w:rsidRPr="0022764C">
        <w:t xml:space="preserve">Following notification above the </w:t>
      </w:r>
      <w:r w:rsidRPr="0022764C">
        <w:rPr>
          <w:b/>
        </w:rPr>
        <w:t>Insurer</w:t>
      </w:r>
      <w:r w:rsidRPr="0022764C">
        <w:t xml:space="preserve"> shall be entitled at its own expense to take over and within its sole discretion to conduct in the name of the </w:t>
      </w:r>
      <w:r w:rsidRPr="0022764C">
        <w:rPr>
          <w:b/>
        </w:rPr>
        <w:t>Insured</w:t>
      </w:r>
      <w:r w:rsidRPr="0022764C">
        <w:t xml:space="preserve"> the defence and settlement of any such claim. </w:t>
      </w:r>
    </w:p>
    <w:p w14:paraId="57A3D642" w14:textId="77777777" w:rsidR="00C07262" w:rsidRPr="0022764C" w:rsidRDefault="004A758F">
      <w:pPr>
        <w:pStyle w:val="BodyText"/>
        <w:ind w:left="454"/>
      </w:pPr>
      <w:r w:rsidRPr="0022764C">
        <w:t xml:space="preserve">Nevertheless, neither the </w:t>
      </w:r>
      <w:r w:rsidRPr="0022764C">
        <w:rPr>
          <w:b/>
        </w:rPr>
        <w:t>Insured</w:t>
      </w:r>
      <w:r w:rsidRPr="0022764C">
        <w:t xml:space="preserve"> nor the </w:t>
      </w:r>
      <w:r w:rsidRPr="0022764C">
        <w:rPr>
          <w:b/>
        </w:rPr>
        <w:t>Insurer</w:t>
      </w:r>
      <w:r w:rsidRPr="0022764C">
        <w:t xml:space="preserve"> shall be required to contest any legal proceedings unless a King’s Counsel (to be mutually agreed upon by the </w:t>
      </w:r>
      <w:r w:rsidRPr="0022764C">
        <w:rPr>
          <w:b/>
        </w:rPr>
        <w:t>Insured</w:t>
      </w:r>
      <w:r w:rsidRPr="0022764C">
        <w:t xml:space="preserve"> and the </w:t>
      </w:r>
      <w:r w:rsidRPr="0022764C">
        <w:rPr>
          <w:b/>
        </w:rPr>
        <w:t>Insurer</w:t>
      </w:r>
      <w:r w:rsidRPr="0022764C">
        <w:t>) shall advise that such proceedings should be contested.</w:t>
      </w:r>
    </w:p>
    <w:p w14:paraId="435F8E19" w14:textId="77777777" w:rsidR="00C07262" w:rsidRPr="0022764C" w:rsidRDefault="004A758F" w:rsidP="00662A63">
      <w:pPr>
        <w:pStyle w:val="BodyText"/>
        <w:numPr>
          <w:ilvl w:val="0"/>
          <w:numId w:val="83"/>
        </w:numPr>
        <w:ind w:left="454" w:hanging="454"/>
      </w:pPr>
      <w:r w:rsidRPr="0022764C">
        <w:t xml:space="preserve">The </w:t>
      </w:r>
      <w:r w:rsidRPr="0022764C">
        <w:rPr>
          <w:b/>
        </w:rPr>
        <w:t>Insurer</w:t>
      </w:r>
      <w:r w:rsidRPr="0022764C">
        <w:t xml:space="preserve"> may, at any time in connection with any claim made, pay to the </w:t>
      </w:r>
      <w:r w:rsidRPr="0022764C">
        <w:rPr>
          <w:b/>
        </w:rPr>
        <w:t>Insured</w:t>
      </w:r>
      <w:r w:rsidRPr="0022764C">
        <w:t xml:space="preserve"> the </w:t>
      </w:r>
      <w:r w:rsidRPr="0022764C">
        <w:rPr>
          <w:b/>
        </w:rPr>
        <w:t>Indemnity</w:t>
      </w:r>
      <w:r w:rsidRPr="0022764C">
        <w:t xml:space="preserve"> </w:t>
      </w:r>
      <w:r w:rsidRPr="0022764C">
        <w:rPr>
          <w:b/>
        </w:rPr>
        <w:t>limit</w:t>
      </w:r>
      <w:r w:rsidRPr="0022764C">
        <w:t xml:space="preserve"> (after deduction of any sums already paid) or any lesser sum for which, in the sole opinion of the </w:t>
      </w:r>
      <w:r w:rsidRPr="0022764C">
        <w:rPr>
          <w:b/>
        </w:rPr>
        <w:t>Insurer</w:t>
      </w:r>
      <w:r w:rsidRPr="0022764C">
        <w:t xml:space="preserve">, the claim can be settled and upon such payment being made the </w:t>
      </w:r>
      <w:r w:rsidRPr="0022764C">
        <w:rPr>
          <w:b/>
        </w:rPr>
        <w:t>Insurer</w:t>
      </w:r>
      <w:r w:rsidRPr="0022764C">
        <w:t xml:space="preserve"> shall relinquish the conduct and control of and have no further liability in connection with the claim. For the avoidance of doubt the </w:t>
      </w:r>
      <w:r w:rsidRPr="0022764C">
        <w:rPr>
          <w:b/>
        </w:rPr>
        <w:t xml:space="preserve">Insurer </w:t>
      </w:r>
      <w:r w:rsidRPr="0022764C">
        <w:lastRenderedPageBreak/>
        <w:t xml:space="preserve">shall have no liability to pay </w:t>
      </w:r>
      <w:r w:rsidRPr="0022764C">
        <w:rPr>
          <w:bCs/>
        </w:rPr>
        <w:t>Defence Costs and Expenses</w:t>
      </w:r>
      <w:r w:rsidRPr="0022764C">
        <w:t xml:space="preserve"> incurred after the date upon which any such payment is made.</w:t>
      </w:r>
    </w:p>
    <w:p w14:paraId="43DB330B" w14:textId="77777777" w:rsidR="00C07262" w:rsidRPr="0022764C" w:rsidRDefault="004A758F" w:rsidP="00662A63">
      <w:pPr>
        <w:pStyle w:val="BodyText"/>
        <w:numPr>
          <w:ilvl w:val="0"/>
          <w:numId w:val="83"/>
        </w:numPr>
        <w:ind w:left="454" w:hanging="454"/>
      </w:pPr>
      <w:r w:rsidRPr="0022764C">
        <w:t xml:space="preserve">The </w:t>
      </w:r>
      <w:r w:rsidRPr="0022764C">
        <w:rPr>
          <w:b/>
        </w:rPr>
        <w:t>Insured</w:t>
      </w:r>
      <w:r w:rsidRPr="0022764C">
        <w:t xml:space="preserve"> shall pay the relevant </w:t>
      </w:r>
      <w:r w:rsidRPr="0022764C">
        <w:rPr>
          <w:b/>
        </w:rPr>
        <w:t>Excess</w:t>
      </w:r>
      <w:r w:rsidRPr="0022764C">
        <w:t xml:space="preserve"> and the </w:t>
      </w:r>
      <w:r w:rsidRPr="0022764C">
        <w:rPr>
          <w:b/>
        </w:rPr>
        <w:t>Insurers</w:t>
      </w:r>
      <w:r w:rsidRPr="0022764C">
        <w:t xml:space="preserve"> shall only make a payment under this </w:t>
      </w:r>
      <w:r w:rsidRPr="0022764C">
        <w:rPr>
          <w:b/>
          <w:bCs/>
        </w:rPr>
        <w:t>Policy</w:t>
      </w:r>
      <w:r w:rsidRPr="0022764C">
        <w:t xml:space="preserve"> after the applicable </w:t>
      </w:r>
      <w:r w:rsidRPr="0022764C">
        <w:rPr>
          <w:b/>
        </w:rPr>
        <w:t>Excess</w:t>
      </w:r>
      <w:r w:rsidRPr="0022764C">
        <w:t xml:space="preserve"> has been fully paid other than in relation to a payment being made under 2 above.</w:t>
      </w:r>
    </w:p>
    <w:p w14:paraId="4B41FE4B" w14:textId="01A87E64" w:rsidR="00C07262" w:rsidRPr="0022764C" w:rsidRDefault="00754C0F" w:rsidP="00662A63">
      <w:pPr>
        <w:pStyle w:val="BodyText"/>
        <w:numPr>
          <w:ilvl w:val="0"/>
          <w:numId w:val="83"/>
        </w:numPr>
        <w:ind w:left="454" w:hanging="454"/>
      </w:pPr>
      <w:r w:rsidRPr="0022764C">
        <w:t xml:space="preserve">The </w:t>
      </w:r>
      <w:r w:rsidRPr="0022764C">
        <w:rPr>
          <w:b/>
        </w:rPr>
        <w:t>Insurer</w:t>
      </w:r>
      <w:r w:rsidRPr="0022764C">
        <w:t xml:space="preserve"> shall be subrogated to the </w:t>
      </w:r>
      <w:r w:rsidRPr="0022764C">
        <w:rPr>
          <w:b/>
        </w:rPr>
        <w:t>Insured’s</w:t>
      </w:r>
      <w:r w:rsidRPr="0022764C">
        <w:t xml:space="preserve"> rights of recovery against any third </w:t>
      </w:r>
      <w:del w:id="62" w:author="stuart wolstenholme" w:date="2026-05-29T12:45:00Z" w16du:dateUtc="2026-05-29T11:45:00Z">
        <w:r w:rsidRPr="0022764C" w:rsidDel="00754C0F">
          <w:delText>part</w:delText>
        </w:r>
        <w:r w:rsidRPr="0022764C" w:rsidDel="00A342A4">
          <w:delText>y(</w:delText>
        </w:r>
      </w:del>
      <w:del w:id="63" w:author="stuart wolstenholme" w:date="2026-05-29T12:44:00Z" w16du:dateUtc="2026-05-29T11:44:00Z">
        <w:r w:rsidRPr="0022764C" w:rsidDel="00A342A4">
          <w:delText>ies</w:delText>
        </w:r>
      </w:del>
      <w:del w:id="64" w:author="stuart wolstenholme" w:date="2026-05-29T12:45:00Z" w16du:dateUtc="2026-05-29T11:45:00Z">
        <w:r w:rsidRPr="0022764C" w:rsidDel="00A342A4">
          <w:delText xml:space="preserve">) </w:delText>
        </w:r>
        <w:r w:rsidRPr="0022764C" w:rsidDel="00754C0F">
          <w:delText>and</w:delText>
        </w:r>
      </w:del>
      <w:ins w:id="65" w:author="stuart wolstenholme" w:date="2026-05-29T12:45:00Z" w16du:dateUtc="2026-05-29T11:45:00Z">
        <w:r w:rsidRPr="0022764C">
          <w:t>parties and</w:t>
        </w:r>
      </w:ins>
      <w:r w:rsidRPr="0022764C">
        <w:t xml:space="preserve"> the </w:t>
      </w:r>
      <w:r w:rsidRPr="0022764C">
        <w:rPr>
          <w:b/>
        </w:rPr>
        <w:t>Insured</w:t>
      </w:r>
      <w:r w:rsidRPr="0022764C">
        <w:t xml:space="preserve"> shall co-operate and do whatever is necessary to secure such </w:t>
      </w:r>
      <w:del w:id="66" w:author="stuart wolstenholme" w:date="2026-05-29T12:47:00Z" w16du:dateUtc="2026-05-29T11:47:00Z">
        <w:r w:rsidRPr="0022764C" w:rsidDel="0022764C">
          <w:delText>rights.</w:delText>
        </w:r>
      </w:del>
      <w:del w:id="67" w:author="stuart wolstenholme" w:date="2026-05-29T12:45:00Z" w16du:dateUtc="2026-05-29T11:45:00Z">
        <w:r w:rsidRPr="0022764C" w:rsidDel="00A342A4">
          <w:delText xml:space="preserve"> </w:delText>
        </w:r>
      </w:del>
      <w:del w:id="68" w:author="stuart wolstenholme" w:date="2026-05-29T12:47:00Z" w16du:dateUtc="2026-05-29T11:47:00Z">
        <w:r w:rsidR="004A758F" w:rsidRPr="0022764C" w:rsidDel="0022764C">
          <w:delText>If</w:delText>
        </w:r>
      </w:del>
      <w:ins w:id="69" w:author="stuart wolstenholme" w:date="2026-05-29T12:47:00Z" w16du:dateUtc="2026-05-29T11:47:00Z">
        <w:r w:rsidR="0022764C" w:rsidRPr="0022764C">
          <w:t>rights. If</w:t>
        </w:r>
      </w:ins>
      <w:r w:rsidR="004A758F" w:rsidRPr="0022764C">
        <w:t xml:space="preserve"> the </w:t>
      </w:r>
      <w:r w:rsidR="004A758F" w:rsidRPr="0022764C">
        <w:rPr>
          <w:b/>
        </w:rPr>
        <w:t>Insured</w:t>
      </w:r>
      <w:r w:rsidR="004A758F" w:rsidRPr="0022764C">
        <w:t xml:space="preserve"> does not comply with this Condition the </w:t>
      </w:r>
      <w:r w:rsidR="004A758F" w:rsidRPr="0022764C">
        <w:rPr>
          <w:b/>
        </w:rPr>
        <w:t>Insurer</w:t>
      </w:r>
      <w:r w:rsidR="004A758F" w:rsidRPr="0022764C">
        <w:t xml:space="preserve"> may deduct any associated additional costs from any payments made under this </w:t>
      </w:r>
      <w:r w:rsidR="004A758F" w:rsidRPr="0022764C">
        <w:rPr>
          <w:b/>
        </w:rPr>
        <w:t>Policy</w:t>
      </w:r>
      <w:r w:rsidR="004A758F" w:rsidRPr="0022764C">
        <w:t>.</w:t>
      </w:r>
    </w:p>
    <w:p w14:paraId="3DC56028" w14:textId="77777777" w:rsidR="00C07262" w:rsidRPr="0022764C" w:rsidRDefault="004A758F" w:rsidP="00662A63">
      <w:pPr>
        <w:pStyle w:val="BodyText"/>
        <w:numPr>
          <w:ilvl w:val="0"/>
          <w:numId w:val="83"/>
        </w:numPr>
        <w:ind w:left="454" w:hanging="454"/>
        <w:rPr>
          <w:szCs w:val="24"/>
        </w:rPr>
      </w:pPr>
      <w:r w:rsidRPr="0022764C">
        <w:t>Duty to Defend</w:t>
      </w:r>
    </w:p>
    <w:p w14:paraId="5806C15C" w14:textId="77777777" w:rsidR="00C07262" w:rsidRPr="0022764C" w:rsidRDefault="004A758F">
      <w:pPr>
        <w:pStyle w:val="BodyText"/>
        <w:ind w:left="454"/>
        <w:rPr>
          <w:szCs w:val="24"/>
        </w:rPr>
      </w:pPr>
      <w:r w:rsidRPr="0022764C">
        <w:t>Policy Exclusions (Applicable to Sections 1-11 or as otherwise stated)</w:t>
      </w:r>
    </w:p>
    <w:p w14:paraId="473A18DC" w14:textId="1D7922FE" w:rsidR="0092331D" w:rsidRPr="0022764C" w:rsidDel="00E515DE" w:rsidRDefault="0092331D">
      <w:pPr>
        <w:pStyle w:val="BodyText"/>
      </w:pPr>
    </w:p>
    <w:p w14:paraId="1634D6AB" w14:textId="77777777" w:rsidR="00C07262" w:rsidRPr="0022764C" w:rsidRDefault="004A758F">
      <w:pPr>
        <w:pStyle w:val="BodyText"/>
        <w:ind w:left="454"/>
        <w:rPr>
          <w:szCs w:val="24"/>
        </w:rPr>
      </w:pPr>
      <w:r w:rsidRPr="0022764C">
        <w:t xml:space="preserve">If a claim which is only partially covered is made against the </w:t>
      </w:r>
      <w:r w:rsidRPr="0022764C">
        <w:rPr>
          <w:b/>
        </w:rPr>
        <w:t>Insured</w:t>
      </w:r>
      <w:r w:rsidRPr="0022764C">
        <w:t xml:space="preserve">, the </w:t>
      </w:r>
      <w:r w:rsidRPr="0022764C">
        <w:rPr>
          <w:b/>
        </w:rPr>
        <w:t>Insurer</w:t>
      </w:r>
      <w:r w:rsidRPr="0022764C">
        <w:t xml:space="preserve"> has the right and duty to defend the </w:t>
      </w:r>
      <w:r w:rsidRPr="0022764C">
        <w:rPr>
          <w:b/>
        </w:rPr>
        <w:t>Insured</w:t>
      </w:r>
      <w:r w:rsidRPr="0022764C">
        <w:t xml:space="preserve">, </w:t>
      </w:r>
      <w:r w:rsidRPr="0022764C">
        <w:rPr>
          <w:bCs/>
        </w:rPr>
        <w:t xml:space="preserve">with payments for </w:t>
      </w:r>
      <w:r w:rsidRPr="0022764C">
        <w:rPr>
          <w:iCs/>
        </w:rPr>
        <w:t xml:space="preserve">defence costs incurred in relation to any uninsured </w:t>
      </w:r>
      <w:r w:rsidRPr="0022764C">
        <w:rPr>
          <w:bCs/>
          <w:iCs/>
        </w:rPr>
        <w:t>claim</w:t>
      </w:r>
      <w:r w:rsidRPr="0022764C">
        <w:rPr>
          <w:iCs/>
        </w:rPr>
        <w:t xml:space="preserve"> being </w:t>
      </w:r>
      <w:r w:rsidRPr="0022764C">
        <w:t xml:space="preserve">deducted from the </w:t>
      </w:r>
      <w:r w:rsidRPr="0022764C">
        <w:rPr>
          <w:b/>
          <w:iCs/>
        </w:rPr>
        <w:t>Insurer’s</w:t>
      </w:r>
      <w:r w:rsidRPr="0022764C">
        <w:rPr>
          <w:iCs/>
        </w:rPr>
        <w:t xml:space="preserve"> contribution to any final damages settlement</w:t>
      </w:r>
      <w:r w:rsidRPr="0022764C">
        <w:t xml:space="preserve">. Irrespective of whether or not the </w:t>
      </w:r>
      <w:r w:rsidRPr="0022764C">
        <w:rPr>
          <w:b/>
        </w:rPr>
        <w:t xml:space="preserve">Insurer </w:t>
      </w:r>
      <w:r w:rsidRPr="0022764C">
        <w:t xml:space="preserve">makes any final damages settlement, the </w:t>
      </w:r>
      <w:r w:rsidRPr="0022764C">
        <w:rPr>
          <w:b/>
        </w:rPr>
        <w:t>Insured</w:t>
      </w:r>
      <w:r w:rsidRPr="0022764C">
        <w:t xml:space="preserve"> is liable to reimburse the </w:t>
      </w:r>
      <w:r w:rsidRPr="0022764C">
        <w:rPr>
          <w:b/>
        </w:rPr>
        <w:t>Insurer</w:t>
      </w:r>
      <w:r w:rsidRPr="0022764C">
        <w:t xml:space="preserve"> for defence costs incurred in relation to any uninsured portion of any claim. The defence costs incurred will be reviewed in their entirety and an appropriate allocation should be made between the covered and non-covered defence costs incurred. It is agreed that both the </w:t>
      </w:r>
      <w:r w:rsidRPr="0022764C">
        <w:rPr>
          <w:b/>
          <w:bCs/>
        </w:rPr>
        <w:t>Insurer</w:t>
      </w:r>
      <w:r w:rsidRPr="0022764C">
        <w:t xml:space="preserve"> and the </w:t>
      </w:r>
      <w:r w:rsidRPr="0022764C">
        <w:rPr>
          <w:b/>
          <w:bCs/>
        </w:rPr>
        <w:t>Insured</w:t>
      </w:r>
      <w:r w:rsidRPr="0022764C">
        <w:t xml:space="preserve"> will use best efforts to determine a fair allocation of covered and non-covered defence costs proportions of a </w:t>
      </w:r>
      <w:r w:rsidRPr="0022764C">
        <w:rPr>
          <w:bCs/>
        </w:rPr>
        <w:t>claim</w:t>
      </w:r>
      <w:r w:rsidRPr="0022764C">
        <w:t xml:space="preserve">. If a fair allocation cannot be agreed the </w:t>
      </w:r>
      <w:r w:rsidRPr="0022764C">
        <w:rPr>
          <w:b/>
          <w:bCs/>
        </w:rPr>
        <w:t>Insurer</w:t>
      </w:r>
      <w:r w:rsidRPr="0022764C">
        <w:t xml:space="preserve"> and the </w:t>
      </w:r>
      <w:r w:rsidRPr="0022764C">
        <w:rPr>
          <w:b/>
          <w:bCs/>
        </w:rPr>
        <w:t>Insured</w:t>
      </w:r>
      <w:r w:rsidRPr="0022764C">
        <w:t xml:space="preserve"> agree to follow the dispute resolution process in the General Policy Conditions. </w:t>
      </w:r>
      <w:r w:rsidRPr="0022764C">
        <w:rPr>
          <w:rFonts w:eastAsia="Arial"/>
          <w:szCs w:val="18"/>
        </w:rPr>
        <w:t xml:space="preserve">The </w:t>
      </w:r>
      <w:r w:rsidRPr="0022764C">
        <w:rPr>
          <w:rFonts w:eastAsia="Arial"/>
          <w:b/>
          <w:szCs w:val="18"/>
        </w:rPr>
        <w:t>Insurer</w:t>
      </w:r>
      <w:r w:rsidRPr="0022764C">
        <w:rPr>
          <w:rFonts w:eastAsia="Arial"/>
          <w:szCs w:val="18"/>
        </w:rPr>
        <w:t xml:space="preserve"> has no duty to defend the </w:t>
      </w:r>
      <w:r w:rsidRPr="0022764C">
        <w:rPr>
          <w:rFonts w:eastAsia="Arial"/>
          <w:b/>
          <w:szCs w:val="18"/>
        </w:rPr>
        <w:t>Insured</w:t>
      </w:r>
      <w:r w:rsidRPr="0022764C">
        <w:rPr>
          <w:rFonts w:eastAsia="Arial"/>
          <w:szCs w:val="18"/>
        </w:rPr>
        <w:t xml:space="preserve"> against claims where:</w:t>
      </w:r>
    </w:p>
    <w:p w14:paraId="041C1559" w14:textId="77777777" w:rsidR="00C07262" w:rsidRPr="0022764C" w:rsidRDefault="004A758F" w:rsidP="00662A63">
      <w:pPr>
        <w:pStyle w:val="BodyText"/>
        <w:numPr>
          <w:ilvl w:val="0"/>
          <w:numId w:val="84"/>
        </w:numPr>
        <w:ind w:left="908" w:hanging="454"/>
      </w:pPr>
      <w:r w:rsidRPr="0022764C">
        <w:t>no portion of the claim is covered; or</w:t>
      </w:r>
    </w:p>
    <w:p w14:paraId="446BA5CA" w14:textId="77777777" w:rsidR="00C07262" w:rsidRPr="0022764C" w:rsidRDefault="004A758F" w:rsidP="00662A63">
      <w:pPr>
        <w:pStyle w:val="BodyText"/>
        <w:numPr>
          <w:ilvl w:val="0"/>
          <w:numId w:val="84"/>
        </w:numPr>
        <w:ind w:left="908" w:hanging="454"/>
      </w:pPr>
      <w:r w:rsidRPr="0022764C">
        <w:t xml:space="preserve">the </w:t>
      </w:r>
      <w:r w:rsidRPr="0022764C">
        <w:rPr>
          <w:b/>
        </w:rPr>
        <w:t>Insurer</w:t>
      </w:r>
      <w:r w:rsidRPr="0022764C">
        <w:t xml:space="preserve"> pays the indemnity limit under claims condition 2 above; or</w:t>
      </w:r>
    </w:p>
    <w:p w14:paraId="70C40189" w14:textId="77777777" w:rsidR="00C07262" w:rsidRPr="0022764C" w:rsidRDefault="004A758F" w:rsidP="00662A63">
      <w:pPr>
        <w:pStyle w:val="BodyText"/>
        <w:numPr>
          <w:ilvl w:val="0"/>
          <w:numId w:val="84"/>
        </w:numPr>
        <w:ind w:left="908" w:hanging="454"/>
        <w:rPr>
          <w:szCs w:val="18"/>
        </w:rPr>
      </w:pPr>
      <w:r w:rsidRPr="0022764C">
        <w:t>the claim is for less than the</w:t>
      </w:r>
      <w:r w:rsidRPr="0022764C">
        <w:rPr>
          <w:b/>
        </w:rPr>
        <w:t xml:space="preserve"> Excess</w:t>
      </w:r>
      <w:r w:rsidRPr="0022764C">
        <w:rPr>
          <w:szCs w:val="18"/>
        </w:rPr>
        <w:t>.</w:t>
      </w:r>
    </w:p>
    <w:p w14:paraId="2A7BC5BA" w14:textId="77777777" w:rsidR="00C07262" w:rsidRPr="0022764C" w:rsidRDefault="004A758F">
      <w:pPr>
        <w:pStyle w:val="Heading1"/>
      </w:pPr>
      <w:bookmarkStart w:id="6008" w:name="tocpg_8"/>
      <w:bookmarkEnd w:id="6008"/>
      <w:r w:rsidRPr="0022764C">
        <w:t>Policy Exclusions (Applicable to Sections 1-11 or as otherwise stated)</w:t>
      </w:r>
    </w:p>
    <w:p w14:paraId="54A67DFC" w14:textId="745601F6" w:rsidR="00E515DE" w:rsidRPr="0022764C" w:rsidRDefault="00E515DE" w:rsidP="00E515DE">
      <w:pPr>
        <w:pStyle w:val="BodyText"/>
      </w:pPr>
      <w:r w:rsidRPr="0022764C">
        <w:t xml:space="preserve">The following Policy Exclusions apply to this Policy unless a Section contains its own exclusions or otherwise states that different exclusionary wording applies. In respect of Sections 13, 14 and 15, the exclusions contained in those Sections shall apply for the purposes of those Sections and shall prevail over any inconsistent General Policy exclusion.</w:t>
      </w:r>
    </w:p>
    <w:p w14:paraId="695D4C35" w14:textId="56C0DC07" w:rsidR="00C07262" w:rsidRPr="0022764C" w:rsidRDefault="004A758F">
      <w:pPr>
        <w:pStyle w:val="Heading3"/>
      </w:pPr>
      <w:r w:rsidRPr="0022764C">
        <w:t>Communicable Disease</w:t>
      </w:r>
    </w:p>
    <w:p w14:paraId="3B416CB7" w14:textId="77777777" w:rsidR="00C07262" w:rsidRPr="0022764C" w:rsidRDefault="004A758F">
      <w:pPr>
        <w:pStyle w:val="BodyText"/>
      </w:pPr>
      <w:r w:rsidRPr="0022764C">
        <w:t xml:space="preserve">(Not Applicable to the Employers’ Liability, Public Liability and Products Liability </w:t>
      </w:r>
      <w:r w:rsidRPr="0022764C">
        <w:rPr>
          <w:b/>
        </w:rPr>
        <w:t>Sections</w:t>
      </w:r>
      <w:r w:rsidRPr="0022764C">
        <w:t>)</w:t>
      </w:r>
    </w:p>
    <w:p w14:paraId="57F46BB1" w14:textId="77777777" w:rsidR="00C07262" w:rsidRPr="0022764C" w:rsidRDefault="004A758F">
      <w:pPr>
        <w:pStyle w:val="BodyText"/>
      </w:pPr>
      <w:r w:rsidRPr="0022764C">
        <w:t xml:space="preserve">Notwithstanding any other provision of this </w:t>
      </w:r>
      <w:r w:rsidRPr="0022764C">
        <w:rPr>
          <w:b/>
          <w:bCs/>
        </w:rPr>
        <w:t>Policy</w:t>
      </w:r>
      <w:r w:rsidRPr="0022764C">
        <w:t xml:space="preserve"> to the contrary, this </w:t>
      </w:r>
      <w:r w:rsidRPr="0022764C">
        <w:rPr>
          <w:b/>
          <w:bCs/>
        </w:rPr>
        <w:t>Policy</w:t>
      </w:r>
      <w:r w:rsidRPr="0022764C">
        <w:t xml:space="preserve"> does not insure any </w:t>
      </w:r>
      <w:r w:rsidRPr="0022764C">
        <w:rPr>
          <w:b/>
          <w:bCs/>
        </w:rPr>
        <w:t>Damage</w:t>
      </w:r>
      <w:r w:rsidRPr="0022764C">
        <w:t xml:space="preserve">, claim, cost, expense or other sum, directly or in any way arising out of, attributable to, or occurring concurrently or in any sequence with a Communicable Disease or the fear or threat (whether actual or perceived) of a Communicable Disease. </w:t>
      </w:r>
    </w:p>
    <w:p w14:paraId="56D43C84" w14:textId="77777777" w:rsidR="00C07262" w:rsidRPr="0022764C" w:rsidRDefault="004A758F">
      <w:pPr>
        <w:pStyle w:val="BodyText"/>
      </w:pPr>
      <w:r w:rsidRPr="0022764C">
        <w:t xml:space="preserve">For the purposes of this Endorsement, </w:t>
      </w:r>
      <w:r w:rsidRPr="0022764C">
        <w:rPr>
          <w:b/>
          <w:bCs/>
        </w:rPr>
        <w:t>Damage</w:t>
      </w:r>
      <w:r w:rsidRPr="0022764C">
        <w:t>, claim, cost, expense or other sum, includes, but is not limited to, any cost to clean-up, detoxify, remove, monitor or test:</w:t>
      </w:r>
    </w:p>
    <w:p w14:paraId="27227E47" w14:textId="77777777" w:rsidR="00C07262" w:rsidRPr="0022764C" w:rsidRDefault="004A758F" w:rsidP="00662A63">
      <w:pPr>
        <w:pStyle w:val="BodyText"/>
        <w:numPr>
          <w:ilvl w:val="0"/>
          <w:numId w:val="95"/>
        </w:numPr>
        <w:ind w:left="454" w:hanging="454"/>
      </w:pPr>
      <w:r w:rsidRPr="0022764C">
        <w:t xml:space="preserve">for a Communicable Disease, or </w:t>
      </w:r>
    </w:p>
    <w:p w14:paraId="715339F7" w14:textId="77777777" w:rsidR="00C07262" w:rsidRPr="0022764C" w:rsidRDefault="004A758F" w:rsidP="00662A63">
      <w:pPr>
        <w:pStyle w:val="BodyText"/>
        <w:numPr>
          <w:ilvl w:val="0"/>
          <w:numId w:val="95"/>
        </w:numPr>
        <w:ind w:left="454" w:hanging="454"/>
      </w:pPr>
      <w:r w:rsidRPr="0022764C">
        <w:t xml:space="preserve">any Property Insured hereunder that is affected by such Communicable Disease. </w:t>
      </w:r>
    </w:p>
    <w:p w14:paraId="20E3A035" w14:textId="77777777" w:rsidR="00C07262" w:rsidRPr="0022764C" w:rsidRDefault="004A758F">
      <w:pPr>
        <w:pStyle w:val="BodyText"/>
      </w:pPr>
      <w:r w:rsidRPr="0022764C">
        <w:t>For the purposes of this Exclusion a Communicable Disease means any disease which can be transmitted by means of any substance or agent from any organism to another organism where:</w:t>
      </w:r>
    </w:p>
    <w:p w14:paraId="5785E53F" w14:textId="77777777" w:rsidR="00C07262" w:rsidRPr="0022764C" w:rsidRDefault="004A758F" w:rsidP="00662A63">
      <w:pPr>
        <w:pStyle w:val="BodyText"/>
        <w:numPr>
          <w:ilvl w:val="0"/>
          <w:numId w:val="96"/>
        </w:numPr>
        <w:ind w:left="454" w:hanging="454"/>
      </w:pPr>
      <w:r w:rsidRPr="0022764C">
        <w:t xml:space="preserve">the substance or agent includes, but is not limited to, a virus, bacterium, parasite or other organism or any variation thereof, whether deemed living or not; and </w:t>
      </w:r>
    </w:p>
    <w:p w14:paraId="46B8937A" w14:textId="77777777" w:rsidR="00C07262" w:rsidRPr="0022764C" w:rsidRDefault="004A758F" w:rsidP="00662A63">
      <w:pPr>
        <w:pStyle w:val="BodyText"/>
        <w:numPr>
          <w:ilvl w:val="0"/>
          <w:numId w:val="96"/>
        </w:numPr>
        <w:ind w:left="454" w:hanging="454"/>
      </w:pPr>
      <w:r w:rsidRPr="0022764C">
        <w:t xml:space="preserve">the method of transmission, whether direct or in any way, includes but is not limited to, airborne transmission, bodily fluid transmission, transmission from or to any surface or object, solid, liquid or gas or between organisms; and </w:t>
      </w:r>
    </w:p>
    <w:p w14:paraId="31FE973F" w14:textId="77777777" w:rsidR="00C07262" w:rsidRPr="0022764C" w:rsidRDefault="004A758F" w:rsidP="00662A63">
      <w:pPr>
        <w:pStyle w:val="BodyText"/>
        <w:numPr>
          <w:ilvl w:val="0"/>
          <w:numId w:val="96"/>
        </w:numPr>
        <w:ind w:left="454" w:hanging="454"/>
      </w:pPr>
      <w:r w:rsidRPr="0022764C">
        <w:t xml:space="preserve">the disease, substance or agent can cause or threaten </w:t>
      </w:r>
      <w:r w:rsidRPr="0022764C">
        <w:rPr>
          <w:b/>
        </w:rPr>
        <w:t>Damage</w:t>
      </w:r>
      <w:r w:rsidRPr="0022764C">
        <w:t xml:space="preserve"> to human health or human welfare or can cause or threaten </w:t>
      </w:r>
      <w:r w:rsidRPr="0022764C">
        <w:rPr>
          <w:b/>
          <w:bCs/>
        </w:rPr>
        <w:t>Damage</w:t>
      </w:r>
      <w:r w:rsidRPr="0022764C">
        <w:t xml:space="preserve"> to, deterioration of, loss of value of, marketability of or loss of use of property insured hereunder. </w:t>
      </w:r>
    </w:p>
    <w:p w14:paraId="0EFD2342" w14:textId="77777777" w:rsidR="00C07262" w:rsidRPr="0022764C" w:rsidRDefault="004A758F">
      <w:pPr>
        <w:pStyle w:val="BodyText"/>
      </w:pPr>
      <w:r w:rsidRPr="0022764C">
        <w:t xml:space="preserve">This Exclusion applies to all coverage </w:t>
      </w:r>
      <w:r w:rsidRPr="0022764C">
        <w:rPr>
          <w:bCs/>
        </w:rPr>
        <w:t>Extensions</w:t>
      </w:r>
      <w:r w:rsidRPr="0022764C">
        <w:t xml:space="preserve">, additional coverages, exceptions to any Exclusion and other coverage grant(s). </w:t>
      </w:r>
    </w:p>
    <w:p w14:paraId="203E4683" w14:textId="77777777" w:rsidR="00C07262" w:rsidRPr="0022764C" w:rsidRDefault="004A758F">
      <w:pPr>
        <w:pStyle w:val="Heading3"/>
      </w:pPr>
      <w:r w:rsidRPr="0022764C">
        <w:t>Contribution</w:t>
      </w:r>
    </w:p>
    <w:p w14:paraId="1023D786" w14:textId="77777777" w:rsidR="00C07262" w:rsidRPr="0022764C" w:rsidRDefault="004A758F">
      <w:pPr>
        <w:pStyle w:val="BodyText"/>
        <w:rPr>
          <w:rFonts w:eastAsia="MS Gothic"/>
          <w:bCs/>
        </w:rPr>
      </w:pPr>
      <w:r w:rsidRPr="0022764C">
        <w:rPr>
          <w:lang w:eastAsia="en-GB"/>
        </w:rPr>
        <w:t xml:space="preserve">The </w:t>
      </w:r>
      <w:r w:rsidRPr="0022764C">
        <w:rPr>
          <w:b/>
          <w:lang w:eastAsia="en-GB"/>
        </w:rPr>
        <w:t>Insurer</w:t>
      </w:r>
      <w:r w:rsidRPr="0022764C">
        <w:rPr>
          <w:lang w:eastAsia="en-GB"/>
        </w:rPr>
        <w:t xml:space="preserve"> will not pay any claim if any </w:t>
      </w:r>
      <w:r w:rsidRPr="0022764C">
        <w:rPr>
          <w:b/>
          <w:lang w:eastAsia="en-GB"/>
        </w:rPr>
        <w:t>Damage</w:t>
      </w:r>
      <w:r w:rsidRPr="0022764C">
        <w:rPr>
          <w:lang w:eastAsia="en-GB"/>
        </w:rPr>
        <w:t xml:space="preserve"> or liability covered under this </w:t>
      </w:r>
      <w:r w:rsidRPr="0022764C">
        <w:rPr>
          <w:b/>
          <w:lang w:eastAsia="en-GB"/>
        </w:rPr>
        <w:t>Policy</w:t>
      </w:r>
      <w:r w:rsidRPr="0022764C">
        <w:rPr>
          <w:lang w:eastAsia="en-GB"/>
        </w:rPr>
        <w:t xml:space="preserve"> is also covered under any other insurance, to the extent of that other coverage.</w:t>
      </w:r>
    </w:p>
    <w:p w14:paraId="4A0FF18B" w14:textId="77777777" w:rsidR="00C07262" w:rsidRPr="0022764C" w:rsidRDefault="004A758F">
      <w:pPr>
        <w:pStyle w:val="Heading3"/>
      </w:pPr>
      <w:r w:rsidRPr="0022764C">
        <w:t>Coronavirus and Covid-19 Exclusion</w:t>
      </w:r>
    </w:p>
    <w:p w14:paraId="60B22E5F" w14:textId="77777777" w:rsidR="00C07262" w:rsidRPr="0022764C" w:rsidRDefault="004A758F">
      <w:pPr>
        <w:pStyle w:val="BodyText"/>
      </w:pPr>
      <w:r w:rsidRPr="0022764C">
        <w:t xml:space="preserve">The following exclusion is added to </w:t>
      </w:r>
      <w:r w:rsidRPr="0022764C">
        <w:rPr>
          <w:b/>
        </w:rPr>
        <w:t>Sections</w:t>
      </w:r>
      <w:r w:rsidRPr="0022764C">
        <w:t xml:space="preserve"> 6 and 7 of the </w:t>
      </w:r>
      <w:r w:rsidRPr="0022764C">
        <w:rPr>
          <w:b/>
          <w:bCs/>
        </w:rPr>
        <w:t>Policy</w:t>
      </w:r>
      <w:r w:rsidRPr="0022764C">
        <w:t xml:space="preserve"> if shown as applicable in the </w:t>
      </w:r>
      <w:r w:rsidRPr="0022764C">
        <w:rPr>
          <w:b/>
        </w:rPr>
        <w:t>Schedule</w:t>
      </w:r>
    </w:p>
    <w:p w14:paraId="2EA9DA4A" w14:textId="77777777" w:rsidR="00C07262" w:rsidRPr="0022764C" w:rsidRDefault="004A758F">
      <w:pPr>
        <w:pStyle w:val="BodyText"/>
      </w:pPr>
      <w:r w:rsidRPr="0022764C">
        <w:t xml:space="preserve">This </w:t>
      </w:r>
      <w:r w:rsidRPr="0022764C">
        <w:rPr>
          <w:b/>
          <w:bCs/>
        </w:rPr>
        <w:t>Section</w:t>
      </w:r>
      <w:r w:rsidRPr="0022764C">
        <w:t xml:space="preserve"> does not provide indemnity in respect of liability arising out of or in any way connected with the presence of or exposure to coronavirus disease (COVID-19), severe acute respiratory syndrome coronavirus 2 (SARS-CoV-2), or any mutation or variation thereof and/or any action taken in controlling, preventing, suppressing or in any way relating to any outbreak of coronavirus disease (COVID-</w:t>
      </w:r>
      <w:r w:rsidRPr="0022764C">
        <w:lastRenderedPageBreak/>
        <w:t>19), severe acute respiratory syndrome coronavirus 2 (SARS-CoV-2), or any mutation or variation thereof.</w:t>
      </w:r>
    </w:p>
    <w:p w14:paraId="45281250" w14:textId="77777777" w:rsidR="00C07262" w:rsidRPr="0022764C" w:rsidRDefault="004A758F">
      <w:pPr>
        <w:pStyle w:val="Heading3"/>
      </w:pPr>
      <w:r w:rsidRPr="0022764C">
        <w:t>Date Recognition</w:t>
      </w:r>
    </w:p>
    <w:p w14:paraId="2D536134" w14:textId="77777777" w:rsidR="00C07262" w:rsidRPr="0022764C" w:rsidRDefault="004A758F">
      <w:pPr>
        <w:pStyle w:val="BodyText"/>
      </w:pPr>
      <w:r w:rsidRPr="0022764C">
        <w:t xml:space="preserve">The </w:t>
      </w:r>
      <w:r w:rsidRPr="0022764C">
        <w:rPr>
          <w:b/>
        </w:rPr>
        <w:t>Insurer</w:t>
      </w:r>
      <w:r w:rsidRPr="0022764C">
        <w:t xml:space="preserve"> shall not be liable under this </w:t>
      </w:r>
      <w:r w:rsidRPr="0022764C">
        <w:rPr>
          <w:b/>
          <w:bCs/>
        </w:rPr>
        <w:t>Policy</w:t>
      </w:r>
      <w:r w:rsidRPr="0022764C">
        <w:t xml:space="preserve"> for any:</w:t>
      </w:r>
    </w:p>
    <w:p w14:paraId="72C4CF12" w14:textId="141B7B51" w:rsidR="00C07262" w:rsidRPr="0022764C" w:rsidRDefault="004A758F" w:rsidP="00662A63">
      <w:pPr>
        <w:pStyle w:val="BodyText"/>
        <w:numPr>
          <w:ilvl w:val="2"/>
          <w:numId w:val="94"/>
        </w:numPr>
        <w:ind w:left="454" w:hanging="454"/>
      </w:pPr>
      <w:r w:rsidRPr="0022764C">
        <w:t xml:space="preserve">claim resulting from </w:t>
      </w:r>
      <w:r w:rsidRPr="0022764C">
        <w:rPr>
          <w:b/>
        </w:rPr>
        <w:t>Damage</w:t>
      </w:r>
      <w:r w:rsidRPr="0022764C">
        <w:t xml:space="preserve"> directly or in any way caused by or consisting of or arising</w:t>
      </w:r>
      <w:ins w:id="70" w:author="stuart wolstenholme" w:date="2026-05-29T12:33:00Z" w16du:dateUtc="2026-05-29T11:33:00Z">
        <w:r w:rsidR="00BB79CB" w:rsidRPr="0022764C">
          <w:t xml:space="preserve"> from</w:t>
        </w:r>
      </w:ins>
      <w:r w:rsidRPr="0022764C">
        <w:t>;</w:t>
      </w:r>
    </w:p>
    <w:p w14:paraId="0348D4D0" w14:textId="284AE962" w:rsidR="00C07262" w:rsidRPr="0022764C" w:rsidRDefault="004A758F" w:rsidP="00662A63">
      <w:pPr>
        <w:pStyle w:val="BodyText"/>
        <w:numPr>
          <w:ilvl w:val="2"/>
          <w:numId w:val="94"/>
        </w:numPr>
        <w:ind w:left="454" w:hanging="454"/>
      </w:pPr>
      <w:r w:rsidRPr="0022764C">
        <w:t xml:space="preserve">liability of whatsoever nature directly or in any way caused by or contributed to </w:t>
      </w:r>
      <w:del w:id="71" w:author="stuart wolstenholme" w:date="2026-05-29T12:32:00Z" w16du:dateUtc="2026-05-29T11:32:00Z">
        <w:r w:rsidR="00BB79CB" w:rsidRPr="0022764C" w:rsidDel="003704B7">
          <w:delText>by</w:delText>
        </w:r>
      </w:del>
      <w:r w:rsidRPr="0022764C">
        <w:t xml:space="preserve"> or arising;</w:t>
      </w:r>
    </w:p>
    <w:p w14:paraId="1C18D900" w14:textId="77777777" w:rsidR="00C07262" w:rsidRPr="0022764C" w:rsidRDefault="004A758F" w:rsidP="00662A63">
      <w:pPr>
        <w:pStyle w:val="BodyText"/>
        <w:numPr>
          <w:ilvl w:val="2"/>
          <w:numId w:val="94"/>
        </w:numPr>
        <w:ind w:left="454" w:hanging="454"/>
      </w:pPr>
      <w:r w:rsidRPr="0022764C">
        <w:t>proceedings that result directly or in any way; or</w:t>
      </w:r>
    </w:p>
    <w:p w14:paraId="004999A4" w14:textId="77777777" w:rsidR="00C07262" w:rsidRPr="0022764C" w:rsidRDefault="004A758F" w:rsidP="00662A63">
      <w:pPr>
        <w:pStyle w:val="BodyText"/>
        <w:numPr>
          <w:ilvl w:val="2"/>
          <w:numId w:val="94"/>
        </w:numPr>
        <w:ind w:left="454" w:hanging="454"/>
      </w:pPr>
      <w:r w:rsidRPr="0022764C">
        <w:t>additional expenditure arising directly or in any way;</w:t>
      </w:r>
    </w:p>
    <w:p w14:paraId="2297DB62" w14:textId="77777777" w:rsidR="00C07262" w:rsidRPr="0022764C" w:rsidRDefault="004A758F">
      <w:pPr>
        <w:pStyle w:val="BodyText"/>
      </w:pPr>
      <w:r w:rsidRPr="0022764C">
        <w:t xml:space="preserve">from the failure of any computer or data processing equipment or media or microchip or integrated circuit or similar device or any computer software whether the property of the </w:t>
      </w:r>
      <w:r w:rsidRPr="0022764C">
        <w:rPr>
          <w:b/>
        </w:rPr>
        <w:t>Insured</w:t>
      </w:r>
      <w:r w:rsidRPr="0022764C">
        <w:t xml:space="preserve"> or not to:</w:t>
      </w:r>
    </w:p>
    <w:p w14:paraId="36C7F7ED" w14:textId="77777777" w:rsidR="00C07262" w:rsidRPr="0022764C" w:rsidRDefault="004A758F" w:rsidP="00662A63">
      <w:pPr>
        <w:pStyle w:val="BodyText"/>
        <w:numPr>
          <w:ilvl w:val="1"/>
          <w:numId w:val="47"/>
        </w:numPr>
        <w:ind w:left="454" w:hanging="454"/>
      </w:pPr>
      <w:r w:rsidRPr="0022764C">
        <w:t>correctly recognise any date as its true calendar date;</w:t>
      </w:r>
    </w:p>
    <w:p w14:paraId="307EFF3D" w14:textId="77777777" w:rsidR="00C07262" w:rsidRPr="0022764C" w:rsidRDefault="004A758F" w:rsidP="00662A63">
      <w:pPr>
        <w:pStyle w:val="BodyText"/>
        <w:numPr>
          <w:ilvl w:val="1"/>
          <w:numId w:val="47"/>
        </w:numPr>
        <w:ind w:left="454" w:hanging="454"/>
      </w:pPr>
      <w:r w:rsidRPr="0022764C">
        <w:t>capture, save, retain or correctly to manipulate, interpret or process any data or information or command or instruction as a result of treating any date otherwise than as its true calendar date; or</w:t>
      </w:r>
    </w:p>
    <w:p w14:paraId="13128D39" w14:textId="77777777" w:rsidR="00C07262" w:rsidRPr="0022764C" w:rsidRDefault="004A758F" w:rsidP="00662A63">
      <w:pPr>
        <w:pStyle w:val="BodyText"/>
        <w:numPr>
          <w:ilvl w:val="1"/>
          <w:numId w:val="47"/>
        </w:numPr>
        <w:ind w:left="454" w:hanging="454"/>
      </w:pPr>
      <w:r w:rsidRPr="0022764C">
        <w:t>capture, save, retain or correctly to process the data as a result of the operation of any command which has been programmed into any computer software being a command which causes the loss of data or the inability to capture, save or retain or correctly to process such data on or after any date;</w:t>
      </w:r>
    </w:p>
    <w:p w14:paraId="49C070D0" w14:textId="77777777" w:rsidR="00C07262" w:rsidRPr="0022764C" w:rsidRDefault="004A758F">
      <w:pPr>
        <w:pStyle w:val="BodyText"/>
      </w:pPr>
      <w:r w:rsidRPr="0022764C">
        <w:t xml:space="preserve">but this shall not exclude (other than in respect of liability or proceedings as stated above) claims resulting from subsequent </w:t>
      </w:r>
      <w:r w:rsidRPr="0022764C">
        <w:rPr>
          <w:b/>
        </w:rPr>
        <w:t>Damage</w:t>
      </w:r>
      <w:r w:rsidRPr="0022764C">
        <w:t xml:space="preserve"> not otherwise excluded which itself results from a </w:t>
      </w:r>
      <w:r w:rsidRPr="0022764C">
        <w:rPr>
          <w:b/>
        </w:rPr>
        <w:t>Defined Peril</w:t>
      </w:r>
      <w:r w:rsidRPr="0022764C">
        <w:t xml:space="preserve"> as stated in the relevant </w:t>
      </w:r>
      <w:r w:rsidRPr="0022764C">
        <w:rPr>
          <w:b/>
        </w:rPr>
        <w:t>Sections</w:t>
      </w:r>
      <w:r w:rsidRPr="0022764C">
        <w:t>.</w:t>
      </w:r>
    </w:p>
    <w:p w14:paraId="76B4C2BC" w14:textId="77777777" w:rsidR="00C07262" w:rsidRPr="0022764C" w:rsidRDefault="004A758F">
      <w:pPr>
        <w:pStyle w:val="Heading3"/>
      </w:pPr>
      <w:r w:rsidRPr="0022764C">
        <w:t>Excess</w:t>
      </w:r>
    </w:p>
    <w:p w14:paraId="0F9FAB13" w14:textId="77777777" w:rsidR="00C07262" w:rsidRPr="0022764C" w:rsidRDefault="004A758F">
      <w:pPr>
        <w:pStyle w:val="BodyText"/>
      </w:pPr>
      <w:r w:rsidRPr="0022764C">
        <w:t xml:space="preserve">The </w:t>
      </w:r>
      <w:r w:rsidRPr="0022764C">
        <w:rPr>
          <w:b/>
          <w:bCs/>
        </w:rPr>
        <w:t>Insurer</w:t>
      </w:r>
      <w:r w:rsidRPr="0022764C">
        <w:t xml:space="preserve"> shall not be liable under this </w:t>
      </w:r>
      <w:r w:rsidRPr="0022764C">
        <w:rPr>
          <w:b/>
          <w:bCs/>
        </w:rPr>
        <w:t>Policy</w:t>
      </w:r>
      <w:r w:rsidRPr="0022764C">
        <w:t xml:space="preserve"> for the </w:t>
      </w:r>
      <w:r w:rsidRPr="0022764C">
        <w:rPr>
          <w:b/>
          <w:bCs/>
        </w:rPr>
        <w:t>Excess</w:t>
      </w:r>
      <w:r w:rsidRPr="0022764C">
        <w:t xml:space="preserve">, which shall always be payable by the </w:t>
      </w:r>
      <w:r w:rsidRPr="0022764C">
        <w:rPr>
          <w:b/>
          <w:bCs/>
        </w:rPr>
        <w:t>Insured</w:t>
      </w:r>
      <w:r w:rsidRPr="0022764C">
        <w:t xml:space="preserve"> in respect of every claim. </w:t>
      </w:r>
      <w:r w:rsidRPr="0022764C">
        <w:rPr>
          <w:szCs w:val="24"/>
        </w:rPr>
        <w:t xml:space="preserve"> The </w:t>
      </w:r>
      <w:r w:rsidRPr="0022764C">
        <w:rPr>
          <w:b/>
          <w:bCs/>
          <w:szCs w:val="24"/>
        </w:rPr>
        <w:t>Excess</w:t>
      </w:r>
      <w:r w:rsidRPr="0022764C">
        <w:rPr>
          <w:szCs w:val="24"/>
        </w:rPr>
        <w:t xml:space="preserve"> shall be deducted from each and every claim paid or settled under this </w:t>
      </w:r>
      <w:r w:rsidRPr="0022764C">
        <w:rPr>
          <w:b/>
          <w:bCs/>
          <w:szCs w:val="24"/>
        </w:rPr>
        <w:t>Policy</w:t>
      </w:r>
      <w:r w:rsidRPr="0022764C">
        <w:rPr>
          <w:szCs w:val="24"/>
        </w:rPr>
        <w:t>.</w:t>
      </w:r>
      <w:r w:rsidRPr="0022764C">
        <w:rPr>
          <w:rFonts w:eastAsia="Calibri"/>
          <w:szCs w:val="24"/>
        </w:rPr>
        <w:t xml:space="preserve"> </w:t>
      </w:r>
      <w:r w:rsidRPr="0022764C">
        <w:rPr>
          <w:szCs w:val="24"/>
        </w:rPr>
        <w:t xml:space="preserve">The Indemnity limit is additional to the </w:t>
      </w:r>
      <w:r w:rsidRPr="0022764C">
        <w:rPr>
          <w:b/>
          <w:bCs/>
          <w:szCs w:val="24"/>
        </w:rPr>
        <w:t>Excess</w:t>
      </w:r>
      <w:r w:rsidRPr="0022764C">
        <w:rPr>
          <w:szCs w:val="24"/>
        </w:rPr>
        <w:t>.</w:t>
      </w:r>
    </w:p>
    <w:p w14:paraId="7B72A648" w14:textId="77777777" w:rsidR="00C07262" w:rsidRPr="0022764C" w:rsidRDefault="004A758F">
      <w:pPr>
        <w:pStyle w:val="Heading3"/>
      </w:pPr>
      <w:r w:rsidRPr="0022764C">
        <w:t>Fines and Penalties</w:t>
      </w:r>
    </w:p>
    <w:p w14:paraId="786202B4" w14:textId="77777777" w:rsidR="00C07262" w:rsidRPr="0022764C" w:rsidRDefault="004A758F">
      <w:pPr>
        <w:pStyle w:val="BodyText"/>
      </w:pPr>
      <w:r w:rsidRPr="0022764C">
        <w:t>The payment of, or the costs associated with, the imposition of any:</w:t>
      </w:r>
    </w:p>
    <w:p w14:paraId="630E989E" w14:textId="77777777" w:rsidR="00C07262" w:rsidRPr="0022764C" w:rsidRDefault="004A758F" w:rsidP="00662A63">
      <w:pPr>
        <w:pStyle w:val="BodyText"/>
        <w:numPr>
          <w:ilvl w:val="2"/>
          <w:numId w:val="93"/>
        </w:numPr>
        <w:ind w:left="454" w:hanging="454"/>
      </w:pPr>
      <w:r w:rsidRPr="0022764C">
        <w:t>fines, penalties, civil sanctions (where civil sanction is any sanction imposed by a regulatory authority including civil sanctions as defined by the Regulatory Enforcements and Sanctions Act 2008) or pre-agreed damages; or</w:t>
      </w:r>
    </w:p>
    <w:p w14:paraId="4201CE86" w14:textId="77777777" w:rsidR="00C07262" w:rsidRPr="0022764C" w:rsidRDefault="004A758F" w:rsidP="00662A63">
      <w:pPr>
        <w:pStyle w:val="BodyText"/>
        <w:numPr>
          <w:ilvl w:val="2"/>
          <w:numId w:val="93"/>
        </w:numPr>
        <w:ind w:left="454" w:hanging="454"/>
      </w:pPr>
      <w:r w:rsidRPr="0022764C">
        <w:t>punitive or exemplary damages.</w:t>
      </w:r>
    </w:p>
    <w:p w14:paraId="5A5CBE73" w14:textId="77777777" w:rsidR="00C07262" w:rsidRPr="0022764C" w:rsidRDefault="004A758F">
      <w:pPr>
        <w:pStyle w:val="Heading3"/>
      </w:pPr>
      <w:r w:rsidRPr="0022764C">
        <w:t>Northern Ireland</w:t>
      </w:r>
    </w:p>
    <w:p w14:paraId="33031E77" w14:textId="77777777" w:rsidR="00C07262" w:rsidRPr="0022764C" w:rsidRDefault="004A758F">
      <w:pPr>
        <w:pStyle w:val="BodyText"/>
        <w:rPr>
          <w:bCs/>
        </w:rPr>
      </w:pPr>
      <w:r w:rsidRPr="0022764C">
        <w:t xml:space="preserve">(Applicable only to the Business “All Risks”, Production Property “All Risks”, Business Interruption “All Risks”, Money and Production Indemnity “All Risks” Sections)</w:t>
      </w:r>
      <w:r w:rsidRPr="0022764C">
        <w:rPr>
          <w:b/>
        </w:rPr>
        <w:t/>
      </w:r>
    </w:p>
    <w:p w14:paraId="19B48929" w14:textId="77777777"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to any property in Northern Ireland or loss resulting therefrom caused by or happening through or in consequence of riot, civil commotion, and (except in respect of </w:t>
      </w:r>
      <w:r w:rsidRPr="0022764C">
        <w:rPr>
          <w:b/>
        </w:rPr>
        <w:t>Damage</w:t>
      </w:r>
      <w:r w:rsidRPr="0022764C">
        <w:t xml:space="preserve"> by fire or explosion) strikers, locked-out workers, persons taking part in labour disturbances or malicious persons. </w:t>
      </w:r>
    </w:p>
    <w:p w14:paraId="3DFE99C6" w14:textId="77777777" w:rsidR="00C07262" w:rsidRPr="0022764C" w:rsidRDefault="004A758F">
      <w:pPr>
        <w:pStyle w:val="Heading3"/>
      </w:pPr>
      <w:r w:rsidRPr="0022764C">
        <w:t>Nuclear</w:t>
      </w:r>
    </w:p>
    <w:p w14:paraId="6B5E1D64" w14:textId="77777777"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to any property whatsoever or any claim or expense resulting or arising from any </w:t>
      </w:r>
      <w:r w:rsidRPr="0022764C">
        <w:rPr>
          <w:b/>
        </w:rPr>
        <w:t>Consequential Loss</w:t>
      </w:r>
      <w:r w:rsidRPr="0022764C">
        <w:t xml:space="preserve"> or from any legal liability directly or in any way caused by or contributed to, by or arising from:</w:t>
      </w:r>
    </w:p>
    <w:p w14:paraId="149A64B7" w14:textId="77777777" w:rsidR="00C07262" w:rsidRPr="0022764C" w:rsidRDefault="004A758F" w:rsidP="00662A63">
      <w:pPr>
        <w:pStyle w:val="BodyText"/>
        <w:numPr>
          <w:ilvl w:val="2"/>
          <w:numId w:val="92"/>
        </w:numPr>
        <w:ind w:left="454" w:hanging="454"/>
      </w:pPr>
      <w:r w:rsidRPr="0022764C">
        <w:t>ionising radiations or contamination by radioactivity from any nuclear fuel or from any nuclear waste from the combustion of nuclear fuel; or</w:t>
      </w:r>
    </w:p>
    <w:p w14:paraId="02167CCD" w14:textId="77777777" w:rsidR="00C07262" w:rsidRPr="0022764C" w:rsidRDefault="004A758F" w:rsidP="00662A63">
      <w:pPr>
        <w:pStyle w:val="BodyText"/>
        <w:numPr>
          <w:ilvl w:val="2"/>
          <w:numId w:val="92"/>
        </w:numPr>
        <w:ind w:left="454" w:hanging="454"/>
      </w:pPr>
      <w:r w:rsidRPr="0022764C">
        <w:t>the radioactive, toxic, explosive or other hazardous properties of any explosive nuclear assembly or nuclear component thereof;</w:t>
      </w:r>
    </w:p>
    <w:p w14:paraId="33BE806B" w14:textId="77777777" w:rsidR="00C07262" w:rsidRPr="0022764C" w:rsidRDefault="004A758F">
      <w:pPr>
        <w:pStyle w:val="BodyText"/>
      </w:pPr>
      <w:r w:rsidRPr="0022764C">
        <w:t xml:space="preserve">provided that in respect of the Employers’ Liability </w:t>
      </w:r>
      <w:r w:rsidRPr="0022764C">
        <w:rPr>
          <w:b/>
        </w:rPr>
        <w:t>Section</w:t>
      </w:r>
      <w:r w:rsidRPr="0022764C">
        <w:t xml:space="preserve"> this Exclusion shall only apply where the </w:t>
      </w:r>
      <w:r w:rsidRPr="0022764C">
        <w:rPr>
          <w:b/>
        </w:rPr>
        <w:t>Insured</w:t>
      </w:r>
      <w:r w:rsidRPr="0022764C">
        <w:t xml:space="preserve"> has contractually: </w:t>
      </w:r>
    </w:p>
    <w:p w14:paraId="2E514857" w14:textId="77777777" w:rsidR="00C07262" w:rsidRPr="0022764C" w:rsidRDefault="004A758F" w:rsidP="00662A63">
      <w:pPr>
        <w:pStyle w:val="BodyText"/>
        <w:numPr>
          <w:ilvl w:val="1"/>
          <w:numId w:val="91"/>
        </w:numPr>
        <w:ind w:left="454" w:hanging="454"/>
      </w:pPr>
      <w:r w:rsidRPr="0022764C">
        <w:t>undertaken to indemnify another party; or</w:t>
      </w:r>
    </w:p>
    <w:p w14:paraId="7F50F650" w14:textId="77777777" w:rsidR="00C07262" w:rsidRPr="0022764C" w:rsidRDefault="004A758F" w:rsidP="00662A63">
      <w:pPr>
        <w:pStyle w:val="BodyText"/>
        <w:numPr>
          <w:ilvl w:val="1"/>
          <w:numId w:val="91"/>
        </w:numPr>
        <w:ind w:left="454" w:hanging="454"/>
      </w:pPr>
      <w:r w:rsidRPr="0022764C">
        <w:t>assumed liability which would not have attached in the absence of such contract.</w:t>
      </w:r>
    </w:p>
    <w:p w14:paraId="60064A8E" w14:textId="77777777" w:rsidR="00C07262" w:rsidRPr="0022764C" w:rsidRDefault="004A758F">
      <w:pPr>
        <w:pStyle w:val="Heading3"/>
      </w:pPr>
      <w:r w:rsidRPr="0022764C">
        <w:t>Pollution</w:t>
      </w:r>
    </w:p>
    <w:p w14:paraId="6C670E36" w14:textId="77777777" w:rsidR="00C07262" w:rsidRPr="0022764C" w:rsidRDefault="004A758F">
      <w:pPr>
        <w:pStyle w:val="BodyText"/>
        <w:rPr>
          <w:bCs/>
        </w:rPr>
      </w:pPr>
      <w:r w:rsidRPr="0022764C">
        <w:t xml:space="preserve">(Applicable only to the Business “All Risks”,”, Business Interruption “All Risks” and Production Indemnity “All Risks” Sections,)</w:t>
      </w:r>
      <w:r w:rsidRPr="0022764C">
        <w:rPr>
          <w:b/>
        </w:rPr>
        <w:t/>
      </w:r>
      <w:r w:rsidRPr="0022764C">
        <w:t/>
      </w:r>
      <w:r w:rsidRPr="0022764C">
        <w:rPr>
          <w:b/>
        </w:rPr>
        <w:t/>
      </w:r>
    </w:p>
    <w:p w14:paraId="48992BA5" w14:textId="77777777"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caused by </w:t>
      </w:r>
      <w:r w:rsidRPr="0022764C">
        <w:rPr>
          <w:b/>
        </w:rPr>
        <w:t>Pollution</w:t>
      </w:r>
      <w:r w:rsidRPr="0022764C">
        <w:t xml:space="preserve"> to p</w:t>
      </w:r>
      <w:r w:rsidRPr="0022764C">
        <w:rPr>
          <w:bCs/>
        </w:rPr>
        <w:t>roperty insured</w:t>
      </w:r>
      <w:r w:rsidRPr="0022764C">
        <w:t xml:space="preserve"> other than caused by:</w:t>
      </w:r>
    </w:p>
    <w:p w14:paraId="372C46DD" w14:textId="77777777" w:rsidR="00C07262" w:rsidRPr="0022764C" w:rsidRDefault="004A758F" w:rsidP="00662A63">
      <w:pPr>
        <w:pStyle w:val="BodyText"/>
        <w:numPr>
          <w:ilvl w:val="0"/>
          <w:numId w:val="90"/>
        </w:numPr>
        <w:ind w:left="454" w:hanging="454"/>
      </w:pPr>
      <w:r w:rsidRPr="0022764C">
        <w:rPr>
          <w:b/>
        </w:rPr>
        <w:t>Pollution</w:t>
      </w:r>
      <w:r w:rsidRPr="0022764C">
        <w:t xml:space="preserve"> which itself results from a </w:t>
      </w:r>
      <w:r w:rsidRPr="0022764C">
        <w:rPr>
          <w:b/>
        </w:rPr>
        <w:t>Defined Peril</w:t>
      </w:r>
      <w:r w:rsidRPr="0022764C">
        <w:t>; or</w:t>
      </w:r>
    </w:p>
    <w:p w14:paraId="38A751AB" w14:textId="77777777" w:rsidR="00C07262" w:rsidRPr="0022764C" w:rsidRDefault="004A758F" w:rsidP="00662A63">
      <w:pPr>
        <w:pStyle w:val="BodyText"/>
        <w:numPr>
          <w:ilvl w:val="0"/>
          <w:numId w:val="90"/>
        </w:numPr>
        <w:ind w:left="454" w:hanging="454"/>
      </w:pPr>
      <w:r w:rsidRPr="0022764C">
        <w:t xml:space="preserve">any </w:t>
      </w:r>
      <w:r w:rsidRPr="0022764C">
        <w:rPr>
          <w:b/>
        </w:rPr>
        <w:t>Defined Peril</w:t>
      </w:r>
      <w:r w:rsidRPr="0022764C">
        <w:t xml:space="preserve"> which itself results from </w:t>
      </w:r>
      <w:r w:rsidRPr="0022764C">
        <w:rPr>
          <w:b/>
        </w:rPr>
        <w:t>Pollution</w:t>
      </w:r>
      <w:r w:rsidRPr="0022764C">
        <w:t>.</w:t>
      </w:r>
    </w:p>
    <w:p w14:paraId="05F4EE9B" w14:textId="77777777" w:rsidR="00C07262" w:rsidRPr="0022764C" w:rsidRDefault="004A758F">
      <w:pPr>
        <w:pStyle w:val="BodyText"/>
      </w:pPr>
      <w:r w:rsidRPr="0022764C">
        <w:t xml:space="preserve">in respect of the Production Property "All Risks" </w:t>
      </w:r>
      <w:r w:rsidRPr="0022764C">
        <w:rPr>
          <w:b/>
        </w:rPr>
        <w:t>Section</w:t>
      </w:r>
      <w:r w:rsidRPr="0022764C">
        <w:t xml:space="preserve"> of this </w:t>
      </w:r>
      <w:r w:rsidRPr="0022764C">
        <w:rPr>
          <w:b/>
        </w:rPr>
        <w:t xml:space="preserve">Policy </w:t>
      </w:r>
      <w:r w:rsidRPr="0022764C">
        <w:t>1 and 2 above do not apply</w:t>
      </w:r>
      <w:r w:rsidRPr="0022764C">
        <w:rPr>
          <w:b/>
        </w:rPr>
        <w:t xml:space="preserve"> </w:t>
      </w:r>
      <w:r w:rsidRPr="0022764C">
        <w:t xml:space="preserve">subject to a maximum </w:t>
      </w:r>
      <w:r w:rsidRPr="0022764C">
        <w:rPr>
          <w:b/>
        </w:rPr>
        <w:t>Insurer’s</w:t>
      </w:r>
      <w:r w:rsidRPr="0022764C">
        <w:t xml:space="preserve"> liability of GBP 500,000 (five hundred thousand pounds sterling)</w:t>
      </w:r>
    </w:p>
    <w:p w14:paraId="20726FDA" w14:textId="77777777" w:rsidR="00C07262" w:rsidRPr="0022764C" w:rsidRDefault="004A758F">
      <w:pPr>
        <w:pStyle w:val="Heading3"/>
      </w:pPr>
      <w:r w:rsidRPr="0022764C">
        <w:t>Property Cyber and Data Endorsement</w:t>
      </w:r>
    </w:p>
    <w:p w14:paraId="6139B2DE" w14:textId="77777777" w:rsidR="00C07262" w:rsidRPr="0022764C" w:rsidRDefault="004A758F" w:rsidP="00662A63">
      <w:pPr>
        <w:pStyle w:val="BodyText"/>
        <w:numPr>
          <w:ilvl w:val="0"/>
          <w:numId w:val="88"/>
        </w:numPr>
        <w:ind w:left="454" w:hanging="454"/>
      </w:pPr>
      <w:r w:rsidRPr="0022764C">
        <w:t xml:space="preserve">Notwithstanding any other provision of this </w:t>
      </w:r>
      <w:r w:rsidRPr="0022764C">
        <w:rPr>
          <w:b/>
          <w:bCs/>
        </w:rPr>
        <w:t>Policy</w:t>
      </w:r>
      <w:r w:rsidRPr="0022764C">
        <w:t xml:space="preserve"> or any endorsement thereto, this </w:t>
      </w:r>
      <w:r w:rsidRPr="0022764C">
        <w:rPr>
          <w:b/>
          <w:bCs/>
        </w:rPr>
        <w:t>Policy</w:t>
      </w:r>
      <w:r w:rsidRPr="0022764C">
        <w:t xml:space="preserve"> excludes any: </w:t>
      </w:r>
    </w:p>
    <w:p w14:paraId="7D8FE315" w14:textId="77777777" w:rsidR="00C07262" w:rsidRPr="0022764C" w:rsidRDefault="004A758F" w:rsidP="00662A63">
      <w:pPr>
        <w:pStyle w:val="BodyText"/>
        <w:numPr>
          <w:ilvl w:val="2"/>
          <w:numId w:val="89"/>
        </w:numPr>
        <w:ind w:left="908" w:hanging="454"/>
      </w:pPr>
      <w:r w:rsidRPr="0022764C">
        <w:t xml:space="preserve">Cyber Loss, unless subject to the provisions of paragraph 2; </w:t>
      </w:r>
    </w:p>
    <w:p w14:paraId="1407A72D" w14:textId="77777777" w:rsidR="00C07262" w:rsidRPr="0022764C" w:rsidRDefault="004A758F" w:rsidP="00662A63">
      <w:pPr>
        <w:pStyle w:val="BodyText"/>
        <w:numPr>
          <w:ilvl w:val="2"/>
          <w:numId w:val="89"/>
        </w:numPr>
        <w:ind w:left="908" w:hanging="454"/>
      </w:pPr>
      <w:r w:rsidRPr="0022764C">
        <w:t xml:space="preserve">loss, </w:t>
      </w:r>
      <w:r w:rsidRPr="0022764C">
        <w:rPr>
          <w:b/>
          <w:bCs/>
        </w:rPr>
        <w:t>Damage</w:t>
      </w:r>
      <w:r w:rsidRPr="0022764C">
        <w:t xml:space="preserve">, liability, claim, cost, expense of whatsoever nature directly or in any way caused by, contributed to by, resulting from, arising out of </w:t>
      </w:r>
      <w:r w:rsidRPr="0022764C">
        <w:lastRenderedPageBreak/>
        <w:t xml:space="preserve">or in connection with any loss of use, reduction in functionality, repair, replacement, restoration or reproduction of any Data, including any amount pertaining to the value of such Data, unless subject to the provisions of paragraph 3; regardless of any other cause or event contributing concurrently or in any other sequence thereto. </w:t>
      </w:r>
    </w:p>
    <w:p w14:paraId="04A51748" w14:textId="77777777" w:rsidR="00C07262" w:rsidRPr="0022764C" w:rsidRDefault="004A758F" w:rsidP="00662A63">
      <w:pPr>
        <w:pStyle w:val="BodyText"/>
        <w:numPr>
          <w:ilvl w:val="0"/>
          <w:numId w:val="88"/>
        </w:numPr>
        <w:ind w:left="454" w:hanging="454"/>
      </w:pPr>
      <w:r w:rsidRPr="0022764C">
        <w:t xml:space="preserve">Subject to all the terms, Conditions, limitations and Exclusions of this </w:t>
      </w:r>
      <w:r w:rsidRPr="0022764C">
        <w:rPr>
          <w:b/>
          <w:bCs/>
        </w:rPr>
        <w:t>Policy</w:t>
      </w:r>
      <w:r w:rsidRPr="0022764C">
        <w:t xml:space="preserve"> or any endorsement thereto, this </w:t>
      </w:r>
      <w:r w:rsidRPr="0022764C">
        <w:rPr>
          <w:b/>
          <w:bCs/>
        </w:rPr>
        <w:t>Policy</w:t>
      </w:r>
      <w:r w:rsidRPr="0022764C">
        <w:t xml:space="preserve"> covers </w:t>
      </w:r>
      <w:r w:rsidRPr="0022764C">
        <w:rPr>
          <w:b/>
          <w:bCs/>
        </w:rPr>
        <w:t>Damage</w:t>
      </w:r>
      <w:r w:rsidRPr="0022764C">
        <w:t xml:space="preserve"> to property insured under this </w:t>
      </w:r>
      <w:r w:rsidRPr="0022764C">
        <w:rPr>
          <w:b/>
          <w:bCs/>
        </w:rPr>
        <w:t>Policy</w:t>
      </w:r>
      <w:r w:rsidRPr="0022764C">
        <w:t xml:space="preserve"> caused by any ensuing fire or explosion which directly results from a Cyber Incident, unless that Cyber Incident is caused by, contributed to by, resulting from, arising out of or in connection with a Cyber Act including, but not limited to, any action taken in controlling, preventing, suppressing or remediating any Cyber Act. </w:t>
      </w:r>
    </w:p>
    <w:p w14:paraId="4C7AE5E5" w14:textId="77777777" w:rsidR="00C07262" w:rsidRPr="0022764C" w:rsidRDefault="004A758F" w:rsidP="00662A63">
      <w:pPr>
        <w:pStyle w:val="BodyText"/>
        <w:numPr>
          <w:ilvl w:val="0"/>
          <w:numId w:val="88"/>
        </w:numPr>
        <w:ind w:left="454" w:hanging="454"/>
      </w:pPr>
      <w:r w:rsidRPr="0022764C">
        <w:t xml:space="preserve">Subject to all the terms, Conditions, limitations and Exclusions of this </w:t>
      </w:r>
      <w:r w:rsidRPr="0022764C">
        <w:rPr>
          <w:b/>
          <w:bCs/>
        </w:rPr>
        <w:t>Policy</w:t>
      </w:r>
      <w:r w:rsidRPr="0022764C">
        <w:t xml:space="preserve"> or any endorsement thereto, should Data Processing Media owned or operated by the </w:t>
      </w:r>
      <w:r w:rsidRPr="0022764C">
        <w:rPr>
          <w:b/>
          <w:bCs/>
        </w:rPr>
        <w:t>Insured</w:t>
      </w:r>
      <w:r w:rsidRPr="0022764C">
        <w:t xml:space="preserve"> suffer </w:t>
      </w:r>
      <w:r w:rsidRPr="0022764C">
        <w:rPr>
          <w:b/>
          <w:bCs/>
        </w:rPr>
        <w:t>Damage</w:t>
      </w:r>
      <w:r w:rsidRPr="0022764C">
        <w:t xml:space="preserve"> insured by this </w:t>
      </w:r>
      <w:r w:rsidRPr="0022764C">
        <w:rPr>
          <w:b/>
          <w:bCs/>
        </w:rPr>
        <w:t>Policy</w:t>
      </w:r>
      <w:r w:rsidRPr="0022764C">
        <w:t xml:space="preserve">, then this </w:t>
      </w:r>
      <w:r w:rsidRPr="0022764C">
        <w:rPr>
          <w:b/>
          <w:bCs/>
        </w:rPr>
        <w:t>Policy</w:t>
      </w:r>
      <w:r w:rsidRPr="0022764C">
        <w:t xml:space="preserve"> will cover the cost to repair or replace the Data Processing Media itself plus the costs of copying the Data from back-up or from originals of a previous generation. These costs will not include research and engineering nor any costs of recreating, gathering or assembling the Data. If such media is not repaired, replaced or restored the basis of valuation shall be the cost of the blank Data Processing Media. However, this </w:t>
      </w:r>
      <w:r w:rsidRPr="0022764C">
        <w:rPr>
          <w:b/>
          <w:bCs/>
        </w:rPr>
        <w:t>Policy</w:t>
      </w:r>
      <w:r w:rsidRPr="0022764C">
        <w:t xml:space="preserve"> excludes any amount pertaining to the value of such Data, to the </w:t>
      </w:r>
      <w:r w:rsidRPr="0022764C">
        <w:rPr>
          <w:b/>
          <w:bCs/>
        </w:rPr>
        <w:t>Insured</w:t>
      </w:r>
      <w:r w:rsidRPr="0022764C">
        <w:t xml:space="preserve"> or any other party, even if such Data cannot be recreated, gathered or assembled. </w:t>
      </w:r>
    </w:p>
    <w:p w14:paraId="21D259A3" w14:textId="77777777" w:rsidR="00C07262" w:rsidRPr="0022764C" w:rsidRDefault="004A758F" w:rsidP="00662A63">
      <w:pPr>
        <w:pStyle w:val="BodyText"/>
        <w:numPr>
          <w:ilvl w:val="0"/>
          <w:numId w:val="88"/>
        </w:numPr>
        <w:ind w:left="454" w:hanging="454"/>
      </w:pPr>
      <w:r w:rsidRPr="0022764C">
        <w:t>In the event any portion of this Endorsement is found to be invalid or unenforceable, the remainder shall remain in full force and effect.</w:t>
      </w:r>
    </w:p>
    <w:p w14:paraId="1DC574B8" w14:textId="77777777" w:rsidR="00C07262" w:rsidRPr="0022764C" w:rsidRDefault="004A758F" w:rsidP="00662A63">
      <w:pPr>
        <w:pStyle w:val="BodyText"/>
        <w:numPr>
          <w:ilvl w:val="0"/>
          <w:numId w:val="88"/>
        </w:numPr>
        <w:ind w:left="454" w:hanging="454"/>
      </w:pPr>
      <w:r w:rsidRPr="0022764C">
        <w:t xml:space="preserve">This Endorsement supersedes and, if in conflict with any other wording in this </w:t>
      </w:r>
      <w:r w:rsidRPr="0022764C">
        <w:rPr>
          <w:b/>
          <w:bCs/>
        </w:rPr>
        <w:t>Policy</w:t>
      </w:r>
      <w:r w:rsidRPr="0022764C">
        <w:t xml:space="preserve"> or any Endorsement thereto having a bearing on Cyber Loss, Data or Data Processing Media, replaces that wording. </w:t>
      </w:r>
    </w:p>
    <w:p w14:paraId="3B1B7AA8" w14:textId="77777777" w:rsidR="00C07262" w:rsidRPr="0022764C" w:rsidRDefault="004A758F">
      <w:pPr>
        <w:pStyle w:val="Heading1"/>
      </w:pPr>
      <w:r w:rsidRPr="0022764C">
        <w:t xml:space="preserve">Definitions </w:t>
      </w:r>
    </w:p>
    <w:p w14:paraId="283D4145" w14:textId="77777777" w:rsidR="00C07262" w:rsidRPr="0022764C" w:rsidRDefault="004A758F">
      <w:pPr>
        <w:pStyle w:val="Heading3"/>
      </w:pPr>
      <w:r w:rsidRPr="0022764C">
        <w:t xml:space="preserve">Cyber Loss </w:t>
      </w:r>
    </w:p>
    <w:p w14:paraId="50FDBD6C" w14:textId="77777777" w:rsidR="00C07262" w:rsidRPr="0022764C" w:rsidRDefault="004A758F">
      <w:pPr>
        <w:pStyle w:val="BodyText"/>
      </w:pPr>
      <w:r w:rsidRPr="0022764C">
        <w:t xml:space="preserve">means any loss, </w:t>
      </w:r>
      <w:r w:rsidRPr="0022764C">
        <w:rPr>
          <w:b/>
          <w:bCs/>
        </w:rPr>
        <w:t>Damage</w:t>
      </w:r>
      <w:r w:rsidRPr="0022764C">
        <w:t xml:space="preserve">, liability, claim, cost or expense of whatsoever nature directly or in any way caused by, contributed to by, resulting from, arising out of or in connection with any Cyber Act or Cyber Incident including, but not limited to, any action taken in controlling, preventing, suppressing or remediating any Cyber Act or Cyber Incident. </w:t>
      </w:r>
    </w:p>
    <w:p w14:paraId="3158AB68" w14:textId="77777777" w:rsidR="00C07262" w:rsidRPr="0022764C" w:rsidRDefault="004A758F">
      <w:pPr>
        <w:pStyle w:val="Heading3"/>
      </w:pPr>
      <w:r w:rsidRPr="0022764C">
        <w:t xml:space="preserve">Cyber Act </w:t>
      </w:r>
    </w:p>
    <w:p w14:paraId="31B48016" w14:textId="77777777" w:rsidR="00C07262" w:rsidRPr="0022764C" w:rsidRDefault="004A758F">
      <w:pPr>
        <w:pStyle w:val="BodyText"/>
      </w:pPr>
      <w:r w:rsidRPr="0022764C">
        <w:t xml:space="preserve">means an unauthorised, malicious or criminal act or series of related unauthorised, malicious or criminal acts, regardless </w:t>
      </w:r>
      <w:r w:rsidRPr="0022764C">
        <w:t xml:space="preserve">of time and place, or the threat or hoax thereof involving access to, processing of, use of or operation of any Computer System. </w:t>
      </w:r>
    </w:p>
    <w:p w14:paraId="74A29485" w14:textId="77777777" w:rsidR="00C07262" w:rsidRPr="0022764C" w:rsidRDefault="004A758F">
      <w:pPr>
        <w:pStyle w:val="Heading3"/>
      </w:pPr>
      <w:r w:rsidRPr="0022764C">
        <w:t xml:space="preserve">Cyber Incident </w:t>
      </w:r>
    </w:p>
    <w:p w14:paraId="1C28ABED" w14:textId="77777777" w:rsidR="00C07262" w:rsidRPr="0022764C" w:rsidRDefault="004A758F">
      <w:pPr>
        <w:pStyle w:val="BodyText"/>
      </w:pPr>
      <w:r w:rsidRPr="0022764C">
        <w:t>means:</w:t>
      </w:r>
    </w:p>
    <w:p w14:paraId="5F587571" w14:textId="77777777" w:rsidR="00C07262" w:rsidRPr="0022764C" w:rsidRDefault="004A758F" w:rsidP="00662A63">
      <w:pPr>
        <w:pStyle w:val="BodyText"/>
        <w:numPr>
          <w:ilvl w:val="0"/>
          <w:numId w:val="87"/>
        </w:numPr>
        <w:ind w:left="454" w:hanging="454"/>
      </w:pPr>
      <w:r w:rsidRPr="0022764C">
        <w:t xml:space="preserve">any error or omission or series of related errors or omissions involving access to, processing of, use of or operation of any Computer System; or </w:t>
      </w:r>
    </w:p>
    <w:p w14:paraId="5F9E61CA" w14:textId="77777777" w:rsidR="00C07262" w:rsidRPr="0022764C" w:rsidRDefault="004A758F" w:rsidP="00662A63">
      <w:pPr>
        <w:pStyle w:val="BodyText"/>
        <w:numPr>
          <w:ilvl w:val="0"/>
          <w:numId w:val="87"/>
        </w:numPr>
        <w:ind w:left="454" w:hanging="454"/>
      </w:pPr>
      <w:r w:rsidRPr="0022764C">
        <w:t xml:space="preserve">any partial or total unavailability or failure or series of related partial or total unavailability or failures to access, process, use or operate any Computer System. </w:t>
      </w:r>
    </w:p>
    <w:p w14:paraId="5A1A783E" w14:textId="77777777" w:rsidR="00C07262" w:rsidRPr="0022764C" w:rsidRDefault="004A758F">
      <w:pPr>
        <w:pStyle w:val="Heading3"/>
      </w:pPr>
      <w:r w:rsidRPr="0022764C">
        <w:t xml:space="preserve">Computer System </w:t>
      </w:r>
    </w:p>
    <w:p w14:paraId="4483D803" w14:textId="77777777" w:rsidR="00C07262" w:rsidRPr="0022764C" w:rsidRDefault="004A758F">
      <w:pPr>
        <w:pStyle w:val="BodyText"/>
      </w:pPr>
      <w:r w:rsidRPr="0022764C">
        <w:t xml:space="preserve">means any computer, hardware, software, communications system, electronic device (including, but not limited to, smart phone, laptop, tablet, wearable device), server, cloud or microcontroller including any similar system or any configuration of the aforementioned and including any associated input, output, data storage device, networking equipment or back up facility, owned or operated by the </w:t>
      </w:r>
      <w:r w:rsidRPr="0022764C">
        <w:rPr>
          <w:b/>
          <w:bCs/>
        </w:rPr>
        <w:t>Insured</w:t>
      </w:r>
      <w:r w:rsidRPr="0022764C">
        <w:t xml:space="preserve"> or any other party. </w:t>
      </w:r>
    </w:p>
    <w:p w14:paraId="1102BDBD" w14:textId="77777777" w:rsidR="00C07262" w:rsidRPr="0022764C" w:rsidRDefault="004A758F">
      <w:pPr>
        <w:pStyle w:val="Heading3"/>
      </w:pPr>
      <w:r w:rsidRPr="0022764C">
        <w:t xml:space="preserve">Data </w:t>
      </w:r>
    </w:p>
    <w:p w14:paraId="3135BC8D" w14:textId="77777777" w:rsidR="00C07262" w:rsidRPr="0022764C" w:rsidRDefault="004A758F">
      <w:pPr>
        <w:pStyle w:val="BodyText"/>
      </w:pPr>
      <w:r w:rsidRPr="0022764C">
        <w:t xml:space="preserve">means information, facts, concepts, code or any other information of any kind that is recorded or transmitted in a form to be used, accessed, processed, transmitted or stored by a Computer System. </w:t>
      </w:r>
    </w:p>
    <w:p w14:paraId="758F2C3C" w14:textId="77777777" w:rsidR="00C07262" w:rsidRPr="0022764C" w:rsidRDefault="004A758F">
      <w:pPr>
        <w:pStyle w:val="Heading3"/>
      </w:pPr>
      <w:r w:rsidRPr="0022764C">
        <w:t xml:space="preserve">Data Processing Media </w:t>
      </w:r>
    </w:p>
    <w:p w14:paraId="10A0F0C9" w14:textId="77777777" w:rsidR="00C07262" w:rsidRPr="0022764C" w:rsidRDefault="004A758F">
      <w:pPr>
        <w:pStyle w:val="BodyText"/>
      </w:pPr>
      <w:r w:rsidRPr="0022764C">
        <w:t xml:space="preserve">means any property insured by this </w:t>
      </w:r>
      <w:r w:rsidRPr="0022764C">
        <w:rPr>
          <w:b/>
          <w:bCs/>
        </w:rPr>
        <w:t>Policy</w:t>
      </w:r>
      <w:r w:rsidRPr="0022764C">
        <w:t xml:space="preserve"> on which Data can be stored but not the Data itself.</w:t>
      </w:r>
    </w:p>
    <w:p w14:paraId="09421395" w14:textId="77777777" w:rsidR="00C07262" w:rsidRPr="0022764C" w:rsidRDefault="004A758F">
      <w:pPr>
        <w:pStyle w:val="Heading3"/>
      </w:pPr>
      <w:r w:rsidRPr="0022764C">
        <w:t>Sonic Bang</w:t>
      </w:r>
    </w:p>
    <w:p w14:paraId="46F5F652" w14:textId="77777777" w:rsidR="00C07262" w:rsidRPr="0022764C" w:rsidRDefault="004A758F">
      <w:pPr>
        <w:pStyle w:val="BodyText"/>
      </w:pPr>
      <w:r w:rsidRPr="0022764C">
        <w:t xml:space="preserve">(Not applicable to the Employers’ Liability, Public Liability and Products Liability </w:t>
      </w:r>
      <w:r w:rsidRPr="0022764C">
        <w:rPr>
          <w:b/>
        </w:rPr>
        <w:t>Sections</w:t>
      </w:r>
      <w:r w:rsidRPr="0022764C">
        <w:t>.)</w:t>
      </w:r>
    </w:p>
    <w:p w14:paraId="64F794A8" w14:textId="77777777"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occasioned by pressure waves caused by aircraft or other aerial devices travelling at sonic or supersonic speeds. </w:t>
      </w:r>
    </w:p>
    <w:p w14:paraId="090EEE51" w14:textId="77777777" w:rsidR="00C07262" w:rsidRPr="0022764C" w:rsidRDefault="004A758F">
      <w:pPr>
        <w:pStyle w:val="Heading3"/>
      </w:pPr>
      <w:r w:rsidRPr="0022764C">
        <w:t>Terrorism</w:t>
      </w:r>
    </w:p>
    <w:p w14:paraId="1CD94184" w14:textId="77777777" w:rsidR="00C07262" w:rsidRPr="0022764C" w:rsidRDefault="004A758F">
      <w:pPr>
        <w:pStyle w:val="BodyText"/>
        <w:rPr>
          <w:i/>
        </w:rPr>
      </w:pPr>
      <w:r w:rsidRPr="0022764C">
        <w:t xml:space="preserve">(Not applicable to the Terrorism, Employers’ Liability, Public Liability and Products Liability </w:t>
      </w:r>
      <w:r w:rsidRPr="0022764C">
        <w:rPr>
          <w:b/>
        </w:rPr>
        <w:t>Sections</w:t>
      </w:r>
      <w:r w:rsidRPr="0022764C">
        <w:t>).</w:t>
      </w:r>
    </w:p>
    <w:p w14:paraId="55B31F3F" w14:textId="77777777" w:rsidR="00C07262" w:rsidRPr="0022764C" w:rsidRDefault="004A758F" w:rsidP="00662A63">
      <w:pPr>
        <w:pStyle w:val="BodyText"/>
        <w:numPr>
          <w:ilvl w:val="0"/>
          <w:numId w:val="85"/>
        </w:numPr>
        <w:ind w:left="454" w:hanging="454"/>
      </w:pPr>
      <w:r w:rsidRPr="0022764C">
        <w:t xml:space="preserve">This </w:t>
      </w:r>
      <w:r w:rsidRPr="0022764C">
        <w:rPr>
          <w:b/>
          <w:bCs/>
        </w:rPr>
        <w:t>Policy</w:t>
      </w:r>
      <w:r w:rsidRPr="0022764C">
        <w:t xml:space="preserve"> does not cover:</w:t>
      </w:r>
    </w:p>
    <w:p w14:paraId="53C299DD" w14:textId="77777777" w:rsidR="00C07262" w:rsidRPr="0022764C" w:rsidRDefault="004A758F" w:rsidP="00662A63">
      <w:pPr>
        <w:pStyle w:val="BodyText"/>
        <w:numPr>
          <w:ilvl w:val="0"/>
          <w:numId w:val="86"/>
        </w:numPr>
        <w:ind w:left="908" w:hanging="454"/>
      </w:pPr>
      <w:r w:rsidRPr="0022764C">
        <w:rPr>
          <w:b/>
        </w:rPr>
        <w:t>Damage</w:t>
      </w:r>
      <w:r w:rsidRPr="0022764C">
        <w:t xml:space="preserve"> to property; or</w:t>
      </w:r>
    </w:p>
    <w:p w14:paraId="6B95954A" w14:textId="77777777" w:rsidR="00C07262" w:rsidRPr="0022764C" w:rsidRDefault="004A758F" w:rsidP="00662A63">
      <w:pPr>
        <w:pStyle w:val="BodyText"/>
        <w:numPr>
          <w:ilvl w:val="0"/>
          <w:numId w:val="86"/>
        </w:numPr>
        <w:ind w:left="908" w:hanging="454"/>
      </w:pPr>
      <w:r w:rsidRPr="0022764C">
        <w:t xml:space="preserve">any business interruption loss or that would in the absence of this exclusion be paid under the Business Interruption “All Risks” </w:t>
      </w:r>
      <w:r w:rsidRPr="0022764C">
        <w:rPr>
          <w:b/>
        </w:rPr>
        <w:t>Section</w:t>
      </w:r>
      <w:r w:rsidRPr="0022764C">
        <w:t>;</w:t>
      </w:r>
    </w:p>
    <w:p w14:paraId="648D2833" w14:textId="77777777" w:rsidR="00C07262" w:rsidRPr="0022764C" w:rsidRDefault="004A758F">
      <w:pPr>
        <w:pStyle w:val="BodyText"/>
        <w:ind w:left="454"/>
      </w:pPr>
      <w:r w:rsidRPr="0022764C">
        <w:t xml:space="preserve">resulting from or arising directly or in any way from </w:t>
      </w:r>
      <w:r w:rsidRPr="0022764C">
        <w:rPr>
          <w:b/>
        </w:rPr>
        <w:t>Terrorism</w:t>
      </w:r>
      <w:r w:rsidRPr="0022764C">
        <w:t>.</w:t>
      </w:r>
    </w:p>
    <w:p w14:paraId="164C1129" w14:textId="77777777" w:rsidR="00C07262" w:rsidRPr="0022764C" w:rsidRDefault="004A758F" w:rsidP="00662A63">
      <w:pPr>
        <w:pStyle w:val="BodyText"/>
        <w:numPr>
          <w:ilvl w:val="0"/>
          <w:numId w:val="85"/>
        </w:numPr>
        <w:ind w:left="454" w:hanging="454"/>
        <w:rPr>
          <w:b/>
        </w:rPr>
      </w:pPr>
      <w:r w:rsidRPr="0022764C">
        <w:lastRenderedPageBreak/>
        <w:t xml:space="preserve">In respect of the Business “All Risks”, Production Property “All Risks”, Business Interruption “All Risks”, Information, Technology, Money and Goods in Transit </w:t>
      </w:r>
      <w:r w:rsidRPr="0022764C">
        <w:rPr>
          <w:b/>
        </w:rPr>
        <w:t>Sections</w:t>
      </w:r>
      <w:r w:rsidRPr="0022764C">
        <w:t xml:space="preserve"> only this </w:t>
      </w:r>
      <w:r w:rsidRPr="0022764C">
        <w:rPr>
          <w:b/>
          <w:bCs/>
        </w:rPr>
        <w:t>Policy</w:t>
      </w:r>
      <w:r w:rsidRPr="0022764C">
        <w:t xml:space="preserve"> does not cover </w:t>
      </w:r>
      <w:r w:rsidRPr="0022764C">
        <w:rPr>
          <w:b/>
        </w:rPr>
        <w:t>Damage</w:t>
      </w:r>
      <w:r w:rsidRPr="0022764C">
        <w:t xml:space="preserve"> to property or any business interruption loss resulting therefrom of whatsoever nature directly or in any way caused by, occurring from or in connection with any action taken in controlling, preventing, suppressing or in any way relating to any act of </w:t>
      </w:r>
      <w:r w:rsidRPr="0022764C">
        <w:rPr>
          <w:b/>
        </w:rPr>
        <w:t>Terrorism.</w:t>
      </w:r>
    </w:p>
    <w:p w14:paraId="7F3B0332" w14:textId="77777777" w:rsidR="00C07262" w:rsidRPr="0022764C" w:rsidRDefault="004A758F">
      <w:pPr>
        <w:pStyle w:val="Heading3"/>
      </w:pPr>
      <w:r w:rsidRPr="0022764C">
        <w:t>War &amp; Kindred Risks</w:t>
      </w:r>
    </w:p>
    <w:p w14:paraId="15F682F0" w14:textId="77777777" w:rsidR="00C07262" w:rsidRPr="0022764C" w:rsidRDefault="004A758F">
      <w:pPr>
        <w:pStyle w:val="BodyText"/>
      </w:pPr>
      <w:r w:rsidRPr="0022764C">
        <w:t xml:space="preserve">(Not applicable to the Employers’ Liability </w:t>
      </w:r>
      <w:r w:rsidRPr="0022764C">
        <w:rPr>
          <w:b/>
        </w:rPr>
        <w:t>Section</w:t>
      </w:r>
      <w:r w:rsidRPr="0022764C">
        <w:t>)</w:t>
      </w:r>
    </w:p>
    <w:p w14:paraId="2D09E8B6" w14:textId="77777777"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loss, cost, expense or liability of whatsoever nature directly or in any way occasioned by or in consequence of or arising out of war, invasion, act of foreign enemy, hostilities or warlike operations (whether war be declared or not), civil war, rebellion, revolution, insurrection or military or usurped power or nationalisation, confiscation, requisition, seizure or destruction by order of the Government or any Public Authority except destruction by the order of any Public Authority at the time of and for the purpose of preventing the spread of fire or explosion.</w:t>
      </w:r>
    </w:p>
    <w:p w14:paraId="70315872" w14:textId="77777777" w:rsidR="00C07262" w:rsidRPr="0022764C" w:rsidRDefault="00C07262">
      <w:pPr>
        <w:spacing w:line="240" w:lineRule="auto"/>
        <w:ind w:right="-81"/>
        <w:rPr>
          <w:rFonts w:asciiTheme="majorHAnsi" w:eastAsia="MS Mincho" w:hAnsiTheme="majorHAnsi" w:cstheme="majorHAnsi"/>
          <w:sz w:val="20"/>
        </w:rPr>
        <w:sectPr w:rsidR="00C07262" w:rsidRPr="0022764C">
          <w:headerReference w:type="default" r:id="rId14"/>
          <w:footerReference w:type="default" r:id="rId15"/>
          <w:type w:val="nextColumn"/>
          <w:pgSz w:w="11906" w:h="16838" w:orient="landscape"/>
          <w:pgMar w:top="1134" w:right="737" w:bottom="1134" w:left="737" w:header="454" w:footer="454" w:gutter="0"/>
          <w:cols w:num="2" w:space="708"/>
        </w:sectPr>
      </w:pPr>
    </w:p>
    <w:p w14:paraId="301AEE73" w14:textId="77777777" w:rsidR="00C07262" w:rsidRPr="0022764C" w:rsidRDefault="004A758F">
      <w:pPr>
        <w:pStyle w:val="Subtitle"/>
      </w:pPr>
      <w:bookmarkStart w:id="6009" w:name="tocpg_9"/>
      <w:bookmarkEnd w:id="6009"/>
      <w:bookmarkStart w:id="72" w:name="_Toc278032193"/>
      <w:bookmarkStart w:id="73" w:name="Section_1"/>
      <w:r w:rsidRPr="0022764C">
        <w:t>Section 1: Business “All Risks” Section</w:t>
      </w:r>
      <w:bookmarkEnd w:id="72"/>
      <w:bookmarkEnd w:id="73"/>
    </w:p>
    <w:p w14:paraId="143A6DF3" w14:textId="77777777" w:rsidR="00C07262" w:rsidRPr="0022764C" w:rsidRDefault="004A758F">
      <w:pPr>
        <w:pStyle w:val="Subtitle"/>
      </w:pPr>
      <w:r w:rsidRPr="0022764C">
        <w:t>(Premises Risk only)</w:t>
      </w:r>
    </w:p>
    <w:p w14:paraId="2098B149" w14:textId="77777777" w:rsidR="00C07262" w:rsidRPr="0022764C" w:rsidRDefault="004A758F">
      <w:pPr>
        <w:pStyle w:val="Heading1"/>
      </w:pPr>
      <w:r w:rsidRPr="0022764C">
        <w:t>Definitions</w:t>
      </w:r>
    </w:p>
    <w:p w14:paraId="1CD6053A" w14:textId="77777777" w:rsidR="00C07262" w:rsidRPr="0022764C" w:rsidRDefault="004A758F">
      <w:pPr>
        <w:pStyle w:val="Heading3"/>
      </w:pPr>
      <w:r w:rsidRPr="0022764C">
        <w:t>All Other Contents</w:t>
      </w:r>
    </w:p>
    <w:p w14:paraId="44BA5A8C" w14:textId="14F6156E" w:rsidR="00B41AF4" w:rsidRPr="0022764C" w:rsidRDefault="004A758F">
      <w:pPr>
        <w:pStyle w:val="BodyText"/>
      </w:pPr>
      <w:r w:rsidRPr="0022764C">
        <w:t xml:space="preserve">Any property not excluded by this </w:t>
      </w:r>
      <w:r w:rsidRPr="0022764C">
        <w:rPr>
          <w:b/>
        </w:rPr>
        <w:t>Policy</w:t>
      </w:r>
      <w:r w:rsidRPr="0022764C">
        <w:t>.</w:t>
      </w:r>
    </w:p>
    <w:p w14:paraId="78893D71" w14:textId="77777777" w:rsidR="00B41AF4" w:rsidRPr="0022764C" w:rsidRDefault="00B41AF4">
      <w:pPr>
        <w:pStyle w:val="BodyText"/>
      </w:pPr>
    </w:p>
    <w:p w14:paraId="6A139CCB" w14:textId="77777777" w:rsidR="00E24D64" w:rsidRPr="0022764C" w:rsidRDefault="00E24D64" w:rsidP="00E24D6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Accidental Discharge</w:t>
      </w:r>
    </w:p>
    <w:p w14:paraId="0D72FFFA" w14:textId="77777777" w:rsidR="00E24D64" w:rsidRPr="0022764C" w:rsidRDefault="00E24D64" w:rsidP="00E24D64">
      <w:pPr>
        <w:spacing w:before="0" w:after="160" w:line="278" w:lineRule="auto"/>
      </w:pPr>
      <w:r w:rsidRPr="0022764C">
        <w:t xml:space="preserve">This Extension covers the cost of refilling gas flooding systems following accidental discharge of the cylinders installed solely for the protection of the </w:t>
      </w:r>
      <w:r w:rsidRPr="0022764C">
        <w:rPr>
          <w:b/>
          <w:bCs/>
        </w:rPr>
        <w:t>Computer Equipment</w:t>
      </w:r>
      <w:r w:rsidRPr="0022764C">
        <w:t xml:space="preserve">, but excluding </w:t>
      </w:r>
      <w:r w:rsidRPr="0022764C">
        <w:rPr>
          <w:b/>
          <w:bCs/>
        </w:rPr>
        <w:t>Damage</w:t>
      </w:r>
      <w:r w:rsidRPr="0022764C">
        <w:t xml:space="preserve"> or </w:t>
      </w:r>
      <w:r w:rsidRPr="0022764C">
        <w:rPr>
          <w:b/>
          <w:bCs/>
        </w:rPr>
        <w:t>Breakdown</w:t>
      </w:r>
      <w:r w:rsidRPr="0022764C">
        <w:t xml:space="preserve"> arising:</w:t>
      </w:r>
    </w:p>
    <w:p w14:paraId="0FD2C056" w14:textId="77777777" w:rsidR="00E24D64" w:rsidRPr="0022764C" w:rsidRDefault="00E24D64" w:rsidP="00E24D64">
      <w:pPr>
        <w:numPr>
          <w:ilvl w:val="0"/>
          <w:numId w:val="535"/>
        </w:numPr>
        <w:spacing w:before="0" w:after="160" w:line="278" w:lineRule="auto"/>
      </w:pPr>
      <w:r w:rsidRPr="0022764C">
        <w:t xml:space="preserve">during installation, repairs, removal, alterations, extensions or testing of the gas flooding systems or any part or parts thereof; </w:t>
      </w:r>
    </w:p>
    <w:p w14:paraId="232964A8" w14:textId="77777777" w:rsidR="00E24D64" w:rsidRPr="0022764C" w:rsidRDefault="00E24D64" w:rsidP="00E24D64">
      <w:pPr>
        <w:numPr>
          <w:ilvl w:val="0"/>
          <w:numId w:val="535"/>
        </w:numPr>
        <w:spacing w:before="0" w:after="160" w:line="278" w:lineRule="auto"/>
      </w:pPr>
      <w:r w:rsidRPr="0022764C">
        <w:t xml:space="preserve">whilst the </w:t>
      </w:r>
      <w:r w:rsidRPr="0022764C">
        <w:rPr>
          <w:b/>
          <w:bCs/>
        </w:rPr>
        <w:t>Premises</w:t>
      </w:r>
      <w:r w:rsidRPr="0022764C">
        <w:t xml:space="preserve"> are </w:t>
      </w:r>
      <w:r w:rsidRPr="0022764C">
        <w:rPr>
          <w:b/>
          <w:bCs/>
        </w:rPr>
        <w:t>Unoccupied</w:t>
      </w:r>
      <w:r w:rsidRPr="0022764C">
        <w:t xml:space="preserve">; </w:t>
      </w:r>
    </w:p>
    <w:p w14:paraId="06074A77" w14:textId="77777777" w:rsidR="00E24D64" w:rsidRPr="0022764C" w:rsidRDefault="00E24D64" w:rsidP="00E24D64">
      <w:pPr>
        <w:numPr>
          <w:ilvl w:val="0"/>
          <w:numId w:val="535"/>
        </w:numPr>
        <w:spacing w:before="0" w:after="160" w:line="278" w:lineRule="auto"/>
      </w:pPr>
      <w:r w:rsidRPr="0022764C">
        <w:t xml:space="preserve">from the operation of the gas flooding systems with the intention to prevent, hinder or extinguish any fire; or </w:t>
      </w:r>
    </w:p>
    <w:p w14:paraId="60C06B01" w14:textId="77777777" w:rsidR="00E24D64" w:rsidRPr="0022764C" w:rsidRDefault="00E24D64" w:rsidP="00E24D64">
      <w:pPr>
        <w:numPr>
          <w:ilvl w:val="0"/>
          <w:numId w:val="535"/>
        </w:numPr>
        <w:spacing w:before="0" w:after="160" w:line="278" w:lineRule="auto"/>
      </w:pPr>
      <w:r w:rsidRPr="0022764C">
        <w:t xml:space="preserve">during repairs or alterations to the </w:t>
      </w:r>
      <w:r w:rsidRPr="0022764C">
        <w:rPr>
          <w:b/>
          <w:bCs/>
        </w:rPr>
        <w:t>Buildings</w:t>
      </w:r>
      <w:r w:rsidRPr="0022764C">
        <w:t xml:space="preserve"> in which the cylinders are situated. </w:t>
      </w:r>
    </w:p>
    <w:p w14:paraId="10EDFDC1" w14:textId="77777777" w:rsidR="00E24D64" w:rsidRPr="0022764C" w:rsidRDefault="00E24D64" w:rsidP="00E24D64">
      <w:pPr>
        <w:spacing w:before="0" w:after="160" w:line="278" w:lineRule="auto"/>
      </w:pPr>
      <w:r w:rsidRPr="0022764C">
        <w:t xml:space="preserve">Provided that the </w:t>
      </w:r>
      <w:r w:rsidRPr="0022764C">
        <w:rPr>
          <w:b/>
          <w:bCs/>
        </w:rPr>
        <w:t>Insurer</w:t>
      </w:r>
      <w:r w:rsidRPr="0022764C">
        <w:t>’s approval of such costs has first been obtained in writing.</w:t>
      </w:r>
    </w:p>
    <w:p w14:paraId="50FAA325" w14:textId="77777777"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Additional Rental Charge</w:t>
      </w:r>
    </w:p>
    <w:p w14:paraId="3A51A173" w14:textId="77777777" w:rsidR="00E17CD1" w:rsidRPr="0022764C" w:rsidRDefault="00E17CD1" w:rsidP="00E17CD1">
      <w:pPr>
        <w:spacing w:before="0" w:after="160" w:line="278" w:lineRule="auto"/>
      </w:pPr>
      <w:r w:rsidRPr="0022764C">
        <w:t xml:space="preserve">This Extension covers the additional rental charges arising in consequence of </w:t>
      </w:r>
      <w:r w:rsidRPr="0022764C">
        <w:rPr>
          <w:b/>
          <w:bCs/>
        </w:rPr>
        <w:t>Damage</w:t>
      </w:r>
      <w:r w:rsidRPr="0022764C">
        <w:t xml:space="preserve"> or </w:t>
      </w:r>
      <w:r w:rsidRPr="0022764C">
        <w:rPr>
          <w:b/>
          <w:bCs/>
        </w:rPr>
        <w:t>Breakdown</w:t>
      </w:r>
      <w:r w:rsidRPr="0022764C">
        <w:t xml:space="preserve"> necessitated by the cancellation of the lease, hire or rental contract in force at the date of the </w:t>
      </w:r>
      <w:r w:rsidRPr="0022764C">
        <w:rPr>
          <w:b/>
          <w:bCs/>
        </w:rPr>
        <w:t>Damage</w:t>
      </w:r>
      <w:r w:rsidRPr="0022764C">
        <w:t xml:space="preserve"> or </w:t>
      </w:r>
      <w:r w:rsidRPr="0022764C">
        <w:rPr>
          <w:b/>
          <w:bCs/>
        </w:rPr>
        <w:t>Breakdown</w:t>
      </w:r>
      <w:r w:rsidRPr="0022764C">
        <w:t xml:space="preserve"> and its replacement by a new contract for a similar item of property in respect of the period commencing after the expiry of the </w:t>
      </w:r>
      <w:r w:rsidRPr="0022764C">
        <w:rPr>
          <w:b/>
          <w:bCs/>
        </w:rPr>
        <w:t>Indemnity Period</w:t>
      </w:r>
      <w:r w:rsidRPr="0022764C">
        <w:t xml:space="preserve"> and ending not later than 24 (twenty-four) months thereafter or expiry of the lease, hire or rental contract in force at the date of the </w:t>
      </w:r>
      <w:r w:rsidRPr="0022764C">
        <w:rPr>
          <w:b/>
          <w:bCs/>
        </w:rPr>
        <w:t>Damage</w:t>
      </w:r>
      <w:r w:rsidRPr="0022764C">
        <w:t xml:space="preserve"> or </w:t>
      </w:r>
      <w:r w:rsidRPr="0022764C">
        <w:rPr>
          <w:b/>
          <w:bCs/>
        </w:rPr>
        <w:t>Breakdown</w:t>
      </w:r>
      <w:r w:rsidRPr="0022764C">
        <w:t>, whichever is the sooner.</w:t>
      </w:r>
    </w:p>
    <w:p w14:paraId="66048191" w14:textId="679D19A7" w:rsidR="00B41AF4" w:rsidRPr="0022764C" w:rsidRDefault="00B41AF4" w:rsidP="00E24D6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Ancillary Equipment</w:t>
      </w:r>
    </w:p>
    <w:p w14:paraId="55EB93D5" w14:textId="77777777" w:rsidR="00B41AF4" w:rsidRPr="0022764C" w:rsidRDefault="00B41AF4" w:rsidP="00B41AF4">
      <w:pPr>
        <w:spacing w:before="0" w:after="160" w:line="278" w:lineRule="auto"/>
      </w:pPr>
      <w:r w:rsidRPr="0022764C">
        <w:rPr>
          <w:b/>
          <w:bCs/>
        </w:rPr>
        <w:t>Ancillary Equipment</w:t>
      </w:r>
      <w:r w:rsidRPr="0022764C">
        <w:t xml:space="preserve"> means temperature and environmental control, power supply and voltage regularity equipment and protective devices exclusively for use with </w:t>
      </w:r>
      <w:r w:rsidRPr="0022764C">
        <w:rPr>
          <w:b/>
          <w:bCs/>
        </w:rPr>
        <w:t>Computer Equipment</w:t>
      </w:r>
      <w:r w:rsidRPr="0022764C">
        <w:t>.</w:t>
      </w:r>
    </w:p>
    <w:p w14:paraId="1ADB8AC2" w14:textId="77777777"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Breakdown</w:t>
      </w:r>
    </w:p>
    <w:p w14:paraId="7366EE2B" w14:textId="77777777" w:rsidR="00B41AF4" w:rsidRPr="0022764C" w:rsidRDefault="00B41AF4" w:rsidP="00B41AF4">
      <w:pPr>
        <w:spacing w:before="0" w:after="160" w:line="278" w:lineRule="auto"/>
      </w:pPr>
      <w:r w:rsidRPr="0022764C">
        <w:rPr>
          <w:b/>
          <w:bCs/>
        </w:rPr>
        <w:lastRenderedPageBreak/>
        <w:t>Breakdown</w:t>
      </w:r>
      <w:r w:rsidRPr="0022764C">
        <w:t xml:space="preserve"> means the actual breaking, distortion or electrical burn-out of any part of </w:t>
      </w:r>
      <w:r w:rsidRPr="0022764C">
        <w:rPr>
          <w:b/>
          <w:bCs/>
        </w:rPr>
        <w:t>Computer Equipment</w:t>
      </w:r>
      <w:r w:rsidRPr="0022764C">
        <w:t xml:space="preserve">, </w:t>
      </w:r>
      <w:r w:rsidRPr="0022764C">
        <w:rPr>
          <w:b/>
          <w:bCs/>
        </w:rPr>
        <w:t>Portable Computers</w:t>
      </w:r>
      <w:r w:rsidRPr="0022764C">
        <w:t xml:space="preserve">, </w:t>
      </w:r>
      <w:r w:rsidRPr="0022764C">
        <w:rPr>
          <w:b/>
          <w:bCs/>
        </w:rPr>
        <w:t>Ancillary Equipment</w:t>
      </w:r>
      <w:r w:rsidRPr="0022764C">
        <w:t xml:space="preserve">, </w:t>
      </w:r>
      <w:r w:rsidRPr="0022764C">
        <w:rPr>
          <w:b/>
          <w:bCs/>
        </w:rPr>
        <w:t>Business Machines</w:t>
      </w:r>
      <w:r w:rsidRPr="0022764C">
        <w:t xml:space="preserve"> or other </w:t>
      </w:r>
      <w:r w:rsidRPr="0022764C">
        <w:rPr>
          <w:b/>
          <w:bCs/>
        </w:rPr>
        <w:t>Information Technology Property</w:t>
      </w:r>
      <w:r w:rsidRPr="0022764C">
        <w:t xml:space="preserve"> whilst in use at the </w:t>
      </w:r>
      <w:r w:rsidRPr="0022764C">
        <w:rPr>
          <w:b/>
          <w:bCs/>
        </w:rPr>
        <w:t>Premises</w:t>
      </w:r>
      <w:r w:rsidRPr="0022764C">
        <w:t>, arising from defects in such property causing the sudden stoppage of its function and requiring its repair or replacement.</w:t>
      </w:r>
    </w:p>
    <w:p w14:paraId="0994A48B" w14:textId="77777777"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Business Machines</w:t>
      </w:r>
    </w:p>
    <w:p w14:paraId="26792291" w14:textId="77777777" w:rsidR="00B41AF4" w:rsidRPr="0022764C" w:rsidRDefault="00B41AF4" w:rsidP="00B41AF4">
      <w:pPr>
        <w:spacing w:before="0" w:after="160" w:line="278" w:lineRule="auto"/>
      </w:pPr>
      <w:r w:rsidRPr="0022764C">
        <w:rPr>
          <w:b/>
          <w:bCs/>
        </w:rPr>
        <w:t>Business Machines</w:t>
      </w:r>
      <w:r w:rsidRPr="0022764C">
        <w:t xml:space="preserve"> means equipment as detailed in the </w:t>
      </w:r>
      <w:r w:rsidRPr="0022764C">
        <w:rPr>
          <w:b/>
          <w:bCs/>
        </w:rPr>
        <w:t>Schedule</w:t>
      </w:r>
      <w:r w:rsidRPr="0022764C">
        <w:t xml:space="preserve"> to this </w:t>
      </w:r>
      <w:r w:rsidRPr="0022764C">
        <w:rPr>
          <w:b/>
          <w:bCs/>
        </w:rPr>
        <w:t>Section</w:t>
      </w:r>
      <w:r w:rsidRPr="0022764C">
        <w:t xml:space="preserve">, other than </w:t>
      </w:r>
      <w:r w:rsidRPr="0022764C">
        <w:rPr>
          <w:b/>
          <w:bCs/>
        </w:rPr>
        <w:t>Computer Equipment</w:t>
      </w:r>
      <w:r w:rsidRPr="0022764C">
        <w:t xml:space="preserve"> and electronic data processing equipment.</w:t>
      </w:r>
    </w:p>
    <w:p w14:paraId="043FB692" w14:textId="77777777" w:rsidR="00C07262" w:rsidRPr="0022764C" w:rsidRDefault="004A758F">
      <w:pPr>
        <w:pStyle w:val="Heading3"/>
      </w:pPr>
      <w:r w:rsidRPr="0022764C">
        <w:t>Contents</w:t>
      </w:r>
    </w:p>
    <w:p w14:paraId="1B4BBF55" w14:textId="330DC33C" w:rsidR="00C07262" w:rsidRPr="0022764C" w:rsidRDefault="004A758F">
      <w:pPr>
        <w:pStyle w:val="BodyText"/>
      </w:pPr>
      <w:r w:rsidRPr="0022764C">
        <w:t xml:space="preserve">Machinery, plant and </w:t>
      </w:r>
      <w:r w:rsidRPr="0022764C">
        <w:rPr>
          <w:bCs/>
        </w:rPr>
        <w:t>All Other Contents</w:t>
      </w:r>
      <w:r w:rsidRPr="0022764C">
        <w:t xml:space="preserve"> (other than </w:t>
      </w:r>
      <w:r w:rsidRPr="0022764C">
        <w:rPr>
          <w:bCs/>
        </w:rPr>
        <w:t xml:space="preserve">Stock, </w:t>
      </w:r>
      <w:r w:rsidRPr="0022764C">
        <w:t xml:space="preserve">landlord’s fixtures and fittings and tenant’s improvements) including, Computer Equipment, alterations and decorations belonging to the </w:t>
      </w:r>
      <w:r w:rsidRPr="0022764C">
        <w:rPr>
          <w:b/>
        </w:rPr>
        <w:t>Insured</w:t>
      </w:r>
      <w:r w:rsidRPr="0022764C">
        <w:t xml:space="preserve"> or held by them in trust for which they are responsible and situate at any of the </w:t>
      </w:r>
      <w:r w:rsidRPr="0022764C">
        <w:rPr>
          <w:b/>
          <w:bCs/>
        </w:rPr>
        <w:t>Insured’s</w:t>
      </w:r>
      <w:r w:rsidRPr="0022764C">
        <w:t xml:space="preserve"> </w:t>
      </w:r>
      <w:r w:rsidRPr="0022764C">
        <w:rPr>
          <w:b/>
        </w:rPr>
        <w:t>Premises</w:t>
      </w:r>
      <w:r w:rsidRPr="0022764C">
        <w:t>.</w:t>
      </w:r>
    </w:p>
    <w:p w14:paraId="62DFD5C2" w14:textId="77777777" w:rsidR="00B41AF4" w:rsidRPr="0022764C" w:rsidRDefault="00B41AF4">
      <w:pPr>
        <w:pStyle w:val="BodyText"/>
      </w:pPr>
    </w:p>
    <w:p w14:paraId="6751E3A2" w14:textId="77777777"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Computer Equipment</w:t>
      </w:r>
    </w:p>
    <w:p w14:paraId="4B969BBD" w14:textId="77777777" w:rsidR="00B41AF4" w:rsidRPr="0022764C" w:rsidRDefault="00B41AF4" w:rsidP="00B41AF4">
      <w:pPr>
        <w:spacing w:before="0" w:after="160" w:line="278" w:lineRule="auto"/>
      </w:pPr>
      <w:r w:rsidRPr="0022764C">
        <w:rPr>
          <w:b/>
          <w:bCs/>
        </w:rPr>
        <w:t>Computer Equipment</w:t>
      </w:r>
      <w:r w:rsidRPr="0022764C">
        <w:t xml:space="preserve"> means computer hardware, electronic data processing equipment, servers, desktop computers, terminals, monitors, keyboards, printers, scanners, network equipment, cabling and associated peripheral equipment used by the </w:t>
      </w:r>
      <w:r w:rsidRPr="0022764C">
        <w:rPr>
          <w:b/>
          <w:bCs/>
        </w:rPr>
        <w:t>Insured</w:t>
      </w:r>
      <w:r w:rsidRPr="0022764C">
        <w:t xml:space="preserve"> in connection with the </w:t>
      </w:r>
      <w:r w:rsidRPr="0022764C">
        <w:rPr>
          <w:b/>
          <w:bCs/>
        </w:rPr>
        <w:t>Business</w:t>
      </w:r>
      <w:r w:rsidRPr="0022764C">
        <w:t>.</w:t>
      </w:r>
    </w:p>
    <w:p w14:paraId="43F7CD83" w14:textId="77777777" w:rsidR="00C07262" w:rsidRPr="0022764C" w:rsidRDefault="004A758F">
      <w:pPr>
        <w:pStyle w:val="Heading3"/>
      </w:pPr>
      <w:r w:rsidRPr="0022764C">
        <w:t>Contract Price</w:t>
      </w:r>
    </w:p>
    <w:p w14:paraId="1493E5D2" w14:textId="77777777" w:rsidR="00C07262" w:rsidRPr="0022764C" w:rsidRDefault="004A758F">
      <w:pPr>
        <w:pStyle w:val="BodyText"/>
      </w:pPr>
      <w:r w:rsidRPr="0022764C">
        <w:t xml:space="preserve">The invoice value of the goods sold by the </w:t>
      </w:r>
      <w:r w:rsidRPr="0022764C">
        <w:rPr>
          <w:b/>
        </w:rPr>
        <w:t>Insured</w:t>
      </w:r>
      <w:r w:rsidRPr="0022764C">
        <w:t xml:space="preserve"> to the customer.</w:t>
      </w:r>
    </w:p>
    <w:p w14:paraId="6C0B3A00" w14:textId="77777777" w:rsidR="00B41AF4" w:rsidRPr="0022764C" w:rsidRDefault="00B41AF4">
      <w:pPr>
        <w:pStyle w:val="BodyText"/>
      </w:pPr>
    </w:p>
    <w:p w14:paraId="6CEB29C8" w14:textId="77777777"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Data Carrying Materials</w:t>
      </w:r>
    </w:p>
    <w:p w14:paraId="14AEC822" w14:textId="77777777" w:rsidR="00B41AF4" w:rsidRPr="0022764C" w:rsidRDefault="00B41AF4" w:rsidP="00B41AF4">
      <w:pPr>
        <w:spacing w:before="0" w:after="160" w:line="278" w:lineRule="auto"/>
      </w:pPr>
      <w:r w:rsidRPr="0022764C">
        <w:rPr>
          <w:b/>
          <w:bCs/>
        </w:rPr>
        <w:t>Data Carrying Materials</w:t>
      </w:r>
      <w:r w:rsidRPr="0022764C">
        <w:t xml:space="preserve"> means data carrying materials or programs, including associated racking equipment and disk and tape carry cases.</w:t>
      </w:r>
    </w:p>
    <w:p w14:paraId="1470186E" w14:textId="77777777"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Expediting Costs</w:t>
      </w:r>
    </w:p>
    <w:p w14:paraId="2B65E125" w14:textId="77777777" w:rsidR="00E17CD1" w:rsidRPr="0022764C" w:rsidRDefault="00E17CD1" w:rsidP="00E17CD1">
      <w:pPr>
        <w:spacing w:before="0" w:after="160" w:line="278" w:lineRule="auto"/>
      </w:pPr>
      <w:r w:rsidRPr="0022764C">
        <w:t>This Extension covers the costs necessarily and reasonably incurred for:</w:t>
      </w:r>
    </w:p>
    <w:p w14:paraId="7E7B1038" w14:textId="77777777" w:rsidR="00E17CD1" w:rsidRPr="0022764C" w:rsidRDefault="00E17CD1" w:rsidP="00E17CD1">
      <w:pPr>
        <w:numPr>
          <w:ilvl w:val="0"/>
          <w:numId w:val="536"/>
        </w:numPr>
        <w:spacing w:before="0" w:after="160" w:line="278" w:lineRule="auto"/>
      </w:pPr>
      <w:r w:rsidRPr="0022764C">
        <w:t xml:space="preserve">making a temporary repair or expediting a permanent repair of </w:t>
      </w:r>
      <w:r w:rsidRPr="0022764C">
        <w:rPr>
          <w:b/>
          <w:bCs/>
        </w:rPr>
        <w:t>Computer Equipment</w:t>
      </w:r>
      <w:r w:rsidRPr="0022764C">
        <w:t xml:space="preserve">; </w:t>
      </w:r>
    </w:p>
    <w:p w14:paraId="522A34FF" w14:textId="77777777" w:rsidR="00E17CD1" w:rsidRPr="0022764C" w:rsidRDefault="00E17CD1" w:rsidP="00E17CD1">
      <w:pPr>
        <w:numPr>
          <w:ilvl w:val="0"/>
          <w:numId w:val="536"/>
        </w:numPr>
        <w:spacing w:before="0" w:after="160" w:line="278" w:lineRule="auto"/>
      </w:pPr>
      <w:r w:rsidRPr="0022764C">
        <w:t xml:space="preserve">overtime working and work carried out on Sundays, holidays and outside usual office hours; and </w:t>
      </w:r>
    </w:p>
    <w:p w14:paraId="383FEFD5" w14:textId="77777777" w:rsidR="00E17CD1" w:rsidRPr="0022764C" w:rsidRDefault="00E17CD1" w:rsidP="00E17CD1">
      <w:pPr>
        <w:numPr>
          <w:ilvl w:val="0"/>
          <w:numId w:val="536"/>
        </w:numPr>
        <w:spacing w:before="0" w:after="160" w:line="278" w:lineRule="auto"/>
      </w:pPr>
      <w:r w:rsidRPr="0022764C">
        <w:t xml:space="preserve">transport costs at express carriage rates of replacement parts. </w:t>
      </w:r>
    </w:p>
    <w:p w14:paraId="13B206E7" w14:textId="77777777" w:rsidR="00E17CD1" w:rsidRPr="0022764C" w:rsidRDefault="00E17CD1" w:rsidP="00E17CD1">
      <w:pPr>
        <w:pStyle w:val="Heading3"/>
      </w:pPr>
      <w:r w:rsidRPr="0022764C">
        <w:t>Provided that the Insurer’s approval of such costs has first been obtained in writing</w:t>
      </w:r>
    </w:p>
    <w:p w14:paraId="08E46ADB" w14:textId="2F48B770" w:rsidR="00C07262" w:rsidRPr="0022764C" w:rsidRDefault="004A758F" w:rsidP="00E17CD1">
      <w:pPr>
        <w:pStyle w:val="Heading3"/>
      </w:pPr>
      <w:r w:rsidRPr="0022764C">
        <w:t>Exhibition Property</w:t>
      </w:r>
    </w:p>
    <w:p w14:paraId="3DE40490" w14:textId="3D875457" w:rsidR="00C07262" w:rsidRPr="0022764C" w:rsidRDefault="004A758F">
      <w:pPr>
        <w:pStyle w:val="BodyText"/>
      </w:pPr>
      <w:r w:rsidRPr="0022764C">
        <w:t>Exhibits (including demonstration and sample Stock/merchandise), stands, marquees, furniture, furnishings, display materials, office equipment, stationery and other similar property on the stands.</w:t>
      </w:r>
    </w:p>
    <w:p w14:paraId="230314AC" w14:textId="77777777" w:rsidR="00B41AF4" w:rsidRPr="0022764C" w:rsidRDefault="00B41AF4">
      <w:pPr>
        <w:pStyle w:val="BodyText"/>
      </w:pPr>
    </w:p>
    <w:p w14:paraId="7BE2197E" w14:textId="77777777"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Incompatibility</w:t>
      </w:r>
    </w:p>
    <w:p w14:paraId="2BF8F94D" w14:textId="77777777" w:rsidR="00E17CD1" w:rsidRPr="0022764C" w:rsidRDefault="00E17CD1" w:rsidP="00E17CD1">
      <w:pPr>
        <w:spacing w:before="0" w:after="160" w:line="278" w:lineRule="auto"/>
      </w:pPr>
      <w:r w:rsidRPr="0022764C">
        <w:t>This Extension covers the costs of:</w:t>
      </w:r>
    </w:p>
    <w:p w14:paraId="0980C2A3" w14:textId="77777777" w:rsidR="00E17CD1" w:rsidRPr="0022764C" w:rsidRDefault="00E17CD1" w:rsidP="00E17CD1">
      <w:pPr>
        <w:numPr>
          <w:ilvl w:val="0"/>
          <w:numId w:val="537"/>
        </w:numPr>
        <w:spacing w:before="0" w:after="160" w:line="278" w:lineRule="auto"/>
      </w:pPr>
      <w:r w:rsidRPr="0022764C">
        <w:t xml:space="preserve">modification of </w:t>
      </w:r>
      <w:r w:rsidRPr="0022764C">
        <w:rPr>
          <w:b/>
          <w:bCs/>
        </w:rPr>
        <w:t>Computer Equipment</w:t>
      </w:r>
      <w:r w:rsidRPr="0022764C">
        <w:t xml:space="preserve">; or </w:t>
      </w:r>
    </w:p>
    <w:p w14:paraId="2BB79B84" w14:textId="77777777" w:rsidR="00E17CD1" w:rsidRPr="0022764C" w:rsidRDefault="00E17CD1" w:rsidP="00E17CD1">
      <w:pPr>
        <w:numPr>
          <w:ilvl w:val="0"/>
          <w:numId w:val="537"/>
        </w:numPr>
        <w:spacing w:before="0" w:after="160" w:line="278" w:lineRule="auto"/>
      </w:pPr>
      <w:r w:rsidRPr="0022764C">
        <w:t xml:space="preserve">replacement of </w:t>
      </w:r>
      <w:r w:rsidRPr="0022764C">
        <w:rPr>
          <w:b/>
          <w:bCs/>
        </w:rPr>
        <w:t>Data Carrying Materials</w:t>
      </w:r>
      <w:r w:rsidRPr="0022764C">
        <w:t xml:space="preserve"> together with reinstatement of data contained thereon; </w:t>
      </w:r>
    </w:p>
    <w:p w14:paraId="3DD5E88D" w14:textId="77777777" w:rsidR="00E17CD1" w:rsidRPr="0022764C" w:rsidRDefault="00E17CD1" w:rsidP="00E17CD1">
      <w:pPr>
        <w:spacing w:before="0" w:after="160" w:line="278" w:lineRule="auto"/>
      </w:pPr>
      <w:r w:rsidRPr="0022764C">
        <w:t xml:space="preserve">whichever is the lesser to achieve compatibility in the event that loss of </w:t>
      </w:r>
      <w:r w:rsidRPr="0022764C">
        <w:rPr>
          <w:b/>
          <w:bCs/>
        </w:rPr>
        <w:t>Computer Equipment</w:t>
      </w:r>
      <w:r w:rsidRPr="0022764C">
        <w:t xml:space="preserve"> indemnified by this </w:t>
      </w:r>
      <w:r w:rsidRPr="0022764C">
        <w:rPr>
          <w:b/>
          <w:bCs/>
        </w:rPr>
        <w:t>Section</w:t>
      </w:r>
      <w:r w:rsidRPr="0022764C">
        <w:t xml:space="preserve"> has resulted in undamaged </w:t>
      </w:r>
      <w:r w:rsidRPr="0022764C">
        <w:rPr>
          <w:b/>
          <w:bCs/>
        </w:rPr>
        <w:t>Data Carrying Materials</w:t>
      </w:r>
      <w:r w:rsidRPr="0022764C">
        <w:t xml:space="preserve"> being incompatible with the replacement </w:t>
      </w:r>
      <w:r w:rsidRPr="0022764C">
        <w:rPr>
          <w:b/>
          <w:bCs/>
        </w:rPr>
        <w:t>Computer Equipment</w:t>
      </w:r>
      <w:r w:rsidRPr="0022764C">
        <w:t>.</w:t>
      </w:r>
    </w:p>
    <w:p w14:paraId="52473BA5" w14:textId="77777777" w:rsidR="00E17CD1" w:rsidRPr="0022764C" w:rsidRDefault="00E17CD1" w:rsidP="00E17CD1">
      <w:pPr>
        <w:spacing w:before="0" w:after="160" w:line="278" w:lineRule="auto"/>
      </w:pPr>
      <w:r w:rsidRPr="0022764C">
        <w:t xml:space="preserve">Provided that the </w:t>
      </w:r>
      <w:r w:rsidRPr="0022764C">
        <w:rPr>
          <w:b/>
          <w:bCs/>
        </w:rPr>
        <w:t>Insurer</w:t>
      </w:r>
      <w:r w:rsidRPr="0022764C">
        <w:t>’s approval of such costs has first been obtained in writing.</w:t>
      </w:r>
    </w:p>
    <w:p w14:paraId="731EC065" w14:textId="49F55317"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Information Technology Property</w:t>
      </w:r>
    </w:p>
    <w:p w14:paraId="7DC7E716" w14:textId="77777777" w:rsidR="00B41AF4" w:rsidRPr="0022764C" w:rsidRDefault="00B41AF4" w:rsidP="00B41AF4">
      <w:pPr>
        <w:spacing w:before="0" w:after="160" w:line="278" w:lineRule="auto"/>
      </w:pPr>
      <w:r w:rsidRPr="0022764C">
        <w:rPr>
          <w:b/>
          <w:bCs/>
        </w:rPr>
        <w:t>Information Technology Property</w:t>
      </w:r>
      <w:r w:rsidRPr="0022764C">
        <w:t xml:space="preserve"> means </w:t>
      </w:r>
      <w:r w:rsidRPr="0022764C">
        <w:rPr>
          <w:b/>
          <w:bCs/>
        </w:rPr>
        <w:t>Computer Equipment</w:t>
      </w:r>
      <w:r w:rsidRPr="0022764C">
        <w:t xml:space="preserve">, software, </w:t>
      </w:r>
      <w:r w:rsidRPr="0022764C">
        <w:rPr>
          <w:b/>
          <w:bCs/>
        </w:rPr>
        <w:t>Portable Computers</w:t>
      </w:r>
      <w:r w:rsidRPr="0022764C">
        <w:t xml:space="preserve">, </w:t>
      </w:r>
      <w:r w:rsidRPr="0022764C">
        <w:rPr>
          <w:b/>
          <w:bCs/>
        </w:rPr>
        <w:t>Ancillary Equipment</w:t>
      </w:r>
      <w:r w:rsidRPr="0022764C">
        <w:t xml:space="preserve">, </w:t>
      </w:r>
      <w:r w:rsidRPr="0022764C">
        <w:rPr>
          <w:b/>
          <w:bCs/>
        </w:rPr>
        <w:t>Data Carrying Materials</w:t>
      </w:r>
      <w:r w:rsidRPr="0022764C">
        <w:t xml:space="preserve">, </w:t>
      </w:r>
      <w:r w:rsidRPr="0022764C">
        <w:rPr>
          <w:b/>
          <w:bCs/>
        </w:rPr>
        <w:t>Business Machines</w:t>
      </w:r>
      <w:r w:rsidRPr="0022764C">
        <w:t xml:space="preserve"> and any other information technology, electronic data processing or computer-related items stated in the </w:t>
      </w:r>
      <w:r w:rsidRPr="0022764C">
        <w:rPr>
          <w:b/>
          <w:bCs/>
        </w:rPr>
        <w:t>Schedule</w:t>
      </w:r>
      <w:r w:rsidRPr="0022764C">
        <w:t xml:space="preserve"> to this </w:t>
      </w:r>
      <w:r w:rsidRPr="0022764C">
        <w:rPr>
          <w:b/>
          <w:bCs/>
        </w:rPr>
        <w:t>Section</w:t>
      </w:r>
      <w:r w:rsidRPr="0022764C">
        <w:t>.</w:t>
      </w:r>
    </w:p>
    <w:p w14:paraId="6F8FDA35" w14:textId="77777777" w:rsidR="00C07262" w:rsidRPr="0022764C" w:rsidRDefault="004A758F">
      <w:pPr>
        <w:pStyle w:val="Heading3"/>
      </w:pPr>
      <w:r w:rsidRPr="0022764C">
        <w:t>Inland</w:t>
      </w:r>
    </w:p>
    <w:p w14:paraId="7CB3118C" w14:textId="77777777" w:rsidR="00C07262" w:rsidRPr="0022764C" w:rsidRDefault="004A758F">
      <w:pPr>
        <w:pStyle w:val="BodyText"/>
      </w:pPr>
      <w:r w:rsidRPr="0022764C">
        <w:t xml:space="preserve">On land or any inland waterway within the </w:t>
      </w:r>
      <w:r w:rsidRPr="0022764C">
        <w:rPr>
          <w:b/>
        </w:rPr>
        <w:t>United Kingdom</w:t>
      </w:r>
      <w:r w:rsidRPr="0022764C">
        <w:t xml:space="preserve"> or the European Union.</w:t>
      </w:r>
    </w:p>
    <w:p w14:paraId="70557285" w14:textId="77777777" w:rsidR="00154331" w:rsidRPr="0022764C" w:rsidRDefault="00154331">
      <w:pPr>
        <w:pStyle w:val="BodyText"/>
      </w:pPr>
    </w:p>
    <w:p w14:paraId="0D26642C" w14:textId="77777777"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Involuntary Betterment</w:t>
      </w:r>
    </w:p>
    <w:p w14:paraId="14DDAED3" w14:textId="77777777" w:rsidR="00E17CD1" w:rsidRPr="0022764C" w:rsidRDefault="00E17CD1" w:rsidP="00E17CD1">
      <w:pPr>
        <w:spacing w:before="0" w:after="160" w:line="278" w:lineRule="auto"/>
      </w:pPr>
      <w:r w:rsidRPr="0022764C">
        <w:t>This Extension covers more extensive replacement property of a like kind and quality where replacement is not obtainable.</w:t>
      </w:r>
    </w:p>
    <w:p w14:paraId="17888908" w14:textId="77777777" w:rsidR="00E17CD1" w:rsidRPr="0022764C" w:rsidRDefault="00E17CD1" w:rsidP="00E17CD1">
      <w:pPr>
        <w:spacing w:before="0" w:after="160" w:line="278" w:lineRule="auto"/>
      </w:pPr>
      <w:r w:rsidRPr="0022764C">
        <w:t xml:space="preserve">New property which is as similar as possible to that suffering </w:t>
      </w:r>
      <w:r w:rsidRPr="0022764C">
        <w:rPr>
          <w:b/>
          <w:bCs/>
        </w:rPr>
        <w:t>Damage</w:t>
      </w:r>
      <w:r w:rsidRPr="0022764C">
        <w:t xml:space="preserve"> or </w:t>
      </w:r>
      <w:r w:rsidRPr="0022764C">
        <w:rPr>
          <w:b/>
          <w:bCs/>
        </w:rPr>
        <w:t>Breakdown</w:t>
      </w:r>
      <w:r w:rsidRPr="0022764C">
        <w:t xml:space="preserve"> and which is capable of performing the same function is deemed to be new property of a like kind and quality and in no event shall be considered as a betterment to the </w:t>
      </w:r>
      <w:r w:rsidRPr="0022764C">
        <w:rPr>
          <w:b/>
          <w:bCs/>
        </w:rPr>
        <w:t>Insured</w:t>
      </w:r>
      <w:r w:rsidRPr="0022764C">
        <w:t>.</w:t>
      </w:r>
    </w:p>
    <w:p w14:paraId="6BFDAA1B" w14:textId="77777777" w:rsidR="00E17CD1" w:rsidRPr="0022764C" w:rsidRDefault="00E17CD1" w:rsidP="00E17CD1">
      <w:pPr>
        <w:spacing w:before="0" w:after="160" w:line="278" w:lineRule="auto"/>
      </w:pPr>
      <w:r w:rsidRPr="0022764C">
        <w:t xml:space="preserve">Provided that the </w:t>
      </w:r>
      <w:r w:rsidRPr="0022764C">
        <w:rPr>
          <w:b/>
          <w:bCs/>
        </w:rPr>
        <w:t>Insurer</w:t>
      </w:r>
      <w:r w:rsidRPr="0022764C">
        <w:t>’s approval of such costs has first been obtained in writing.</w:t>
      </w:r>
    </w:p>
    <w:p w14:paraId="5E3A2B84" w14:textId="77777777" w:rsidR="007D05EF" w:rsidRPr="0022764C" w:rsidRDefault="007D05EF" w:rsidP="00E17CD1">
      <w:pPr>
        <w:spacing w:before="0" w:after="160" w:line="278" w:lineRule="auto"/>
      </w:pPr>
    </w:p>
    <w:p w14:paraId="07FD2E7A" w14:textId="77777777" w:rsidR="00E17CD1" w:rsidRPr="0022764C" w:rsidRDefault="00E17CD1" w:rsidP="00E17CD1">
      <w:pPr>
        <w:spacing w:before="0" w:after="160" w:line="278" w:lineRule="auto"/>
      </w:pPr>
    </w:p>
    <w:p w14:paraId="6E247778" w14:textId="77777777"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lastRenderedPageBreak/>
        <w:t>Maintenance Agreement</w:t>
      </w:r>
    </w:p>
    <w:p w14:paraId="080816BB" w14:textId="77777777" w:rsidR="00154331" w:rsidRPr="0022764C" w:rsidRDefault="00154331" w:rsidP="00154331">
      <w:pPr>
        <w:spacing w:before="0" w:after="160" w:line="278" w:lineRule="auto"/>
      </w:pPr>
      <w:r w:rsidRPr="0022764C">
        <w:rPr>
          <w:b/>
          <w:bCs/>
        </w:rPr>
        <w:t>Maintenance Agreement</w:t>
      </w:r>
      <w:r w:rsidRPr="0022764C">
        <w:t xml:space="preserve"> means a maintenance, rental, hire or lease agreement providing, at an inclusive cost, on-call remedial maintenance with free repair or replacement in the event of </w:t>
      </w:r>
      <w:r w:rsidRPr="0022764C">
        <w:rPr>
          <w:b/>
          <w:bCs/>
        </w:rPr>
        <w:t>Breakdown</w:t>
      </w:r>
      <w:r w:rsidRPr="0022764C">
        <w:t xml:space="preserve"> arising out of normal use.</w:t>
      </w:r>
    </w:p>
    <w:p w14:paraId="04F60EAD" w14:textId="77777777"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Portable Computers</w:t>
      </w:r>
    </w:p>
    <w:p w14:paraId="6E9DA576" w14:textId="77777777" w:rsidR="00154331" w:rsidRPr="0022764C" w:rsidRDefault="00154331" w:rsidP="00154331">
      <w:pPr>
        <w:spacing w:before="0" w:after="160" w:line="278" w:lineRule="auto"/>
      </w:pPr>
      <w:r w:rsidRPr="0022764C">
        <w:rPr>
          <w:b/>
          <w:bCs/>
        </w:rPr>
        <w:t>Portable Computers</w:t>
      </w:r>
      <w:r w:rsidRPr="0022764C">
        <w:t xml:space="preserve"> means laptops, personal computers and micro-computers designed to be carried by hand, including all peripheral equipment.</w:t>
      </w:r>
    </w:p>
    <w:p w14:paraId="5BF13A1F" w14:textId="77777777"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Property Insured</w:t>
      </w:r>
    </w:p>
    <w:p w14:paraId="4936E8F1" w14:textId="53960A89" w:rsidR="00C07262" w:rsidRPr="0022764C" w:rsidRDefault="004A758F">
      <w:pPr>
        <w:pStyle w:val="BodyText"/>
      </w:pPr>
      <w:r w:rsidRPr="0022764C">
        <w:t xml:space="preserve">Property Insured means Buildings, Contents, Stock, Rent, Information Technology Property and any other Items stated in the Schedule to this </w:t>
      </w:r>
      <w:del w:id="74" w:author="stuart wolstenholme" w:date="2026-05-29T12:33:00Z" w16du:dateUtc="2026-05-29T11:33:00Z">
        <w:r w:rsidRPr="0022764C" w:rsidDel="00BB79CB">
          <w:delText>Section .</w:delText>
        </w:r>
      </w:del>
      <w:ins w:id="75" w:author="stuart wolstenholme" w:date="2026-05-29T12:33:00Z" w16du:dateUtc="2026-05-29T11:33:00Z">
        <w:r w:rsidR="00BB79CB" w:rsidRPr="0022764C">
          <w:t>Section.</w:t>
        </w:r>
      </w:ins>
    </w:p>
    <w:p w14:paraId="5A93545E" w14:textId="77777777" w:rsidR="00C07262" w:rsidRPr="0022764C" w:rsidRDefault="004A758F">
      <w:pPr>
        <w:pStyle w:val="Heading3"/>
      </w:pPr>
      <w:r w:rsidRPr="0022764C">
        <w:t>Rent</w:t>
      </w:r>
    </w:p>
    <w:p w14:paraId="61188CC9" w14:textId="77777777" w:rsidR="00C07262" w:rsidRPr="0022764C" w:rsidRDefault="004A758F">
      <w:pPr>
        <w:pStyle w:val="BodyText"/>
      </w:pPr>
      <w:r w:rsidRPr="0022764C">
        <w:t xml:space="preserve">The amount of </w:t>
      </w:r>
      <w:r w:rsidRPr="0022764C">
        <w:rPr>
          <w:bCs/>
        </w:rPr>
        <w:t>rent</w:t>
      </w:r>
      <w:r w:rsidRPr="0022764C">
        <w:t xml:space="preserve"> payable by the </w:t>
      </w:r>
      <w:r w:rsidRPr="0022764C">
        <w:rPr>
          <w:b/>
        </w:rPr>
        <w:t>Insured</w:t>
      </w:r>
      <w:r w:rsidRPr="0022764C">
        <w:t xml:space="preserve"> in respect of the lease of the </w:t>
      </w:r>
      <w:r w:rsidRPr="0022764C">
        <w:rPr>
          <w:b/>
        </w:rPr>
        <w:t>Buildings</w:t>
      </w:r>
      <w:r w:rsidRPr="0022764C">
        <w:t>.</w:t>
      </w:r>
    </w:p>
    <w:p w14:paraId="05DDF7C7" w14:textId="77777777" w:rsidR="00C07262" w:rsidRPr="0022764C" w:rsidRDefault="004A758F">
      <w:pPr>
        <w:pStyle w:val="Heading3"/>
      </w:pPr>
      <w:r w:rsidRPr="0022764C">
        <w:t>Stock</w:t>
      </w:r>
    </w:p>
    <w:p w14:paraId="2F775154" w14:textId="50E5ECBF" w:rsidR="00C07262" w:rsidRPr="0022764C" w:rsidRDefault="004A758F">
      <w:pPr>
        <w:pStyle w:val="BodyText"/>
      </w:pPr>
      <w:r w:rsidRPr="0022764C">
        <w:rPr>
          <w:bCs/>
        </w:rPr>
        <w:t>Stock</w:t>
      </w:r>
      <w:r w:rsidRPr="0022764C">
        <w:t xml:space="preserve"> and materials in trade, merchandise (including work in progress which is the property of the </w:t>
      </w:r>
      <w:r w:rsidRPr="0022764C">
        <w:rPr>
          <w:b/>
        </w:rPr>
        <w:t xml:space="preserve">Insured </w:t>
      </w:r>
      <w:r w:rsidRPr="0022764C">
        <w:t xml:space="preserve">or held by them in trust or on commission) for which they are responsible whilst situate at the </w:t>
      </w:r>
      <w:r w:rsidRPr="0022764C">
        <w:rPr>
          <w:b/>
        </w:rPr>
        <w:t>Premises</w:t>
      </w:r>
      <w:r w:rsidRPr="0022764C">
        <w:t>.</w:t>
      </w:r>
    </w:p>
    <w:p w14:paraId="0F77DAA9" w14:textId="77777777" w:rsidR="00C07262" w:rsidRPr="0022764C" w:rsidRDefault="004A758F">
      <w:pPr>
        <w:pStyle w:val="Heading3"/>
      </w:pPr>
      <w:r w:rsidRPr="0022764C">
        <w:t>Transit</w:t>
      </w:r>
    </w:p>
    <w:p w14:paraId="040C4264" w14:textId="77777777" w:rsidR="00C07262" w:rsidRPr="0022764C" w:rsidRDefault="004A758F">
      <w:pPr>
        <w:pStyle w:val="BodyText"/>
        <w:rPr>
          <w:b/>
          <w:color w:val="00B0F0"/>
        </w:rPr>
      </w:pPr>
      <w:r w:rsidRPr="0022764C">
        <w:t xml:space="preserve">The conveyance of Exhibition Property by the </w:t>
      </w:r>
      <w:r w:rsidRPr="0022764C">
        <w:rPr>
          <w:b/>
        </w:rPr>
        <w:t xml:space="preserve">Insured’s </w:t>
      </w:r>
      <w:r w:rsidRPr="0022764C">
        <w:t>own vehicles including loading and unloading, or whilst being carried on public transport.</w:t>
      </w:r>
    </w:p>
    <w:p w14:paraId="655BA442" w14:textId="77777777" w:rsidR="00C07262" w:rsidRPr="0022764C" w:rsidRDefault="004A758F">
      <w:pPr>
        <w:pStyle w:val="Heading3"/>
      </w:pPr>
      <w:r w:rsidRPr="0022764C">
        <w:t>The Cover</w:t>
      </w:r>
    </w:p>
    <w:p w14:paraId="22F9A1F3" w14:textId="77777777" w:rsidR="00154331" w:rsidRPr="0022764C" w:rsidRDefault="00154331" w:rsidP="00154331"/>
    <w:p w14:paraId="1BAE5572" w14:textId="77777777" w:rsidR="00154331" w:rsidRPr="0022764C" w:rsidRDefault="00154331" w:rsidP="00154331">
      <w:pPr>
        <w:spacing w:before="0" w:after="160" w:line="278" w:lineRule="auto"/>
      </w:pPr>
      <w:r w:rsidRPr="0022764C">
        <w:t xml:space="preserve">If any of the </w:t>
      </w:r>
      <w:r w:rsidRPr="0022764C">
        <w:rPr>
          <w:b/>
          <w:bCs/>
        </w:rPr>
        <w:t>Property Insured</w:t>
      </w:r>
      <w:r w:rsidRPr="0022764C">
        <w:t xml:space="preserve"> suffers </w:t>
      </w:r>
      <w:r w:rsidRPr="0022764C">
        <w:rPr>
          <w:b/>
          <w:bCs/>
        </w:rPr>
        <w:t>Damage</w:t>
      </w:r>
      <w:r w:rsidRPr="0022764C">
        <w:t xml:space="preserve"> covered by this </w:t>
      </w:r>
      <w:r w:rsidRPr="0022764C">
        <w:rPr>
          <w:b/>
          <w:bCs/>
        </w:rPr>
        <w:t>Policy</w:t>
      </w:r>
      <w:r w:rsidRPr="0022764C">
        <w:t xml:space="preserve"> during the </w:t>
      </w:r>
      <w:r w:rsidRPr="0022764C">
        <w:rPr>
          <w:b/>
          <w:bCs/>
        </w:rPr>
        <w:t>Period of Insurance</w:t>
      </w:r>
      <w:r w:rsidRPr="0022764C">
        <w:t xml:space="preserve">, or if any </w:t>
      </w:r>
      <w:r w:rsidRPr="0022764C">
        <w:rPr>
          <w:b/>
          <w:bCs/>
        </w:rPr>
        <w:t>Information Technology Property</w:t>
      </w:r>
      <w:r w:rsidRPr="0022764C">
        <w:t xml:space="preserve"> suffers </w:t>
      </w:r>
      <w:r w:rsidRPr="0022764C">
        <w:rPr>
          <w:b/>
          <w:bCs/>
        </w:rPr>
        <w:t>Breakdown</w:t>
      </w:r>
      <w:r w:rsidRPr="0022764C">
        <w:t xml:space="preserve"> covered by this </w:t>
      </w:r>
      <w:r w:rsidRPr="0022764C">
        <w:rPr>
          <w:b/>
          <w:bCs/>
        </w:rPr>
        <w:t>Section</w:t>
      </w:r>
      <w:r w:rsidRPr="0022764C">
        <w:t xml:space="preserve"> during the </w:t>
      </w:r>
      <w:r w:rsidRPr="0022764C">
        <w:rPr>
          <w:b/>
          <w:bCs/>
        </w:rPr>
        <w:t>Period of Insurance</w:t>
      </w:r>
      <w:r w:rsidRPr="0022764C">
        <w:t xml:space="preserve">, the </w:t>
      </w:r>
      <w:r w:rsidRPr="0022764C">
        <w:rPr>
          <w:b/>
          <w:bCs/>
        </w:rPr>
        <w:t>Insurer</w:t>
      </w:r>
      <w:r w:rsidRPr="0022764C">
        <w:t xml:space="preserve"> will pay to the </w:t>
      </w:r>
      <w:r w:rsidRPr="0022764C">
        <w:rPr>
          <w:b/>
          <w:bCs/>
        </w:rPr>
        <w:t>Insured</w:t>
      </w:r>
      <w:r w:rsidRPr="0022764C">
        <w:t xml:space="preserve"> the value of the </w:t>
      </w:r>
      <w:r w:rsidRPr="0022764C">
        <w:rPr>
          <w:b/>
          <w:bCs/>
        </w:rPr>
        <w:t>Property Insured</w:t>
      </w:r>
      <w:r w:rsidRPr="0022764C">
        <w:t xml:space="preserve"> at the time of such </w:t>
      </w:r>
      <w:r w:rsidRPr="0022764C">
        <w:rPr>
          <w:b/>
          <w:bCs/>
        </w:rPr>
        <w:t>Damage</w:t>
      </w:r>
      <w:r w:rsidRPr="0022764C">
        <w:t xml:space="preserve"> or </w:t>
      </w:r>
      <w:r w:rsidRPr="0022764C">
        <w:rPr>
          <w:b/>
          <w:bCs/>
        </w:rPr>
        <w:t>Breakdown</w:t>
      </w:r>
      <w:r w:rsidRPr="0022764C">
        <w:t xml:space="preserve">, or at the </w:t>
      </w:r>
      <w:r w:rsidRPr="0022764C">
        <w:rPr>
          <w:b/>
          <w:bCs/>
        </w:rPr>
        <w:t>Insurer</w:t>
      </w:r>
      <w:r w:rsidRPr="0022764C">
        <w:t xml:space="preserve">’s option reinstate or replace such </w:t>
      </w:r>
      <w:r w:rsidRPr="0022764C">
        <w:rPr>
          <w:b/>
          <w:bCs/>
        </w:rPr>
        <w:t>Property Insured</w:t>
      </w:r>
      <w:r w:rsidRPr="0022764C">
        <w:t xml:space="preserve"> or any part of the </w:t>
      </w:r>
      <w:r w:rsidRPr="0022764C">
        <w:rPr>
          <w:b/>
          <w:bCs/>
        </w:rPr>
        <w:t>Property Insured</w:t>
      </w:r>
      <w:r w:rsidRPr="0022764C">
        <w:t>.</w:t>
      </w:r>
    </w:p>
    <w:p w14:paraId="6D8159B4" w14:textId="77777777" w:rsidR="00C07262" w:rsidRPr="0022764C" w:rsidRDefault="004A758F">
      <w:pPr>
        <w:pStyle w:val="Heading1"/>
      </w:pPr>
      <w:r w:rsidRPr="0022764C">
        <w:t>Basis of Settlement</w:t>
      </w:r>
    </w:p>
    <w:p w14:paraId="3B1D2EE4" w14:textId="1B38DC44" w:rsidR="00154331" w:rsidRPr="0022764C" w:rsidRDefault="004A758F" w:rsidP="00154331">
      <w:pPr>
        <w:pStyle w:val="Heading3"/>
      </w:pPr>
      <w:r w:rsidRPr="0022764C">
        <w:t>Indemnity Basis</w:t>
      </w:r>
    </w:p>
    <w:p w14:paraId="76991330" w14:textId="77777777" w:rsidR="00154331" w:rsidRPr="0022764C" w:rsidRDefault="00154331" w:rsidP="00154331"/>
    <w:p w14:paraId="6A324F8C" w14:textId="77777777" w:rsidR="00154331" w:rsidRPr="0022764C" w:rsidRDefault="00154331" w:rsidP="00154331">
      <w:pPr>
        <w:spacing w:before="0" w:after="160" w:line="278" w:lineRule="auto"/>
      </w:pPr>
      <w:r w:rsidRPr="0022764C">
        <w:t xml:space="preserve">The amount payable for all claims shall be the amount representing the value of the </w:t>
      </w:r>
      <w:r w:rsidRPr="0022764C">
        <w:rPr>
          <w:b/>
          <w:bCs/>
        </w:rPr>
        <w:t>Property Insured</w:t>
      </w:r>
      <w:r w:rsidRPr="0022764C">
        <w:t xml:space="preserve"> at the time of </w:t>
      </w:r>
      <w:r w:rsidRPr="0022764C">
        <w:rPr>
          <w:b/>
          <w:bCs/>
        </w:rPr>
        <w:t>Damage</w:t>
      </w:r>
      <w:r w:rsidRPr="0022764C">
        <w:t xml:space="preserve">, or in respect of </w:t>
      </w:r>
      <w:r w:rsidRPr="0022764C">
        <w:rPr>
          <w:b/>
          <w:bCs/>
        </w:rPr>
        <w:t>Information Technology Property</w:t>
      </w:r>
      <w:r w:rsidRPr="0022764C">
        <w:t xml:space="preserve"> at the time of </w:t>
      </w:r>
      <w:r w:rsidRPr="0022764C">
        <w:rPr>
          <w:b/>
          <w:bCs/>
        </w:rPr>
        <w:t>Damage</w:t>
      </w:r>
      <w:r w:rsidRPr="0022764C">
        <w:t xml:space="preserve"> or </w:t>
      </w:r>
      <w:r w:rsidRPr="0022764C">
        <w:rPr>
          <w:b/>
          <w:bCs/>
        </w:rPr>
        <w:t>Breakdown</w:t>
      </w:r>
      <w:r w:rsidRPr="0022764C">
        <w:t xml:space="preserve">, or the amount of such </w:t>
      </w:r>
      <w:r w:rsidRPr="0022764C">
        <w:rPr>
          <w:b/>
          <w:bCs/>
        </w:rPr>
        <w:t>Damage</w:t>
      </w:r>
      <w:r w:rsidRPr="0022764C">
        <w:t xml:space="preserve"> or </w:t>
      </w:r>
      <w:r w:rsidRPr="0022764C">
        <w:rPr>
          <w:b/>
          <w:bCs/>
        </w:rPr>
        <w:t>Breakdown</w:t>
      </w:r>
      <w:r w:rsidRPr="0022764C">
        <w:t xml:space="preserve">, subject to all the </w:t>
      </w:r>
      <w:r w:rsidRPr="0022764C">
        <w:t xml:space="preserve">terms, </w:t>
      </w:r>
      <w:r w:rsidRPr="0022764C">
        <w:rPr>
          <w:b/>
          <w:bCs/>
        </w:rPr>
        <w:t>Conditions</w:t>
      </w:r>
      <w:r w:rsidRPr="0022764C">
        <w:t xml:space="preserve"> and </w:t>
      </w:r>
      <w:r w:rsidRPr="0022764C">
        <w:rPr>
          <w:b/>
          <w:bCs/>
        </w:rPr>
        <w:t>Exclusions</w:t>
      </w:r>
      <w:r w:rsidRPr="0022764C">
        <w:t xml:space="preserve"> of this </w:t>
      </w:r>
      <w:r w:rsidRPr="0022764C">
        <w:rPr>
          <w:b/>
          <w:bCs/>
        </w:rPr>
        <w:t>Section</w:t>
      </w:r>
      <w:r w:rsidRPr="0022764C">
        <w:t xml:space="preserve"> and of the General Policy </w:t>
      </w:r>
      <w:r w:rsidRPr="0022764C">
        <w:rPr>
          <w:b/>
          <w:bCs/>
        </w:rPr>
        <w:t>Conditions</w:t>
      </w:r>
      <w:r w:rsidRPr="0022764C">
        <w:t xml:space="preserve"> and </w:t>
      </w:r>
      <w:r w:rsidRPr="0022764C">
        <w:rPr>
          <w:b/>
          <w:bCs/>
        </w:rPr>
        <w:t>Exclusions</w:t>
      </w:r>
      <w:r w:rsidRPr="0022764C">
        <w:t>, except where they are specifically varied herein.</w:t>
      </w:r>
    </w:p>
    <w:p w14:paraId="153157CB" w14:textId="77777777" w:rsidR="00154331" w:rsidRPr="0022764C" w:rsidRDefault="00154331" w:rsidP="00154331">
      <w:pPr>
        <w:spacing w:before="0" w:after="160" w:line="278" w:lineRule="auto"/>
        <w:rPr>
          <w:b/>
          <w:bCs/>
          <w:sz w:val="22"/>
          <w:szCs w:val="22"/>
        </w:rPr>
      </w:pPr>
      <w:r w:rsidRPr="0022764C">
        <w:rPr>
          <w:b/>
          <w:bCs/>
          <w:sz w:val="22"/>
          <w:szCs w:val="22"/>
        </w:rPr>
        <w:t>Reinstatement Basis</w:t>
      </w:r>
    </w:p>
    <w:p w14:paraId="2101D041" w14:textId="77777777" w:rsidR="00154331" w:rsidRPr="0022764C" w:rsidRDefault="00154331" w:rsidP="00154331">
      <w:pPr>
        <w:spacing w:before="0" w:after="160" w:line="278" w:lineRule="auto"/>
        <w:rPr>
          <w:b/>
          <w:bCs/>
        </w:rPr>
      </w:pPr>
      <w:r w:rsidRPr="0022764C">
        <w:t>Applicable to</w:t>
      </w:r>
      <w:r w:rsidRPr="0022764C">
        <w:rPr>
          <w:b/>
          <w:bCs/>
        </w:rPr>
        <w:t xml:space="preserve"> Buildings </w:t>
      </w:r>
      <w:r w:rsidRPr="0022764C">
        <w:t>and</w:t>
      </w:r>
      <w:r w:rsidRPr="0022764C">
        <w:rPr>
          <w:b/>
          <w:bCs/>
        </w:rPr>
        <w:t xml:space="preserve"> Contents</w:t>
      </w:r>
      <w:r w:rsidRPr="0022764C">
        <w:t>, excluding personal property of directors</w:t>
      </w:r>
      <w:r w:rsidRPr="0022764C">
        <w:rPr>
          <w:b/>
          <w:bCs/>
        </w:rPr>
        <w:t xml:space="preserve">, Employees, </w:t>
      </w:r>
      <w:r w:rsidRPr="0022764C">
        <w:t>customers or visitors of the</w:t>
      </w:r>
      <w:r w:rsidRPr="0022764C">
        <w:rPr>
          <w:b/>
          <w:bCs/>
        </w:rPr>
        <w:t xml:space="preserve"> Insured</w:t>
      </w:r>
    </w:p>
    <w:p w14:paraId="5D9F085B" w14:textId="77777777" w:rsidR="00154331" w:rsidRPr="0022764C" w:rsidRDefault="00154331" w:rsidP="00154331">
      <w:pPr>
        <w:spacing w:before="0" w:after="160" w:line="278" w:lineRule="auto"/>
      </w:pPr>
      <w:r w:rsidRPr="0022764C">
        <w:t xml:space="preserve">If reinstatement is implemented by the </w:t>
      </w:r>
      <w:r w:rsidRPr="0022764C">
        <w:rPr>
          <w:b/>
          <w:bCs/>
        </w:rPr>
        <w:t>Insurer</w:t>
      </w:r>
      <w:r w:rsidRPr="0022764C">
        <w:t>, the amount payable shall be calculated on the following basis:</w:t>
      </w:r>
    </w:p>
    <w:p w14:paraId="3910747C" w14:textId="77777777" w:rsidR="00154331" w:rsidRPr="0022764C" w:rsidRDefault="00154331" w:rsidP="00154331">
      <w:pPr>
        <w:numPr>
          <w:ilvl w:val="0"/>
          <w:numId w:val="532"/>
        </w:numPr>
        <w:spacing w:before="0" w:after="160" w:line="278" w:lineRule="auto"/>
      </w:pPr>
      <w:r w:rsidRPr="0022764C">
        <w:t xml:space="preserve">where </w:t>
      </w:r>
      <w:r w:rsidRPr="0022764C">
        <w:rPr>
          <w:b/>
          <w:bCs/>
        </w:rPr>
        <w:t>Property Insured</w:t>
      </w:r>
      <w:r w:rsidRPr="0022764C">
        <w:t xml:space="preserve"> is destroyed or lost:</w:t>
      </w:r>
    </w:p>
    <w:p w14:paraId="47518254" w14:textId="77777777" w:rsidR="00154331" w:rsidRPr="0022764C" w:rsidRDefault="00154331" w:rsidP="00154331">
      <w:pPr>
        <w:spacing w:before="0" w:after="160" w:line="278" w:lineRule="auto"/>
      </w:pPr>
      <w:r w:rsidRPr="0022764C">
        <w:t xml:space="preserve">(a) in respect of </w:t>
      </w:r>
      <w:r w:rsidRPr="0022764C">
        <w:rPr>
          <w:b/>
          <w:bCs/>
        </w:rPr>
        <w:t>Buildings</w:t>
      </w:r>
      <w:r w:rsidRPr="0022764C">
        <w:t>, the rebuilding cost; or</w:t>
      </w:r>
      <w:r w:rsidRPr="0022764C">
        <w:br/>
        <w:t>(b) in respect of other property, its cost of replacement by similar property;</w:t>
      </w:r>
    </w:p>
    <w:p w14:paraId="1D019CB8" w14:textId="77777777" w:rsidR="00154331" w:rsidRPr="0022764C" w:rsidRDefault="00154331" w:rsidP="00154331">
      <w:pPr>
        <w:spacing w:before="0" w:after="160" w:line="278" w:lineRule="auto"/>
      </w:pPr>
      <w:r w:rsidRPr="0022764C">
        <w:t>in a condition equal to or substantially the same as but not better or more extensive than its condition when new.</w:t>
      </w:r>
    </w:p>
    <w:p w14:paraId="61E60E44" w14:textId="77777777" w:rsidR="00154331" w:rsidRPr="0022764C" w:rsidRDefault="00154331" w:rsidP="00154331">
      <w:pPr>
        <w:numPr>
          <w:ilvl w:val="0"/>
          <w:numId w:val="532"/>
        </w:numPr>
        <w:spacing w:before="0" w:after="160" w:line="278" w:lineRule="auto"/>
      </w:pPr>
      <w:r w:rsidRPr="0022764C">
        <w:t xml:space="preserve">where </w:t>
      </w:r>
      <w:r w:rsidRPr="0022764C">
        <w:rPr>
          <w:b/>
          <w:bCs/>
        </w:rPr>
        <w:t>Property Insured</w:t>
      </w:r>
      <w:r w:rsidRPr="0022764C">
        <w:t xml:space="preserve"> is damaged, the cost of repairing or restoring the damaged portions to a condition equal to or substantially the same as but not better or more extensive than its condition when new. </w:t>
      </w:r>
    </w:p>
    <w:p w14:paraId="51BE3539" w14:textId="77777777" w:rsidR="00154331" w:rsidRPr="0022764C" w:rsidRDefault="00154331" w:rsidP="00154331">
      <w:pPr>
        <w:spacing w:before="0" w:after="160" w:line="278" w:lineRule="auto"/>
      </w:pPr>
      <w:r w:rsidRPr="0022764C">
        <w:t>Subject to the following Reinstatement Basis Special Provisions:</w:t>
      </w:r>
    </w:p>
    <w:p w14:paraId="090CA27A" w14:textId="77777777" w:rsidR="00154331" w:rsidRPr="0022764C" w:rsidRDefault="00154331" w:rsidP="00154331">
      <w:pPr>
        <w:numPr>
          <w:ilvl w:val="0"/>
          <w:numId w:val="533"/>
        </w:numPr>
        <w:spacing w:before="0" w:after="160" w:line="278" w:lineRule="auto"/>
      </w:pPr>
      <w:r w:rsidRPr="0022764C">
        <w:t xml:space="preserve">where </w:t>
      </w:r>
      <w:r w:rsidRPr="0022764C">
        <w:rPr>
          <w:b/>
          <w:bCs/>
        </w:rPr>
        <w:t>Property Insured</w:t>
      </w:r>
      <w:r w:rsidRPr="0022764C">
        <w:t xml:space="preserve"> suffers partial </w:t>
      </w:r>
      <w:r w:rsidRPr="0022764C">
        <w:rPr>
          <w:b/>
          <w:bCs/>
        </w:rPr>
        <w:t>Damage</w:t>
      </w:r>
      <w:r w:rsidRPr="0022764C">
        <w:t xml:space="preserve">, the liability of the </w:t>
      </w:r>
      <w:r w:rsidRPr="0022764C">
        <w:rPr>
          <w:b/>
          <w:bCs/>
        </w:rPr>
        <w:t>Insurer</w:t>
      </w:r>
      <w:r w:rsidRPr="0022764C">
        <w:t xml:space="preserve"> shall not exceed the amount that the </w:t>
      </w:r>
      <w:r w:rsidRPr="0022764C">
        <w:rPr>
          <w:b/>
          <w:bCs/>
        </w:rPr>
        <w:t>Insurer</w:t>
      </w:r>
      <w:r w:rsidRPr="0022764C">
        <w:t xml:space="preserve"> could have been called upon to pay for reinstatement if such </w:t>
      </w:r>
      <w:r w:rsidRPr="0022764C">
        <w:rPr>
          <w:b/>
          <w:bCs/>
        </w:rPr>
        <w:t>Property Insured</w:t>
      </w:r>
      <w:r w:rsidRPr="0022764C">
        <w:t xml:space="preserve"> had been wholly destroyed; </w:t>
      </w:r>
    </w:p>
    <w:p w14:paraId="44C1E2D5" w14:textId="77777777" w:rsidR="00154331" w:rsidRPr="0022764C" w:rsidRDefault="00154331" w:rsidP="00154331">
      <w:pPr>
        <w:numPr>
          <w:ilvl w:val="0"/>
          <w:numId w:val="533"/>
        </w:numPr>
        <w:spacing w:before="0" w:after="160" w:line="278" w:lineRule="auto"/>
      </w:pPr>
      <w:r w:rsidRPr="0022764C">
        <w:t xml:space="preserve">the reinstatement of the </w:t>
      </w:r>
      <w:r w:rsidRPr="0022764C">
        <w:rPr>
          <w:b/>
          <w:bCs/>
        </w:rPr>
        <w:t>Property Insured</w:t>
      </w:r>
      <w:r w:rsidRPr="0022764C">
        <w:t xml:space="preserve"> upon another site may be carried out in any manner suitable to the requirements of the </w:t>
      </w:r>
      <w:r w:rsidRPr="0022764C">
        <w:rPr>
          <w:b/>
          <w:bCs/>
        </w:rPr>
        <w:t>Insured</w:t>
      </w:r>
      <w:r w:rsidRPr="0022764C">
        <w:t xml:space="preserve">, provided that it is commenced and carried out with reasonable despatch, and the </w:t>
      </w:r>
      <w:r w:rsidRPr="0022764C">
        <w:rPr>
          <w:b/>
          <w:bCs/>
        </w:rPr>
        <w:t>Insurer</w:t>
      </w:r>
      <w:r w:rsidRPr="0022764C">
        <w:t xml:space="preserve">’s liability shall not exceed the amount of the value of the </w:t>
      </w:r>
      <w:r w:rsidRPr="0022764C">
        <w:rPr>
          <w:b/>
          <w:bCs/>
        </w:rPr>
        <w:t>Property Insured</w:t>
      </w:r>
      <w:r w:rsidRPr="0022764C">
        <w:t xml:space="preserve"> at the time of </w:t>
      </w:r>
      <w:r w:rsidRPr="0022764C">
        <w:rPr>
          <w:b/>
          <w:bCs/>
        </w:rPr>
        <w:t>Damage</w:t>
      </w:r>
      <w:r w:rsidRPr="0022764C">
        <w:t xml:space="preserve">; </w:t>
      </w:r>
    </w:p>
    <w:p w14:paraId="5D27EE47" w14:textId="77777777" w:rsidR="00154331" w:rsidRPr="0022764C" w:rsidRDefault="00154331" w:rsidP="00154331">
      <w:pPr>
        <w:numPr>
          <w:ilvl w:val="0"/>
          <w:numId w:val="533"/>
        </w:numPr>
        <w:spacing w:before="0" w:after="160" w:line="278" w:lineRule="auto"/>
      </w:pPr>
      <w:r w:rsidRPr="0022764C">
        <w:t>no payment beyond the amount that would have been payable in the absence of this Basis of Settlement shall be made:</w:t>
      </w:r>
    </w:p>
    <w:p w14:paraId="5FECFF05" w14:textId="77777777" w:rsidR="00154331" w:rsidRPr="0022764C" w:rsidRDefault="00154331" w:rsidP="004C7635">
      <w:pPr>
        <w:spacing w:before="0" w:after="160" w:line="278" w:lineRule="auto"/>
        <w:ind w:left="1440"/>
      </w:pPr>
      <w:r w:rsidRPr="0022764C">
        <w:t>(a) unless reinstatement commences and proceeds without unreasonable delay;</w:t>
      </w:r>
      <w:r w:rsidRPr="0022764C">
        <w:br/>
        <w:t>(b) until the cost of reinstatement shall have been actually incurred; and</w:t>
      </w:r>
      <w:r w:rsidRPr="0022764C">
        <w:br/>
        <w:t xml:space="preserve">(c) where the </w:t>
      </w:r>
      <w:r w:rsidRPr="0022764C">
        <w:rPr>
          <w:b/>
          <w:bCs/>
        </w:rPr>
        <w:t>Property Insured</w:t>
      </w:r>
      <w:r w:rsidRPr="0022764C">
        <w:t xml:space="preserve"> is at the time of </w:t>
      </w:r>
      <w:r w:rsidRPr="0022764C">
        <w:rPr>
          <w:b/>
          <w:bCs/>
        </w:rPr>
        <w:t>Damage</w:t>
      </w:r>
      <w:r w:rsidRPr="0022764C">
        <w:t xml:space="preserve"> insured by any other insurance effected by or on behalf of the </w:t>
      </w:r>
      <w:r w:rsidRPr="0022764C">
        <w:rPr>
          <w:b/>
          <w:bCs/>
        </w:rPr>
        <w:t>Insured</w:t>
      </w:r>
      <w:r w:rsidRPr="0022764C">
        <w:t xml:space="preserve"> if it is not upon the same basis of reinstatement;</w:t>
      </w:r>
    </w:p>
    <w:p w14:paraId="22004BDE" w14:textId="77777777" w:rsidR="00154331" w:rsidRPr="0022764C" w:rsidRDefault="00154331" w:rsidP="00154331">
      <w:pPr>
        <w:numPr>
          <w:ilvl w:val="0"/>
          <w:numId w:val="533"/>
        </w:numPr>
        <w:spacing w:before="0" w:after="160" w:line="278" w:lineRule="auto"/>
      </w:pPr>
      <w:r w:rsidRPr="0022764C">
        <w:t xml:space="preserve">if at the time of reinstatement, the sum representing 85% (eighty-five per cent) of the cost that would </w:t>
      </w:r>
      <w:r w:rsidRPr="0022764C">
        <w:lastRenderedPageBreak/>
        <w:t xml:space="preserve">have been incurred in reinstatement if the whole of the property covered by such Item exceeds the </w:t>
      </w:r>
      <w:r w:rsidRPr="0022764C">
        <w:rPr>
          <w:b/>
          <w:bCs/>
        </w:rPr>
        <w:t>Sum Insured</w:t>
      </w:r>
      <w:r w:rsidRPr="0022764C">
        <w:t xml:space="preserve"> at the time of such </w:t>
      </w:r>
      <w:r w:rsidRPr="0022764C">
        <w:rPr>
          <w:b/>
          <w:bCs/>
        </w:rPr>
        <w:t>Damage</w:t>
      </w:r>
      <w:r w:rsidRPr="0022764C">
        <w:t xml:space="preserve">, then the amount payable by the </w:t>
      </w:r>
      <w:r w:rsidRPr="0022764C">
        <w:rPr>
          <w:b/>
          <w:bCs/>
        </w:rPr>
        <w:t>Insurer</w:t>
      </w:r>
      <w:r w:rsidRPr="0022764C">
        <w:t xml:space="preserve"> in respect of such </w:t>
      </w:r>
      <w:r w:rsidRPr="0022764C">
        <w:rPr>
          <w:b/>
          <w:bCs/>
        </w:rPr>
        <w:t>Damage</w:t>
      </w:r>
      <w:r w:rsidRPr="0022764C">
        <w:t xml:space="preserve"> shall be proportionately reduced. </w:t>
      </w:r>
    </w:p>
    <w:p w14:paraId="39663B64" w14:textId="77777777" w:rsidR="00C07262" w:rsidRPr="0022764C" w:rsidRDefault="004A758F">
      <w:pPr>
        <w:pStyle w:val="Heading1"/>
      </w:pPr>
      <w:r w:rsidRPr="0022764C">
        <w:t>Extensions</w:t>
      </w:r>
    </w:p>
    <w:p w14:paraId="220142FF" w14:textId="77777777" w:rsidR="00C07262" w:rsidRPr="0022764C" w:rsidRDefault="004A758F">
      <w:pPr>
        <w:pStyle w:val="Heading3"/>
      </w:pPr>
      <w:r w:rsidRPr="0022764C">
        <w:t>Architects’, Surveyors’, Engineers’ Legal Fees</w:t>
      </w:r>
    </w:p>
    <w:p w14:paraId="2573F80C" w14:textId="77777777" w:rsidR="00C07262" w:rsidRPr="0022764C" w:rsidRDefault="004A758F">
      <w:pPr>
        <w:pStyle w:val="BodyText"/>
        <w:rPr>
          <w:iCs/>
        </w:rPr>
      </w:pPr>
      <w:r w:rsidRPr="0022764C">
        <w:t>This</w:t>
      </w:r>
      <w:r w:rsidRPr="0022764C">
        <w:rPr>
          <w:b/>
        </w:rPr>
        <w:t xml:space="preserve"> Extension </w:t>
      </w:r>
      <w:r w:rsidRPr="0022764C">
        <w:t xml:space="preserve">covers architects’, surveyors’, legal and consulting engineers’ fees necessarily and reasonably incurred in the reinstatement of the </w:t>
      </w:r>
      <w:r w:rsidRPr="0022764C">
        <w:rPr>
          <w:bCs/>
        </w:rPr>
        <w:t>Property</w:t>
      </w:r>
      <w:r w:rsidRPr="0022764C">
        <w:rPr>
          <w:b/>
        </w:rPr>
        <w:t xml:space="preserve"> </w:t>
      </w:r>
      <w:r w:rsidRPr="0022764C">
        <w:rPr>
          <w:bCs/>
        </w:rPr>
        <w:t>Insured</w:t>
      </w:r>
      <w:r w:rsidRPr="0022764C">
        <w:t xml:space="preserve"> consequent upon </w:t>
      </w:r>
      <w:r w:rsidRPr="0022764C">
        <w:rPr>
          <w:b/>
        </w:rPr>
        <w:t>Damage</w:t>
      </w:r>
      <w:r w:rsidRPr="0022764C">
        <w:t xml:space="preserve"> but not for preparing any claim.</w:t>
      </w:r>
    </w:p>
    <w:p w14:paraId="0B702323" w14:textId="77777777" w:rsidR="004C7635" w:rsidRPr="0022764C" w:rsidRDefault="004C7635" w:rsidP="004C7635">
      <w:pPr>
        <w:spacing w:before="0" w:after="160" w:line="278" w:lineRule="auto"/>
        <w:rPr>
          <w:b/>
          <w:bCs/>
        </w:rPr>
      </w:pPr>
      <w:r w:rsidRPr="0022764C">
        <w:rPr>
          <w:b/>
          <w:bCs/>
        </w:rPr>
        <w:t>Automatic Reinstatement</w:t>
      </w:r>
    </w:p>
    <w:p w14:paraId="6800B627" w14:textId="77777777" w:rsidR="004C7635" w:rsidRPr="0022764C" w:rsidRDefault="004C7635" w:rsidP="004C7635">
      <w:pPr>
        <w:spacing w:before="0" w:after="160" w:line="278" w:lineRule="auto"/>
      </w:pPr>
      <w:r w:rsidRPr="0022764C">
        <w:t xml:space="preserve">All or part of the </w:t>
      </w:r>
      <w:r w:rsidRPr="0022764C">
        <w:rPr>
          <w:b/>
          <w:bCs/>
        </w:rPr>
        <w:t>Sum Insured</w:t>
      </w:r>
      <w:r w:rsidRPr="0022764C">
        <w:t xml:space="preserve"> that is reduced by the amount of any payment as a result of </w:t>
      </w:r>
      <w:r w:rsidRPr="0022764C">
        <w:rPr>
          <w:b/>
          <w:bCs/>
        </w:rPr>
        <w:t>Damage</w:t>
      </w:r>
      <w:r w:rsidRPr="0022764C">
        <w:t xml:space="preserve"> or, in respect of </w:t>
      </w:r>
      <w:r w:rsidRPr="0022764C">
        <w:rPr>
          <w:b/>
          <w:bCs/>
        </w:rPr>
        <w:t>Information Technology Property</w:t>
      </w:r>
      <w:r w:rsidRPr="0022764C">
        <w:t xml:space="preserve">, </w:t>
      </w:r>
      <w:r w:rsidRPr="0022764C">
        <w:rPr>
          <w:b/>
          <w:bCs/>
        </w:rPr>
        <w:t>Breakdown</w:t>
      </w:r>
      <w:r w:rsidRPr="0022764C">
        <w:t xml:space="preserve">, shall be reinstated upon payment by the </w:t>
      </w:r>
      <w:r w:rsidRPr="0022764C">
        <w:rPr>
          <w:b/>
          <w:bCs/>
        </w:rPr>
        <w:t>Insured</w:t>
      </w:r>
      <w:r w:rsidRPr="0022764C">
        <w:t xml:space="preserve"> of the additional premium charged by the </w:t>
      </w:r>
      <w:r w:rsidRPr="0022764C">
        <w:rPr>
          <w:b/>
          <w:bCs/>
        </w:rPr>
        <w:t>Insurer</w:t>
      </w:r>
      <w:r w:rsidRPr="0022764C">
        <w:t xml:space="preserve"> therefor proportionately for the period between the date of the </w:t>
      </w:r>
      <w:r w:rsidRPr="0022764C">
        <w:rPr>
          <w:b/>
          <w:bCs/>
        </w:rPr>
        <w:t>Damage</w:t>
      </w:r>
      <w:r w:rsidRPr="0022764C">
        <w:t xml:space="preserve"> or </w:t>
      </w:r>
      <w:r w:rsidRPr="0022764C">
        <w:rPr>
          <w:b/>
          <w:bCs/>
        </w:rPr>
        <w:t>Breakdown</w:t>
      </w:r>
      <w:r w:rsidRPr="0022764C">
        <w:t xml:space="preserve"> and the date of expiry of the </w:t>
      </w:r>
      <w:r w:rsidRPr="0022764C">
        <w:rPr>
          <w:b/>
          <w:bCs/>
        </w:rPr>
        <w:t>Period of Insurance</w:t>
      </w:r>
      <w:r w:rsidRPr="0022764C">
        <w:t>.</w:t>
      </w:r>
    </w:p>
    <w:p w14:paraId="7E58D819" w14:textId="77777777" w:rsidR="004C7635" w:rsidRPr="0022764C" w:rsidRDefault="004C7635" w:rsidP="004C7635">
      <w:pPr>
        <w:spacing w:before="0" w:after="160" w:line="278" w:lineRule="auto"/>
      </w:pPr>
      <w:r w:rsidRPr="0022764C">
        <w:t xml:space="preserve">In respect of theft losses, this Extension shall only apply to the first claim, except that this limitation shall not apply to </w:t>
      </w:r>
      <w:r w:rsidRPr="0022764C">
        <w:rPr>
          <w:b/>
          <w:bCs/>
        </w:rPr>
        <w:t>Information Technology Property</w:t>
      </w:r>
      <w:r w:rsidRPr="0022764C">
        <w:t xml:space="preserve"> unless otherwise stated in the </w:t>
      </w:r>
      <w:r w:rsidRPr="0022764C">
        <w:rPr>
          <w:b/>
          <w:bCs/>
        </w:rPr>
        <w:t>Schedule</w:t>
      </w:r>
      <w:r w:rsidRPr="0022764C">
        <w:t>.</w:t>
      </w:r>
    </w:p>
    <w:p w14:paraId="68D9AE2D" w14:textId="77777777" w:rsidR="00C07262" w:rsidRPr="0022764C" w:rsidRDefault="004A758F">
      <w:pPr>
        <w:pStyle w:val="BodyText"/>
      </w:pPr>
      <w:r w:rsidRPr="0022764C">
        <w:t xml:space="preserve">In respect of theft losses, this </w:t>
      </w:r>
      <w:r w:rsidRPr="0022764C">
        <w:rPr>
          <w:b/>
        </w:rPr>
        <w:t xml:space="preserve">Extension </w:t>
      </w:r>
      <w:r w:rsidRPr="0022764C">
        <w:t>shall only apply to the first claim.</w:t>
      </w:r>
    </w:p>
    <w:p w14:paraId="01FBDD67" w14:textId="77777777" w:rsidR="00C07262" w:rsidRPr="0022764C" w:rsidRDefault="004A758F">
      <w:pPr>
        <w:pStyle w:val="Heading3"/>
      </w:pPr>
      <w:r w:rsidRPr="0022764C">
        <w:t>Capital Additions or Acquisitions</w:t>
      </w:r>
    </w:p>
    <w:p w14:paraId="36695EDB" w14:textId="77777777" w:rsidR="00C07262" w:rsidRPr="0022764C" w:rsidRDefault="004A758F">
      <w:pPr>
        <w:pStyle w:val="BodyText"/>
      </w:pPr>
      <w:r w:rsidRPr="0022764C">
        <w:t xml:space="preserve">This </w:t>
      </w:r>
      <w:r w:rsidRPr="0022764C">
        <w:rPr>
          <w:b/>
        </w:rPr>
        <w:t xml:space="preserve">Extension </w:t>
      </w:r>
      <w:r w:rsidRPr="0022764C">
        <w:t xml:space="preserve">covers in respect of </w:t>
      </w:r>
      <w:r w:rsidRPr="0022764C">
        <w:rPr>
          <w:b/>
        </w:rPr>
        <w:t>Buildings</w:t>
      </w:r>
      <w:r w:rsidRPr="0022764C">
        <w:t xml:space="preserve"> and </w:t>
      </w:r>
      <w:r w:rsidRPr="0022764C">
        <w:rPr>
          <w:bCs/>
        </w:rPr>
        <w:t>Contents:</w:t>
      </w:r>
    </w:p>
    <w:p w14:paraId="0368D85F" w14:textId="77777777" w:rsidR="00C07262" w:rsidRPr="0022764C" w:rsidRDefault="004A758F" w:rsidP="00662A63">
      <w:pPr>
        <w:pStyle w:val="BodyText"/>
        <w:numPr>
          <w:ilvl w:val="2"/>
          <w:numId w:val="107"/>
        </w:numPr>
        <w:ind w:left="454" w:hanging="454"/>
      </w:pPr>
      <w:r w:rsidRPr="0022764C">
        <w:t>alterations, additions and improvements; and</w:t>
      </w:r>
    </w:p>
    <w:p w14:paraId="684172B3" w14:textId="77777777" w:rsidR="00C07262" w:rsidRPr="0022764C" w:rsidRDefault="004A758F" w:rsidP="00662A63">
      <w:pPr>
        <w:pStyle w:val="BodyText"/>
        <w:numPr>
          <w:ilvl w:val="2"/>
          <w:numId w:val="107"/>
        </w:numPr>
        <w:ind w:left="454" w:hanging="454"/>
      </w:pPr>
      <w:r w:rsidRPr="0022764C">
        <w:t xml:space="preserve">newly acquired and or newly occupied property anywhere in the </w:t>
      </w:r>
      <w:r w:rsidRPr="0022764C">
        <w:rPr>
          <w:b/>
        </w:rPr>
        <w:t>United Kingdom</w:t>
      </w:r>
      <w:r w:rsidRPr="0022764C">
        <w:t xml:space="preserve"> provided that it is not otherwise insured;</w:t>
      </w:r>
    </w:p>
    <w:p w14:paraId="31DA3417" w14:textId="77777777" w:rsidR="00C07262" w:rsidRPr="0022764C" w:rsidRDefault="004A758F">
      <w:pPr>
        <w:pStyle w:val="BodyText"/>
      </w:pPr>
      <w:r w:rsidRPr="0022764C">
        <w:t xml:space="preserve">provided that the </w:t>
      </w:r>
      <w:r w:rsidRPr="0022764C">
        <w:rPr>
          <w:b/>
        </w:rPr>
        <w:t>Insured</w:t>
      </w:r>
      <w:r w:rsidRPr="0022764C">
        <w:t xml:space="preserve"> advises the </w:t>
      </w:r>
      <w:r w:rsidRPr="0022764C">
        <w:rPr>
          <w:b/>
        </w:rPr>
        <w:t>Insurer</w:t>
      </w:r>
      <w:r w:rsidRPr="0022764C">
        <w:t xml:space="preserve"> on the last day of each quarter of all such alterations, additions and improvements during that quarter and their acquisition cost at the date of acquisition and to pay the appropriate additional premium on the amount of all increases advised. </w:t>
      </w:r>
    </w:p>
    <w:p w14:paraId="541BB84B" w14:textId="77777777" w:rsidR="004C7635" w:rsidRPr="0022764C" w:rsidRDefault="004C7635">
      <w:pPr>
        <w:pStyle w:val="BodyText"/>
      </w:pPr>
    </w:p>
    <w:p w14:paraId="0E3EFA2E" w14:textId="77777777" w:rsidR="004C7635" w:rsidRPr="0022764C" w:rsidRDefault="004C7635" w:rsidP="004C7635">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Capital Additions — Information Technology Property</w:t>
      </w:r>
    </w:p>
    <w:p w14:paraId="2110811E" w14:textId="77777777" w:rsidR="004C7635" w:rsidRPr="0022764C" w:rsidRDefault="004C7635" w:rsidP="004C7635">
      <w:pPr>
        <w:spacing w:before="0" w:after="160" w:line="278" w:lineRule="auto"/>
      </w:pPr>
      <w:r w:rsidRPr="0022764C">
        <w:t xml:space="preserve">This Extension also covers additional </w:t>
      </w:r>
      <w:r w:rsidRPr="0022764C">
        <w:rPr>
          <w:b/>
          <w:bCs/>
        </w:rPr>
        <w:t>Information Technology Property</w:t>
      </w:r>
      <w:r w:rsidRPr="0022764C">
        <w:t xml:space="preserve"> from the time of completion of installation at any of the </w:t>
      </w:r>
      <w:r w:rsidRPr="0022764C">
        <w:rPr>
          <w:b/>
          <w:bCs/>
        </w:rPr>
        <w:t>Premises</w:t>
      </w:r>
      <w:r w:rsidRPr="0022764C">
        <w:t>, provided that:</w:t>
      </w:r>
    </w:p>
    <w:p w14:paraId="11361D8A" w14:textId="77777777" w:rsidR="004C7635" w:rsidRPr="0022764C" w:rsidRDefault="004C7635" w:rsidP="004C7635">
      <w:pPr>
        <w:numPr>
          <w:ilvl w:val="0"/>
          <w:numId w:val="534"/>
        </w:numPr>
        <w:spacing w:before="0" w:after="160" w:line="278" w:lineRule="auto"/>
      </w:pPr>
      <w:r w:rsidRPr="0022764C">
        <w:t xml:space="preserve">the property is in satisfactory order and free from material defect; and </w:t>
      </w:r>
    </w:p>
    <w:p w14:paraId="6417EF1A" w14:textId="77777777" w:rsidR="004C7635" w:rsidRPr="0022764C" w:rsidRDefault="004C7635" w:rsidP="004C7635">
      <w:pPr>
        <w:numPr>
          <w:ilvl w:val="0"/>
          <w:numId w:val="534"/>
        </w:numPr>
        <w:spacing w:before="0" w:after="160" w:line="278" w:lineRule="auto"/>
      </w:pPr>
      <w:r w:rsidRPr="0022764C">
        <w:t xml:space="preserve">the </w:t>
      </w:r>
      <w:r w:rsidRPr="0022764C">
        <w:rPr>
          <w:b/>
          <w:bCs/>
        </w:rPr>
        <w:t>Insured</w:t>
      </w:r>
      <w:r w:rsidRPr="0022764C">
        <w:t xml:space="preserve"> shall declare not later than the end of the </w:t>
      </w:r>
      <w:r w:rsidRPr="0022764C">
        <w:rPr>
          <w:b/>
          <w:bCs/>
        </w:rPr>
        <w:t>Period of Insurance</w:t>
      </w:r>
      <w:r w:rsidRPr="0022764C">
        <w:t xml:space="preserve"> during which the additional </w:t>
      </w:r>
      <w:r w:rsidRPr="0022764C">
        <w:rPr>
          <w:b/>
          <w:bCs/>
        </w:rPr>
        <w:t>Information Technology Property</w:t>
      </w:r>
      <w:r w:rsidRPr="0022764C">
        <w:t xml:space="preserve"> is installed a new replacement value for such additional </w:t>
      </w:r>
      <w:r w:rsidRPr="0022764C">
        <w:rPr>
          <w:b/>
          <w:bCs/>
        </w:rPr>
        <w:t>Information Technology Property</w:t>
      </w:r>
      <w:r w:rsidRPr="0022764C">
        <w:t xml:space="preserve"> and shall agree to pay such additional premiums as the </w:t>
      </w:r>
      <w:r w:rsidRPr="0022764C">
        <w:rPr>
          <w:b/>
          <w:bCs/>
        </w:rPr>
        <w:t>Insurer</w:t>
      </w:r>
      <w:r w:rsidRPr="0022764C">
        <w:t xml:space="preserve"> may require. </w:t>
      </w:r>
    </w:p>
    <w:p w14:paraId="1B0D21E3" w14:textId="77777777" w:rsidR="00C07262" w:rsidRPr="0022764C" w:rsidRDefault="004A758F">
      <w:pPr>
        <w:pStyle w:val="Heading3"/>
      </w:pPr>
      <w:r w:rsidRPr="0022764C">
        <w:t>Contract Price</w:t>
      </w:r>
    </w:p>
    <w:p w14:paraId="61D9B889" w14:textId="77777777" w:rsidR="00C07262" w:rsidRPr="0022764C" w:rsidRDefault="004A758F">
      <w:pPr>
        <w:pStyle w:val="BodyText"/>
      </w:pPr>
      <w:r w:rsidRPr="0022764C">
        <w:t xml:space="preserve">Where a contract between the </w:t>
      </w:r>
      <w:r w:rsidRPr="0022764C">
        <w:rPr>
          <w:b/>
        </w:rPr>
        <w:t>Insured</w:t>
      </w:r>
      <w:r w:rsidRPr="0022764C">
        <w:t xml:space="preserve"> and their customer has been cancelled due to </w:t>
      </w:r>
      <w:r w:rsidRPr="0022764C">
        <w:rPr>
          <w:b/>
          <w:bCs/>
        </w:rPr>
        <w:t>Damage</w:t>
      </w:r>
      <w:r w:rsidRPr="0022764C">
        <w:t xml:space="preserve"> to the goods to be supplied under that contract, the </w:t>
      </w:r>
      <w:r w:rsidRPr="0022764C">
        <w:rPr>
          <w:b/>
        </w:rPr>
        <w:t>Insurer</w:t>
      </w:r>
      <w:r w:rsidRPr="0022764C">
        <w:t xml:space="preserve"> will pay the </w:t>
      </w:r>
      <w:r w:rsidRPr="0022764C">
        <w:rPr>
          <w:b/>
        </w:rPr>
        <w:t xml:space="preserve">Insured </w:t>
      </w:r>
      <w:r w:rsidRPr="0022764C">
        <w:t xml:space="preserve">the Contract Price as settlement for goods that have been sold but not delivered and for which the </w:t>
      </w:r>
      <w:r w:rsidRPr="0022764C">
        <w:rPr>
          <w:b/>
        </w:rPr>
        <w:t>Insured</w:t>
      </w:r>
      <w:r w:rsidRPr="0022764C">
        <w:t xml:space="preserve"> remains responsible.</w:t>
      </w:r>
    </w:p>
    <w:p w14:paraId="78894D03" w14:textId="77777777" w:rsidR="00C07262" w:rsidRPr="0022764C" w:rsidRDefault="004A758F">
      <w:pPr>
        <w:pStyle w:val="Heading3"/>
      </w:pPr>
      <w:r w:rsidRPr="0022764C">
        <w:t>Customers’ Goods</w:t>
      </w:r>
    </w:p>
    <w:p w14:paraId="465C65D9" w14:textId="77777777" w:rsidR="00C07262" w:rsidRPr="0022764C" w:rsidRDefault="004A758F">
      <w:pPr>
        <w:pStyle w:val="BodyText"/>
        <w:rPr>
          <w:iCs/>
        </w:rPr>
      </w:pPr>
      <w:r w:rsidRPr="0022764C">
        <w:t xml:space="preserve">This </w:t>
      </w:r>
      <w:r w:rsidRPr="0022764C">
        <w:rPr>
          <w:b/>
        </w:rPr>
        <w:t xml:space="preserve">Extension </w:t>
      </w:r>
      <w:r w:rsidRPr="0022764C">
        <w:t xml:space="preserve">covers customers’ goods at the </w:t>
      </w:r>
      <w:r w:rsidRPr="0022764C">
        <w:rPr>
          <w:b/>
        </w:rPr>
        <w:t>Premises</w:t>
      </w:r>
      <w:r w:rsidRPr="0022764C">
        <w:t xml:space="preserve">, subject to the </w:t>
      </w:r>
      <w:r w:rsidRPr="0022764C">
        <w:rPr>
          <w:b/>
        </w:rPr>
        <w:t>Insured</w:t>
      </w:r>
      <w:r w:rsidRPr="0022764C">
        <w:t xml:space="preserve"> having agreed with their customers’ that they will accept responsibility for </w:t>
      </w:r>
      <w:r w:rsidRPr="0022764C">
        <w:rPr>
          <w:b/>
        </w:rPr>
        <w:t>Damage</w:t>
      </w:r>
      <w:r w:rsidRPr="0022764C">
        <w:t xml:space="preserve"> to goods belonging to such customers or for which those customers may be legally responsible which may be left in the </w:t>
      </w:r>
      <w:r w:rsidRPr="0022764C">
        <w:rPr>
          <w:b/>
        </w:rPr>
        <w:t>Insured’s</w:t>
      </w:r>
      <w:r w:rsidRPr="0022764C">
        <w:t xml:space="preserve"> care for storage or despatch or otherwise temporarily in the </w:t>
      </w:r>
      <w:r w:rsidRPr="0022764C">
        <w:rPr>
          <w:b/>
        </w:rPr>
        <w:t xml:space="preserve">Insured’s </w:t>
      </w:r>
      <w:r w:rsidRPr="0022764C">
        <w:t>custody.</w:t>
      </w:r>
    </w:p>
    <w:p w14:paraId="61BC161D" w14:textId="77777777" w:rsidR="00C07262" w:rsidRPr="0022764C" w:rsidRDefault="004A758F">
      <w:pPr>
        <w:pStyle w:val="BodyText"/>
      </w:pPr>
      <w:r w:rsidRPr="0022764C">
        <w:t xml:space="preserve">All such goods shall be held to be insured by this </w:t>
      </w:r>
      <w:r w:rsidRPr="0022764C">
        <w:rPr>
          <w:b/>
        </w:rPr>
        <w:t>Section</w:t>
      </w:r>
      <w:r w:rsidRPr="0022764C">
        <w:t xml:space="preserve"> as </w:t>
      </w:r>
      <w:r w:rsidRPr="0022764C">
        <w:rPr>
          <w:bCs/>
        </w:rPr>
        <w:t>Stock</w:t>
      </w:r>
      <w:r w:rsidRPr="0022764C">
        <w:t xml:space="preserve"> except insofar as they shall be more specifically insured under any other policy.</w:t>
      </w:r>
    </w:p>
    <w:p w14:paraId="07A9400A" w14:textId="77777777" w:rsidR="00C07262" w:rsidRPr="0022764C" w:rsidRDefault="004A758F">
      <w:pPr>
        <w:pStyle w:val="Heading3"/>
      </w:pPr>
      <w:r w:rsidRPr="0022764C">
        <w:t>Day One Uplift</w:t>
      </w:r>
    </w:p>
    <w:p w14:paraId="030A6986" w14:textId="77777777" w:rsidR="00C07262" w:rsidRPr="0022764C" w:rsidRDefault="004A758F">
      <w:pPr>
        <w:pStyle w:val="BodyText"/>
      </w:pPr>
      <w:r w:rsidRPr="0022764C">
        <w:t>(Non-adjustable)</w:t>
      </w:r>
    </w:p>
    <w:p w14:paraId="417EDB66" w14:textId="4B71DBB0" w:rsidR="00C07262" w:rsidRPr="0022764C" w:rsidRDefault="004A758F">
      <w:pPr>
        <w:pStyle w:val="BodyText"/>
        <w:rPr>
          <w:rFonts w:eastAsia="MS Mincho"/>
          <w:b/>
          <w:bCs/>
        </w:rPr>
      </w:pPr>
      <w:r w:rsidRPr="0022764C">
        <w:rPr>
          <w:rFonts w:eastAsia="MS Mincho"/>
        </w:rPr>
        <w:t xml:space="preserve">If agreed and specified in the </w:t>
      </w:r>
      <w:r w:rsidRPr="0022764C">
        <w:rPr>
          <w:rFonts w:eastAsia="MS Mincho"/>
          <w:b/>
        </w:rPr>
        <w:t>Schedule</w:t>
      </w:r>
      <w:r w:rsidRPr="0022764C">
        <w:rPr>
          <w:rFonts w:eastAsia="MS Mincho"/>
        </w:rPr>
        <w:t xml:space="preserve"> or by endorsement to this </w:t>
      </w:r>
      <w:r w:rsidRPr="0022764C">
        <w:rPr>
          <w:rFonts w:eastAsia="MS Mincho"/>
          <w:b/>
        </w:rPr>
        <w:t>Section</w:t>
      </w:r>
      <w:r w:rsidRPr="0022764C">
        <w:rPr>
          <w:rFonts w:eastAsia="MS Mincho"/>
        </w:rPr>
        <w:t xml:space="preserve">, this </w:t>
      </w:r>
      <w:r w:rsidRPr="0022764C">
        <w:rPr>
          <w:rFonts w:eastAsia="MS Mincho"/>
          <w:b/>
          <w:bCs/>
        </w:rPr>
        <w:t>Extension</w:t>
      </w:r>
      <w:r w:rsidRPr="0022764C">
        <w:rPr>
          <w:rFonts w:eastAsia="MS Mincho"/>
        </w:rPr>
        <w:t xml:space="preserve"> includes the percentage uplift stated in the </w:t>
      </w:r>
      <w:r w:rsidRPr="0022764C">
        <w:rPr>
          <w:rFonts w:eastAsia="MS Mincho"/>
          <w:b/>
        </w:rPr>
        <w:t>Schedule</w:t>
      </w:r>
      <w:r w:rsidRPr="0022764C">
        <w:rPr>
          <w:rFonts w:eastAsia="MS Mincho"/>
        </w:rPr>
        <w:t xml:space="preserve"> to this </w:t>
      </w:r>
      <w:r w:rsidRPr="0022764C">
        <w:rPr>
          <w:rFonts w:eastAsia="MS Mincho"/>
          <w:b/>
        </w:rPr>
        <w:t>Section</w:t>
      </w:r>
      <w:r w:rsidRPr="0022764C">
        <w:rPr>
          <w:rFonts w:eastAsia="MS Mincho"/>
        </w:rPr>
        <w:t xml:space="preserve"> which shall be applied to</w:t>
      </w:r>
      <w:r w:rsidRPr="0022764C">
        <w:rPr>
          <w:rFonts w:eastAsia="MS Mincho"/>
          <w:bCs/>
        </w:rPr>
        <w:t xml:space="preserve"> the Declared Value for </w:t>
      </w:r>
      <w:r w:rsidRPr="0022764C">
        <w:rPr>
          <w:rFonts w:eastAsia="MS Mincho"/>
          <w:b/>
          <w:bCs/>
        </w:rPr>
        <w:t>Buildings</w:t>
      </w:r>
      <w:r w:rsidRPr="0022764C">
        <w:rPr>
          <w:rFonts w:eastAsia="MS Mincho"/>
          <w:bCs/>
        </w:rPr>
        <w:t xml:space="preserve"> and Contents.</w:t>
      </w:r>
    </w:p>
    <w:p w14:paraId="3AB3A7DB" w14:textId="77777777" w:rsidR="00C07262" w:rsidRPr="0022764C" w:rsidRDefault="004A758F">
      <w:pPr>
        <w:pStyle w:val="BodyText"/>
        <w:rPr>
          <w:rFonts w:eastAsia="MS Mincho"/>
          <w:bCs/>
        </w:rPr>
      </w:pPr>
      <w:r w:rsidRPr="0022764C">
        <w:rPr>
          <w:rFonts w:eastAsia="MS Mincho"/>
          <w:bCs/>
        </w:rPr>
        <w:t xml:space="preserve">This </w:t>
      </w:r>
      <w:r w:rsidRPr="0022764C">
        <w:rPr>
          <w:rFonts w:eastAsia="MS Mincho"/>
          <w:b/>
          <w:bCs/>
        </w:rPr>
        <w:t xml:space="preserve">Extension </w:t>
      </w:r>
      <w:r w:rsidRPr="0022764C">
        <w:rPr>
          <w:rFonts w:eastAsia="MS Mincho"/>
          <w:bCs/>
        </w:rPr>
        <w:t>is subject to the following Definition and Conditions and any additional premium that may be required:</w:t>
      </w:r>
    </w:p>
    <w:p w14:paraId="193B5833" w14:textId="77777777" w:rsidR="00C07262" w:rsidRPr="0022764C" w:rsidRDefault="004A758F">
      <w:pPr>
        <w:pStyle w:val="Heading3"/>
      </w:pPr>
      <w:r w:rsidRPr="0022764C">
        <w:t>Definition</w:t>
      </w:r>
    </w:p>
    <w:p w14:paraId="14B355A0" w14:textId="77777777" w:rsidR="00C07262" w:rsidRPr="0022764C" w:rsidRDefault="004A758F">
      <w:pPr>
        <w:pStyle w:val="BodyText"/>
      </w:pPr>
      <w:r w:rsidRPr="0022764C">
        <w:t xml:space="preserve">Declared Value shall mean the </w:t>
      </w:r>
      <w:r w:rsidRPr="0022764C">
        <w:rPr>
          <w:b/>
        </w:rPr>
        <w:t>Insured’s</w:t>
      </w:r>
      <w:r w:rsidRPr="0022764C">
        <w:t xml:space="preserve"> assessment of the cost of reinstatement of the </w:t>
      </w:r>
      <w:r w:rsidRPr="0022764C">
        <w:rPr>
          <w:bCs/>
        </w:rPr>
        <w:t>Property</w:t>
      </w:r>
      <w:r w:rsidRPr="0022764C">
        <w:rPr>
          <w:b/>
        </w:rPr>
        <w:t xml:space="preserve"> </w:t>
      </w:r>
      <w:r w:rsidRPr="0022764C">
        <w:rPr>
          <w:bCs/>
        </w:rPr>
        <w:t>Insured</w:t>
      </w:r>
      <w:r w:rsidRPr="0022764C">
        <w:t xml:space="preserve"> arrived at in accordance with paragraphs 1 and 2 of the Reinstatement Basis, Basis of Settlement, at the level of costs applying at the commencement of the </w:t>
      </w:r>
      <w:r w:rsidRPr="0022764C">
        <w:rPr>
          <w:b/>
          <w:bCs/>
        </w:rPr>
        <w:t>Period of Insurance</w:t>
      </w:r>
      <w:r w:rsidRPr="0022764C">
        <w:t xml:space="preserve"> but ignoring inflationary factors which may operate subsequently and making due allowance for:</w:t>
      </w:r>
    </w:p>
    <w:p w14:paraId="3EE89E56" w14:textId="77777777" w:rsidR="00C07262" w:rsidRPr="0022764C" w:rsidRDefault="004A758F" w:rsidP="00662A63">
      <w:pPr>
        <w:pStyle w:val="BodyText"/>
        <w:numPr>
          <w:ilvl w:val="2"/>
          <w:numId w:val="108"/>
        </w:numPr>
        <w:ind w:left="454" w:hanging="454"/>
      </w:pPr>
      <w:r w:rsidRPr="0022764C">
        <w:t>the additional costs of reinstatement to comply with European Union legislation or public authorities’ requirements;</w:t>
      </w:r>
    </w:p>
    <w:p w14:paraId="7D0F2075" w14:textId="77777777" w:rsidR="00C07262" w:rsidRPr="0022764C" w:rsidRDefault="004A758F" w:rsidP="00662A63">
      <w:pPr>
        <w:pStyle w:val="BodyText"/>
        <w:numPr>
          <w:ilvl w:val="2"/>
          <w:numId w:val="108"/>
        </w:numPr>
        <w:ind w:left="454" w:hanging="454"/>
      </w:pPr>
      <w:r w:rsidRPr="0022764C">
        <w:t>professional fees; and</w:t>
      </w:r>
    </w:p>
    <w:p w14:paraId="485D12D4" w14:textId="77777777" w:rsidR="00C07262" w:rsidRPr="0022764C" w:rsidRDefault="004A758F" w:rsidP="00662A63">
      <w:pPr>
        <w:pStyle w:val="BodyText"/>
        <w:numPr>
          <w:ilvl w:val="2"/>
          <w:numId w:val="108"/>
        </w:numPr>
        <w:ind w:left="454" w:hanging="454"/>
      </w:pPr>
      <w:r w:rsidRPr="0022764C">
        <w:t xml:space="preserve">debris removal costs other than for Stock. </w:t>
      </w:r>
    </w:p>
    <w:p w14:paraId="35A81F44" w14:textId="77777777" w:rsidR="00C07262" w:rsidRPr="0022764C" w:rsidRDefault="004A758F">
      <w:pPr>
        <w:pStyle w:val="BodyText"/>
      </w:pPr>
      <w:r w:rsidRPr="0022764C">
        <w:t>Conditions</w:t>
      </w:r>
    </w:p>
    <w:p w14:paraId="0DC43BCA" w14:textId="77777777" w:rsidR="00C07262" w:rsidRPr="0022764C" w:rsidRDefault="004A758F">
      <w:pPr>
        <w:pStyle w:val="BodyText"/>
      </w:pPr>
      <w:r w:rsidRPr="0022764C">
        <w:lastRenderedPageBreak/>
        <w:t xml:space="preserve">On or before the commencement of the </w:t>
      </w:r>
      <w:r w:rsidRPr="0022764C">
        <w:rPr>
          <w:b/>
          <w:bCs/>
        </w:rPr>
        <w:t>Period of Insurance</w:t>
      </w:r>
      <w:r w:rsidRPr="0022764C">
        <w:rPr>
          <w:bCs/>
        </w:rPr>
        <w:t>,</w:t>
      </w:r>
      <w:r w:rsidRPr="0022764C">
        <w:t xml:space="preserve"> the </w:t>
      </w:r>
      <w:r w:rsidRPr="0022764C">
        <w:rPr>
          <w:b/>
        </w:rPr>
        <w:t xml:space="preserve">Insured </w:t>
      </w:r>
      <w:r w:rsidRPr="0022764C">
        <w:t xml:space="preserve">shall notify the </w:t>
      </w:r>
      <w:r w:rsidRPr="0022764C">
        <w:rPr>
          <w:b/>
        </w:rPr>
        <w:t>Insurer</w:t>
      </w:r>
      <w:r w:rsidRPr="0022764C">
        <w:t xml:space="preserve"> of the Declared Value of the Property Insured for the said Item(s).</w:t>
      </w:r>
    </w:p>
    <w:p w14:paraId="3C365DD2" w14:textId="77777777" w:rsidR="00C07262" w:rsidRPr="0022764C" w:rsidRDefault="004A758F">
      <w:pPr>
        <w:pStyle w:val="BodyText"/>
        <w:rPr>
          <w:iCs/>
        </w:rPr>
      </w:pPr>
      <w:r w:rsidRPr="0022764C">
        <w:t xml:space="preserve">In the absence of such declaration the last amount declared by the </w:t>
      </w:r>
      <w:r w:rsidRPr="0022764C">
        <w:rPr>
          <w:b/>
        </w:rPr>
        <w:t xml:space="preserve">Insured </w:t>
      </w:r>
      <w:r w:rsidRPr="0022764C">
        <w:t xml:space="preserve">shall be taken as the Declared Value for the ensuing </w:t>
      </w:r>
      <w:r w:rsidRPr="0022764C">
        <w:rPr>
          <w:b/>
          <w:bCs/>
        </w:rPr>
        <w:t>Period of Insurance</w:t>
      </w:r>
      <w:r w:rsidRPr="0022764C">
        <w:rPr>
          <w:bCs/>
        </w:rPr>
        <w:t>.</w:t>
      </w:r>
    </w:p>
    <w:p w14:paraId="0CBA05ED" w14:textId="77777777" w:rsidR="00C07262" w:rsidRPr="0022764C" w:rsidRDefault="004A758F">
      <w:pPr>
        <w:pStyle w:val="BodyText"/>
        <w:rPr>
          <w:iCs/>
        </w:rPr>
      </w:pPr>
      <w:r w:rsidRPr="0022764C">
        <w:t>The following Special Condition shall replace Special Condition 4 of the Reinstatement Basis, Basis of Settlement:</w:t>
      </w:r>
    </w:p>
    <w:p w14:paraId="57821742" w14:textId="77777777" w:rsidR="00C07262" w:rsidRPr="0022764C" w:rsidRDefault="004A758F" w:rsidP="00662A63">
      <w:pPr>
        <w:pStyle w:val="BodyText"/>
        <w:numPr>
          <w:ilvl w:val="2"/>
          <w:numId w:val="108"/>
        </w:numPr>
        <w:ind w:left="454" w:hanging="454"/>
      </w:pPr>
      <w:r w:rsidRPr="0022764C">
        <w:t xml:space="preserve">each Item under this Condition is declared to be separately insured subject to the following Condition of Average: if at the time of </w:t>
      </w:r>
      <w:r w:rsidRPr="0022764C">
        <w:rPr>
          <w:b/>
        </w:rPr>
        <w:t>Damage,</w:t>
      </w:r>
      <w:r w:rsidRPr="0022764C">
        <w:t xml:space="preserve"> the Declared Value of the </w:t>
      </w:r>
      <w:r w:rsidRPr="0022764C">
        <w:rPr>
          <w:bCs/>
        </w:rPr>
        <w:t>Property Insured</w:t>
      </w:r>
      <w:r w:rsidRPr="0022764C">
        <w:t xml:space="preserve"> covered by such Item is less than the cost of reinstatement at the commencement of the </w:t>
      </w:r>
      <w:r w:rsidRPr="0022764C">
        <w:rPr>
          <w:b/>
          <w:bCs/>
        </w:rPr>
        <w:t>Period of Insurance</w:t>
      </w:r>
      <w:r w:rsidRPr="0022764C">
        <w:t xml:space="preserve">, then the </w:t>
      </w:r>
      <w:r w:rsidRPr="0022764C">
        <w:rPr>
          <w:b/>
        </w:rPr>
        <w:t>Insurer’s</w:t>
      </w:r>
      <w:r w:rsidRPr="0022764C">
        <w:t xml:space="preserve"> liability for any amount insured shall be limited to that proportion which the Declared Value bears to such cost of reinstatement.</w:t>
      </w:r>
    </w:p>
    <w:p w14:paraId="34C327BA" w14:textId="77777777" w:rsidR="00C07262" w:rsidRPr="0022764C" w:rsidRDefault="004A758F">
      <w:pPr>
        <w:pStyle w:val="Heading3"/>
      </w:pPr>
      <w:r w:rsidRPr="0022764C">
        <w:t>Designation</w:t>
      </w:r>
    </w:p>
    <w:p w14:paraId="3DD7E1DD" w14:textId="77777777" w:rsidR="00C07262" w:rsidRPr="0022764C" w:rsidRDefault="004A758F">
      <w:pPr>
        <w:pStyle w:val="BodyText"/>
      </w:pPr>
      <w:r w:rsidRPr="0022764C">
        <w:t xml:space="preserve">For the purpose of determining where necessary the </w:t>
      </w:r>
      <w:r w:rsidRPr="0022764C">
        <w:rPr>
          <w:b/>
        </w:rPr>
        <w:t xml:space="preserve">Section </w:t>
      </w:r>
      <w:r w:rsidRPr="0022764C">
        <w:t xml:space="preserve">or </w:t>
      </w:r>
      <w:r w:rsidRPr="0022764C">
        <w:rPr>
          <w:b/>
        </w:rPr>
        <w:t xml:space="preserve">Extension </w:t>
      </w:r>
      <w:r w:rsidRPr="0022764C">
        <w:t xml:space="preserve">under which any of the property is insured, the </w:t>
      </w:r>
      <w:r w:rsidRPr="0022764C">
        <w:rPr>
          <w:b/>
        </w:rPr>
        <w:t>Insurer</w:t>
      </w:r>
      <w:r w:rsidRPr="0022764C">
        <w:t xml:space="preserve"> will accept the designation of such property by the </w:t>
      </w:r>
      <w:r w:rsidRPr="0022764C">
        <w:rPr>
          <w:b/>
        </w:rPr>
        <w:t>Insured</w:t>
      </w:r>
      <w:r w:rsidRPr="0022764C">
        <w:t xml:space="preserve"> in its records.</w:t>
      </w:r>
    </w:p>
    <w:p w14:paraId="1E00A637" w14:textId="77777777" w:rsidR="00C07262" w:rsidRPr="0022764C" w:rsidRDefault="004A758F">
      <w:pPr>
        <w:pStyle w:val="Heading3"/>
      </w:pPr>
      <w:r w:rsidRPr="0022764C">
        <w:t>Drain Clearance</w:t>
      </w:r>
    </w:p>
    <w:p w14:paraId="19F55809" w14:textId="77777777" w:rsidR="00C07262" w:rsidRPr="0022764C" w:rsidRDefault="004A758F">
      <w:pPr>
        <w:pStyle w:val="BodyText"/>
      </w:pPr>
      <w:r w:rsidRPr="0022764C">
        <w:t xml:space="preserve">This </w:t>
      </w:r>
      <w:r w:rsidRPr="0022764C">
        <w:rPr>
          <w:b/>
        </w:rPr>
        <w:t xml:space="preserve">Extension </w:t>
      </w:r>
      <w:r w:rsidRPr="0022764C">
        <w:t xml:space="preserve">covers the costs and expenses necessarily incurred in clearing drains, sewers and gutters at the </w:t>
      </w:r>
      <w:r w:rsidRPr="0022764C">
        <w:rPr>
          <w:b/>
        </w:rPr>
        <w:t>Premises</w:t>
      </w:r>
      <w:r w:rsidRPr="0022764C">
        <w:t xml:space="preserve"> of the </w:t>
      </w:r>
      <w:r w:rsidRPr="0022764C">
        <w:rPr>
          <w:b/>
        </w:rPr>
        <w:t>Insured</w:t>
      </w:r>
      <w:r w:rsidRPr="0022764C">
        <w:t xml:space="preserve"> following </w:t>
      </w:r>
      <w:r w:rsidRPr="0022764C">
        <w:rPr>
          <w:b/>
        </w:rPr>
        <w:t>Damage</w:t>
      </w:r>
      <w:r w:rsidRPr="0022764C">
        <w:t>.</w:t>
      </w:r>
    </w:p>
    <w:p w14:paraId="743F12C1" w14:textId="77777777" w:rsidR="00C07262" w:rsidRPr="0022764C" w:rsidRDefault="004A758F">
      <w:pPr>
        <w:pStyle w:val="Heading3"/>
      </w:pPr>
      <w:r w:rsidRPr="0022764C">
        <w:t>European Union and Public Authorities</w:t>
      </w:r>
    </w:p>
    <w:p w14:paraId="32BF6CE0" w14:textId="77777777" w:rsidR="00C07262" w:rsidRPr="0022764C" w:rsidRDefault="004A758F">
      <w:pPr>
        <w:pStyle w:val="BodyText"/>
      </w:pPr>
      <w:r w:rsidRPr="0022764C">
        <w:t xml:space="preserve">This </w:t>
      </w:r>
      <w:r w:rsidRPr="0022764C">
        <w:rPr>
          <w:b/>
        </w:rPr>
        <w:t xml:space="preserve">Extension </w:t>
      </w:r>
      <w:r w:rsidRPr="0022764C">
        <w:t>covers the</w:t>
      </w:r>
      <w:r w:rsidRPr="0022764C">
        <w:rPr>
          <w:bCs/>
        </w:rPr>
        <w:t xml:space="preserve"> additional cost of reinstatement for </w:t>
      </w:r>
      <w:r w:rsidRPr="0022764C">
        <w:rPr>
          <w:b/>
          <w:bCs/>
        </w:rPr>
        <w:t>Buildings</w:t>
      </w:r>
      <w:r w:rsidRPr="0022764C">
        <w:rPr>
          <w:bCs/>
        </w:rPr>
        <w:t xml:space="preserve"> and </w:t>
      </w:r>
      <w:r w:rsidRPr="0022764C">
        <w:t>Contents</w:t>
      </w:r>
      <w:r w:rsidRPr="0022764C">
        <w:rPr>
          <w:bCs/>
        </w:rPr>
        <w:t xml:space="preserve"> incurred</w:t>
      </w:r>
      <w:r w:rsidRPr="0022764C">
        <w:t xml:space="preserve"> solely by reason of the necessity to comply with building or other regulations under or framed in pursuance of any Act of Parliament, with bye-laws of any Public Authority or to comply with European Union legislation as a result of </w:t>
      </w:r>
      <w:r w:rsidRPr="0022764C">
        <w:rPr>
          <w:b/>
        </w:rPr>
        <w:t>Damage</w:t>
      </w:r>
      <w:r w:rsidRPr="0022764C">
        <w:t xml:space="preserve"> excluding:</w:t>
      </w:r>
    </w:p>
    <w:p w14:paraId="74C0A377" w14:textId="77777777" w:rsidR="00C07262" w:rsidRPr="0022764C" w:rsidRDefault="004A758F" w:rsidP="00662A63">
      <w:pPr>
        <w:pStyle w:val="BodyText"/>
        <w:numPr>
          <w:ilvl w:val="2"/>
          <w:numId w:val="109"/>
        </w:numPr>
        <w:ind w:left="454" w:hanging="454"/>
      </w:pPr>
      <w:r w:rsidRPr="0022764C">
        <w:t>the cost of such compliance:</w:t>
      </w:r>
    </w:p>
    <w:p w14:paraId="1D4C011F" w14:textId="77777777" w:rsidR="00C07262" w:rsidRPr="0022764C" w:rsidRDefault="004A758F" w:rsidP="00662A63">
      <w:pPr>
        <w:pStyle w:val="BodyText"/>
        <w:numPr>
          <w:ilvl w:val="0"/>
          <w:numId w:val="110"/>
        </w:numPr>
        <w:ind w:left="908" w:hanging="454"/>
      </w:pPr>
      <w:r w:rsidRPr="0022764C">
        <w:t xml:space="preserve">in respect of </w:t>
      </w:r>
      <w:r w:rsidRPr="0022764C">
        <w:rPr>
          <w:b/>
        </w:rPr>
        <w:t>Damage</w:t>
      </w:r>
      <w:r w:rsidRPr="0022764C">
        <w:t xml:space="preserve"> occurring prior to the commencement of this </w:t>
      </w:r>
      <w:r w:rsidRPr="0022764C">
        <w:rPr>
          <w:b/>
        </w:rPr>
        <w:t>Section</w:t>
      </w:r>
      <w:r w:rsidRPr="0022764C">
        <w:t xml:space="preserve">; </w:t>
      </w:r>
    </w:p>
    <w:p w14:paraId="07D3C387" w14:textId="77777777" w:rsidR="00C07262" w:rsidRPr="0022764C" w:rsidRDefault="004A758F" w:rsidP="00662A63">
      <w:pPr>
        <w:pStyle w:val="BodyText"/>
        <w:numPr>
          <w:ilvl w:val="0"/>
          <w:numId w:val="110"/>
        </w:numPr>
        <w:ind w:left="908" w:hanging="454"/>
        <w:rPr>
          <w:iCs/>
        </w:rPr>
      </w:pPr>
      <w:r w:rsidRPr="0022764C">
        <w:t xml:space="preserve">in respect of </w:t>
      </w:r>
      <w:r w:rsidRPr="0022764C">
        <w:rPr>
          <w:b/>
        </w:rPr>
        <w:t>Damage</w:t>
      </w:r>
      <w:r w:rsidRPr="0022764C">
        <w:t xml:space="preserve"> not insured by this </w:t>
      </w:r>
      <w:r w:rsidRPr="0022764C">
        <w:rPr>
          <w:b/>
        </w:rPr>
        <w:t>Section</w:t>
      </w:r>
      <w:r w:rsidRPr="0022764C">
        <w:t>;</w:t>
      </w:r>
    </w:p>
    <w:p w14:paraId="6200CD89" w14:textId="77777777" w:rsidR="00C07262" w:rsidRPr="0022764C" w:rsidRDefault="004A758F" w:rsidP="00662A63">
      <w:pPr>
        <w:pStyle w:val="BodyText"/>
        <w:numPr>
          <w:ilvl w:val="0"/>
          <w:numId w:val="110"/>
        </w:numPr>
        <w:ind w:left="908" w:hanging="454"/>
        <w:rPr>
          <w:iCs/>
        </w:rPr>
      </w:pPr>
      <w:r w:rsidRPr="0022764C">
        <w:t xml:space="preserve">under which notice has been served upon the </w:t>
      </w:r>
      <w:r w:rsidRPr="0022764C">
        <w:rPr>
          <w:b/>
        </w:rPr>
        <w:t>Insured</w:t>
      </w:r>
      <w:r w:rsidRPr="0022764C">
        <w:t xml:space="preserve"> prior to the happening of the </w:t>
      </w:r>
      <w:r w:rsidRPr="0022764C">
        <w:rPr>
          <w:b/>
        </w:rPr>
        <w:t>Damage</w:t>
      </w:r>
      <w:r w:rsidRPr="0022764C">
        <w:t>;</w:t>
      </w:r>
    </w:p>
    <w:p w14:paraId="53D9E326" w14:textId="77777777" w:rsidR="00C07262" w:rsidRPr="0022764C" w:rsidRDefault="004A758F" w:rsidP="00662A63">
      <w:pPr>
        <w:pStyle w:val="BodyText"/>
        <w:numPr>
          <w:ilvl w:val="0"/>
          <w:numId w:val="110"/>
        </w:numPr>
        <w:ind w:left="908" w:hanging="454"/>
        <w:rPr>
          <w:iCs/>
        </w:rPr>
      </w:pPr>
      <w:r w:rsidRPr="0022764C">
        <w:t xml:space="preserve">for which there is an existing requirement which has not at the date of the commencement of this </w:t>
      </w:r>
      <w:r w:rsidRPr="0022764C">
        <w:rPr>
          <w:b/>
        </w:rPr>
        <w:t>Policy</w:t>
      </w:r>
      <w:r w:rsidRPr="0022764C">
        <w:t xml:space="preserve"> been implemented; and</w:t>
      </w:r>
    </w:p>
    <w:p w14:paraId="68EC1599" w14:textId="77777777" w:rsidR="00C07262" w:rsidRPr="0022764C" w:rsidRDefault="004A758F" w:rsidP="00662A63">
      <w:pPr>
        <w:pStyle w:val="BodyText"/>
        <w:numPr>
          <w:ilvl w:val="0"/>
          <w:numId w:val="110"/>
        </w:numPr>
        <w:ind w:left="908" w:hanging="454"/>
      </w:pPr>
      <w:r w:rsidRPr="0022764C">
        <w:t xml:space="preserve">in respect of undamaged property or undamaged portions of property other than foundations (unless specifically excluded) of that portion of the damaged property. </w:t>
      </w:r>
    </w:p>
    <w:p w14:paraId="440584E5" w14:textId="77777777" w:rsidR="00C07262" w:rsidRPr="0022764C" w:rsidRDefault="004A758F" w:rsidP="00662A63">
      <w:pPr>
        <w:pStyle w:val="BodyText"/>
        <w:numPr>
          <w:ilvl w:val="2"/>
          <w:numId w:val="109"/>
        </w:numPr>
        <w:ind w:left="454" w:hanging="454"/>
        <w:rPr>
          <w:szCs w:val="24"/>
        </w:rPr>
      </w:pPr>
      <w:r w:rsidRPr="0022764C">
        <w:t xml:space="preserve">the additional cost that would have been required to make good the damaged property to a condition equal </w:t>
      </w:r>
      <w:r w:rsidRPr="0022764C">
        <w:t>to its condition when new had the necessity to comply with such regulations, bye-laws and stipulations not arisen; and</w:t>
      </w:r>
    </w:p>
    <w:p w14:paraId="22C817C4" w14:textId="77777777" w:rsidR="00C07262" w:rsidRPr="0022764C" w:rsidRDefault="004A758F" w:rsidP="00662A63">
      <w:pPr>
        <w:pStyle w:val="BodyText"/>
        <w:numPr>
          <w:ilvl w:val="2"/>
          <w:numId w:val="109"/>
        </w:numPr>
        <w:ind w:left="454" w:hanging="454"/>
      </w:pPr>
      <w:r w:rsidRPr="0022764C">
        <w:t>the amount of any rate, tax, duty, development or other charge or assessment arising out of capital appreciation which may be payable in respect of the property by reason of such compliance</w:t>
      </w:r>
    </w:p>
    <w:p w14:paraId="7144741F" w14:textId="77777777" w:rsidR="00C07262" w:rsidRPr="0022764C" w:rsidRDefault="004A758F">
      <w:pPr>
        <w:pStyle w:val="BodyText"/>
      </w:pPr>
      <w:r w:rsidRPr="0022764C">
        <w:t>provided that:</w:t>
      </w:r>
    </w:p>
    <w:p w14:paraId="6A27B2C2" w14:textId="77777777" w:rsidR="00C07262" w:rsidRPr="0022764C" w:rsidRDefault="004A758F" w:rsidP="00662A63">
      <w:pPr>
        <w:pStyle w:val="BodyText"/>
        <w:numPr>
          <w:ilvl w:val="2"/>
          <w:numId w:val="111"/>
        </w:numPr>
        <w:ind w:left="454" w:hanging="454"/>
      </w:pPr>
      <w:r w:rsidRPr="0022764C">
        <w:t xml:space="preserve">the work of reinstatement is commenced and carried out with reasonable despatch and in any case must be completed within 12 (twelve) months after </w:t>
      </w:r>
      <w:r w:rsidRPr="0022764C">
        <w:rPr>
          <w:b/>
        </w:rPr>
        <w:t>Damage</w:t>
      </w:r>
      <w:r w:rsidRPr="0022764C">
        <w:t xml:space="preserve"> or within such further time as the </w:t>
      </w:r>
      <w:r w:rsidRPr="0022764C">
        <w:rPr>
          <w:b/>
        </w:rPr>
        <w:t>Insurer</w:t>
      </w:r>
      <w:r w:rsidRPr="0022764C">
        <w:t xml:space="preserve"> may allow in writing;</w:t>
      </w:r>
    </w:p>
    <w:p w14:paraId="1001B317" w14:textId="77777777" w:rsidR="00C07262" w:rsidRPr="0022764C" w:rsidRDefault="004A758F" w:rsidP="00662A63">
      <w:pPr>
        <w:pStyle w:val="BodyText"/>
        <w:numPr>
          <w:ilvl w:val="2"/>
          <w:numId w:val="111"/>
        </w:numPr>
        <w:ind w:left="454" w:hanging="454"/>
      </w:pPr>
      <w:r w:rsidRPr="0022764C">
        <w:t xml:space="preserve">if the liability of the </w:t>
      </w:r>
      <w:r w:rsidRPr="0022764C">
        <w:rPr>
          <w:b/>
        </w:rPr>
        <w:t>Insurer</w:t>
      </w:r>
      <w:r w:rsidRPr="0022764C">
        <w:t xml:space="preserve">, other than as covered under this </w:t>
      </w:r>
      <w:r w:rsidRPr="0022764C">
        <w:rPr>
          <w:b/>
        </w:rPr>
        <w:t>Extension</w:t>
      </w:r>
      <w:r w:rsidRPr="0022764C">
        <w:t>,</w:t>
      </w:r>
      <w:r w:rsidRPr="0022764C">
        <w:rPr>
          <w:b/>
        </w:rPr>
        <w:t xml:space="preserve"> </w:t>
      </w:r>
      <w:r w:rsidRPr="0022764C">
        <w:t xml:space="preserve">is reduced by the application of any of the terms and conditions of this </w:t>
      </w:r>
      <w:r w:rsidRPr="0022764C">
        <w:rPr>
          <w:b/>
        </w:rPr>
        <w:t>Section</w:t>
      </w:r>
      <w:r w:rsidRPr="0022764C">
        <w:t xml:space="preserve"> or of this </w:t>
      </w:r>
      <w:r w:rsidRPr="0022764C">
        <w:rPr>
          <w:b/>
        </w:rPr>
        <w:t>Policy</w:t>
      </w:r>
      <w:r w:rsidRPr="0022764C">
        <w:t xml:space="preserve">, then the liability of the </w:t>
      </w:r>
      <w:r w:rsidRPr="0022764C">
        <w:rPr>
          <w:b/>
        </w:rPr>
        <w:t>Insurer</w:t>
      </w:r>
      <w:r w:rsidRPr="0022764C">
        <w:t xml:space="preserve"> under this </w:t>
      </w:r>
      <w:r w:rsidRPr="0022764C">
        <w:rPr>
          <w:b/>
        </w:rPr>
        <w:t xml:space="preserve">Extension </w:t>
      </w:r>
      <w:r w:rsidRPr="0022764C">
        <w:t>shall also be reduced proportionately; and</w:t>
      </w:r>
    </w:p>
    <w:p w14:paraId="2C404170" w14:textId="77777777" w:rsidR="00C07262" w:rsidRPr="0022764C" w:rsidRDefault="004A758F" w:rsidP="00662A63">
      <w:pPr>
        <w:pStyle w:val="BodyText"/>
        <w:numPr>
          <w:ilvl w:val="2"/>
          <w:numId w:val="111"/>
        </w:numPr>
        <w:ind w:left="454" w:hanging="454"/>
      </w:pPr>
      <w:r w:rsidRPr="0022764C">
        <w:t xml:space="preserve">such reinstatement may be carried out wholly or partially upon another site, provided that the liability of the </w:t>
      </w:r>
      <w:r w:rsidRPr="0022764C">
        <w:rPr>
          <w:b/>
        </w:rPr>
        <w:t>Insurer</w:t>
      </w:r>
      <w:r w:rsidRPr="0022764C">
        <w:t xml:space="preserve"> under this </w:t>
      </w:r>
      <w:r w:rsidRPr="0022764C">
        <w:rPr>
          <w:b/>
        </w:rPr>
        <w:t>Extension</w:t>
      </w:r>
      <w:r w:rsidRPr="0022764C">
        <w:t xml:space="preserve"> is not increased.</w:t>
      </w:r>
      <w:r w:rsidRPr="0022764C">
        <w:tab/>
      </w:r>
    </w:p>
    <w:p w14:paraId="381B357D" w14:textId="77777777" w:rsidR="00C07262" w:rsidRPr="0022764C" w:rsidRDefault="004A758F">
      <w:pPr>
        <w:pStyle w:val="Heading3"/>
      </w:pPr>
      <w:r w:rsidRPr="0022764C">
        <w:t>Exhibitions</w:t>
      </w:r>
    </w:p>
    <w:p w14:paraId="06DFC10C" w14:textId="77777777"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Exhibition Property at any exhibition, seminar, conference, publicity promotions or similar functions attended by the </w:t>
      </w:r>
      <w:r w:rsidRPr="0022764C">
        <w:rPr>
          <w:b/>
        </w:rPr>
        <w:t>Insured</w:t>
      </w:r>
      <w:r w:rsidRPr="0022764C">
        <w:t xml:space="preserve"> in connection with the </w:t>
      </w:r>
      <w:r w:rsidRPr="0022764C">
        <w:rPr>
          <w:b/>
        </w:rPr>
        <w:t>Business</w:t>
      </w:r>
      <w:r w:rsidRPr="0022764C">
        <w:t xml:space="preserve"> anywhere within the </w:t>
      </w:r>
      <w:r w:rsidRPr="0022764C">
        <w:rPr>
          <w:b/>
        </w:rPr>
        <w:t>United Kingdom</w:t>
      </w:r>
      <w:r w:rsidRPr="0022764C">
        <w:t xml:space="preserve"> or whilst in direct Transit Inland to or from such functions</w:t>
      </w:r>
    </w:p>
    <w:p w14:paraId="50FDAB85" w14:textId="77777777" w:rsidR="00C07262" w:rsidRPr="0022764C" w:rsidRDefault="004A758F">
      <w:pPr>
        <w:pStyle w:val="BodyText"/>
      </w:pPr>
      <w:r w:rsidRPr="0022764C">
        <w:t>provided that:</w:t>
      </w:r>
    </w:p>
    <w:p w14:paraId="2EA9F611" w14:textId="77777777" w:rsidR="00C07262" w:rsidRPr="0022764C" w:rsidRDefault="004A758F" w:rsidP="00662A63">
      <w:pPr>
        <w:pStyle w:val="BodyText"/>
        <w:numPr>
          <w:ilvl w:val="2"/>
          <w:numId w:val="112"/>
        </w:numPr>
        <w:ind w:left="454" w:hanging="454"/>
      </w:pPr>
      <w:r w:rsidRPr="0022764C">
        <w:t xml:space="preserve">the </w:t>
      </w:r>
      <w:r w:rsidRPr="0022764C">
        <w:rPr>
          <w:b/>
        </w:rPr>
        <w:t>Insurer</w:t>
      </w:r>
      <w:r w:rsidRPr="0022764C">
        <w:t xml:space="preserve"> shall not be liable for the </w:t>
      </w:r>
      <w:r w:rsidRPr="0022764C">
        <w:rPr>
          <w:b/>
        </w:rPr>
        <w:t>Excess</w:t>
      </w:r>
      <w:r w:rsidRPr="0022764C">
        <w:t xml:space="preserve"> payable by the </w:t>
      </w:r>
      <w:r w:rsidRPr="0022764C">
        <w:rPr>
          <w:b/>
        </w:rPr>
        <w:t xml:space="preserve">Insured </w:t>
      </w:r>
      <w:r w:rsidRPr="0022764C">
        <w:t>for each and every claim; and</w:t>
      </w:r>
    </w:p>
    <w:p w14:paraId="4951C178" w14:textId="77777777" w:rsidR="00C07262" w:rsidRPr="0022764C" w:rsidRDefault="004A758F" w:rsidP="00662A63">
      <w:pPr>
        <w:pStyle w:val="BodyText"/>
        <w:numPr>
          <w:ilvl w:val="2"/>
          <w:numId w:val="112"/>
        </w:numPr>
        <w:ind w:left="454" w:hanging="454"/>
      </w:pPr>
      <w:r w:rsidRPr="0022764C">
        <w:t xml:space="preserve">the </w:t>
      </w:r>
      <w:r w:rsidRPr="0022764C">
        <w:rPr>
          <w:b/>
        </w:rPr>
        <w:t>Insurer</w:t>
      </w:r>
      <w:r w:rsidRPr="0022764C">
        <w:t xml:space="preserve"> shall not be liable for property more specifically insured elsewhere.</w:t>
      </w:r>
    </w:p>
    <w:p w14:paraId="6077E385" w14:textId="77777777" w:rsidR="00C07262" w:rsidRPr="0022764C" w:rsidRDefault="004A758F">
      <w:pPr>
        <w:pStyle w:val="Heading3"/>
      </w:pPr>
      <w:r w:rsidRPr="0022764C">
        <w:t>Fire Extinguishing Expenses</w:t>
      </w:r>
    </w:p>
    <w:p w14:paraId="726057BB" w14:textId="77777777" w:rsidR="00C07262" w:rsidRPr="0022764C" w:rsidRDefault="004A758F">
      <w:pPr>
        <w:pStyle w:val="BodyText"/>
      </w:pPr>
      <w:r w:rsidRPr="0022764C">
        <w:t xml:space="preserve">This </w:t>
      </w:r>
      <w:r w:rsidRPr="0022764C">
        <w:rPr>
          <w:b/>
        </w:rPr>
        <w:t>Extension</w:t>
      </w:r>
      <w:r w:rsidRPr="0022764C">
        <w:t xml:space="preserve"> covers the reasonable costs incurred by the </w:t>
      </w:r>
      <w:r w:rsidRPr="0022764C">
        <w:rPr>
          <w:b/>
        </w:rPr>
        <w:t>Insured</w:t>
      </w:r>
      <w:r w:rsidRPr="0022764C">
        <w:t xml:space="preserve"> as a result of </w:t>
      </w:r>
      <w:r w:rsidRPr="0022764C">
        <w:rPr>
          <w:b/>
        </w:rPr>
        <w:t>Damage</w:t>
      </w:r>
      <w:r w:rsidRPr="0022764C">
        <w:t xml:space="preserve"> in:</w:t>
      </w:r>
    </w:p>
    <w:p w14:paraId="751288C8" w14:textId="77777777" w:rsidR="00C07262" w:rsidRPr="0022764C" w:rsidRDefault="004A758F" w:rsidP="00662A63">
      <w:pPr>
        <w:pStyle w:val="BodyText"/>
        <w:numPr>
          <w:ilvl w:val="0"/>
          <w:numId w:val="106"/>
        </w:numPr>
        <w:ind w:left="454" w:hanging="454"/>
      </w:pPr>
      <w:r w:rsidRPr="0022764C">
        <w:t>refilling fire extinguishing appliances;</w:t>
      </w:r>
    </w:p>
    <w:p w14:paraId="63165791" w14:textId="77777777" w:rsidR="00C07262" w:rsidRPr="0022764C" w:rsidRDefault="004A758F" w:rsidP="00662A63">
      <w:pPr>
        <w:pStyle w:val="BodyText"/>
        <w:numPr>
          <w:ilvl w:val="0"/>
          <w:numId w:val="106"/>
        </w:numPr>
        <w:ind w:left="454" w:hanging="454"/>
      </w:pPr>
      <w:r w:rsidRPr="0022764C">
        <w:t>replacing used sprinkler heads;</w:t>
      </w:r>
    </w:p>
    <w:p w14:paraId="6B2A39B4" w14:textId="77777777" w:rsidR="00C07262" w:rsidRPr="0022764C" w:rsidRDefault="004A758F" w:rsidP="00662A63">
      <w:pPr>
        <w:pStyle w:val="BodyText"/>
        <w:numPr>
          <w:ilvl w:val="0"/>
          <w:numId w:val="106"/>
        </w:numPr>
        <w:ind w:left="454" w:hanging="454"/>
      </w:pPr>
      <w:r w:rsidRPr="0022764C">
        <w:t>refilling sprinkler tanks;</w:t>
      </w:r>
    </w:p>
    <w:p w14:paraId="4DF49B09" w14:textId="77777777" w:rsidR="00C07262" w:rsidRPr="0022764C" w:rsidRDefault="004A758F" w:rsidP="00662A63">
      <w:pPr>
        <w:pStyle w:val="BodyText"/>
        <w:numPr>
          <w:ilvl w:val="0"/>
          <w:numId w:val="106"/>
        </w:numPr>
        <w:ind w:left="454" w:hanging="454"/>
      </w:pPr>
      <w:r w:rsidRPr="0022764C">
        <w:t>recharging gaseous flooding systems or water-based suppression systems; or</w:t>
      </w:r>
    </w:p>
    <w:p w14:paraId="3BEC90CC" w14:textId="77777777" w:rsidR="00C07262" w:rsidRPr="0022764C" w:rsidRDefault="004A758F" w:rsidP="00662A63">
      <w:pPr>
        <w:pStyle w:val="BodyText"/>
        <w:numPr>
          <w:ilvl w:val="0"/>
          <w:numId w:val="106"/>
        </w:numPr>
        <w:ind w:left="454" w:hanging="454"/>
      </w:pPr>
      <w:r w:rsidRPr="0022764C">
        <w:t>resetting fire alarms.</w:t>
      </w:r>
    </w:p>
    <w:p w14:paraId="7D7BA47E" w14:textId="77777777" w:rsidR="00C07262" w:rsidRPr="0022764C" w:rsidRDefault="004A758F">
      <w:pPr>
        <w:pStyle w:val="Heading3"/>
      </w:pPr>
      <w:r w:rsidRPr="0022764C">
        <w:t>Garden and Ornamental Features Expenses</w:t>
      </w:r>
    </w:p>
    <w:p w14:paraId="0B62736F" w14:textId="77777777" w:rsidR="00C07262" w:rsidRPr="0022764C" w:rsidRDefault="004A758F">
      <w:pPr>
        <w:pStyle w:val="BodyText"/>
      </w:pPr>
      <w:r w:rsidRPr="0022764C">
        <w:t xml:space="preserve">This </w:t>
      </w:r>
      <w:r w:rsidRPr="0022764C">
        <w:rPr>
          <w:b/>
        </w:rPr>
        <w:t>Extension</w:t>
      </w:r>
      <w:r w:rsidRPr="0022764C">
        <w:t xml:space="preserve"> covers the costs incurred by the </w:t>
      </w:r>
      <w:r w:rsidRPr="0022764C">
        <w:rPr>
          <w:b/>
        </w:rPr>
        <w:t>Insured</w:t>
      </w:r>
      <w:r w:rsidRPr="0022764C">
        <w:t xml:space="preserve"> for the restoration of gardens and ornamental features as a result of </w:t>
      </w:r>
      <w:r w:rsidRPr="0022764C">
        <w:rPr>
          <w:b/>
        </w:rPr>
        <w:t>Damage</w:t>
      </w:r>
      <w:r w:rsidRPr="0022764C">
        <w:t xml:space="preserve"> caused by any emergency service provided that this </w:t>
      </w:r>
      <w:r w:rsidRPr="0022764C">
        <w:rPr>
          <w:b/>
        </w:rPr>
        <w:t xml:space="preserve">Extension </w:t>
      </w:r>
      <w:r w:rsidRPr="0022764C">
        <w:t xml:space="preserve">shall only apply where </w:t>
      </w:r>
      <w:r w:rsidRPr="0022764C">
        <w:rPr>
          <w:b/>
        </w:rPr>
        <w:t>Damage</w:t>
      </w:r>
      <w:r w:rsidRPr="0022764C">
        <w:t xml:space="preserve"> </w:t>
      </w:r>
      <w:r w:rsidRPr="0022764C">
        <w:lastRenderedPageBreak/>
        <w:t>to Property Insured has otherwise occurred and is the subject of a valid claim.</w:t>
      </w:r>
    </w:p>
    <w:p w14:paraId="5AF30DF6" w14:textId="77777777" w:rsidR="00C07262" w:rsidRPr="0022764C" w:rsidRDefault="004A758F">
      <w:pPr>
        <w:pStyle w:val="Heading3"/>
      </w:pPr>
      <w:r w:rsidRPr="0022764C">
        <w:t>Inadvertent Omission to Insure</w:t>
      </w:r>
    </w:p>
    <w:p w14:paraId="396B8FC0" w14:textId="77777777" w:rsidR="00C07262" w:rsidRPr="0022764C" w:rsidRDefault="004A758F">
      <w:pPr>
        <w:pStyle w:val="BodyText"/>
      </w:pPr>
      <w:bookmarkStart w:id="76" w:name="OLE_LINK1"/>
      <w:r w:rsidRPr="0022764C">
        <w:t xml:space="preserve">This </w:t>
      </w:r>
      <w:r w:rsidRPr="0022764C">
        <w:rPr>
          <w:b/>
        </w:rPr>
        <w:t xml:space="preserve">Extension </w:t>
      </w:r>
      <w:r w:rsidRPr="0022764C">
        <w:t xml:space="preserve">covers Property Insured which the </w:t>
      </w:r>
      <w:r w:rsidRPr="0022764C">
        <w:rPr>
          <w:b/>
        </w:rPr>
        <w:t>Insured</w:t>
      </w:r>
      <w:r w:rsidRPr="0022764C">
        <w:t xml:space="preserve"> has inadvertently omitted to notify to the </w:t>
      </w:r>
      <w:r w:rsidRPr="0022764C">
        <w:rPr>
          <w:b/>
        </w:rPr>
        <w:t>Insurer,</w:t>
      </w:r>
      <w:r w:rsidRPr="0022764C">
        <w:t xml:space="preserve"> subject to the payment of an additional premium charged by the </w:t>
      </w:r>
      <w:r w:rsidRPr="0022764C">
        <w:rPr>
          <w:b/>
        </w:rPr>
        <w:t>Insurer</w:t>
      </w:r>
      <w:r w:rsidRPr="0022764C">
        <w:t xml:space="preserve"> on all such Property Insured as from the commencement of this </w:t>
      </w:r>
      <w:r w:rsidRPr="0022764C">
        <w:rPr>
          <w:b/>
        </w:rPr>
        <w:t>Section</w:t>
      </w:r>
      <w:r w:rsidRPr="0022764C">
        <w:t xml:space="preserve"> or from the date of the </w:t>
      </w:r>
      <w:r w:rsidRPr="0022764C">
        <w:rPr>
          <w:b/>
        </w:rPr>
        <w:t>Insured’s</w:t>
      </w:r>
      <w:r w:rsidRPr="0022764C">
        <w:t xml:space="preserve"> interest in such Property Insured if it is erected or purchased after the commencement of this </w:t>
      </w:r>
      <w:r w:rsidRPr="0022764C">
        <w:rPr>
          <w:b/>
        </w:rPr>
        <w:t>Section</w:t>
      </w:r>
    </w:p>
    <w:p w14:paraId="6E769C7A" w14:textId="77777777" w:rsidR="00C07262" w:rsidRPr="0022764C" w:rsidRDefault="004A758F">
      <w:pPr>
        <w:pStyle w:val="BodyText"/>
      </w:pPr>
      <w:r w:rsidRPr="0022764C">
        <w:t>provided that:</w:t>
      </w:r>
    </w:p>
    <w:p w14:paraId="575DEB75" w14:textId="77777777" w:rsidR="00C07262" w:rsidRPr="0022764C" w:rsidRDefault="004A758F" w:rsidP="00662A63">
      <w:pPr>
        <w:pStyle w:val="BodyText"/>
        <w:numPr>
          <w:ilvl w:val="2"/>
          <w:numId w:val="105"/>
        </w:numPr>
        <w:ind w:left="454" w:hanging="454"/>
      </w:pPr>
      <w:r w:rsidRPr="0022764C">
        <w:t xml:space="preserve">it was the </w:t>
      </w:r>
      <w:r w:rsidRPr="0022764C">
        <w:rPr>
          <w:b/>
        </w:rPr>
        <w:t>Insured’s</w:t>
      </w:r>
      <w:r w:rsidRPr="0022764C">
        <w:t xml:space="preserve"> intention to insure all Property Insured (other than </w:t>
      </w:r>
      <w:r w:rsidRPr="0022764C">
        <w:rPr>
          <w:bCs/>
        </w:rPr>
        <w:t>Stock</w:t>
      </w:r>
      <w:r w:rsidRPr="0022764C">
        <w:t xml:space="preserve">) in which the </w:t>
      </w:r>
      <w:r w:rsidRPr="0022764C">
        <w:rPr>
          <w:b/>
        </w:rPr>
        <w:t>Insured</w:t>
      </w:r>
      <w:r w:rsidRPr="0022764C">
        <w:t xml:space="preserve"> has any interest;</w:t>
      </w:r>
    </w:p>
    <w:p w14:paraId="491EBA26" w14:textId="77777777" w:rsidR="00C07262" w:rsidRPr="0022764C" w:rsidRDefault="004A758F" w:rsidP="00662A63">
      <w:pPr>
        <w:pStyle w:val="BodyText"/>
        <w:numPr>
          <w:ilvl w:val="2"/>
          <w:numId w:val="105"/>
        </w:numPr>
        <w:ind w:left="454" w:hanging="454"/>
      </w:pPr>
      <w:r w:rsidRPr="0022764C">
        <w:t xml:space="preserve">the value of the Property Insured that has been inadvertently omitted shall for the purpose of the condition of </w:t>
      </w:r>
      <w:r w:rsidRPr="0022764C">
        <w:rPr>
          <w:b/>
        </w:rPr>
        <w:t>Average</w:t>
      </w:r>
      <w:r w:rsidRPr="0022764C">
        <w:t xml:space="preserve"> be added to the </w:t>
      </w:r>
      <w:r w:rsidRPr="0022764C">
        <w:rPr>
          <w:b/>
        </w:rPr>
        <w:t>Sum Insured</w:t>
      </w:r>
      <w:r w:rsidRPr="0022764C">
        <w:t xml:space="preserve"> on the Item that the Property Insured relates to or in the case of the Day One Uplift</w:t>
      </w:r>
      <w:r w:rsidRPr="0022764C">
        <w:rPr>
          <w:b/>
        </w:rPr>
        <w:t xml:space="preserve"> </w:t>
      </w:r>
      <w:r w:rsidRPr="0022764C">
        <w:t>Extension the Declared Value.</w:t>
      </w:r>
      <w:bookmarkEnd w:id="76"/>
    </w:p>
    <w:p w14:paraId="3AD82B0E" w14:textId="77777777" w:rsidR="00C07262" w:rsidRPr="0022764C" w:rsidRDefault="004A758F">
      <w:pPr>
        <w:pStyle w:val="Heading3"/>
      </w:pPr>
      <w:r w:rsidRPr="0022764C">
        <w:t>Leased and Rented Premises</w:t>
      </w:r>
    </w:p>
    <w:p w14:paraId="11F89D78" w14:textId="77777777" w:rsidR="00C07262" w:rsidRPr="0022764C" w:rsidRDefault="004A758F">
      <w:pPr>
        <w:pStyle w:val="BodyText"/>
      </w:pPr>
      <w:r w:rsidRPr="0022764C">
        <w:t>This</w:t>
      </w:r>
      <w:r w:rsidRPr="0022764C">
        <w:rPr>
          <w:b/>
        </w:rPr>
        <w:t xml:space="preserve"> Extension </w:t>
      </w:r>
      <w:r w:rsidRPr="0022764C">
        <w:t xml:space="preserve">covers </w:t>
      </w:r>
      <w:r w:rsidRPr="0022764C">
        <w:rPr>
          <w:b/>
        </w:rPr>
        <w:t>Damage</w:t>
      </w:r>
      <w:r w:rsidRPr="0022764C">
        <w:t xml:space="preserve"> to leased or rented premises for which the </w:t>
      </w:r>
      <w:r w:rsidRPr="0022764C">
        <w:rPr>
          <w:b/>
        </w:rPr>
        <w:t>Insured</w:t>
      </w:r>
      <w:r w:rsidRPr="0022764C">
        <w:t xml:space="preserve"> is responsible, including landlords’ fixtures and fittings, provided that the </w:t>
      </w:r>
      <w:r w:rsidRPr="0022764C">
        <w:rPr>
          <w:b/>
        </w:rPr>
        <w:t>Insurer</w:t>
      </w:r>
      <w:r w:rsidRPr="0022764C">
        <w:t xml:space="preserve"> shall not be liable for such </w:t>
      </w:r>
      <w:r w:rsidRPr="0022764C">
        <w:rPr>
          <w:b/>
        </w:rPr>
        <w:t>Damage</w:t>
      </w:r>
      <w:r w:rsidRPr="0022764C">
        <w:t xml:space="preserve"> if liability is assumed by the </w:t>
      </w:r>
      <w:r w:rsidRPr="0022764C">
        <w:rPr>
          <w:b/>
        </w:rPr>
        <w:t>Insured</w:t>
      </w:r>
      <w:r w:rsidRPr="0022764C">
        <w:t xml:space="preserve"> under a tenancy or other agreement and would not have attached in the absence of such agreement.</w:t>
      </w:r>
    </w:p>
    <w:p w14:paraId="09BDAEDB" w14:textId="77777777" w:rsidR="00C07262" w:rsidRPr="0022764C" w:rsidRDefault="004A758F">
      <w:pPr>
        <w:pStyle w:val="Heading3"/>
      </w:pPr>
      <w:r w:rsidRPr="0022764C">
        <w:t xml:space="preserve">Metered Water </w:t>
      </w:r>
    </w:p>
    <w:p w14:paraId="4CE9CC1E" w14:textId="77777777" w:rsidR="00C07262" w:rsidRPr="0022764C" w:rsidRDefault="004A758F">
      <w:pPr>
        <w:pStyle w:val="BodyText"/>
      </w:pPr>
      <w:r w:rsidRPr="0022764C">
        <w:t>This</w:t>
      </w:r>
      <w:r w:rsidRPr="0022764C">
        <w:rPr>
          <w:b/>
        </w:rPr>
        <w:t xml:space="preserve"> Extension</w:t>
      </w:r>
      <w:r w:rsidRPr="0022764C">
        <w:t xml:space="preserve"> covers the cost for which the </w:t>
      </w:r>
      <w:r w:rsidRPr="0022764C">
        <w:rPr>
          <w:b/>
        </w:rPr>
        <w:t>Insured</w:t>
      </w:r>
      <w:r w:rsidRPr="0022764C">
        <w:t xml:space="preserve"> is responsible in respect of loss of metered water provided that the </w:t>
      </w:r>
      <w:r w:rsidRPr="0022764C">
        <w:rPr>
          <w:b/>
        </w:rPr>
        <w:t>Insured</w:t>
      </w:r>
      <w:r w:rsidRPr="0022764C">
        <w:t xml:space="preserve"> maintains a record of readings from the water authority meter at intervals of not more than 7 (seven) days.</w:t>
      </w:r>
    </w:p>
    <w:p w14:paraId="40487C75" w14:textId="77777777" w:rsidR="00C07262" w:rsidRPr="0022764C" w:rsidRDefault="004A758F">
      <w:pPr>
        <w:pStyle w:val="BodyText"/>
      </w:pPr>
      <w:r w:rsidRPr="0022764C">
        <w:t xml:space="preserve">The amount payable in respect of any one of the </w:t>
      </w:r>
      <w:r w:rsidRPr="0022764C">
        <w:rPr>
          <w:b/>
        </w:rPr>
        <w:t>Premises</w:t>
      </w:r>
      <w:r w:rsidRPr="0022764C">
        <w:t xml:space="preserve"> is limited to such excess water charges demanded by the water authority resulting from the escape of water from pipes, apparatus or tanks as a result of </w:t>
      </w:r>
      <w:r w:rsidRPr="0022764C">
        <w:rPr>
          <w:b/>
        </w:rPr>
        <w:t>Damage</w:t>
      </w:r>
      <w:r w:rsidRPr="0022764C">
        <w:t xml:space="preserve">. </w:t>
      </w:r>
    </w:p>
    <w:p w14:paraId="217AF066" w14:textId="77777777" w:rsidR="00530C0F" w:rsidRPr="0022764C" w:rsidRDefault="00530C0F">
      <w:pPr>
        <w:pStyle w:val="BodyText"/>
      </w:pPr>
    </w:p>
    <w:p w14:paraId="24B43E42" w14:textId="77777777" w:rsidR="00530C0F" w:rsidRPr="0022764C" w:rsidRDefault="00530C0F" w:rsidP="00530C0F">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Other Interests</w:t>
      </w:r>
    </w:p>
    <w:p w14:paraId="31C53A3A" w14:textId="77777777" w:rsidR="00530C0F" w:rsidRPr="0022764C" w:rsidRDefault="00530C0F" w:rsidP="00530C0F">
      <w:pPr>
        <w:spacing w:before="0" w:after="160" w:line="278" w:lineRule="auto"/>
      </w:pPr>
      <w:r w:rsidRPr="0022764C">
        <w:t xml:space="preserve">The interests of various parties are noted in this insurance, with the nature and extent of the interest to be disclosed at the time of </w:t>
      </w:r>
      <w:r w:rsidRPr="0022764C">
        <w:rPr>
          <w:b/>
          <w:bCs/>
        </w:rPr>
        <w:t>Damage</w:t>
      </w:r>
      <w:r w:rsidRPr="0022764C">
        <w:t xml:space="preserve"> or, in respect of </w:t>
      </w:r>
      <w:r w:rsidRPr="0022764C">
        <w:rPr>
          <w:b/>
          <w:bCs/>
        </w:rPr>
        <w:t>Information Technology Property</w:t>
      </w:r>
      <w:r w:rsidRPr="0022764C">
        <w:t xml:space="preserve">, </w:t>
      </w:r>
      <w:r w:rsidRPr="0022764C">
        <w:rPr>
          <w:b/>
          <w:bCs/>
        </w:rPr>
        <w:t>Breakdown</w:t>
      </w:r>
      <w:r w:rsidRPr="0022764C">
        <w:t>.</w:t>
      </w:r>
    </w:p>
    <w:p w14:paraId="76578B26" w14:textId="77777777" w:rsidR="00530C0F" w:rsidRPr="0022764C" w:rsidRDefault="00530C0F" w:rsidP="00530C0F">
      <w:pPr>
        <w:spacing w:before="0" w:after="160" w:line="278" w:lineRule="auto"/>
      </w:pPr>
      <w:r w:rsidRPr="0022764C">
        <w:t xml:space="preserve">This Extension includes any party who has a financial interest in the insurance granted by this </w:t>
      </w:r>
      <w:r w:rsidRPr="0022764C">
        <w:rPr>
          <w:b/>
          <w:bCs/>
        </w:rPr>
        <w:t>Section</w:t>
      </w:r>
      <w:r w:rsidRPr="0022764C">
        <w:t xml:space="preserve">, provided that the </w:t>
      </w:r>
      <w:r w:rsidRPr="0022764C">
        <w:rPr>
          <w:b/>
          <w:bCs/>
        </w:rPr>
        <w:t>Insured</w:t>
      </w:r>
      <w:r w:rsidRPr="0022764C">
        <w:t xml:space="preserve"> declares the name, nature and extent of the interest of any such party at the time of the </w:t>
      </w:r>
      <w:r w:rsidRPr="0022764C">
        <w:rPr>
          <w:b/>
          <w:bCs/>
        </w:rPr>
        <w:t>Damage</w:t>
      </w:r>
      <w:r w:rsidRPr="0022764C">
        <w:t xml:space="preserve"> or </w:t>
      </w:r>
      <w:r w:rsidRPr="0022764C">
        <w:rPr>
          <w:b/>
          <w:bCs/>
        </w:rPr>
        <w:t>Breakdown</w:t>
      </w:r>
      <w:r w:rsidRPr="0022764C">
        <w:t>.</w:t>
      </w:r>
    </w:p>
    <w:p w14:paraId="1A46702E" w14:textId="77777777" w:rsidR="00C07262" w:rsidRPr="0022764C" w:rsidRDefault="004A758F">
      <w:pPr>
        <w:pStyle w:val="Heading3"/>
      </w:pPr>
      <w:r w:rsidRPr="0022764C">
        <w:t xml:space="preserve">Removal of Debris </w:t>
      </w:r>
    </w:p>
    <w:p w14:paraId="1B4A4F15" w14:textId="77777777" w:rsidR="00C07262" w:rsidRPr="0022764C" w:rsidRDefault="004A758F">
      <w:pPr>
        <w:pStyle w:val="BodyText"/>
      </w:pPr>
      <w:r w:rsidRPr="0022764C">
        <w:t xml:space="preserve">This </w:t>
      </w:r>
      <w:r w:rsidRPr="0022764C">
        <w:rPr>
          <w:b/>
        </w:rPr>
        <w:t xml:space="preserve">Extension </w:t>
      </w:r>
      <w:r w:rsidRPr="0022764C">
        <w:t xml:space="preserve">covers the costs and expenses necessarily incurred by the </w:t>
      </w:r>
      <w:r w:rsidRPr="0022764C">
        <w:rPr>
          <w:b/>
        </w:rPr>
        <w:t>Insured</w:t>
      </w:r>
      <w:r w:rsidRPr="0022764C">
        <w:t xml:space="preserve"> with the consent of the </w:t>
      </w:r>
      <w:r w:rsidRPr="0022764C">
        <w:rPr>
          <w:b/>
        </w:rPr>
        <w:t>Insurer</w:t>
      </w:r>
      <w:r w:rsidRPr="0022764C">
        <w:t xml:space="preserve"> in:</w:t>
      </w:r>
    </w:p>
    <w:p w14:paraId="0CC89F37" w14:textId="77777777" w:rsidR="00C07262" w:rsidRPr="0022764C" w:rsidRDefault="004A758F" w:rsidP="00662A63">
      <w:pPr>
        <w:pStyle w:val="BodyText"/>
        <w:numPr>
          <w:ilvl w:val="2"/>
          <w:numId w:val="103"/>
        </w:numPr>
        <w:ind w:left="454" w:hanging="454"/>
      </w:pPr>
      <w:r w:rsidRPr="0022764C">
        <w:t>removing debris from;</w:t>
      </w:r>
    </w:p>
    <w:p w14:paraId="0790B882" w14:textId="77777777" w:rsidR="00C07262" w:rsidRPr="0022764C" w:rsidRDefault="004A758F" w:rsidP="00662A63">
      <w:pPr>
        <w:pStyle w:val="BodyText"/>
        <w:numPr>
          <w:ilvl w:val="2"/>
          <w:numId w:val="103"/>
        </w:numPr>
        <w:ind w:left="454" w:hanging="454"/>
      </w:pPr>
      <w:r w:rsidRPr="0022764C">
        <w:t>dismantling or demolishing;</w:t>
      </w:r>
    </w:p>
    <w:p w14:paraId="5602F731" w14:textId="77777777" w:rsidR="00C07262" w:rsidRPr="0022764C" w:rsidRDefault="004A758F" w:rsidP="00662A63">
      <w:pPr>
        <w:pStyle w:val="BodyText"/>
        <w:numPr>
          <w:ilvl w:val="2"/>
          <w:numId w:val="103"/>
        </w:numPr>
        <w:ind w:left="454" w:hanging="454"/>
      </w:pPr>
      <w:r w:rsidRPr="0022764C">
        <w:t>shoring up or propping; or</w:t>
      </w:r>
    </w:p>
    <w:p w14:paraId="4AD1F3D5" w14:textId="77777777" w:rsidR="00C07262" w:rsidRPr="0022764C" w:rsidRDefault="004A758F" w:rsidP="00662A63">
      <w:pPr>
        <w:pStyle w:val="BodyText"/>
        <w:numPr>
          <w:ilvl w:val="2"/>
          <w:numId w:val="103"/>
        </w:numPr>
        <w:ind w:left="454" w:hanging="454"/>
      </w:pPr>
      <w:r w:rsidRPr="0022764C">
        <w:t>boarding up;</w:t>
      </w:r>
    </w:p>
    <w:p w14:paraId="738414D5" w14:textId="77777777" w:rsidR="00C07262" w:rsidRPr="0022764C" w:rsidRDefault="004A758F">
      <w:pPr>
        <w:pStyle w:val="BodyText"/>
      </w:pPr>
      <w:r w:rsidRPr="0022764C">
        <w:t xml:space="preserve">the portion or portions of the </w:t>
      </w:r>
      <w:r w:rsidRPr="0022764C">
        <w:rPr>
          <w:bCs/>
        </w:rPr>
        <w:t>Property</w:t>
      </w:r>
      <w:r w:rsidRPr="0022764C">
        <w:rPr>
          <w:b/>
        </w:rPr>
        <w:t xml:space="preserve"> </w:t>
      </w:r>
      <w:r w:rsidRPr="0022764C">
        <w:rPr>
          <w:bCs/>
        </w:rPr>
        <w:t>Insured</w:t>
      </w:r>
      <w:r w:rsidRPr="0022764C">
        <w:t xml:space="preserve"> by this </w:t>
      </w:r>
      <w:r w:rsidRPr="0022764C">
        <w:rPr>
          <w:b/>
        </w:rPr>
        <w:t>Section</w:t>
      </w:r>
      <w:r w:rsidRPr="0022764C">
        <w:t xml:space="preserve"> following</w:t>
      </w:r>
      <w:r w:rsidRPr="0022764C">
        <w:rPr>
          <w:b/>
        </w:rPr>
        <w:t xml:space="preserve"> Damage</w:t>
      </w:r>
      <w:r w:rsidRPr="0022764C">
        <w:t>.</w:t>
      </w:r>
    </w:p>
    <w:p w14:paraId="2D202325" w14:textId="77777777" w:rsidR="00C07262" w:rsidRPr="0022764C" w:rsidRDefault="004A758F">
      <w:pPr>
        <w:pStyle w:val="BodyText"/>
      </w:pPr>
      <w:r w:rsidRPr="0022764C">
        <w:t xml:space="preserve">The </w:t>
      </w:r>
      <w:r w:rsidRPr="0022764C">
        <w:rPr>
          <w:b/>
        </w:rPr>
        <w:t>Insurer</w:t>
      </w:r>
      <w:r w:rsidRPr="0022764C">
        <w:t xml:space="preserve"> shall not pay any costs and expenses:</w:t>
      </w:r>
    </w:p>
    <w:p w14:paraId="44F10E58" w14:textId="77777777" w:rsidR="00C07262" w:rsidRPr="0022764C" w:rsidRDefault="004A758F" w:rsidP="00662A63">
      <w:pPr>
        <w:pStyle w:val="BodyText"/>
        <w:numPr>
          <w:ilvl w:val="2"/>
          <w:numId w:val="104"/>
        </w:numPr>
        <w:ind w:left="454" w:hanging="454"/>
      </w:pPr>
      <w:r w:rsidRPr="0022764C">
        <w:t xml:space="preserve">incurred in removing debris, except from the site of such </w:t>
      </w:r>
      <w:r w:rsidRPr="0022764C">
        <w:rPr>
          <w:bCs/>
        </w:rPr>
        <w:t>Property</w:t>
      </w:r>
      <w:r w:rsidRPr="0022764C">
        <w:rPr>
          <w:b/>
        </w:rPr>
        <w:t xml:space="preserve"> </w:t>
      </w:r>
      <w:r w:rsidRPr="0022764C">
        <w:rPr>
          <w:bCs/>
        </w:rPr>
        <w:t>Insured</w:t>
      </w:r>
      <w:r w:rsidRPr="0022764C">
        <w:t xml:space="preserve"> destroyed or damaged and the area immediately adjacent to such site; or</w:t>
      </w:r>
    </w:p>
    <w:p w14:paraId="0C0A613C" w14:textId="77777777" w:rsidR="00530C0F" w:rsidRPr="0022764C" w:rsidRDefault="00530C0F" w:rsidP="007D05EF">
      <w:pPr>
        <w:spacing w:before="0" w:after="160" w:line="278" w:lineRule="auto"/>
        <w:rPr>
          <w:rFonts w:asciiTheme="majorHAnsi" w:hAnsiTheme="majorHAnsi" w:cstheme="majorHAnsi"/>
          <w:b/>
          <w:bCs/>
          <w:sz w:val="22"/>
          <w:szCs w:val="22"/>
        </w:rPr>
      </w:pPr>
      <w:r w:rsidRPr="0022764C">
        <w:t xml:space="preserve">arising from </w:t>
      </w:r>
      <w:r w:rsidRPr="0022764C">
        <w:rPr>
          <w:b/>
        </w:rPr>
        <w:t>Pollution</w:t>
      </w:r>
      <w:r w:rsidRPr="0022764C">
        <w:t xml:space="preserve"> of property or land not insured by this </w:t>
      </w:r>
      <w:r w:rsidRPr="0022764C">
        <w:rPr>
          <w:b/>
        </w:rPr>
        <w:t>Section</w:t>
      </w:r>
      <w:r w:rsidRPr="0022764C">
        <w:t>.</w:t>
      </w:r>
    </w:p>
    <w:p w14:paraId="1022EB78" w14:textId="6B39309A" w:rsidR="00530C0F" w:rsidRPr="0022764C" w:rsidRDefault="00530C0F" w:rsidP="00530C0F">
      <w:pPr>
        <w:spacing w:before="0" w:after="160" w:line="278" w:lineRule="auto"/>
        <w:ind w:left="454" w:hanging="454"/>
        <w:rPr>
          <w:rFonts w:asciiTheme="majorHAnsi" w:hAnsiTheme="majorHAnsi" w:cstheme="majorHAnsi"/>
          <w:b/>
          <w:bCs/>
          <w:sz w:val="22"/>
          <w:szCs w:val="22"/>
        </w:rPr>
      </w:pPr>
      <w:r w:rsidRPr="0022764C">
        <w:rPr>
          <w:rFonts w:asciiTheme="majorHAnsi" w:hAnsiTheme="majorHAnsi" w:cstheme="majorHAnsi"/>
          <w:b/>
          <w:bCs/>
          <w:sz w:val="22"/>
          <w:szCs w:val="22"/>
        </w:rPr>
        <w:t>Removal of Information Technology Property</w:t>
      </w:r>
    </w:p>
    <w:p w14:paraId="7285C626" w14:textId="77777777" w:rsidR="00530C0F" w:rsidRPr="0022764C" w:rsidRDefault="00530C0F" w:rsidP="00530C0F">
      <w:pPr>
        <w:spacing w:before="0" w:after="160" w:line="278" w:lineRule="auto"/>
      </w:pPr>
      <w:r w:rsidRPr="0022764C">
        <w:t xml:space="preserve">In respect of </w:t>
      </w:r>
      <w:r w:rsidRPr="0022764C">
        <w:rPr>
          <w:b/>
          <w:bCs/>
        </w:rPr>
        <w:t>Information Technology Property</w:t>
      </w:r>
      <w:r w:rsidRPr="0022764C">
        <w:t xml:space="preserve">, this Extension also covers the costs necessarily and reasonably incurred in the removal of </w:t>
      </w:r>
      <w:r w:rsidRPr="0022764C">
        <w:rPr>
          <w:b/>
          <w:bCs/>
        </w:rPr>
        <w:t>Property Insured</w:t>
      </w:r>
      <w:r w:rsidRPr="0022764C">
        <w:t xml:space="preserve"> as a result of </w:t>
      </w:r>
      <w:r w:rsidRPr="0022764C">
        <w:rPr>
          <w:b/>
          <w:bCs/>
        </w:rPr>
        <w:t>Damage</w:t>
      </w:r>
      <w:r w:rsidRPr="0022764C">
        <w:t xml:space="preserve"> or </w:t>
      </w:r>
      <w:r w:rsidRPr="0022764C">
        <w:rPr>
          <w:b/>
          <w:bCs/>
        </w:rPr>
        <w:t>Breakdown</w:t>
      </w:r>
      <w:r w:rsidRPr="0022764C">
        <w:t xml:space="preserve">, provided that the </w:t>
      </w:r>
      <w:r w:rsidRPr="0022764C">
        <w:rPr>
          <w:b/>
          <w:bCs/>
        </w:rPr>
        <w:t>Insurer</w:t>
      </w:r>
      <w:r w:rsidRPr="0022764C">
        <w:t>’s approval of such costs has first been obtained in writing.</w:t>
      </w:r>
    </w:p>
    <w:p w14:paraId="5B93F9BE" w14:textId="58EE43EE" w:rsidR="00C07262" w:rsidRPr="0022764C" w:rsidRDefault="004A758F">
      <w:pPr>
        <w:pStyle w:val="Heading3"/>
      </w:pPr>
      <w:r w:rsidRPr="0022764C">
        <w:t xml:space="preserve">Replacement of Locks </w:t>
      </w:r>
    </w:p>
    <w:p w14:paraId="56E0C35E" w14:textId="77777777" w:rsidR="00C07262" w:rsidRPr="0022764C" w:rsidRDefault="004A758F">
      <w:pPr>
        <w:pStyle w:val="BodyText"/>
      </w:pPr>
      <w:r w:rsidRPr="0022764C">
        <w:t xml:space="preserve">This </w:t>
      </w:r>
      <w:r w:rsidRPr="0022764C">
        <w:rPr>
          <w:b/>
        </w:rPr>
        <w:t>Extension</w:t>
      </w:r>
      <w:r w:rsidRPr="0022764C">
        <w:t xml:space="preserve"> covers the costs of any necessary replacement of all locks at the </w:t>
      </w:r>
      <w:r w:rsidRPr="0022764C">
        <w:rPr>
          <w:b/>
        </w:rPr>
        <w:t>Premises</w:t>
      </w:r>
      <w:r w:rsidRPr="0022764C">
        <w:t xml:space="preserve"> following theft of the keys from any director, partner or </w:t>
      </w:r>
      <w:r w:rsidRPr="0022764C">
        <w:rPr>
          <w:b/>
        </w:rPr>
        <w:t>Employee</w:t>
      </w:r>
      <w:r w:rsidRPr="0022764C">
        <w:t xml:space="preserve"> authorised to hold such keys.</w:t>
      </w:r>
    </w:p>
    <w:p w14:paraId="07B3C2B8" w14:textId="77777777" w:rsidR="00C07262" w:rsidRPr="0022764C" w:rsidRDefault="004A758F">
      <w:pPr>
        <w:pStyle w:val="Heading3"/>
      </w:pPr>
      <w:r w:rsidRPr="0022764C">
        <w:t xml:space="preserve">Seventy-Two Hours </w:t>
      </w:r>
    </w:p>
    <w:p w14:paraId="1641D0F5" w14:textId="77777777" w:rsidR="00C07262" w:rsidRPr="0022764C" w:rsidRDefault="004A758F">
      <w:pPr>
        <w:pStyle w:val="BodyText"/>
      </w:pPr>
      <w:r w:rsidRPr="0022764C">
        <w:t xml:space="preserve">Any </w:t>
      </w:r>
      <w:r w:rsidRPr="0022764C">
        <w:rPr>
          <w:b/>
        </w:rPr>
        <w:t>Damage</w:t>
      </w:r>
      <w:r w:rsidRPr="0022764C">
        <w:t xml:space="preserve"> occurring within 72 (seventy-two) consecutive hours and arising from storm, tempest or flood shall be regarded as one claim under this </w:t>
      </w:r>
      <w:r w:rsidRPr="0022764C">
        <w:rPr>
          <w:b/>
        </w:rPr>
        <w:t>Policy</w:t>
      </w:r>
      <w:r w:rsidRPr="0022764C">
        <w:t xml:space="preserve">. </w:t>
      </w:r>
    </w:p>
    <w:p w14:paraId="75F9FEBF" w14:textId="77777777" w:rsidR="00C07262" w:rsidRPr="0022764C" w:rsidRDefault="004A758F">
      <w:pPr>
        <w:pStyle w:val="BodyText"/>
      </w:pPr>
      <w:r w:rsidRPr="0022764C">
        <w:t xml:space="preserve">The </w:t>
      </w:r>
      <w:r w:rsidRPr="0022764C">
        <w:rPr>
          <w:b/>
        </w:rPr>
        <w:t>Insured</w:t>
      </w:r>
      <w:r w:rsidRPr="0022764C">
        <w:t xml:space="preserve"> has the right to select the moment from which the 72 (seventy-two) hour period commences subject to the terms of this </w:t>
      </w:r>
      <w:r w:rsidRPr="0022764C">
        <w:rPr>
          <w:b/>
        </w:rPr>
        <w:t>Section</w:t>
      </w:r>
      <w:r w:rsidRPr="0022764C">
        <w:t xml:space="preserve"> and provided that such </w:t>
      </w:r>
      <w:r w:rsidRPr="0022764C">
        <w:rPr>
          <w:b/>
        </w:rPr>
        <w:t>Damage</w:t>
      </w:r>
      <w:r w:rsidRPr="0022764C">
        <w:t xml:space="preserve"> occurred prior to the expiry of the </w:t>
      </w:r>
      <w:r w:rsidRPr="0022764C">
        <w:rPr>
          <w:b/>
        </w:rPr>
        <w:t>Period of Insurance</w:t>
      </w:r>
      <w:r w:rsidRPr="0022764C">
        <w:t>.</w:t>
      </w:r>
    </w:p>
    <w:p w14:paraId="12AEEAFD" w14:textId="77777777" w:rsidR="00C07262" w:rsidRPr="0022764C" w:rsidRDefault="004A758F">
      <w:pPr>
        <w:pStyle w:val="Heading3"/>
      </w:pPr>
      <w:r w:rsidRPr="0022764C">
        <w:t>Temporary Removal</w:t>
      </w:r>
    </w:p>
    <w:p w14:paraId="5B799A4A" w14:textId="77777777" w:rsidR="00C07262" w:rsidRPr="0022764C" w:rsidRDefault="004A758F">
      <w:pPr>
        <w:pStyle w:val="BodyText"/>
      </w:pPr>
      <w:r w:rsidRPr="0022764C">
        <w:t xml:space="preserve">This </w:t>
      </w:r>
      <w:r w:rsidRPr="0022764C">
        <w:rPr>
          <w:b/>
        </w:rPr>
        <w:t xml:space="preserve">Extension </w:t>
      </w:r>
      <w:r w:rsidRPr="0022764C">
        <w:t xml:space="preserve">covers </w:t>
      </w:r>
      <w:r w:rsidRPr="0022764C">
        <w:rPr>
          <w:b/>
        </w:rPr>
        <w:t>Damage</w:t>
      </w:r>
      <w:r w:rsidRPr="0022764C">
        <w:t xml:space="preserve"> to:</w:t>
      </w:r>
    </w:p>
    <w:p w14:paraId="6320F36E" w14:textId="77777777" w:rsidR="00C07262" w:rsidRPr="0022764C" w:rsidRDefault="004A758F" w:rsidP="00662A63">
      <w:pPr>
        <w:pStyle w:val="BodyText"/>
        <w:numPr>
          <w:ilvl w:val="2"/>
          <w:numId w:val="101"/>
        </w:numPr>
        <w:ind w:left="454" w:hanging="454"/>
      </w:pPr>
      <w:r w:rsidRPr="0022764C">
        <w:t xml:space="preserve">Contents whilst temporarily removed for cleaning, renovation, repair, testing, servicing or other similar purposes anywhere within the </w:t>
      </w:r>
      <w:r w:rsidRPr="0022764C">
        <w:rPr>
          <w:b/>
        </w:rPr>
        <w:t>United Kingdom</w:t>
      </w:r>
      <w:r w:rsidRPr="0022764C">
        <w:t xml:space="preserve"> including whilst in Transit Inland; and</w:t>
      </w:r>
    </w:p>
    <w:p w14:paraId="0227A80B" w14:textId="77777777" w:rsidR="00C07262" w:rsidRPr="0022764C" w:rsidRDefault="004A758F" w:rsidP="00662A63">
      <w:pPr>
        <w:pStyle w:val="BodyText"/>
        <w:numPr>
          <w:ilvl w:val="2"/>
          <w:numId w:val="101"/>
        </w:numPr>
        <w:ind w:left="454" w:hanging="454"/>
        <w:rPr>
          <w:b/>
        </w:rPr>
      </w:pPr>
      <w:r w:rsidRPr="0022764C">
        <w:t xml:space="preserve">documents, manuscripts, business books and plans are covered whilst temporarily removed anywhere within the </w:t>
      </w:r>
      <w:r w:rsidRPr="0022764C">
        <w:rPr>
          <w:b/>
        </w:rPr>
        <w:t>United Kingdom</w:t>
      </w:r>
    </w:p>
    <w:p w14:paraId="466662BF" w14:textId="77777777" w:rsidR="00C07262" w:rsidRPr="0022764C" w:rsidRDefault="004A758F">
      <w:pPr>
        <w:pStyle w:val="BodyText"/>
      </w:pPr>
      <w:r w:rsidRPr="0022764C">
        <w:t>provided that:</w:t>
      </w:r>
    </w:p>
    <w:p w14:paraId="60E70E6E" w14:textId="77777777" w:rsidR="00C07262" w:rsidRPr="0022764C" w:rsidRDefault="004A758F" w:rsidP="00662A63">
      <w:pPr>
        <w:pStyle w:val="BodyText"/>
        <w:numPr>
          <w:ilvl w:val="0"/>
          <w:numId w:val="102"/>
        </w:numPr>
        <w:ind w:left="454" w:hanging="454"/>
      </w:pPr>
      <w:r w:rsidRPr="0022764C">
        <w:lastRenderedPageBreak/>
        <w:t xml:space="preserve">the </w:t>
      </w:r>
      <w:r w:rsidRPr="0022764C">
        <w:rPr>
          <w:b/>
          <w:bCs/>
        </w:rPr>
        <w:t>Insurer</w:t>
      </w:r>
      <w:r w:rsidRPr="0022764C">
        <w:t xml:space="preserve"> shall not be liable for property more specifically insured; and</w:t>
      </w:r>
    </w:p>
    <w:p w14:paraId="1B218906" w14:textId="77777777" w:rsidR="00C07262" w:rsidRPr="0022764C" w:rsidRDefault="004A758F" w:rsidP="00662A63">
      <w:pPr>
        <w:pStyle w:val="BodyText"/>
        <w:numPr>
          <w:ilvl w:val="0"/>
          <w:numId w:val="102"/>
        </w:numPr>
        <w:ind w:left="454" w:hanging="454"/>
      </w:pPr>
      <w:r w:rsidRPr="0022764C">
        <w:t xml:space="preserve">the </w:t>
      </w:r>
      <w:r w:rsidRPr="0022764C">
        <w:rPr>
          <w:b/>
          <w:bCs/>
        </w:rPr>
        <w:t>Insurer</w:t>
      </w:r>
      <w:r w:rsidRPr="0022764C">
        <w:t xml:space="preserve"> shall not be liable for property held by the </w:t>
      </w:r>
      <w:r w:rsidRPr="0022764C">
        <w:rPr>
          <w:b/>
        </w:rPr>
        <w:t>Insured</w:t>
      </w:r>
      <w:r w:rsidRPr="0022764C">
        <w:t xml:space="preserve"> in trust.</w:t>
      </w:r>
    </w:p>
    <w:p w14:paraId="709276B4" w14:textId="77777777" w:rsidR="00C07262" w:rsidRPr="0022764C" w:rsidRDefault="004A758F">
      <w:pPr>
        <w:pStyle w:val="Heading3"/>
      </w:pPr>
      <w:r w:rsidRPr="0022764C">
        <w:t>Theft Damage to Buildings</w:t>
      </w:r>
    </w:p>
    <w:p w14:paraId="3DE0DB31" w14:textId="77777777"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caused by theft or attempted theft to </w:t>
      </w:r>
      <w:r w:rsidRPr="0022764C">
        <w:rPr>
          <w:b/>
        </w:rPr>
        <w:t>Buildings</w:t>
      </w:r>
      <w:r w:rsidRPr="0022764C">
        <w:t xml:space="preserve"> which is/are not insured by this </w:t>
      </w:r>
      <w:r w:rsidRPr="0022764C">
        <w:rPr>
          <w:b/>
        </w:rPr>
        <w:t>Section,</w:t>
      </w:r>
      <w:r w:rsidRPr="0022764C">
        <w:t xml:space="preserve"> provided the </w:t>
      </w:r>
      <w:r w:rsidRPr="0022764C">
        <w:rPr>
          <w:b/>
        </w:rPr>
        <w:t>Insured</w:t>
      </w:r>
      <w:r w:rsidRPr="0022764C">
        <w:t xml:space="preserve"> is the owner of the </w:t>
      </w:r>
      <w:r w:rsidRPr="0022764C">
        <w:rPr>
          <w:b/>
        </w:rPr>
        <w:t>Buildings</w:t>
      </w:r>
      <w:r w:rsidRPr="0022764C">
        <w:t xml:space="preserve"> or is legally liable for such </w:t>
      </w:r>
      <w:r w:rsidRPr="0022764C">
        <w:rPr>
          <w:b/>
        </w:rPr>
        <w:t>Damage</w:t>
      </w:r>
      <w:r w:rsidRPr="0022764C">
        <w:t>.</w:t>
      </w:r>
    </w:p>
    <w:p w14:paraId="7645ADC1" w14:textId="77777777" w:rsidR="00C07262" w:rsidRPr="0022764C" w:rsidRDefault="004A758F">
      <w:pPr>
        <w:pStyle w:val="Heading3"/>
      </w:pPr>
      <w:r w:rsidRPr="0022764C">
        <w:t>Trace and Access</w:t>
      </w:r>
    </w:p>
    <w:p w14:paraId="6A27C5D6" w14:textId="77777777" w:rsidR="00C07262" w:rsidRPr="0022764C" w:rsidRDefault="004A758F">
      <w:pPr>
        <w:pStyle w:val="BodyText"/>
      </w:pPr>
      <w:r w:rsidRPr="0022764C">
        <w:t xml:space="preserve">This </w:t>
      </w:r>
      <w:r w:rsidRPr="0022764C">
        <w:rPr>
          <w:b/>
        </w:rPr>
        <w:t xml:space="preserve">Extension </w:t>
      </w:r>
      <w:r w:rsidRPr="0022764C">
        <w:t>covers the c</w:t>
      </w:r>
      <w:r w:rsidRPr="0022764C">
        <w:rPr>
          <w:bCs/>
        </w:rPr>
        <w:t xml:space="preserve">osts </w:t>
      </w:r>
      <w:r w:rsidRPr="0022764C">
        <w:t xml:space="preserve">necessarily and reasonably incurred by the </w:t>
      </w:r>
      <w:r w:rsidRPr="0022764C">
        <w:rPr>
          <w:b/>
        </w:rPr>
        <w:t>Insured</w:t>
      </w:r>
      <w:r w:rsidRPr="0022764C">
        <w:t xml:space="preserve"> in locating the source of the escape of water from any tank, apparatus or pipe and the subsequent making good of </w:t>
      </w:r>
      <w:r w:rsidRPr="0022764C">
        <w:rPr>
          <w:b/>
        </w:rPr>
        <w:t>Damage</w:t>
      </w:r>
      <w:r w:rsidRPr="0022764C">
        <w:t xml:space="preserve"> caused by such locating.</w:t>
      </w:r>
    </w:p>
    <w:p w14:paraId="12DDA558" w14:textId="77777777" w:rsidR="00C07262" w:rsidRPr="0022764C" w:rsidRDefault="004A758F">
      <w:pPr>
        <w:pStyle w:val="Heading3"/>
      </w:pPr>
      <w:r w:rsidRPr="0022764C">
        <w:t>Transfer of Interest</w:t>
      </w:r>
    </w:p>
    <w:p w14:paraId="5C1CEB72" w14:textId="77777777" w:rsidR="00C07262" w:rsidRPr="0022764C" w:rsidRDefault="004A758F">
      <w:pPr>
        <w:pStyle w:val="BodyText"/>
      </w:pPr>
      <w:r w:rsidRPr="0022764C">
        <w:t xml:space="preserve">If at the time of </w:t>
      </w:r>
      <w:r w:rsidRPr="0022764C">
        <w:rPr>
          <w:b/>
        </w:rPr>
        <w:t>Damage</w:t>
      </w:r>
      <w:r w:rsidRPr="0022764C">
        <w:t xml:space="preserve"> the </w:t>
      </w:r>
      <w:r w:rsidRPr="0022764C">
        <w:rPr>
          <w:b/>
        </w:rPr>
        <w:t>Insured</w:t>
      </w:r>
      <w:r w:rsidRPr="0022764C">
        <w:t xml:space="preserve"> shall have contracted to sell his interest in any </w:t>
      </w:r>
      <w:r w:rsidRPr="0022764C">
        <w:rPr>
          <w:b/>
        </w:rPr>
        <w:t xml:space="preserve">Building </w:t>
      </w:r>
      <w:r w:rsidRPr="0022764C">
        <w:t>insured by this</w:t>
      </w:r>
      <w:r w:rsidRPr="0022764C">
        <w:rPr>
          <w:b/>
        </w:rPr>
        <w:t xml:space="preserve"> Section</w:t>
      </w:r>
      <w:r w:rsidRPr="0022764C">
        <w:t xml:space="preserve"> and such purchase is subsequently completed, the purchaser on completion of the purchase (if and so far as the property is not otherwise insured by or on behalf of the purchaser against such </w:t>
      </w:r>
      <w:r w:rsidRPr="0022764C">
        <w:rPr>
          <w:b/>
        </w:rPr>
        <w:t>Damage</w:t>
      </w:r>
      <w:r w:rsidRPr="0022764C">
        <w:t xml:space="preserve">) shall be entitled to the benefit of this </w:t>
      </w:r>
      <w:r w:rsidRPr="0022764C">
        <w:rPr>
          <w:b/>
        </w:rPr>
        <w:t>Section</w:t>
      </w:r>
      <w:r w:rsidRPr="0022764C">
        <w:t xml:space="preserve"> so far as it relates to such </w:t>
      </w:r>
      <w:r w:rsidRPr="0022764C">
        <w:rPr>
          <w:b/>
        </w:rPr>
        <w:t>Damage,</w:t>
      </w:r>
      <w:r w:rsidRPr="0022764C">
        <w:t xml:space="preserve"> without prejudice to the rights and liabilities of the </w:t>
      </w:r>
      <w:r w:rsidRPr="0022764C">
        <w:rPr>
          <w:b/>
        </w:rPr>
        <w:t>Insured</w:t>
      </w:r>
      <w:r w:rsidRPr="0022764C">
        <w:t xml:space="preserve"> or the </w:t>
      </w:r>
      <w:r w:rsidRPr="0022764C">
        <w:rPr>
          <w:b/>
        </w:rPr>
        <w:t>Insurer</w:t>
      </w:r>
      <w:r w:rsidRPr="0022764C">
        <w:t xml:space="preserve"> under this </w:t>
      </w:r>
      <w:r w:rsidRPr="0022764C">
        <w:rPr>
          <w:b/>
        </w:rPr>
        <w:t>Section</w:t>
      </w:r>
      <w:r w:rsidRPr="0022764C">
        <w:t xml:space="preserve"> up to the date of completion.</w:t>
      </w:r>
    </w:p>
    <w:p w14:paraId="5C816362" w14:textId="77777777" w:rsidR="00C07262" w:rsidRPr="0022764C" w:rsidRDefault="004A758F">
      <w:pPr>
        <w:pStyle w:val="Heading1"/>
      </w:pPr>
      <w:r w:rsidRPr="0022764C">
        <w:t>Exclusions</w:t>
      </w:r>
    </w:p>
    <w:p w14:paraId="6ACE80D0" w14:textId="77777777" w:rsidR="00C07262" w:rsidRPr="0022764C" w:rsidRDefault="004A758F">
      <w:pPr>
        <w:pStyle w:val="Heading3"/>
      </w:pPr>
      <w:r w:rsidRPr="0022764C">
        <w:t>Excluded Causes</w:t>
      </w:r>
    </w:p>
    <w:p w14:paraId="0F30A014" w14:textId="77777777" w:rsidR="00C07262" w:rsidRPr="0022764C" w:rsidRDefault="004A758F">
      <w:pPr>
        <w:spacing w:line="240" w:lineRule="auto"/>
        <w:rPr>
          <w:rFonts w:asciiTheme="majorHAnsi" w:eastAsia="MS Mincho" w:hAnsiTheme="majorHAnsi" w:cstheme="majorHAnsi"/>
          <w:sz w:val="20"/>
        </w:rPr>
      </w:pPr>
      <w:r w:rsidRPr="0022764C">
        <w:rPr>
          <w:rFonts w:asciiTheme="majorHAnsi" w:eastAsia="MS Mincho" w:hAnsiTheme="majorHAnsi" w:cstheme="majorHAnsi"/>
          <w:sz w:val="20"/>
        </w:rPr>
        <w:t xml:space="preserve">This </w:t>
      </w:r>
      <w:r w:rsidRPr="0022764C">
        <w:rPr>
          <w:rFonts w:asciiTheme="majorHAnsi" w:eastAsia="MS Mincho" w:hAnsiTheme="majorHAnsi" w:cstheme="majorHAnsi"/>
          <w:b/>
          <w:sz w:val="20"/>
        </w:rPr>
        <w:t>Section</w:t>
      </w:r>
      <w:r w:rsidRPr="0022764C">
        <w:rPr>
          <w:rFonts w:asciiTheme="majorHAnsi" w:eastAsia="MS Mincho" w:hAnsiTheme="majorHAnsi" w:cstheme="majorHAnsi"/>
          <w:sz w:val="20"/>
        </w:rPr>
        <w:t xml:space="preserve"> does not cover:</w:t>
      </w:r>
    </w:p>
    <w:p w14:paraId="5779E420" w14:textId="3EA1405C" w:rsidR="00C07262" w:rsidRPr="0022764C" w:rsidRDefault="004A758F" w:rsidP="00662A63">
      <w:pPr>
        <w:pStyle w:val="BodyText"/>
        <w:numPr>
          <w:ilvl w:val="0"/>
          <w:numId w:val="114"/>
        </w:numPr>
        <w:ind w:left="454" w:hanging="454"/>
      </w:pPr>
      <w:r w:rsidRPr="0022764C">
        <w:rPr>
          <w:b/>
        </w:rPr>
        <w:t>Damage</w:t>
      </w:r>
      <w:r w:rsidRPr="0022764C">
        <w:t xml:space="preserve"> or </w:t>
      </w:r>
      <w:r w:rsidRPr="0022764C">
        <w:rPr>
          <w:b/>
          <w:bCs/>
        </w:rPr>
        <w:t xml:space="preserve">Breakdown </w:t>
      </w:r>
      <w:r w:rsidRPr="0022764C">
        <w:t>caused by or consisting of:</w:t>
      </w:r>
    </w:p>
    <w:p w14:paraId="7A3176B0" w14:textId="77777777" w:rsidR="00C07262" w:rsidRPr="0022764C" w:rsidRDefault="00C07262" w:rsidP="00662A63">
      <w:pPr>
        <w:pStyle w:val="BodyText"/>
        <w:numPr>
          <w:ilvl w:val="0"/>
          <w:numId w:val="116"/>
        </w:numPr>
        <w:ind w:left="908" w:hanging="454"/>
      </w:pPr>
    </w:p>
    <w:p w14:paraId="56A340B0" w14:textId="77777777" w:rsidR="00C07262" w:rsidRPr="0022764C" w:rsidRDefault="004A758F" w:rsidP="00662A63">
      <w:pPr>
        <w:pStyle w:val="BodyText"/>
        <w:numPr>
          <w:ilvl w:val="0"/>
          <w:numId w:val="117"/>
        </w:numPr>
        <w:ind w:left="1361" w:hanging="454"/>
      </w:pPr>
      <w:r w:rsidRPr="0022764C">
        <w:t>faulty or defective design, materials or inherent vice, latent defect, gradual deterioration, wear, tear, frost and any other gradually operating cause;</w:t>
      </w:r>
    </w:p>
    <w:p w14:paraId="4FF5786D" w14:textId="77777777" w:rsidR="00C07262" w:rsidRPr="0022764C" w:rsidRDefault="004A758F" w:rsidP="00662A63">
      <w:pPr>
        <w:pStyle w:val="BodyText"/>
        <w:numPr>
          <w:ilvl w:val="0"/>
          <w:numId w:val="117"/>
        </w:numPr>
        <w:ind w:left="1361" w:hanging="454"/>
        <w:rPr>
          <w:b/>
        </w:rPr>
      </w:pPr>
      <w:r w:rsidRPr="0022764C">
        <w:t xml:space="preserve">explosion occasioned by the bursting of a boiler (unless used for domestic purposes only), economiser or other vessel, machine or apparatus in which internal pressure is due to steam only and belonging to or under the control of the </w:t>
      </w:r>
      <w:r w:rsidRPr="0022764C">
        <w:rPr>
          <w:b/>
        </w:rPr>
        <w:t>Insured</w:t>
      </w:r>
      <w:r w:rsidRPr="0022764C">
        <w:t>;</w:t>
      </w:r>
      <w:r w:rsidRPr="0022764C">
        <w:rPr>
          <w:b/>
        </w:rPr>
        <w:t xml:space="preserve"> </w:t>
      </w:r>
      <w:r w:rsidRPr="0022764C">
        <w:t>or</w:t>
      </w:r>
    </w:p>
    <w:p w14:paraId="1719DB4C" w14:textId="77777777" w:rsidR="00C07262" w:rsidRPr="0022764C" w:rsidRDefault="004A758F" w:rsidP="00662A63">
      <w:pPr>
        <w:pStyle w:val="BodyText"/>
        <w:numPr>
          <w:ilvl w:val="0"/>
          <w:numId w:val="117"/>
        </w:numPr>
        <w:ind w:left="1361" w:hanging="454"/>
      </w:pPr>
      <w:r w:rsidRPr="0022764C">
        <w:t>change solely in the water table level;</w:t>
      </w:r>
    </w:p>
    <w:p w14:paraId="55FEA316" w14:textId="1BB0696E" w:rsidR="00C07262" w:rsidRPr="0022764C" w:rsidRDefault="004A758F">
      <w:pPr>
        <w:pStyle w:val="BodyText"/>
        <w:ind w:left="907"/>
      </w:pPr>
      <w:r w:rsidRPr="0022764C">
        <w:t xml:space="preserve">but this shall not exclude subsequent </w:t>
      </w:r>
      <w:r w:rsidRPr="0022764C">
        <w:rPr>
          <w:b/>
        </w:rPr>
        <w:t>Damage</w:t>
      </w:r>
      <w:r w:rsidRPr="0022764C">
        <w:t xml:space="preserve"> or </w:t>
      </w:r>
      <w:r w:rsidRPr="0022764C">
        <w:rPr>
          <w:b/>
          <w:bCs/>
        </w:rPr>
        <w:t xml:space="preserve">Breakdown </w:t>
      </w:r>
      <w:r w:rsidRPr="0022764C">
        <w:t>which itself results from a cause not otherwise excluded.</w:t>
      </w:r>
    </w:p>
    <w:p w14:paraId="24C370D7" w14:textId="77777777" w:rsidR="00C07262" w:rsidRPr="0022764C" w:rsidRDefault="004A758F" w:rsidP="00662A63">
      <w:pPr>
        <w:pStyle w:val="BodyText"/>
        <w:numPr>
          <w:ilvl w:val="0"/>
          <w:numId w:val="116"/>
        </w:numPr>
        <w:ind w:left="908" w:hanging="454"/>
      </w:pPr>
      <w:r w:rsidRPr="0022764C">
        <w:t xml:space="preserve"> </w:t>
      </w:r>
    </w:p>
    <w:p w14:paraId="78CCA685" w14:textId="77777777" w:rsidR="00C07262" w:rsidRPr="0022764C" w:rsidRDefault="004A758F" w:rsidP="00662A63">
      <w:pPr>
        <w:pStyle w:val="BodyText"/>
        <w:numPr>
          <w:ilvl w:val="0"/>
          <w:numId w:val="118"/>
        </w:numPr>
        <w:ind w:left="1361" w:hanging="454"/>
      </w:pPr>
      <w:r w:rsidRPr="0022764C">
        <w:t xml:space="preserve">corrosion, rust, change in temperature, dampness, humidity, dryness, wet or dry rot, shrinkage, evaporation, loss of weight, change in colour, flavour, texture or finish, or vermin or insects, marring or scratching; </w:t>
      </w:r>
    </w:p>
    <w:p w14:paraId="5E1D21EB" w14:textId="77777777" w:rsidR="00C07262" w:rsidRPr="0022764C" w:rsidRDefault="004A758F" w:rsidP="00662A63">
      <w:pPr>
        <w:pStyle w:val="BodyText"/>
        <w:numPr>
          <w:ilvl w:val="0"/>
          <w:numId w:val="118"/>
        </w:numPr>
        <w:ind w:left="1361" w:hanging="454"/>
      </w:pPr>
      <w:r w:rsidRPr="0022764C">
        <w:t>joint leakage, failure of welds, cracking, fracturing, deformation or distortion;</w:t>
      </w:r>
    </w:p>
    <w:p w14:paraId="1EAB19E7" w14:textId="77777777" w:rsidR="00C07262" w:rsidRPr="0022764C" w:rsidRDefault="004A758F" w:rsidP="00662A63">
      <w:pPr>
        <w:pStyle w:val="BodyText"/>
        <w:numPr>
          <w:ilvl w:val="0"/>
          <w:numId w:val="118"/>
        </w:numPr>
        <w:ind w:left="1361" w:hanging="454"/>
      </w:pPr>
      <w:r w:rsidRPr="0022764C">
        <w:t>collapse of or overheating of boilers, (unless used for domestic purposes only) economisers, super-heaters, pressure vessels or any range of steam and feed piping;</w:t>
      </w:r>
    </w:p>
    <w:p w14:paraId="250D6B1E" w14:textId="77777777" w:rsidR="00C07262" w:rsidRPr="0022764C" w:rsidRDefault="004A758F" w:rsidP="00662A63">
      <w:pPr>
        <w:pStyle w:val="BodyText"/>
        <w:numPr>
          <w:ilvl w:val="0"/>
          <w:numId w:val="118"/>
        </w:numPr>
        <w:ind w:left="1361" w:hanging="454"/>
      </w:pPr>
      <w:r w:rsidRPr="0022764C">
        <w:t xml:space="preserve">mechanical or electrical breakdown, derangement or overloading in respect of the particular machine, apparatus or equipment in which such breakdown or derangement originates but this shall not exclude </w:t>
      </w:r>
      <w:r w:rsidRPr="0022764C">
        <w:rPr>
          <w:b/>
        </w:rPr>
        <w:t>Damage</w:t>
      </w:r>
      <w:r w:rsidRPr="0022764C">
        <w:t xml:space="preserve"> to surrounding property not forming part of the same machine, apparatus or equipment; or</w:t>
      </w:r>
    </w:p>
    <w:p w14:paraId="0ED31A38" w14:textId="77777777" w:rsidR="00C07262" w:rsidRPr="0022764C" w:rsidRDefault="004A758F" w:rsidP="00662A63">
      <w:pPr>
        <w:pStyle w:val="BodyText"/>
        <w:numPr>
          <w:ilvl w:val="0"/>
          <w:numId w:val="118"/>
        </w:numPr>
        <w:ind w:left="1361" w:hanging="454"/>
      </w:pPr>
      <w:r w:rsidRPr="0022764C">
        <w:t xml:space="preserve">faulty or defective workmanship or operational error or omission on the part of the </w:t>
      </w:r>
      <w:r w:rsidRPr="0022764C">
        <w:rPr>
          <w:b/>
        </w:rPr>
        <w:t>Insured</w:t>
      </w:r>
      <w:r w:rsidRPr="0022764C">
        <w:t xml:space="preserve"> or any </w:t>
      </w:r>
      <w:r w:rsidRPr="0022764C">
        <w:rPr>
          <w:b/>
        </w:rPr>
        <w:t>Employee</w:t>
      </w:r>
      <w:r w:rsidRPr="0022764C">
        <w:t xml:space="preserve"> of the </w:t>
      </w:r>
      <w:r w:rsidRPr="0022764C">
        <w:rPr>
          <w:b/>
        </w:rPr>
        <w:t>Insured</w:t>
      </w:r>
      <w:r w:rsidRPr="0022764C">
        <w:t>;</w:t>
      </w:r>
    </w:p>
    <w:p w14:paraId="53A19249" w14:textId="77777777" w:rsidR="00C07262" w:rsidRPr="0022764C" w:rsidRDefault="004A758F">
      <w:pPr>
        <w:pStyle w:val="BodyText"/>
        <w:ind w:left="907"/>
      </w:pPr>
      <w:r w:rsidRPr="0022764C">
        <w:t>but this shall not exclude:</w:t>
      </w:r>
    </w:p>
    <w:p w14:paraId="7875E058" w14:textId="10C44CE8" w:rsidR="00C07262" w:rsidRPr="0022764C" w:rsidRDefault="004A758F" w:rsidP="00662A63">
      <w:pPr>
        <w:pStyle w:val="BodyText"/>
        <w:numPr>
          <w:ilvl w:val="0"/>
          <w:numId w:val="119"/>
        </w:numPr>
        <w:ind w:left="1361" w:hanging="454"/>
      </w:pPr>
      <w:r w:rsidRPr="0022764C">
        <w:t xml:space="preserve">such </w:t>
      </w:r>
      <w:r w:rsidRPr="0022764C">
        <w:rPr>
          <w:b/>
        </w:rPr>
        <w:t>Damage</w:t>
      </w:r>
      <w:r w:rsidRPr="0022764C">
        <w:t xml:space="preserve"> or </w:t>
      </w:r>
      <w:r w:rsidRPr="0022764C">
        <w:rPr>
          <w:b/>
          <w:bCs/>
        </w:rPr>
        <w:t xml:space="preserve">Breakdown </w:t>
      </w:r>
      <w:r w:rsidRPr="0022764C">
        <w:t xml:space="preserve">which itself results from a </w:t>
      </w:r>
      <w:r w:rsidRPr="0022764C">
        <w:rPr>
          <w:b/>
        </w:rPr>
        <w:t>Defined Peril</w:t>
      </w:r>
      <w:r w:rsidRPr="0022764C">
        <w:t xml:space="preserve"> or from any other cause not otherwise excluded; or</w:t>
      </w:r>
    </w:p>
    <w:p w14:paraId="5D2C8A66" w14:textId="2CFF3A86" w:rsidR="00C07262" w:rsidRPr="0022764C" w:rsidRDefault="004A758F" w:rsidP="00662A63">
      <w:pPr>
        <w:pStyle w:val="BodyText"/>
        <w:numPr>
          <w:ilvl w:val="0"/>
          <w:numId w:val="119"/>
        </w:numPr>
        <w:ind w:left="1361" w:hanging="454"/>
      </w:pPr>
      <w:r w:rsidRPr="0022764C">
        <w:t xml:space="preserve">subsequent </w:t>
      </w:r>
      <w:r w:rsidRPr="0022764C">
        <w:rPr>
          <w:b/>
        </w:rPr>
        <w:t>Damage</w:t>
      </w:r>
      <w:r w:rsidRPr="0022764C">
        <w:t xml:space="preserve"> or </w:t>
      </w:r>
      <w:r w:rsidRPr="0022764C">
        <w:rPr>
          <w:b/>
          <w:bCs/>
        </w:rPr>
        <w:t xml:space="preserve">Breakdown </w:t>
      </w:r>
      <w:r w:rsidRPr="0022764C">
        <w:t>which itself results from a cause not otherwise excluded;</w:t>
      </w:r>
    </w:p>
    <w:p w14:paraId="10C663C4" w14:textId="77777777" w:rsidR="00C07262" w:rsidRPr="0022764C" w:rsidRDefault="004A758F" w:rsidP="00662A63">
      <w:pPr>
        <w:pStyle w:val="BodyText"/>
        <w:numPr>
          <w:ilvl w:val="0"/>
          <w:numId w:val="116"/>
        </w:numPr>
        <w:ind w:left="908" w:hanging="454"/>
      </w:pPr>
      <w:r w:rsidRPr="0022764C">
        <w:t>theft or attempted theft of Property Insured:</w:t>
      </w:r>
    </w:p>
    <w:p w14:paraId="25EE2195" w14:textId="77777777" w:rsidR="00C07262" w:rsidRPr="0022764C" w:rsidRDefault="004A758F" w:rsidP="00662A63">
      <w:pPr>
        <w:pStyle w:val="BodyText"/>
        <w:numPr>
          <w:ilvl w:val="0"/>
          <w:numId w:val="120"/>
        </w:numPr>
        <w:ind w:left="1361" w:hanging="454"/>
      </w:pPr>
      <w:r w:rsidRPr="0022764C">
        <w:t>from any garden, yard or outbuilding;</w:t>
      </w:r>
    </w:p>
    <w:p w14:paraId="3B8B20A1" w14:textId="77777777" w:rsidR="00C07262" w:rsidRPr="0022764C" w:rsidRDefault="004A758F" w:rsidP="00662A63">
      <w:pPr>
        <w:pStyle w:val="BodyText"/>
        <w:numPr>
          <w:ilvl w:val="0"/>
          <w:numId w:val="120"/>
        </w:numPr>
        <w:ind w:left="1361" w:hanging="454"/>
      </w:pPr>
      <w:r w:rsidRPr="0022764C">
        <w:t>from vending, amusement or gaming machines; or</w:t>
      </w:r>
    </w:p>
    <w:p w14:paraId="636F8F9C" w14:textId="77777777" w:rsidR="00C07262" w:rsidRPr="0022764C" w:rsidRDefault="004A758F" w:rsidP="00662A63">
      <w:pPr>
        <w:pStyle w:val="BodyText"/>
        <w:numPr>
          <w:ilvl w:val="0"/>
          <w:numId w:val="120"/>
        </w:numPr>
        <w:ind w:left="1361" w:hanging="454"/>
      </w:pPr>
      <w:r w:rsidRPr="0022764C">
        <w:t xml:space="preserve">from any </w:t>
      </w:r>
      <w:r w:rsidRPr="0022764C">
        <w:rPr>
          <w:b/>
        </w:rPr>
        <w:t>Unoccupied</w:t>
      </w:r>
      <w:r w:rsidRPr="0022764C">
        <w:t xml:space="preserve"> </w:t>
      </w:r>
      <w:r w:rsidRPr="0022764C">
        <w:rPr>
          <w:b/>
        </w:rPr>
        <w:t>Buildings</w:t>
      </w:r>
      <w:r w:rsidRPr="0022764C">
        <w:t>;</w:t>
      </w:r>
    </w:p>
    <w:p w14:paraId="3B42ACFD" w14:textId="74B69183" w:rsidR="00422F9B" w:rsidRPr="0022764C" w:rsidRDefault="00422F9B" w:rsidP="00662A63">
      <w:pPr>
        <w:pStyle w:val="BodyText"/>
        <w:numPr>
          <w:ilvl w:val="0"/>
          <w:numId w:val="120"/>
        </w:numPr>
        <w:ind w:left="1361" w:hanging="454"/>
      </w:pPr>
      <w:r w:rsidRPr="0022764C">
        <w:t xml:space="preserve">theft or attempted theft of portable equipment from motor vehicles owned by or under the control of the </w:t>
      </w:r>
      <w:r w:rsidRPr="0022764C">
        <w:rPr>
          <w:b/>
          <w:bCs/>
        </w:rPr>
        <w:t>Insured</w:t>
      </w:r>
      <w:r w:rsidRPr="0022764C">
        <w:t xml:space="preserve"> or their </w:t>
      </w:r>
      <w:r w:rsidRPr="0022764C">
        <w:rPr>
          <w:b/>
          <w:bCs/>
        </w:rPr>
        <w:t>Employees</w:t>
      </w:r>
      <w:r w:rsidRPr="0022764C">
        <w:t xml:space="preserve"> whilst such vehicles are left unattended unless the vehicle is securely locked and all alarm devices are activated and such equipment is concealed or placed in a locked boot;</w:t>
      </w:r>
    </w:p>
    <w:p w14:paraId="49E54CAE" w14:textId="77777777" w:rsidR="00C07262" w:rsidRPr="0022764C" w:rsidRDefault="004A758F" w:rsidP="00662A63">
      <w:pPr>
        <w:pStyle w:val="BodyText"/>
        <w:numPr>
          <w:ilvl w:val="0"/>
          <w:numId w:val="116"/>
        </w:numPr>
        <w:ind w:left="908" w:hanging="454"/>
      </w:pPr>
      <w:r w:rsidRPr="0022764C">
        <w:t xml:space="preserve"> </w:t>
      </w:r>
    </w:p>
    <w:p w14:paraId="7CBB9675" w14:textId="77777777" w:rsidR="00C07262" w:rsidRPr="0022764C" w:rsidRDefault="004A758F" w:rsidP="00662A63">
      <w:pPr>
        <w:pStyle w:val="BodyText"/>
        <w:numPr>
          <w:ilvl w:val="0"/>
          <w:numId w:val="121"/>
        </w:numPr>
        <w:ind w:left="1361" w:hanging="454"/>
      </w:pPr>
      <w:r w:rsidRPr="0022764C">
        <w:t>disappearance, unexplained or inventory shortage, misfiling or misplacing of information, clerical error, book keeping, accounting or billing errors or omissions;</w:t>
      </w:r>
    </w:p>
    <w:p w14:paraId="4388123F" w14:textId="77777777" w:rsidR="00C07262" w:rsidRPr="0022764C" w:rsidRDefault="004A758F" w:rsidP="00662A63">
      <w:pPr>
        <w:pStyle w:val="BodyText"/>
        <w:numPr>
          <w:ilvl w:val="0"/>
          <w:numId w:val="121"/>
        </w:numPr>
        <w:ind w:left="1361" w:hanging="454"/>
        <w:rPr>
          <w:b/>
        </w:rPr>
      </w:pPr>
      <w:r w:rsidRPr="0022764C">
        <w:t xml:space="preserve">acts of fraud or dishonesty by the </w:t>
      </w:r>
      <w:r w:rsidRPr="0022764C">
        <w:rPr>
          <w:b/>
        </w:rPr>
        <w:t>Insured</w:t>
      </w:r>
      <w:r w:rsidRPr="0022764C">
        <w:t xml:space="preserve"> or by any director or </w:t>
      </w:r>
      <w:r w:rsidRPr="0022764C">
        <w:rPr>
          <w:b/>
        </w:rPr>
        <w:t>Employee</w:t>
      </w:r>
      <w:r w:rsidRPr="0022764C">
        <w:t xml:space="preserve"> of the </w:t>
      </w:r>
      <w:r w:rsidRPr="0022764C">
        <w:rPr>
          <w:b/>
        </w:rPr>
        <w:t>Insured</w:t>
      </w:r>
      <w:r w:rsidRPr="0022764C">
        <w:t>;</w:t>
      </w:r>
    </w:p>
    <w:p w14:paraId="5630CB95" w14:textId="77777777" w:rsidR="00C07262" w:rsidRPr="0022764C" w:rsidRDefault="004A758F" w:rsidP="00662A63">
      <w:pPr>
        <w:pStyle w:val="BodyText"/>
        <w:numPr>
          <w:ilvl w:val="0"/>
          <w:numId w:val="121"/>
        </w:numPr>
        <w:ind w:left="1361" w:hanging="454"/>
      </w:pPr>
      <w:r w:rsidRPr="0022764C">
        <w:lastRenderedPageBreak/>
        <w:t>the voluntary parting with title or possession of any property or rights to property;</w:t>
      </w:r>
    </w:p>
    <w:p w14:paraId="28FF0506" w14:textId="77777777" w:rsidR="00C07262" w:rsidRPr="0022764C" w:rsidRDefault="004A758F" w:rsidP="00662A63">
      <w:pPr>
        <w:pStyle w:val="BodyText"/>
        <w:numPr>
          <w:ilvl w:val="0"/>
          <w:numId w:val="116"/>
        </w:numPr>
        <w:ind w:left="908" w:hanging="454"/>
      </w:pPr>
      <w:r w:rsidRPr="0022764C">
        <w:t xml:space="preserve">escape of water from any water tanks, apparatus or pipes when the </w:t>
      </w:r>
      <w:r w:rsidRPr="0022764C">
        <w:rPr>
          <w:b/>
        </w:rPr>
        <w:t>Buildings</w:t>
      </w:r>
      <w:r w:rsidRPr="0022764C">
        <w:t xml:space="preserve"> are </w:t>
      </w:r>
      <w:r w:rsidRPr="0022764C">
        <w:rPr>
          <w:b/>
        </w:rPr>
        <w:t>Unoccupied</w:t>
      </w:r>
      <w:r w:rsidRPr="0022764C">
        <w:t xml:space="preserve"> and </w:t>
      </w:r>
      <w:r w:rsidRPr="0022764C">
        <w:rPr>
          <w:iCs/>
        </w:rPr>
        <w:t xml:space="preserve">not </w:t>
      </w:r>
      <w:r w:rsidRPr="0022764C">
        <w:t xml:space="preserve">being used for any of the </w:t>
      </w:r>
      <w:r w:rsidRPr="0022764C">
        <w:rPr>
          <w:b/>
        </w:rPr>
        <w:t>Business</w:t>
      </w:r>
      <w:r w:rsidRPr="0022764C">
        <w:t xml:space="preserve"> activities of the </w:t>
      </w:r>
      <w:r w:rsidRPr="0022764C">
        <w:rPr>
          <w:b/>
        </w:rPr>
        <w:t>Insured</w:t>
      </w:r>
      <w:r w:rsidRPr="0022764C">
        <w:t xml:space="preserve"> or any tenant;</w:t>
      </w:r>
    </w:p>
    <w:p w14:paraId="5A706E40" w14:textId="77777777" w:rsidR="00C07262" w:rsidRPr="0022764C" w:rsidRDefault="004A758F" w:rsidP="00662A63">
      <w:pPr>
        <w:pStyle w:val="BodyText"/>
        <w:numPr>
          <w:ilvl w:val="0"/>
          <w:numId w:val="116"/>
        </w:numPr>
        <w:ind w:left="908" w:hanging="454"/>
      </w:pPr>
      <w:r w:rsidRPr="0022764C">
        <w:t xml:space="preserve">malicious damage (other than fire or explosion) when the </w:t>
      </w:r>
      <w:r w:rsidRPr="0022764C">
        <w:rPr>
          <w:b/>
        </w:rPr>
        <w:t>Buildings</w:t>
      </w:r>
      <w:r w:rsidRPr="0022764C">
        <w:t xml:space="preserve"> are </w:t>
      </w:r>
      <w:r w:rsidRPr="0022764C">
        <w:rPr>
          <w:b/>
        </w:rPr>
        <w:t>Unoccupied</w:t>
      </w:r>
      <w:r w:rsidRPr="0022764C">
        <w:t xml:space="preserve"> and not being used for any of the </w:t>
      </w:r>
      <w:r w:rsidRPr="0022764C">
        <w:rPr>
          <w:b/>
        </w:rPr>
        <w:t>Business</w:t>
      </w:r>
      <w:r w:rsidRPr="0022764C">
        <w:t xml:space="preserve"> activities of the </w:t>
      </w:r>
      <w:r w:rsidRPr="0022764C">
        <w:rPr>
          <w:b/>
        </w:rPr>
        <w:t>Insured</w:t>
      </w:r>
      <w:r w:rsidRPr="0022764C">
        <w:t xml:space="preserve"> or any tenant;</w:t>
      </w:r>
    </w:p>
    <w:p w14:paraId="26427A7F" w14:textId="77777777" w:rsidR="00C07262" w:rsidRPr="0022764C" w:rsidRDefault="004A758F" w:rsidP="00662A63">
      <w:pPr>
        <w:pStyle w:val="BodyText"/>
        <w:numPr>
          <w:ilvl w:val="0"/>
          <w:numId w:val="116"/>
        </w:numPr>
        <w:ind w:left="908" w:hanging="454"/>
      </w:pPr>
      <w:r w:rsidRPr="0022764C">
        <w:t xml:space="preserve">subsidence, ground heave or landslip: </w:t>
      </w:r>
    </w:p>
    <w:p w14:paraId="5F622D88" w14:textId="77777777" w:rsidR="00C07262" w:rsidRPr="0022764C" w:rsidRDefault="004A758F" w:rsidP="00662A63">
      <w:pPr>
        <w:pStyle w:val="BodyText"/>
        <w:numPr>
          <w:ilvl w:val="0"/>
          <w:numId w:val="122"/>
        </w:numPr>
        <w:ind w:left="1361" w:hanging="454"/>
      </w:pPr>
      <w:r w:rsidRPr="0022764C">
        <w:t>occasioned by the settlement or movement of made-up ground or by coastal or river erosion; or</w:t>
      </w:r>
    </w:p>
    <w:p w14:paraId="54799A9D" w14:textId="77777777" w:rsidR="00C07262" w:rsidRPr="0022764C" w:rsidRDefault="004A758F" w:rsidP="00662A63">
      <w:pPr>
        <w:pStyle w:val="BodyText"/>
        <w:numPr>
          <w:ilvl w:val="0"/>
          <w:numId w:val="122"/>
        </w:numPr>
        <w:ind w:left="1361" w:hanging="454"/>
      </w:pPr>
      <w:r w:rsidRPr="0022764C">
        <w:t xml:space="preserve">occurring as a result of the construction, demolition or excavation work, structural alteration or structural repair of any property at the </w:t>
      </w:r>
      <w:r w:rsidRPr="0022764C">
        <w:rPr>
          <w:b/>
        </w:rPr>
        <w:t>Premises</w:t>
      </w:r>
      <w:r w:rsidRPr="0022764C">
        <w:t xml:space="preserve"> or property immediately adjacent to the </w:t>
      </w:r>
      <w:r w:rsidRPr="0022764C">
        <w:rPr>
          <w:b/>
        </w:rPr>
        <w:t>Premises</w:t>
      </w:r>
      <w:r w:rsidRPr="0022764C">
        <w:t>.</w:t>
      </w:r>
    </w:p>
    <w:p w14:paraId="582D5B91" w14:textId="77777777" w:rsidR="00C07262" w:rsidRPr="0022764C" w:rsidRDefault="004A758F">
      <w:pPr>
        <w:pStyle w:val="BodyText"/>
        <w:ind w:left="1361"/>
      </w:pPr>
      <w:r w:rsidRPr="0022764C">
        <w:t>The</w:t>
      </w:r>
      <w:r w:rsidRPr="0022764C">
        <w:rPr>
          <w:b/>
        </w:rPr>
        <w:t xml:space="preserve"> Insured</w:t>
      </w:r>
      <w:r w:rsidRPr="0022764C">
        <w:t xml:space="preserve"> shall give immediate notice to the </w:t>
      </w:r>
      <w:r w:rsidRPr="0022764C">
        <w:rPr>
          <w:b/>
        </w:rPr>
        <w:t>Insurer</w:t>
      </w:r>
      <w:r w:rsidRPr="0022764C">
        <w:t xml:space="preserve"> in the event of construction, demolition or excavation work operations being commenced on any adjoining site.</w:t>
      </w:r>
    </w:p>
    <w:p w14:paraId="5F1E9E0B" w14:textId="77777777" w:rsidR="00C07262" w:rsidRPr="0022764C" w:rsidRDefault="004A758F">
      <w:pPr>
        <w:pStyle w:val="BodyText"/>
        <w:ind w:left="1361"/>
      </w:pPr>
      <w:r w:rsidRPr="0022764C">
        <w:t xml:space="preserve">In such event the </w:t>
      </w:r>
      <w:r w:rsidRPr="0022764C">
        <w:rPr>
          <w:b/>
        </w:rPr>
        <w:t>Insurer</w:t>
      </w:r>
      <w:r w:rsidRPr="0022764C">
        <w:t xml:space="preserve"> shall have the right to vary or cancel the cover provided under this </w:t>
      </w:r>
      <w:r w:rsidRPr="0022764C">
        <w:rPr>
          <w:b/>
        </w:rPr>
        <w:t>Section</w:t>
      </w:r>
      <w:r w:rsidRPr="0022764C">
        <w:t xml:space="preserve"> against </w:t>
      </w:r>
      <w:r w:rsidRPr="0022764C">
        <w:rPr>
          <w:b/>
        </w:rPr>
        <w:t>Damage</w:t>
      </w:r>
      <w:r w:rsidRPr="0022764C">
        <w:t xml:space="preserve"> caused by subsidence, heave or landslip.</w:t>
      </w:r>
    </w:p>
    <w:p w14:paraId="34A1FA11" w14:textId="77777777" w:rsidR="00C07262" w:rsidRPr="0022764C" w:rsidRDefault="004A758F" w:rsidP="00662A63">
      <w:pPr>
        <w:pStyle w:val="BodyText"/>
        <w:numPr>
          <w:ilvl w:val="0"/>
          <w:numId w:val="122"/>
        </w:numPr>
        <w:ind w:left="1361" w:hanging="454"/>
      </w:pPr>
      <w:r w:rsidRPr="0022764C">
        <w:t xml:space="preserve">arising from the normal settlement or bedding down of new structures; </w:t>
      </w:r>
    </w:p>
    <w:p w14:paraId="4503317F" w14:textId="77777777" w:rsidR="00C07262" w:rsidRPr="0022764C" w:rsidRDefault="004A758F" w:rsidP="00662A63">
      <w:pPr>
        <w:pStyle w:val="BodyText"/>
        <w:numPr>
          <w:ilvl w:val="0"/>
          <w:numId w:val="122"/>
        </w:numPr>
        <w:ind w:left="1361" w:hanging="454"/>
      </w:pPr>
      <w:r w:rsidRPr="0022764C">
        <w:t>commencing prior to the granting of cover under this insurance.</w:t>
      </w:r>
    </w:p>
    <w:p w14:paraId="268EAE61" w14:textId="3213FC44" w:rsidR="00C07262" w:rsidRPr="0022764C" w:rsidRDefault="004A758F" w:rsidP="00662A63">
      <w:pPr>
        <w:pStyle w:val="BodyText"/>
        <w:numPr>
          <w:ilvl w:val="0"/>
          <w:numId w:val="114"/>
        </w:numPr>
        <w:ind w:left="454" w:hanging="454"/>
        <w:rPr>
          <w:iCs/>
        </w:rPr>
      </w:pPr>
      <w:r w:rsidRPr="0022764C">
        <w:rPr>
          <w:b/>
        </w:rPr>
        <w:t>Damage</w:t>
      </w:r>
      <w:r w:rsidRPr="0022764C">
        <w:t xml:space="preserve"> or </w:t>
      </w:r>
      <w:r w:rsidRPr="0022764C">
        <w:rPr>
          <w:b/>
          <w:bCs/>
        </w:rPr>
        <w:t xml:space="preserve">Breakdown </w:t>
      </w:r>
      <w:r w:rsidRPr="0022764C">
        <w:t xml:space="preserve">by wind, rain, hail, sleet, snow, flood or dust to fences and gates or moveable property in the open or in open-sided </w:t>
      </w:r>
      <w:r w:rsidRPr="0022764C">
        <w:rPr>
          <w:b/>
        </w:rPr>
        <w:t>Buildings</w:t>
      </w:r>
      <w:r w:rsidRPr="0022764C">
        <w:t>;</w:t>
      </w:r>
    </w:p>
    <w:p w14:paraId="4AC47F87" w14:textId="6A05C33B" w:rsidR="00C07262" w:rsidRPr="0022764C" w:rsidRDefault="004A758F" w:rsidP="00662A63">
      <w:pPr>
        <w:pStyle w:val="BodyText"/>
        <w:numPr>
          <w:ilvl w:val="0"/>
          <w:numId w:val="114"/>
        </w:numPr>
        <w:ind w:left="454" w:hanging="454"/>
      </w:pPr>
      <w:r w:rsidRPr="0022764C">
        <w:rPr>
          <w:b/>
        </w:rPr>
        <w:t>Consequential Loss</w:t>
      </w:r>
      <w:r w:rsidRPr="0022764C">
        <w:t xml:space="preserve"> except loss of </w:t>
      </w:r>
      <w:r w:rsidRPr="0022764C">
        <w:rPr>
          <w:bCs/>
        </w:rPr>
        <w:t>Rent</w:t>
      </w:r>
      <w:r w:rsidRPr="0022764C">
        <w:t xml:space="preserve"> when such loss of </w:t>
      </w:r>
      <w:r w:rsidRPr="0022764C">
        <w:rPr>
          <w:bCs/>
        </w:rPr>
        <w:t>Rent</w:t>
      </w:r>
      <w:r w:rsidRPr="0022764C">
        <w:t xml:space="preserve"> is included in the </w:t>
      </w:r>
      <w:r w:rsidRPr="0022764C">
        <w:rPr>
          <w:b/>
        </w:rPr>
        <w:t>Schedule</w:t>
      </w:r>
      <w:r w:rsidRPr="0022764C">
        <w:t xml:space="preserve"> to this </w:t>
      </w:r>
      <w:r w:rsidRPr="0022764C">
        <w:rPr>
          <w:b/>
        </w:rPr>
        <w:t>Section</w:t>
      </w:r>
      <w:r w:rsidRPr="0022764C">
        <w:t>;</w:t>
      </w:r>
    </w:p>
    <w:p w14:paraId="6F5D3209" w14:textId="77777777" w:rsidR="00C07262" w:rsidRPr="0022764C" w:rsidRDefault="004A758F" w:rsidP="00662A63">
      <w:pPr>
        <w:pStyle w:val="BodyText"/>
        <w:numPr>
          <w:ilvl w:val="0"/>
          <w:numId w:val="114"/>
        </w:numPr>
        <w:ind w:left="454" w:hanging="454"/>
      </w:pPr>
      <w:r w:rsidRPr="0022764C">
        <w:t>breakage of fixed glass directly or in any way resulting from:</w:t>
      </w:r>
    </w:p>
    <w:p w14:paraId="655574DC" w14:textId="77777777" w:rsidR="00C07262" w:rsidRPr="0022764C" w:rsidRDefault="004A758F" w:rsidP="00662A63">
      <w:pPr>
        <w:pStyle w:val="BodyText"/>
        <w:numPr>
          <w:ilvl w:val="0"/>
          <w:numId w:val="115"/>
        </w:numPr>
        <w:ind w:left="908" w:hanging="454"/>
      </w:pPr>
      <w:r w:rsidRPr="0022764C">
        <w:t>defects in framework, beadings or other fittings;</w:t>
      </w:r>
    </w:p>
    <w:p w14:paraId="1A7103DA" w14:textId="6C76761F" w:rsidR="00C07262" w:rsidRPr="0022764C" w:rsidRDefault="004A758F" w:rsidP="00662A63">
      <w:pPr>
        <w:pStyle w:val="BodyText"/>
        <w:numPr>
          <w:ilvl w:val="0"/>
          <w:numId w:val="115"/>
        </w:numPr>
        <w:ind w:left="908" w:hanging="454"/>
        <w:rPr>
          <w:iCs/>
        </w:rPr>
      </w:pPr>
      <w:r w:rsidRPr="0022764C">
        <w:t xml:space="preserve">disfiguration or </w:t>
      </w:r>
      <w:r w:rsidRPr="0022764C">
        <w:rPr>
          <w:b/>
        </w:rPr>
        <w:t>Damage</w:t>
      </w:r>
      <w:r w:rsidRPr="0022764C">
        <w:t xml:space="preserve"> or </w:t>
      </w:r>
      <w:r w:rsidRPr="0022764C">
        <w:rPr>
          <w:b/>
          <w:bCs/>
        </w:rPr>
        <w:t xml:space="preserve">Breakdown </w:t>
      </w:r>
      <w:r w:rsidRPr="0022764C">
        <w:t>other than fracture extending through the entire thickness of the fixed glass; or</w:t>
      </w:r>
    </w:p>
    <w:p w14:paraId="7CAD7332" w14:textId="77777777" w:rsidR="00C07262" w:rsidRPr="0022764C" w:rsidRDefault="004A758F" w:rsidP="00662A63">
      <w:pPr>
        <w:pStyle w:val="BodyText"/>
        <w:numPr>
          <w:ilvl w:val="0"/>
          <w:numId w:val="115"/>
        </w:numPr>
        <w:ind w:left="908" w:hanging="454"/>
        <w:rPr>
          <w:iCs/>
        </w:rPr>
      </w:pPr>
      <w:r w:rsidRPr="0022764C">
        <w:t xml:space="preserve">any attempt to remove any fixed glass, change its position or carry out any work on it or its framework, beadings or other fittings. </w:t>
      </w:r>
    </w:p>
    <w:p w14:paraId="25293D6D" w14:textId="34CD1857" w:rsidR="00C07262" w:rsidRPr="0022764C" w:rsidRDefault="00422F9B" w:rsidP="00662A63">
      <w:pPr>
        <w:pStyle w:val="BodyText"/>
        <w:numPr>
          <w:ilvl w:val="0"/>
          <w:numId w:val="114"/>
        </w:numPr>
        <w:ind w:left="454" w:hanging="454"/>
        <w:rPr>
          <w:iCs/>
        </w:rPr>
      </w:pPr>
      <w:r w:rsidRPr="0022764C">
        <w:rPr>
          <w:b/>
        </w:rPr>
        <w:t>Damage</w:t>
      </w:r>
      <w:r w:rsidRPr="0022764C">
        <w:t xml:space="preserve"> or </w:t>
      </w:r>
      <w:del w:id="77" w:author="stuart wolstenholme" w:date="2026-05-29T12:33:00Z" w16du:dateUtc="2026-05-29T11:33:00Z">
        <w:r w:rsidRPr="0022764C" w:rsidDel="00BB79CB">
          <w:rPr>
            <w:b/>
            <w:bCs/>
          </w:rPr>
          <w:delText xml:space="preserve">Breakdown </w:delText>
        </w:r>
        <w:r w:rsidRPr="0022764C" w:rsidDel="00BB79CB">
          <w:delText xml:space="preserve"> in</w:delText>
        </w:r>
      </w:del>
      <w:ins w:id="78" w:author="stuart wolstenholme" w:date="2026-05-29T12:33:00Z" w16du:dateUtc="2026-05-29T11:33:00Z">
        <w:r w:rsidR="00BB79CB" w:rsidRPr="0022764C">
          <w:rPr>
            <w:b/>
            <w:bCs/>
          </w:rPr>
          <w:t xml:space="preserve">Breakdown </w:t>
        </w:r>
        <w:r w:rsidR="00BB79CB" w:rsidRPr="0022764C">
          <w:t>in</w:t>
        </w:r>
      </w:ins>
      <w:r w:rsidRPr="0022764C">
        <w:t xml:space="preserve"> respect of </w:t>
      </w:r>
      <w:r w:rsidRPr="0022764C">
        <w:rPr>
          <w:b/>
        </w:rPr>
        <w:t>Buildings</w:t>
      </w:r>
      <w:r w:rsidRPr="0022764C">
        <w:t xml:space="preserve"> or structures caused by their own collapse or cracking, unless such </w:t>
      </w:r>
      <w:r w:rsidRPr="0022764C">
        <w:rPr>
          <w:b/>
        </w:rPr>
        <w:t>Damage</w:t>
      </w:r>
      <w:r w:rsidRPr="0022764C">
        <w:t xml:space="preserve"> or </w:t>
      </w:r>
      <w:del w:id="79" w:author="stuart wolstenholme" w:date="2026-05-29T12:33:00Z" w16du:dateUtc="2026-05-29T11:33:00Z">
        <w:r w:rsidRPr="0022764C" w:rsidDel="00BB79CB">
          <w:rPr>
            <w:b/>
            <w:bCs/>
          </w:rPr>
          <w:delText xml:space="preserve">Breakdown </w:delText>
        </w:r>
        <w:r w:rsidRPr="0022764C" w:rsidDel="00BB79CB">
          <w:delText xml:space="preserve"> results</w:delText>
        </w:r>
      </w:del>
      <w:ins w:id="80" w:author="stuart wolstenholme" w:date="2026-05-29T12:33:00Z" w16du:dateUtc="2026-05-29T11:33:00Z">
        <w:r w:rsidR="00BB79CB" w:rsidRPr="0022764C">
          <w:rPr>
            <w:b/>
            <w:bCs/>
          </w:rPr>
          <w:t xml:space="preserve">Breakdown </w:t>
        </w:r>
        <w:r w:rsidR="00BB79CB" w:rsidRPr="0022764C">
          <w:t>results</w:t>
        </w:r>
      </w:ins>
      <w:r w:rsidRPr="0022764C">
        <w:t xml:space="preserve"> from a </w:t>
      </w:r>
      <w:r w:rsidRPr="0022764C">
        <w:rPr>
          <w:b/>
        </w:rPr>
        <w:t>Defined Peril</w:t>
      </w:r>
      <w:r w:rsidRPr="0022764C">
        <w:t xml:space="preserve"> and is not otherwise excluded;</w:t>
      </w:r>
    </w:p>
    <w:p w14:paraId="3A26469B" w14:textId="74E4904F" w:rsidR="00C07262" w:rsidRPr="0022764C" w:rsidRDefault="00422F9B" w:rsidP="00662A63">
      <w:pPr>
        <w:pStyle w:val="BodyText"/>
        <w:numPr>
          <w:ilvl w:val="0"/>
          <w:numId w:val="114"/>
        </w:numPr>
        <w:ind w:left="454" w:hanging="454"/>
      </w:pPr>
      <w:r w:rsidRPr="0022764C">
        <w:rPr>
          <w:b/>
        </w:rPr>
        <w:t>Damage</w:t>
      </w:r>
      <w:r w:rsidRPr="0022764C">
        <w:t xml:space="preserve"> or </w:t>
      </w:r>
      <w:del w:id="81" w:author="stuart wolstenholme" w:date="2026-05-29T12:34:00Z" w16du:dateUtc="2026-05-29T11:34:00Z">
        <w:r w:rsidRPr="0022764C" w:rsidDel="00BB79CB">
          <w:rPr>
            <w:b/>
            <w:bCs/>
          </w:rPr>
          <w:delText xml:space="preserve">Breakdown </w:delText>
        </w:r>
        <w:r w:rsidRPr="0022764C" w:rsidDel="00BB79CB">
          <w:delText xml:space="preserve"> to</w:delText>
        </w:r>
      </w:del>
      <w:ins w:id="82" w:author="stuart wolstenholme" w:date="2026-05-29T12:34:00Z" w16du:dateUtc="2026-05-29T11:34:00Z">
        <w:r w:rsidR="00BB79CB" w:rsidRPr="0022764C">
          <w:rPr>
            <w:b/>
            <w:bCs/>
          </w:rPr>
          <w:t xml:space="preserve">Breakdown </w:t>
        </w:r>
        <w:r w:rsidR="00BB79CB" w:rsidRPr="0022764C">
          <w:t>to</w:t>
        </w:r>
      </w:ins>
      <w:r w:rsidRPr="0022764C">
        <w:t xml:space="preserve"> any Property Insured by fire resulting from its undergoing any process involving the application of heat;</w:t>
      </w:r>
    </w:p>
    <w:p w14:paraId="696F7123" w14:textId="528F3394" w:rsidR="00C07262" w:rsidRPr="0022764C" w:rsidRDefault="00422F9B" w:rsidP="00662A63">
      <w:pPr>
        <w:pStyle w:val="BodyText"/>
        <w:numPr>
          <w:ilvl w:val="0"/>
          <w:numId w:val="114"/>
        </w:numPr>
        <w:ind w:left="454" w:hanging="454"/>
      </w:pPr>
      <w:r w:rsidRPr="0022764C">
        <w:rPr>
          <w:b/>
        </w:rPr>
        <w:t>Damage</w:t>
      </w:r>
      <w:r w:rsidRPr="0022764C">
        <w:t xml:space="preserve"> or </w:t>
      </w:r>
      <w:del w:id="83" w:author="stuart wolstenholme" w:date="2026-05-29T12:34:00Z" w16du:dateUtc="2026-05-29T11:34:00Z">
        <w:r w:rsidRPr="0022764C" w:rsidDel="00BB79CB">
          <w:rPr>
            <w:b/>
            <w:bCs/>
          </w:rPr>
          <w:delText xml:space="preserve">Breakdown </w:delText>
        </w:r>
        <w:r w:rsidRPr="0022764C" w:rsidDel="00BB79CB">
          <w:delText xml:space="preserve"> to</w:delText>
        </w:r>
      </w:del>
      <w:ins w:id="84" w:author="stuart wolstenholme" w:date="2026-05-29T12:34:00Z" w16du:dateUtc="2026-05-29T11:34:00Z">
        <w:r w:rsidR="00BB79CB" w:rsidRPr="0022764C">
          <w:rPr>
            <w:b/>
            <w:bCs/>
          </w:rPr>
          <w:t xml:space="preserve">Breakdown </w:t>
        </w:r>
        <w:r w:rsidR="00BB79CB" w:rsidRPr="0022764C">
          <w:t>to</w:t>
        </w:r>
      </w:ins>
      <w:r w:rsidRPr="0022764C">
        <w:t xml:space="preserve"> any Property Insured (other than by fire) resulting from its undergoing any process of production, packing, treatment, testing, commissioning, cleaning, service or repair;</w:t>
      </w:r>
    </w:p>
    <w:p w14:paraId="73543AD5" w14:textId="1D6D2605" w:rsidR="00C07262" w:rsidRPr="0022764C" w:rsidRDefault="00422F9B" w:rsidP="00662A63">
      <w:pPr>
        <w:pStyle w:val="BodyText"/>
        <w:numPr>
          <w:ilvl w:val="0"/>
          <w:numId w:val="114"/>
        </w:numPr>
        <w:ind w:left="454" w:hanging="454"/>
      </w:pPr>
      <w:r w:rsidRPr="0022764C">
        <w:rPr>
          <w:b/>
        </w:rPr>
        <w:t>Damage</w:t>
      </w:r>
      <w:r w:rsidRPr="0022764C">
        <w:t xml:space="preserve"> or </w:t>
      </w:r>
      <w:del w:id="85" w:author="stuart wolstenholme" w:date="2026-05-29T12:34:00Z" w16du:dateUtc="2026-05-29T11:34:00Z">
        <w:r w:rsidRPr="0022764C" w:rsidDel="00BB79CB">
          <w:rPr>
            <w:b/>
            <w:bCs/>
          </w:rPr>
          <w:delText xml:space="preserve">Breakdown </w:delText>
        </w:r>
        <w:r w:rsidRPr="0022764C" w:rsidDel="00BB79CB">
          <w:delText xml:space="preserve"> to</w:delText>
        </w:r>
      </w:del>
      <w:ins w:id="86" w:author="stuart wolstenholme" w:date="2026-05-29T12:34:00Z" w16du:dateUtc="2026-05-29T11:34:00Z">
        <w:r w:rsidR="00BB79CB" w:rsidRPr="0022764C">
          <w:rPr>
            <w:b/>
            <w:bCs/>
          </w:rPr>
          <w:t xml:space="preserve">Breakdown </w:t>
        </w:r>
        <w:r w:rsidR="00BB79CB" w:rsidRPr="0022764C">
          <w:t>to</w:t>
        </w:r>
      </w:ins>
      <w:r w:rsidRPr="0022764C">
        <w:t xml:space="preserve"> any Property Insured (other than by fire) caused by or consisting of the freezing, solidification or inadvertent escape of molten materials; or</w:t>
      </w:r>
    </w:p>
    <w:p w14:paraId="0161E589" w14:textId="74DA50C2" w:rsidR="00C07262" w:rsidRPr="0022764C" w:rsidRDefault="00422F9B" w:rsidP="00662A63">
      <w:pPr>
        <w:pStyle w:val="BodyText"/>
        <w:numPr>
          <w:ilvl w:val="0"/>
          <w:numId w:val="114"/>
        </w:numPr>
        <w:ind w:left="454" w:hanging="454"/>
      </w:pPr>
      <w:r w:rsidRPr="0022764C">
        <w:rPr>
          <w:b/>
        </w:rPr>
        <w:t>Damage</w:t>
      </w:r>
      <w:r w:rsidRPr="0022764C">
        <w:t xml:space="preserve"> or </w:t>
      </w:r>
      <w:del w:id="87" w:author="stuart wolstenholme" w:date="2026-05-29T12:34:00Z" w16du:dateUtc="2026-05-29T11:34:00Z">
        <w:r w:rsidRPr="0022764C" w:rsidDel="00BB79CB">
          <w:rPr>
            <w:b/>
            <w:bCs/>
          </w:rPr>
          <w:delText xml:space="preserve">Breakdown </w:delText>
        </w:r>
        <w:r w:rsidRPr="0022764C" w:rsidDel="00BB79CB">
          <w:delText xml:space="preserve"> to</w:delText>
        </w:r>
      </w:del>
      <w:ins w:id="88" w:author="stuart wolstenholme" w:date="2026-05-29T12:34:00Z" w16du:dateUtc="2026-05-29T11:34:00Z">
        <w:r w:rsidR="00BB79CB" w:rsidRPr="0022764C">
          <w:rPr>
            <w:b/>
            <w:bCs/>
          </w:rPr>
          <w:t xml:space="preserve">Breakdown </w:t>
        </w:r>
        <w:r w:rsidR="00BB79CB" w:rsidRPr="0022764C">
          <w:t>to</w:t>
        </w:r>
      </w:ins>
      <w:r w:rsidRPr="0022764C">
        <w:t xml:space="preserve"> any </w:t>
      </w:r>
      <w:r w:rsidRPr="0022764C">
        <w:rPr>
          <w:bCs/>
        </w:rPr>
        <w:t>Property</w:t>
      </w:r>
      <w:r w:rsidRPr="0022764C">
        <w:rPr>
          <w:b/>
        </w:rPr>
        <w:t xml:space="preserve"> </w:t>
      </w:r>
      <w:r w:rsidRPr="0022764C">
        <w:rPr>
          <w:bCs/>
        </w:rPr>
        <w:t>Insured</w:t>
      </w:r>
      <w:r w:rsidRPr="0022764C">
        <w:t xml:space="preserve"> where the </w:t>
      </w:r>
      <w:r w:rsidRPr="0022764C">
        <w:rPr>
          <w:b/>
        </w:rPr>
        <w:t>Damage</w:t>
      </w:r>
      <w:r w:rsidRPr="0022764C">
        <w:t xml:space="preserve"> or </w:t>
      </w:r>
      <w:del w:id="89" w:author="stuart wolstenholme" w:date="2026-05-29T12:34:00Z" w16du:dateUtc="2026-05-29T11:34:00Z">
        <w:r w:rsidRPr="0022764C" w:rsidDel="00BB79CB">
          <w:rPr>
            <w:b/>
            <w:bCs/>
          </w:rPr>
          <w:delText xml:space="preserve">Breakdown </w:delText>
        </w:r>
        <w:r w:rsidRPr="0022764C" w:rsidDel="00BB79CB">
          <w:delText xml:space="preserve"> originated</w:delText>
        </w:r>
      </w:del>
      <w:ins w:id="90" w:author="stuart wolstenholme" w:date="2026-05-29T12:34:00Z" w16du:dateUtc="2026-05-29T11:34:00Z">
        <w:r w:rsidR="00BB79CB" w:rsidRPr="0022764C">
          <w:rPr>
            <w:b/>
            <w:bCs/>
          </w:rPr>
          <w:t xml:space="preserve">Breakdown </w:t>
        </w:r>
        <w:r w:rsidR="00BB79CB" w:rsidRPr="0022764C">
          <w:t>originated</w:t>
        </w:r>
      </w:ins>
      <w:r w:rsidRPr="0022764C">
        <w:t xml:space="preserve"> prior to the commencement of cover.</w:t>
      </w:r>
    </w:p>
    <w:p w14:paraId="23AF5877" w14:textId="77777777" w:rsidR="00C07262" w:rsidRPr="0022764C" w:rsidRDefault="004A758F">
      <w:pPr>
        <w:pStyle w:val="Heading3"/>
      </w:pPr>
      <w:r w:rsidRPr="0022764C">
        <w:t>Excluded Property</w:t>
      </w:r>
    </w:p>
    <w:p w14:paraId="18E1A0B4" w14:textId="77777777" w:rsidR="00C07262" w:rsidRPr="0022764C" w:rsidRDefault="004A758F">
      <w:pPr>
        <w:pStyle w:val="BodyText"/>
      </w:pPr>
      <w:r w:rsidRPr="0022764C">
        <w:t xml:space="preserve">This </w:t>
      </w:r>
      <w:r w:rsidRPr="0022764C">
        <w:rPr>
          <w:b/>
        </w:rPr>
        <w:t>Section</w:t>
      </w:r>
      <w:r w:rsidRPr="0022764C">
        <w:t xml:space="preserve"> does not cover </w:t>
      </w:r>
      <w:r w:rsidRPr="0022764C">
        <w:rPr>
          <w:b/>
        </w:rPr>
        <w:t>Damage</w:t>
      </w:r>
      <w:r w:rsidRPr="0022764C">
        <w:t xml:space="preserve"> to:</w:t>
      </w:r>
    </w:p>
    <w:p w14:paraId="22DEE5B5" w14:textId="77777777" w:rsidR="00C07262" w:rsidRPr="0022764C" w:rsidRDefault="004A758F" w:rsidP="00662A63">
      <w:pPr>
        <w:pStyle w:val="BodyText"/>
        <w:numPr>
          <w:ilvl w:val="2"/>
          <w:numId w:val="113"/>
        </w:numPr>
        <w:ind w:left="454" w:hanging="454"/>
      </w:pPr>
      <w:r w:rsidRPr="0022764C">
        <w:t>explosives;</w:t>
      </w:r>
    </w:p>
    <w:p w14:paraId="5C1F1773" w14:textId="77777777" w:rsidR="00C07262" w:rsidRPr="0022764C" w:rsidRDefault="004A758F" w:rsidP="00662A63">
      <w:pPr>
        <w:pStyle w:val="BodyText"/>
        <w:numPr>
          <w:ilvl w:val="2"/>
          <w:numId w:val="113"/>
        </w:numPr>
        <w:ind w:left="454" w:hanging="454"/>
        <w:rPr>
          <w:iCs/>
        </w:rPr>
      </w:pPr>
      <w:r w:rsidRPr="0022764C">
        <w:t>fixed glass that is etched or stained or neon, or other electrical light fittings, signs or tubes;</w:t>
      </w:r>
    </w:p>
    <w:p w14:paraId="2FD36BEF" w14:textId="77777777" w:rsidR="00C07262" w:rsidRPr="0022764C" w:rsidRDefault="004A758F" w:rsidP="00662A63">
      <w:pPr>
        <w:pStyle w:val="BodyText"/>
        <w:numPr>
          <w:ilvl w:val="2"/>
          <w:numId w:val="113"/>
        </w:numPr>
        <w:ind w:left="454" w:hanging="454"/>
      </w:pPr>
      <w:r w:rsidRPr="0022764C">
        <w:t>vehicles licensed for road use (including accessories thereon), caravans, trailers, railway locomotives or rolling stock, watercraft, aircraft, spacecraft or satellites;</w:t>
      </w:r>
    </w:p>
    <w:p w14:paraId="5CE08730" w14:textId="77777777" w:rsidR="00C07262" w:rsidRPr="0022764C" w:rsidRDefault="004A758F" w:rsidP="00662A63">
      <w:pPr>
        <w:pStyle w:val="BodyText"/>
        <w:numPr>
          <w:ilvl w:val="2"/>
          <w:numId w:val="113"/>
        </w:numPr>
        <w:ind w:left="454" w:hanging="454"/>
        <w:rPr>
          <w:iCs/>
        </w:rPr>
      </w:pPr>
      <w:r w:rsidRPr="0022764C">
        <w:rPr>
          <w:bCs/>
        </w:rPr>
        <w:t>Property</w:t>
      </w:r>
      <w:r w:rsidRPr="0022764C">
        <w:rPr>
          <w:b/>
        </w:rPr>
        <w:t xml:space="preserve"> </w:t>
      </w:r>
      <w:r w:rsidRPr="0022764C">
        <w:rPr>
          <w:bCs/>
        </w:rPr>
        <w:t>Insured</w:t>
      </w:r>
      <w:r w:rsidRPr="0022764C">
        <w:t xml:space="preserve"> whilst in transit unless covered by a specific </w:t>
      </w:r>
      <w:r w:rsidRPr="0022764C">
        <w:rPr>
          <w:b/>
        </w:rPr>
        <w:t>Extension</w:t>
      </w:r>
      <w:r w:rsidRPr="0022764C">
        <w:t xml:space="preserve"> (other than internal movement within the </w:t>
      </w:r>
      <w:r w:rsidRPr="0022764C">
        <w:rPr>
          <w:b/>
          <w:bCs/>
        </w:rPr>
        <w:t>Buildings</w:t>
      </w:r>
      <w:r w:rsidRPr="0022764C">
        <w:t xml:space="preserve"> at the </w:t>
      </w:r>
      <w:r w:rsidRPr="0022764C">
        <w:rPr>
          <w:b/>
          <w:bCs/>
        </w:rPr>
        <w:t>Premises</w:t>
      </w:r>
      <w:r w:rsidRPr="0022764C">
        <w:t xml:space="preserve"> that does not involve loading and unloading onto or into a carrying conveyance);</w:t>
      </w:r>
    </w:p>
    <w:p w14:paraId="2CAF34B3" w14:textId="77777777" w:rsidR="00C07262" w:rsidRPr="0022764C" w:rsidRDefault="004A758F" w:rsidP="00662A63">
      <w:pPr>
        <w:pStyle w:val="BodyText"/>
        <w:numPr>
          <w:ilvl w:val="2"/>
          <w:numId w:val="113"/>
        </w:numPr>
        <w:ind w:left="454" w:hanging="454"/>
        <w:rPr>
          <w:iCs/>
        </w:rPr>
      </w:pPr>
      <w:r w:rsidRPr="0022764C">
        <w:t xml:space="preserve">property or structures in the course of construction or erection and materials or supplies in connection with all such property unless covered by a specific </w:t>
      </w:r>
      <w:r w:rsidRPr="0022764C">
        <w:rPr>
          <w:b/>
        </w:rPr>
        <w:t>Extension</w:t>
      </w:r>
      <w:r w:rsidRPr="0022764C">
        <w:t>;</w:t>
      </w:r>
    </w:p>
    <w:p w14:paraId="58857EF5" w14:textId="77777777" w:rsidR="00C07262" w:rsidRPr="0022764C" w:rsidRDefault="004A758F" w:rsidP="00662A63">
      <w:pPr>
        <w:pStyle w:val="BodyText"/>
        <w:numPr>
          <w:ilvl w:val="2"/>
          <w:numId w:val="113"/>
        </w:numPr>
        <w:ind w:left="454" w:hanging="454"/>
        <w:rPr>
          <w:iCs/>
        </w:rPr>
      </w:pPr>
      <w:r w:rsidRPr="0022764C">
        <w:t>land, piers, jetties, wharves, bridges, tunnels, culverts, excavations, railways, dams or bodies of water other than water which is normally contained within any tank, piping system or other process equipment;</w:t>
      </w:r>
    </w:p>
    <w:p w14:paraId="1464653B" w14:textId="77777777" w:rsidR="00C07262" w:rsidRPr="0022764C" w:rsidRDefault="004A758F" w:rsidP="00662A63">
      <w:pPr>
        <w:pStyle w:val="BodyText"/>
        <w:numPr>
          <w:ilvl w:val="2"/>
          <w:numId w:val="113"/>
        </w:numPr>
        <w:ind w:left="454" w:hanging="454"/>
        <w:rPr>
          <w:iCs/>
        </w:rPr>
      </w:pPr>
      <w:r w:rsidRPr="0022764C">
        <w:t>livestock, birds, animals, landscapes, growing crops, plants or trees;</w:t>
      </w:r>
    </w:p>
    <w:p w14:paraId="6A8C554F" w14:textId="77777777" w:rsidR="00C07262" w:rsidRPr="0022764C" w:rsidRDefault="004A758F" w:rsidP="00662A63">
      <w:pPr>
        <w:pStyle w:val="BodyText"/>
        <w:numPr>
          <w:ilvl w:val="2"/>
          <w:numId w:val="113"/>
        </w:numPr>
        <w:ind w:left="454" w:hanging="454"/>
        <w:rPr>
          <w:iCs/>
        </w:rPr>
      </w:pPr>
      <w:r w:rsidRPr="0022764C">
        <w:rPr>
          <w:bCs/>
        </w:rPr>
        <w:t>Property</w:t>
      </w:r>
      <w:r w:rsidRPr="0022764C">
        <w:rPr>
          <w:b/>
        </w:rPr>
        <w:t xml:space="preserve"> </w:t>
      </w:r>
      <w:r w:rsidRPr="0022764C">
        <w:rPr>
          <w:bCs/>
        </w:rPr>
        <w:t>Insured</w:t>
      </w:r>
      <w:r w:rsidRPr="0022764C">
        <w:t xml:space="preserve"> which at the time of the happening of such </w:t>
      </w:r>
      <w:r w:rsidRPr="0022764C">
        <w:rPr>
          <w:b/>
        </w:rPr>
        <w:t>Damage</w:t>
      </w:r>
      <w:r w:rsidRPr="0022764C">
        <w:t xml:space="preserve"> is insured by any other insurance;</w:t>
      </w:r>
    </w:p>
    <w:p w14:paraId="24B19F7A" w14:textId="77777777" w:rsidR="00C07262" w:rsidRPr="0022764C" w:rsidRDefault="004A758F" w:rsidP="00662A63">
      <w:pPr>
        <w:pStyle w:val="BodyText"/>
        <w:numPr>
          <w:ilvl w:val="2"/>
          <w:numId w:val="113"/>
        </w:numPr>
        <w:ind w:left="454" w:hanging="454"/>
        <w:rPr>
          <w:iCs/>
        </w:rPr>
      </w:pPr>
      <w:r w:rsidRPr="0022764C">
        <w:t xml:space="preserve">any property more specifically insured by or on behalf of the </w:t>
      </w:r>
      <w:r w:rsidRPr="0022764C">
        <w:rPr>
          <w:b/>
        </w:rPr>
        <w:t>Insured</w:t>
      </w:r>
      <w:r w:rsidRPr="0022764C">
        <w:t xml:space="preserve"> or by any other </w:t>
      </w:r>
      <w:r w:rsidRPr="0022764C">
        <w:rPr>
          <w:b/>
        </w:rPr>
        <w:t>Section</w:t>
      </w:r>
      <w:r w:rsidRPr="0022764C">
        <w:t xml:space="preserve"> of this </w:t>
      </w:r>
      <w:r w:rsidRPr="0022764C">
        <w:rPr>
          <w:b/>
        </w:rPr>
        <w:t>Policy</w:t>
      </w:r>
      <w:r w:rsidRPr="0022764C">
        <w:t>;</w:t>
      </w:r>
    </w:p>
    <w:p w14:paraId="4D3FD4C0" w14:textId="156225C5" w:rsidR="00C07262" w:rsidRPr="0022764C" w:rsidRDefault="004A758F" w:rsidP="00662A63">
      <w:pPr>
        <w:pStyle w:val="BodyText"/>
        <w:numPr>
          <w:ilvl w:val="2"/>
          <w:numId w:val="113"/>
        </w:numPr>
        <w:ind w:left="454" w:hanging="454"/>
      </w:pPr>
      <w:r w:rsidRPr="0022764C">
        <w:t xml:space="preserve">jewellery, precious stones, precious metals, bullion, furs, curiosities, works of art, rare books, paintings, etchings or prints or </w:t>
      </w:r>
      <w:r w:rsidRPr="0022764C">
        <w:rPr>
          <w:b/>
          <w:bCs/>
        </w:rPr>
        <w:t>Money</w:t>
      </w:r>
      <w:r w:rsidRPr="0022764C">
        <w:t>;</w:t>
      </w:r>
    </w:p>
    <w:p w14:paraId="24D1A3E4" w14:textId="77777777" w:rsidR="00C07262" w:rsidRPr="0022764C" w:rsidRDefault="004A758F" w:rsidP="00662A63">
      <w:pPr>
        <w:pStyle w:val="BodyText"/>
        <w:numPr>
          <w:ilvl w:val="2"/>
          <w:numId w:val="113"/>
        </w:numPr>
        <w:ind w:left="454" w:hanging="454"/>
      </w:pPr>
      <w:r w:rsidRPr="0022764C">
        <w:t>china, earthenware, marble, statuary or other fragile or brittle objects;</w:t>
      </w:r>
    </w:p>
    <w:p w14:paraId="5A856150" w14:textId="77777777" w:rsidR="005624C9" w:rsidRPr="0022764C" w:rsidRDefault="005624C9" w:rsidP="00662A63">
      <w:pPr>
        <w:pStyle w:val="BodyText"/>
        <w:numPr>
          <w:ilvl w:val="2"/>
          <w:numId w:val="113"/>
        </w:numPr>
        <w:ind w:left="454" w:hanging="454"/>
        <w:rPr>
          <w:iCs/>
        </w:rPr>
      </w:pPr>
      <w:r w:rsidRPr="0022764C">
        <w:rPr>
          <w:b/>
          <w:bCs/>
        </w:rPr>
        <w:t>Computer Equipment</w:t>
      </w:r>
      <w:r w:rsidRPr="0022764C">
        <w:t xml:space="preserve">, software, </w:t>
      </w:r>
      <w:r w:rsidRPr="0022764C">
        <w:rPr>
          <w:b/>
          <w:bCs/>
        </w:rPr>
        <w:t>Data Carrying Materials</w:t>
      </w:r>
      <w:r w:rsidRPr="0022764C">
        <w:t xml:space="preserve">, </w:t>
      </w:r>
      <w:r w:rsidRPr="0022764C">
        <w:rPr>
          <w:b/>
          <w:bCs/>
        </w:rPr>
        <w:t>Ancillary Equipment</w:t>
      </w:r>
      <w:r w:rsidRPr="0022764C">
        <w:t xml:space="preserve"> or </w:t>
      </w:r>
      <w:r w:rsidRPr="0022764C">
        <w:rPr>
          <w:b/>
          <w:bCs/>
        </w:rPr>
        <w:t>Business Machines</w:t>
      </w:r>
      <w:r w:rsidRPr="0022764C">
        <w:t xml:space="preserve">, unless insured as </w:t>
      </w:r>
      <w:r w:rsidRPr="0022764C">
        <w:rPr>
          <w:b/>
          <w:bCs/>
        </w:rPr>
        <w:t>Information Technology Property</w:t>
      </w:r>
      <w:r w:rsidRPr="0022764C">
        <w:t xml:space="preserve"> under this </w:t>
      </w:r>
      <w:r w:rsidRPr="0022764C">
        <w:rPr>
          <w:b/>
          <w:bCs/>
        </w:rPr>
        <w:t>Section</w:t>
      </w:r>
      <w:r w:rsidRPr="0022764C">
        <w:t xml:space="preserve">; </w:t>
      </w:r>
    </w:p>
    <w:p w14:paraId="092FFB74" w14:textId="77777777" w:rsidR="00C07262" w:rsidRPr="0022764C" w:rsidRDefault="004A758F">
      <w:pPr>
        <w:pStyle w:val="Heading1"/>
      </w:pPr>
      <w:r w:rsidRPr="0022764C">
        <w:lastRenderedPageBreak/>
        <w:t>Conditions</w:t>
      </w:r>
    </w:p>
    <w:p w14:paraId="10CE576D" w14:textId="77777777" w:rsidR="00C07262" w:rsidRPr="0022764C" w:rsidRDefault="004A758F">
      <w:pPr>
        <w:pStyle w:val="Heading3"/>
      </w:pPr>
      <w:r w:rsidRPr="0022764C">
        <w:t>Cessation of Cover</w:t>
      </w:r>
    </w:p>
    <w:p w14:paraId="56FCB29C" w14:textId="77777777" w:rsidR="00C07262" w:rsidRPr="0022764C" w:rsidRDefault="004A758F">
      <w:pPr>
        <w:pStyle w:val="BodyText"/>
        <w:rPr>
          <w:lang w:eastAsia="en-GB"/>
        </w:rPr>
      </w:pPr>
      <w:r w:rsidRPr="0022764C">
        <w:rPr>
          <w:lang w:eastAsia="en-GB"/>
        </w:rPr>
        <w:t xml:space="preserve">This </w:t>
      </w:r>
      <w:r w:rsidRPr="0022764C">
        <w:rPr>
          <w:b/>
          <w:lang w:eastAsia="en-GB"/>
        </w:rPr>
        <w:t>Section</w:t>
      </w:r>
      <w:r w:rsidRPr="0022764C">
        <w:rPr>
          <w:lang w:eastAsia="en-GB"/>
        </w:rPr>
        <w:t xml:space="preserve"> shall be terminated upon any </w:t>
      </w:r>
      <w:r w:rsidRPr="0022764C">
        <w:rPr>
          <w:b/>
          <w:lang w:eastAsia="en-GB"/>
        </w:rPr>
        <w:t>Cessation of</w:t>
      </w:r>
      <w:r w:rsidRPr="0022764C">
        <w:rPr>
          <w:lang w:eastAsia="en-GB"/>
        </w:rPr>
        <w:t xml:space="preserve"> </w:t>
      </w:r>
      <w:r w:rsidRPr="0022764C">
        <w:rPr>
          <w:b/>
          <w:lang w:eastAsia="en-GB"/>
        </w:rPr>
        <w:t>Business</w:t>
      </w:r>
      <w:r w:rsidRPr="0022764C">
        <w:rPr>
          <w:lang w:eastAsia="en-GB"/>
        </w:rPr>
        <w:t xml:space="preserve"> unless agreed otherwise by the </w:t>
      </w:r>
      <w:r w:rsidRPr="0022764C">
        <w:rPr>
          <w:b/>
          <w:lang w:eastAsia="en-GB"/>
        </w:rPr>
        <w:t>Insurer</w:t>
      </w:r>
      <w:r w:rsidRPr="0022764C">
        <w:rPr>
          <w:lang w:eastAsia="en-GB"/>
        </w:rPr>
        <w:t xml:space="preserve"> in writing.</w:t>
      </w:r>
    </w:p>
    <w:p w14:paraId="3C9D2E00" w14:textId="77777777" w:rsidR="005624C9" w:rsidRPr="0022764C" w:rsidRDefault="005624C9">
      <w:pPr>
        <w:pStyle w:val="BodyText"/>
        <w:rPr>
          <w:lang w:eastAsia="en-GB"/>
        </w:rPr>
      </w:pPr>
    </w:p>
    <w:p w14:paraId="62B08387" w14:textId="77777777" w:rsidR="005624C9" w:rsidRPr="0022764C" w:rsidRDefault="005624C9" w:rsidP="005624C9">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Data Storage</w:t>
      </w:r>
    </w:p>
    <w:p w14:paraId="28B2ACB5" w14:textId="77777777" w:rsidR="005624C9" w:rsidRPr="0022764C" w:rsidRDefault="005624C9" w:rsidP="005624C9">
      <w:pPr>
        <w:spacing w:before="0" w:after="160" w:line="278" w:lineRule="auto"/>
      </w:pPr>
      <w:r w:rsidRPr="0022764C">
        <w:t xml:space="preserve">In respect of </w:t>
      </w:r>
      <w:r w:rsidRPr="0022764C">
        <w:rPr>
          <w:b/>
          <w:bCs/>
        </w:rPr>
        <w:t>Information Technology Property</w:t>
      </w:r>
      <w:r w:rsidRPr="0022764C">
        <w:t xml:space="preserve">, data, software or programs insured under this </w:t>
      </w:r>
      <w:r w:rsidRPr="0022764C">
        <w:rPr>
          <w:b/>
          <w:bCs/>
        </w:rPr>
        <w:t>Section</w:t>
      </w:r>
      <w:r w:rsidRPr="0022764C">
        <w:t xml:space="preserve">, it is a condition precedent to liability under this </w:t>
      </w:r>
      <w:r w:rsidRPr="0022764C">
        <w:rPr>
          <w:b/>
          <w:bCs/>
        </w:rPr>
        <w:t>Section</w:t>
      </w:r>
      <w:r w:rsidRPr="0022764C">
        <w:t xml:space="preserve"> that the </w:t>
      </w:r>
      <w:r w:rsidRPr="0022764C">
        <w:rPr>
          <w:b/>
          <w:bCs/>
        </w:rPr>
        <w:t>Insured</w:t>
      </w:r>
      <w:r w:rsidRPr="0022764C">
        <w:t xml:space="preserve"> shall store data and software programs and maintain adequate back-up copies on the following basis:</w:t>
      </w:r>
    </w:p>
    <w:p w14:paraId="69986D59" w14:textId="77777777" w:rsidR="005624C9" w:rsidRPr="0022764C" w:rsidRDefault="005624C9" w:rsidP="005624C9">
      <w:pPr>
        <w:numPr>
          <w:ilvl w:val="0"/>
          <w:numId w:val="538"/>
        </w:numPr>
        <w:spacing w:before="0" w:after="160" w:line="278" w:lineRule="auto"/>
      </w:pPr>
      <w:r w:rsidRPr="0022764C">
        <w:t xml:space="preserve">the original disk or media shall be backed up and stored in a fire-resistant data safe and a copy removed to another secure location away from the </w:t>
      </w:r>
      <w:r w:rsidRPr="0022764C">
        <w:rPr>
          <w:b/>
          <w:bCs/>
        </w:rPr>
        <w:t>Premises</w:t>
      </w:r>
      <w:r w:rsidRPr="0022764C">
        <w:t xml:space="preserve">; and </w:t>
      </w:r>
    </w:p>
    <w:p w14:paraId="17A7E81F" w14:textId="77777777" w:rsidR="005624C9" w:rsidRPr="0022764C" w:rsidRDefault="005624C9" w:rsidP="005624C9">
      <w:pPr>
        <w:numPr>
          <w:ilvl w:val="0"/>
          <w:numId w:val="538"/>
        </w:numPr>
        <w:spacing w:before="0" w:after="160" w:line="278" w:lineRule="auto"/>
      </w:pPr>
      <w:r w:rsidRPr="0022764C">
        <w:t xml:space="preserve">software or programs shall be backed up at least once every 7 (seven) days or any other period agreed by the </w:t>
      </w:r>
      <w:r w:rsidRPr="0022764C">
        <w:rPr>
          <w:b/>
          <w:bCs/>
        </w:rPr>
        <w:t>Insurer</w:t>
      </w:r>
      <w:r w:rsidRPr="0022764C">
        <w:t xml:space="preserve">. </w:t>
      </w:r>
    </w:p>
    <w:p w14:paraId="375CE57C" w14:textId="77777777" w:rsidR="00C07262" w:rsidRPr="0022764C" w:rsidRDefault="004A758F">
      <w:pPr>
        <w:pStyle w:val="Heading3"/>
      </w:pPr>
      <w:r w:rsidRPr="0022764C">
        <w:t>Stock Premium Adjustment Condition</w:t>
      </w:r>
    </w:p>
    <w:p w14:paraId="01DCA596" w14:textId="20D0C772" w:rsidR="00C07262" w:rsidRPr="0022764C" w:rsidRDefault="004A758F">
      <w:pPr>
        <w:pStyle w:val="BodyText"/>
      </w:pPr>
      <w:r w:rsidRPr="0022764C">
        <w:t xml:space="preserve">If the Stock </w:t>
      </w:r>
      <w:r w:rsidRPr="0022764C">
        <w:rPr>
          <w:b/>
        </w:rPr>
        <w:t>Sum Insured</w:t>
      </w:r>
      <w:r w:rsidRPr="0022764C">
        <w:t xml:space="preserve"> stated in the </w:t>
      </w:r>
      <w:r w:rsidRPr="0022764C">
        <w:rPr>
          <w:b/>
        </w:rPr>
        <w:t>Schedule</w:t>
      </w:r>
      <w:r w:rsidRPr="0022764C">
        <w:t xml:space="preserve"> applicable</w:t>
      </w:r>
      <w:r w:rsidRPr="0022764C">
        <w:rPr>
          <w:b/>
        </w:rPr>
        <w:t xml:space="preserve"> </w:t>
      </w:r>
      <w:r w:rsidRPr="0022764C">
        <w:t>to this</w:t>
      </w:r>
      <w:r w:rsidRPr="0022764C">
        <w:rPr>
          <w:b/>
        </w:rPr>
        <w:t xml:space="preserve"> Section</w:t>
      </w:r>
      <w:r w:rsidRPr="0022764C">
        <w:t xml:space="preserve"> is on a declaration basis, then the first and annual premiums are provisional, having been calculated on a 75% (seventy five percent) deposit amount, and subject to adjustment at the expiry of the </w:t>
      </w:r>
      <w:r w:rsidRPr="0022764C">
        <w:rPr>
          <w:b/>
        </w:rPr>
        <w:t>Period of Insurance.</w:t>
      </w:r>
    </w:p>
    <w:p w14:paraId="08C90F50" w14:textId="77777777" w:rsidR="00C07262" w:rsidRPr="0022764C" w:rsidRDefault="004A758F">
      <w:pPr>
        <w:pStyle w:val="BodyText"/>
      </w:pPr>
      <w:r w:rsidRPr="0022764C">
        <w:t xml:space="preserve">The </w:t>
      </w:r>
      <w:r w:rsidRPr="0022764C">
        <w:rPr>
          <w:b/>
        </w:rPr>
        <w:t>Insured</w:t>
      </w:r>
      <w:r w:rsidRPr="0022764C">
        <w:t xml:space="preserve"> shall submit to the </w:t>
      </w:r>
      <w:r w:rsidRPr="0022764C">
        <w:rPr>
          <w:b/>
        </w:rPr>
        <w:t>Insurer</w:t>
      </w:r>
      <w:r w:rsidRPr="0022764C">
        <w:t xml:space="preserve"> a declaration of the </w:t>
      </w:r>
      <w:r w:rsidRPr="0022764C">
        <w:rPr>
          <w:b/>
        </w:rPr>
        <w:t>Insured’s</w:t>
      </w:r>
      <w:r w:rsidRPr="0022764C">
        <w:t xml:space="preserve"> Stock amount for each quarter covered by the </w:t>
      </w:r>
      <w:r w:rsidRPr="0022764C">
        <w:rPr>
          <w:b/>
        </w:rPr>
        <w:t>Period of Insurance.</w:t>
      </w:r>
    </w:p>
    <w:p w14:paraId="245D1CCD" w14:textId="77777777" w:rsidR="00C07262" w:rsidRPr="0022764C" w:rsidRDefault="004A758F">
      <w:pPr>
        <w:pStyle w:val="BodyText"/>
      </w:pPr>
      <w:r w:rsidRPr="0022764C">
        <w:t>Where</w:t>
      </w:r>
      <w:r w:rsidRPr="0022764C">
        <w:rPr>
          <w:b/>
        </w:rPr>
        <w:t xml:space="preserve"> </w:t>
      </w:r>
      <w:r w:rsidRPr="0022764C">
        <w:t xml:space="preserve">no declaration is submitted within 30 (thirty) days after the expiry of each quarter, then the </w:t>
      </w:r>
      <w:r w:rsidRPr="0022764C">
        <w:rPr>
          <w:b/>
        </w:rPr>
        <w:t>Insured</w:t>
      </w:r>
      <w:r w:rsidRPr="0022764C">
        <w:t xml:space="preserve"> shall have been deemed to have declared the </w:t>
      </w:r>
      <w:r w:rsidRPr="0022764C">
        <w:rPr>
          <w:b/>
        </w:rPr>
        <w:t>Sum Insured</w:t>
      </w:r>
      <w:r w:rsidRPr="0022764C">
        <w:t xml:space="preserve"> as the value.</w:t>
      </w:r>
    </w:p>
    <w:p w14:paraId="23269971" w14:textId="77777777" w:rsidR="00C07262" w:rsidRPr="0022764C" w:rsidRDefault="004A758F">
      <w:pPr>
        <w:pStyle w:val="BodyText"/>
        <w:rPr>
          <w:b/>
        </w:rPr>
      </w:pPr>
      <w:r w:rsidRPr="0022764C">
        <w:t xml:space="preserve">The actual premium shall be calculated on the average amount declared (i.e. the total of the amounts declared divided by the number of declarations) and using the agreed rate(s) applicable throughout the </w:t>
      </w:r>
      <w:r w:rsidRPr="0022764C">
        <w:rPr>
          <w:b/>
        </w:rPr>
        <w:t>Period of Insurance.</w:t>
      </w:r>
    </w:p>
    <w:p w14:paraId="1AD93864" w14:textId="77777777" w:rsidR="00C07262" w:rsidRPr="0022764C" w:rsidRDefault="004A758F">
      <w:pPr>
        <w:pStyle w:val="BodyText"/>
      </w:pPr>
      <w:r w:rsidRPr="0022764C">
        <w:t xml:space="preserve">If the actual premium is greater than the deposit amount paid the </w:t>
      </w:r>
      <w:r w:rsidRPr="0022764C">
        <w:rPr>
          <w:b/>
        </w:rPr>
        <w:t>Insured</w:t>
      </w:r>
      <w:r w:rsidRPr="0022764C">
        <w:t xml:space="preserve"> shall pay to the </w:t>
      </w:r>
      <w:r w:rsidRPr="0022764C">
        <w:rPr>
          <w:b/>
        </w:rPr>
        <w:t>Insurer</w:t>
      </w:r>
      <w:r w:rsidRPr="0022764C">
        <w:t xml:space="preserve"> the difference.</w:t>
      </w:r>
    </w:p>
    <w:p w14:paraId="1A55163B" w14:textId="77777777" w:rsidR="00C07262" w:rsidRPr="0022764C" w:rsidRDefault="004A758F">
      <w:pPr>
        <w:pStyle w:val="BodyText"/>
      </w:pPr>
      <w:r w:rsidRPr="0022764C">
        <w:t xml:space="preserve">If the actual premium is less than the deposit amount paid the </w:t>
      </w:r>
      <w:r w:rsidRPr="0022764C">
        <w:rPr>
          <w:b/>
        </w:rPr>
        <w:t>Insurer</w:t>
      </w:r>
      <w:r w:rsidRPr="0022764C">
        <w:t xml:space="preserve"> shall repay to the </w:t>
      </w:r>
      <w:r w:rsidRPr="0022764C">
        <w:rPr>
          <w:b/>
        </w:rPr>
        <w:t>Insured</w:t>
      </w:r>
      <w:r w:rsidRPr="0022764C">
        <w:t xml:space="preserve"> the difference, which shall not exceed 1/3</w:t>
      </w:r>
      <w:r w:rsidRPr="0022764C">
        <w:rPr>
          <w:vertAlign w:val="superscript"/>
        </w:rPr>
        <w:t>rd</w:t>
      </w:r>
      <w:r w:rsidRPr="0022764C">
        <w:t xml:space="preserve"> (one third) of the deposit amount paid.</w:t>
      </w:r>
    </w:p>
    <w:p w14:paraId="4D42929D" w14:textId="77777777" w:rsidR="00C07262" w:rsidRPr="0022764C" w:rsidRDefault="004A758F">
      <w:pPr>
        <w:pStyle w:val="BodyText"/>
      </w:pPr>
      <w:r w:rsidRPr="0022764C">
        <w:t xml:space="preserve">Every insurance on such property which covers </w:t>
      </w:r>
      <w:r w:rsidRPr="0022764C">
        <w:rPr>
          <w:b/>
        </w:rPr>
        <w:t>Damage</w:t>
      </w:r>
      <w:r w:rsidRPr="0022764C">
        <w:t xml:space="preserve"> must be on a materially similar wording with this Condition.</w:t>
      </w:r>
    </w:p>
    <w:p w14:paraId="0DFF6392" w14:textId="2869ED87" w:rsidR="00C07262" w:rsidRPr="0022764C" w:rsidDel="002620AE" w:rsidRDefault="00C07262">
      <w:pPr>
        <w:pStyle w:val="Heading1"/>
        <w:rPr>
          <w:rFonts w:eastAsia="MS Mincho" w:cstheme="majorHAnsi"/>
        </w:rPr>
        <w:sectPr w:rsidR="00C07262" w:rsidRPr="0022764C" w:rsidDel="002620AE">
          <w:headerReference w:type="default" r:id="rId16"/>
          <w:type w:val="nextColumn"/>
          <w:pgSz w:w="11906" w:h="16838" w:orient="landscape"/>
          <w:pgMar w:top="992" w:right="737" w:bottom="737" w:left="737" w:header="525" w:footer="402" w:gutter="0"/>
          <w:cols w:num="2" w:space="708"/>
        </w:sectPr>
      </w:pPr>
    </w:p>
    <w:p w14:paraId="0F3182AA" w14:textId="77777777" w:rsidR="002620AE" w:rsidRPr="0022764C" w:rsidRDefault="002620AE">
      <w:pPr>
        <w:pStyle w:val="Subtitle"/>
      </w:pPr>
    </w:p>
    <w:p w14:paraId="199BA19F" w14:textId="28ED7678" w:rsidR="00C07262" w:rsidRPr="0022764C" w:rsidRDefault="004A758F">
      <w:pPr>
        <w:pStyle w:val="Subtitle"/>
      </w:pPr>
      <w:bookmarkStart w:id="6010" w:name="tocpg_10"/>
      <w:bookmarkEnd w:id="6010"/>
      <w:bookmarkStart w:id="91" w:name="Section_2"/>
      <w:r w:rsidRPr="0022764C">
        <w:t>Section 2: Property &amp; Equipment “All Risks” Section</w:t>
      </w:r>
      <w:bookmarkEnd w:id="91"/>
    </w:p>
    <w:p w14:paraId="0294127A" w14:textId="77777777" w:rsidR="00C07262" w:rsidRPr="0022764C" w:rsidRDefault="004A758F">
      <w:pPr>
        <w:pStyle w:val="Heading1"/>
      </w:pPr>
      <w:r w:rsidRPr="0022764C">
        <w:t>Definitions</w:t>
      </w:r>
    </w:p>
    <w:p w14:paraId="05959144" w14:textId="77777777" w:rsidR="00C07262" w:rsidRPr="0022764C" w:rsidRDefault="004A758F">
      <w:pPr>
        <w:pStyle w:val="Heading3"/>
      </w:pPr>
      <w:r w:rsidRPr="0022764C">
        <w:t>Geographical Limits</w:t>
      </w:r>
    </w:p>
    <w:p w14:paraId="55F280FF" w14:textId="77777777" w:rsidR="00C07262" w:rsidRPr="0022764C" w:rsidRDefault="004A758F">
      <w:pPr>
        <w:pStyle w:val="BodyText"/>
      </w:pPr>
      <w:r w:rsidRPr="0022764C">
        <w:t>Anywhere in the world.</w:t>
      </w:r>
    </w:p>
    <w:p w14:paraId="534B964F" w14:textId="77777777" w:rsidR="00C07262" w:rsidRPr="0022764C" w:rsidRDefault="004A758F">
      <w:pPr>
        <w:pStyle w:val="Heading3"/>
      </w:pPr>
      <w:r w:rsidRPr="0022764C">
        <w:t>General Average Contributions</w:t>
      </w:r>
    </w:p>
    <w:p w14:paraId="15D243E5" w14:textId="77777777" w:rsidR="00C07262" w:rsidRPr="0022764C" w:rsidRDefault="004A758F">
      <w:pPr>
        <w:pStyle w:val="BodyText"/>
      </w:pPr>
      <w:r w:rsidRPr="0022764C">
        <w:t>A legal principle of maritime law to which all parties in a sea venture proportionally share any losses resulting from a voluntary sacrifice of part of the ship’s cargo to save the whole adventure in an emergency.</w:t>
      </w:r>
    </w:p>
    <w:p w14:paraId="3E8370F2" w14:textId="77777777" w:rsidR="00C07262" w:rsidRPr="0022764C" w:rsidRDefault="004A758F">
      <w:pPr>
        <w:pStyle w:val="Heading3"/>
      </w:pPr>
      <w:r w:rsidRPr="0022764C">
        <w:t>Location</w:t>
      </w:r>
    </w:p>
    <w:p w14:paraId="5390DC10" w14:textId="77777777" w:rsidR="00C07262" w:rsidRPr="0022764C" w:rsidRDefault="004A758F">
      <w:pPr>
        <w:pStyle w:val="BodyText"/>
      </w:pPr>
      <w:r w:rsidRPr="0022764C">
        <w:t xml:space="preserve">means the period of time between leaving the </w:t>
      </w:r>
      <w:r w:rsidRPr="0022764C">
        <w:rPr>
          <w:b/>
        </w:rPr>
        <w:t>Premises</w:t>
      </w:r>
      <w:r w:rsidRPr="0022764C">
        <w:t xml:space="preserve"> for the purposes of the </w:t>
      </w:r>
      <w:r w:rsidRPr="0022764C">
        <w:rPr>
          <w:b/>
        </w:rPr>
        <w:t>Business</w:t>
      </w:r>
      <w:r w:rsidRPr="0022764C">
        <w:t xml:space="preserve"> and return to the </w:t>
      </w:r>
      <w:r w:rsidRPr="0022764C">
        <w:rPr>
          <w:b/>
        </w:rPr>
        <w:t xml:space="preserve">Premises </w:t>
      </w:r>
      <w:r w:rsidRPr="0022764C">
        <w:t>including any overnight stay between these times.</w:t>
      </w:r>
    </w:p>
    <w:p w14:paraId="30C2DF19" w14:textId="77777777" w:rsidR="00C07262" w:rsidRPr="0022764C" w:rsidRDefault="004A758F">
      <w:pPr>
        <w:pStyle w:val="Heading3"/>
      </w:pPr>
      <w:r w:rsidRPr="0022764C">
        <w:t>Property Insured</w:t>
      </w:r>
    </w:p>
    <w:p w14:paraId="3EF59FBE" w14:textId="3A45D31F" w:rsidR="00C07262" w:rsidRPr="0022764C" w:rsidRDefault="004A758F">
      <w:pPr>
        <w:pStyle w:val="BodyText"/>
      </w:pPr>
      <w:r w:rsidRPr="0022764C">
        <w:t xml:space="preserve">Technical Equipment, Props, Sets and Wardrobes (including stock and merchandise) and Specified Articles all as stated in the </w:t>
      </w:r>
      <w:r w:rsidRPr="0022764C">
        <w:rPr>
          <w:b/>
        </w:rPr>
        <w:t xml:space="preserve">Schedule </w:t>
      </w:r>
      <w:r w:rsidRPr="0022764C">
        <w:t xml:space="preserve">and all the property of the </w:t>
      </w:r>
      <w:r w:rsidRPr="0022764C">
        <w:rPr>
          <w:b/>
        </w:rPr>
        <w:t>Insured</w:t>
      </w:r>
      <w:r w:rsidRPr="0022764C">
        <w:t xml:space="preserve"> or for which they are responsible.</w:t>
      </w:r>
    </w:p>
    <w:p w14:paraId="6FFE17CF" w14:textId="77777777" w:rsidR="00C07262" w:rsidRPr="0022764C" w:rsidRDefault="004A758F">
      <w:pPr>
        <w:pStyle w:val="Heading3"/>
      </w:pPr>
      <w:r w:rsidRPr="0022764C">
        <w:t>Props, Sets and Wardrobe</w:t>
      </w:r>
    </w:p>
    <w:p w14:paraId="01E44D99" w14:textId="77777777" w:rsidR="00C07262" w:rsidRPr="0022764C" w:rsidRDefault="004A758F">
      <w:pPr>
        <w:pStyle w:val="BodyText"/>
      </w:pPr>
      <w:r w:rsidRPr="0022764C">
        <w:t xml:space="preserve">Props, sets, scenery, costumes, models, wardrobe and similar theatrical property owned by the </w:t>
      </w:r>
      <w:r w:rsidRPr="0022764C">
        <w:rPr>
          <w:b/>
        </w:rPr>
        <w:t>Insured</w:t>
      </w:r>
      <w:r w:rsidRPr="0022764C">
        <w:t xml:space="preserve"> or for which they are responsible.</w:t>
      </w:r>
    </w:p>
    <w:p w14:paraId="2E81A18D" w14:textId="77777777" w:rsidR="00C07262" w:rsidRPr="0022764C" w:rsidRDefault="004A758F">
      <w:pPr>
        <w:pStyle w:val="Heading3"/>
      </w:pPr>
      <w:r w:rsidRPr="0022764C">
        <w:t>Specified Articles</w:t>
      </w:r>
    </w:p>
    <w:p w14:paraId="3E1F7631" w14:textId="43FD3BAB" w:rsidR="00C07262" w:rsidRPr="0022764C" w:rsidRDefault="004A758F">
      <w:pPr>
        <w:pStyle w:val="BodyText"/>
      </w:pPr>
      <w:r w:rsidRPr="0022764C">
        <w:t xml:space="preserve">As described in the </w:t>
      </w:r>
      <w:r w:rsidRPr="0022764C">
        <w:rPr>
          <w:b/>
        </w:rPr>
        <w:t>Schedule</w:t>
      </w:r>
      <w:r w:rsidRPr="0022764C">
        <w:t>.</w:t>
      </w:r>
    </w:p>
    <w:p w14:paraId="580609B8" w14:textId="77777777" w:rsidR="00C07262" w:rsidRPr="0022764C" w:rsidRDefault="004A758F">
      <w:pPr>
        <w:pStyle w:val="Heading3"/>
      </w:pPr>
      <w:r w:rsidRPr="0022764C">
        <w:t>Salvage Charges</w:t>
      </w:r>
    </w:p>
    <w:p w14:paraId="7AAFC277" w14:textId="77777777" w:rsidR="00C07262" w:rsidRPr="0022764C" w:rsidRDefault="004A758F">
      <w:pPr>
        <w:pStyle w:val="BodyText"/>
      </w:pPr>
      <w:r w:rsidRPr="0022764C">
        <w:t>Charges which apply in maritime law to compensate a third party in the event of a successful salvage due to a voluntary act by that third party independent of any contract.</w:t>
      </w:r>
    </w:p>
    <w:p w14:paraId="43C43B47" w14:textId="77777777" w:rsidR="00C07262" w:rsidRPr="0022764C" w:rsidRDefault="004A758F">
      <w:pPr>
        <w:pStyle w:val="Heading3"/>
      </w:pPr>
      <w:r w:rsidRPr="0022764C">
        <w:lastRenderedPageBreak/>
        <w:t>Technical Equipment</w:t>
      </w:r>
    </w:p>
    <w:p w14:paraId="1EC4004C" w14:textId="77777777" w:rsidR="00E15454" w:rsidRPr="0022764C" w:rsidRDefault="00E15454" w:rsidP="00E15454">
      <w:pPr>
        <w:pStyle w:val="Heading3"/>
        <w:rPr>
          <w:rFonts w:asciiTheme="minorHAnsi" w:hAnsiTheme="minorHAnsi" w:cstheme="minorHAnsi"/>
          <w:b w:val="0"/>
          <w:bCs w:val="0"/>
          <w:sz w:val="18"/>
          <w:szCs w:val="18"/>
        </w:rPr>
      </w:pPr>
      <w:r w:rsidRPr="0022764C">
        <w:rPr>
          <w:rFonts w:asciiTheme="minorHAnsi" w:hAnsiTheme="minorHAnsi" w:cstheme="minorHAnsi"/>
          <w:b w:val="0"/>
          <w:bCs w:val="0"/>
          <w:sz w:val="18"/>
          <w:szCs w:val="18"/>
        </w:rPr>
        <w:t xml:space="preserve">Technical Equipment means property of the types described below, used in connection with the </w:t>
      </w:r>
      <w:r w:rsidRPr="0022764C">
        <w:rPr>
          <w:rFonts w:asciiTheme="minorHAnsi" w:hAnsiTheme="minorHAnsi" w:cstheme="minorHAnsi"/>
          <w:sz w:val="18"/>
          <w:szCs w:val="18"/>
        </w:rPr>
        <w:t>Insured’s</w:t>
      </w:r>
      <w:r w:rsidRPr="0022764C">
        <w:rPr>
          <w:rFonts w:asciiTheme="minorHAnsi" w:hAnsiTheme="minorHAnsi" w:cstheme="minorHAnsi"/>
          <w:b w:val="0"/>
          <w:bCs w:val="0"/>
          <w:sz w:val="18"/>
          <w:szCs w:val="18"/>
        </w:rPr>
        <w:t xml:space="preserve"> business, any musical performance, production, conference, exhibition, event, festival or product launch, and which is owned by the </w:t>
      </w:r>
      <w:r w:rsidRPr="0022764C">
        <w:rPr>
          <w:rFonts w:asciiTheme="minorHAnsi" w:hAnsiTheme="minorHAnsi" w:cstheme="minorHAnsi"/>
          <w:sz w:val="18"/>
          <w:szCs w:val="18"/>
        </w:rPr>
        <w:t>Insured</w:t>
      </w:r>
      <w:r w:rsidRPr="0022764C">
        <w:rPr>
          <w:rFonts w:asciiTheme="minorHAnsi" w:hAnsiTheme="minorHAnsi" w:cstheme="minorHAnsi"/>
          <w:b w:val="0"/>
          <w:bCs w:val="0"/>
          <w:sz w:val="18"/>
          <w:szCs w:val="18"/>
        </w:rPr>
        <w:t>, held by the</w:t>
      </w:r>
      <w:r w:rsidRPr="0022764C">
        <w:rPr>
          <w:rFonts w:asciiTheme="minorHAnsi" w:hAnsiTheme="minorHAnsi" w:cstheme="minorHAnsi"/>
          <w:sz w:val="18"/>
          <w:szCs w:val="18"/>
        </w:rPr>
        <w:t xml:space="preserve"> Insured</w:t>
      </w:r>
      <w:r w:rsidRPr="0022764C">
        <w:rPr>
          <w:rFonts w:asciiTheme="minorHAnsi" w:hAnsiTheme="minorHAnsi" w:cstheme="minorHAnsi"/>
          <w:b w:val="0"/>
          <w:bCs w:val="0"/>
          <w:sz w:val="18"/>
          <w:szCs w:val="18"/>
        </w:rPr>
        <w:t xml:space="preserve"> in trust, hired, leased or borrowed by the</w:t>
      </w:r>
      <w:r w:rsidRPr="0022764C">
        <w:rPr>
          <w:rFonts w:asciiTheme="minorHAnsi" w:hAnsiTheme="minorHAnsi" w:cstheme="minorHAnsi"/>
          <w:sz w:val="18"/>
          <w:szCs w:val="18"/>
        </w:rPr>
        <w:t xml:space="preserve"> Insured</w:t>
      </w:r>
      <w:r w:rsidRPr="0022764C">
        <w:rPr>
          <w:rFonts w:asciiTheme="minorHAnsi" w:hAnsiTheme="minorHAnsi" w:cstheme="minorHAnsi"/>
          <w:b w:val="0"/>
          <w:bCs w:val="0"/>
          <w:sz w:val="18"/>
          <w:szCs w:val="18"/>
        </w:rPr>
        <w:t xml:space="preserve">, or for which the </w:t>
      </w:r>
      <w:r w:rsidRPr="0022764C">
        <w:rPr>
          <w:rFonts w:asciiTheme="minorHAnsi" w:hAnsiTheme="minorHAnsi" w:cstheme="minorHAnsi"/>
          <w:sz w:val="18"/>
          <w:szCs w:val="18"/>
        </w:rPr>
        <w:t>Insured</w:t>
      </w:r>
      <w:r w:rsidRPr="0022764C">
        <w:rPr>
          <w:rFonts w:asciiTheme="minorHAnsi" w:hAnsiTheme="minorHAnsi" w:cstheme="minorHAnsi"/>
          <w:b w:val="0"/>
          <w:bCs w:val="0"/>
          <w:sz w:val="18"/>
          <w:szCs w:val="18"/>
        </w:rPr>
        <w:t xml:space="preserve"> is legally responsible:</w:t>
      </w:r>
    </w:p>
    <w:p w14:paraId="604C3654" w14:textId="33B005CE" w:rsidR="00E15454" w:rsidRPr="0022764C" w:rsidRDefault="00E15454" w:rsidP="00E15454">
      <w:pPr>
        <w:pStyle w:val="Heading3"/>
        <w:rPr>
          <w:rFonts w:asciiTheme="minorHAnsi" w:hAnsiTheme="minorHAnsi" w:cstheme="minorHAnsi"/>
          <w:b w:val="0"/>
          <w:bCs w:val="0"/>
          <w:sz w:val="18"/>
          <w:szCs w:val="18"/>
        </w:rPr>
      </w:pPr>
      <w:r w:rsidRPr="0022764C">
        <w:rPr>
          <w:rFonts w:asciiTheme="minorHAnsi" w:hAnsiTheme="minorHAnsi" w:cstheme="minorHAnsi"/>
          <w:b w:val="0"/>
          <w:bCs w:val="0"/>
          <w:sz w:val="18"/>
          <w:szCs w:val="18"/>
        </w:rPr>
        <w:t>(a) musical instruments and associated cases, accessories   and ancillary equipment;</w:t>
      </w:r>
      <w:r w:rsidRPr="0022764C">
        <w:rPr>
          <w:rFonts w:asciiTheme="minorHAnsi" w:hAnsiTheme="minorHAnsi" w:cstheme="minorHAnsi"/>
          <w:b w:val="0"/>
          <w:bCs w:val="0"/>
          <w:sz w:val="18"/>
          <w:szCs w:val="18"/>
        </w:rPr>
        <w:br/>
        <w:t>(b) microphones, sound, amplification and public address equipment;</w:t>
      </w:r>
      <w:r w:rsidRPr="0022764C">
        <w:rPr>
          <w:rFonts w:asciiTheme="minorHAnsi" w:hAnsiTheme="minorHAnsi" w:cstheme="minorHAnsi"/>
          <w:b w:val="0"/>
          <w:bCs w:val="0"/>
          <w:sz w:val="18"/>
          <w:szCs w:val="18"/>
        </w:rPr>
        <w:br/>
        <w:t>(c) lighting, staging, projection and visual effects equipment;</w:t>
      </w:r>
      <w:r w:rsidRPr="0022764C">
        <w:rPr>
          <w:rFonts w:asciiTheme="minorHAnsi" w:hAnsiTheme="minorHAnsi" w:cstheme="minorHAnsi"/>
          <w:b w:val="0"/>
          <w:bCs w:val="0"/>
          <w:sz w:val="18"/>
          <w:szCs w:val="18"/>
        </w:rPr>
        <w:br/>
        <w:t>(d) computer equipment, laptops, tablets, peripherals and business machines;</w:t>
      </w:r>
      <w:r w:rsidRPr="0022764C">
        <w:rPr>
          <w:rFonts w:asciiTheme="minorHAnsi" w:hAnsiTheme="minorHAnsi" w:cstheme="minorHAnsi"/>
          <w:b w:val="0"/>
          <w:bCs w:val="0"/>
          <w:sz w:val="18"/>
          <w:szCs w:val="18"/>
        </w:rPr>
        <w:br/>
        <w:t>(e) mixing, editing, recording, sound production and post-production equipment;</w:t>
      </w:r>
      <w:r w:rsidRPr="0022764C">
        <w:rPr>
          <w:rFonts w:asciiTheme="minorHAnsi" w:hAnsiTheme="minorHAnsi" w:cstheme="minorHAnsi"/>
          <w:b w:val="0"/>
          <w:bCs w:val="0"/>
          <w:sz w:val="18"/>
          <w:szCs w:val="18"/>
        </w:rPr>
        <w:br/>
        <w:t>(f) audio-visual, video, filming, streaming and broadcast equipment;</w:t>
      </w:r>
      <w:r w:rsidRPr="0022764C">
        <w:rPr>
          <w:rFonts w:asciiTheme="minorHAnsi" w:hAnsiTheme="minorHAnsi" w:cstheme="minorHAnsi"/>
          <w:b w:val="0"/>
          <w:bCs w:val="0"/>
          <w:sz w:val="18"/>
          <w:szCs w:val="18"/>
        </w:rPr>
        <w:br/>
        <w:t>(g) stock, merchandise, promotional goods and display materials;</w:t>
      </w:r>
      <w:r w:rsidRPr="0022764C">
        <w:rPr>
          <w:rFonts w:asciiTheme="minorHAnsi" w:hAnsiTheme="minorHAnsi" w:cstheme="minorHAnsi"/>
          <w:b w:val="0"/>
          <w:bCs w:val="0"/>
          <w:sz w:val="18"/>
          <w:szCs w:val="18"/>
        </w:rPr>
        <w:br/>
        <w:t>(h) props, scenery, sets, costumes and wardrobe;</w:t>
      </w:r>
      <w:r w:rsidRPr="0022764C">
        <w:rPr>
          <w:rFonts w:asciiTheme="minorHAnsi" w:hAnsiTheme="minorHAnsi" w:cstheme="minorHAnsi"/>
          <w:b w:val="0"/>
          <w:bCs w:val="0"/>
          <w:sz w:val="18"/>
          <w:szCs w:val="18"/>
        </w:rPr>
        <w:br/>
        <w:t>(</w:t>
      </w:r>
      <w:del w:id="92" w:author="stuart wolstenholme" w:date="2026-05-29T12:34:00Z" w16du:dateUtc="2026-05-29T11:34:00Z">
        <w:r w:rsidRPr="0022764C" w:rsidDel="00BB79CB">
          <w:rPr>
            <w:rFonts w:asciiTheme="minorHAnsi" w:hAnsiTheme="minorHAnsi" w:cstheme="minorHAnsi"/>
            <w:b w:val="0"/>
            <w:bCs w:val="0"/>
            <w:sz w:val="18"/>
            <w:szCs w:val="18"/>
          </w:rPr>
          <w:delText>i</w:delText>
        </w:r>
      </w:del>
      <w:ins w:id="93" w:author="stuart wolstenholme" w:date="2026-05-29T12:34:00Z" w16du:dateUtc="2026-05-29T11:34:00Z">
        <w:r w:rsidR="00BB79CB" w:rsidRPr="0022764C">
          <w:rPr>
            <w:rFonts w:asciiTheme="minorHAnsi" w:hAnsiTheme="minorHAnsi" w:cstheme="minorHAnsi"/>
            <w:b w:val="0"/>
            <w:bCs w:val="0"/>
            <w:sz w:val="18"/>
            <w:szCs w:val="18"/>
          </w:rPr>
          <w:t>I</w:t>
        </w:r>
      </w:ins>
      <w:r w:rsidRPr="0022764C">
        <w:rPr>
          <w:rFonts w:asciiTheme="minorHAnsi" w:hAnsiTheme="minorHAnsi" w:cstheme="minorHAnsi"/>
          <w:b w:val="0"/>
          <w:bCs w:val="0"/>
          <w:sz w:val="18"/>
          <w:szCs w:val="18"/>
        </w:rPr>
        <w:t>) equipment, materials and other property used in connection with conferences, exhibitions, events, festivals and product launches; and</w:t>
      </w:r>
      <w:r w:rsidRPr="0022764C">
        <w:rPr>
          <w:rFonts w:asciiTheme="minorHAnsi" w:hAnsiTheme="minorHAnsi" w:cstheme="minorHAnsi"/>
          <w:b w:val="0"/>
          <w:bCs w:val="0"/>
          <w:sz w:val="18"/>
          <w:szCs w:val="18"/>
        </w:rPr>
        <w:br/>
        <w:t>(j) any other similar property agreed by the Insurer in writing.</w:t>
      </w:r>
    </w:p>
    <w:p w14:paraId="4FA7F4C5" w14:textId="77777777" w:rsidR="00C30327" w:rsidRPr="0022764C" w:rsidRDefault="00C30327" w:rsidP="00C30327"/>
    <w:p w14:paraId="6AAE63AB" w14:textId="77777777" w:rsidR="00C07262" w:rsidRPr="0022764C" w:rsidRDefault="004A758F">
      <w:pPr>
        <w:pStyle w:val="Heading3"/>
        <w:spacing w:before="120"/>
        <w:rPr>
          <w:rFonts w:cstheme="majorHAnsi"/>
        </w:rPr>
      </w:pPr>
      <w:r w:rsidRPr="0022764C">
        <w:rPr>
          <w:rFonts w:cstheme="majorHAnsi"/>
        </w:rPr>
        <w:t>The Cover</w:t>
      </w:r>
    </w:p>
    <w:p w14:paraId="3F32965A" w14:textId="77777777" w:rsidR="00C07262" w:rsidRPr="0022764C" w:rsidRDefault="004A758F">
      <w:pPr>
        <w:pStyle w:val="BodyText"/>
      </w:pPr>
      <w:r w:rsidRPr="0022764C">
        <w:t xml:space="preserve">If any of the </w:t>
      </w:r>
      <w:r w:rsidRPr="0022764C">
        <w:rPr>
          <w:bCs/>
        </w:rPr>
        <w:t>Property Insured</w:t>
      </w:r>
      <w:r w:rsidRPr="0022764C">
        <w:t xml:space="preserve"> suffers </w:t>
      </w:r>
      <w:r w:rsidRPr="0022764C">
        <w:rPr>
          <w:b/>
        </w:rPr>
        <w:t>Damage</w:t>
      </w:r>
      <w:r w:rsidRPr="0022764C">
        <w:t xml:space="preserve"> covered by this </w:t>
      </w:r>
      <w:r w:rsidRPr="0022764C">
        <w:rPr>
          <w:b/>
        </w:rPr>
        <w:t>Policy</w:t>
      </w:r>
      <w:r w:rsidRPr="0022764C">
        <w:t xml:space="preserve"> within the Geographical Limits during the </w:t>
      </w:r>
      <w:r w:rsidRPr="0022764C">
        <w:rPr>
          <w:b/>
          <w:bCs/>
        </w:rPr>
        <w:t>Period of Insurance</w:t>
      </w:r>
      <w:r w:rsidRPr="0022764C">
        <w:rPr>
          <w:bCs/>
        </w:rPr>
        <w:t>,</w:t>
      </w:r>
      <w:r w:rsidRPr="0022764C">
        <w:t xml:space="preserve"> the </w:t>
      </w:r>
      <w:r w:rsidRPr="0022764C">
        <w:rPr>
          <w:b/>
        </w:rPr>
        <w:t>Insurer</w:t>
      </w:r>
      <w:r w:rsidRPr="0022764C">
        <w:t xml:space="preserve"> will pay to the </w:t>
      </w:r>
      <w:r w:rsidRPr="0022764C">
        <w:rPr>
          <w:b/>
        </w:rPr>
        <w:t>Insured</w:t>
      </w:r>
      <w:r w:rsidRPr="0022764C">
        <w:t xml:space="preserve"> the value of the </w:t>
      </w:r>
      <w:r w:rsidRPr="0022764C">
        <w:rPr>
          <w:bCs/>
        </w:rPr>
        <w:t>Property</w:t>
      </w:r>
      <w:r w:rsidRPr="0022764C">
        <w:rPr>
          <w:b/>
        </w:rPr>
        <w:t xml:space="preserve"> </w:t>
      </w:r>
      <w:r w:rsidRPr="0022764C">
        <w:rPr>
          <w:bCs/>
        </w:rPr>
        <w:t>Insured</w:t>
      </w:r>
      <w:r w:rsidRPr="0022764C">
        <w:t xml:space="preserve"> at the time of any </w:t>
      </w:r>
      <w:r w:rsidRPr="0022764C">
        <w:rPr>
          <w:b/>
        </w:rPr>
        <w:t>Damage</w:t>
      </w:r>
      <w:r w:rsidRPr="0022764C">
        <w:t xml:space="preserve"> or at the </w:t>
      </w:r>
      <w:r w:rsidRPr="0022764C">
        <w:rPr>
          <w:b/>
        </w:rPr>
        <w:t>Insurer’s</w:t>
      </w:r>
      <w:r w:rsidRPr="0022764C">
        <w:t xml:space="preserve"> option reinstate or replace such </w:t>
      </w:r>
      <w:r w:rsidRPr="0022764C">
        <w:rPr>
          <w:bCs/>
        </w:rPr>
        <w:t>Property</w:t>
      </w:r>
      <w:r w:rsidRPr="0022764C">
        <w:rPr>
          <w:b/>
        </w:rPr>
        <w:t xml:space="preserve"> </w:t>
      </w:r>
      <w:r w:rsidRPr="0022764C">
        <w:rPr>
          <w:bCs/>
        </w:rPr>
        <w:t>Insured</w:t>
      </w:r>
      <w:r w:rsidRPr="0022764C">
        <w:t xml:space="preserve"> or any part of the </w:t>
      </w:r>
      <w:r w:rsidRPr="0022764C">
        <w:rPr>
          <w:bCs/>
        </w:rPr>
        <w:t>Property</w:t>
      </w:r>
      <w:r w:rsidRPr="0022764C">
        <w:rPr>
          <w:b/>
        </w:rPr>
        <w:t xml:space="preserve"> </w:t>
      </w:r>
      <w:r w:rsidRPr="0022764C">
        <w:rPr>
          <w:bCs/>
        </w:rPr>
        <w:t>Insured.</w:t>
      </w:r>
    </w:p>
    <w:p w14:paraId="12BEBE82" w14:textId="77777777" w:rsidR="00C07262" w:rsidRPr="0022764C" w:rsidRDefault="004A758F">
      <w:pPr>
        <w:pStyle w:val="Heading1"/>
      </w:pPr>
      <w:r w:rsidRPr="0022764C">
        <w:t>Basis of Settlement</w:t>
      </w:r>
    </w:p>
    <w:p w14:paraId="3A9F4377" w14:textId="08F43D82" w:rsidR="00C07262" w:rsidRPr="0022764C" w:rsidRDefault="004A758F">
      <w:pPr>
        <w:pStyle w:val="BodyText"/>
      </w:pPr>
      <w:r w:rsidRPr="0022764C">
        <w:t xml:space="preserve">(The following Basis of Settlement are applicable as shown in the </w:t>
      </w:r>
      <w:r w:rsidRPr="0022764C">
        <w:rPr>
          <w:b/>
        </w:rPr>
        <w:t>Schedule</w:t>
      </w:r>
      <w:r w:rsidRPr="0022764C">
        <w:t>)</w:t>
      </w:r>
    </w:p>
    <w:p w14:paraId="0AEBF597" w14:textId="77777777" w:rsidR="00C07262" w:rsidRPr="0022764C" w:rsidRDefault="004A758F">
      <w:pPr>
        <w:pStyle w:val="Heading3"/>
      </w:pPr>
      <w:r w:rsidRPr="0022764C">
        <w:t>Agreed Value Basis</w:t>
      </w:r>
    </w:p>
    <w:p w14:paraId="19394EAA" w14:textId="1CE8657E" w:rsidR="00C07262" w:rsidRPr="0022764C" w:rsidRDefault="004A758F">
      <w:pPr>
        <w:pStyle w:val="BodyText"/>
      </w:pPr>
      <w:r w:rsidRPr="0022764C">
        <w:t xml:space="preserve">If Agreed Value is provided for in the </w:t>
      </w:r>
      <w:r w:rsidRPr="0022764C">
        <w:rPr>
          <w:b/>
        </w:rPr>
        <w:t>Schedule</w:t>
      </w:r>
      <w:r w:rsidRPr="0022764C">
        <w:t xml:space="preserve"> the amount payable shall be the </w:t>
      </w:r>
      <w:r w:rsidRPr="0022764C">
        <w:rPr>
          <w:b/>
        </w:rPr>
        <w:t>Sum Insured</w:t>
      </w:r>
      <w:r w:rsidRPr="0022764C">
        <w:t xml:space="preserve"> stated for that Item which shall be the value accepted by the </w:t>
      </w:r>
      <w:r w:rsidRPr="0022764C">
        <w:rPr>
          <w:b/>
        </w:rPr>
        <w:t>Insurer</w:t>
      </w:r>
      <w:r w:rsidRPr="0022764C">
        <w:t>.</w:t>
      </w:r>
    </w:p>
    <w:p w14:paraId="468B9B10" w14:textId="77777777" w:rsidR="00C07262" w:rsidRPr="0022764C" w:rsidRDefault="004A758F">
      <w:pPr>
        <w:pStyle w:val="BodyText"/>
        <w:rPr>
          <w:b/>
        </w:rPr>
      </w:pPr>
      <w:r w:rsidRPr="0022764C">
        <w:t xml:space="preserve">The </w:t>
      </w:r>
      <w:r w:rsidRPr="0022764C">
        <w:rPr>
          <w:b/>
        </w:rPr>
        <w:t>Insurer</w:t>
      </w:r>
      <w:r w:rsidRPr="0022764C">
        <w:t xml:space="preserve"> shall not be liable for more than the relevant </w:t>
      </w:r>
      <w:r w:rsidRPr="0022764C">
        <w:rPr>
          <w:b/>
        </w:rPr>
        <w:t>Sum Insured</w:t>
      </w:r>
      <w:r w:rsidRPr="0022764C">
        <w:t>.</w:t>
      </w:r>
    </w:p>
    <w:p w14:paraId="74C87D57" w14:textId="77777777" w:rsidR="00C07262" w:rsidRPr="0022764C" w:rsidRDefault="004A758F">
      <w:pPr>
        <w:pStyle w:val="BodyText"/>
      </w:pPr>
      <w:r w:rsidRPr="0022764C">
        <w:t xml:space="preserve">Any Agreed Value is agreed for the purpose of this </w:t>
      </w:r>
      <w:r w:rsidRPr="0022764C">
        <w:rPr>
          <w:b/>
        </w:rPr>
        <w:t>Policy</w:t>
      </w:r>
      <w:r w:rsidRPr="0022764C">
        <w:t xml:space="preserve"> only and no representations are made by the </w:t>
      </w:r>
      <w:r w:rsidRPr="0022764C">
        <w:rPr>
          <w:b/>
        </w:rPr>
        <w:t>Insurer</w:t>
      </w:r>
      <w:r w:rsidRPr="0022764C">
        <w:t xml:space="preserve"> that they are the values which the relevant Items would attain if sold and they should not be relied upon for any purpose but this </w:t>
      </w:r>
      <w:r w:rsidRPr="0022764C">
        <w:rPr>
          <w:b/>
        </w:rPr>
        <w:t>Policy</w:t>
      </w:r>
      <w:r w:rsidRPr="0022764C">
        <w:t>.</w:t>
      </w:r>
    </w:p>
    <w:p w14:paraId="4A7D6C37" w14:textId="77777777" w:rsidR="00C07262" w:rsidRPr="0022764C" w:rsidRDefault="004A758F">
      <w:pPr>
        <w:pStyle w:val="BodyText"/>
      </w:pPr>
      <w:r w:rsidRPr="0022764C">
        <w:t xml:space="preserve">The condition of </w:t>
      </w:r>
      <w:r w:rsidRPr="0022764C">
        <w:rPr>
          <w:b/>
        </w:rPr>
        <w:t>Average</w:t>
      </w:r>
      <w:r w:rsidRPr="0022764C">
        <w:t xml:space="preserve"> shall not apply to this Basis of Settlement.</w:t>
      </w:r>
    </w:p>
    <w:p w14:paraId="48AD4C54" w14:textId="77777777" w:rsidR="00C07262" w:rsidRPr="0022764C" w:rsidRDefault="004A758F">
      <w:pPr>
        <w:pStyle w:val="Heading3"/>
      </w:pPr>
      <w:r w:rsidRPr="0022764C">
        <w:t>Indemnity Basis</w:t>
      </w:r>
    </w:p>
    <w:p w14:paraId="3B55FDE5" w14:textId="77777777" w:rsidR="00C07262" w:rsidRPr="0022764C" w:rsidRDefault="004A758F">
      <w:pPr>
        <w:pStyle w:val="BodyText"/>
        <w:rPr>
          <w:bCs/>
        </w:rPr>
      </w:pPr>
      <w:r w:rsidRPr="0022764C">
        <w:t xml:space="preserve">The amount payable for all claims shall be the amount representing the value of the Property Insured at the time of </w:t>
      </w:r>
      <w:r w:rsidRPr="0022764C">
        <w:rPr>
          <w:b/>
        </w:rPr>
        <w:t>Damage</w:t>
      </w:r>
      <w:r w:rsidRPr="0022764C">
        <w:t>.</w:t>
      </w:r>
      <w:r w:rsidRPr="0022764C">
        <w:rPr>
          <w:bCs/>
        </w:rPr>
        <w:t xml:space="preserve"> </w:t>
      </w:r>
    </w:p>
    <w:p w14:paraId="6CFA09B0" w14:textId="77777777" w:rsidR="00C07262" w:rsidRPr="0022764C" w:rsidRDefault="004A758F">
      <w:pPr>
        <w:pStyle w:val="Heading3"/>
      </w:pPr>
      <w:r w:rsidRPr="0022764C">
        <w:t>Reinstatement Basis</w:t>
      </w:r>
    </w:p>
    <w:p w14:paraId="4F529A6D" w14:textId="1A8A4E45" w:rsidR="00C07262" w:rsidRPr="0022764C" w:rsidRDefault="004A758F">
      <w:pPr>
        <w:pStyle w:val="BodyText"/>
      </w:pPr>
      <w:r w:rsidRPr="0022764C">
        <w:t xml:space="preserve">If reinstatement is provided for in the </w:t>
      </w:r>
      <w:r w:rsidRPr="0022764C">
        <w:rPr>
          <w:b/>
        </w:rPr>
        <w:t>Schedule</w:t>
      </w:r>
      <w:r w:rsidRPr="0022764C">
        <w:t xml:space="preserve"> the amount payable shall be calculated on the following basis:</w:t>
      </w:r>
    </w:p>
    <w:p w14:paraId="2EFB1A3F" w14:textId="77777777" w:rsidR="00C07262" w:rsidRPr="0022764C" w:rsidRDefault="004A758F" w:rsidP="00662A63">
      <w:pPr>
        <w:pStyle w:val="BodyText"/>
        <w:numPr>
          <w:ilvl w:val="2"/>
          <w:numId w:val="124"/>
        </w:numPr>
        <w:ind w:left="454" w:hanging="454"/>
      </w:pPr>
      <w:r w:rsidRPr="0022764C">
        <w:t xml:space="preserve">where </w:t>
      </w:r>
      <w:r w:rsidRPr="0022764C">
        <w:rPr>
          <w:bCs/>
        </w:rPr>
        <w:t>Property</w:t>
      </w:r>
      <w:r w:rsidRPr="0022764C">
        <w:rPr>
          <w:b/>
        </w:rPr>
        <w:t xml:space="preserve"> </w:t>
      </w:r>
      <w:r w:rsidRPr="0022764C">
        <w:rPr>
          <w:bCs/>
        </w:rPr>
        <w:t>Insured</w:t>
      </w:r>
      <w:r w:rsidRPr="0022764C">
        <w:t xml:space="preserve"> is destroyed or lost its cost of replacement by similar property in a condition equal to or substantially the same as but not better or more extensive than its condition when new;</w:t>
      </w:r>
    </w:p>
    <w:p w14:paraId="722AA3C6" w14:textId="77777777" w:rsidR="00C07262" w:rsidRPr="0022764C" w:rsidRDefault="004A758F" w:rsidP="00662A63">
      <w:pPr>
        <w:pStyle w:val="BodyText"/>
        <w:numPr>
          <w:ilvl w:val="2"/>
          <w:numId w:val="124"/>
        </w:numPr>
        <w:ind w:left="454" w:hanging="454"/>
      </w:pPr>
      <w:r w:rsidRPr="0022764C">
        <w:t xml:space="preserve">where </w:t>
      </w:r>
      <w:r w:rsidRPr="0022764C">
        <w:rPr>
          <w:bCs/>
        </w:rPr>
        <w:t>Property</w:t>
      </w:r>
      <w:r w:rsidRPr="0022764C">
        <w:rPr>
          <w:b/>
        </w:rPr>
        <w:t xml:space="preserve"> </w:t>
      </w:r>
      <w:r w:rsidRPr="0022764C">
        <w:rPr>
          <w:bCs/>
        </w:rPr>
        <w:t>Insured</w:t>
      </w:r>
      <w:r w:rsidRPr="0022764C">
        <w:t xml:space="preserve"> is damaged the cost of repairing or restoring the damaged portions to a condition equal to or substantially the same as but not better or more extensive than its condition when new.</w:t>
      </w:r>
    </w:p>
    <w:p w14:paraId="68D9C84E" w14:textId="77777777" w:rsidR="00C07262" w:rsidRPr="0022764C" w:rsidRDefault="004A758F">
      <w:pPr>
        <w:pStyle w:val="BodyText"/>
      </w:pPr>
      <w:r w:rsidRPr="0022764C">
        <w:t>Subject to the following Reinstatement Basis Special Provisions</w:t>
      </w:r>
    </w:p>
    <w:p w14:paraId="05E64F67" w14:textId="77777777" w:rsidR="00C07262" w:rsidRPr="0022764C" w:rsidRDefault="004A758F" w:rsidP="00662A63">
      <w:pPr>
        <w:pStyle w:val="BodyText"/>
        <w:numPr>
          <w:ilvl w:val="0"/>
          <w:numId w:val="125"/>
        </w:numPr>
        <w:ind w:left="454" w:hanging="454"/>
      </w:pPr>
      <w:r w:rsidRPr="0022764C">
        <w:t xml:space="preserve">where Property Insured suffers partial </w:t>
      </w:r>
      <w:r w:rsidRPr="0022764C">
        <w:rPr>
          <w:b/>
        </w:rPr>
        <w:t>Damage t</w:t>
      </w:r>
      <w:r w:rsidRPr="0022764C">
        <w:t xml:space="preserve">he liability of the </w:t>
      </w:r>
      <w:r w:rsidRPr="0022764C">
        <w:rPr>
          <w:b/>
        </w:rPr>
        <w:t>Insurer</w:t>
      </w:r>
      <w:r w:rsidRPr="0022764C">
        <w:t xml:space="preserve"> shall not exceed the amount that the </w:t>
      </w:r>
      <w:r w:rsidRPr="0022764C">
        <w:rPr>
          <w:b/>
        </w:rPr>
        <w:t>Insurer</w:t>
      </w:r>
      <w:r w:rsidRPr="0022764C">
        <w:t xml:space="preserve"> could have been called upon to pay for reinstatement if such </w:t>
      </w:r>
      <w:r w:rsidRPr="0022764C">
        <w:rPr>
          <w:bCs/>
        </w:rPr>
        <w:t>Property Insured</w:t>
      </w:r>
      <w:r w:rsidRPr="0022764C">
        <w:t xml:space="preserve"> had been wholly destroyed;</w:t>
      </w:r>
    </w:p>
    <w:p w14:paraId="6F80C794" w14:textId="77777777" w:rsidR="00C07262" w:rsidRPr="0022764C" w:rsidRDefault="004A758F" w:rsidP="00662A63">
      <w:pPr>
        <w:pStyle w:val="BodyText"/>
        <w:numPr>
          <w:ilvl w:val="0"/>
          <w:numId w:val="125"/>
        </w:numPr>
        <w:ind w:left="454" w:hanging="454"/>
        <w:rPr>
          <w:b/>
        </w:rPr>
      </w:pPr>
      <w:r w:rsidRPr="0022764C">
        <w:t xml:space="preserve">the reinstatement of the Property Insured upon another site may be carried out in any manner suitable to the requirements of the </w:t>
      </w:r>
      <w:r w:rsidRPr="0022764C">
        <w:rPr>
          <w:b/>
        </w:rPr>
        <w:t>Insured</w:t>
      </w:r>
      <w:r w:rsidRPr="0022764C">
        <w:t xml:space="preserve">, provided that it is commenced and carried out with reasonable despatch, and the </w:t>
      </w:r>
      <w:r w:rsidRPr="0022764C">
        <w:rPr>
          <w:b/>
          <w:bCs/>
        </w:rPr>
        <w:t>Insurer’s</w:t>
      </w:r>
      <w:r w:rsidRPr="0022764C">
        <w:t xml:space="preserve"> liability shall not exceed the amount of the value of the Property Insured at the time of the </w:t>
      </w:r>
      <w:r w:rsidRPr="0022764C">
        <w:rPr>
          <w:b/>
        </w:rPr>
        <w:t>Damage</w:t>
      </w:r>
      <w:r w:rsidRPr="0022764C">
        <w:t>;</w:t>
      </w:r>
    </w:p>
    <w:p w14:paraId="3A757C91" w14:textId="77777777" w:rsidR="00C07262" w:rsidRPr="0022764C" w:rsidRDefault="004A758F" w:rsidP="00662A63">
      <w:pPr>
        <w:pStyle w:val="BodyText"/>
        <w:numPr>
          <w:ilvl w:val="0"/>
          <w:numId w:val="125"/>
        </w:numPr>
        <w:ind w:left="454" w:hanging="454"/>
      </w:pPr>
      <w:r w:rsidRPr="0022764C">
        <w:t>no payment beyond the amount that would have been payable in the absence of this Basis of Settlement shall be made:</w:t>
      </w:r>
    </w:p>
    <w:p w14:paraId="48388DA2" w14:textId="77777777" w:rsidR="00C07262" w:rsidRPr="0022764C" w:rsidRDefault="004A758F" w:rsidP="00662A63">
      <w:pPr>
        <w:pStyle w:val="BodyText"/>
        <w:numPr>
          <w:ilvl w:val="0"/>
          <w:numId w:val="126"/>
        </w:numPr>
        <w:ind w:left="908" w:hanging="454"/>
      </w:pPr>
      <w:r w:rsidRPr="0022764C">
        <w:t>unless reinstatement commences and proceeds without unreasonable delay;</w:t>
      </w:r>
    </w:p>
    <w:p w14:paraId="3C9E5A37" w14:textId="77777777" w:rsidR="00C07262" w:rsidRPr="0022764C" w:rsidRDefault="004A758F" w:rsidP="00662A63">
      <w:pPr>
        <w:pStyle w:val="BodyText"/>
        <w:numPr>
          <w:ilvl w:val="0"/>
          <w:numId w:val="126"/>
        </w:numPr>
        <w:ind w:left="908" w:hanging="454"/>
      </w:pPr>
      <w:r w:rsidRPr="0022764C">
        <w:t>until the cost of reinstatement shall have been actually incurred; and</w:t>
      </w:r>
    </w:p>
    <w:p w14:paraId="21F7CC12" w14:textId="77777777" w:rsidR="00C07262" w:rsidRPr="0022764C" w:rsidRDefault="004A758F" w:rsidP="00662A63">
      <w:pPr>
        <w:pStyle w:val="BodyText"/>
        <w:numPr>
          <w:ilvl w:val="0"/>
          <w:numId w:val="126"/>
        </w:numPr>
        <w:ind w:left="908" w:hanging="454"/>
      </w:pPr>
      <w:r w:rsidRPr="0022764C">
        <w:t xml:space="preserve">where the </w:t>
      </w:r>
      <w:r w:rsidRPr="0022764C">
        <w:rPr>
          <w:bCs/>
        </w:rPr>
        <w:t>Property</w:t>
      </w:r>
      <w:r w:rsidRPr="0022764C">
        <w:rPr>
          <w:b/>
        </w:rPr>
        <w:t xml:space="preserve"> </w:t>
      </w:r>
      <w:r w:rsidRPr="0022764C">
        <w:rPr>
          <w:bCs/>
        </w:rPr>
        <w:t>Insured</w:t>
      </w:r>
      <w:r w:rsidRPr="0022764C">
        <w:t xml:space="preserve"> is at the time of </w:t>
      </w:r>
      <w:r w:rsidRPr="0022764C">
        <w:rPr>
          <w:b/>
        </w:rPr>
        <w:t>Damage</w:t>
      </w:r>
      <w:r w:rsidRPr="0022764C">
        <w:t xml:space="preserve"> insured by any other insurance effected by or on behalf of the </w:t>
      </w:r>
      <w:r w:rsidRPr="0022764C">
        <w:rPr>
          <w:b/>
        </w:rPr>
        <w:t>Insured</w:t>
      </w:r>
      <w:r w:rsidRPr="0022764C">
        <w:t xml:space="preserve"> if it is not upon the same basis of reinstatement;</w:t>
      </w:r>
    </w:p>
    <w:p w14:paraId="3A5C8B15" w14:textId="46E96915" w:rsidR="00C07262" w:rsidRPr="0022764C" w:rsidRDefault="004A758F" w:rsidP="00662A63">
      <w:pPr>
        <w:pStyle w:val="BodyText"/>
        <w:numPr>
          <w:ilvl w:val="0"/>
          <w:numId w:val="125"/>
        </w:numPr>
        <w:ind w:left="454" w:hanging="454"/>
      </w:pPr>
      <w:r w:rsidRPr="0022764C">
        <w:t xml:space="preserve">the </w:t>
      </w:r>
      <w:r w:rsidRPr="0022764C">
        <w:rPr>
          <w:b/>
        </w:rPr>
        <w:t>Sum Insured</w:t>
      </w:r>
      <w:r w:rsidRPr="0022764C">
        <w:t xml:space="preserve"> shown against each item described in the </w:t>
      </w:r>
      <w:r w:rsidRPr="0022764C">
        <w:rPr>
          <w:b/>
        </w:rPr>
        <w:t>Schedule</w:t>
      </w:r>
      <w:r w:rsidRPr="0022764C">
        <w:t xml:space="preserve"> will not be less than the new replacement cost of such item.</w:t>
      </w:r>
    </w:p>
    <w:p w14:paraId="0B50757B" w14:textId="77777777" w:rsidR="00C07262" w:rsidRPr="0022764C" w:rsidRDefault="004A758F">
      <w:pPr>
        <w:pStyle w:val="BodyText"/>
        <w:ind w:left="454"/>
      </w:pPr>
      <w:r w:rsidRPr="0022764C">
        <w:t>For the purpose of this Special Provision the new replacement cost will mean the present valid list price plus the cost of any freight, import duty and installation costs.</w:t>
      </w:r>
    </w:p>
    <w:p w14:paraId="28B7A2C9" w14:textId="77777777" w:rsidR="00C07262" w:rsidRPr="0022764C" w:rsidRDefault="004A758F">
      <w:pPr>
        <w:pStyle w:val="BodyText"/>
        <w:ind w:left="454"/>
      </w:pPr>
      <w:r w:rsidRPr="0022764C">
        <w:lastRenderedPageBreak/>
        <w:t xml:space="preserve">In the event of the insured Item being obsolete the </w:t>
      </w:r>
      <w:r w:rsidRPr="0022764C">
        <w:rPr>
          <w:b/>
        </w:rPr>
        <w:t>Sum Insured</w:t>
      </w:r>
      <w:r w:rsidRPr="0022764C">
        <w:t xml:space="preserve"> should represent the current list price plus the cost of any freight, import duty and installation costs of the nearest equivalent model.</w:t>
      </w:r>
    </w:p>
    <w:p w14:paraId="27ECCE37" w14:textId="77777777" w:rsidR="00C07262" w:rsidRPr="0022764C" w:rsidRDefault="004A758F">
      <w:pPr>
        <w:pStyle w:val="Heading1"/>
      </w:pPr>
      <w:r w:rsidRPr="0022764C">
        <w:t>Extensions</w:t>
      </w:r>
    </w:p>
    <w:p w14:paraId="42AFDB9D" w14:textId="77777777" w:rsidR="00C07262" w:rsidRPr="0022764C" w:rsidRDefault="004A758F">
      <w:pPr>
        <w:pStyle w:val="Heading3"/>
      </w:pPr>
      <w:r w:rsidRPr="0022764C">
        <w:t>Alternative Hire</w:t>
      </w:r>
    </w:p>
    <w:p w14:paraId="6F88E262" w14:textId="77777777" w:rsidR="00C07262" w:rsidRPr="0022764C" w:rsidRDefault="004A758F">
      <w:pPr>
        <w:pStyle w:val="BodyText"/>
      </w:pPr>
      <w:r w:rsidRPr="0022764C">
        <w:t xml:space="preserve">This </w:t>
      </w:r>
      <w:r w:rsidRPr="0022764C">
        <w:rPr>
          <w:b/>
        </w:rPr>
        <w:t>Extension</w:t>
      </w:r>
      <w:r w:rsidRPr="0022764C">
        <w:t xml:space="preserve"> covers the necessary and reasonable costs involved in hiring alternative Property Insured in the event of </w:t>
      </w:r>
      <w:r w:rsidRPr="0022764C">
        <w:rPr>
          <w:b/>
        </w:rPr>
        <w:t>Damage</w:t>
      </w:r>
      <w:r w:rsidRPr="0022764C">
        <w:t xml:space="preserve"> as insured hereby under this</w:t>
      </w:r>
      <w:r w:rsidRPr="0022764C">
        <w:rPr>
          <w:b/>
        </w:rPr>
        <w:t xml:space="preserve"> Section</w:t>
      </w:r>
      <w:r w:rsidRPr="0022764C">
        <w:t>,</w:t>
      </w:r>
      <w:r w:rsidRPr="0022764C">
        <w:rPr>
          <w:b/>
        </w:rPr>
        <w:t xml:space="preserve"> </w:t>
      </w:r>
      <w:r w:rsidRPr="0022764C">
        <w:t xml:space="preserve">including ancillary and transit costs to enable the </w:t>
      </w:r>
      <w:r w:rsidRPr="0022764C">
        <w:rPr>
          <w:b/>
        </w:rPr>
        <w:t>Insured</w:t>
      </w:r>
      <w:r w:rsidRPr="0022764C">
        <w:t xml:space="preserve"> to:</w:t>
      </w:r>
    </w:p>
    <w:p w14:paraId="7161CD53" w14:textId="77777777" w:rsidR="00C07262" w:rsidRPr="0022764C" w:rsidRDefault="004A758F" w:rsidP="00662A63">
      <w:pPr>
        <w:pStyle w:val="BodyText"/>
        <w:numPr>
          <w:ilvl w:val="1"/>
          <w:numId w:val="134"/>
        </w:numPr>
        <w:ind w:left="454" w:hanging="454"/>
      </w:pPr>
      <w:r w:rsidRPr="0022764C">
        <w:t xml:space="preserve">continue shooting; or </w:t>
      </w:r>
    </w:p>
    <w:p w14:paraId="500ECF94" w14:textId="77777777" w:rsidR="00C07262" w:rsidRPr="0022764C" w:rsidRDefault="004A758F" w:rsidP="00662A63">
      <w:pPr>
        <w:pStyle w:val="BodyText"/>
        <w:numPr>
          <w:ilvl w:val="1"/>
          <w:numId w:val="134"/>
        </w:numPr>
        <w:ind w:left="454" w:hanging="454"/>
      </w:pPr>
      <w:r w:rsidRPr="0022764C">
        <w:t>to fulfil future commitments;</w:t>
      </w:r>
    </w:p>
    <w:p w14:paraId="633E464B" w14:textId="77777777" w:rsidR="00C07262" w:rsidRPr="0022764C" w:rsidRDefault="004A758F">
      <w:pPr>
        <w:pStyle w:val="BodyText"/>
      </w:pPr>
      <w:r w:rsidRPr="0022764C">
        <w:t xml:space="preserve">always provided that the liability of the </w:t>
      </w:r>
      <w:r w:rsidRPr="0022764C">
        <w:rPr>
          <w:b/>
        </w:rPr>
        <w:t>Insurer</w:t>
      </w:r>
      <w:r w:rsidRPr="0022764C">
        <w:t xml:space="preserve"> shall commence from the date of the </w:t>
      </w:r>
      <w:r w:rsidRPr="0022764C">
        <w:rPr>
          <w:b/>
        </w:rPr>
        <w:t>Damage</w:t>
      </w:r>
      <w:r w:rsidRPr="0022764C">
        <w:t xml:space="preserve"> and end when such Property Insured has been repaired or replaced. </w:t>
      </w:r>
    </w:p>
    <w:p w14:paraId="671B89CE" w14:textId="0371376E" w:rsidR="00C07262" w:rsidRPr="0022764C" w:rsidRDefault="004A758F">
      <w:pPr>
        <w:pStyle w:val="BodyText"/>
        <w:rPr>
          <w:iCs/>
        </w:rPr>
      </w:pPr>
      <w:r w:rsidRPr="0022764C">
        <w:t>This is provided always that the</w:t>
      </w:r>
      <w:r w:rsidRPr="0022764C">
        <w:rPr>
          <w:b/>
        </w:rPr>
        <w:t xml:space="preserve"> Insurer’s</w:t>
      </w:r>
      <w:r w:rsidRPr="0022764C">
        <w:t xml:space="preserve"> maximum liability will not exceed the amount shown in the </w:t>
      </w:r>
      <w:r w:rsidRPr="0022764C">
        <w:rPr>
          <w:b/>
          <w:bCs/>
        </w:rPr>
        <w:t>Schedule</w:t>
      </w:r>
      <w:r w:rsidRPr="0022764C">
        <w:t xml:space="preserve"> in respect of any one accident or series of accidents arising out of any one occurrence.</w:t>
      </w:r>
    </w:p>
    <w:p w14:paraId="5EAF0471" w14:textId="77777777" w:rsidR="006B31F8" w:rsidRPr="0022764C" w:rsidRDefault="006B31F8">
      <w:pPr>
        <w:pStyle w:val="Heading3"/>
      </w:pPr>
      <w:r w:rsidRPr="0022764C">
        <w:t>Artists Equipment</w:t>
      </w:r>
    </w:p>
    <w:p w14:paraId="49DF2AA8" w14:textId="60BAF226" w:rsidR="006B31F8" w:rsidRPr="0022764C" w:rsidRDefault="006B31F8">
      <w:r w:rsidRPr="0022764C">
        <w:t xml:space="preserve">This </w:t>
      </w:r>
      <w:r w:rsidRPr="0022764C">
        <w:rPr>
          <w:b/>
          <w:bCs/>
        </w:rPr>
        <w:t>Extension</w:t>
      </w:r>
      <w:r w:rsidRPr="0022764C">
        <w:t xml:space="preserve"> covers </w:t>
      </w:r>
      <w:r w:rsidRPr="0022764C">
        <w:rPr>
          <w:b/>
          <w:bCs/>
        </w:rPr>
        <w:t>Damage</w:t>
      </w:r>
      <w:r w:rsidRPr="0022764C">
        <w:t xml:space="preserve"> to Technical Equipment owned by artists, including but not limited to musical instruments, art supplies, and performance tools, brought onto the festival site, provided that such equipment is under the care, custody, or control of the </w:t>
      </w:r>
      <w:r w:rsidRPr="0022764C">
        <w:rPr>
          <w:b/>
          <w:bCs/>
        </w:rPr>
        <w:t>Insured</w:t>
      </w:r>
      <w:r w:rsidRPr="0022764C">
        <w:t xml:space="preserve"> during the Period of insurance. Cover applies only where the </w:t>
      </w:r>
      <w:r w:rsidRPr="0022764C">
        <w:rPr>
          <w:b/>
          <w:bCs/>
        </w:rPr>
        <w:t>Insured</w:t>
      </w:r>
      <w:r w:rsidRPr="0022764C">
        <w:t xml:space="preserve"> is legally responsible for such equipment. The Indemnity under this </w:t>
      </w:r>
      <w:r w:rsidRPr="0022764C">
        <w:rPr>
          <w:b/>
          <w:bCs/>
        </w:rPr>
        <w:t>Extension</w:t>
      </w:r>
      <w:r w:rsidRPr="0022764C">
        <w:t xml:space="preserve"> is limited to a maximum of GBP 20,000 per occurrence and in the aggregate during the Period of insurance and is subject to the conditions and exclusions applicable to Technical Equipment.</w:t>
      </w:r>
    </w:p>
    <w:p w14:paraId="26828685" w14:textId="05CB2DF7" w:rsidR="00C07262" w:rsidRPr="0022764C" w:rsidRDefault="004A758F">
      <w:pPr>
        <w:pStyle w:val="Heading3"/>
      </w:pPr>
      <w:r w:rsidRPr="0022764C">
        <w:t>Automatic Reinstatement</w:t>
      </w:r>
    </w:p>
    <w:p w14:paraId="786F5842" w14:textId="77777777" w:rsidR="00C07262" w:rsidRPr="0022764C" w:rsidRDefault="004A758F">
      <w:pPr>
        <w:pStyle w:val="BodyText"/>
      </w:pPr>
      <w:r w:rsidRPr="0022764C">
        <w:t xml:space="preserve">All or part of the </w:t>
      </w:r>
      <w:r w:rsidRPr="0022764C">
        <w:rPr>
          <w:b/>
        </w:rPr>
        <w:t>Sum Insured</w:t>
      </w:r>
      <w:r w:rsidRPr="0022764C">
        <w:t xml:space="preserve"> that is reduced by the amount of any payment as a result of </w:t>
      </w:r>
      <w:r w:rsidRPr="0022764C">
        <w:rPr>
          <w:b/>
        </w:rPr>
        <w:t>Damage</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Damage</w:t>
      </w:r>
      <w:r w:rsidRPr="0022764C">
        <w:t xml:space="preserve"> to the date of expiry of the </w:t>
      </w:r>
      <w:r w:rsidRPr="0022764C">
        <w:rPr>
          <w:b/>
          <w:bCs/>
        </w:rPr>
        <w:t>Period of Insurance</w:t>
      </w:r>
      <w:r w:rsidRPr="0022764C">
        <w:rPr>
          <w:bCs/>
        </w:rPr>
        <w:t>.</w:t>
      </w:r>
      <w:r w:rsidRPr="0022764C">
        <w:t xml:space="preserve"> </w:t>
      </w:r>
    </w:p>
    <w:p w14:paraId="6299C1CD" w14:textId="77777777" w:rsidR="00C07262" w:rsidRPr="0022764C" w:rsidRDefault="004A758F">
      <w:pPr>
        <w:pStyle w:val="BodyText"/>
      </w:pPr>
      <w:r w:rsidRPr="0022764C">
        <w:t xml:space="preserve">In respect of theft losses, this </w:t>
      </w:r>
      <w:r w:rsidRPr="0022764C">
        <w:rPr>
          <w:b/>
        </w:rPr>
        <w:t xml:space="preserve">Extension </w:t>
      </w:r>
      <w:r w:rsidRPr="0022764C">
        <w:t>shall only apply to the first claim.</w:t>
      </w:r>
    </w:p>
    <w:p w14:paraId="3FACCFFB" w14:textId="77777777" w:rsidR="00C07262" w:rsidRPr="0022764C" w:rsidRDefault="004A758F">
      <w:pPr>
        <w:pStyle w:val="Heading3"/>
      </w:pPr>
      <w:r w:rsidRPr="0022764C">
        <w:t>Brands and Labels</w:t>
      </w:r>
    </w:p>
    <w:p w14:paraId="63B3A959" w14:textId="77777777" w:rsidR="00C07262" w:rsidRPr="0022764C" w:rsidRDefault="004A758F">
      <w:pPr>
        <w:pStyle w:val="BodyText"/>
      </w:pPr>
      <w:r w:rsidRPr="0022764C">
        <w:t xml:space="preserve">If branded or labelled merchandise is covered by this </w:t>
      </w:r>
      <w:r w:rsidRPr="0022764C">
        <w:rPr>
          <w:b/>
        </w:rPr>
        <w:t>Section</w:t>
      </w:r>
      <w:r w:rsidRPr="0022764C">
        <w:t xml:space="preserve"> and is damaged the </w:t>
      </w:r>
      <w:r w:rsidRPr="0022764C">
        <w:rPr>
          <w:b/>
        </w:rPr>
        <w:t>Insured</w:t>
      </w:r>
      <w:r w:rsidRPr="0022764C">
        <w:t xml:space="preserve"> may at their option:</w:t>
      </w:r>
    </w:p>
    <w:p w14:paraId="7E749B03" w14:textId="77777777" w:rsidR="00C07262" w:rsidRPr="0022764C" w:rsidRDefault="004A758F" w:rsidP="00662A63">
      <w:pPr>
        <w:pStyle w:val="BodyText"/>
        <w:numPr>
          <w:ilvl w:val="2"/>
          <w:numId w:val="132"/>
        </w:numPr>
        <w:ind w:left="454" w:hanging="454"/>
      </w:pPr>
      <w:r w:rsidRPr="0022764C">
        <w:t>elect to destroy the salvage; or</w:t>
      </w:r>
    </w:p>
    <w:p w14:paraId="5A6BC091" w14:textId="77777777" w:rsidR="00C07262" w:rsidRPr="0022764C" w:rsidRDefault="004A758F" w:rsidP="00662A63">
      <w:pPr>
        <w:pStyle w:val="BodyText"/>
        <w:numPr>
          <w:ilvl w:val="2"/>
          <w:numId w:val="132"/>
        </w:numPr>
        <w:ind w:left="454" w:hanging="454"/>
      </w:pPr>
      <w:r w:rsidRPr="0022764C">
        <w:t xml:space="preserve">elect to take all or part of such merchandise at the value established by the terms of this </w:t>
      </w:r>
      <w:r w:rsidRPr="0022764C">
        <w:rPr>
          <w:b/>
        </w:rPr>
        <w:t>Section</w:t>
      </w:r>
      <w:r w:rsidRPr="0022764C">
        <w:t xml:space="preserve"> of this </w:t>
      </w:r>
      <w:r w:rsidRPr="0022764C">
        <w:rPr>
          <w:b/>
        </w:rPr>
        <w:t>Policy</w:t>
      </w:r>
      <w:r w:rsidRPr="0022764C">
        <w:t>;</w:t>
      </w:r>
    </w:p>
    <w:p w14:paraId="72C76BE4" w14:textId="77777777" w:rsidR="00C07262" w:rsidRPr="0022764C" w:rsidRDefault="004A758F">
      <w:pPr>
        <w:pStyle w:val="BodyText"/>
      </w:pPr>
      <w:r w:rsidRPr="0022764C">
        <w:t xml:space="preserve">provided that at the expense of the </w:t>
      </w:r>
      <w:r w:rsidRPr="0022764C">
        <w:rPr>
          <w:b/>
        </w:rPr>
        <w:t>Insured</w:t>
      </w:r>
      <w:r w:rsidRPr="0022764C">
        <w:rPr>
          <w:bCs/>
        </w:rPr>
        <w:t>,</w:t>
      </w:r>
      <w:r w:rsidRPr="0022764C">
        <w:t xml:space="preserve"> the </w:t>
      </w:r>
      <w:r w:rsidRPr="0022764C">
        <w:rPr>
          <w:b/>
        </w:rPr>
        <w:t>Insured</w:t>
      </w:r>
      <w:r w:rsidRPr="0022764C">
        <w:t>:</w:t>
      </w:r>
    </w:p>
    <w:p w14:paraId="6782F546" w14:textId="77777777" w:rsidR="00C07262" w:rsidRPr="0022764C" w:rsidRDefault="004A758F" w:rsidP="00662A63">
      <w:pPr>
        <w:pStyle w:val="BodyText"/>
        <w:numPr>
          <w:ilvl w:val="0"/>
          <w:numId w:val="133"/>
        </w:numPr>
        <w:ind w:left="454" w:hanging="454"/>
      </w:pPr>
      <w:r w:rsidRPr="0022764C">
        <w:t>shall stamp ‘salvage’ on the merchandise or the containers;</w:t>
      </w:r>
    </w:p>
    <w:p w14:paraId="26086A8E" w14:textId="77777777" w:rsidR="00C07262" w:rsidRPr="0022764C" w:rsidRDefault="004A758F" w:rsidP="00662A63">
      <w:pPr>
        <w:pStyle w:val="BodyText"/>
        <w:numPr>
          <w:ilvl w:val="0"/>
          <w:numId w:val="133"/>
        </w:numPr>
        <w:ind w:left="454" w:hanging="454"/>
      </w:pPr>
      <w:r w:rsidRPr="0022764C">
        <w:t xml:space="preserve">shall remove or obliterate the brands or labels only if such stamp removal or obliteration will not </w:t>
      </w:r>
      <w:r w:rsidRPr="0022764C">
        <w:rPr>
          <w:b/>
          <w:bCs/>
        </w:rPr>
        <w:t>Damage</w:t>
      </w:r>
      <w:r w:rsidRPr="0022764C">
        <w:t xml:space="preserve"> the merchandise; and</w:t>
      </w:r>
    </w:p>
    <w:p w14:paraId="2BEC812F" w14:textId="77777777" w:rsidR="00C07262" w:rsidRPr="0022764C" w:rsidRDefault="004A758F" w:rsidP="00662A63">
      <w:pPr>
        <w:pStyle w:val="BodyText"/>
        <w:numPr>
          <w:ilvl w:val="0"/>
          <w:numId w:val="133"/>
        </w:numPr>
        <w:ind w:left="454" w:hanging="454"/>
      </w:pPr>
      <w:r w:rsidRPr="0022764C">
        <w:t>must re-label the merchandise or the containers in accordance with the requirements of the law.</w:t>
      </w:r>
    </w:p>
    <w:p w14:paraId="2B24B95F" w14:textId="77777777" w:rsidR="00C07262" w:rsidRPr="0022764C" w:rsidRDefault="004A758F">
      <w:pPr>
        <w:pStyle w:val="Heading3"/>
      </w:pPr>
      <w:r w:rsidRPr="0022764C">
        <w:t>Capital Additions or Acquisitions</w:t>
      </w:r>
    </w:p>
    <w:p w14:paraId="3AE84E6C" w14:textId="77777777" w:rsidR="00C07262" w:rsidRPr="0022764C" w:rsidRDefault="004A758F">
      <w:pPr>
        <w:pStyle w:val="BodyText"/>
      </w:pPr>
      <w:r w:rsidRPr="0022764C">
        <w:t xml:space="preserve">This </w:t>
      </w:r>
      <w:r w:rsidRPr="0022764C">
        <w:rPr>
          <w:b/>
          <w:bCs/>
        </w:rPr>
        <w:t>Extension</w:t>
      </w:r>
      <w:r w:rsidRPr="0022764C">
        <w:t xml:space="preserve"> covers alterations and additions to the Property Insured</w:t>
      </w:r>
    </w:p>
    <w:p w14:paraId="7D156810" w14:textId="77777777" w:rsidR="00C07262" w:rsidRPr="0022764C" w:rsidRDefault="004A758F">
      <w:pPr>
        <w:pStyle w:val="BodyText"/>
      </w:pPr>
      <w:r w:rsidRPr="0022764C">
        <w:t xml:space="preserve">provided that the </w:t>
      </w:r>
      <w:r w:rsidRPr="0022764C">
        <w:rPr>
          <w:b/>
        </w:rPr>
        <w:t>Insured</w:t>
      </w:r>
      <w:r w:rsidRPr="0022764C">
        <w:t xml:space="preserve"> undertakes to advise the </w:t>
      </w:r>
      <w:r w:rsidRPr="0022764C">
        <w:rPr>
          <w:b/>
        </w:rPr>
        <w:t>Insurer</w:t>
      </w:r>
      <w:r w:rsidRPr="0022764C">
        <w:t xml:space="preserve"> on the last day of each quarter of all such alterations and additions and to pay the appropriate additional premium on the amount of all increases advised.</w:t>
      </w:r>
    </w:p>
    <w:p w14:paraId="39461E0E" w14:textId="77777777" w:rsidR="00C07262" w:rsidRPr="0022764C" w:rsidRDefault="004A758F">
      <w:pPr>
        <w:pStyle w:val="Heading3"/>
      </w:pPr>
      <w:r w:rsidRPr="0022764C">
        <w:t>Customs Duty</w:t>
      </w:r>
    </w:p>
    <w:p w14:paraId="51FBDCD2" w14:textId="77777777" w:rsidR="00C07262" w:rsidRPr="0022764C" w:rsidRDefault="004A758F">
      <w:pPr>
        <w:pStyle w:val="BodyText"/>
      </w:pPr>
      <w:r w:rsidRPr="0022764C">
        <w:t xml:space="preserve">This </w:t>
      </w:r>
      <w:r w:rsidRPr="0022764C">
        <w:rPr>
          <w:b/>
        </w:rPr>
        <w:t>Extension</w:t>
      </w:r>
      <w:r w:rsidRPr="0022764C">
        <w:t xml:space="preserve"> covers customs’ duty payable by the </w:t>
      </w:r>
      <w:r w:rsidRPr="0022764C">
        <w:rPr>
          <w:b/>
        </w:rPr>
        <w:t>Insured</w:t>
      </w:r>
      <w:r w:rsidRPr="0022764C">
        <w:t xml:space="preserve"> in the event that they are unable to produce Property Insured they have imported for the purpose of their </w:t>
      </w:r>
      <w:r w:rsidRPr="0022764C">
        <w:rPr>
          <w:b/>
        </w:rPr>
        <w:t>Business</w:t>
      </w:r>
      <w:r w:rsidRPr="0022764C">
        <w:t xml:space="preserve"> and detailed on the inventory agreed on arrival in consequence of </w:t>
      </w:r>
      <w:r w:rsidRPr="0022764C">
        <w:rPr>
          <w:b/>
        </w:rPr>
        <w:t>Damage</w:t>
      </w:r>
      <w:r w:rsidRPr="0022764C">
        <w:t xml:space="preserve"> to the Property Insured.</w:t>
      </w:r>
    </w:p>
    <w:p w14:paraId="4653470B" w14:textId="77777777" w:rsidR="00C07262" w:rsidRPr="0022764C" w:rsidRDefault="004A758F">
      <w:pPr>
        <w:pStyle w:val="Heading3"/>
      </w:pPr>
      <w:r w:rsidRPr="0022764C">
        <w:t>Consequential Loss Following Declaration of General Average</w:t>
      </w:r>
    </w:p>
    <w:p w14:paraId="03D95A46" w14:textId="77777777" w:rsidR="00C07262" w:rsidRPr="0022764C" w:rsidRDefault="004A758F">
      <w:pPr>
        <w:pStyle w:val="BodyText"/>
      </w:pPr>
      <w:r w:rsidRPr="0022764C">
        <w:t>This</w:t>
      </w:r>
      <w:r w:rsidRPr="0022764C">
        <w:rPr>
          <w:b/>
        </w:rPr>
        <w:t xml:space="preserve"> Extension</w:t>
      </w:r>
      <w:r w:rsidRPr="0022764C">
        <w:t xml:space="preserve"> covers the reasonable costs necessarily incurred by the </w:t>
      </w:r>
      <w:r w:rsidRPr="0022764C">
        <w:rPr>
          <w:b/>
        </w:rPr>
        <w:t>Insured</w:t>
      </w:r>
      <w:r w:rsidRPr="0022764C">
        <w:t xml:space="preserve"> as a result of delay to the Property Insured whilst in transit caused by the Master of the carrying vessel declaring General Average subject to a maximum of GBP 10,000 in the aggregate during any one Period of Insurance. The </w:t>
      </w:r>
      <w:r w:rsidRPr="0022764C">
        <w:rPr>
          <w:b/>
        </w:rPr>
        <w:t>Insured</w:t>
      </w:r>
      <w:r w:rsidRPr="0022764C">
        <w:t xml:space="preserve"> will bear the first 10% of any payable loss subject to a minimum of GBP 250.</w:t>
      </w:r>
    </w:p>
    <w:p w14:paraId="4468EAC6" w14:textId="77777777" w:rsidR="00C07262" w:rsidRPr="0022764C" w:rsidRDefault="004A758F">
      <w:pPr>
        <w:pStyle w:val="Heading3"/>
      </w:pPr>
      <w:r w:rsidRPr="0022764C">
        <w:t>Exhibition Extension</w:t>
      </w:r>
    </w:p>
    <w:p w14:paraId="08038261" w14:textId="77777777"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Exhibition Property at any exhibition, seminar, conference, publicity promotions and similar functions attended by the </w:t>
      </w:r>
      <w:r w:rsidRPr="0022764C">
        <w:rPr>
          <w:b/>
        </w:rPr>
        <w:t>Insured</w:t>
      </w:r>
      <w:r w:rsidRPr="0022764C">
        <w:t xml:space="preserve"> in connection with the </w:t>
      </w:r>
      <w:r w:rsidRPr="0022764C">
        <w:rPr>
          <w:b/>
        </w:rPr>
        <w:t>Business</w:t>
      </w:r>
      <w:r w:rsidRPr="0022764C">
        <w:t xml:space="preserve"> anywhere within the world or whilst in direct Transit Inland to or from such functions</w:t>
      </w:r>
    </w:p>
    <w:p w14:paraId="09AD6B8E" w14:textId="77777777" w:rsidR="00C07262" w:rsidRPr="0022764C" w:rsidRDefault="004A758F">
      <w:pPr>
        <w:pStyle w:val="BodyText"/>
      </w:pPr>
      <w:r w:rsidRPr="0022764C">
        <w:t>provided that:</w:t>
      </w:r>
    </w:p>
    <w:p w14:paraId="5D03CF6C" w14:textId="77777777" w:rsidR="00C07262" w:rsidRPr="0022764C" w:rsidRDefault="004A758F" w:rsidP="00662A63">
      <w:pPr>
        <w:pStyle w:val="BodyText"/>
        <w:numPr>
          <w:ilvl w:val="2"/>
          <w:numId w:val="131"/>
        </w:numPr>
        <w:ind w:left="454" w:hanging="454"/>
      </w:pPr>
      <w:r w:rsidRPr="0022764C">
        <w:t xml:space="preserve">the </w:t>
      </w:r>
      <w:r w:rsidRPr="0022764C">
        <w:rPr>
          <w:b/>
        </w:rPr>
        <w:t>Insurer</w:t>
      </w:r>
      <w:r w:rsidRPr="0022764C">
        <w:t xml:space="preserve"> shall not be liable for the </w:t>
      </w:r>
      <w:r w:rsidRPr="0022764C">
        <w:rPr>
          <w:b/>
        </w:rPr>
        <w:t>Excess</w:t>
      </w:r>
      <w:r w:rsidRPr="0022764C">
        <w:t xml:space="preserve"> payable by the </w:t>
      </w:r>
      <w:r w:rsidRPr="0022764C">
        <w:rPr>
          <w:b/>
        </w:rPr>
        <w:t>Insured</w:t>
      </w:r>
      <w:r w:rsidRPr="0022764C">
        <w:t xml:space="preserve"> for each and every claim; and</w:t>
      </w:r>
    </w:p>
    <w:p w14:paraId="76393BD8" w14:textId="77777777" w:rsidR="00C07262" w:rsidRPr="0022764C" w:rsidRDefault="004A758F" w:rsidP="00662A63">
      <w:pPr>
        <w:pStyle w:val="BodyText"/>
        <w:numPr>
          <w:ilvl w:val="2"/>
          <w:numId w:val="131"/>
        </w:numPr>
        <w:ind w:left="454" w:hanging="454"/>
        <w:rPr>
          <w:b/>
        </w:rPr>
      </w:pPr>
      <w:r w:rsidRPr="0022764C">
        <w:t xml:space="preserve">the </w:t>
      </w:r>
      <w:r w:rsidRPr="0022764C">
        <w:rPr>
          <w:b/>
        </w:rPr>
        <w:t>Insurer</w:t>
      </w:r>
      <w:r w:rsidRPr="0022764C">
        <w:t xml:space="preserve"> shall not be liable for property more specifically insured elsewhere.</w:t>
      </w:r>
    </w:p>
    <w:p w14:paraId="0CB9D6F7" w14:textId="77777777" w:rsidR="00C07262" w:rsidRPr="0022764C" w:rsidRDefault="004A758F">
      <w:pPr>
        <w:pStyle w:val="BodyText"/>
      </w:pPr>
      <w:r w:rsidRPr="0022764C">
        <w:t xml:space="preserve">For the purposes of this </w:t>
      </w:r>
      <w:r w:rsidRPr="0022764C">
        <w:rPr>
          <w:b/>
        </w:rPr>
        <w:t>Extension</w:t>
      </w:r>
      <w:r w:rsidRPr="0022764C">
        <w:t xml:space="preserve">: </w:t>
      </w:r>
    </w:p>
    <w:p w14:paraId="50788132" w14:textId="77777777" w:rsidR="00C07262" w:rsidRPr="0022764C" w:rsidRDefault="004A758F">
      <w:pPr>
        <w:pStyle w:val="BodyText"/>
      </w:pPr>
      <w:r w:rsidRPr="0022764C">
        <w:t xml:space="preserve">Exhibition Property means any exhibits (including demonstration and sample stock) stands, marquees, </w:t>
      </w:r>
      <w:r w:rsidRPr="0022764C">
        <w:lastRenderedPageBreak/>
        <w:t>furniture, furnishings, display materials, office equipment, stationery and other similar property on the stands.</w:t>
      </w:r>
    </w:p>
    <w:p w14:paraId="3A012F3C" w14:textId="77777777" w:rsidR="00C07262" w:rsidRPr="0022764C" w:rsidRDefault="004A758F">
      <w:pPr>
        <w:pStyle w:val="Heading3"/>
      </w:pPr>
      <w:r w:rsidRPr="0022764C">
        <w:t>Fine Arts</w:t>
      </w:r>
    </w:p>
    <w:p w14:paraId="5A7DE2FE" w14:textId="77777777"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Fine Arts the property of or belonging to the </w:t>
      </w:r>
      <w:r w:rsidRPr="0022764C">
        <w:rPr>
          <w:b/>
        </w:rPr>
        <w:t>Insured</w:t>
      </w:r>
      <w:r w:rsidRPr="0022764C">
        <w:t xml:space="preserve"> whilst anywhere within the Geographical Limits</w:t>
      </w:r>
    </w:p>
    <w:p w14:paraId="2A7A0E14" w14:textId="77777777" w:rsidR="00C07262" w:rsidRPr="0022764C" w:rsidRDefault="004A758F">
      <w:pPr>
        <w:pStyle w:val="BodyText"/>
      </w:pPr>
      <w:r w:rsidRPr="0022764C">
        <w:t xml:space="preserve">provided that: </w:t>
      </w:r>
    </w:p>
    <w:p w14:paraId="277AED02" w14:textId="77777777" w:rsidR="00C07262" w:rsidRPr="0022764C" w:rsidRDefault="004A758F" w:rsidP="00662A63">
      <w:pPr>
        <w:pStyle w:val="BodyText"/>
        <w:numPr>
          <w:ilvl w:val="0"/>
          <w:numId w:val="130"/>
        </w:numPr>
        <w:ind w:left="454" w:hanging="454"/>
      </w:pPr>
      <w:r w:rsidRPr="0022764C">
        <w:t xml:space="preserve">the liability of the </w:t>
      </w:r>
      <w:r w:rsidRPr="0022764C">
        <w:rPr>
          <w:b/>
        </w:rPr>
        <w:t>Insurer</w:t>
      </w:r>
      <w:r w:rsidRPr="0022764C">
        <w:t xml:space="preserve"> shall not exceed the cost of repairing or restoring the Fine Art to its condition that existed immediately prior to the </w:t>
      </w:r>
      <w:r w:rsidRPr="0022764C">
        <w:rPr>
          <w:b/>
        </w:rPr>
        <w:t>Damage</w:t>
      </w:r>
      <w:r w:rsidRPr="0022764C">
        <w:t xml:space="preserve"> or the cost of replacing the Fine Art whichever is the lesser; and</w:t>
      </w:r>
    </w:p>
    <w:p w14:paraId="31E3341A" w14:textId="77777777" w:rsidR="00C07262" w:rsidRPr="0022764C" w:rsidRDefault="004A758F" w:rsidP="00662A63">
      <w:pPr>
        <w:pStyle w:val="BodyText"/>
        <w:numPr>
          <w:ilvl w:val="0"/>
          <w:numId w:val="130"/>
        </w:numPr>
        <w:ind w:left="454" w:hanging="454"/>
      </w:pPr>
      <w:r w:rsidRPr="0022764C">
        <w:t xml:space="preserve">in the event of </w:t>
      </w:r>
      <w:r w:rsidRPr="0022764C">
        <w:rPr>
          <w:b/>
        </w:rPr>
        <w:t>Damage</w:t>
      </w:r>
      <w:r w:rsidRPr="0022764C">
        <w:t xml:space="preserve"> to Fine Art which forms or is part of a pair or set the measure of </w:t>
      </w:r>
      <w:r w:rsidRPr="0022764C">
        <w:rPr>
          <w:b/>
        </w:rPr>
        <w:t>Damage</w:t>
      </w:r>
      <w:r w:rsidRPr="0022764C">
        <w:t xml:space="preserve"> shall be a reasonable and fair proportion of the total value of the pair or set allowing for the importance of such pair or set but such </w:t>
      </w:r>
      <w:r w:rsidRPr="0022764C">
        <w:rPr>
          <w:b/>
        </w:rPr>
        <w:t>Damage</w:t>
      </w:r>
      <w:r w:rsidRPr="0022764C">
        <w:t xml:space="preserve"> shall not be deemed to mean the total loss of the pair or set.</w:t>
      </w:r>
    </w:p>
    <w:p w14:paraId="7452A322" w14:textId="77777777" w:rsidR="00C07262" w:rsidRPr="0022764C" w:rsidRDefault="004A758F">
      <w:pPr>
        <w:pStyle w:val="BodyText"/>
      </w:pPr>
      <w:r w:rsidRPr="0022764C">
        <w:t xml:space="preserve">For the purposes of this </w:t>
      </w:r>
      <w:r w:rsidRPr="0022764C">
        <w:rPr>
          <w:b/>
        </w:rPr>
        <w:t>Extension</w:t>
      </w:r>
      <w:r w:rsidRPr="0022764C">
        <w:t>:</w:t>
      </w:r>
    </w:p>
    <w:p w14:paraId="21493974" w14:textId="77777777" w:rsidR="00C07262" w:rsidRPr="0022764C" w:rsidRDefault="004A758F">
      <w:pPr>
        <w:pStyle w:val="BodyText"/>
      </w:pPr>
      <w:r w:rsidRPr="0022764C">
        <w:t>Fine Art shall mean paintings, pictures, tapestries, etchings, and other bona fide works of art including bronzes, marble, porcelain, statuary, rare books, manuscripts, antique furniture, antique silver, rare glass and rare objects of a historical value or artistic merit or of a precious nature.</w:t>
      </w:r>
    </w:p>
    <w:p w14:paraId="112DD269" w14:textId="77777777" w:rsidR="00C07262" w:rsidRPr="0022764C" w:rsidRDefault="004A758F">
      <w:pPr>
        <w:pStyle w:val="Heading3"/>
      </w:pPr>
      <w:r w:rsidRPr="0022764C">
        <w:t>Involuntary Betterment</w:t>
      </w:r>
    </w:p>
    <w:p w14:paraId="25EDD39F" w14:textId="77777777" w:rsidR="00C07262" w:rsidRPr="0022764C" w:rsidRDefault="004A758F">
      <w:pPr>
        <w:pStyle w:val="BodyText"/>
      </w:pPr>
      <w:r w:rsidRPr="0022764C">
        <w:t xml:space="preserve">This </w:t>
      </w:r>
      <w:r w:rsidRPr="0022764C">
        <w:rPr>
          <w:b/>
        </w:rPr>
        <w:t>Extension</w:t>
      </w:r>
      <w:r w:rsidRPr="0022764C">
        <w:t xml:space="preserve"> covers more extensive replacement Property Insured of a like kind and quality where replacement is not obtainable.</w:t>
      </w:r>
    </w:p>
    <w:p w14:paraId="2FDC4D8F" w14:textId="77777777" w:rsidR="00C07262" w:rsidRPr="0022764C" w:rsidRDefault="004A758F">
      <w:pPr>
        <w:pStyle w:val="BodyText"/>
      </w:pPr>
      <w:r w:rsidRPr="0022764C">
        <w:t xml:space="preserve">New Property Insured which is as similar as possible to that suffering </w:t>
      </w:r>
      <w:r w:rsidRPr="0022764C">
        <w:rPr>
          <w:b/>
        </w:rPr>
        <w:t>Damage</w:t>
      </w:r>
      <w:r w:rsidRPr="0022764C">
        <w:t xml:space="preserve"> and which is capable of performing the same function is deemed to be new property of a like kind and quality and in no event shall this be considered as a betterment to the </w:t>
      </w:r>
      <w:r w:rsidRPr="0022764C">
        <w:rPr>
          <w:b/>
        </w:rPr>
        <w:t>Insured</w:t>
      </w:r>
      <w:r w:rsidRPr="0022764C">
        <w:t>.</w:t>
      </w:r>
    </w:p>
    <w:p w14:paraId="319835C6" w14:textId="77777777" w:rsidR="00C07262" w:rsidRPr="0022764C" w:rsidRDefault="004A758F">
      <w:pPr>
        <w:pStyle w:val="BodyText"/>
      </w:pPr>
      <w:r w:rsidRPr="0022764C">
        <w:t xml:space="preserve">The </w:t>
      </w:r>
      <w:r w:rsidRPr="0022764C">
        <w:rPr>
          <w:b/>
        </w:rPr>
        <w:t>Insurer</w:t>
      </w:r>
      <w:r w:rsidRPr="0022764C">
        <w:t xml:space="preserve"> will also pay the cost of purchasing and installing technologically current Property Insured which is necessitated by the incompatibility between:</w:t>
      </w:r>
    </w:p>
    <w:p w14:paraId="3753CA11" w14:textId="77777777" w:rsidR="00C07262" w:rsidRPr="0022764C" w:rsidRDefault="004A758F" w:rsidP="00662A63">
      <w:pPr>
        <w:pStyle w:val="BodyText"/>
        <w:numPr>
          <w:ilvl w:val="0"/>
          <w:numId w:val="127"/>
        </w:numPr>
        <w:ind w:left="454" w:hanging="454"/>
      </w:pPr>
      <w:r w:rsidRPr="0022764C">
        <w:t xml:space="preserve">new Property Insured installed to replace Property Insured that has sustained </w:t>
      </w:r>
      <w:r w:rsidRPr="0022764C">
        <w:rPr>
          <w:b/>
        </w:rPr>
        <w:t>Damage</w:t>
      </w:r>
      <w:r w:rsidRPr="0022764C">
        <w:t>; and</w:t>
      </w:r>
    </w:p>
    <w:p w14:paraId="247BBF8D" w14:textId="77777777" w:rsidR="00C07262" w:rsidRPr="0022764C" w:rsidRDefault="004A758F" w:rsidP="00662A63">
      <w:pPr>
        <w:pStyle w:val="BodyText"/>
        <w:numPr>
          <w:ilvl w:val="0"/>
          <w:numId w:val="127"/>
        </w:numPr>
        <w:ind w:left="454" w:hanging="454"/>
      </w:pPr>
      <w:r w:rsidRPr="0022764C">
        <w:t xml:space="preserve">undamaged existing Property Insured at the same </w:t>
      </w:r>
      <w:r w:rsidRPr="0022764C">
        <w:rPr>
          <w:b/>
        </w:rPr>
        <w:t>Premises</w:t>
      </w:r>
      <w:r w:rsidRPr="0022764C">
        <w:t xml:space="preserve"> or an interdependent premises; </w:t>
      </w:r>
    </w:p>
    <w:p w14:paraId="3A7041BD" w14:textId="77777777" w:rsidR="00C07262" w:rsidRPr="0022764C" w:rsidRDefault="004A758F">
      <w:pPr>
        <w:pStyle w:val="BodyText"/>
      </w:pPr>
      <w:r w:rsidRPr="0022764C">
        <w:t xml:space="preserve">provided that the </w:t>
      </w:r>
      <w:r w:rsidRPr="0022764C">
        <w:rPr>
          <w:b/>
        </w:rPr>
        <w:t xml:space="preserve">Insurer </w:t>
      </w:r>
      <w:r w:rsidRPr="0022764C">
        <w:t>will only be liable for:</w:t>
      </w:r>
      <w:r w:rsidRPr="0022764C">
        <w:rPr>
          <w:b/>
        </w:rPr>
        <w:t xml:space="preserve"> </w:t>
      </w:r>
    </w:p>
    <w:p w14:paraId="7F96CE5E" w14:textId="77777777" w:rsidR="00C07262" w:rsidRPr="0022764C" w:rsidRDefault="004A758F" w:rsidP="00662A63">
      <w:pPr>
        <w:pStyle w:val="BodyText"/>
        <w:numPr>
          <w:ilvl w:val="0"/>
          <w:numId w:val="128"/>
        </w:numPr>
        <w:ind w:left="454" w:hanging="454"/>
        <w:rPr>
          <w:b/>
        </w:rPr>
      </w:pPr>
      <w:r w:rsidRPr="0022764C">
        <w:t xml:space="preserve">the amount sufficient to enable the </w:t>
      </w:r>
      <w:r w:rsidRPr="0022764C">
        <w:rPr>
          <w:b/>
        </w:rPr>
        <w:t>Insured</w:t>
      </w:r>
      <w:r w:rsidRPr="0022764C">
        <w:t xml:space="preserve"> to resume </w:t>
      </w:r>
      <w:r w:rsidRPr="0022764C">
        <w:rPr>
          <w:b/>
        </w:rPr>
        <w:t>Business</w:t>
      </w:r>
      <w:r w:rsidRPr="0022764C">
        <w:t xml:space="preserve"> operations in substantially the same manner as before the </w:t>
      </w:r>
      <w:r w:rsidRPr="0022764C">
        <w:rPr>
          <w:b/>
        </w:rPr>
        <w:t>Damage</w:t>
      </w:r>
      <w:r w:rsidRPr="0022764C">
        <w:t>;</w:t>
      </w:r>
    </w:p>
    <w:p w14:paraId="5777DCC4" w14:textId="77777777" w:rsidR="00C07262" w:rsidRPr="0022764C" w:rsidRDefault="004A758F" w:rsidP="00662A63">
      <w:pPr>
        <w:pStyle w:val="BodyText"/>
        <w:numPr>
          <w:ilvl w:val="0"/>
          <w:numId w:val="128"/>
        </w:numPr>
        <w:ind w:left="454" w:hanging="454"/>
      </w:pPr>
      <w:r w:rsidRPr="0022764C">
        <w:t>the difference between:</w:t>
      </w:r>
    </w:p>
    <w:p w14:paraId="2C5D2558" w14:textId="77777777" w:rsidR="00C07262" w:rsidRPr="0022764C" w:rsidRDefault="004A758F" w:rsidP="00662A63">
      <w:pPr>
        <w:pStyle w:val="BodyText"/>
        <w:numPr>
          <w:ilvl w:val="0"/>
          <w:numId w:val="129"/>
        </w:numPr>
        <w:ind w:left="908" w:hanging="454"/>
      </w:pPr>
      <w:r w:rsidRPr="0022764C">
        <w:t xml:space="preserve">the highest sales value of the undamaged existing Property Insured at the same </w:t>
      </w:r>
      <w:r w:rsidRPr="0022764C">
        <w:rPr>
          <w:b/>
        </w:rPr>
        <w:t xml:space="preserve">Premises </w:t>
      </w:r>
      <w:r w:rsidRPr="0022764C">
        <w:t>or an interdependent premises; and</w:t>
      </w:r>
    </w:p>
    <w:p w14:paraId="0C6E6827" w14:textId="77777777" w:rsidR="00C07262" w:rsidRPr="0022764C" w:rsidRDefault="004A758F" w:rsidP="00662A63">
      <w:pPr>
        <w:pStyle w:val="BodyText"/>
        <w:numPr>
          <w:ilvl w:val="0"/>
          <w:numId w:val="129"/>
        </w:numPr>
        <w:ind w:left="908" w:hanging="454"/>
      </w:pPr>
      <w:r w:rsidRPr="0022764C">
        <w:t>the installed cost of the technologically current Property Insured.</w:t>
      </w:r>
    </w:p>
    <w:p w14:paraId="0237333E" w14:textId="77777777" w:rsidR="00853800" w:rsidRPr="0022764C" w:rsidRDefault="00853800" w:rsidP="00853800">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Incompatibility</w:t>
      </w:r>
    </w:p>
    <w:p w14:paraId="1AB57784" w14:textId="77777777" w:rsidR="00853800" w:rsidRPr="0022764C" w:rsidRDefault="00853800" w:rsidP="00853800">
      <w:pPr>
        <w:spacing w:before="0" w:after="160" w:line="278" w:lineRule="auto"/>
      </w:pPr>
      <w:r w:rsidRPr="0022764C">
        <w:t>This Extension covers the costs of:</w:t>
      </w:r>
    </w:p>
    <w:p w14:paraId="3EB6B9F4" w14:textId="77777777" w:rsidR="00853800" w:rsidRPr="0022764C" w:rsidRDefault="00853800" w:rsidP="00853800">
      <w:pPr>
        <w:numPr>
          <w:ilvl w:val="0"/>
          <w:numId w:val="539"/>
        </w:numPr>
        <w:spacing w:before="0" w:after="160" w:line="278" w:lineRule="auto"/>
      </w:pPr>
      <w:r w:rsidRPr="0022764C">
        <w:t xml:space="preserve">modification of </w:t>
      </w:r>
      <w:r w:rsidRPr="0022764C">
        <w:rPr>
          <w:b/>
          <w:bCs/>
        </w:rPr>
        <w:t>Computer Equipment</w:t>
      </w:r>
      <w:r w:rsidRPr="0022764C">
        <w:t xml:space="preserve">; or </w:t>
      </w:r>
    </w:p>
    <w:p w14:paraId="03089C90" w14:textId="77777777" w:rsidR="00853800" w:rsidRPr="0022764C" w:rsidRDefault="00853800" w:rsidP="00853800">
      <w:pPr>
        <w:numPr>
          <w:ilvl w:val="0"/>
          <w:numId w:val="539"/>
        </w:numPr>
        <w:spacing w:before="0" w:after="160" w:line="278" w:lineRule="auto"/>
      </w:pPr>
      <w:r w:rsidRPr="0022764C">
        <w:t xml:space="preserve">replacement of </w:t>
      </w:r>
      <w:r w:rsidRPr="0022764C">
        <w:rPr>
          <w:b/>
          <w:bCs/>
        </w:rPr>
        <w:t>Data Carrying Materials</w:t>
      </w:r>
      <w:r w:rsidRPr="0022764C">
        <w:t xml:space="preserve"> together with reinstatement of data contained thereon; </w:t>
      </w:r>
    </w:p>
    <w:p w14:paraId="7C6AE865" w14:textId="77777777" w:rsidR="00853800" w:rsidRPr="0022764C" w:rsidRDefault="00853800" w:rsidP="00853800">
      <w:pPr>
        <w:spacing w:before="0" w:after="160" w:line="278" w:lineRule="auto"/>
      </w:pPr>
      <w:r w:rsidRPr="0022764C">
        <w:t xml:space="preserve">whichever is the lesser to achieve compatibility in the event that loss of </w:t>
      </w:r>
      <w:r w:rsidRPr="0022764C">
        <w:rPr>
          <w:b/>
          <w:bCs/>
        </w:rPr>
        <w:t>Computer Equipment</w:t>
      </w:r>
      <w:r w:rsidRPr="0022764C">
        <w:t xml:space="preserve"> indemnified by this </w:t>
      </w:r>
      <w:r w:rsidRPr="0022764C">
        <w:rPr>
          <w:b/>
          <w:bCs/>
        </w:rPr>
        <w:t>Section</w:t>
      </w:r>
      <w:r w:rsidRPr="0022764C">
        <w:t xml:space="preserve"> has resulted in undamaged </w:t>
      </w:r>
      <w:r w:rsidRPr="0022764C">
        <w:rPr>
          <w:b/>
          <w:bCs/>
        </w:rPr>
        <w:t>Data Carrying Materials</w:t>
      </w:r>
      <w:r w:rsidRPr="0022764C">
        <w:t xml:space="preserve"> being incompatible with the replacement </w:t>
      </w:r>
      <w:r w:rsidRPr="0022764C">
        <w:rPr>
          <w:b/>
          <w:bCs/>
        </w:rPr>
        <w:t>Computer Equipment</w:t>
      </w:r>
      <w:r w:rsidRPr="0022764C">
        <w:t>.</w:t>
      </w:r>
    </w:p>
    <w:p w14:paraId="2C6271B7" w14:textId="77777777" w:rsidR="00853800" w:rsidRPr="0022764C" w:rsidRDefault="00853800" w:rsidP="00853800">
      <w:pPr>
        <w:spacing w:before="0" w:after="160" w:line="278" w:lineRule="auto"/>
      </w:pPr>
      <w:r w:rsidRPr="0022764C">
        <w:t xml:space="preserve">Provided that the </w:t>
      </w:r>
      <w:r w:rsidRPr="0022764C">
        <w:rPr>
          <w:b/>
          <w:bCs/>
        </w:rPr>
        <w:t>Insurer</w:t>
      </w:r>
      <w:r w:rsidRPr="0022764C">
        <w:t>’s approval of such costs has first been obtained in writing.</w:t>
      </w:r>
    </w:p>
    <w:p w14:paraId="029E6914" w14:textId="77777777" w:rsidR="00C07262" w:rsidRPr="0022764C" w:rsidRDefault="004A758F">
      <w:pPr>
        <w:pStyle w:val="Heading3"/>
      </w:pPr>
      <w:r w:rsidRPr="0022764C">
        <w:t>Loan Property Insured</w:t>
      </w:r>
    </w:p>
    <w:p w14:paraId="1231CDA1" w14:textId="77777777" w:rsidR="00C07262" w:rsidRPr="0022764C" w:rsidRDefault="004A758F">
      <w:pPr>
        <w:pStyle w:val="BodyText"/>
      </w:pPr>
      <w:r w:rsidRPr="0022764C">
        <w:t xml:space="preserve">This </w:t>
      </w:r>
      <w:r w:rsidRPr="0022764C">
        <w:rPr>
          <w:b/>
        </w:rPr>
        <w:t>Extension</w:t>
      </w:r>
      <w:r w:rsidRPr="0022764C">
        <w:t xml:space="preserve"> covers Property Insured loaned to the </w:t>
      </w:r>
      <w:r w:rsidRPr="0022764C">
        <w:rPr>
          <w:b/>
        </w:rPr>
        <w:t>Insured</w:t>
      </w:r>
      <w:r w:rsidRPr="0022764C">
        <w:t xml:space="preserve"> in substitution of existing Property Insured which is being serviced, maintained, cleaned or repaired.</w:t>
      </w:r>
    </w:p>
    <w:p w14:paraId="1BAA5729" w14:textId="77777777" w:rsidR="00C07262" w:rsidRPr="0022764C" w:rsidRDefault="004A758F">
      <w:pPr>
        <w:pStyle w:val="Heading3"/>
      </w:pPr>
      <w:r w:rsidRPr="0022764C">
        <w:t>Marine General Average</w:t>
      </w:r>
    </w:p>
    <w:p w14:paraId="70DE76D0" w14:textId="77777777" w:rsidR="00C07262" w:rsidRPr="0022764C" w:rsidRDefault="004A758F">
      <w:pPr>
        <w:pStyle w:val="BodyText"/>
      </w:pPr>
      <w:r w:rsidRPr="0022764C">
        <w:t xml:space="preserve">This </w:t>
      </w:r>
      <w:r w:rsidRPr="0022764C">
        <w:rPr>
          <w:b/>
        </w:rPr>
        <w:t xml:space="preserve">Extension </w:t>
      </w:r>
      <w:r w:rsidRPr="0022764C">
        <w:t xml:space="preserve">will indemnify the </w:t>
      </w:r>
      <w:r w:rsidRPr="0022764C">
        <w:rPr>
          <w:b/>
        </w:rPr>
        <w:t>Insured</w:t>
      </w:r>
      <w:r w:rsidRPr="0022764C">
        <w:t xml:space="preserve"> for General Average Contributions and Salvage Charges whist the Property Insured is being transported by sea between any countries within the Territorial Limits, provided that the Property Insured is otherwise covered for loss or </w:t>
      </w:r>
      <w:r w:rsidRPr="0022764C">
        <w:rPr>
          <w:b/>
        </w:rPr>
        <w:t>Damage</w:t>
      </w:r>
      <w:r w:rsidRPr="0022764C">
        <w:t xml:space="preserve"> under this </w:t>
      </w:r>
      <w:r w:rsidRPr="0022764C">
        <w:rPr>
          <w:b/>
        </w:rPr>
        <w:t>Policy</w:t>
      </w:r>
      <w:r w:rsidRPr="0022764C">
        <w:t xml:space="preserve"> and the liability of the </w:t>
      </w:r>
      <w:r w:rsidRPr="0022764C">
        <w:rPr>
          <w:b/>
        </w:rPr>
        <w:t xml:space="preserve">Insurer </w:t>
      </w:r>
      <w:r w:rsidRPr="0022764C">
        <w:t xml:space="preserve">does not exceed the </w:t>
      </w:r>
      <w:r w:rsidRPr="0022764C">
        <w:rPr>
          <w:b/>
        </w:rPr>
        <w:t>Sum Insured</w:t>
      </w:r>
      <w:r w:rsidRPr="0022764C">
        <w:t xml:space="preserve"> for the Insured items</w:t>
      </w:r>
      <w:r w:rsidRPr="0022764C">
        <w:rPr>
          <w:b/>
        </w:rPr>
        <w:t>.</w:t>
      </w:r>
    </w:p>
    <w:p w14:paraId="21810F3D" w14:textId="77777777" w:rsidR="00C07262" w:rsidRPr="0022764C" w:rsidRDefault="004A758F">
      <w:pPr>
        <w:pStyle w:val="Heading3"/>
      </w:pPr>
      <w:r w:rsidRPr="0022764C">
        <w:t>Transit Extension</w:t>
      </w:r>
    </w:p>
    <w:p w14:paraId="6F324C6E" w14:textId="77777777"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the Property Insured whilst the same is in transit anywhere in the world, always provided that such transits are undertaken in connection with moving the Property Insured to and from the </w:t>
      </w:r>
      <w:r w:rsidRPr="0022764C">
        <w:rPr>
          <w:b/>
        </w:rPr>
        <w:t>Insured’s Premises</w:t>
      </w:r>
      <w:r w:rsidRPr="0022764C">
        <w:t xml:space="preserve"> to a location where the </w:t>
      </w:r>
      <w:r w:rsidRPr="0022764C">
        <w:rPr>
          <w:b/>
        </w:rPr>
        <w:t>Insured</w:t>
      </w:r>
      <w:r w:rsidRPr="0022764C">
        <w:t xml:space="preserve"> is undertaking work.</w:t>
      </w:r>
    </w:p>
    <w:p w14:paraId="77AB1DC8" w14:textId="77777777" w:rsidR="00C07262" w:rsidRPr="0022764C" w:rsidRDefault="004A758F">
      <w:pPr>
        <w:pStyle w:val="BodyText"/>
      </w:pPr>
      <w:r w:rsidRPr="0022764C">
        <w:t xml:space="preserve">This </w:t>
      </w:r>
      <w:r w:rsidRPr="0022764C">
        <w:rPr>
          <w:b/>
        </w:rPr>
        <w:t>Extension</w:t>
      </w:r>
      <w:r w:rsidRPr="0022764C">
        <w:t xml:space="preserve"> is in addition to the transit cover provided under the Exhibitions and Temporary Removal Extensions</w:t>
      </w:r>
    </w:p>
    <w:p w14:paraId="7AA26B60" w14:textId="77777777" w:rsidR="00C07262" w:rsidRPr="0022764C" w:rsidRDefault="004A758F">
      <w:pPr>
        <w:pStyle w:val="Heading1"/>
      </w:pPr>
      <w:r w:rsidRPr="0022764C">
        <w:t>Optional Extensions</w:t>
      </w:r>
    </w:p>
    <w:p w14:paraId="43FE4D77" w14:textId="2968208C" w:rsidR="00C07262" w:rsidRPr="0022764C" w:rsidRDefault="004A758F">
      <w:pPr>
        <w:pStyle w:val="BodyText"/>
      </w:pPr>
      <w:r w:rsidRPr="0022764C">
        <w:t xml:space="preserve">(Operative only if stated in the </w:t>
      </w:r>
      <w:r w:rsidRPr="0022764C">
        <w:rPr>
          <w:b/>
        </w:rPr>
        <w:t>Schedule</w:t>
      </w:r>
      <w:r w:rsidRPr="0022764C">
        <w:t>)</w:t>
      </w:r>
    </w:p>
    <w:p w14:paraId="0DEEB75C" w14:textId="77777777" w:rsidR="00C07262" w:rsidRPr="0022764C" w:rsidRDefault="004A758F" w:rsidP="00662A63">
      <w:pPr>
        <w:pStyle w:val="Heading3"/>
        <w:numPr>
          <w:ilvl w:val="0"/>
          <w:numId w:val="135"/>
        </w:numPr>
        <w:ind w:left="454" w:hanging="454"/>
      </w:pPr>
      <w:r w:rsidRPr="0022764C">
        <w:t>Hired-in Property</w:t>
      </w:r>
    </w:p>
    <w:p w14:paraId="19FCF1D5" w14:textId="77777777" w:rsidR="00C07262" w:rsidRPr="0022764C" w:rsidRDefault="004A758F">
      <w:pPr>
        <w:pStyle w:val="BodyText"/>
      </w:pPr>
      <w:r w:rsidRPr="0022764C">
        <w:t xml:space="preserve">This </w:t>
      </w:r>
      <w:r w:rsidRPr="0022764C">
        <w:rPr>
          <w:b/>
        </w:rPr>
        <w:t>Extension</w:t>
      </w:r>
      <w:r w:rsidRPr="0022764C">
        <w:t xml:space="preserve"> covers payments to the </w:t>
      </w:r>
      <w:r w:rsidRPr="0022764C">
        <w:rPr>
          <w:b/>
        </w:rPr>
        <w:t>Insured</w:t>
      </w:r>
      <w:r w:rsidRPr="0022764C">
        <w:t xml:space="preserve"> in respect of:</w:t>
      </w:r>
    </w:p>
    <w:p w14:paraId="17D62EB4" w14:textId="1AB56D6F" w:rsidR="00C07262" w:rsidRPr="0022764C" w:rsidRDefault="004A758F" w:rsidP="00662A63">
      <w:pPr>
        <w:pStyle w:val="BodyText"/>
        <w:numPr>
          <w:ilvl w:val="0"/>
          <w:numId w:val="139"/>
        </w:numPr>
        <w:ind w:left="454" w:hanging="454"/>
      </w:pPr>
      <w:r w:rsidRPr="0022764C">
        <w:t xml:space="preserve">legal liability for </w:t>
      </w:r>
      <w:r w:rsidRPr="0022764C">
        <w:rPr>
          <w:b/>
          <w:bCs/>
        </w:rPr>
        <w:t>Damage</w:t>
      </w:r>
      <w:r w:rsidRPr="0022764C">
        <w:t xml:space="preserve"> to hired-in Property Insured under the terms of the hiring agreement or otherwise to pay compensation for </w:t>
      </w:r>
      <w:r w:rsidRPr="0022764C">
        <w:rPr>
          <w:b/>
          <w:bCs/>
        </w:rPr>
        <w:t>Damage</w:t>
      </w:r>
      <w:r w:rsidRPr="0022764C">
        <w:t xml:space="preserve"> to property Insured described in the </w:t>
      </w:r>
      <w:r w:rsidRPr="0022764C">
        <w:rPr>
          <w:b/>
          <w:bCs/>
        </w:rPr>
        <w:t>Schedule</w:t>
      </w:r>
      <w:r w:rsidRPr="0022764C">
        <w:t>;</w:t>
      </w:r>
    </w:p>
    <w:p w14:paraId="0ECA7D52" w14:textId="77777777" w:rsidR="00C07262" w:rsidRPr="0022764C" w:rsidRDefault="004A758F" w:rsidP="00662A63">
      <w:pPr>
        <w:pStyle w:val="BodyText"/>
        <w:numPr>
          <w:ilvl w:val="0"/>
          <w:numId w:val="139"/>
        </w:numPr>
        <w:ind w:left="454" w:hanging="454"/>
      </w:pPr>
      <w:r w:rsidRPr="0022764C">
        <w:lastRenderedPageBreak/>
        <w:t xml:space="preserve">legal liability under the terms of the hiring agreement to pay continuing hire charges incurred under the terms of the hiring in agreement in consequence of </w:t>
      </w:r>
      <w:r w:rsidRPr="0022764C">
        <w:rPr>
          <w:b/>
        </w:rPr>
        <w:t>Damage</w:t>
      </w:r>
      <w:r w:rsidRPr="0022764C">
        <w:t xml:space="preserve"> to hired-in Property Insured for which the </w:t>
      </w:r>
      <w:r w:rsidRPr="0022764C">
        <w:rPr>
          <w:b/>
        </w:rPr>
        <w:t>Insurer</w:t>
      </w:r>
      <w:r w:rsidRPr="0022764C">
        <w:t xml:space="preserve"> have admitted liability; </w:t>
      </w:r>
    </w:p>
    <w:p w14:paraId="093662AC" w14:textId="77777777" w:rsidR="00C07262" w:rsidRPr="0022764C" w:rsidRDefault="004A758F">
      <w:pPr>
        <w:pStyle w:val="BodyText"/>
      </w:pPr>
      <w:r w:rsidRPr="0022764C">
        <w:t xml:space="preserve">provided that the </w:t>
      </w:r>
      <w:r w:rsidRPr="0022764C">
        <w:rPr>
          <w:b/>
        </w:rPr>
        <w:t xml:space="preserve">Insurer’s </w:t>
      </w:r>
      <w:r w:rsidRPr="0022764C">
        <w:t>maximum liability will:</w:t>
      </w:r>
    </w:p>
    <w:p w14:paraId="06741696" w14:textId="77777777" w:rsidR="00C07262" w:rsidRPr="0022764C" w:rsidRDefault="004A758F" w:rsidP="00662A63">
      <w:pPr>
        <w:pStyle w:val="BodyText"/>
        <w:numPr>
          <w:ilvl w:val="0"/>
          <w:numId w:val="140"/>
        </w:numPr>
        <w:ind w:left="454" w:hanging="454"/>
      </w:pPr>
      <w:r w:rsidRPr="0022764C">
        <w:t xml:space="preserve">commence from the date of the </w:t>
      </w:r>
      <w:r w:rsidRPr="0022764C">
        <w:rPr>
          <w:b/>
          <w:bCs/>
        </w:rPr>
        <w:t>Damage</w:t>
      </w:r>
      <w:r w:rsidRPr="0022764C">
        <w:t>, and end when such Property Insured has been repaired or replaced,</w:t>
      </w:r>
    </w:p>
    <w:p w14:paraId="2E933184" w14:textId="3D33F53F" w:rsidR="00C07262" w:rsidRPr="0022764C" w:rsidRDefault="004A758F" w:rsidP="00662A63">
      <w:pPr>
        <w:pStyle w:val="BodyText"/>
        <w:numPr>
          <w:ilvl w:val="0"/>
          <w:numId w:val="140"/>
        </w:numPr>
        <w:ind w:left="454" w:hanging="454"/>
      </w:pPr>
      <w:r w:rsidRPr="0022764C">
        <w:t xml:space="preserve">not exceed the amount shown in the </w:t>
      </w:r>
      <w:r w:rsidRPr="0022764C">
        <w:rPr>
          <w:b/>
          <w:bCs/>
        </w:rPr>
        <w:t>Schedule</w:t>
      </w:r>
      <w:r w:rsidRPr="0022764C">
        <w:t xml:space="preserve"> in respect of any one accident or series of accidents arising out of any one occurrence.</w:t>
      </w:r>
    </w:p>
    <w:p w14:paraId="5FDF5132" w14:textId="77777777" w:rsidR="00C07262" w:rsidRPr="0022764C" w:rsidRDefault="004A758F" w:rsidP="00662A63">
      <w:pPr>
        <w:pStyle w:val="Heading3"/>
        <w:numPr>
          <w:ilvl w:val="0"/>
          <w:numId w:val="135"/>
        </w:numPr>
        <w:ind w:left="454" w:hanging="454"/>
      </w:pPr>
      <w:r w:rsidRPr="0022764C">
        <w:t>Hired-out Property</w:t>
      </w:r>
    </w:p>
    <w:p w14:paraId="153AC681" w14:textId="77777777"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Property Insured whilst hired out by the </w:t>
      </w:r>
      <w:r w:rsidRPr="0022764C">
        <w:rPr>
          <w:b/>
        </w:rPr>
        <w:t>Insured</w:t>
      </w:r>
      <w:r w:rsidRPr="0022764C">
        <w:t xml:space="preserve">, provided always that all such hires remain subject to conditions of hire in line with current industry standards and that such conditions have been lodged with and agreed by the </w:t>
      </w:r>
      <w:r w:rsidRPr="0022764C">
        <w:rPr>
          <w:b/>
        </w:rPr>
        <w:t>Insurer</w:t>
      </w:r>
      <w:r w:rsidRPr="0022764C">
        <w:t>.</w:t>
      </w:r>
    </w:p>
    <w:p w14:paraId="0ADE0674" w14:textId="77777777" w:rsidR="00C07262" w:rsidRPr="0022764C" w:rsidRDefault="004A758F">
      <w:pPr>
        <w:pStyle w:val="BodyText"/>
      </w:pPr>
      <w:r w:rsidRPr="0022764C">
        <w:t xml:space="preserve">The </w:t>
      </w:r>
      <w:r w:rsidRPr="0022764C">
        <w:rPr>
          <w:b/>
        </w:rPr>
        <w:t>Insurer</w:t>
      </w:r>
      <w:r w:rsidRPr="0022764C">
        <w:t xml:space="preserve"> will not exercise rights of subrogation against the hirer where the </w:t>
      </w:r>
      <w:r w:rsidRPr="0022764C">
        <w:rPr>
          <w:b/>
        </w:rPr>
        <w:t>Insured’s</w:t>
      </w:r>
      <w:r w:rsidRPr="0022764C">
        <w:t xml:space="preserve"> hire invoice so specifies.</w:t>
      </w:r>
    </w:p>
    <w:p w14:paraId="02AA3D7A" w14:textId="77777777" w:rsidR="00C07262" w:rsidRPr="0022764C" w:rsidRDefault="004A758F">
      <w:pPr>
        <w:pStyle w:val="BodyText"/>
      </w:pPr>
      <w:r w:rsidRPr="0022764C">
        <w:t xml:space="preserve">Whenever the Property Insured is hired in for rehire by the </w:t>
      </w:r>
      <w:r w:rsidRPr="0022764C">
        <w:rPr>
          <w:b/>
        </w:rPr>
        <w:t>Insured</w:t>
      </w:r>
      <w:r w:rsidRPr="0022764C">
        <w:t xml:space="preserve"> the hiring conditions will be no less onerous than those under which the </w:t>
      </w:r>
      <w:r w:rsidRPr="0022764C">
        <w:rPr>
          <w:b/>
        </w:rPr>
        <w:t>Insured</w:t>
      </w:r>
      <w:r w:rsidRPr="0022764C">
        <w:t xml:space="preserve"> hired in such Property Insured.</w:t>
      </w:r>
    </w:p>
    <w:p w14:paraId="580520AD" w14:textId="0D543507" w:rsidR="00C07262" w:rsidRPr="0022764C" w:rsidRDefault="004A758F">
      <w:pPr>
        <w:pStyle w:val="BodyText"/>
      </w:pPr>
      <w:r w:rsidRPr="0022764C">
        <w:t xml:space="preserve">This is provided always that the </w:t>
      </w:r>
      <w:r w:rsidRPr="0022764C">
        <w:rPr>
          <w:b/>
        </w:rPr>
        <w:t>Insurer’s</w:t>
      </w:r>
      <w:r w:rsidRPr="0022764C">
        <w:t xml:space="preserve"> maximum liability will not exceed the amount shown in the </w:t>
      </w:r>
      <w:r w:rsidRPr="0022764C">
        <w:rPr>
          <w:b/>
        </w:rPr>
        <w:t>Schedule</w:t>
      </w:r>
      <w:r w:rsidRPr="0022764C">
        <w:t xml:space="preserve"> in respect of any one accident or series of accidents arising out of any one occurrence.</w:t>
      </w:r>
    </w:p>
    <w:p w14:paraId="57C35EE5" w14:textId="77777777" w:rsidR="00C07262" w:rsidRPr="0022764C" w:rsidRDefault="004A758F" w:rsidP="00662A63">
      <w:pPr>
        <w:pStyle w:val="Heading3"/>
        <w:numPr>
          <w:ilvl w:val="0"/>
          <w:numId w:val="135"/>
        </w:numPr>
        <w:ind w:left="454" w:hanging="454"/>
      </w:pPr>
      <w:r w:rsidRPr="0022764C">
        <w:t xml:space="preserve">Mechanical and Electrical Breakdown </w:t>
      </w:r>
    </w:p>
    <w:p w14:paraId="7D1C640F" w14:textId="77777777" w:rsidR="00C07262" w:rsidRPr="0022764C" w:rsidRDefault="004A758F">
      <w:pPr>
        <w:pStyle w:val="BodyText"/>
      </w:pPr>
      <w:r w:rsidRPr="0022764C">
        <w:t xml:space="preserve">Notwithstanding anything contained herein to the contrary this </w:t>
      </w:r>
      <w:r w:rsidRPr="0022764C">
        <w:rPr>
          <w:b/>
        </w:rPr>
        <w:t>Extension</w:t>
      </w:r>
      <w:r w:rsidRPr="0022764C">
        <w:t xml:space="preserve"> covers </w:t>
      </w:r>
      <w:r w:rsidRPr="0022764C">
        <w:rPr>
          <w:b/>
        </w:rPr>
        <w:t>Damage</w:t>
      </w:r>
      <w:r w:rsidRPr="0022764C">
        <w:t xml:space="preserve"> to the Property Insured caused by the Breakdown thereof provided that:</w:t>
      </w:r>
    </w:p>
    <w:p w14:paraId="453790BB" w14:textId="77777777" w:rsidR="00C07262" w:rsidRPr="0022764C" w:rsidRDefault="004A758F" w:rsidP="00662A63">
      <w:pPr>
        <w:pStyle w:val="BodyText"/>
        <w:numPr>
          <w:ilvl w:val="0"/>
          <w:numId w:val="137"/>
        </w:numPr>
        <w:ind w:left="454" w:hanging="454"/>
      </w:pPr>
      <w:r w:rsidRPr="0022764C">
        <w:t>all Property Insured is fully maintained in accordance with the manufacturer’s instructions;</w:t>
      </w:r>
    </w:p>
    <w:p w14:paraId="7FB82461" w14:textId="77777777" w:rsidR="00C07262" w:rsidRPr="0022764C" w:rsidRDefault="004A758F" w:rsidP="00662A63">
      <w:pPr>
        <w:pStyle w:val="BodyText"/>
        <w:numPr>
          <w:ilvl w:val="0"/>
          <w:numId w:val="137"/>
        </w:numPr>
        <w:ind w:left="454" w:hanging="454"/>
      </w:pPr>
      <w:r w:rsidRPr="0022764C">
        <w:t>all Property Insured is fully tested in accordance with the industry’s highest standards and is deemed to be in good working order prior to the use of the Property Insured; and</w:t>
      </w:r>
    </w:p>
    <w:p w14:paraId="5658A442" w14:textId="77777777" w:rsidR="00C07262" w:rsidRPr="0022764C" w:rsidRDefault="004A758F" w:rsidP="00662A63">
      <w:pPr>
        <w:pStyle w:val="BodyText"/>
        <w:numPr>
          <w:ilvl w:val="0"/>
          <w:numId w:val="137"/>
        </w:numPr>
        <w:ind w:left="454" w:hanging="454"/>
      </w:pPr>
      <w:r w:rsidRPr="0022764C">
        <w:t xml:space="preserve">the </w:t>
      </w:r>
      <w:r w:rsidRPr="0022764C">
        <w:rPr>
          <w:b/>
        </w:rPr>
        <w:t>Insurer</w:t>
      </w:r>
      <w:r w:rsidRPr="0022764C">
        <w:t xml:space="preserve"> shall not be liable under this </w:t>
      </w:r>
      <w:r w:rsidRPr="0022764C">
        <w:rPr>
          <w:b/>
        </w:rPr>
        <w:t>Extension</w:t>
      </w:r>
      <w:r w:rsidRPr="0022764C">
        <w:t xml:space="preserve"> for Breakdown of Property Insured caused by or occasioned through:</w:t>
      </w:r>
    </w:p>
    <w:p w14:paraId="21A25E1B" w14:textId="77777777" w:rsidR="00C07262" w:rsidRPr="0022764C" w:rsidRDefault="004A758F" w:rsidP="00662A63">
      <w:pPr>
        <w:pStyle w:val="BodyText"/>
        <w:numPr>
          <w:ilvl w:val="0"/>
          <w:numId w:val="138"/>
        </w:numPr>
        <w:ind w:left="908" w:hanging="454"/>
      </w:pPr>
      <w:r w:rsidRPr="0022764C">
        <w:t xml:space="preserve">the intentional act or wilful neglect of the </w:t>
      </w:r>
      <w:r w:rsidRPr="0022764C">
        <w:rPr>
          <w:b/>
          <w:bCs/>
        </w:rPr>
        <w:t>Insured</w:t>
      </w:r>
      <w:r w:rsidRPr="0022764C">
        <w:rPr>
          <w:bCs/>
        </w:rPr>
        <w:t>;</w:t>
      </w:r>
      <w:r w:rsidRPr="0022764C">
        <w:t xml:space="preserve"> </w:t>
      </w:r>
    </w:p>
    <w:p w14:paraId="6D00FB63" w14:textId="77777777" w:rsidR="00C07262" w:rsidRPr="0022764C" w:rsidRDefault="004A758F" w:rsidP="00662A63">
      <w:pPr>
        <w:pStyle w:val="BodyText"/>
        <w:numPr>
          <w:ilvl w:val="0"/>
          <w:numId w:val="138"/>
        </w:numPr>
        <w:ind w:left="908" w:hanging="454"/>
      </w:pPr>
      <w:r w:rsidRPr="0022764C">
        <w:t>wear and tear gradual deterioration, gradually developing defects, corrosion, rust or scratching or chipping of painted or polished surfaces; or</w:t>
      </w:r>
    </w:p>
    <w:p w14:paraId="59B8ED0A" w14:textId="77777777" w:rsidR="00C07262" w:rsidRPr="0022764C" w:rsidRDefault="004A758F" w:rsidP="00662A63">
      <w:pPr>
        <w:pStyle w:val="BodyText"/>
        <w:numPr>
          <w:ilvl w:val="0"/>
          <w:numId w:val="138"/>
        </w:numPr>
        <w:ind w:left="908" w:hanging="454"/>
      </w:pPr>
      <w:r w:rsidRPr="0022764C">
        <w:t>any testing, repairing, adjusting, servicing or maintenance operation.</w:t>
      </w:r>
    </w:p>
    <w:p w14:paraId="266A7E03" w14:textId="7282F76D" w:rsidR="00C07262" w:rsidRPr="0022764C" w:rsidRDefault="004A758F">
      <w:pPr>
        <w:pStyle w:val="BodyText"/>
      </w:pPr>
      <w:r w:rsidRPr="0022764C">
        <w:t xml:space="preserve">This is provided always that the </w:t>
      </w:r>
      <w:r w:rsidRPr="0022764C">
        <w:rPr>
          <w:b/>
        </w:rPr>
        <w:t>Insurer’s</w:t>
      </w:r>
      <w:r w:rsidRPr="0022764C">
        <w:t xml:space="preserve"> maximum liability will not exceed the amount shown in the </w:t>
      </w:r>
      <w:r w:rsidRPr="0022764C">
        <w:rPr>
          <w:b/>
        </w:rPr>
        <w:t>Schedule</w:t>
      </w:r>
      <w:r w:rsidRPr="0022764C">
        <w:t xml:space="preserve"> in </w:t>
      </w:r>
      <w:r w:rsidRPr="0022764C">
        <w:t>respect of any one accident or series of accidents arising out of any one occurrence.</w:t>
      </w:r>
    </w:p>
    <w:p w14:paraId="5E7109B6" w14:textId="77777777" w:rsidR="00C07262" w:rsidRPr="0022764C" w:rsidRDefault="004A758F">
      <w:pPr>
        <w:pStyle w:val="BodyText"/>
        <w:rPr>
          <w:rFonts w:eastAsia="MS Mincho"/>
          <w:iCs/>
        </w:rPr>
      </w:pPr>
      <w:r w:rsidRPr="0022764C">
        <w:rPr>
          <w:rFonts w:eastAsia="MS Mincho"/>
          <w:iCs/>
        </w:rPr>
        <w:t xml:space="preserve">For the purposes of this Optional Extension “Breakdown” shall mean damage to an item of Property Insured resulting from the actual breaking, distortion or electrical burn-out of any part of it whilst in use arising from the defects in the item of Property Insured causing the sudden stoppage of its function and requiring its repair or replacement but excluding </w:t>
      </w:r>
      <w:r w:rsidRPr="0022764C">
        <w:rPr>
          <w:rFonts w:eastAsia="MS Mincho"/>
          <w:b/>
          <w:iCs/>
        </w:rPr>
        <w:t>Damage</w:t>
      </w:r>
      <w:r w:rsidRPr="0022764C">
        <w:rPr>
          <w:rFonts w:eastAsia="MS Mincho"/>
          <w:iCs/>
        </w:rPr>
        <w:t xml:space="preserve"> caused by any cause external to the Property Insured. </w:t>
      </w:r>
    </w:p>
    <w:p w14:paraId="318E760B" w14:textId="77777777" w:rsidR="00C07262" w:rsidRPr="0022764C" w:rsidRDefault="004A758F" w:rsidP="00662A63">
      <w:pPr>
        <w:pStyle w:val="Heading3"/>
        <w:numPr>
          <w:ilvl w:val="0"/>
          <w:numId w:val="135"/>
        </w:numPr>
        <w:ind w:left="454" w:hanging="454"/>
      </w:pPr>
      <w:r w:rsidRPr="0022764C">
        <w:t>Sub-Limit Restriction</w:t>
      </w:r>
    </w:p>
    <w:p w14:paraId="41533F31" w14:textId="77777777" w:rsidR="00C07262" w:rsidRPr="0022764C" w:rsidRDefault="004A758F">
      <w:pPr>
        <w:pStyle w:val="BodyText"/>
      </w:pPr>
      <w:r w:rsidRPr="0022764C">
        <w:t xml:space="preserve">Notwithstanding anything contained herein to the contrary it is understood and agreed that the </w:t>
      </w:r>
      <w:r w:rsidRPr="0022764C">
        <w:rPr>
          <w:b/>
        </w:rPr>
        <w:t xml:space="preserve">Insurer’s </w:t>
      </w:r>
      <w:r w:rsidRPr="0022764C">
        <w:t xml:space="preserve">maximum </w:t>
      </w:r>
      <w:r w:rsidRPr="0022764C">
        <w:rPr>
          <w:b/>
          <w:bCs/>
        </w:rPr>
        <w:t>Limit of Liability</w:t>
      </w:r>
      <w:r w:rsidRPr="0022764C">
        <w:t xml:space="preserve"> in respect of </w:t>
      </w:r>
      <w:r w:rsidRPr="0022764C">
        <w:rPr>
          <w:b/>
        </w:rPr>
        <w:t>Damage</w:t>
      </w:r>
      <w:r w:rsidRPr="0022764C">
        <w:t xml:space="preserve"> to Property Insured occurring away from the </w:t>
      </w:r>
      <w:r w:rsidRPr="0022764C">
        <w:rPr>
          <w:b/>
        </w:rPr>
        <w:t>Insured’s</w:t>
      </w:r>
      <w:r w:rsidRPr="0022764C">
        <w:t xml:space="preserve"> </w:t>
      </w:r>
      <w:r w:rsidRPr="0022764C">
        <w:rPr>
          <w:b/>
        </w:rPr>
        <w:t>Premises</w:t>
      </w:r>
      <w:r w:rsidRPr="0022764C">
        <w:t xml:space="preserve"> shall not exceed:</w:t>
      </w:r>
    </w:p>
    <w:p w14:paraId="31AC014F" w14:textId="255AFF0B" w:rsidR="00C07262" w:rsidRPr="0022764C" w:rsidRDefault="004A758F" w:rsidP="00662A63">
      <w:pPr>
        <w:pStyle w:val="BodyText"/>
        <w:numPr>
          <w:ilvl w:val="0"/>
          <w:numId w:val="136"/>
        </w:numPr>
        <w:ind w:left="454" w:hanging="454"/>
      </w:pPr>
      <w:r w:rsidRPr="0022764C">
        <w:t xml:space="preserve">the amount shown in the </w:t>
      </w:r>
      <w:r w:rsidRPr="0022764C">
        <w:rPr>
          <w:b/>
        </w:rPr>
        <w:t>Schedule</w:t>
      </w:r>
      <w:r w:rsidRPr="0022764C">
        <w:t xml:space="preserve"> in respect of any one location nor</w:t>
      </w:r>
    </w:p>
    <w:p w14:paraId="2EBB0A9E" w14:textId="2EF718F2" w:rsidR="00C07262" w:rsidRPr="0022764C" w:rsidRDefault="004A758F" w:rsidP="00662A63">
      <w:pPr>
        <w:pStyle w:val="BodyText"/>
        <w:numPr>
          <w:ilvl w:val="0"/>
          <w:numId w:val="136"/>
        </w:numPr>
        <w:ind w:left="454" w:hanging="454"/>
      </w:pPr>
      <w:r w:rsidRPr="0022764C">
        <w:t xml:space="preserve">the amount shown in the </w:t>
      </w:r>
      <w:r w:rsidRPr="0022764C">
        <w:rPr>
          <w:b/>
        </w:rPr>
        <w:t>Schedule</w:t>
      </w:r>
      <w:r w:rsidRPr="0022764C">
        <w:t xml:space="preserve"> in respect of any one single item of Property Insured</w:t>
      </w:r>
    </w:p>
    <w:p w14:paraId="58931DD9" w14:textId="77777777" w:rsidR="00C07262" w:rsidRPr="0022764C" w:rsidRDefault="004A758F">
      <w:pPr>
        <w:pStyle w:val="BodyText"/>
      </w:pPr>
      <w:r w:rsidRPr="0022764C">
        <w:t xml:space="preserve">or as otherwise agreed in writing by the </w:t>
      </w:r>
      <w:r w:rsidRPr="0022764C">
        <w:rPr>
          <w:b/>
        </w:rPr>
        <w:t>Insurer</w:t>
      </w:r>
      <w:r w:rsidRPr="0022764C">
        <w:t>.</w:t>
      </w:r>
    </w:p>
    <w:p w14:paraId="1EECEE7E" w14:textId="77777777" w:rsidR="00C07262" w:rsidRPr="0022764C" w:rsidRDefault="004A758F">
      <w:pPr>
        <w:pStyle w:val="Heading1"/>
      </w:pPr>
      <w:r w:rsidRPr="0022764C">
        <w:t>Optional Conditions</w:t>
      </w:r>
    </w:p>
    <w:p w14:paraId="02861764" w14:textId="116B16D0" w:rsidR="00C07262" w:rsidRPr="0022764C" w:rsidRDefault="004A758F" w:rsidP="00662A63">
      <w:pPr>
        <w:pStyle w:val="Heading3"/>
        <w:numPr>
          <w:ilvl w:val="0"/>
          <w:numId w:val="135"/>
        </w:numPr>
        <w:ind w:left="454" w:hanging="454"/>
      </w:pPr>
      <w:r w:rsidRPr="0022764C">
        <w:t>Fraudulent Hire – Vetting Requirements</w:t>
      </w:r>
    </w:p>
    <w:p w14:paraId="6D3C12F8" w14:textId="5884CE7C" w:rsidR="00C07262" w:rsidRPr="0022764C" w:rsidRDefault="004A758F">
      <w:pPr>
        <w:pStyle w:val="BodyText"/>
      </w:pPr>
      <w:r w:rsidRPr="0022764C">
        <w:t xml:space="preserve">(If shown in the </w:t>
      </w:r>
      <w:r w:rsidRPr="0022764C">
        <w:rPr>
          <w:b/>
          <w:bCs/>
        </w:rPr>
        <w:t>Schedule</w:t>
      </w:r>
      <w:r w:rsidRPr="0022764C">
        <w:t xml:space="preserve"> as applicable, this Condition will apply)</w:t>
      </w:r>
    </w:p>
    <w:p w14:paraId="34B0A46A" w14:textId="77777777" w:rsidR="00C07262" w:rsidRPr="0022764C" w:rsidRDefault="004A758F">
      <w:pPr>
        <w:pStyle w:val="BodyText"/>
        <w:rPr>
          <w:rFonts w:eastAsia="MS Mincho"/>
          <w:iCs/>
        </w:rPr>
      </w:pPr>
      <w:r w:rsidRPr="0022764C">
        <w:rPr>
          <w:rFonts w:eastAsia="Arial"/>
        </w:rPr>
        <w:t xml:space="preserve">In respect of </w:t>
      </w:r>
      <w:r w:rsidRPr="0022764C">
        <w:rPr>
          <w:rFonts w:eastAsia="Arial"/>
          <w:b/>
        </w:rPr>
        <w:t>Damage</w:t>
      </w:r>
      <w:r w:rsidRPr="0022764C">
        <w:rPr>
          <w:rFonts w:eastAsia="Arial"/>
        </w:rPr>
        <w:t xml:space="preserve"> to </w:t>
      </w:r>
      <w:r w:rsidRPr="0022764C">
        <w:rPr>
          <w:rFonts w:eastAsia="Arial"/>
          <w:b/>
        </w:rPr>
        <w:t>Technical Equipment</w:t>
      </w:r>
      <w:r w:rsidRPr="0022764C">
        <w:rPr>
          <w:rFonts w:eastAsia="Arial"/>
        </w:rPr>
        <w:t xml:space="preserve">, hired out under a standard hire contract, arising as a result of the theft of such </w:t>
      </w:r>
      <w:r w:rsidRPr="0022764C">
        <w:rPr>
          <w:rFonts w:eastAsia="Arial"/>
          <w:b/>
        </w:rPr>
        <w:t>Technical Equipment</w:t>
      </w:r>
      <w:r w:rsidRPr="0022764C">
        <w:rPr>
          <w:rFonts w:eastAsia="Arial"/>
        </w:rPr>
        <w:t xml:space="preserve"> by the hirer’s deception, </w:t>
      </w:r>
      <w:r w:rsidRPr="0022764C">
        <w:t xml:space="preserve">It is a condition precedent to liability under this </w:t>
      </w:r>
      <w:r w:rsidRPr="0022764C">
        <w:rPr>
          <w:b/>
        </w:rPr>
        <w:t>Policy</w:t>
      </w:r>
      <w:r w:rsidRPr="0022764C">
        <w:t xml:space="preserve"> that the </w:t>
      </w:r>
      <w:r w:rsidRPr="0022764C">
        <w:rPr>
          <w:b/>
          <w:bCs/>
        </w:rPr>
        <w:t xml:space="preserve">Insured </w:t>
      </w:r>
      <w:r w:rsidRPr="0022764C">
        <w:rPr>
          <w:rFonts w:eastAsia="Arial"/>
        </w:rPr>
        <w:t>has:</w:t>
      </w:r>
      <w:r w:rsidRPr="0022764C">
        <w:rPr>
          <w:rFonts w:eastAsia="MS Mincho"/>
          <w:iCs/>
        </w:rPr>
        <w:t xml:space="preserve"> </w:t>
      </w:r>
    </w:p>
    <w:p w14:paraId="77A04BB3" w14:textId="1DB1DF03"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obtained and verified at least 2 (two) trade references for each </w:t>
      </w:r>
      <w:del w:id="94" w:author="stuart wolstenholme" w:date="2026-05-29T12:34:00Z" w16du:dateUtc="2026-05-29T11:34:00Z">
        <w:r w:rsidRPr="0022764C" w:rsidDel="00BB79CB">
          <w:rPr>
            <w:rFonts w:eastAsia="MS Mincho"/>
            <w:iCs/>
          </w:rPr>
          <w:delText>third party</w:delText>
        </w:r>
      </w:del>
      <w:ins w:id="95" w:author="stuart wolstenholme" w:date="2026-05-29T12:34:00Z" w16du:dateUtc="2026-05-29T11:34:00Z">
        <w:r w:rsidR="00BB79CB" w:rsidRPr="0022764C">
          <w:rPr>
            <w:rFonts w:eastAsia="MS Mincho"/>
            <w:iCs/>
          </w:rPr>
          <w:t>third-party</w:t>
        </w:r>
      </w:ins>
      <w:r w:rsidRPr="0022764C">
        <w:rPr>
          <w:rFonts w:eastAsia="MS Mincho"/>
          <w:iCs/>
        </w:rPr>
        <w:t xml:space="preserve"> hirer; and</w:t>
      </w:r>
    </w:p>
    <w:p w14:paraId="5B850005" w14:textId="00336C39"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retained a copy of the third party’s letterhead and a copy of at least 2 (two) utility bills for the </w:t>
      </w:r>
      <w:del w:id="96" w:author="stuart wolstenholme" w:date="2026-05-29T12:34:00Z" w16du:dateUtc="2026-05-29T11:34:00Z">
        <w:r w:rsidRPr="0022764C" w:rsidDel="00BB79CB">
          <w:rPr>
            <w:rFonts w:eastAsia="MS Mincho"/>
            <w:iCs/>
          </w:rPr>
          <w:delText>third party</w:delText>
        </w:r>
      </w:del>
      <w:ins w:id="97" w:author="stuart wolstenholme" w:date="2026-05-29T12:34:00Z" w16du:dateUtc="2026-05-29T11:34:00Z">
        <w:r w:rsidR="00BB79CB" w:rsidRPr="0022764C">
          <w:rPr>
            <w:rFonts w:eastAsia="MS Mincho"/>
            <w:iCs/>
          </w:rPr>
          <w:t>third-party</w:t>
        </w:r>
      </w:ins>
      <w:r w:rsidRPr="0022764C">
        <w:rPr>
          <w:rFonts w:eastAsia="MS Mincho"/>
          <w:iCs/>
        </w:rPr>
        <w:t xml:space="preserve"> hirer relating to the same premises; and</w:t>
      </w:r>
    </w:p>
    <w:p w14:paraId="185EB289" w14:textId="4D062614"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retained a copy of the credit card details of the </w:t>
      </w:r>
      <w:del w:id="98" w:author="stuart wolstenholme" w:date="2026-05-29T12:34:00Z" w16du:dateUtc="2026-05-29T11:34:00Z">
        <w:r w:rsidRPr="0022764C" w:rsidDel="00BB79CB">
          <w:rPr>
            <w:rFonts w:eastAsia="MS Mincho"/>
            <w:iCs/>
          </w:rPr>
          <w:delText>third party</w:delText>
        </w:r>
      </w:del>
      <w:ins w:id="99" w:author="stuart wolstenholme" w:date="2026-05-29T12:34:00Z" w16du:dateUtc="2026-05-29T11:34:00Z">
        <w:r w:rsidR="00BB79CB" w:rsidRPr="0022764C">
          <w:rPr>
            <w:rFonts w:eastAsia="MS Mincho"/>
            <w:iCs/>
          </w:rPr>
          <w:t>third-party</w:t>
        </w:r>
      </w:ins>
      <w:r w:rsidRPr="0022764C">
        <w:rPr>
          <w:rFonts w:eastAsia="MS Mincho"/>
          <w:iCs/>
        </w:rPr>
        <w:t xml:space="preserve"> hirer; and</w:t>
      </w:r>
    </w:p>
    <w:p w14:paraId="03F3E8C5" w14:textId="1FF53593"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only allowed the actual </w:t>
      </w:r>
      <w:del w:id="100" w:author="stuart wolstenholme" w:date="2026-05-29T12:34:00Z" w16du:dateUtc="2026-05-29T11:34:00Z">
        <w:r w:rsidRPr="0022764C" w:rsidDel="00BB79CB">
          <w:rPr>
            <w:rFonts w:eastAsia="MS Mincho"/>
            <w:iCs/>
          </w:rPr>
          <w:delText>third party</w:delText>
        </w:r>
      </w:del>
      <w:ins w:id="101" w:author="stuart wolstenholme" w:date="2026-05-29T12:34:00Z" w16du:dateUtc="2026-05-29T11:34:00Z">
        <w:r w:rsidR="00BB79CB" w:rsidRPr="0022764C">
          <w:rPr>
            <w:rFonts w:eastAsia="MS Mincho"/>
            <w:iCs/>
          </w:rPr>
          <w:t>third-party</w:t>
        </w:r>
      </w:ins>
      <w:r w:rsidRPr="0022764C">
        <w:rPr>
          <w:rFonts w:eastAsia="MS Mincho"/>
          <w:iCs/>
        </w:rPr>
        <w:t xml:space="preserve"> hiring company to collect the hired out Technical Equipment and has upon collection taken a copy of the </w:t>
      </w:r>
      <w:del w:id="102" w:author="stuart wolstenholme" w:date="2026-05-29T12:34:00Z" w16du:dateUtc="2026-05-29T11:34:00Z">
        <w:r w:rsidRPr="0022764C" w:rsidDel="00BB79CB">
          <w:rPr>
            <w:rFonts w:eastAsia="MS Mincho"/>
            <w:iCs/>
          </w:rPr>
          <w:delText>third party</w:delText>
        </w:r>
      </w:del>
      <w:ins w:id="103" w:author="stuart wolstenholme" w:date="2026-05-29T12:34:00Z" w16du:dateUtc="2026-05-29T11:34:00Z">
        <w:r w:rsidR="00BB79CB" w:rsidRPr="0022764C">
          <w:rPr>
            <w:rFonts w:eastAsia="MS Mincho"/>
            <w:iCs/>
          </w:rPr>
          <w:t>third-party</w:t>
        </w:r>
      </w:ins>
      <w:r w:rsidRPr="0022764C">
        <w:rPr>
          <w:rFonts w:eastAsia="MS Mincho"/>
          <w:iCs/>
        </w:rPr>
        <w:t xml:space="preserve"> hirer’s identification and have also taken their photograph.</w:t>
      </w:r>
    </w:p>
    <w:p w14:paraId="3F358D7B" w14:textId="77777777" w:rsidR="00C07262" w:rsidRPr="0022764C" w:rsidRDefault="004A758F" w:rsidP="00662A63">
      <w:pPr>
        <w:pStyle w:val="Heading3"/>
        <w:numPr>
          <w:ilvl w:val="0"/>
          <w:numId w:val="135"/>
        </w:numPr>
        <w:ind w:left="454" w:hanging="454"/>
      </w:pPr>
      <w:r w:rsidRPr="0022764C">
        <w:t xml:space="preserve">Amended Property in Unattended Vehicle Condition </w:t>
      </w:r>
    </w:p>
    <w:p w14:paraId="04817F34" w14:textId="79F24B54" w:rsidR="00C07262" w:rsidRPr="0022764C" w:rsidRDefault="004A758F">
      <w:pPr>
        <w:pStyle w:val="BodyText"/>
      </w:pPr>
      <w:r w:rsidRPr="0022764C">
        <w:t xml:space="preserve">(If shown in the </w:t>
      </w:r>
      <w:r w:rsidRPr="0022764C">
        <w:rPr>
          <w:b/>
          <w:bCs/>
        </w:rPr>
        <w:t>Schedule</w:t>
      </w:r>
      <w:r w:rsidRPr="0022764C">
        <w:t xml:space="preserve"> as applicable, this Condition replaces the default </w:t>
      </w:r>
      <w:r w:rsidRPr="0022764C">
        <w:rPr>
          <w:bCs/>
        </w:rPr>
        <w:t>Property in Unattended</w:t>
      </w:r>
      <w:r w:rsidRPr="0022764C">
        <w:rPr>
          <w:b/>
        </w:rPr>
        <w:t xml:space="preserve"> </w:t>
      </w:r>
      <w:r w:rsidRPr="0022764C">
        <w:rPr>
          <w:bCs/>
        </w:rPr>
        <w:t>Vehicle Condition</w:t>
      </w:r>
      <w:r w:rsidRPr="0022764C">
        <w:rPr>
          <w:b/>
        </w:rPr>
        <w:t xml:space="preserve"> </w:t>
      </w:r>
      <w:r w:rsidRPr="0022764C">
        <w:t>below)</w:t>
      </w:r>
    </w:p>
    <w:p w14:paraId="76F9A75C" w14:textId="1C616495" w:rsidR="00C07262" w:rsidRPr="0022764C" w:rsidRDefault="004A758F">
      <w:pPr>
        <w:pStyle w:val="BodyText"/>
      </w:pPr>
      <w:r w:rsidRPr="0022764C">
        <w:lastRenderedPageBreak/>
        <w:t xml:space="preserve">It is a Condition Precedent to liability under this </w:t>
      </w:r>
      <w:r w:rsidRPr="0022764C">
        <w:rPr>
          <w:b/>
        </w:rPr>
        <w:t>Policy</w:t>
      </w:r>
      <w:r w:rsidRPr="0022764C">
        <w:t xml:space="preserve"> that in respect of Property Insured whilst contained in an unattended road vehicle that:</w:t>
      </w:r>
    </w:p>
    <w:p w14:paraId="62965A79" w14:textId="77777777" w:rsidR="00C07262" w:rsidRPr="0022764C" w:rsidRDefault="004A758F" w:rsidP="00662A63">
      <w:pPr>
        <w:pStyle w:val="BodyText"/>
        <w:numPr>
          <w:ilvl w:val="0"/>
          <w:numId w:val="141"/>
        </w:numPr>
        <w:ind w:left="454" w:hanging="454"/>
      </w:pPr>
      <w:r w:rsidRPr="0022764C">
        <w:t>all doors, windows and other openings are fully closed and locked whenever the conveying vehicle is left unattended and any property concealed from view wherever possible;</w:t>
      </w:r>
    </w:p>
    <w:p w14:paraId="3D19BD15" w14:textId="77777777" w:rsidR="00C07262" w:rsidRPr="0022764C" w:rsidRDefault="004A758F" w:rsidP="00662A63">
      <w:pPr>
        <w:pStyle w:val="BodyText"/>
        <w:numPr>
          <w:ilvl w:val="0"/>
          <w:numId w:val="141"/>
        </w:numPr>
        <w:ind w:left="454" w:hanging="454"/>
      </w:pPr>
      <w:r w:rsidRPr="0022764C">
        <w:t>between the hours of 21:00 and 06:00 unless the conveying vehicle is on Location it will be:</w:t>
      </w:r>
    </w:p>
    <w:p w14:paraId="1F77A267" w14:textId="77777777" w:rsidR="00C07262" w:rsidRPr="0022764C" w:rsidRDefault="004A758F" w:rsidP="00662A63">
      <w:pPr>
        <w:pStyle w:val="BodyText"/>
        <w:numPr>
          <w:ilvl w:val="6"/>
          <w:numId w:val="142"/>
        </w:numPr>
        <w:ind w:left="908" w:hanging="454"/>
      </w:pPr>
      <w:r w:rsidRPr="0022764C">
        <w:t>fully alarmed and the alarm placed in full and effective operation, or</w:t>
      </w:r>
    </w:p>
    <w:p w14:paraId="4B9DFFBE" w14:textId="77777777" w:rsidR="00C07262" w:rsidRPr="0022764C" w:rsidRDefault="004A758F" w:rsidP="00662A63">
      <w:pPr>
        <w:pStyle w:val="BodyText"/>
        <w:numPr>
          <w:ilvl w:val="6"/>
          <w:numId w:val="142"/>
        </w:numPr>
        <w:ind w:left="908" w:hanging="454"/>
      </w:pPr>
      <w:r w:rsidRPr="0022764C">
        <w:t>kept in a locked garage or building or secure compound.</w:t>
      </w:r>
    </w:p>
    <w:p w14:paraId="0768E9F4" w14:textId="6F57A442" w:rsidR="00C07262" w:rsidRPr="0022764C" w:rsidRDefault="004A758F">
      <w:pPr>
        <w:pStyle w:val="Heading1"/>
        <w:rPr>
          <w:sz w:val="20"/>
        </w:rPr>
      </w:pPr>
      <w:r w:rsidRPr="0022764C">
        <w:t>Conditions</w:t>
      </w:r>
      <w:r w:rsidRPr="0022764C">
        <w:rPr>
          <w:sz w:val="20"/>
        </w:rPr>
        <w:t xml:space="preserve"> </w:t>
      </w:r>
    </w:p>
    <w:p w14:paraId="5EE3E585" w14:textId="77777777" w:rsidR="00C07262" w:rsidRPr="0022764C" w:rsidRDefault="004A758F">
      <w:pPr>
        <w:pStyle w:val="Heading3"/>
      </w:pPr>
      <w:r w:rsidRPr="0022764C">
        <w:t>Average</w:t>
      </w:r>
    </w:p>
    <w:p w14:paraId="67E8FBC7" w14:textId="77777777" w:rsidR="00C07262" w:rsidRPr="0022764C" w:rsidRDefault="004A758F">
      <w:pPr>
        <w:pStyle w:val="BodyText"/>
      </w:pPr>
      <w:r w:rsidRPr="0022764C">
        <w:t xml:space="preserve">The </w:t>
      </w:r>
      <w:r w:rsidRPr="0022764C">
        <w:rPr>
          <w:b/>
          <w:bCs/>
        </w:rPr>
        <w:t>Sum Insured</w:t>
      </w:r>
      <w:r w:rsidRPr="0022764C">
        <w:t xml:space="preserve"> by each item of this </w:t>
      </w:r>
      <w:r w:rsidRPr="0022764C">
        <w:rPr>
          <w:b/>
          <w:bCs/>
        </w:rPr>
        <w:t>Section</w:t>
      </w:r>
      <w:r w:rsidRPr="0022764C">
        <w:t>, other than Optional Extension - Hired-in Property, is declared to be separately subject to Average.</w:t>
      </w:r>
    </w:p>
    <w:p w14:paraId="700FE0AD" w14:textId="77777777" w:rsidR="00C07262" w:rsidRPr="0022764C" w:rsidRDefault="004A758F">
      <w:pPr>
        <w:pStyle w:val="Heading3"/>
      </w:pPr>
      <w:r w:rsidRPr="0022764C">
        <w:t xml:space="preserve">Property in Unattended Vehicle Condition </w:t>
      </w:r>
    </w:p>
    <w:p w14:paraId="2C2B2F74" w14:textId="77777777" w:rsidR="00C07262" w:rsidRPr="0022764C" w:rsidRDefault="004A758F">
      <w:pPr>
        <w:pStyle w:val="BodyText"/>
      </w:pPr>
      <w:r w:rsidRPr="0022764C">
        <w:t xml:space="preserve">It is a condition precedent to liability under this </w:t>
      </w:r>
      <w:r w:rsidRPr="0022764C">
        <w:rPr>
          <w:b/>
        </w:rPr>
        <w:t>Policy</w:t>
      </w:r>
      <w:r w:rsidRPr="0022764C">
        <w:t xml:space="preserve"> that in respect of Property Insured whilst contained in an unattended road vehicle:</w:t>
      </w:r>
    </w:p>
    <w:p w14:paraId="0FC8507B" w14:textId="77777777" w:rsidR="00C07262" w:rsidRPr="0022764C" w:rsidRDefault="004A758F" w:rsidP="00662A63">
      <w:pPr>
        <w:pStyle w:val="BodyText"/>
        <w:numPr>
          <w:ilvl w:val="0"/>
          <w:numId w:val="146"/>
        </w:numPr>
        <w:ind w:left="454" w:hanging="454"/>
      </w:pPr>
      <w:r w:rsidRPr="0022764C">
        <w:t>all doors, windows and other openings are fully closed and locked and, unless the vehicle is a van or is fitted with a cage, that the Property Insured is situated in an enclosed luggage compartment capable of concealing the Property Insured from view;</w:t>
      </w:r>
    </w:p>
    <w:p w14:paraId="12C44246" w14:textId="77777777" w:rsidR="00C07262" w:rsidRPr="0022764C" w:rsidRDefault="004A758F">
      <w:pPr>
        <w:pStyle w:val="BodyText"/>
        <w:ind w:left="454"/>
      </w:pPr>
      <w:r w:rsidRPr="0022764C">
        <w:t>and</w:t>
      </w:r>
    </w:p>
    <w:p w14:paraId="0E2F24C4" w14:textId="77777777" w:rsidR="00C07262" w:rsidRPr="0022764C" w:rsidRDefault="004A758F" w:rsidP="00662A63">
      <w:pPr>
        <w:pStyle w:val="BodyText"/>
        <w:numPr>
          <w:ilvl w:val="0"/>
          <w:numId w:val="146"/>
        </w:numPr>
        <w:ind w:left="454" w:hanging="454"/>
      </w:pPr>
      <w:r w:rsidRPr="0022764C">
        <w:t>between the hours of 21:00 and 06:00 unless the vehicle is on Location it shall be:</w:t>
      </w:r>
    </w:p>
    <w:p w14:paraId="41A2228F" w14:textId="77777777" w:rsidR="00C07262" w:rsidRPr="0022764C" w:rsidRDefault="004A758F" w:rsidP="00662A63">
      <w:pPr>
        <w:pStyle w:val="BodyText"/>
        <w:numPr>
          <w:ilvl w:val="0"/>
          <w:numId w:val="147"/>
        </w:numPr>
        <w:ind w:left="908" w:hanging="454"/>
      </w:pPr>
      <w:r w:rsidRPr="0022764C">
        <w:t>fully alarmed and the alarm placed in full and effective operation; and</w:t>
      </w:r>
    </w:p>
    <w:p w14:paraId="04149A00" w14:textId="77777777" w:rsidR="00C07262" w:rsidRPr="0022764C" w:rsidRDefault="004A758F" w:rsidP="00662A63">
      <w:pPr>
        <w:pStyle w:val="BodyText"/>
        <w:numPr>
          <w:ilvl w:val="0"/>
          <w:numId w:val="147"/>
        </w:numPr>
        <w:ind w:left="908" w:hanging="454"/>
      </w:pPr>
      <w:r w:rsidRPr="0022764C">
        <w:t>kept in a locked garage or building or security compound.</w:t>
      </w:r>
    </w:p>
    <w:p w14:paraId="2564A182" w14:textId="77777777" w:rsidR="00C07262" w:rsidRPr="0022764C" w:rsidRDefault="004A758F">
      <w:pPr>
        <w:pStyle w:val="Heading3"/>
      </w:pPr>
      <w:r w:rsidRPr="0022764C">
        <w:t>Technical Equipment Hired Out</w:t>
      </w:r>
    </w:p>
    <w:p w14:paraId="2094B1D9" w14:textId="77777777" w:rsidR="00C07262" w:rsidRPr="0022764C" w:rsidRDefault="004A758F">
      <w:pPr>
        <w:pStyle w:val="BodyText"/>
      </w:pPr>
      <w:r w:rsidRPr="0022764C">
        <w:t xml:space="preserve">It is a condition precedent to liability under this </w:t>
      </w:r>
      <w:r w:rsidRPr="0022764C">
        <w:rPr>
          <w:b/>
        </w:rPr>
        <w:t>Policy</w:t>
      </w:r>
      <w:r w:rsidRPr="0022764C">
        <w:t xml:space="preserve"> that in the circumstances where Technical Equipment is hired out to a third party by the </w:t>
      </w:r>
      <w:r w:rsidRPr="0022764C">
        <w:rPr>
          <w:b/>
        </w:rPr>
        <w:t>Insured</w:t>
      </w:r>
      <w:r w:rsidRPr="0022764C">
        <w:t xml:space="preserve"> without such Technical Equipment being accompanied by the </w:t>
      </w:r>
      <w:r w:rsidRPr="0022764C">
        <w:rPr>
          <w:b/>
        </w:rPr>
        <w:t>Insured</w:t>
      </w:r>
      <w:r w:rsidRPr="0022764C">
        <w:t xml:space="preserve"> or an </w:t>
      </w:r>
      <w:r w:rsidRPr="0022764C">
        <w:rPr>
          <w:b/>
        </w:rPr>
        <w:t>Employee</w:t>
      </w:r>
      <w:r w:rsidRPr="0022764C">
        <w:t xml:space="preserve"> of the </w:t>
      </w:r>
      <w:r w:rsidRPr="0022764C">
        <w:rPr>
          <w:b/>
        </w:rPr>
        <w:t>Insured</w:t>
      </w:r>
      <w:r w:rsidRPr="0022764C">
        <w:t xml:space="preserve"> then a signed hiring agreement:</w:t>
      </w:r>
    </w:p>
    <w:p w14:paraId="03779F76" w14:textId="6F0B8BB9" w:rsidR="00C07262" w:rsidRPr="0022764C" w:rsidRDefault="004A758F" w:rsidP="00662A63">
      <w:pPr>
        <w:pStyle w:val="BodyText"/>
        <w:numPr>
          <w:ilvl w:val="2"/>
          <w:numId w:val="145"/>
        </w:numPr>
        <w:ind w:left="454" w:hanging="454"/>
      </w:pPr>
      <w:r w:rsidRPr="0022764C">
        <w:t xml:space="preserve">holding the </w:t>
      </w:r>
      <w:del w:id="104" w:author="stuart wolstenholme" w:date="2026-05-29T12:34:00Z" w16du:dateUtc="2026-05-29T11:34:00Z">
        <w:r w:rsidRPr="0022764C" w:rsidDel="00BB79CB">
          <w:delText>third party</w:delText>
        </w:r>
      </w:del>
      <w:ins w:id="105" w:author="stuart wolstenholme" w:date="2026-05-29T12:34:00Z" w16du:dateUtc="2026-05-29T11:34:00Z">
        <w:r w:rsidR="00BB79CB" w:rsidRPr="0022764C">
          <w:t>third-party</w:t>
        </w:r>
      </w:ins>
      <w:r w:rsidRPr="0022764C">
        <w:t xml:space="preserve"> hirer responsible for </w:t>
      </w:r>
      <w:r w:rsidRPr="0022764C">
        <w:rPr>
          <w:b/>
        </w:rPr>
        <w:t xml:space="preserve">Damage </w:t>
      </w:r>
      <w:r w:rsidRPr="0022764C">
        <w:t xml:space="preserve">caused to such </w:t>
      </w:r>
      <w:r w:rsidRPr="0022764C">
        <w:rPr>
          <w:b/>
        </w:rPr>
        <w:t>Technical Equipment</w:t>
      </w:r>
      <w:r w:rsidRPr="0022764C">
        <w:t xml:space="preserve">; and </w:t>
      </w:r>
    </w:p>
    <w:p w14:paraId="1F2D2C3D" w14:textId="6C0AF2D8" w:rsidR="00C07262" w:rsidRPr="0022764C" w:rsidRDefault="004A758F" w:rsidP="00662A63">
      <w:pPr>
        <w:pStyle w:val="BodyText"/>
        <w:numPr>
          <w:ilvl w:val="2"/>
          <w:numId w:val="145"/>
        </w:numPr>
        <w:ind w:left="454" w:hanging="454"/>
      </w:pPr>
      <w:r w:rsidRPr="0022764C">
        <w:t xml:space="preserve">showing that the </w:t>
      </w:r>
      <w:del w:id="106" w:author="stuart wolstenholme" w:date="2026-05-29T12:34:00Z" w16du:dateUtc="2026-05-29T11:34:00Z">
        <w:r w:rsidRPr="0022764C" w:rsidDel="00BB79CB">
          <w:delText>third party</w:delText>
        </w:r>
      </w:del>
      <w:ins w:id="107" w:author="stuart wolstenholme" w:date="2026-05-29T12:34:00Z" w16du:dateUtc="2026-05-29T11:34:00Z">
        <w:r w:rsidR="00BB79CB" w:rsidRPr="0022764C">
          <w:t>third-party</w:t>
        </w:r>
      </w:ins>
      <w:r w:rsidRPr="0022764C">
        <w:t xml:space="preserve"> hirer will indemnify the </w:t>
      </w:r>
      <w:r w:rsidRPr="0022764C">
        <w:rPr>
          <w:b/>
        </w:rPr>
        <w:t>Insured</w:t>
      </w:r>
      <w:r w:rsidRPr="0022764C">
        <w:t>;</w:t>
      </w:r>
    </w:p>
    <w:p w14:paraId="2306E6BF" w14:textId="77777777" w:rsidR="00C07262" w:rsidRPr="0022764C" w:rsidRDefault="004A758F">
      <w:pPr>
        <w:pStyle w:val="BodyText"/>
      </w:pPr>
      <w:r w:rsidRPr="0022764C">
        <w:t xml:space="preserve">must be obtained by the </w:t>
      </w:r>
      <w:r w:rsidRPr="0022764C">
        <w:rPr>
          <w:b/>
        </w:rPr>
        <w:t>Insured</w:t>
      </w:r>
      <w:r w:rsidRPr="0022764C">
        <w:t>.</w:t>
      </w:r>
    </w:p>
    <w:p w14:paraId="5ACEE4E8" w14:textId="77777777" w:rsidR="00C07262" w:rsidRPr="0022764C" w:rsidRDefault="004A758F">
      <w:pPr>
        <w:pStyle w:val="Heading3"/>
      </w:pPr>
      <w:r w:rsidRPr="0022764C">
        <w:t>Technical Equipment Hired In</w:t>
      </w:r>
    </w:p>
    <w:p w14:paraId="4E3088F9" w14:textId="386ABD94" w:rsidR="00C07262" w:rsidRPr="0022764C" w:rsidRDefault="004A758F">
      <w:pPr>
        <w:pStyle w:val="BodyText"/>
      </w:pPr>
      <w:r w:rsidRPr="0022764C">
        <w:t xml:space="preserve">It is a condition precedent to liability under this </w:t>
      </w:r>
      <w:r w:rsidRPr="0022764C">
        <w:rPr>
          <w:b/>
        </w:rPr>
        <w:t>Policy</w:t>
      </w:r>
      <w:r w:rsidRPr="0022764C">
        <w:t xml:space="preserve"> that in the circumstances where Technical Equipment is hired in by the </w:t>
      </w:r>
      <w:r w:rsidRPr="0022764C">
        <w:rPr>
          <w:b/>
          <w:bCs/>
        </w:rPr>
        <w:t>Insured</w:t>
      </w:r>
      <w:r w:rsidRPr="0022764C">
        <w:t xml:space="preserve"> from a third party, to be used at a </w:t>
      </w:r>
      <w:del w:id="108" w:author="stuart wolstenholme" w:date="2026-05-29T12:34:00Z" w16du:dateUtc="2026-05-29T11:34:00Z">
        <w:r w:rsidRPr="0022764C" w:rsidDel="00BB79CB">
          <w:delText>third party</w:delText>
        </w:r>
      </w:del>
      <w:ins w:id="109" w:author="stuart wolstenholme" w:date="2026-05-29T12:34:00Z" w16du:dateUtc="2026-05-29T11:34:00Z">
        <w:r w:rsidR="00BB79CB" w:rsidRPr="0022764C">
          <w:t>third-party</w:t>
        </w:r>
      </w:ins>
      <w:r w:rsidRPr="0022764C">
        <w:t xml:space="preserve"> Location that:</w:t>
      </w:r>
    </w:p>
    <w:p w14:paraId="3703997D" w14:textId="77777777" w:rsidR="00C07262" w:rsidRPr="0022764C" w:rsidRDefault="004A758F" w:rsidP="00662A63">
      <w:pPr>
        <w:pStyle w:val="BodyText"/>
        <w:numPr>
          <w:ilvl w:val="2"/>
          <w:numId w:val="144"/>
        </w:numPr>
        <w:ind w:left="454" w:hanging="454"/>
        <w:rPr>
          <w:b/>
        </w:rPr>
      </w:pPr>
      <w:r w:rsidRPr="0022764C">
        <w:t xml:space="preserve">a written inventory or checklist accepting responsibility for all Technical Equipment hired in, is in place and signed by the </w:t>
      </w:r>
      <w:r w:rsidRPr="0022764C">
        <w:rPr>
          <w:b/>
        </w:rPr>
        <w:t xml:space="preserve">Insured </w:t>
      </w:r>
      <w:r w:rsidRPr="0022764C">
        <w:t>upon delivery or receipt; and</w:t>
      </w:r>
      <w:r w:rsidRPr="0022764C">
        <w:rPr>
          <w:b/>
        </w:rPr>
        <w:t xml:space="preserve"> </w:t>
      </w:r>
    </w:p>
    <w:p w14:paraId="202432DE" w14:textId="77777777" w:rsidR="00C07262" w:rsidRPr="0022764C" w:rsidRDefault="004A758F" w:rsidP="00662A63">
      <w:pPr>
        <w:pStyle w:val="BodyText"/>
        <w:numPr>
          <w:ilvl w:val="2"/>
          <w:numId w:val="144"/>
        </w:numPr>
        <w:ind w:left="454" w:hanging="454"/>
        <w:rPr>
          <w:b/>
        </w:rPr>
      </w:pPr>
      <w:r w:rsidRPr="0022764C">
        <w:t xml:space="preserve">a full inventory must be taken and signed by a representative of the </w:t>
      </w:r>
      <w:r w:rsidRPr="0022764C">
        <w:rPr>
          <w:b/>
        </w:rPr>
        <w:t>Insured</w:t>
      </w:r>
      <w:r w:rsidRPr="0022764C">
        <w:t xml:space="preserve"> prior to leaving the Location or contract site and before return or collection by the hire company.</w:t>
      </w:r>
    </w:p>
    <w:p w14:paraId="27C03C0D" w14:textId="77777777" w:rsidR="00C07262" w:rsidRPr="0022764C" w:rsidRDefault="004A758F">
      <w:pPr>
        <w:pStyle w:val="Heading1"/>
        <w:rPr>
          <w:iCs/>
          <w:sz w:val="20"/>
        </w:rPr>
      </w:pPr>
      <w:r w:rsidRPr="0022764C">
        <w:t>Exclusions</w:t>
      </w:r>
    </w:p>
    <w:p w14:paraId="14CC8A8E" w14:textId="77777777" w:rsidR="00C07262" w:rsidRPr="0022764C" w:rsidRDefault="004A758F">
      <w:pPr>
        <w:pStyle w:val="Heading3"/>
      </w:pPr>
      <w:r w:rsidRPr="0022764C">
        <w:t xml:space="preserve">Exclusions applicable to Technical Equipment </w:t>
      </w:r>
    </w:p>
    <w:p w14:paraId="05EC162C" w14:textId="77777777" w:rsidR="00C07262" w:rsidRPr="0022764C" w:rsidRDefault="004A758F">
      <w:pPr>
        <w:pStyle w:val="BodyText"/>
      </w:pPr>
      <w:r w:rsidRPr="0022764C">
        <w:t xml:space="preserve">This </w:t>
      </w:r>
      <w:r w:rsidRPr="0022764C">
        <w:rPr>
          <w:b/>
        </w:rPr>
        <w:t>Section</w:t>
      </w:r>
      <w:r w:rsidRPr="0022764C">
        <w:t xml:space="preserve"> does not cover:</w:t>
      </w:r>
    </w:p>
    <w:p w14:paraId="4D1B4C62" w14:textId="77777777" w:rsidR="00C07262" w:rsidRPr="0022764C" w:rsidRDefault="004A758F" w:rsidP="00662A63">
      <w:pPr>
        <w:pStyle w:val="BodyText"/>
        <w:numPr>
          <w:ilvl w:val="3"/>
          <w:numId w:val="148"/>
        </w:numPr>
        <w:ind w:left="454" w:hanging="454"/>
      </w:pPr>
      <w:r w:rsidRPr="0022764C">
        <w:t xml:space="preserve">loss of use of the Property Insured or any other </w:t>
      </w:r>
      <w:r w:rsidRPr="0022764C">
        <w:rPr>
          <w:b/>
        </w:rPr>
        <w:t>Consequential Loss</w:t>
      </w:r>
      <w:r w:rsidRPr="0022764C">
        <w:t xml:space="preserve"> unless more specifically insured by this Section;</w:t>
      </w:r>
    </w:p>
    <w:p w14:paraId="2B4E207F" w14:textId="77777777" w:rsidR="00C07262" w:rsidRPr="0022764C" w:rsidRDefault="004A758F" w:rsidP="00662A63">
      <w:pPr>
        <w:pStyle w:val="BodyText"/>
        <w:numPr>
          <w:ilvl w:val="3"/>
          <w:numId w:val="148"/>
        </w:numPr>
        <w:ind w:left="454" w:hanging="454"/>
      </w:pPr>
      <w:r w:rsidRPr="0022764C">
        <w:rPr>
          <w:b/>
          <w:bCs/>
        </w:rPr>
        <w:t>Damage</w:t>
      </w:r>
      <w:r w:rsidRPr="0022764C">
        <w:t xml:space="preserve"> to:</w:t>
      </w:r>
    </w:p>
    <w:p w14:paraId="6F417A41" w14:textId="77777777" w:rsidR="00C07262" w:rsidRPr="0022764C" w:rsidRDefault="004A758F" w:rsidP="00662A63">
      <w:pPr>
        <w:pStyle w:val="BodyText"/>
        <w:numPr>
          <w:ilvl w:val="0"/>
          <w:numId w:val="150"/>
        </w:numPr>
        <w:ind w:left="908" w:hanging="454"/>
      </w:pPr>
      <w:r w:rsidRPr="0022764C">
        <w:t xml:space="preserve">light sources and other expendable parts unless accompanied by other </w:t>
      </w:r>
      <w:r w:rsidRPr="0022764C">
        <w:rPr>
          <w:b/>
        </w:rPr>
        <w:t>Damage</w:t>
      </w:r>
      <w:r w:rsidRPr="0022764C">
        <w:t xml:space="preserve"> insured hereby;</w:t>
      </w:r>
    </w:p>
    <w:p w14:paraId="3DFC12D0" w14:textId="77777777" w:rsidR="00C07262" w:rsidRPr="0022764C" w:rsidRDefault="004A758F" w:rsidP="00662A63">
      <w:pPr>
        <w:pStyle w:val="BodyText"/>
        <w:numPr>
          <w:ilvl w:val="0"/>
          <w:numId w:val="150"/>
        </w:numPr>
        <w:ind w:left="908" w:hanging="454"/>
      </w:pPr>
      <w:r w:rsidRPr="0022764C">
        <w:t>film, video and sound recording tape whilst contained within any camera, sound or video recording equipment or whilst undergoing any form of processing;</w:t>
      </w:r>
    </w:p>
    <w:p w14:paraId="0A6A9181" w14:textId="77777777" w:rsidR="00C07262" w:rsidRPr="0022764C" w:rsidRDefault="004A758F" w:rsidP="00662A63">
      <w:pPr>
        <w:pStyle w:val="BodyText"/>
        <w:numPr>
          <w:ilvl w:val="0"/>
          <w:numId w:val="150"/>
        </w:numPr>
        <w:ind w:left="908" w:hanging="454"/>
      </w:pPr>
      <w:r w:rsidRPr="0022764C">
        <w:t xml:space="preserve">film, video and sound recording tape which suffers </w:t>
      </w:r>
      <w:r w:rsidRPr="0022764C">
        <w:rPr>
          <w:b/>
        </w:rPr>
        <w:t>Damage</w:t>
      </w:r>
      <w:r w:rsidRPr="0022764C">
        <w:t xml:space="preserve"> at custom points as a result of exposure by surveillance machines;</w:t>
      </w:r>
    </w:p>
    <w:p w14:paraId="355CB078" w14:textId="77777777" w:rsidR="00C07262" w:rsidRPr="0022764C" w:rsidRDefault="004A758F" w:rsidP="00662A63">
      <w:pPr>
        <w:pStyle w:val="BodyText"/>
        <w:numPr>
          <w:ilvl w:val="3"/>
          <w:numId w:val="148"/>
        </w:numPr>
        <w:ind w:left="454" w:hanging="454"/>
      </w:pPr>
      <w:r w:rsidRPr="0022764C">
        <w:rPr>
          <w:b/>
        </w:rPr>
        <w:t>Damage</w:t>
      </w:r>
      <w:r w:rsidRPr="0022764C">
        <w:t xml:space="preserve"> caused by insufficiency or the unsuitability of packing or preparation of the Property Insured;</w:t>
      </w:r>
    </w:p>
    <w:p w14:paraId="3FEAC4AF" w14:textId="77777777" w:rsidR="00C07262" w:rsidRPr="0022764C" w:rsidRDefault="004A758F" w:rsidP="00662A63">
      <w:pPr>
        <w:pStyle w:val="BodyText"/>
        <w:numPr>
          <w:ilvl w:val="3"/>
          <w:numId w:val="148"/>
        </w:numPr>
        <w:ind w:left="454" w:hanging="454"/>
      </w:pPr>
      <w:r w:rsidRPr="0022764C">
        <w:rPr>
          <w:b/>
        </w:rPr>
        <w:t>Damage</w:t>
      </w:r>
      <w:r w:rsidRPr="0022764C">
        <w:t xml:space="preserve"> recoverable under any guarantee or maintenance, rental, hire or lease agreement;</w:t>
      </w:r>
    </w:p>
    <w:p w14:paraId="2C88464A" w14:textId="77777777" w:rsidR="00C07262" w:rsidRPr="0022764C" w:rsidRDefault="004A758F" w:rsidP="00662A63">
      <w:pPr>
        <w:pStyle w:val="BodyText"/>
        <w:numPr>
          <w:ilvl w:val="3"/>
          <w:numId w:val="148"/>
        </w:numPr>
        <w:ind w:left="454" w:hanging="454"/>
      </w:pPr>
      <w:r w:rsidRPr="0022764C">
        <w:rPr>
          <w:b/>
        </w:rPr>
        <w:t>Damage</w:t>
      </w:r>
      <w:r w:rsidRPr="0022764C">
        <w:t xml:space="preserve"> caused by: </w:t>
      </w:r>
    </w:p>
    <w:p w14:paraId="02FD6120" w14:textId="17459F95" w:rsidR="00C07262" w:rsidRPr="0022764C" w:rsidRDefault="004A758F" w:rsidP="00662A63">
      <w:pPr>
        <w:pStyle w:val="BodyText"/>
        <w:numPr>
          <w:ilvl w:val="0"/>
          <w:numId w:val="149"/>
        </w:numPr>
        <w:ind w:left="908" w:hanging="454"/>
      </w:pPr>
      <w:r w:rsidRPr="0022764C">
        <w:t xml:space="preserve">the intentional act or </w:t>
      </w:r>
      <w:del w:id="110" w:author="stuart wolstenholme" w:date="2026-05-29T12:34:00Z" w16du:dateUtc="2026-05-29T11:34:00Z">
        <w:r w:rsidRPr="0022764C" w:rsidDel="00BB79CB">
          <w:delText>willful</w:delText>
        </w:r>
      </w:del>
      <w:ins w:id="111" w:author="stuart wolstenholme" w:date="2026-05-29T12:34:00Z" w16du:dateUtc="2026-05-29T11:34:00Z">
        <w:r w:rsidR="00BB79CB" w:rsidRPr="0022764C">
          <w:t>wilful</w:t>
        </w:r>
      </w:ins>
      <w:r w:rsidRPr="0022764C">
        <w:t xml:space="preserve"> neglect of the </w:t>
      </w:r>
      <w:r w:rsidRPr="0022764C">
        <w:rPr>
          <w:b/>
        </w:rPr>
        <w:t>Insured</w:t>
      </w:r>
      <w:r w:rsidRPr="0022764C">
        <w:t>;</w:t>
      </w:r>
    </w:p>
    <w:p w14:paraId="4D83ACBD" w14:textId="77777777" w:rsidR="00C07262" w:rsidRPr="0022764C" w:rsidRDefault="004A758F" w:rsidP="00662A63">
      <w:pPr>
        <w:pStyle w:val="BodyText"/>
        <w:numPr>
          <w:ilvl w:val="0"/>
          <w:numId w:val="149"/>
        </w:numPr>
        <w:ind w:left="908" w:hanging="454"/>
      </w:pPr>
      <w:r w:rsidRPr="0022764C">
        <w:t>gradually developing defects, cracks, flaws or fractures;</w:t>
      </w:r>
    </w:p>
    <w:p w14:paraId="4F86BDA1" w14:textId="77777777" w:rsidR="00C07262" w:rsidRPr="0022764C" w:rsidRDefault="004A758F" w:rsidP="00662A63">
      <w:pPr>
        <w:pStyle w:val="BodyText"/>
        <w:numPr>
          <w:ilvl w:val="0"/>
          <w:numId w:val="149"/>
        </w:numPr>
        <w:ind w:left="908" w:hanging="454"/>
      </w:pPr>
      <w:r w:rsidRPr="0022764C">
        <w:t>experiments involving the imposition of any abnormal conditions on the Property Insured;</w:t>
      </w:r>
    </w:p>
    <w:p w14:paraId="7F25BAB4" w14:textId="77777777" w:rsidR="00C07262" w:rsidRPr="0022764C" w:rsidRDefault="004A758F" w:rsidP="00662A63">
      <w:pPr>
        <w:pStyle w:val="BodyText"/>
        <w:numPr>
          <w:ilvl w:val="3"/>
          <w:numId w:val="148"/>
        </w:numPr>
        <w:ind w:left="454" w:hanging="454"/>
      </w:pPr>
      <w:r w:rsidRPr="0022764C">
        <w:t>penalties for delay or detention or in connection with guarantees of performance or efficiency;</w:t>
      </w:r>
    </w:p>
    <w:p w14:paraId="657876D6" w14:textId="77777777" w:rsidR="00C07262" w:rsidRPr="0022764C" w:rsidRDefault="004A758F" w:rsidP="00662A63">
      <w:pPr>
        <w:pStyle w:val="BodyText"/>
        <w:numPr>
          <w:ilvl w:val="3"/>
          <w:numId w:val="148"/>
        </w:numPr>
        <w:ind w:left="454" w:hanging="454"/>
      </w:pPr>
      <w:r w:rsidRPr="0022764C">
        <w:t>unaccountable losses discovered on the occasion of stock or inventory checks;</w:t>
      </w:r>
    </w:p>
    <w:p w14:paraId="5973DBDD" w14:textId="77777777" w:rsidR="00C07262" w:rsidRPr="0022764C" w:rsidRDefault="004A758F" w:rsidP="00662A63">
      <w:pPr>
        <w:pStyle w:val="BodyText"/>
        <w:numPr>
          <w:ilvl w:val="3"/>
          <w:numId w:val="148"/>
        </w:numPr>
        <w:ind w:left="454" w:hanging="454"/>
        <w:rPr>
          <w:b/>
        </w:rPr>
      </w:pPr>
      <w:r w:rsidRPr="0022764C">
        <w:t xml:space="preserve">the amount of the </w:t>
      </w:r>
      <w:r w:rsidRPr="0022764C">
        <w:rPr>
          <w:b/>
        </w:rPr>
        <w:t>Excess</w:t>
      </w:r>
      <w:r w:rsidRPr="0022764C">
        <w:t xml:space="preserve">; </w:t>
      </w:r>
    </w:p>
    <w:p w14:paraId="4CC68B3F" w14:textId="77777777" w:rsidR="00C07262" w:rsidRPr="0022764C" w:rsidRDefault="004A758F" w:rsidP="00662A63">
      <w:pPr>
        <w:pStyle w:val="BodyText"/>
        <w:numPr>
          <w:ilvl w:val="3"/>
          <w:numId w:val="148"/>
        </w:numPr>
        <w:ind w:left="454" w:hanging="454"/>
      </w:pPr>
      <w:r w:rsidRPr="0022764C">
        <w:t>mechanical or electrical breakdown, wear, tear or gradual deterioration.</w:t>
      </w:r>
    </w:p>
    <w:p w14:paraId="77D8C12E" w14:textId="77777777" w:rsidR="00C07262" w:rsidRPr="0022764C" w:rsidRDefault="004A758F" w:rsidP="00662A63">
      <w:pPr>
        <w:pStyle w:val="BodyText"/>
        <w:numPr>
          <w:ilvl w:val="3"/>
          <w:numId w:val="148"/>
        </w:numPr>
        <w:ind w:left="454" w:hanging="454"/>
      </w:pPr>
      <w:r w:rsidRPr="0022764C">
        <w:lastRenderedPageBreak/>
        <w:t xml:space="preserve">aircraft, other mechanically propelled vehicles or conveyances, unless full details have been submitted to and accepted by the </w:t>
      </w:r>
      <w:r w:rsidRPr="0022764C">
        <w:rPr>
          <w:b/>
        </w:rPr>
        <w:t>Insurers</w:t>
      </w:r>
      <w:r w:rsidRPr="0022764C">
        <w:rPr>
          <w:bCs/>
        </w:rPr>
        <w:t>.</w:t>
      </w:r>
    </w:p>
    <w:p w14:paraId="517804FC" w14:textId="77777777" w:rsidR="00C07262" w:rsidRPr="0022764C" w:rsidRDefault="004A758F">
      <w:pPr>
        <w:pStyle w:val="Heading3"/>
      </w:pPr>
      <w:r w:rsidRPr="0022764C">
        <w:t>Exclusions applicable to Props, Sets and Wardrobes</w:t>
      </w:r>
    </w:p>
    <w:p w14:paraId="04641A62" w14:textId="77777777" w:rsidR="00C07262" w:rsidRPr="0022764C" w:rsidRDefault="004A758F">
      <w:pPr>
        <w:pStyle w:val="BodyText"/>
      </w:pPr>
      <w:r w:rsidRPr="0022764C">
        <w:t xml:space="preserve">This </w:t>
      </w:r>
      <w:r w:rsidRPr="0022764C">
        <w:rPr>
          <w:b/>
        </w:rPr>
        <w:t>Section</w:t>
      </w:r>
      <w:r w:rsidRPr="0022764C">
        <w:t xml:space="preserve"> does not cover:</w:t>
      </w:r>
    </w:p>
    <w:p w14:paraId="0F54C51F" w14:textId="77777777" w:rsidR="00C07262" w:rsidRPr="0022764C" w:rsidRDefault="004A758F" w:rsidP="00662A63">
      <w:pPr>
        <w:pStyle w:val="BodyText"/>
        <w:numPr>
          <w:ilvl w:val="3"/>
          <w:numId w:val="151"/>
        </w:numPr>
        <w:ind w:left="454" w:hanging="454"/>
      </w:pPr>
      <w:r w:rsidRPr="0022764C">
        <w:rPr>
          <w:b/>
        </w:rPr>
        <w:t>Damage</w:t>
      </w:r>
      <w:r w:rsidRPr="0022764C">
        <w:t xml:space="preserve"> directly or in any way caused by or resulting from:</w:t>
      </w:r>
    </w:p>
    <w:p w14:paraId="421AED7C" w14:textId="77777777" w:rsidR="00C07262" w:rsidRPr="0022764C" w:rsidRDefault="004A758F" w:rsidP="00662A63">
      <w:pPr>
        <w:pStyle w:val="BodyText"/>
        <w:numPr>
          <w:ilvl w:val="0"/>
          <w:numId w:val="152"/>
        </w:numPr>
        <w:ind w:left="908" w:hanging="454"/>
      </w:pPr>
      <w:r w:rsidRPr="0022764C">
        <w:t>mechanical or electrical breakdown, wear, tear, gradual deterioration, the process of cleaning, repairing or restoring any article, the action of light or atmosphere conditions, vermin or moth;</w:t>
      </w:r>
    </w:p>
    <w:p w14:paraId="1E1582DE" w14:textId="77777777" w:rsidR="00C07262" w:rsidRPr="0022764C" w:rsidRDefault="004A758F" w:rsidP="00662A63">
      <w:pPr>
        <w:pStyle w:val="BodyText"/>
        <w:numPr>
          <w:ilvl w:val="0"/>
          <w:numId w:val="152"/>
        </w:numPr>
        <w:ind w:left="908" w:hanging="454"/>
      </w:pPr>
      <w:r w:rsidRPr="0022764C">
        <w:t>property being worked upon;</w:t>
      </w:r>
    </w:p>
    <w:p w14:paraId="3A4A49CD" w14:textId="77777777" w:rsidR="00C07262" w:rsidRPr="0022764C" w:rsidRDefault="004A758F" w:rsidP="00662A63">
      <w:pPr>
        <w:pStyle w:val="BodyText"/>
        <w:numPr>
          <w:ilvl w:val="0"/>
          <w:numId w:val="152"/>
        </w:numPr>
        <w:ind w:left="908" w:hanging="454"/>
      </w:pPr>
      <w:r w:rsidRPr="0022764C">
        <w:t>shortage of inventory or any unexplained loss or mysterious disappearance;</w:t>
      </w:r>
    </w:p>
    <w:p w14:paraId="4EFE1E6E" w14:textId="77777777" w:rsidR="00C07262" w:rsidRPr="0022764C" w:rsidRDefault="004A758F" w:rsidP="00662A63">
      <w:pPr>
        <w:pStyle w:val="BodyText"/>
        <w:numPr>
          <w:ilvl w:val="0"/>
          <w:numId w:val="152"/>
        </w:numPr>
        <w:ind w:left="908" w:hanging="454"/>
      </w:pPr>
      <w:r w:rsidRPr="0022764C">
        <w:t>rain, sleet, snow or hail to Property Insured stored in the open;</w:t>
      </w:r>
    </w:p>
    <w:p w14:paraId="05E23D74" w14:textId="77777777" w:rsidR="00C07262" w:rsidRPr="0022764C" w:rsidRDefault="004A758F" w:rsidP="00662A63">
      <w:pPr>
        <w:pStyle w:val="BodyText"/>
        <w:numPr>
          <w:ilvl w:val="0"/>
          <w:numId w:val="152"/>
        </w:numPr>
        <w:ind w:left="908" w:hanging="454"/>
      </w:pPr>
      <w:r w:rsidRPr="0022764C">
        <w:t xml:space="preserve">short circuit or other electrical damage or disturbance or failure (however this Exclusion does not apply to </w:t>
      </w:r>
      <w:r w:rsidRPr="0022764C">
        <w:rPr>
          <w:b/>
        </w:rPr>
        <w:t>Damage</w:t>
      </w:r>
      <w:r w:rsidRPr="0022764C">
        <w:t xml:space="preserve"> caused by resultant fire or explosion);</w:t>
      </w:r>
    </w:p>
    <w:p w14:paraId="535C364C" w14:textId="77777777" w:rsidR="00C07262" w:rsidRPr="0022764C" w:rsidRDefault="004A758F" w:rsidP="00662A63">
      <w:pPr>
        <w:pStyle w:val="BodyText"/>
        <w:numPr>
          <w:ilvl w:val="0"/>
          <w:numId w:val="152"/>
        </w:numPr>
        <w:ind w:left="908" w:hanging="454"/>
      </w:pPr>
      <w:r w:rsidRPr="0022764C">
        <w:rPr>
          <w:b/>
        </w:rPr>
        <w:t>Consequential Loss</w:t>
      </w:r>
      <w:r w:rsidRPr="0022764C">
        <w:t>;</w:t>
      </w:r>
    </w:p>
    <w:p w14:paraId="139BF36E" w14:textId="77777777" w:rsidR="00C07262" w:rsidRPr="0022764C" w:rsidRDefault="004A758F" w:rsidP="00662A63">
      <w:pPr>
        <w:pStyle w:val="BodyText"/>
        <w:numPr>
          <w:ilvl w:val="0"/>
          <w:numId w:val="152"/>
        </w:numPr>
        <w:ind w:left="908" w:hanging="454"/>
      </w:pPr>
      <w:r w:rsidRPr="0022764C">
        <w:t xml:space="preserve">the amount of the </w:t>
      </w:r>
      <w:r w:rsidRPr="0022764C">
        <w:rPr>
          <w:b/>
        </w:rPr>
        <w:t>Excess</w:t>
      </w:r>
      <w:r w:rsidRPr="0022764C">
        <w:t xml:space="preserve">; </w:t>
      </w:r>
    </w:p>
    <w:p w14:paraId="60D67310" w14:textId="77777777" w:rsidR="00C07262" w:rsidRPr="0022764C" w:rsidRDefault="004A758F" w:rsidP="00662A63">
      <w:pPr>
        <w:pStyle w:val="BodyText"/>
        <w:numPr>
          <w:ilvl w:val="0"/>
          <w:numId w:val="152"/>
        </w:numPr>
        <w:ind w:left="908" w:hanging="454"/>
        <w:rPr>
          <w:b/>
        </w:rPr>
      </w:pPr>
      <w:r w:rsidRPr="0022764C">
        <w:t xml:space="preserve">breakage of property wholly or partly of a brittle nature unless details have been submitted to and accepted by the </w:t>
      </w:r>
      <w:r w:rsidRPr="0022764C">
        <w:rPr>
          <w:b/>
          <w:bCs/>
        </w:rPr>
        <w:t>Insurer</w:t>
      </w:r>
      <w:r w:rsidRPr="0022764C">
        <w:rPr>
          <w:b/>
        </w:rPr>
        <w:t>;</w:t>
      </w:r>
    </w:p>
    <w:p w14:paraId="1E091E2E" w14:textId="77777777" w:rsidR="00C07262" w:rsidRPr="0022764C" w:rsidRDefault="004A758F" w:rsidP="00662A63">
      <w:pPr>
        <w:pStyle w:val="BodyText"/>
        <w:numPr>
          <w:ilvl w:val="0"/>
          <w:numId w:val="152"/>
        </w:numPr>
        <w:ind w:left="908" w:hanging="454"/>
      </w:pPr>
      <w:r w:rsidRPr="0022764C">
        <w:t xml:space="preserve">unsuitability or insufficiency of packing. </w:t>
      </w:r>
    </w:p>
    <w:p w14:paraId="5ED79DBB" w14:textId="77777777" w:rsidR="00C07262" w:rsidRPr="0022764C" w:rsidRDefault="004A758F" w:rsidP="00662A63">
      <w:pPr>
        <w:pStyle w:val="BodyText"/>
        <w:numPr>
          <w:ilvl w:val="3"/>
          <w:numId w:val="151"/>
        </w:numPr>
        <w:ind w:left="454" w:hanging="454"/>
      </w:pPr>
      <w:r w:rsidRPr="0022764C">
        <w:rPr>
          <w:b/>
        </w:rPr>
        <w:t>Damage</w:t>
      </w:r>
      <w:r w:rsidRPr="0022764C">
        <w:t xml:space="preserve"> to:</w:t>
      </w:r>
    </w:p>
    <w:p w14:paraId="10CAF2AB" w14:textId="77777777" w:rsidR="00C07262" w:rsidRPr="0022764C" w:rsidRDefault="004A758F" w:rsidP="00662A63">
      <w:pPr>
        <w:pStyle w:val="BodyText"/>
        <w:numPr>
          <w:ilvl w:val="0"/>
          <w:numId w:val="153"/>
        </w:numPr>
        <w:ind w:left="908" w:hanging="454"/>
      </w:pPr>
      <w:r w:rsidRPr="0022764C">
        <w:t>camera, camera equipment, sound and lighting equipment, grip equipment, portable electrical equipment and generators;</w:t>
      </w:r>
    </w:p>
    <w:p w14:paraId="54CC3488" w14:textId="77777777" w:rsidR="00C07262" w:rsidRPr="0022764C" w:rsidRDefault="004A758F" w:rsidP="00662A63">
      <w:pPr>
        <w:pStyle w:val="BodyText"/>
        <w:numPr>
          <w:ilvl w:val="0"/>
          <w:numId w:val="153"/>
        </w:numPr>
        <w:ind w:left="908" w:hanging="454"/>
      </w:pPr>
      <w:r w:rsidRPr="0022764C">
        <w:t>animals;</w:t>
      </w:r>
    </w:p>
    <w:p w14:paraId="390817E7" w14:textId="77777777" w:rsidR="00C07262" w:rsidRPr="0022764C" w:rsidRDefault="004A758F" w:rsidP="00662A63">
      <w:pPr>
        <w:pStyle w:val="BodyText"/>
        <w:numPr>
          <w:ilvl w:val="0"/>
          <w:numId w:val="153"/>
        </w:numPr>
        <w:ind w:left="908" w:hanging="454"/>
      </w:pPr>
      <w:r w:rsidRPr="0022764C">
        <w:t>currency, money and other negotiable instruments, credit cards, passports, deeds, letters of credit or travel tickets;</w:t>
      </w:r>
    </w:p>
    <w:p w14:paraId="0689D23C" w14:textId="2C396D1C" w:rsidR="00C07262" w:rsidRPr="0022764C" w:rsidRDefault="004A758F" w:rsidP="00662A63">
      <w:pPr>
        <w:pStyle w:val="BodyText"/>
        <w:numPr>
          <w:ilvl w:val="0"/>
          <w:numId w:val="153"/>
        </w:numPr>
        <w:ind w:left="908" w:hanging="454"/>
      </w:pPr>
      <w:r w:rsidRPr="0022764C">
        <w:t>permanent buildings or structure;</w:t>
      </w:r>
    </w:p>
    <w:p w14:paraId="70530F0D" w14:textId="77777777" w:rsidR="00C07262" w:rsidRPr="0022764C" w:rsidRDefault="004A758F" w:rsidP="00662A63">
      <w:pPr>
        <w:pStyle w:val="BodyText"/>
        <w:numPr>
          <w:ilvl w:val="0"/>
          <w:numId w:val="153"/>
        </w:numPr>
        <w:ind w:left="908" w:hanging="454"/>
      </w:pPr>
      <w:r w:rsidRPr="0022764C">
        <w:t xml:space="preserve">aircraft, other mechanically propelled vehicles or conveyances unless full details have been submitted to and accepted by the </w:t>
      </w:r>
      <w:r w:rsidRPr="0022764C">
        <w:rPr>
          <w:b/>
        </w:rPr>
        <w:t>Insurer</w:t>
      </w:r>
      <w:r w:rsidRPr="0022764C">
        <w:t>;</w:t>
      </w:r>
    </w:p>
    <w:p w14:paraId="3D755BF6" w14:textId="3371961F" w:rsidR="00C07262" w:rsidRPr="0022764C" w:rsidRDefault="004A758F" w:rsidP="00662A63">
      <w:pPr>
        <w:pStyle w:val="BodyText"/>
        <w:numPr>
          <w:ilvl w:val="0"/>
          <w:numId w:val="153"/>
        </w:numPr>
        <w:ind w:left="908" w:hanging="454"/>
      </w:pPr>
      <w:r w:rsidRPr="0022764C">
        <w:t xml:space="preserve">film or </w:t>
      </w:r>
      <w:del w:id="112" w:author="stuart wolstenholme" w:date="2026-05-29T12:34:00Z" w16du:dateUtc="2026-05-29T11:34:00Z">
        <w:r w:rsidRPr="0022764C" w:rsidDel="00BB79CB">
          <w:delText>tape ;</w:delText>
        </w:r>
      </w:del>
      <w:ins w:id="113" w:author="stuart wolstenholme" w:date="2026-05-29T12:34:00Z" w16du:dateUtc="2026-05-29T11:34:00Z">
        <w:r w:rsidR="00BB79CB" w:rsidRPr="0022764C">
          <w:t>tape;</w:t>
        </w:r>
      </w:ins>
      <w:r w:rsidRPr="0022764C">
        <w:t xml:space="preserve"> or</w:t>
      </w:r>
    </w:p>
    <w:p w14:paraId="5A55B81E" w14:textId="77777777" w:rsidR="00C07262" w:rsidRPr="0022764C" w:rsidRDefault="004A758F" w:rsidP="00662A63">
      <w:pPr>
        <w:pStyle w:val="BodyText"/>
        <w:numPr>
          <w:ilvl w:val="0"/>
          <w:numId w:val="153"/>
        </w:numPr>
        <w:ind w:left="908" w:hanging="454"/>
        <w:rPr>
          <w:b/>
        </w:rPr>
      </w:pPr>
      <w:r w:rsidRPr="0022764C">
        <w:t xml:space="preserve">jewellery, furs, precious metals, precious stones, curiosities, rare books and works of art collectively in excess of GBP 10,000 (ten thousand pounds sterling) unless details have been submitted to and accepted by the </w:t>
      </w:r>
      <w:r w:rsidRPr="0022764C">
        <w:rPr>
          <w:b/>
        </w:rPr>
        <w:t>Insurer</w:t>
      </w:r>
      <w:r w:rsidRPr="0022764C">
        <w:t>.</w:t>
      </w:r>
    </w:p>
    <w:p w14:paraId="2585493E" w14:textId="77777777" w:rsidR="00C07262" w:rsidRPr="0022764C" w:rsidRDefault="004A758F">
      <w:pPr>
        <w:pStyle w:val="Heading3"/>
      </w:pPr>
      <w:r w:rsidRPr="0022764C">
        <w:t>Exclusions applicable to Specified Articles</w:t>
      </w:r>
    </w:p>
    <w:p w14:paraId="05578A0C" w14:textId="77777777" w:rsidR="00C07262" w:rsidRPr="0022764C" w:rsidRDefault="004A758F">
      <w:pPr>
        <w:pStyle w:val="BodyText"/>
      </w:pPr>
      <w:r w:rsidRPr="0022764C">
        <w:t xml:space="preserve">This </w:t>
      </w:r>
      <w:r w:rsidRPr="0022764C">
        <w:rPr>
          <w:b/>
        </w:rPr>
        <w:t>Section</w:t>
      </w:r>
      <w:r w:rsidRPr="0022764C">
        <w:t xml:space="preserve"> does not cover:</w:t>
      </w:r>
    </w:p>
    <w:p w14:paraId="0A579C85" w14:textId="77777777" w:rsidR="00C07262" w:rsidRPr="0022764C" w:rsidRDefault="004A758F" w:rsidP="00662A63">
      <w:pPr>
        <w:pStyle w:val="BodyText"/>
        <w:numPr>
          <w:ilvl w:val="3"/>
          <w:numId w:val="154"/>
        </w:numPr>
        <w:ind w:left="454" w:hanging="454"/>
      </w:pPr>
      <w:r w:rsidRPr="0022764C">
        <w:rPr>
          <w:b/>
        </w:rPr>
        <w:t>Damage</w:t>
      </w:r>
      <w:r w:rsidRPr="0022764C">
        <w:t xml:space="preserve"> caused by or consisting of:</w:t>
      </w:r>
    </w:p>
    <w:p w14:paraId="5E1C4998" w14:textId="77777777" w:rsidR="00C07262" w:rsidRPr="0022764C" w:rsidRDefault="004A758F" w:rsidP="00662A63">
      <w:pPr>
        <w:pStyle w:val="BodyText"/>
        <w:numPr>
          <w:ilvl w:val="1"/>
          <w:numId w:val="155"/>
        </w:numPr>
        <w:ind w:left="908" w:hanging="454"/>
      </w:pPr>
      <w:r w:rsidRPr="0022764C">
        <w:t>mechanical or electrical breakdown or derangement or its own overrunning, short circuiting or self-heating;</w:t>
      </w:r>
    </w:p>
    <w:p w14:paraId="7E403DA8" w14:textId="77777777" w:rsidR="00C07262" w:rsidRPr="0022764C" w:rsidRDefault="004A758F" w:rsidP="00662A63">
      <w:pPr>
        <w:pStyle w:val="BodyText"/>
        <w:numPr>
          <w:ilvl w:val="1"/>
          <w:numId w:val="155"/>
        </w:numPr>
        <w:ind w:left="908" w:hanging="454"/>
      </w:pPr>
      <w:r w:rsidRPr="0022764C">
        <w:t>corrosion, rust, wet or dry rot, shrinkage, evaporation, loss of weight, dampness, marring, scratching, vermin or insects;</w:t>
      </w:r>
    </w:p>
    <w:p w14:paraId="018A5663" w14:textId="77777777" w:rsidR="00C07262" w:rsidRPr="0022764C" w:rsidRDefault="004A758F" w:rsidP="00662A63">
      <w:pPr>
        <w:pStyle w:val="BodyText"/>
        <w:numPr>
          <w:ilvl w:val="1"/>
          <w:numId w:val="155"/>
        </w:numPr>
        <w:ind w:left="908" w:hanging="454"/>
      </w:pPr>
      <w:r w:rsidRPr="0022764C">
        <w:t>depreciation;</w:t>
      </w:r>
    </w:p>
    <w:p w14:paraId="3320CD49" w14:textId="6BB328E5" w:rsidR="00C07262" w:rsidRPr="0022764C" w:rsidRDefault="004A758F" w:rsidP="00662A63">
      <w:pPr>
        <w:pStyle w:val="BodyText"/>
        <w:numPr>
          <w:ilvl w:val="1"/>
          <w:numId w:val="155"/>
        </w:numPr>
        <w:ind w:left="908" w:hanging="454"/>
      </w:pPr>
      <w:r w:rsidRPr="0022764C">
        <w:t xml:space="preserve">change in temperature, colour, </w:t>
      </w:r>
      <w:del w:id="114" w:author="stuart wolstenholme" w:date="2026-05-29T12:34:00Z" w16du:dateUtc="2026-05-29T11:34:00Z">
        <w:r w:rsidRPr="0022764C" w:rsidDel="00BB79CB">
          <w:delText>flavor</w:delText>
        </w:r>
      </w:del>
      <w:ins w:id="115" w:author="stuart wolstenholme" w:date="2026-05-29T12:34:00Z" w16du:dateUtc="2026-05-29T11:34:00Z">
        <w:r w:rsidR="00BB79CB" w:rsidRPr="0022764C">
          <w:t>flavour</w:t>
        </w:r>
      </w:ins>
      <w:r w:rsidRPr="0022764C">
        <w:t>, texture or finish;</w:t>
      </w:r>
    </w:p>
    <w:p w14:paraId="0C7041A4" w14:textId="77777777" w:rsidR="00C07262" w:rsidRPr="0022764C" w:rsidRDefault="004A758F" w:rsidP="00662A63">
      <w:pPr>
        <w:pStyle w:val="BodyText"/>
        <w:numPr>
          <w:ilvl w:val="1"/>
          <w:numId w:val="155"/>
        </w:numPr>
        <w:ind w:left="908" w:hanging="454"/>
      </w:pPr>
      <w:r w:rsidRPr="0022764C">
        <w:t>any process of cleaning, dyeing, repairing, restoring, alteration or adjusting;</w:t>
      </w:r>
    </w:p>
    <w:p w14:paraId="4992E092" w14:textId="77777777" w:rsidR="00C07262" w:rsidRPr="0022764C" w:rsidRDefault="004A758F" w:rsidP="00662A63">
      <w:pPr>
        <w:pStyle w:val="BodyText"/>
        <w:numPr>
          <w:ilvl w:val="1"/>
          <w:numId w:val="155"/>
        </w:numPr>
        <w:ind w:left="908" w:hanging="454"/>
      </w:pPr>
      <w:r w:rsidRPr="0022764C">
        <w:t>atmosphere or climatic conditions or action of light;</w:t>
      </w:r>
    </w:p>
    <w:p w14:paraId="22BE14C6" w14:textId="77777777" w:rsidR="00C07262" w:rsidRPr="0022764C" w:rsidRDefault="004A758F" w:rsidP="00662A63">
      <w:pPr>
        <w:pStyle w:val="BodyText"/>
        <w:numPr>
          <w:ilvl w:val="1"/>
          <w:numId w:val="155"/>
        </w:numPr>
        <w:ind w:left="908" w:hanging="454"/>
      </w:pPr>
      <w:r w:rsidRPr="0022764C">
        <w:t>inherent vice, latent defect, gradual deterioration, wear and tear, frost, its own faulty or defective design, workmanship or materials;</w:t>
      </w:r>
    </w:p>
    <w:p w14:paraId="712FB5E9" w14:textId="77777777" w:rsidR="00C07262" w:rsidRPr="0022764C" w:rsidRDefault="004A758F" w:rsidP="00662A63">
      <w:pPr>
        <w:pStyle w:val="BodyText"/>
        <w:numPr>
          <w:ilvl w:val="3"/>
          <w:numId w:val="154"/>
        </w:numPr>
        <w:ind w:left="454" w:hanging="454"/>
      </w:pPr>
      <w:r w:rsidRPr="0022764C">
        <w:t>Consequential Loss; or</w:t>
      </w:r>
    </w:p>
    <w:p w14:paraId="4E629E82" w14:textId="77777777" w:rsidR="00C07262" w:rsidRPr="0022764C" w:rsidRDefault="004A758F" w:rsidP="00662A63">
      <w:pPr>
        <w:pStyle w:val="BodyText"/>
        <w:numPr>
          <w:ilvl w:val="3"/>
          <w:numId w:val="154"/>
        </w:numPr>
        <w:ind w:left="454" w:hanging="454"/>
      </w:pPr>
      <w:r w:rsidRPr="0022764C">
        <w:t>theft where any person in the employ or service of the Insured or members of their family are concerned as principal or accessory.</w:t>
      </w:r>
    </w:p>
    <w:p w14:paraId="3867CC99" w14:textId="77777777" w:rsidR="00C07262" w:rsidRPr="0022764C" w:rsidRDefault="004A758F" w:rsidP="00662A63">
      <w:pPr>
        <w:pStyle w:val="BodyText"/>
        <w:numPr>
          <w:ilvl w:val="3"/>
          <w:numId w:val="154"/>
        </w:numPr>
        <w:ind w:left="454" w:hanging="454"/>
        <w:rPr>
          <w:bCs/>
        </w:rPr>
      </w:pPr>
      <w:r w:rsidRPr="0022764C">
        <w:t>The amount of the Excess</w:t>
      </w:r>
      <w:r w:rsidRPr="0022764C">
        <w:rPr>
          <w:bCs/>
        </w:rPr>
        <w:t>.</w:t>
      </w:r>
    </w:p>
    <w:p w14:paraId="0120EE97" w14:textId="020A7CA7" w:rsidR="00C07262" w:rsidRPr="0022764C" w:rsidDel="002620AE" w:rsidRDefault="00C07262">
      <w:pPr>
        <w:tabs>
          <w:tab w:val="left" w:pos="567"/>
        </w:tabs>
        <w:spacing w:line="240" w:lineRule="auto"/>
        <w:ind w:left="567" w:hanging="567"/>
        <w:rPr>
          <w:rFonts w:asciiTheme="majorHAnsi" w:eastAsia="MS Mincho" w:hAnsiTheme="majorHAnsi" w:cstheme="majorHAnsi"/>
          <w:bCs/>
          <w:iCs/>
          <w:sz w:val="20"/>
        </w:rPr>
        <w:sectPr w:rsidR="00C07262" w:rsidRPr="0022764C" w:rsidDel="002620AE">
          <w:type w:val="nextColumn"/>
          <w:pgSz w:w="11906" w:h="16838" w:orient="landscape"/>
          <w:pgMar w:top="992" w:right="737" w:bottom="737" w:left="737" w:header="525" w:footer="402" w:gutter="0"/>
          <w:cols w:num="2" w:space="708"/>
        </w:sectPr>
      </w:pPr>
    </w:p>
    <w:p w14:paraId="73974BC9" w14:textId="77777777" w:rsidR="002620AE" w:rsidRPr="0022764C" w:rsidRDefault="002620AE">
      <w:pPr>
        <w:pStyle w:val="Subtitle"/>
      </w:pPr>
    </w:p>
    <w:p w14:paraId="676DC4A2" w14:textId="39079977" w:rsidR="00C07262" w:rsidRPr="0022764C" w:rsidRDefault="004A758F">
      <w:pPr>
        <w:pStyle w:val="Subtitle"/>
      </w:pPr>
      <w:bookmarkStart w:id="6011" w:name="tocpg_11"/>
      <w:bookmarkEnd w:id="6011"/>
      <w:bookmarkStart w:id="116" w:name="Section_3"/>
      <w:r w:rsidRPr="0022764C">
        <w:t>Section 3: Business Interruption “All Risks” Section</w:t>
      </w:r>
      <w:bookmarkEnd w:id="116"/>
    </w:p>
    <w:p w14:paraId="791D7A61" w14:textId="77777777" w:rsidR="00C07262" w:rsidRPr="0022764C" w:rsidRDefault="004A758F">
      <w:pPr>
        <w:pStyle w:val="Heading1"/>
      </w:pPr>
      <w:r w:rsidRPr="0022764C">
        <w:t>Definitions</w:t>
      </w:r>
    </w:p>
    <w:p w14:paraId="7AECC662" w14:textId="77777777" w:rsidR="00C07262" w:rsidRPr="0022764C" w:rsidRDefault="004A758F">
      <w:pPr>
        <w:pStyle w:val="Heading3"/>
      </w:pPr>
      <w:r w:rsidRPr="0022764C">
        <w:t>Accounts Receivable</w:t>
      </w:r>
    </w:p>
    <w:p w14:paraId="68839436" w14:textId="77777777" w:rsidR="00C07262" w:rsidRPr="0022764C" w:rsidRDefault="004A758F">
      <w:pPr>
        <w:pStyle w:val="BodyText"/>
      </w:pPr>
      <w:r w:rsidRPr="0022764C">
        <w:t xml:space="preserve">The total amount of the balances debited to customers in the </w:t>
      </w:r>
      <w:r w:rsidRPr="0022764C">
        <w:rPr>
          <w:b/>
        </w:rPr>
        <w:t>Insured’s</w:t>
      </w:r>
      <w:r w:rsidRPr="0022764C">
        <w:t xml:space="preserve"> accounts and declared in the statement last given after allowances have been made for bad debts and for amounts debited (or invoiced but not debited) and credited (including credit notes and cash not passed through the books at the time of the </w:t>
      </w:r>
      <w:r w:rsidRPr="0022764C">
        <w:rPr>
          <w:b/>
        </w:rPr>
        <w:t>Incident</w:t>
      </w:r>
      <w:r w:rsidRPr="0022764C">
        <w:t xml:space="preserve">) to customers’ accounts in the period between the date of said statement and the date of the </w:t>
      </w:r>
      <w:r w:rsidRPr="0022764C">
        <w:rPr>
          <w:b/>
        </w:rPr>
        <w:t>Incident</w:t>
      </w:r>
      <w:r w:rsidRPr="0022764C">
        <w:t>.</w:t>
      </w:r>
    </w:p>
    <w:p w14:paraId="1AD9CA24" w14:textId="77777777" w:rsidR="00C07262" w:rsidRPr="0022764C" w:rsidRDefault="004A758F">
      <w:pPr>
        <w:pStyle w:val="Heading3"/>
      </w:pPr>
      <w:r w:rsidRPr="0022764C">
        <w:t>Estimated Gross Profit</w:t>
      </w:r>
    </w:p>
    <w:p w14:paraId="302C777C" w14:textId="77777777" w:rsidR="00C07262" w:rsidRPr="0022764C" w:rsidRDefault="004A758F">
      <w:pPr>
        <w:pStyle w:val="BodyText"/>
        <w:rPr>
          <w:bCs/>
        </w:rPr>
      </w:pPr>
      <w:r w:rsidRPr="0022764C">
        <w:t xml:space="preserve">The amount declared by the </w:t>
      </w:r>
      <w:r w:rsidRPr="0022764C">
        <w:rPr>
          <w:b/>
        </w:rPr>
        <w:t>Insured</w:t>
      </w:r>
      <w:r w:rsidRPr="0022764C">
        <w:t xml:space="preserve"> to the </w:t>
      </w:r>
      <w:r w:rsidRPr="0022764C">
        <w:rPr>
          <w:b/>
        </w:rPr>
        <w:t>Insurer</w:t>
      </w:r>
      <w:r w:rsidRPr="0022764C">
        <w:t xml:space="preserve"> as representing not less than the </w:t>
      </w:r>
      <w:r w:rsidRPr="0022764C">
        <w:rPr>
          <w:bCs/>
        </w:rPr>
        <w:t>Gross Profit</w:t>
      </w:r>
      <w:r w:rsidRPr="0022764C">
        <w:t xml:space="preserve"> which it is anticipated will be earned by the </w:t>
      </w:r>
      <w:r w:rsidRPr="0022764C">
        <w:rPr>
          <w:b/>
        </w:rPr>
        <w:t>Business</w:t>
      </w:r>
      <w:r w:rsidRPr="0022764C">
        <w:t xml:space="preserve"> during the financial year most nearly concurrent with the </w:t>
      </w:r>
      <w:r w:rsidRPr="0022764C">
        <w:rPr>
          <w:b/>
          <w:bCs/>
        </w:rPr>
        <w:t>Period of Insurance</w:t>
      </w:r>
      <w:r w:rsidRPr="0022764C">
        <w:t xml:space="preserve"> or a proportionately increased multiple where the </w:t>
      </w:r>
      <w:r w:rsidRPr="0022764C">
        <w:rPr>
          <w:bCs/>
        </w:rPr>
        <w:t>Maximum Indemnity Period exceeds 12 (twelve) months.</w:t>
      </w:r>
    </w:p>
    <w:p w14:paraId="34F09090" w14:textId="77777777" w:rsidR="00C07262" w:rsidRPr="0022764C" w:rsidRDefault="004A758F">
      <w:pPr>
        <w:pStyle w:val="Heading3"/>
      </w:pPr>
      <w:r w:rsidRPr="0022764C">
        <w:t>Estimated Gross Revenue</w:t>
      </w:r>
    </w:p>
    <w:p w14:paraId="0BE6A6DA" w14:textId="77777777" w:rsidR="00C07262" w:rsidRPr="0022764C" w:rsidRDefault="004A758F">
      <w:pPr>
        <w:pStyle w:val="BodyText"/>
      </w:pPr>
      <w:r w:rsidRPr="0022764C">
        <w:t xml:space="preserve">The amount declared by the </w:t>
      </w:r>
      <w:r w:rsidRPr="0022764C">
        <w:rPr>
          <w:b/>
        </w:rPr>
        <w:t>Insured</w:t>
      </w:r>
      <w:r w:rsidRPr="0022764C">
        <w:t xml:space="preserve"> to the </w:t>
      </w:r>
      <w:r w:rsidRPr="0022764C">
        <w:rPr>
          <w:b/>
        </w:rPr>
        <w:t>Insurer</w:t>
      </w:r>
      <w:r w:rsidRPr="0022764C">
        <w:t xml:space="preserve"> as representing not less than the </w:t>
      </w:r>
      <w:r w:rsidRPr="0022764C">
        <w:rPr>
          <w:bCs/>
        </w:rPr>
        <w:t>Gross Revenue</w:t>
      </w:r>
      <w:r w:rsidRPr="0022764C">
        <w:t xml:space="preserve"> which it is anticipated will be earned by the </w:t>
      </w:r>
      <w:r w:rsidRPr="0022764C">
        <w:rPr>
          <w:b/>
        </w:rPr>
        <w:t>Business</w:t>
      </w:r>
      <w:r w:rsidRPr="0022764C">
        <w:t xml:space="preserve"> during the financial year most nearly concurrent with the </w:t>
      </w:r>
      <w:r w:rsidRPr="0022764C">
        <w:rPr>
          <w:b/>
          <w:bCs/>
        </w:rPr>
        <w:t>Period of Insurance</w:t>
      </w:r>
      <w:r w:rsidRPr="0022764C">
        <w:t xml:space="preserve"> or a proportionately increased multiple where the </w:t>
      </w:r>
      <w:r w:rsidRPr="0022764C">
        <w:rPr>
          <w:bCs/>
        </w:rPr>
        <w:t>Maximum Indemnity Period exceeds 12 (twelve)</w:t>
      </w:r>
      <w:r w:rsidRPr="0022764C">
        <w:t xml:space="preserve"> months.</w:t>
      </w:r>
    </w:p>
    <w:p w14:paraId="2A9BB810" w14:textId="77777777" w:rsidR="00C07262" w:rsidRPr="0022764C" w:rsidRDefault="004A758F">
      <w:pPr>
        <w:pStyle w:val="Heading3"/>
      </w:pPr>
      <w:r w:rsidRPr="0022764C">
        <w:t>Exhibition Property</w:t>
      </w:r>
    </w:p>
    <w:p w14:paraId="32F10080" w14:textId="77777777" w:rsidR="00C07262" w:rsidRPr="0022764C" w:rsidRDefault="004A758F">
      <w:pPr>
        <w:pStyle w:val="BodyText"/>
      </w:pPr>
      <w:r w:rsidRPr="0022764C">
        <w:t>Exhibits (including demonstration and sample Stock), stands, marquees, furniture, furnishings, display materials, office equipment, stationery and other similar property on the stands.</w:t>
      </w:r>
    </w:p>
    <w:p w14:paraId="62ACFB4D" w14:textId="77777777" w:rsidR="00C07262" w:rsidRPr="0022764C" w:rsidRDefault="004A758F">
      <w:pPr>
        <w:pStyle w:val="Heading3"/>
      </w:pPr>
      <w:r w:rsidRPr="0022764C">
        <w:t>Gross Profit</w:t>
      </w:r>
    </w:p>
    <w:p w14:paraId="213199C8" w14:textId="77777777" w:rsidR="00C07262" w:rsidRPr="0022764C" w:rsidRDefault="004A758F">
      <w:pPr>
        <w:pStyle w:val="BodyText"/>
        <w:rPr>
          <w:bCs/>
        </w:rPr>
      </w:pPr>
      <w:r w:rsidRPr="0022764C">
        <w:t xml:space="preserve">The amount by which the sum of the amount of the </w:t>
      </w:r>
      <w:r w:rsidRPr="0022764C">
        <w:rPr>
          <w:bCs/>
        </w:rPr>
        <w:t>Turnover</w:t>
      </w:r>
      <w:r w:rsidRPr="0022764C">
        <w:t xml:space="preserve"> and the amounts of the closing stock and work in progress shall exceed the sum of the amounts of the opening stock and work in progress and the amount of the </w:t>
      </w:r>
      <w:r w:rsidRPr="0022764C">
        <w:rPr>
          <w:bCs/>
        </w:rPr>
        <w:t>Uninsured Working Expenses.</w:t>
      </w:r>
    </w:p>
    <w:p w14:paraId="06E55B36" w14:textId="77777777" w:rsidR="00C07262" w:rsidRPr="0022764C" w:rsidRDefault="004A758F">
      <w:pPr>
        <w:pStyle w:val="BodyText"/>
      </w:pPr>
      <w:r w:rsidRPr="0022764C">
        <w:t xml:space="preserve">The amounts of the opening and closing stocks (including work in progress) shall be arrived at in accordance with the </w:t>
      </w:r>
      <w:r w:rsidRPr="0022764C">
        <w:rPr>
          <w:b/>
        </w:rPr>
        <w:t>Insured’s</w:t>
      </w:r>
      <w:r w:rsidRPr="0022764C">
        <w:t xml:space="preserve"> normal accounting methods.</w:t>
      </w:r>
    </w:p>
    <w:p w14:paraId="27E8DA05" w14:textId="77777777" w:rsidR="00C07262" w:rsidRPr="0022764C" w:rsidRDefault="004A758F">
      <w:pPr>
        <w:pStyle w:val="Heading3"/>
      </w:pPr>
      <w:r w:rsidRPr="0022764C">
        <w:t>Gross Revenue</w:t>
      </w:r>
    </w:p>
    <w:p w14:paraId="2B00BC86" w14:textId="77777777" w:rsidR="00C07262" w:rsidRPr="0022764C" w:rsidRDefault="004A758F">
      <w:pPr>
        <w:pStyle w:val="BodyText"/>
      </w:pPr>
      <w:r w:rsidRPr="0022764C">
        <w:t xml:space="preserve">The money paid or payable to the </w:t>
      </w:r>
      <w:r w:rsidRPr="0022764C">
        <w:rPr>
          <w:b/>
        </w:rPr>
        <w:t>Insured</w:t>
      </w:r>
      <w:r w:rsidRPr="0022764C">
        <w:t xml:space="preserve"> for work done and services rendered in the course of the </w:t>
      </w:r>
      <w:r w:rsidRPr="0022764C">
        <w:rPr>
          <w:b/>
        </w:rPr>
        <w:t>Business</w:t>
      </w:r>
      <w:r w:rsidRPr="0022764C">
        <w:t>.</w:t>
      </w:r>
    </w:p>
    <w:p w14:paraId="564D17D3" w14:textId="77777777" w:rsidR="00C07262" w:rsidRPr="0022764C" w:rsidRDefault="004A758F">
      <w:pPr>
        <w:pStyle w:val="Heading3"/>
      </w:pPr>
      <w:r w:rsidRPr="0022764C">
        <w:t>Indemnity Period</w:t>
      </w:r>
    </w:p>
    <w:p w14:paraId="6697EDDD" w14:textId="77777777" w:rsidR="00C07262" w:rsidRPr="0022764C" w:rsidRDefault="004A758F">
      <w:pPr>
        <w:pStyle w:val="BodyText"/>
      </w:pPr>
      <w:r w:rsidRPr="0022764C">
        <w:t xml:space="preserve">The period beginning with the occurrence of the </w:t>
      </w:r>
      <w:r w:rsidRPr="0022764C">
        <w:rPr>
          <w:b/>
        </w:rPr>
        <w:t>Incident</w:t>
      </w:r>
      <w:r w:rsidRPr="0022764C">
        <w:t xml:space="preserve"> and ending not later than the end of the </w:t>
      </w:r>
      <w:r w:rsidRPr="0022764C">
        <w:rPr>
          <w:bCs/>
        </w:rPr>
        <w:t>Maximum Indemnity Period</w:t>
      </w:r>
      <w:r w:rsidRPr="0022764C">
        <w:t xml:space="preserve"> thereafter during which the results of the </w:t>
      </w:r>
      <w:r w:rsidRPr="0022764C">
        <w:rPr>
          <w:b/>
        </w:rPr>
        <w:t>Business</w:t>
      </w:r>
      <w:r w:rsidRPr="0022764C">
        <w:t xml:space="preserve"> shall be affected as a result of the </w:t>
      </w:r>
      <w:r w:rsidRPr="0022764C">
        <w:rPr>
          <w:b/>
        </w:rPr>
        <w:t>Incident</w:t>
      </w:r>
      <w:r w:rsidRPr="0022764C">
        <w:t>.</w:t>
      </w:r>
    </w:p>
    <w:p w14:paraId="6D8D2CEC" w14:textId="77777777" w:rsidR="00C07262" w:rsidRPr="0022764C" w:rsidRDefault="004A758F">
      <w:pPr>
        <w:pStyle w:val="Heading3"/>
      </w:pPr>
      <w:r w:rsidRPr="0022764C">
        <w:t>Maximum Indemnity Period</w:t>
      </w:r>
    </w:p>
    <w:p w14:paraId="5C013A51" w14:textId="5F40BF03" w:rsidR="00C07262" w:rsidRPr="0022764C" w:rsidRDefault="004A758F">
      <w:pPr>
        <w:pStyle w:val="BodyText"/>
        <w:rPr>
          <w:bCs/>
        </w:rPr>
      </w:pPr>
      <w:r w:rsidRPr="0022764C">
        <w:t xml:space="preserve">The period stated in the </w:t>
      </w:r>
      <w:r w:rsidRPr="0022764C">
        <w:rPr>
          <w:b/>
        </w:rPr>
        <w:t xml:space="preserve">Schedule </w:t>
      </w:r>
      <w:r w:rsidRPr="0022764C">
        <w:t>to this</w:t>
      </w:r>
      <w:r w:rsidRPr="0022764C">
        <w:rPr>
          <w:b/>
        </w:rPr>
        <w:t xml:space="preserve"> Section</w:t>
      </w:r>
      <w:r w:rsidRPr="0022764C">
        <w:rPr>
          <w:bCs/>
        </w:rPr>
        <w:t>.</w:t>
      </w:r>
    </w:p>
    <w:p w14:paraId="36271483" w14:textId="77777777" w:rsidR="00C07262" w:rsidRPr="0022764C" w:rsidRDefault="004A758F">
      <w:pPr>
        <w:pStyle w:val="Heading3"/>
      </w:pPr>
      <w:r w:rsidRPr="0022764C">
        <w:t>Rent Receivable</w:t>
      </w:r>
    </w:p>
    <w:p w14:paraId="144AAC53" w14:textId="77777777" w:rsidR="00C07262" w:rsidRPr="0022764C" w:rsidRDefault="004A758F">
      <w:pPr>
        <w:pStyle w:val="BodyText"/>
      </w:pPr>
      <w:r w:rsidRPr="0022764C">
        <w:t xml:space="preserve">The money paid or payable to the </w:t>
      </w:r>
      <w:r w:rsidRPr="0022764C">
        <w:rPr>
          <w:b/>
        </w:rPr>
        <w:t>Insured</w:t>
      </w:r>
      <w:r w:rsidRPr="0022764C">
        <w:t xml:space="preserve"> for tenancies and other charges for services rendered in the course of the </w:t>
      </w:r>
      <w:r w:rsidRPr="0022764C">
        <w:rPr>
          <w:b/>
        </w:rPr>
        <w:t>Business</w:t>
      </w:r>
      <w:r w:rsidRPr="0022764C">
        <w:t xml:space="preserve"> at the </w:t>
      </w:r>
      <w:r w:rsidRPr="0022764C">
        <w:rPr>
          <w:b/>
        </w:rPr>
        <w:t>Premises</w:t>
      </w:r>
      <w:r w:rsidRPr="0022764C">
        <w:t>.</w:t>
      </w:r>
    </w:p>
    <w:p w14:paraId="0FC1B19D" w14:textId="77777777" w:rsidR="00C07262" w:rsidRPr="0022764C" w:rsidRDefault="004A758F">
      <w:pPr>
        <w:pStyle w:val="Heading3"/>
      </w:pPr>
      <w:r w:rsidRPr="0022764C">
        <w:t>Specified Illness</w:t>
      </w:r>
    </w:p>
    <w:p w14:paraId="14C79620" w14:textId="77777777" w:rsidR="00C07262" w:rsidRPr="0022764C" w:rsidRDefault="004A758F">
      <w:pPr>
        <w:pStyle w:val="BodyText"/>
        <w:rPr>
          <w:lang w:eastAsia="ja-JP"/>
        </w:rPr>
      </w:pPr>
      <w:r w:rsidRPr="0022764C">
        <w:rPr>
          <w:lang w:eastAsia="ja-JP"/>
        </w:rPr>
        <w:t>Acute encephalitis, acute poliomyelitis, anthrax, chickenpox, cholera, diphtheria, dysentery, leprosy, leptospirosis, malaria, measles, meningococcal infection, mumps, ophthalmia neonatorum, paratyphoid fever, plague, rabies, rubella, scarlet fever, smallpox, tetanus, tuberculosis, typhoid fever, viral hepatitis, whooping cough or yellow fever.</w:t>
      </w:r>
    </w:p>
    <w:p w14:paraId="47D7050B" w14:textId="77777777" w:rsidR="00C07262" w:rsidRPr="0022764C" w:rsidRDefault="004A758F">
      <w:pPr>
        <w:pStyle w:val="Heading3"/>
        <w:tabs>
          <w:tab w:val="left" w:pos="1276"/>
        </w:tabs>
      </w:pPr>
      <w:r w:rsidRPr="0022764C">
        <w:t>Trends and Variations</w:t>
      </w:r>
    </w:p>
    <w:p w14:paraId="1EE95269" w14:textId="77777777" w:rsidR="00C07262" w:rsidRPr="0022764C" w:rsidRDefault="004A758F" w:rsidP="00662A63">
      <w:pPr>
        <w:pStyle w:val="BodyText"/>
        <w:numPr>
          <w:ilvl w:val="0"/>
          <w:numId w:val="369"/>
        </w:numPr>
        <w:ind w:left="454" w:hanging="454"/>
      </w:pPr>
      <w:r w:rsidRPr="0022764C">
        <w:t>Rate of Gross Profit</w:t>
      </w:r>
    </w:p>
    <w:p w14:paraId="780B50B2" w14:textId="77777777" w:rsidR="00C07262" w:rsidRPr="0022764C" w:rsidRDefault="004A758F">
      <w:pPr>
        <w:pStyle w:val="BodyText"/>
        <w:ind w:left="454"/>
      </w:pPr>
      <w:r w:rsidRPr="0022764C">
        <w:t xml:space="preserve">The Rate of Gross Profit earned on the Turnover during the financial year immediately before the date of the </w:t>
      </w:r>
      <w:r w:rsidRPr="0022764C">
        <w:rPr>
          <w:b/>
          <w:bCs/>
        </w:rPr>
        <w:t>Incident</w:t>
      </w:r>
    </w:p>
    <w:p w14:paraId="6523B299" w14:textId="77777777" w:rsidR="00C07262" w:rsidRPr="0022764C" w:rsidRDefault="004A758F" w:rsidP="00662A63">
      <w:pPr>
        <w:pStyle w:val="BodyText"/>
        <w:numPr>
          <w:ilvl w:val="0"/>
          <w:numId w:val="369"/>
        </w:numPr>
        <w:ind w:left="454" w:hanging="454"/>
      </w:pPr>
      <w:r w:rsidRPr="0022764C">
        <w:t>Annual Turnover (not applicable to Declaration Linked Basis of Settlement)</w:t>
      </w:r>
    </w:p>
    <w:p w14:paraId="25879431" w14:textId="77777777" w:rsidR="00C07262" w:rsidRPr="0022764C" w:rsidRDefault="004A758F">
      <w:pPr>
        <w:pStyle w:val="BodyText"/>
        <w:ind w:left="454"/>
      </w:pPr>
      <w:r w:rsidRPr="0022764C">
        <w:t xml:space="preserve">The Turnover during the 12 (twelve) months immediately before the date of the </w:t>
      </w:r>
      <w:r w:rsidRPr="0022764C">
        <w:rPr>
          <w:b/>
          <w:bCs/>
        </w:rPr>
        <w:t>Incident</w:t>
      </w:r>
    </w:p>
    <w:p w14:paraId="5D4CD1E6" w14:textId="77777777" w:rsidR="00C07262" w:rsidRPr="0022764C" w:rsidRDefault="004A758F" w:rsidP="00662A63">
      <w:pPr>
        <w:pStyle w:val="BodyText"/>
        <w:numPr>
          <w:ilvl w:val="0"/>
          <w:numId w:val="369"/>
        </w:numPr>
        <w:ind w:left="454" w:hanging="454"/>
      </w:pPr>
      <w:r w:rsidRPr="0022764C">
        <w:t>Standard Turnover</w:t>
      </w:r>
    </w:p>
    <w:p w14:paraId="671D43F0" w14:textId="77777777" w:rsidR="00C07262" w:rsidRPr="0022764C" w:rsidRDefault="004A758F">
      <w:pPr>
        <w:pStyle w:val="BodyText"/>
        <w:ind w:left="454"/>
      </w:pPr>
      <w:r w:rsidRPr="0022764C">
        <w:t xml:space="preserve">The Turnover during that period in the 12 (twelve) months immediately before the date of the </w:t>
      </w:r>
      <w:r w:rsidRPr="0022764C">
        <w:rPr>
          <w:b/>
          <w:bCs/>
        </w:rPr>
        <w:t>Incident</w:t>
      </w:r>
      <w:r w:rsidRPr="0022764C">
        <w:t xml:space="preserve"> which corresponds with the Indemnity Period</w:t>
      </w:r>
    </w:p>
    <w:p w14:paraId="68C430CA" w14:textId="77777777" w:rsidR="00C07262" w:rsidRPr="0022764C" w:rsidRDefault="004A758F" w:rsidP="00662A63">
      <w:pPr>
        <w:pStyle w:val="BodyText"/>
        <w:numPr>
          <w:ilvl w:val="0"/>
          <w:numId w:val="369"/>
        </w:numPr>
        <w:ind w:left="454" w:hanging="454"/>
      </w:pPr>
      <w:r w:rsidRPr="0022764C">
        <w:t>Annual Gross Revenue (not applicable to Declaration Linked Basis of Settlement)</w:t>
      </w:r>
    </w:p>
    <w:p w14:paraId="4990B715" w14:textId="77777777" w:rsidR="00C07262" w:rsidRPr="0022764C" w:rsidRDefault="004A758F">
      <w:pPr>
        <w:pStyle w:val="BodyText"/>
        <w:ind w:left="454"/>
      </w:pPr>
      <w:r w:rsidRPr="0022764C">
        <w:t xml:space="preserve">The Gross Revenue during the 12 (twelve) months immediately before the date of the </w:t>
      </w:r>
      <w:r w:rsidRPr="0022764C">
        <w:rPr>
          <w:b/>
          <w:bCs/>
        </w:rPr>
        <w:t>Incident</w:t>
      </w:r>
    </w:p>
    <w:p w14:paraId="4FCC8A94" w14:textId="77777777" w:rsidR="00C07262" w:rsidRPr="0022764C" w:rsidRDefault="004A758F" w:rsidP="00662A63">
      <w:pPr>
        <w:pStyle w:val="BodyText"/>
        <w:numPr>
          <w:ilvl w:val="0"/>
          <w:numId w:val="369"/>
        </w:numPr>
        <w:ind w:left="454" w:hanging="454"/>
      </w:pPr>
      <w:r w:rsidRPr="0022764C">
        <w:t>Standard Gross Revenue</w:t>
      </w:r>
    </w:p>
    <w:p w14:paraId="74ED2375" w14:textId="77777777" w:rsidR="00C07262" w:rsidRPr="0022764C" w:rsidRDefault="004A758F">
      <w:pPr>
        <w:pStyle w:val="BodyText"/>
        <w:ind w:left="454"/>
      </w:pPr>
      <w:r w:rsidRPr="0022764C">
        <w:t xml:space="preserve">The Gross Revenue during that period in the 12 (twelve) months immediately before the date of the </w:t>
      </w:r>
      <w:r w:rsidRPr="0022764C">
        <w:rPr>
          <w:b/>
          <w:bCs/>
        </w:rPr>
        <w:t>Incident</w:t>
      </w:r>
      <w:r w:rsidRPr="0022764C">
        <w:t xml:space="preserve"> which corresponds with the Indemnity Period</w:t>
      </w:r>
    </w:p>
    <w:p w14:paraId="48763B96" w14:textId="77777777" w:rsidR="00C07262" w:rsidRPr="0022764C" w:rsidRDefault="004A758F" w:rsidP="00662A63">
      <w:pPr>
        <w:pStyle w:val="BodyText"/>
        <w:numPr>
          <w:ilvl w:val="0"/>
          <w:numId w:val="369"/>
        </w:numPr>
        <w:ind w:left="454" w:hanging="454"/>
      </w:pPr>
      <w:r w:rsidRPr="0022764C">
        <w:t>Annual Rent Receivable</w:t>
      </w:r>
    </w:p>
    <w:p w14:paraId="7AD8BB89" w14:textId="77777777" w:rsidR="00C07262" w:rsidRPr="0022764C" w:rsidRDefault="004A758F">
      <w:pPr>
        <w:pStyle w:val="BodyText"/>
        <w:ind w:left="454"/>
      </w:pPr>
      <w:r w:rsidRPr="0022764C">
        <w:lastRenderedPageBreak/>
        <w:t xml:space="preserve">The Rent Receivable during the 12 (twelve) months immediately before the date of the </w:t>
      </w:r>
      <w:r w:rsidRPr="0022764C">
        <w:rPr>
          <w:b/>
          <w:bCs/>
        </w:rPr>
        <w:t>Incident</w:t>
      </w:r>
    </w:p>
    <w:p w14:paraId="679F7300" w14:textId="77777777" w:rsidR="00C07262" w:rsidRPr="0022764C" w:rsidRDefault="004A758F" w:rsidP="00662A63">
      <w:pPr>
        <w:pStyle w:val="BodyText"/>
        <w:numPr>
          <w:ilvl w:val="0"/>
          <w:numId w:val="369"/>
        </w:numPr>
        <w:ind w:left="454" w:hanging="454"/>
      </w:pPr>
      <w:r w:rsidRPr="0022764C">
        <w:t>Standard Rent Receivable</w:t>
      </w:r>
    </w:p>
    <w:p w14:paraId="6B0BA721" w14:textId="77777777" w:rsidR="00C07262" w:rsidRPr="0022764C" w:rsidRDefault="004A758F">
      <w:pPr>
        <w:pStyle w:val="BodyText"/>
        <w:ind w:left="454"/>
      </w:pPr>
      <w:r w:rsidRPr="0022764C">
        <w:t xml:space="preserve">The Rent Receivable during the period in the 12 (twelve) months immediately before the date of the </w:t>
      </w:r>
      <w:r w:rsidRPr="0022764C">
        <w:rPr>
          <w:b/>
          <w:bCs/>
        </w:rPr>
        <w:t>Incident</w:t>
      </w:r>
      <w:r w:rsidRPr="0022764C">
        <w:t xml:space="preserve"> which corresponds with the Indemnity Period</w:t>
      </w:r>
    </w:p>
    <w:p w14:paraId="39179EEA" w14:textId="77777777" w:rsidR="00C07262" w:rsidRPr="0022764C" w:rsidRDefault="004A758F">
      <w:pPr>
        <w:pStyle w:val="BodyText"/>
      </w:pPr>
      <w:r w:rsidRPr="0022764C">
        <w:rPr>
          <w:rFonts w:asciiTheme="majorHAnsi" w:eastAsia="MS Mincho" w:hAnsiTheme="majorHAnsi" w:cstheme="majorHAnsi"/>
          <w:szCs w:val="18"/>
        </w:rPr>
        <w:t xml:space="preserve">to which such adjustments shall be made where necessary to provide for the trend of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and for variations in or other circumstances affecting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either before or after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or which would have affected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had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not occurred so that the adjusted figures shall represent as nearly as may be reasonably practicable the results which but for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would have been obtained during the relative period after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w:t>
      </w:r>
    </w:p>
    <w:p w14:paraId="5A384FA6" w14:textId="77777777" w:rsidR="00C07262" w:rsidRPr="0022764C" w:rsidRDefault="004A758F">
      <w:pPr>
        <w:pStyle w:val="Heading3"/>
      </w:pPr>
      <w:r w:rsidRPr="0022764C">
        <w:t>Turnover</w:t>
      </w:r>
    </w:p>
    <w:p w14:paraId="3D546893" w14:textId="77777777" w:rsidR="00C07262" w:rsidRPr="0022764C" w:rsidRDefault="004A758F">
      <w:pPr>
        <w:pStyle w:val="BodyText"/>
      </w:pPr>
      <w:r w:rsidRPr="0022764C">
        <w:t xml:space="preserve">The money paid or payable to the </w:t>
      </w:r>
      <w:r w:rsidRPr="0022764C">
        <w:rPr>
          <w:b/>
        </w:rPr>
        <w:t>Insured</w:t>
      </w:r>
      <w:r w:rsidRPr="0022764C">
        <w:t xml:space="preserve"> for goods sold and delivered and for services rendered in the course of the </w:t>
      </w:r>
      <w:r w:rsidRPr="0022764C">
        <w:rPr>
          <w:b/>
        </w:rPr>
        <w:t>Business</w:t>
      </w:r>
      <w:r w:rsidRPr="0022764C">
        <w:t xml:space="preserve"> at the </w:t>
      </w:r>
      <w:r w:rsidRPr="0022764C">
        <w:rPr>
          <w:b/>
        </w:rPr>
        <w:t>Premises</w:t>
      </w:r>
      <w:r w:rsidRPr="0022764C">
        <w:t>.</w:t>
      </w:r>
    </w:p>
    <w:p w14:paraId="6A3C9E00" w14:textId="77777777" w:rsidR="00C07262" w:rsidRPr="0022764C" w:rsidRDefault="004A758F">
      <w:pPr>
        <w:pStyle w:val="Heading3"/>
      </w:pPr>
      <w:r w:rsidRPr="0022764C">
        <w:t>Uninsured Working Expenses</w:t>
      </w:r>
    </w:p>
    <w:p w14:paraId="32865498" w14:textId="51ECCCB3" w:rsidR="00C07262" w:rsidRPr="0022764C" w:rsidRDefault="004A758F">
      <w:pPr>
        <w:pStyle w:val="BodyText"/>
      </w:pPr>
      <w:r w:rsidRPr="0022764C">
        <w:t xml:space="preserve">If any charges of the </w:t>
      </w:r>
      <w:r w:rsidRPr="0022764C">
        <w:rPr>
          <w:b/>
        </w:rPr>
        <w:t>Business</w:t>
      </w:r>
      <w:r w:rsidRPr="0022764C">
        <w:t xml:space="preserve"> not insured by this </w:t>
      </w:r>
      <w:r w:rsidRPr="0022764C">
        <w:rPr>
          <w:b/>
        </w:rPr>
        <w:t>Policy</w:t>
      </w:r>
      <w:r w:rsidRPr="0022764C">
        <w:t xml:space="preserve"> have been deducted when calculating the </w:t>
      </w:r>
      <w:r w:rsidRPr="0022764C">
        <w:rPr>
          <w:b/>
        </w:rPr>
        <w:t>Sum Insured</w:t>
      </w:r>
      <w:r w:rsidRPr="0022764C">
        <w:t xml:space="preserve">, then in computing the amount recoverable as Increase in Cost of Working that proportion only of any additional expenditure shall be brought into account (in the ratio that the </w:t>
      </w:r>
      <w:r w:rsidRPr="0022764C">
        <w:rPr>
          <w:b/>
        </w:rPr>
        <w:t>Sum Insured</w:t>
      </w:r>
      <w:r w:rsidRPr="0022764C">
        <w:t xml:space="preserve"> bears to the sum of the </w:t>
      </w:r>
      <w:r w:rsidRPr="0022764C">
        <w:rPr>
          <w:b/>
        </w:rPr>
        <w:t>Sum Insured</w:t>
      </w:r>
      <w:r w:rsidRPr="0022764C">
        <w:t xml:space="preserve"> and the Uninsured Working Expenses as stated in the </w:t>
      </w:r>
      <w:r w:rsidRPr="0022764C">
        <w:rPr>
          <w:b/>
        </w:rPr>
        <w:t xml:space="preserve">Schedule </w:t>
      </w:r>
      <w:r w:rsidRPr="0022764C">
        <w:t>to this</w:t>
      </w:r>
      <w:r w:rsidRPr="0022764C">
        <w:rPr>
          <w:b/>
        </w:rPr>
        <w:t xml:space="preserve"> Section</w:t>
      </w:r>
      <w:r w:rsidRPr="0022764C">
        <w:t>).</w:t>
      </w:r>
    </w:p>
    <w:p w14:paraId="666828F4" w14:textId="77777777" w:rsidR="00C07262" w:rsidRPr="0022764C" w:rsidRDefault="004A758F">
      <w:pPr>
        <w:pStyle w:val="Heading3"/>
      </w:pPr>
      <w:r w:rsidRPr="0022764C">
        <w:t>The Cover</w:t>
      </w:r>
    </w:p>
    <w:p w14:paraId="44F7FB65" w14:textId="77777777" w:rsidR="00C07262" w:rsidRPr="0022764C" w:rsidRDefault="004A758F">
      <w:pPr>
        <w:pStyle w:val="BodyText"/>
      </w:pPr>
      <w:r w:rsidRPr="0022764C">
        <w:t xml:space="preserve">If the </w:t>
      </w:r>
      <w:r w:rsidRPr="0022764C">
        <w:rPr>
          <w:b/>
        </w:rPr>
        <w:t>Business</w:t>
      </w:r>
      <w:r w:rsidRPr="0022764C">
        <w:t xml:space="preserve"> carried on by the </w:t>
      </w:r>
      <w:r w:rsidRPr="0022764C">
        <w:rPr>
          <w:b/>
        </w:rPr>
        <w:t>Insured</w:t>
      </w:r>
      <w:r w:rsidRPr="0022764C">
        <w:t xml:space="preserve"> at the </w:t>
      </w:r>
      <w:r w:rsidRPr="0022764C">
        <w:rPr>
          <w:b/>
        </w:rPr>
        <w:t>Premises</w:t>
      </w:r>
      <w:r w:rsidRPr="0022764C">
        <w:t xml:space="preserve"> is interrupted or interfered with as a consequence of an </w:t>
      </w:r>
      <w:r w:rsidRPr="0022764C">
        <w:rPr>
          <w:b/>
        </w:rPr>
        <w:t>Incident</w:t>
      </w:r>
      <w:r w:rsidRPr="0022764C">
        <w:t xml:space="preserve"> during the </w:t>
      </w:r>
      <w:r w:rsidRPr="0022764C">
        <w:rPr>
          <w:b/>
          <w:bCs/>
        </w:rPr>
        <w:t>Period of Insurance,</w:t>
      </w:r>
      <w:r w:rsidRPr="0022764C">
        <w:t xml:space="preserve"> the </w:t>
      </w:r>
      <w:r w:rsidRPr="0022764C">
        <w:rPr>
          <w:b/>
        </w:rPr>
        <w:t>Insurer</w:t>
      </w:r>
      <w:r w:rsidRPr="0022764C">
        <w:t xml:space="preserve"> will indemnify or compensate the </w:t>
      </w:r>
      <w:r w:rsidRPr="0022764C">
        <w:rPr>
          <w:b/>
        </w:rPr>
        <w:t>Insured</w:t>
      </w:r>
      <w:r w:rsidRPr="0022764C">
        <w:t xml:space="preserve"> in accordance with the provisions stated in this </w:t>
      </w:r>
      <w:r w:rsidRPr="0022764C">
        <w:rPr>
          <w:b/>
        </w:rPr>
        <w:t>Section</w:t>
      </w:r>
    </w:p>
    <w:p w14:paraId="78743AF6" w14:textId="77777777" w:rsidR="00C07262" w:rsidRPr="0022764C" w:rsidRDefault="004A758F">
      <w:pPr>
        <w:pStyle w:val="BodyText"/>
      </w:pPr>
      <w:r w:rsidRPr="0022764C">
        <w:t xml:space="preserve">provided that at the time of the happening of the interruption of or interference with the </w:t>
      </w:r>
      <w:r w:rsidRPr="0022764C">
        <w:rPr>
          <w:b/>
        </w:rPr>
        <w:t xml:space="preserve">Business </w:t>
      </w:r>
      <w:r w:rsidRPr="0022764C">
        <w:t xml:space="preserve">there shall be in force an insurance covering the insurable interest of the </w:t>
      </w:r>
      <w:r w:rsidRPr="0022764C">
        <w:rPr>
          <w:b/>
        </w:rPr>
        <w:t>Insured</w:t>
      </w:r>
      <w:r w:rsidRPr="0022764C">
        <w:t xml:space="preserve"> in the property at the </w:t>
      </w:r>
      <w:r w:rsidRPr="0022764C">
        <w:rPr>
          <w:b/>
        </w:rPr>
        <w:t>Premises</w:t>
      </w:r>
      <w:r w:rsidRPr="0022764C">
        <w:t xml:space="preserve"> against such </w:t>
      </w:r>
      <w:r w:rsidRPr="0022764C">
        <w:rPr>
          <w:b/>
        </w:rPr>
        <w:t>Incident</w:t>
      </w:r>
      <w:r w:rsidRPr="0022764C">
        <w:t xml:space="preserve"> and that:</w:t>
      </w:r>
    </w:p>
    <w:p w14:paraId="1E06F770" w14:textId="77777777" w:rsidR="00C07262" w:rsidRPr="0022764C" w:rsidRDefault="004A758F" w:rsidP="00662A63">
      <w:pPr>
        <w:pStyle w:val="BodyText"/>
        <w:numPr>
          <w:ilvl w:val="2"/>
          <w:numId w:val="156"/>
        </w:numPr>
        <w:ind w:left="454" w:hanging="454"/>
      </w:pPr>
      <w:r w:rsidRPr="0022764C">
        <w:t>payment shall have been made or liability admitted thereunder; or</w:t>
      </w:r>
    </w:p>
    <w:p w14:paraId="0C4F5823" w14:textId="77777777" w:rsidR="00C07262" w:rsidRPr="0022764C" w:rsidRDefault="004A758F" w:rsidP="00662A63">
      <w:pPr>
        <w:pStyle w:val="BodyText"/>
        <w:numPr>
          <w:ilvl w:val="2"/>
          <w:numId w:val="156"/>
        </w:numPr>
        <w:ind w:left="454" w:hanging="454"/>
      </w:pPr>
      <w:r w:rsidRPr="0022764C">
        <w:t>payment would have been made or liability admitted thereunder but for the operation of a proviso in such insurance excluding liability for losses below a specified amount;</w:t>
      </w:r>
    </w:p>
    <w:p w14:paraId="5AF4DF06" w14:textId="77777777" w:rsidR="00C07262" w:rsidRPr="0022764C" w:rsidRDefault="004A758F">
      <w:pPr>
        <w:pStyle w:val="Heading1"/>
      </w:pPr>
      <w:r w:rsidRPr="0022764C">
        <w:t>Basis of Settlement</w:t>
      </w:r>
    </w:p>
    <w:p w14:paraId="7F1CDEBD" w14:textId="0475DD7A" w:rsidR="00C07262" w:rsidRPr="0022764C" w:rsidRDefault="004A758F">
      <w:pPr>
        <w:pStyle w:val="BodyText"/>
      </w:pPr>
      <w:r w:rsidRPr="0022764C">
        <w:t xml:space="preserve">The following Basis of Settlement shall apply only if the paragraph title appears in the </w:t>
      </w:r>
      <w:r w:rsidRPr="0022764C">
        <w:rPr>
          <w:b/>
        </w:rPr>
        <w:t>Schedule</w:t>
      </w:r>
      <w:r w:rsidRPr="0022764C">
        <w:t xml:space="preserve"> to this </w:t>
      </w:r>
      <w:r w:rsidRPr="0022764C">
        <w:rPr>
          <w:b/>
        </w:rPr>
        <w:t>Section</w:t>
      </w:r>
      <w:r w:rsidRPr="0022764C">
        <w:t>.</w:t>
      </w:r>
    </w:p>
    <w:p w14:paraId="1199F8A4" w14:textId="77777777" w:rsidR="00C07262" w:rsidRPr="0022764C" w:rsidRDefault="004A758F">
      <w:pPr>
        <w:pStyle w:val="Heading3"/>
      </w:pPr>
      <w:r w:rsidRPr="0022764C">
        <w:t>Accounts Receivable</w:t>
      </w:r>
    </w:p>
    <w:p w14:paraId="5AE46858" w14:textId="77777777" w:rsidR="00C07262" w:rsidRPr="0022764C" w:rsidRDefault="004A758F">
      <w:pPr>
        <w:pStyle w:val="BodyText"/>
      </w:pPr>
      <w:r w:rsidRPr="0022764C">
        <w:t>The amount payable as compensation under this Item shall be:</w:t>
      </w:r>
    </w:p>
    <w:p w14:paraId="0783DDBA" w14:textId="77777777" w:rsidR="00C07262" w:rsidRPr="0022764C" w:rsidRDefault="004A758F" w:rsidP="00662A63">
      <w:pPr>
        <w:pStyle w:val="BodyText"/>
        <w:numPr>
          <w:ilvl w:val="2"/>
          <w:numId w:val="157"/>
        </w:numPr>
        <w:ind w:left="454" w:hanging="454"/>
      </w:pPr>
      <w:r w:rsidRPr="0022764C">
        <w:t xml:space="preserve">loss of </w:t>
      </w:r>
      <w:r w:rsidRPr="0022764C">
        <w:rPr>
          <w:bCs/>
        </w:rPr>
        <w:t>Accounts Receivable</w:t>
      </w:r>
      <w:r w:rsidRPr="0022764C">
        <w:t xml:space="preserve"> (being the difference solely due to an </w:t>
      </w:r>
      <w:r w:rsidRPr="0022764C">
        <w:rPr>
          <w:b/>
        </w:rPr>
        <w:t>Incident</w:t>
      </w:r>
      <w:r w:rsidRPr="0022764C">
        <w:t xml:space="preserve"> between the amount of the Accounts Receivable at the date of the </w:t>
      </w:r>
      <w:r w:rsidRPr="0022764C">
        <w:rPr>
          <w:b/>
        </w:rPr>
        <w:t>Incident</w:t>
      </w:r>
      <w:r w:rsidRPr="0022764C">
        <w:t xml:space="preserve"> and the total amount received by the </w:t>
      </w:r>
      <w:r w:rsidRPr="0022764C">
        <w:rPr>
          <w:b/>
        </w:rPr>
        <w:t>Insured</w:t>
      </w:r>
      <w:r w:rsidRPr="0022764C">
        <w:t xml:space="preserve"> in payment of Accounts Receivable during the </w:t>
      </w:r>
      <w:r w:rsidRPr="0022764C">
        <w:rPr>
          <w:bCs/>
        </w:rPr>
        <w:t xml:space="preserve">Indemnity Period); </w:t>
      </w:r>
      <w:r w:rsidRPr="0022764C">
        <w:t>and</w:t>
      </w:r>
    </w:p>
    <w:p w14:paraId="68DDCF4E" w14:textId="77777777" w:rsidR="00C07262" w:rsidRPr="0022764C" w:rsidRDefault="004A758F" w:rsidP="00662A63">
      <w:pPr>
        <w:pStyle w:val="BodyText"/>
        <w:numPr>
          <w:ilvl w:val="2"/>
          <w:numId w:val="157"/>
        </w:numPr>
        <w:ind w:left="454" w:hanging="454"/>
      </w:pPr>
      <w:r w:rsidRPr="0022764C">
        <w:t xml:space="preserve">the additional expenditure necessarily and reasonably incurred for the sole purpose of avoiding or diminishing the loss of </w:t>
      </w:r>
      <w:r w:rsidRPr="0022764C">
        <w:rPr>
          <w:bCs/>
        </w:rPr>
        <w:t>Accounts Receivable</w:t>
      </w:r>
      <w:r w:rsidRPr="0022764C">
        <w:t xml:space="preserve"> which but for that expenditure would have occurred as a result of the </w:t>
      </w:r>
      <w:r w:rsidRPr="0022764C">
        <w:rPr>
          <w:b/>
        </w:rPr>
        <w:t>Incident</w:t>
      </w:r>
      <w:r w:rsidRPr="0022764C">
        <w:t xml:space="preserve"> but not exceeding the amount of reduction in </w:t>
      </w:r>
      <w:r w:rsidRPr="0022764C">
        <w:rPr>
          <w:bCs/>
        </w:rPr>
        <w:t>Accounts Receivable</w:t>
      </w:r>
      <w:r w:rsidRPr="0022764C">
        <w:t xml:space="preserve"> avoided.</w:t>
      </w:r>
    </w:p>
    <w:p w14:paraId="2066E005" w14:textId="77777777" w:rsidR="00C07262" w:rsidRPr="0022764C" w:rsidRDefault="004A758F">
      <w:pPr>
        <w:pStyle w:val="BodyText"/>
      </w:pPr>
      <w:r w:rsidRPr="0022764C">
        <w:t xml:space="preserve">If the </w:t>
      </w:r>
      <w:r w:rsidRPr="0022764C">
        <w:rPr>
          <w:b/>
        </w:rPr>
        <w:t>Sum Insured</w:t>
      </w:r>
      <w:r w:rsidRPr="0022764C">
        <w:t xml:space="preserve"> by the Item on Accounts Receivable is less than the total amount of the Accounts Receivable, the amount payable shall be proportionately reduced.</w:t>
      </w:r>
    </w:p>
    <w:p w14:paraId="25ACDCE3" w14:textId="77777777" w:rsidR="00C07262" w:rsidRPr="0022764C" w:rsidRDefault="004A758F">
      <w:pPr>
        <w:pStyle w:val="Heading3"/>
      </w:pPr>
      <w:r w:rsidRPr="0022764C">
        <w:t>Additional Increase in Cost of Working</w:t>
      </w:r>
    </w:p>
    <w:p w14:paraId="73A2A55D" w14:textId="77777777" w:rsidR="00C07262" w:rsidRPr="0022764C" w:rsidRDefault="004A758F">
      <w:pPr>
        <w:pStyle w:val="BodyText"/>
      </w:pPr>
      <w:r w:rsidRPr="0022764C">
        <w:t xml:space="preserve">The amount payable under this Item shall be the further additional expenses beyond those recoverable under Item 2 of the Gross Profit, Gross Revenue or Rent Receivable Basis of Settlement, necessarily and reasonably incurred during the Indemnity Period as a result of an </w:t>
      </w:r>
      <w:r w:rsidRPr="0022764C">
        <w:rPr>
          <w:b/>
        </w:rPr>
        <w:t>Incident</w:t>
      </w:r>
      <w:r w:rsidRPr="0022764C">
        <w:t xml:space="preserve"> for the sole purpose of avoiding or diminishing a reduction in Turnover, Gross Revenue or Rent Receivable, but not exceeding the </w:t>
      </w:r>
      <w:r w:rsidRPr="0022764C">
        <w:rPr>
          <w:b/>
          <w:bCs/>
        </w:rPr>
        <w:t>Sum</w:t>
      </w:r>
      <w:r w:rsidRPr="0022764C">
        <w:t xml:space="preserve"> </w:t>
      </w:r>
      <w:r w:rsidRPr="0022764C">
        <w:rPr>
          <w:b/>
          <w:bCs/>
        </w:rPr>
        <w:t>Insured</w:t>
      </w:r>
      <w:r w:rsidRPr="0022764C">
        <w:t xml:space="preserve"> stated in the </w:t>
      </w:r>
      <w:r w:rsidRPr="0022764C">
        <w:rPr>
          <w:b/>
          <w:bCs/>
        </w:rPr>
        <w:t>Schedule</w:t>
      </w:r>
      <w:r w:rsidRPr="0022764C">
        <w:t xml:space="preserve"> relating to this cover. At Your option, this may include any overtime payments at the employee’s standard rate or any payments for time in lieu.</w:t>
      </w:r>
    </w:p>
    <w:p w14:paraId="41AEC3C4" w14:textId="77777777" w:rsidR="00C07262" w:rsidRPr="0022764C" w:rsidRDefault="004A758F">
      <w:pPr>
        <w:pStyle w:val="Heading3"/>
        <w:rPr>
          <w:rFonts w:cstheme="majorHAnsi"/>
        </w:rPr>
      </w:pPr>
      <w:r w:rsidRPr="0022764C">
        <w:t>Declaration</w:t>
      </w:r>
      <w:r w:rsidRPr="0022764C">
        <w:rPr>
          <w:rFonts w:cstheme="majorHAnsi"/>
        </w:rPr>
        <w:t xml:space="preserve"> Linked</w:t>
      </w:r>
    </w:p>
    <w:p w14:paraId="68990E18" w14:textId="38BE3AC2" w:rsidR="00C07262" w:rsidRPr="0022764C" w:rsidRDefault="004A758F">
      <w:pPr>
        <w:pStyle w:val="BodyText"/>
      </w:pPr>
      <w:r w:rsidRPr="0022764C">
        <w:t xml:space="preserve">(only applicable if operative in the </w:t>
      </w:r>
      <w:r w:rsidRPr="0022764C">
        <w:rPr>
          <w:b/>
        </w:rPr>
        <w:t xml:space="preserve">Schedule </w:t>
      </w:r>
      <w:r w:rsidRPr="0022764C">
        <w:t>to this</w:t>
      </w:r>
      <w:r w:rsidRPr="0022764C">
        <w:rPr>
          <w:b/>
        </w:rPr>
        <w:t xml:space="preserve"> Section</w:t>
      </w:r>
      <w:r w:rsidRPr="0022764C">
        <w:t>)</w:t>
      </w:r>
    </w:p>
    <w:p w14:paraId="52BE8B08" w14:textId="77777777" w:rsidR="00C07262" w:rsidRPr="0022764C" w:rsidRDefault="004A758F">
      <w:pPr>
        <w:pStyle w:val="BodyText"/>
      </w:pPr>
      <w:r w:rsidRPr="0022764C">
        <w:t xml:space="preserve">If the </w:t>
      </w:r>
      <w:r w:rsidRPr="0022764C">
        <w:rPr>
          <w:b/>
        </w:rPr>
        <w:t>Insured</w:t>
      </w:r>
      <w:r w:rsidRPr="0022764C">
        <w:t xml:space="preserve"> has opted for the Declaration Linked Basis of Settlement, then the insurance provided by Gross Profit or Gross Revenue shall be subject to:</w:t>
      </w:r>
    </w:p>
    <w:p w14:paraId="72E8835A" w14:textId="77777777" w:rsidR="00C07262" w:rsidRPr="0022764C" w:rsidRDefault="004A758F" w:rsidP="00662A63">
      <w:pPr>
        <w:pStyle w:val="BodyText"/>
        <w:numPr>
          <w:ilvl w:val="2"/>
          <w:numId w:val="158"/>
        </w:numPr>
        <w:ind w:left="454" w:hanging="454"/>
      </w:pPr>
      <w:r w:rsidRPr="0022764C">
        <w:t>Premium Adjustment 1 Condition;</w:t>
      </w:r>
    </w:p>
    <w:p w14:paraId="5D03FE8B" w14:textId="77777777" w:rsidR="00C07262" w:rsidRPr="0022764C" w:rsidRDefault="004A758F" w:rsidP="00662A63">
      <w:pPr>
        <w:pStyle w:val="BodyText"/>
        <w:numPr>
          <w:ilvl w:val="2"/>
          <w:numId w:val="158"/>
        </w:numPr>
        <w:ind w:left="454" w:hanging="454"/>
      </w:pPr>
      <w:r w:rsidRPr="0022764C">
        <w:t>Renewal Condition; and</w:t>
      </w:r>
    </w:p>
    <w:p w14:paraId="7D48F53B" w14:textId="45FF8408" w:rsidR="00C07262" w:rsidRPr="0022764C" w:rsidRDefault="004A758F" w:rsidP="00662A63">
      <w:pPr>
        <w:pStyle w:val="BodyText"/>
        <w:numPr>
          <w:ilvl w:val="2"/>
          <w:numId w:val="158"/>
        </w:numPr>
        <w:ind w:left="454" w:hanging="454"/>
      </w:pPr>
      <w:r w:rsidRPr="0022764C">
        <w:t xml:space="preserve">Limit of Liability Condition increasing the estimated </w:t>
      </w:r>
      <w:r w:rsidRPr="0022764C">
        <w:rPr>
          <w:b/>
        </w:rPr>
        <w:t>Sum Insured</w:t>
      </w:r>
      <w:r w:rsidRPr="0022764C">
        <w:t xml:space="preserve"> by 33.33% (thirty-three point three</w:t>
      </w:r>
      <w:del w:id="117" w:author="stuart wolstenholme" w:date="2026-05-29T12:34:00Z" w16du:dateUtc="2026-05-29T11:34:00Z">
        <w:r w:rsidRPr="0022764C" w:rsidDel="00BB79CB">
          <w:delText xml:space="preserve"> three</w:delText>
        </w:r>
      </w:del>
      <w:r w:rsidRPr="0022764C">
        <w:t xml:space="preserve"> percent).</w:t>
      </w:r>
    </w:p>
    <w:p w14:paraId="72F4D75C" w14:textId="77777777" w:rsidR="00C07262" w:rsidRPr="0022764C" w:rsidRDefault="004A758F">
      <w:pPr>
        <w:pStyle w:val="Heading3"/>
      </w:pPr>
      <w:r w:rsidRPr="0022764C">
        <w:t>Gross Profit</w:t>
      </w:r>
    </w:p>
    <w:p w14:paraId="35F6D93C" w14:textId="77777777" w:rsidR="00C07262" w:rsidRPr="0022764C" w:rsidRDefault="004A758F">
      <w:pPr>
        <w:pStyle w:val="BodyText"/>
      </w:pPr>
      <w:r w:rsidRPr="0022764C">
        <w:t>The amount payable as compensation under this Item shall be:</w:t>
      </w:r>
    </w:p>
    <w:p w14:paraId="59F8B387" w14:textId="77777777" w:rsidR="00C07262" w:rsidRPr="0022764C" w:rsidRDefault="004A758F" w:rsidP="00662A63">
      <w:pPr>
        <w:pStyle w:val="BodyText"/>
        <w:numPr>
          <w:ilvl w:val="2"/>
          <w:numId w:val="159"/>
        </w:numPr>
        <w:ind w:left="454" w:hanging="454"/>
      </w:pPr>
      <w:r w:rsidRPr="0022764C">
        <w:t xml:space="preserve">in respect of a reduction in </w:t>
      </w:r>
      <w:r w:rsidRPr="0022764C">
        <w:rPr>
          <w:bCs/>
        </w:rPr>
        <w:t>Turnover, which is</w:t>
      </w:r>
      <w:r w:rsidRPr="0022764C">
        <w:t xml:space="preserve"> the sum produced by applying the Rate of Gross Profit to the amount by which the Turnover during the Indemnity Period shall fall short of the Standard Turnover as a result of an </w:t>
      </w:r>
      <w:r w:rsidRPr="0022764C">
        <w:rPr>
          <w:b/>
        </w:rPr>
        <w:t>Incident</w:t>
      </w:r>
      <w:r w:rsidRPr="0022764C">
        <w:t>; and</w:t>
      </w:r>
    </w:p>
    <w:p w14:paraId="350C2EFD" w14:textId="77777777" w:rsidR="00C07262" w:rsidRPr="0022764C" w:rsidRDefault="004A758F" w:rsidP="00662A63">
      <w:pPr>
        <w:pStyle w:val="BodyText"/>
        <w:numPr>
          <w:ilvl w:val="2"/>
          <w:numId w:val="159"/>
        </w:numPr>
        <w:ind w:left="454" w:hanging="454"/>
      </w:pPr>
      <w:r w:rsidRPr="0022764C">
        <w:t xml:space="preserve">the additional expenditure (subject to the provisions of the Uninsured Working Expenses) necessarily and </w:t>
      </w:r>
      <w:r w:rsidRPr="0022764C">
        <w:lastRenderedPageBreak/>
        <w:t xml:space="preserve">reasonably incurred for the sole purpose of avoiding or diminishing the reduction in Turnover which but for that expenditure would have taken place during the Indemnity Period as a result of an </w:t>
      </w:r>
      <w:r w:rsidRPr="0022764C">
        <w:rPr>
          <w:b/>
        </w:rPr>
        <w:t>Incident</w:t>
      </w:r>
      <w:r w:rsidRPr="0022764C">
        <w:t xml:space="preserve"> but not exceeding the sum produced by applying the Rate of Gross Profit to the amount of the reduction avoided;</w:t>
      </w:r>
    </w:p>
    <w:p w14:paraId="2F737DCC" w14:textId="77777777" w:rsidR="00C07262" w:rsidRPr="0022764C" w:rsidRDefault="004A758F">
      <w:pPr>
        <w:pStyle w:val="BodyText"/>
      </w:pPr>
      <w:r w:rsidRPr="0022764C">
        <w:t xml:space="preserve">less any sum saved during the Indemnity Period in respect of such charges and expenses of the </w:t>
      </w:r>
      <w:r w:rsidRPr="0022764C">
        <w:rPr>
          <w:b/>
        </w:rPr>
        <w:t>Business</w:t>
      </w:r>
      <w:r w:rsidRPr="0022764C">
        <w:t xml:space="preserve"> payable out of </w:t>
      </w:r>
      <w:r w:rsidRPr="0022764C">
        <w:rPr>
          <w:bCs/>
        </w:rPr>
        <w:t>Gross Profit as may cease or be reduced as</w:t>
      </w:r>
      <w:r w:rsidRPr="0022764C">
        <w:t xml:space="preserve"> a result of an </w:t>
      </w:r>
      <w:r w:rsidRPr="0022764C">
        <w:rPr>
          <w:b/>
        </w:rPr>
        <w:t>Incident</w:t>
      </w:r>
      <w:r w:rsidRPr="0022764C">
        <w:t>;</w:t>
      </w:r>
    </w:p>
    <w:p w14:paraId="7CADC56F" w14:textId="77777777" w:rsidR="00C07262" w:rsidRPr="0022764C" w:rsidRDefault="004A758F">
      <w:pPr>
        <w:pStyle w:val="BodyText"/>
      </w:pPr>
      <w:r w:rsidRPr="0022764C">
        <w:t xml:space="preserve">provided that if the </w:t>
      </w:r>
      <w:r w:rsidRPr="0022764C">
        <w:rPr>
          <w:b/>
        </w:rPr>
        <w:t>Sum Insured</w:t>
      </w:r>
      <w:r w:rsidRPr="0022764C">
        <w:t xml:space="preserve"> on Gross Profit is less than the sum produced by applying the Rate of Gross Profit to the Annual Turnover or to a proportionately increased multiple where the Maximum Indemnity Period exceeds 12 (twelve) months, the amount payable shall be proportionately reduced.</w:t>
      </w:r>
    </w:p>
    <w:p w14:paraId="317C3AB9" w14:textId="77777777" w:rsidR="00C07262" w:rsidRPr="0022764C" w:rsidRDefault="004A758F">
      <w:pPr>
        <w:pStyle w:val="Heading3"/>
      </w:pPr>
      <w:r w:rsidRPr="0022764C">
        <w:t>Gross Revenue</w:t>
      </w:r>
    </w:p>
    <w:p w14:paraId="05E58761" w14:textId="77777777" w:rsidR="00C07262" w:rsidRPr="0022764C" w:rsidRDefault="004A758F">
      <w:pPr>
        <w:pStyle w:val="BodyText"/>
      </w:pPr>
      <w:r w:rsidRPr="0022764C">
        <w:t>The amount payable as compensation under this Item shall be:</w:t>
      </w:r>
    </w:p>
    <w:p w14:paraId="5187423E" w14:textId="77777777" w:rsidR="00C07262" w:rsidRPr="0022764C" w:rsidRDefault="004A758F" w:rsidP="00662A63">
      <w:pPr>
        <w:pStyle w:val="BodyText"/>
        <w:numPr>
          <w:ilvl w:val="2"/>
          <w:numId w:val="160"/>
        </w:numPr>
        <w:ind w:left="454" w:hanging="454"/>
      </w:pPr>
      <w:r w:rsidRPr="0022764C">
        <w:t xml:space="preserve">loss of Gross Revenue being the amount by which the Gross Revenue during the Indemnity Period shall fall short of the Standard Gross Revenue as a result of an </w:t>
      </w:r>
      <w:r w:rsidRPr="0022764C">
        <w:rPr>
          <w:b/>
        </w:rPr>
        <w:t>Incident</w:t>
      </w:r>
      <w:r w:rsidRPr="0022764C">
        <w:t>; and</w:t>
      </w:r>
    </w:p>
    <w:p w14:paraId="4D053298" w14:textId="77777777" w:rsidR="00C07262" w:rsidRPr="0022764C" w:rsidRDefault="004A758F" w:rsidP="00662A63">
      <w:pPr>
        <w:pStyle w:val="BodyText"/>
        <w:numPr>
          <w:ilvl w:val="2"/>
          <w:numId w:val="160"/>
        </w:numPr>
        <w:ind w:left="454" w:hanging="454"/>
      </w:pPr>
      <w:r w:rsidRPr="0022764C">
        <w:t xml:space="preserve">the additional expenditure (subject to the provisions of the Uninsured Working Expenses) necessarily and reasonably incurred for the sole purpose of avoiding or diminishing the reduction in Gross Revenue which but for that expenditure would have taken place during the Indemnity Period as a result of an </w:t>
      </w:r>
      <w:r w:rsidRPr="0022764C">
        <w:rPr>
          <w:b/>
        </w:rPr>
        <w:t>Incident</w:t>
      </w:r>
      <w:r w:rsidRPr="0022764C">
        <w:t xml:space="preserve"> but not exceeding the amount of the reduction in Gross Revenue avoided</w:t>
      </w:r>
    </w:p>
    <w:p w14:paraId="5B72C48A" w14:textId="77777777" w:rsidR="00C07262" w:rsidRPr="0022764C" w:rsidRDefault="004A758F">
      <w:pPr>
        <w:pStyle w:val="BodyText"/>
        <w:rPr>
          <w:bCs/>
        </w:rPr>
      </w:pPr>
      <w:r w:rsidRPr="0022764C">
        <w:t xml:space="preserve">less any sum saved during the Indemnity Period in respect of such charges and expenses of the </w:t>
      </w:r>
      <w:r w:rsidRPr="0022764C">
        <w:rPr>
          <w:b/>
        </w:rPr>
        <w:t>Business</w:t>
      </w:r>
      <w:r w:rsidRPr="0022764C">
        <w:t xml:space="preserve"> payable out of </w:t>
      </w:r>
      <w:r w:rsidRPr="0022764C">
        <w:rPr>
          <w:bCs/>
        </w:rPr>
        <w:t xml:space="preserve">Gross Revenue as may cease or be reduced as a result of an </w:t>
      </w:r>
      <w:r w:rsidRPr="0022764C">
        <w:rPr>
          <w:b/>
          <w:bCs/>
        </w:rPr>
        <w:t>Incident</w:t>
      </w:r>
      <w:r w:rsidRPr="0022764C">
        <w:rPr>
          <w:bCs/>
        </w:rPr>
        <w:t>;</w:t>
      </w:r>
    </w:p>
    <w:p w14:paraId="5CEABB5F" w14:textId="77777777" w:rsidR="00C07262" w:rsidRPr="0022764C" w:rsidRDefault="004A758F">
      <w:pPr>
        <w:pStyle w:val="BodyText"/>
      </w:pPr>
      <w:r w:rsidRPr="0022764C">
        <w:t xml:space="preserve">provided that if the </w:t>
      </w:r>
      <w:r w:rsidRPr="0022764C">
        <w:rPr>
          <w:b/>
        </w:rPr>
        <w:t>Sum Insured</w:t>
      </w:r>
      <w:r w:rsidRPr="0022764C">
        <w:t xml:space="preserve"> on Gross Revenue is less than the Annual Revenue or to a proportionately increased multiple where the Maximum Indemnity Period exceeds 12 (twelve) months the amount payable shall be proportionately reduced. </w:t>
      </w:r>
    </w:p>
    <w:p w14:paraId="3423122A" w14:textId="77777777" w:rsidR="00C07262" w:rsidRPr="0022764C" w:rsidRDefault="004A758F">
      <w:pPr>
        <w:pStyle w:val="Heading3"/>
      </w:pPr>
      <w:r w:rsidRPr="0022764C">
        <w:t>Increase in Cost of Working</w:t>
      </w:r>
    </w:p>
    <w:p w14:paraId="407CA941" w14:textId="77777777" w:rsidR="00C07262" w:rsidRPr="0022764C" w:rsidRDefault="004A758F">
      <w:pPr>
        <w:pStyle w:val="BodyText"/>
        <w:rPr>
          <w:bCs/>
        </w:rPr>
      </w:pPr>
      <w:r w:rsidRPr="0022764C">
        <w:t xml:space="preserve">The amount payable as compensation under this Item shall be the additional expenditure (including the cost of removal to and from and the additional rent of temporary premises, additional rates and taxes and expenses incurred in equipping the temporary premises to make them suitable for the </w:t>
      </w:r>
      <w:r w:rsidRPr="0022764C">
        <w:rPr>
          <w:b/>
        </w:rPr>
        <w:t>Insured’s</w:t>
      </w:r>
      <w:r w:rsidRPr="0022764C">
        <w:t xml:space="preserve"> </w:t>
      </w:r>
      <w:r w:rsidRPr="0022764C">
        <w:rPr>
          <w:b/>
        </w:rPr>
        <w:t>Business</w:t>
      </w:r>
      <w:r w:rsidRPr="0022764C">
        <w:t xml:space="preserve"> additional cost in respect of additional staff and overtime and allowances for meals to existing staff) necessarily and reasonably incurred in order to minimise any interruption to or interference with the </w:t>
      </w:r>
      <w:r w:rsidRPr="0022764C">
        <w:rPr>
          <w:b/>
        </w:rPr>
        <w:t>Business</w:t>
      </w:r>
      <w:r w:rsidRPr="0022764C">
        <w:t xml:space="preserve"> during the </w:t>
      </w:r>
      <w:r w:rsidRPr="0022764C">
        <w:rPr>
          <w:bCs/>
        </w:rPr>
        <w:t>Indemnity Period but only insofar as such additional expenditure:</w:t>
      </w:r>
    </w:p>
    <w:p w14:paraId="0975EDD8" w14:textId="77777777" w:rsidR="00C07262" w:rsidRPr="0022764C" w:rsidRDefault="004A758F" w:rsidP="00662A63">
      <w:pPr>
        <w:pStyle w:val="BodyText"/>
        <w:numPr>
          <w:ilvl w:val="2"/>
          <w:numId w:val="161"/>
        </w:numPr>
        <w:ind w:left="454" w:hanging="454"/>
        <w:rPr>
          <w:bCs/>
        </w:rPr>
      </w:pPr>
      <w:r w:rsidRPr="0022764C">
        <w:rPr>
          <w:bCs/>
        </w:rPr>
        <w:t xml:space="preserve">is not recoverable under any other Item of this </w:t>
      </w:r>
      <w:r w:rsidRPr="0022764C">
        <w:rPr>
          <w:b/>
          <w:bCs/>
        </w:rPr>
        <w:t>Policy</w:t>
      </w:r>
      <w:r w:rsidRPr="0022764C">
        <w:rPr>
          <w:bCs/>
        </w:rPr>
        <w:t>;</w:t>
      </w:r>
    </w:p>
    <w:p w14:paraId="0C323909" w14:textId="77777777" w:rsidR="00C07262" w:rsidRPr="0022764C" w:rsidRDefault="004A758F" w:rsidP="00662A63">
      <w:pPr>
        <w:pStyle w:val="BodyText"/>
        <w:numPr>
          <w:ilvl w:val="2"/>
          <w:numId w:val="161"/>
        </w:numPr>
        <w:ind w:left="454" w:hanging="454"/>
      </w:pPr>
      <w:r w:rsidRPr="0022764C">
        <w:t xml:space="preserve">is incurred for the sole purpose of avoiding or diminishing the reduction in Turnover/Gross Revenue/Rent Receivable which but for that expenditure would have taken place during the Indemnity Period as a result of the </w:t>
      </w:r>
      <w:r w:rsidRPr="0022764C">
        <w:rPr>
          <w:b/>
        </w:rPr>
        <w:t>Incident</w:t>
      </w:r>
      <w:r w:rsidRPr="0022764C">
        <w:t xml:space="preserve"> but not exceeding either:</w:t>
      </w:r>
    </w:p>
    <w:p w14:paraId="7DC2BF45" w14:textId="77777777" w:rsidR="00C07262" w:rsidRPr="0022764C" w:rsidRDefault="004A758F" w:rsidP="00662A63">
      <w:pPr>
        <w:pStyle w:val="BodyText"/>
        <w:numPr>
          <w:ilvl w:val="0"/>
          <w:numId w:val="162"/>
        </w:numPr>
        <w:ind w:left="908" w:hanging="454"/>
      </w:pPr>
      <w:r w:rsidRPr="0022764C">
        <w:t>the sum produced by applying the Rate of Gross Profit to the amount of the reduction reasonably avoided; or</w:t>
      </w:r>
    </w:p>
    <w:p w14:paraId="3330B254" w14:textId="77777777" w:rsidR="00C07262" w:rsidRPr="0022764C" w:rsidRDefault="004A758F" w:rsidP="00662A63">
      <w:pPr>
        <w:pStyle w:val="BodyText"/>
        <w:numPr>
          <w:ilvl w:val="0"/>
          <w:numId w:val="162"/>
        </w:numPr>
        <w:ind w:left="908" w:hanging="454"/>
      </w:pPr>
      <w:r w:rsidRPr="0022764C">
        <w:t>the amount of the reduction in Gross Revenue or Rent Receivable reasonably avoided.</w:t>
      </w:r>
    </w:p>
    <w:p w14:paraId="6E360885" w14:textId="77777777" w:rsidR="00C07262" w:rsidRPr="0022764C" w:rsidRDefault="004A758F">
      <w:pPr>
        <w:pStyle w:val="Heading3"/>
      </w:pPr>
      <w:r w:rsidRPr="0022764C">
        <w:t>Increase in Cost of Working (Computers)</w:t>
      </w:r>
    </w:p>
    <w:p w14:paraId="29F1C583" w14:textId="77777777" w:rsidR="00C07262" w:rsidRPr="0022764C" w:rsidRDefault="004A758F">
      <w:pPr>
        <w:pStyle w:val="BodyText"/>
      </w:pPr>
      <w:r w:rsidRPr="0022764C">
        <w:t xml:space="preserve">The insurance by this </w:t>
      </w:r>
      <w:r w:rsidRPr="0022764C">
        <w:rPr>
          <w:b/>
          <w:bCs/>
        </w:rPr>
        <w:t>Section</w:t>
      </w:r>
      <w:r w:rsidRPr="0022764C">
        <w:t xml:space="preserve"> is in respect of additional expenditure necessarily and reasonably incurred by the</w:t>
      </w:r>
      <w:r w:rsidRPr="0022764C">
        <w:rPr>
          <w:b/>
        </w:rPr>
        <w:t xml:space="preserve"> Insured</w:t>
      </w:r>
      <w:r w:rsidRPr="0022764C">
        <w:t xml:space="preserve"> to:</w:t>
      </w:r>
    </w:p>
    <w:p w14:paraId="3B32FB59" w14:textId="77777777" w:rsidR="00C07262" w:rsidRPr="0022764C" w:rsidRDefault="004A758F" w:rsidP="00662A63">
      <w:pPr>
        <w:pStyle w:val="BodyText"/>
        <w:numPr>
          <w:ilvl w:val="2"/>
          <w:numId w:val="163"/>
        </w:numPr>
        <w:ind w:left="454" w:hanging="454"/>
      </w:pPr>
      <w:r w:rsidRPr="0022764C">
        <w:t xml:space="preserve">prevent or minimise the interruption of or interference with the work normally carried out by or on the </w:t>
      </w:r>
      <w:r w:rsidRPr="0022764C">
        <w:rPr>
          <w:bCs/>
        </w:rPr>
        <w:t>Computer Equipment</w:t>
      </w:r>
      <w:r w:rsidRPr="0022764C">
        <w:t xml:space="preserve"> or </w:t>
      </w:r>
      <w:r w:rsidRPr="0022764C">
        <w:rPr>
          <w:bCs/>
        </w:rPr>
        <w:t>Electronic Office Equipment</w:t>
      </w:r>
      <w:r w:rsidRPr="0022764C">
        <w:t xml:space="preserve"> excluding additional expenditure more specifically insured elsewhere in this </w:t>
      </w:r>
      <w:r w:rsidRPr="0022764C">
        <w:rPr>
          <w:b/>
          <w:bCs/>
        </w:rPr>
        <w:t>Policy</w:t>
      </w:r>
      <w:r w:rsidRPr="0022764C">
        <w:t>;</w:t>
      </w:r>
    </w:p>
    <w:p w14:paraId="2DE1471F" w14:textId="77777777" w:rsidR="00C07262" w:rsidRPr="0022764C" w:rsidRDefault="004A758F" w:rsidP="00662A63">
      <w:pPr>
        <w:pStyle w:val="BodyText"/>
        <w:numPr>
          <w:ilvl w:val="2"/>
          <w:numId w:val="163"/>
        </w:numPr>
        <w:ind w:left="454" w:hanging="454"/>
      </w:pPr>
      <w:r w:rsidRPr="0022764C">
        <w:t>recompile or restore data or software or replace third party proprietary software</w:t>
      </w:r>
    </w:p>
    <w:p w14:paraId="3672362C" w14:textId="77777777" w:rsidR="00C07262" w:rsidRPr="0022764C" w:rsidRDefault="004A758F">
      <w:pPr>
        <w:pStyle w:val="BodyText"/>
      </w:pPr>
      <w:r w:rsidRPr="0022764C">
        <w:t xml:space="preserve">in consequence of an Incident which manifests itself during the </w:t>
      </w:r>
      <w:r w:rsidRPr="0022764C">
        <w:rPr>
          <w:b/>
          <w:bCs/>
        </w:rPr>
        <w:t>Period of Insurance</w:t>
      </w:r>
      <w:r w:rsidRPr="0022764C">
        <w:t>.</w:t>
      </w:r>
    </w:p>
    <w:p w14:paraId="5694FB84" w14:textId="77777777" w:rsidR="00C07262" w:rsidRPr="0022764C" w:rsidRDefault="004A758F">
      <w:pPr>
        <w:pStyle w:val="Heading1"/>
      </w:pPr>
      <w:r w:rsidRPr="0022764C">
        <w:t>Definitions applicable to this Basis of Settlement only</w:t>
      </w:r>
    </w:p>
    <w:p w14:paraId="2C81E65F" w14:textId="77777777" w:rsidR="00C07262" w:rsidRPr="0022764C" w:rsidRDefault="004A758F" w:rsidP="00662A63">
      <w:pPr>
        <w:pStyle w:val="Heading3"/>
        <w:numPr>
          <w:ilvl w:val="3"/>
          <w:numId w:val="164"/>
        </w:numPr>
        <w:ind w:left="454" w:hanging="454"/>
      </w:pPr>
      <w:r w:rsidRPr="0022764C">
        <w:t>Approved Maintenance Agreement</w:t>
      </w:r>
    </w:p>
    <w:p w14:paraId="0E6FA82D" w14:textId="77777777" w:rsidR="00C07262" w:rsidRPr="0022764C" w:rsidRDefault="004A758F">
      <w:pPr>
        <w:pStyle w:val="BodyTextIndent"/>
      </w:pPr>
      <w:r w:rsidRPr="0022764C">
        <w:t xml:space="preserve">An agreement which provides on-call remedial maintenance encompassing free repair or replacement in the event of breakdown arising out of normal use.  The </w:t>
      </w:r>
      <w:r w:rsidRPr="0022764C">
        <w:rPr>
          <w:b/>
          <w:bCs/>
        </w:rPr>
        <w:t>Insured</w:t>
      </w:r>
      <w:r w:rsidRPr="0022764C">
        <w:t xml:space="preserve"> shall supply to the Insurer a copy of any such agreement.</w:t>
      </w:r>
    </w:p>
    <w:p w14:paraId="6C937BC5" w14:textId="77777777" w:rsidR="00C07262" w:rsidRPr="0022764C" w:rsidRDefault="004A758F" w:rsidP="00662A63">
      <w:pPr>
        <w:pStyle w:val="Heading3"/>
        <w:numPr>
          <w:ilvl w:val="3"/>
          <w:numId w:val="164"/>
        </w:numPr>
        <w:ind w:left="454" w:hanging="454"/>
      </w:pPr>
      <w:r w:rsidRPr="0022764C">
        <w:t>Breakdown</w:t>
      </w:r>
    </w:p>
    <w:p w14:paraId="710021F6" w14:textId="77777777" w:rsidR="00C07262" w:rsidRPr="0022764C" w:rsidRDefault="004A758F">
      <w:pPr>
        <w:pStyle w:val="BodyTextIndent"/>
      </w:pPr>
      <w:r w:rsidRPr="0022764C">
        <w:t>The actual breaking or failure of any part of the equipment whilst in ordinary use arising from either mechanical or electrical defect causing stoppage of the function thereof which necessitates repair or replacement in order to continue normal working.</w:t>
      </w:r>
    </w:p>
    <w:p w14:paraId="2D23BBB3" w14:textId="77777777" w:rsidR="00C07262" w:rsidRPr="0022764C" w:rsidRDefault="004A758F" w:rsidP="00662A63">
      <w:pPr>
        <w:pStyle w:val="Heading3"/>
        <w:numPr>
          <w:ilvl w:val="3"/>
          <w:numId w:val="164"/>
        </w:numPr>
        <w:ind w:left="454" w:hanging="454"/>
      </w:pPr>
      <w:r w:rsidRPr="0022764C">
        <w:t>Computer Equipment</w:t>
      </w:r>
    </w:p>
    <w:p w14:paraId="4EE49A11" w14:textId="77777777" w:rsidR="00C07262" w:rsidRPr="0022764C" w:rsidRDefault="004A758F">
      <w:pPr>
        <w:pStyle w:val="BodyTextIndent"/>
      </w:pPr>
      <w:r w:rsidRPr="0022764C">
        <w:t xml:space="preserve">Computer equipment (including fixed disks and interconnecting wiring but not Computer Media) used for electronic processing communication and storage of data the property of the </w:t>
      </w:r>
      <w:r w:rsidRPr="0022764C">
        <w:rPr>
          <w:b/>
          <w:bCs/>
        </w:rPr>
        <w:t>Insured</w:t>
      </w:r>
      <w:r w:rsidRPr="0022764C">
        <w:t xml:space="preserve"> or leased hired or rented to the </w:t>
      </w:r>
      <w:r w:rsidRPr="0022764C">
        <w:rPr>
          <w:b/>
          <w:bCs/>
        </w:rPr>
        <w:t>Insured</w:t>
      </w:r>
      <w:r w:rsidRPr="0022764C">
        <w:t>.</w:t>
      </w:r>
    </w:p>
    <w:p w14:paraId="32F7686D" w14:textId="77777777" w:rsidR="00C07262" w:rsidRPr="0022764C" w:rsidRDefault="004A758F" w:rsidP="00662A63">
      <w:pPr>
        <w:pStyle w:val="Heading3"/>
        <w:numPr>
          <w:ilvl w:val="3"/>
          <w:numId w:val="164"/>
        </w:numPr>
        <w:ind w:left="454" w:hanging="454"/>
      </w:pPr>
      <w:r w:rsidRPr="0022764C">
        <w:lastRenderedPageBreak/>
        <w:t>Computer Media</w:t>
      </w:r>
    </w:p>
    <w:p w14:paraId="586DE6CD" w14:textId="77777777" w:rsidR="00C07262" w:rsidRPr="0022764C" w:rsidRDefault="004A758F">
      <w:pPr>
        <w:pStyle w:val="BodyTextIndent"/>
      </w:pPr>
      <w:r w:rsidRPr="0022764C">
        <w:t xml:space="preserve">Computer media of all types (other than paper records) the property of the </w:t>
      </w:r>
      <w:r w:rsidRPr="0022764C">
        <w:rPr>
          <w:b/>
          <w:bCs/>
        </w:rPr>
        <w:t>Insured</w:t>
      </w:r>
      <w:r w:rsidRPr="0022764C">
        <w:t xml:space="preserve"> or leased hired or licensed to the </w:t>
      </w:r>
      <w:r w:rsidRPr="0022764C">
        <w:rPr>
          <w:b/>
          <w:bCs/>
        </w:rPr>
        <w:t>Insured</w:t>
      </w:r>
      <w:r w:rsidRPr="0022764C">
        <w:t>.</w:t>
      </w:r>
    </w:p>
    <w:p w14:paraId="0B3C3213" w14:textId="77777777" w:rsidR="00C07262" w:rsidRPr="0022764C" w:rsidRDefault="004A758F" w:rsidP="00662A63">
      <w:pPr>
        <w:pStyle w:val="Heading3"/>
        <w:numPr>
          <w:ilvl w:val="3"/>
          <w:numId w:val="164"/>
        </w:numPr>
        <w:ind w:left="454" w:hanging="454"/>
      </w:pPr>
      <w:r w:rsidRPr="0022764C">
        <w:t>Electronic Office Equipment</w:t>
      </w:r>
    </w:p>
    <w:p w14:paraId="1F59B016" w14:textId="77777777" w:rsidR="00C07262" w:rsidRPr="0022764C" w:rsidRDefault="004A758F">
      <w:pPr>
        <w:pStyle w:val="BodyTextIndent"/>
      </w:pPr>
      <w:r w:rsidRPr="0022764C">
        <w:t xml:space="preserve">Electronically operated office equipment (other than Computer Equipment) the property of the </w:t>
      </w:r>
      <w:r w:rsidRPr="0022764C">
        <w:rPr>
          <w:b/>
          <w:bCs/>
        </w:rPr>
        <w:t>Insured</w:t>
      </w:r>
      <w:r w:rsidRPr="0022764C">
        <w:t xml:space="preserve"> or leased hired or rented to the </w:t>
      </w:r>
      <w:r w:rsidRPr="0022764C">
        <w:rPr>
          <w:b/>
          <w:bCs/>
        </w:rPr>
        <w:t>Insured</w:t>
      </w:r>
      <w:r w:rsidRPr="0022764C">
        <w:t>.</w:t>
      </w:r>
    </w:p>
    <w:p w14:paraId="4EC503C6" w14:textId="77777777" w:rsidR="00C07262" w:rsidRPr="0022764C" w:rsidRDefault="004A758F" w:rsidP="00662A63">
      <w:pPr>
        <w:pStyle w:val="Heading3"/>
        <w:numPr>
          <w:ilvl w:val="3"/>
          <w:numId w:val="164"/>
        </w:numPr>
        <w:ind w:left="454" w:hanging="454"/>
      </w:pPr>
      <w:r w:rsidRPr="0022764C">
        <w:t>Incident</w:t>
      </w:r>
    </w:p>
    <w:p w14:paraId="772E9D37" w14:textId="77777777" w:rsidR="00C07262" w:rsidRPr="0022764C" w:rsidRDefault="004A758F" w:rsidP="00662A63">
      <w:pPr>
        <w:pStyle w:val="BodyText"/>
        <w:numPr>
          <w:ilvl w:val="2"/>
          <w:numId w:val="165"/>
        </w:numPr>
        <w:ind w:left="908" w:hanging="454"/>
      </w:pPr>
      <w:r w:rsidRPr="0022764C">
        <w:rPr>
          <w:rFonts w:eastAsia="MS Mincho"/>
          <w:b/>
          <w:bCs/>
        </w:rPr>
        <w:t>Damage</w:t>
      </w:r>
      <w:r w:rsidRPr="0022764C">
        <w:rPr>
          <w:rFonts w:eastAsia="MS Mincho"/>
        </w:rPr>
        <w:t xml:space="preserve"> </w:t>
      </w:r>
      <w:r w:rsidRPr="0022764C">
        <w:t xml:space="preserve">to any item of Computer Equipment at the </w:t>
      </w:r>
      <w:r w:rsidRPr="0022764C">
        <w:rPr>
          <w:b/>
          <w:bCs/>
        </w:rPr>
        <w:t>Premises</w:t>
      </w:r>
      <w:r w:rsidRPr="0022764C">
        <w:t xml:space="preserve"> caused by its Breakdown;</w:t>
      </w:r>
    </w:p>
    <w:p w14:paraId="52524276" w14:textId="77777777" w:rsidR="00C07262" w:rsidRPr="0022764C" w:rsidRDefault="004A758F" w:rsidP="00662A63">
      <w:pPr>
        <w:pStyle w:val="BodyText"/>
        <w:numPr>
          <w:ilvl w:val="2"/>
          <w:numId w:val="165"/>
        </w:numPr>
        <w:ind w:left="908" w:hanging="454"/>
      </w:pPr>
      <w:r w:rsidRPr="0022764C">
        <w:rPr>
          <w:rFonts w:eastAsia="MS Mincho"/>
          <w:b/>
          <w:bCs/>
        </w:rPr>
        <w:t>Damage</w:t>
      </w:r>
      <w:r w:rsidRPr="0022764C">
        <w:rPr>
          <w:rFonts w:eastAsia="MS Mincho"/>
        </w:rPr>
        <w:t xml:space="preserve"> </w:t>
      </w:r>
      <w:r w:rsidRPr="0022764C">
        <w:t xml:space="preserve">to Computer Media at the </w:t>
      </w:r>
      <w:r w:rsidRPr="0022764C">
        <w:rPr>
          <w:b/>
          <w:bCs/>
        </w:rPr>
        <w:t>Premises</w:t>
      </w:r>
      <w:r w:rsidRPr="0022764C">
        <w:t xml:space="preserve"> or at any other premises anywhere in the world including whilst in transit;</w:t>
      </w:r>
    </w:p>
    <w:p w14:paraId="38CC8FE5" w14:textId="77777777" w:rsidR="00C07262" w:rsidRPr="0022764C" w:rsidRDefault="004A758F" w:rsidP="00662A63">
      <w:pPr>
        <w:pStyle w:val="BodyText"/>
        <w:numPr>
          <w:ilvl w:val="2"/>
          <w:numId w:val="165"/>
        </w:numPr>
        <w:ind w:left="908" w:hanging="454"/>
      </w:pPr>
      <w:r w:rsidRPr="0022764C">
        <w:t>erasure, destruction, corruption or distortion of software contained or data stored on fixed disks or Computer Media;</w:t>
      </w:r>
    </w:p>
    <w:p w14:paraId="1AB914AB" w14:textId="77777777" w:rsidR="00C07262" w:rsidRPr="0022764C" w:rsidRDefault="004A758F" w:rsidP="00662A63">
      <w:pPr>
        <w:pStyle w:val="BodyText"/>
        <w:numPr>
          <w:ilvl w:val="2"/>
          <w:numId w:val="165"/>
        </w:numPr>
        <w:ind w:left="908" w:hanging="454"/>
      </w:pPr>
      <w:r w:rsidRPr="0022764C">
        <w:t>the failure or fluctuation of the supply of electricity to the Computer Equipment; or</w:t>
      </w:r>
    </w:p>
    <w:p w14:paraId="495A9ABE" w14:textId="77777777" w:rsidR="00C07262" w:rsidRPr="0022764C" w:rsidRDefault="004A758F" w:rsidP="00662A63">
      <w:pPr>
        <w:pStyle w:val="BodyText"/>
        <w:numPr>
          <w:ilvl w:val="2"/>
          <w:numId w:val="165"/>
        </w:numPr>
        <w:ind w:left="908" w:hanging="454"/>
      </w:pPr>
      <w:r w:rsidRPr="0022764C">
        <w:t>the failure of any telecommunication system linked to the Computer Equipment.</w:t>
      </w:r>
    </w:p>
    <w:p w14:paraId="33EF54D3" w14:textId="77777777" w:rsidR="00C07262" w:rsidRPr="0022764C" w:rsidRDefault="004A758F">
      <w:pPr>
        <w:pStyle w:val="Heading1"/>
      </w:pPr>
      <w:r w:rsidRPr="0022764C">
        <w:t>Exclusions</w:t>
      </w:r>
    </w:p>
    <w:p w14:paraId="7F95E868" w14:textId="77777777" w:rsidR="00C07262" w:rsidRPr="0022764C" w:rsidRDefault="004A758F">
      <w:pPr>
        <w:pStyle w:val="BodyText"/>
      </w:pPr>
      <w:r w:rsidRPr="0022764C">
        <w:t xml:space="preserve">The </w:t>
      </w:r>
      <w:r w:rsidRPr="0022764C">
        <w:rPr>
          <w:b/>
        </w:rPr>
        <w:t>Insurers</w:t>
      </w:r>
      <w:r w:rsidRPr="0022764C">
        <w:t xml:space="preserve"> shall not be liable under this Basis of Settlement in respect of:</w:t>
      </w:r>
    </w:p>
    <w:p w14:paraId="3501E21B" w14:textId="77777777" w:rsidR="00C07262" w:rsidRPr="0022764C" w:rsidRDefault="004A758F" w:rsidP="00662A63">
      <w:pPr>
        <w:pStyle w:val="BodyText"/>
        <w:numPr>
          <w:ilvl w:val="0"/>
          <w:numId w:val="166"/>
        </w:numPr>
        <w:ind w:left="454" w:hanging="454"/>
      </w:pPr>
      <w:r w:rsidRPr="0022764C">
        <w:t xml:space="preserve">the amount shown in the </w:t>
      </w:r>
      <w:r w:rsidRPr="0022764C">
        <w:rPr>
          <w:b/>
          <w:bCs/>
        </w:rPr>
        <w:t>Schedule</w:t>
      </w:r>
      <w:r w:rsidRPr="0022764C">
        <w:t xml:space="preserve"> as the </w:t>
      </w:r>
      <w:r w:rsidRPr="0022764C">
        <w:rPr>
          <w:b/>
          <w:bCs/>
        </w:rPr>
        <w:t>Excess</w:t>
      </w:r>
      <w:r w:rsidRPr="0022764C">
        <w:t xml:space="preserve"> in respect of each and every loss; </w:t>
      </w:r>
    </w:p>
    <w:p w14:paraId="244BF742" w14:textId="77777777" w:rsidR="00C07262" w:rsidRPr="0022764C" w:rsidRDefault="004A758F" w:rsidP="00662A63">
      <w:pPr>
        <w:pStyle w:val="BodyText"/>
        <w:numPr>
          <w:ilvl w:val="0"/>
          <w:numId w:val="166"/>
        </w:numPr>
        <w:ind w:left="454" w:hanging="454"/>
      </w:pPr>
      <w:r w:rsidRPr="0022764C">
        <w:t xml:space="preserve">any additional expenditure in consequence of the use by the </w:t>
      </w:r>
      <w:r w:rsidRPr="0022764C">
        <w:rPr>
          <w:b/>
          <w:bCs/>
        </w:rPr>
        <w:t>Insured</w:t>
      </w:r>
      <w:r w:rsidRPr="0022764C">
        <w:t xml:space="preserve"> of software in respect of which development has not been finalised or which has not passed all testing procedures or which has not been successfully proven; </w:t>
      </w:r>
    </w:p>
    <w:p w14:paraId="11596377" w14:textId="77777777" w:rsidR="00C07262" w:rsidRPr="0022764C" w:rsidRDefault="004A758F" w:rsidP="00662A63">
      <w:pPr>
        <w:pStyle w:val="BodyText"/>
        <w:numPr>
          <w:ilvl w:val="0"/>
          <w:numId w:val="166"/>
        </w:numPr>
        <w:ind w:left="454" w:hanging="454"/>
      </w:pPr>
      <w:r w:rsidRPr="0022764C">
        <w:t xml:space="preserve">any additional expenditure in consequence of failure to comply with manufacturers’ recommendations relating to storage of Computer Media; </w:t>
      </w:r>
    </w:p>
    <w:p w14:paraId="2D498075" w14:textId="77777777" w:rsidR="00C07262" w:rsidRPr="0022764C" w:rsidRDefault="004A758F" w:rsidP="00662A63">
      <w:pPr>
        <w:pStyle w:val="BodyText"/>
        <w:numPr>
          <w:ilvl w:val="0"/>
          <w:numId w:val="166"/>
        </w:numPr>
        <w:ind w:left="454" w:hanging="454"/>
      </w:pPr>
      <w:r w:rsidRPr="0022764C">
        <w:t>any additional expenditure commencing more than 12 (twelve) months after the date on which the Incident manifests itself;</w:t>
      </w:r>
    </w:p>
    <w:p w14:paraId="77D1D321" w14:textId="77777777" w:rsidR="00C07262" w:rsidRPr="0022764C" w:rsidRDefault="004A758F" w:rsidP="00662A63">
      <w:pPr>
        <w:pStyle w:val="BodyText"/>
        <w:numPr>
          <w:ilvl w:val="0"/>
          <w:numId w:val="166"/>
        </w:numPr>
        <w:ind w:left="454" w:hanging="454"/>
      </w:pPr>
      <w:r w:rsidRPr="0022764C">
        <w:t>the costs of rectifying programming errors or design defects in software;</w:t>
      </w:r>
    </w:p>
    <w:p w14:paraId="479D95E5" w14:textId="6C083DAF" w:rsidR="00C07262" w:rsidRPr="0022764C" w:rsidRDefault="004A758F" w:rsidP="00662A63">
      <w:pPr>
        <w:pStyle w:val="BodyText"/>
        <w:numPr>
          <w:ilvl w:val="0"/>
          <w:numId w:val="166"/>
        </w:numPr>
        <w:ind w:left="454" w:hanging="454"/>
      </w:pPr>
      <w:r w:rsidRPr="0022764C">
        <w:t xml:space="preserve">(in the case of </w:t>
      </w:r>
      <w:del w:id="118" w:author="stuart wolstenholme" w:date="2026-05-29T12:34:00Z" w16du:dateUtc="2026-05-29T11:34:00Z">
        <w:r w:rsidRPr="0022764C" w:rsidDel="00BB79CB">
          <w:delText>third party</w:delText>
        </w:r>
      </w:del>
      <w:ins w:id="119" w:author="stuart wolstenholme" w:date="2026-05-29T12:34:00Z" w16du:dateUtc="2026-05-29T11:34:00Z">
        <w:r w:rsidR="00BB79CB" w:rsidRPr="0022764C">
          <w:t>third-party</w:t>
        </w:r>
      </w:ins>
      <w:r w:rsidRPr="0022764C">
        <w:t xml:space="preserve"> proprietary software only) any additional expenditure in consequence of programming errors or design defects but this Exclusion shall not apply to additional expenditure consequent upon erasure, destruction, corruption or distortion of other software caused by programming errors or design defects in third party proprietary software;</w:t>
      </w:r>
    </w:p>
    <w:p w14:paraId="038C443E" w14:textId="77777777" w:rsidR="00C07262" w:rsidRPr="0022764C" w:rsidRDefault="004A758F" w:rsidP="00662A63">
      <w:pPr>
        <w:pStyle w:val="BodyText"/>
        <w:numPr>
          <w:ilvl w:val="0"/>
          <w:numId w:val="166"/>
        </w:numPr>
        <w:ind w:left="454" w:hanging="454"/>
      </w:pPr>
      <w:r w:rsidRPr="0022764C">
        <w:t xml:space="preserve">the value to the </w:t>
      </w:r>
      <w:r w:rsidRPr="0022764C">
        <w:rPr>
          <w:b/>
          <w:bCs/>
        </w:rPr>
        <w:t>Insured</w:t>
      </w:r>
      <w:r w:rsidRPr="0022764C">
        <w:t xml:space="preserve"> of data stored on Computer Equipment or Computer Media;</w:t>
      </w:r>
    </w:p>
    <w:p w14:paraId="3722AE07" w14:textId="77777777" w:rsidR="00C07262" w:rsidRPr="0022764C" w:rsidRDefault="004A758F" w:rsidP="00662A63">
      <w:pPr>
        <w:pStyle w:val="BodyText"/>
        <w:numPr>
          <w:ilvl w:val="0"/>
          <w:numId w:val="166"/>
        </w:numPr>
        <w:ind w:left="454" w:hanging="454"/>
      </w:pPr>
      <w:r w:rsidRPr="0022764C">
        <w:t>any additional expenditure in consequence of a failure of the public supply of electricity directly or in any way due to:</w:t>
      </w:r>
    </w:p>
    <w:p w14:paraId="487B2287" w14:textId="77777777" w:rsidR="00C07262" w:rsidRPr="0022764C" w:rsidRDefault="004A758F" w:rsidP="00662A63">
      <w:pPr>
        <w:pStyle w:val="BodyText"/>
        <w:numPr>
          <w:ilvl w:val="0"/>
          <w:numId w:val="168"/>
        </w:numPr>
        <w:ind w:left="908" w:hanging="454"/>
      </w:pPr>
      <w:r w:rsidRPr="0022764C">
        <w:t>a deliberate act of the supply authority not performed for the sole purpose of safeguarding life or protecting any part of the supply system;</w:t>
      </w:r>
    </w:p>
    <w:p w14:paraId="36E862AB" w14:textId="77777777" w:rsidR="00C07262" w:rsidRPr="0022764C" w:rsidRDefault="004A758F" w:rsidP="00662A63">
      <w:pPr>
        <w:pStyle w:val="BodyText"/>
        <w:numPr>
          <w:ilvl w:val="0"/>
          <w:numId w:val="168"/>
        </w:numPr>
        <w:ind w:left="908" w:hanging="454"/>
      </w:pPr>
      <w:r w:rsidRPr="0022764C">
        <w:t>a scheme of rationing not necessitated by accidental damage to the supply authority generating or supply equipment;</w:t>
      </w:r>
    </w:p>
    <w:p w14:paraId="0C1E1ADB" w14:textId="77777777" w:rsidR="00C07262" w:rsidRPr="0022764C" w:rsidRDefault="004A758F" w:rsidP="00662A63">
      <w:pPr>
        <w:pStyle w:val="BodyText"/>
        <w:numPr>
          <w:ilvl w:val="0"/>
          <w:numId w:val="168"/>
        </w:numPr>
        <w:ind w:left="908" w:hanging="454"/>
      </w:pPr>
      <w:r w:rsidRPr="0022764C">
        <w:t>the inability of the supply authority to maintain the supply system due to industrial action by any of its employees;</w:t>
      </w:r>
    </w:p>
    <w:p w14:paraId="79F90A23" w14:textId="77777777" w:rsidR="00C07262" w:rsidRPr="0022764C" w:rsidRDefault="004A758F" w:rsidP="00662A63">
      <w:pPr>
        <w:pStyle w:val="BodyText"/>
        <w:numPr>
          <w:ilvl w:val="0"/>
          <w:numId w:val="166"/>
        </w:numPr>
        <w:ind w:left="454" w:hanging="454"/>
      </w:pPr>
      <w:r w:rsidRPr="0022764C">
        <w:t>any additional expenditure in consequence of a failure of any telecommunications system directly or in any way due to:</w:t>
      </w:r>
    </w:p>
    <w:p w14:paraId="6206E4F6" w14:textId="77777777" w:rsidR="00C07262" w:rsidRPr="0022764C" w:rsidRDefault="004A758F" w:rsidP="00662A63">
      <w:pPr>
        <w:pStyle w:val="BodyText"/>
        <w:numPr>
          <w:ilvl w:val="0"/>
          <w:numId w:val="167"/>
        </w:numPr>
        <w:ind w:left="908" w:hanging="454"/>
      </w:pPr>
      <w:r w:rsidRPr="0022764C">
        <w:t>a deliberate act of the telecommunications authority or the exercise by the telecommunications authority of its power to withhold or restrict operation of the system;</w:t>
      </w:r>
    </w:p>
    <w:p w14:paraId="3D8AA222" w14:textId="77777777" w:rsidR="00C07262" w:rsidRPr="0022764C" w:rsidRDefault="004A758F" w:rsidP="00662A63">
      <w:pPr>
        <w:pStyle w:val="BodyText"/>
        <w:numPr>
          <w:ilvl w:val="0"/>
          <w:numId w:val="167"/>
        </w:numPr>
        <w:ind w:left="908" w:hanging="454"/>
      </w:pPr>
      <w:r w:rsidRPr="0022764C">
        <w:t>the inability of the telecommunications authority to maintain the system due to industrial action by any of its employees;</w:t>
      </w:r>
    </w:p>
    <w:p w14:paraId="0A7ADA5B" w14:textId="77777777" w:rsidR="00C07262" w:rsidRPr="0022764C" w:rsidRDefault="004A758F" w:rsidP="00662A63">
      <w:pPr>
        <w:pStyle w:val="BodyText"/>
        <w:numPr>
          <w:ilvl w:val="0"/>
          <w:numId w:val="167"/>
        </w:numPr>
        <w:ind w:left="908" w:hanging="454"/>
      </w:pPr>
      <w:r w:rsidRPr="0022764C">
        <w:t xml:space="preserve">the use by the </w:t>
      </w:r>
      <w:r w:rsidRPr="0022764C">
        <w:rPr>
          <w:b/>
          <w:bCs/>
        </w:rPr>
        <w:t>Insured</w:t>
      </w:r>
      <w:r w:rsidRPr="0022764C">
        <w:t xml:space="preserve"> of equipment which is not approved by the telecommunications authority;</w:t>
      </w:r>
    </w:p>
    <w:p w14:paraId="26178D08" w14:textId="77777777" w:rsidR="00C07262" w:rsidRPr="0022764C" w:rsidRDefault="004A758F" w:rsidP="00662A63">
      <w:pPr>
        <w:pStyle w:val="BodyText"/>
        <w:numPr>
          <w:ilvl w:val="0"/>
          <w:numId w:val="167"/>
        </w:numPr>
        <w:ind w:left="908" w:hanging="454"/>
      </w:pPr>
      <w:r w:rsidRPr="0022764C">
        <w:t>failure of any satellite prior to its obtaining its full operating function or while in or beyond the final year of its design life;</w:t>
      </w:r>
    </w:p>
    <w:p w14:paraId="708A39AE" w14:textId="77777777" w:rsidR="00C07262" w:rsidRPr="0022764C" w:rsidRDefault="004A758F" w:rsidP="00662A63">
      <w:pPr>
        <w:pStyle w:val="BodyText"/>
        <w:numPr>
          <w:ilvl w:val="0"/>
          <w:numId w:val="167"/>
        </w:numPr>
        <w:ind w:left="908" w:hanging="454"/>
      </w:pPr>
      <w:r w:rsidRPr="0022764C">
        <w:t>atmospheric solar or lunar conditions causing temporary interference with transmission to or from any satellite;</w:t>
      </w:r>
    </w:p>
    <w:p w14:paraId="01D3B6E2" w14:textId="77777777" w:rsidR="00C07262" w:rsidRPr="0022764C" w:rsidRDefault="004A758F" w:rsidP="00662A63">
      <w:pPr>
        <w:pStyle w:val="BodyText"/>
        <w:numPr>
          <w:ilvl w:val="0"/>
          <w:numId w:val="166"/>
        </w:numPr>
        <w:ind w:left="454" w:hanging="454"/>
      </w:pPr>
      <w:r w:rsidRPr="0022764C">
        <w:t>the cost of rectification or making good wear and tear gradual deterioration due to atmospheric conditions or otherwise rust, corrosion or oxidisation or scratching of painted or polished surfaces but insured damage or additional expenditure in consequence of damage resulting therefrom is not excluded.</w:t>
      </w:r>
    </w:p>
    <w:p w14:paraId="321BBA85" w14:textId="77777777" w:rsidR="00C07262" w:rsidRPr="0022764C" w:rsidRDefault="004A758F">
      <w:pPr>
        <w:pStyle w:val="Heading1"/>
      </w:pPr>
      <w:r w:rsidRPr="0022764C">
        <w:t>Extension</w:t>
      </w:r>
    </w:p>
    <w:p w14:paraId="6CCF3F8E" w14:textId="77777777" w:rsidR="00C07262" w:rsidRPr="0022764C" w:rsidRDefault="004A758F">
      <w:pPr>
        <w:pStyle w:val="Heading3"/>
      </w:pPr>
      <w:r w:rsidRPr="0022764C">
        <w:t>Accountants Fees</w:t>
      </w:r>
    </w:p>
    <w:p w14:paraId="65C6271D" w14:textId="77777777" w:rsidR="00C07262" w:rsidRPr="0022764C" w:rsidRDefault="004A758F">
      <w:pPr>
        <w:pStyle w:val="BodyText"/>
      </w:pPr>
      <w:r w:rsidRPr="0022764C">
        <w:t xml:space="preserve">The </w:t>
      </w:r>
      <w:r w:rsidRPr="0022764C">
        <w:rPr>
          <w:b/>
          <w:bCs/>
        </w:rPr>
        <w:t>Insurer</w:t>
      </w:r>
      <w:r w:rsidRPr="0022764C">
        <w:t xml:space="preserve"> will pay to the </w:t>
      </w:r>
      <w:r w:rsidRPr="0022764C">
        <w:rPr>
          <w:b/>
          <w:bCs/>
        </w:rPr>
        <w:t>Insured</w:t>
      </w:r>
      <w:r w:rsidRPr="0022764C">
        <w:t xml:space="preserve"> professional accountants fees necessarily and reasonably incurred in connection with a claim for Additional Expenditure under this </w:t>
      </w:r>
      <w:r w:rsidRPr="0022764C">
        <w:rPr>
          <w:b/>
          <w:bCs/>
        </w:rPr>
        <w:t>Section</w:t>
      </w:r>
      <w:r w:rsidRPr="0022764C">
        <w:t xml:space="preserve"> for producing any particulars or any other proofs, information or evidence as may be required under the Claims Condition and reporting that such particulars are in accordance with the </w:t>
      </w:r>
      <w:r w:rsidRPr="0022764C">
        <w:rPr>
          <w:b/>
          <w:bCs/>
        </w:rPr>
        <w:t>Insured’s</w:t>
      </w:r>
      <w:r w:rsidRPr="0022764C">
        <w:t xml:space="preserve"> books of accounts or other business books or documents provided that the amount payable under this </w:t>
      </w:r>
      <w:r w:rsidRPr="0022764C">
        <w:rPr>
          <w:b/>
          <w:bCs/>
        </w:rPr>
        <w:t>Extension</w:t>
      </w:r>
      <w:r w:rsidRPr="0022764C">
        <w:t xml:space="preserve"> and the amount otherwise payable under this </w:t>
      </w:r>
      <w:r w:rsidRPr="0022764C">
        <w:rPr>
          <w:b/>
          <w:bCs/>
        </w:rPr>
        <w:lastRenderedPageBreak/>
        <w:t>Section</w:t>
      </w:r>
      <w:r w:rsidRPr="0022764C">
        <w:t xml:space="preserve"> shall in no case exceed the liability of the </w:t>
      </w:r>
      <w:r w:rsidRPr="0022764C">
        <w:rPr>
          <w:b/>
          <w:bCs/>
        </w:rPr>
        <w:t>Insurer</w:t>
      </w:r>
      <w:r w:rsidRPr="0022764C">
        <w:t xml:space="preserve"> as stated.</w:t>
      </w:r>
    </w:p>
    <w:p w14:paraId="7DD77F8A" w14:textId="77777777" w:rsidR="00C07262" w:rsidRPr="0022764C" w:rsidRDefault="004A758F">
      <w:pPr>
        <w:pStyle w:val="Heading1"/>
      </w:pPr>
      <w:r w:rsidRPr="0022764C">
        <w:t>Special Condition</w:t>
      </w:r>
    </w:p>
    <w:p w14:paraId="4F44C293" w14:textId="77777777" w:rsidR="00C07262" w:rsidRPr="0022764C" w:rsidRDefault="004A758F">
      <w:pPr>
        <w:pStyle w:val="Heading3"/>
      </w:pPr>
      <w:r w:rsidRPr="0022764C">
        <w:t>Duplicate Records</w:t>
      </w:r>
    </w:p>
    <w:p w14:paraId="1BE95B8B" w14:textId="77777777" w:rsidR="00C07262" w:rsidRPr="0022764C" w:rsidRDefault="004A758F">
      <w:pPr>
        <w:pStyle w:val="BodyText"/>
      </w:pPr>
      <w:r w:rsidRPr="0022764C">
        <w:t xml:space="preserve">The </w:t>
      </w:r>
      <w:r w:rsidRPr="0022764C">
        <w:rPr>
          <w:b/>
          <w:bCs/>
        </w:rPr>
        <w:t>Insured</w:t>
      </w:r>
      <w:r w:rsidRPr="0022764C">
        <w:t xml:space="preserve"> shall:</w:t>
      </w:r>
    </w:p>
    <w:p w14:paraId="6269AAAD" w14:textId="77777777" w:rsidR="00C07262" w:rsidRPr="0022764C" w:rsidRDefault="004A758F" w:rsidP="00662A63">
      <w:pPr>
        <w:pStyle w:val="BodyText"/>
        <w:numPr>
          <w:ilvl w:val="2"/>
          <w:numId w:val="170"/>
        </w:numPr>
        <w:ind w:left="454" w:hanging="454"/>
      </w:pPr>
      <w:r w:rsidRPr="0022764C">
        <w:t xml:space="preserve">back-up data records no less frequently than once every seven days and store such back-up records away from the </w:t>
      </w:r>
      <w:r w:rsidRPr="0022764C">
        <w:rPr>
          <w:b/>
          <w:bCs/>
        </w:rPr>
        <w:t>Premises</w:t>
      </w:r>
    </w:p>
    <w:p w14:paraId="0AC59E1F" w14:textId="77777777" w:rsidR="00C07262" w:rsidRPr="0022764C" w:rsidRDefault="004A758F" w:rsidP="00662A63">
      <w:pPr>
        <w:pStyle w:val="BodyText"/>
        <w:numPr>
          <w:ilvl w:val="2"/>
          <w:numId w:val="170"/>
        </w:numPr>
        <w:ind w:left="454" w:hanging="454"/>
      </w:pPr>
      <w:r w:rsidRPr="0022764C">
        <w:t xml:space="preserve">retain duplicate records of software and store such duplicate records away from the </w:t>
      </w:r>
      <w:r w:rsidRPr="0022764C">
        <w:rPr>
          <w:b/>
          <w:bCs/>
        </w:rPr>
        <w:t>Premises</w:t>
      </w:r>
    </w:p>
    <w:p w14:paraId="5A4FB49F" w14:textId="77777777" w:rsidR="00C07262" w:rsidRPr="0022764C" w:rsidRDefault="004A758F" w:rsidP="00662A63">
      <w:pPr>
        <w:pStyle w:val="BodyText"/>
        <w:numPr>
          <w:ilvl w:val="2"/>
          <w:numId w:val="170"/>
        </w:numPr>
        <w:ind w:left="454" w:hanging="454"/>
      </w:pPr>
      <w:r w:rsidRPr="0022764C">
        <w:t>store all Computer Media in accordance with the manufacturers’ recommendations.</w:t>
      </w:r>
    </w:p>
    <w:p w14:paraId="3ED11BCB" w14:textId="77777777" w:rsidR="00C07262" w:rsidRPr="0022764C" w:rsidRDefault="004A758F">
      <w:pPr>
        <w:pStyle w:val="Heading3"/>
      </w:pPr>
      <w:r w:rsidRPr="0022764C">
        <w:t>Rent Receivable</w:t>
      </w:r>
    </w:p>
    <w:p w14:paraId="77240107" w14:textId="77777777" w:rsidR="00C07262" w:rsidRPr="0022764C" w:rsidRDefault="004A758F">
      <w:pPr>
        <w:pStyle w:val="BodyText"/>
      </w:pPr>
      <w:r w:rsidRPr="0022764C">
        <w:t>The amount payable as compensation under this Item shall be:</w:t>
      </w:r>
    </w:p>
    <w:p w14:paraId="3B4851EB" w14:textId="77777777" w:rsidR="00C07262" w:rsidRPr="0022764C" w:rsidRDefault="004A758F" w:rsidP="00662A63">
      <w:pPr>
        <w:pStyle w:val="BodyText"/>
        <w:numPr>
          <w:ilvl w:val="2"/>
          <w:numId w:val="169"/>
        </w:numPr>
        <w:ind w:left="454" w:hanging="454"/>
      </w:pPr>
      <w:r w:rsidRPr="0022764C">
        <w:t xml:space="preserve">loss of Rent Receivable being the amount by which the Rent Receivable during the Indemnity Period shall fall short of the Standard Rent Receivable in consequence of an </w:t>
      </w:r>
      <w:r w:rsidRPr="0022764C">
        <w:rPr>
          <w:b/>
        </w:rPr>
        <w:t>Incident</w:t>
      </w:r>
      <w:r w:rsidRPr="0022764C">
        <w:t xml:space="preserve">; and </w:t>
      </w:r>
    </w:p>
    <w:p w14:paraId="607B7F42" w14:textId="77777777" w:rsidR="00C07262" w:rsidRPr="0022764C" w:rsidRDefault="004A758F" w:rsidP="00662A63">
      <w:pPr>
        <w:pStyle w:val="BodyText"/>
        <w:numPr>
          <w:ilvl w:val="2"/>
          <w:numId w:val="169"/>
        </w:numPr>
        <w:ind w:left="454" w:hanging="454"/>
      </w:pPr>
      <w:r w:rsidRPr="0022764C">
        <w:t xml:space="preserve">the additional expenditure (subject to the provisions of the Uninsured Working Expenses) necessarily and reasonably incurred for the sole purpose of avoiding or diminishing the reduction in Rent Receivable which but for that expenditure would have taken place during the Indemnity Period as a result of an </w:t>
      </w:r>
      <w:r w:rsidRPr="0022764C">
        <w:rPr>
          <w:b/>
        </w:rPr>
        <w:t>Incident</w:t>
      </w:r>
      <w:r w:rsidRPr="0022764C">
        <w:t xml:space="preserve"> but not exceeding the amount of the reduction in Rent Receivable avoided;</w:t>
      </w:r>
    </w:p>
    <w:p w14:paraId="7CCDED7A" w14:textId="77777777" w:rsidR="00C07262" w:rsidRPr="0022764C" w:rsidRDefault="004A758F">
      <w:pPr>
        <w:pStyle w:val="BodyText"/>
        <w:rPr>
          <w:b/>
        </w:rPr>
      </w:pPr>
      <w:r w:rsidRPr="0022764C">
        <w:t xml:space="preserve">less any sum saved during the Indemnity Period in respect of such charges and expenses of the </w:t>
      </w:r>
      <w:r w:rsidRPr="0022764C">
        <w:rPr>
          <w:b/>
        </w:rPr>
        <w:t>Business</w:t>
      </w:r>
      <w:r w:rsidRPr="0022764C">
        <w:t xml:space="preserve"> payable out of </w:t>
      </w:r>
      <w:r w:rsidRPr="0022764C">
        <w:rPr>
          <w:bCs/>
        </w:rPr>
        <w:t xml:space="preserve">Rent Receivable as may cease or be </w:t>
      </w:r>
      <w:r w:rsidRPr="0022764C">
        <w:t xml:space="preserve">reduced as a result of an </w:t>
      </w:r>
      <w:r w:rsidRPr="0022764C">
        <w:rPr>
          <w:b/>
        </w:rPr>
        <w:t xml:space="preserve">Incident </w:t>
      </w:r>
    </w:p>
    <w:p w14:paraId="031C4DBF" w14:textId="77777777" w:rsidR="00C07262" w:rsidRPr="0022764C" w:rsidRDefault="004A758F">
      <w:pPr>
        <w:pStyle w:val="BodyText"/>
        <w:rPr>
          <w:b/>
        </w:rPr>
      </w:pPr>
      <w:r w:rsidRPr="0022764C">
        <w:t xml:space="preserve">provided that if the </w:t>
      </w:r>
      <w:r w:rsidRPr="0022764C">
        <w:rPr>
          <w:b/>
        </w:rPr>
        <w:t>Sum Insured</w:t>
      </w:r>
      <w:r w:rsidRPr="0022764C">
        <w:t xml:space="preserve"> by the Item on Rent Receivable be less than the Annual Rent Receivable or to a proportionately increased multiple where the Maximum Indemnity Period exceeds 12 (twelve) months the amount payable shall be proportionately reduced.</w:t>
      </w:r>
    </w:p>
    <w:p w14:paraId="6FDF4591" w14:textId="77777777" w:rsidR="00C07262" w:rsidRPr="0022764C" w:rsidRDefault="004A758F">
      <w:pPr>
        <w:pStyle w:val="BodyText"/>
      </w:pPr>
      <w:r w:rsidRPr="0022764C">
        <w:t xml:space="preserve">The </w:t>
      </w:r>
      <w:r w:rsidRPr="0022764C">
        <w:rPr>
          <w:b/>
        </w:rPr>
        <w:t>Insurer’s</w:t>
      </w:r>
      <w:r w:rsidRPr="0022764C">
        <w:t xml:space="preserve"> maximum liability shall not exceed in addition to the amounts stated in the </w:t>
      </w:r>
      <w:r w:rsidRPr="0022764C">
        <w:rPr>
          <w:b/>
          <w:bCs/>
        </w:rPr>
        <w:t>Extensions</w:t>
      </w:r>
      <w:r w:rsidRPr="0022764C">
        <w:t xml:space="preserve"> the </w:t>
      </w:r>
      <w:r w:rsidRPr="0022764C">
        <w:rPr>
          <w:b/>
          <w:bCs/>
        </w:rPr>
        <w:t>Sums Insured</w:t>
      </w:r>
      <w:r w:rsidRPr="0022764C">
        <w:t xml:space="preserve"> stated in the </w:t>
      </w:r>
      <w:r w:rsidRPr="0022764C">
        <w:rPr>
          <w:b/>
        </w:rPr>
        <w:t>Schedule</w:t>
      </w:r>
      <w:r w:rsidRPr="0022764C">
        <w:t>.</w:t>
      </w:r>
    </w:p>
    <w:p w14:paraId="637CB9D2" w14:textId="77777777" w:rsidR="00C07262" w:rsidRPr="0022764C" w:rsidRDefault="004A758F">
      <w:pPr>
        <w:pStyle w:val="BodyText"/>
      </w:pPr>
      <w:r w:rsidRPr="0022764C">
        <w:t xml:space="preserve">Payment of a claim under this </w:t>
      </w:r>
      <w:r w:rsidRPr="0022764C">
        <w:rPr>
          <w:b/>
          <w:bCs/>
        </w:rPr>
        <w:t>Section</w:t>
      </w:r>
      <w:r w:rsidRPr="0022764C">
        <w:t xml:space="preserve"> shall not reduce the </w:t>
      </w:r>
      <w:r w:rsidRPr="0022764C">
        <w:rPr>
          <w:b/>
          <w:bCs/>
        </w:rPr>
        <w:t>Sums Insured</w:t>
      </w:r>
      <w:r w:rsidRPr="0022764C">
        <w:t xml:space="preserve"> except upon written notice by the </w:t>
      </w:r>
      <w:r w:rsidRPr="0022764C">
        <w:rPr>
          <w:b/>
        </w:rPr>
        <w:t>Insurers</w:t>
      </w:r>
      <w:r w:rsidRPr="0022764C">
        <w:t xml:space="preserve"> to the contrary. </w:t>
      </w:r>
    </w:p>
    <w:p w14:paraId="42F19EA8" w14:textId="77777777" w:rsidR="00C07262" w:rsidRPr="0022764C" w:rsidRDefault="004A758F">
      <w:pPr>
        <w:pStyle w:val="Heading1"/>
      </w:pPr>
      <w:r w:rsidRPr="0022764C">
        <w:t>Extensions</w:t>
      </w:r>
    </w:p>
    <w:p w14:paraId="4A60660D" w14:textId="77777777" w:rsidR="00C07262" w:rsidRPr="0022764C" w:rsidRDefault="004A758F">
      <w:pPr>
        <w:pStyle w:val="Heading3"/>
      </w:pPr>
      <w:r w:rsidRPr="0022764C">
        <w:t>Alternative Trading</w:t>
      </w:r>
    </w:p>
    <w:p w14:paraId="6F37E473" w14:textId="77777777" w:rsidR="00C07262" w:rsidRPr="0022764C" w:rsidRDefault="004A758F">
      <w:pPr>
        <w:pStyle w:val="BodyText"/>
        <w:rPr>
          <w:bCs/>
        </w:rPr>
      </w:pPr>
      <w:r w:rsidRPr="0022764C">
        <w:t xml:space="preserve">If during the </w:t>
      </w:r>
      <w:r w:rsidRPr="0022764C">
        <w:rPr>
          <w:bCs/>
        </w:rPr>
        <w:t>Indemnity Period goods</w:t>
      </w:r>
      <w:r w:rsidRPr="0022764C">
        <w:t xml:space="preserve"> shall be sold or services shall be rendered elsewhere than at the </w:t>
      </w:r>
      <w:r w:rsidRPr="0022764C">
        <w:rPr>
          <w:b/>
        </w:rPr>
        <w:t>Premises</w:t>
      </w:r>
      <w:r w:rsidRPr="0022764C">
        <w:t xml:space="preserve"> for the benefit of the </w:t>
      </w:r>
      <w:r w:rsidRPr="0022764C">
        <w:rPr>
          <w:b/>
        </w:rPr>
        <w:t>Business</w:t>
      </w:r>
      <w:r w:rsidRPr="0022764C">
        <w:t xml:space="preserve"> either by the </w:t>
      </w:r>
      <w:r w:rsidRPr="0022764C">
        <w:rPr>
          <w:b/>
        </w:rPr>
        <w:t>Insured</w:t>
      </w:r>
      <w:r w:rsidRPr="0022764C">
        <w:t xml:space="preserve"> or by others on their behalf, the money paid or payable in respect of such sales or services shall be brought into account in arriving at the </w:t>
      </w:r>
      <w:r w:rsidRPr="0022764C">
        <w:rPr>
          <w:bCs/>
        </w:rPr>
        <w:t>Turnover during the Indemnity Period.</w:t>
      </w:r>
    </w:p>
    <w:p w14:paraId="4E4406EA" w14:textId="77777777" w:rsidR="00C07262" w:rsidRPr="0022764C" w:rsidRDefault="004A758F">
      <w:pPr>
        <w:pStyle w:val="Heading3"/>
      </w:pPr>
      <w:r w:rsidRPr="0022764C">
        <w:t>Automatic Reinstatement</w:t>
      </w:r>
    </w:p>
    <w:p w14:paraId="22CA11A8" w14:textId="77777777" w:rsidR="00C07262" w:rsidRPr="0022764C" w:rsidRDefault="004A758F">
      <w:pPr>
        <w:pStyle w:val="BodyText"/>
      </w:pPr>
      <w:r w:rsidRPr="0022764C">
        <w:t xml:space="preserve">All or part of the </w:t>
      </w:r>
      <w:r w:rsidRPr="0022764C">
        <w:rPr>
          <w:b/>
        </w:rPr>
        <w:t>Sum Insured</w:t>
      </w:r>
      <w:r w:rsidRPr="0022764C">
        <w:t xml:space="preserve"> that is reduced by the amount of any payment as a result of any </w:t>
      </w:r>
      <w:r w:rsidRPr="0022764C">
        <w:rPr>
          <w:b/>
        </w:rPr>
        <w:t>Incident</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Incident</w:t>
      </w:r>
      <w:r w:rsidRPr="0022764C">
        <w:t xml:space="preserve"> to the date of expiry of the </w:t>
      </w:r>
      <w:r w:rsidRPr="0022764C">
        <w:rPr>
          <w:b/>
          <w:bCs/>
        </w:rPr>
        <w:t>Period of Insurance</w:t>
      </w:r>
      <w:r w:rsidRPr="0022764C">
        <w:rPr>
          <w:bCs/>
        </w:rPr>
        <w:t>.</w:t>
      </w:r>
      <w:r w:rsidRPr="0022764C">
        <w:t xml:space="preserve"> </w:t>
      </w:r>
    </w:p>
    <w:p w14:paraId="3D141AEB" w14:textId="77777777" w:rsidR="00C07262" w:rsidRPr="0022764C" w:rsidRDefault="004A758F">
      <w:pPr>
        <w:pStyle w:val="Heading3"/>
      </w:pPr>
      <w:r w:rsidRPr="0022764C">
        <w:t>Customers and Suppliers</w:t>
      </w:r>
    </w:p>
    <w:p w14:paraId="47598EC0" w14:textId="735BBFB2"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covers </w:t>
      </w:r>
      <w:r w:rsidRPr="0022764C">
        <w:rPr>
          <w:b/>
        </w:rPr>
        <w:t>Damage</w:t>
      </w:r>
      <w:r w:rsidRPr="0022764C">
        <w:t xml:space="preserve"> to property at the premises of those customers or suppliers who are stated in the </w:t>
      </w:r>
      <w:r w:rsidRPr="0022764C">
        <w:rPr>
          <w:b/>
        </w:rPr>
        <w:t>Schedule</w:t>
      </w:r>
      <w:r w:rsidRPr="0022764C">
        <w:t xml:space="preserve"> to this</w:t>
      </w:r>
      <w:r w:rsidRPr="0022764C">
        <w:rPr>
          <w:b/>
        </w:rPr>
        <w:t xml:space="preserve"> Section </w:t>
      </w:r>
      <w:r w:rsidRPr="0022764C">
        <w:t xml:space="preserve">provided that the </w:t>
      </w:r>
      <w:r w:rsidRPr="0022764C">
        <w:rPr>
          <w:b/>
        </w:rPr>
        <w:t>Insurer</w:t>
      </w:r>
      <w:r w:rsidRPr="0022764C">
        <w:t xml:space="preserve"> shall not be liable for any interruption or interference with the </w:t>
      </w:r>
      <w:r w:rsidRPr="0022764C">
        <w:rPr>
          <w:b/>
        </w:rPr>
        <w:t>Business</w:t>
      </w:r>
      <w:r w:rsidRPr="0022764C">
        <w:t xml:space="preserve"> arising from </w:t>
      </w:r>
      <w:r w:rsidRPr="0022764C">
        <w:rPr>
          <w:b/>
        </w:rPr>
        <w:t>Damage</w:t>
      </w:r>
      <w:r w:rsidRPr="0022764C">
        <w:t xml:space="preserve"> to the property at the premises of the specified suppliers as stated in the </w:t>
      </w:r>
      <w:r w:rsidRPr="0022764C">
        <w:rPr>
          <w:b/>
        </w:rPr>
        <w:t>Schedule</w:t>
      </w:r>
      <w:r w:rsidRPr="0022764C">
        <w:t xml:space="preserve"> which does not involve an interruption or interference of at least 72 (seventy-two) consecutive hours.</w:t>
      </w:r>
    </w:p>
    <w:p w14:paraId="51C62C5F" w14:textId="77777777" w:rsidR="00C07262" w:rsidRPr="0022764C" w:rsidRDefault="004A758F">
      <w:pPr>
        <w:pStyle w:val="Heading3"/>
      </w:pPr>
      <w:r w:rsidRPr="0022764C">
        <w:t>Denial of Access</w:t>
      </w:r>
    </w:p>
    <w:p w14:paraId="3AA1236F" w14:textId="21D5F87E"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includes </w:t>
      </w:r>
      <w:r w:rsidRPr="0022764C">
        <w:rPr>
          <w:b/>
        </w:rPr>
        <w:t>Damage</w:t>
      </w:r>
      <w:r w:rsidRPr="0022764C">
        <w:t xml:space="preserve"> to property within the distance from the </w:t>
      </w:r>
      <w:r w:rsidRPr="0022764C">
        <w:rPr>
          <w:b/>
        </w:rPr>
        <w:t>Premises</w:t>
      </w:r>
      <w:r w:rsidRPr="0022764C">
        <w:t xml:space="preserve"> as stated in the </w:t>
      </w:r>
      <w:r w:rsidRPr="0022764C">
        <w:rPr>
          <w:b/>
        </w:rPr>
        <w:t>Schedule</w:t>
      </w:r>
      <w:r w:rsidRPr="0022764C">
        <w:t xml:space="preserve"> to this</w:t>
      </w:r>
      <w:r w:rsidRPr="0022764C">
        <w:rPr>
          <w:b/>
        </w:rPr>
        <w:t xml:space="preserve"> Section</w:t>
      </w:r>
      <w:r w:rsidRPr="0022764C">
        <w:t xml:space="preserve">, which shall prevent or hinder the use of or access to the </w:t>
      </w:r>
      <w:r w:rsidRPr="0022764C">
        <w:rPr>
          <w:b/>
        </w:rPr>
        <w:t>Premises</w:t>
      </w:r>
      <w:r w:rsidRPr="0022764C">
        <w:t xml:space="preserve"> or property of the </w:t>
      </w:r>
      <w:r w:rsidRPr="0022764C">
        <w:rPr>
          <w:b/>
        </w:rPr>
        <w:t>Insured</w:t>
      </w:r>
      <w:r w:rsidRPr="0022764C">
        <w:t xml:space="preserve"> whether the</w:t>
      </w:r>
      <w:r w:rsidRPr="0022764C">
        <w:rPr>
          <w:b/>
        </w:rPr>
        <w:t xml:space="preserve"> Insured’s </w:t>
      </w:r>
      <w:r w:rsidRPr="0022764C">
        <w:t>property is damaged or not, provided that:</w:t>
      </w:r>
    </w:p>
    <w:p w14:paraId="52D93AE1" w14:textId="77777777" w:rsidR="00C07262" w:rsidRPr="0022764C" w:rsidRDefault="004A758F" w:rsidP="00662A63">
      <w:pPr>
        <w:pStyle w:val="BodyText"/>
        <w:numPr>
          <w:ilvl w:val="2"/>
          <w:numId w:val="171"/>
        </w:numPr>
        <w:ind w:left="454" w:hanging="454"/>
      </w:pPr>
      <w:r w:rsidRPr="0022764C">
        <w:t xml:space="preserve">the </w:t>
      </w:r>
      <w:r w:rsidRPr="0022764C">
        <w:rPr>
          <w:b/>
        </w:rPr>
        <w:t>Insurer</w:t>
      </w:r>
      <w:r w:rsidRPr="0022764C">
        <w:t xml:space="preserve"> shall not be liable for </w:t>
      </w:r>
      <w:r w:rsidRPr="0022764C">
        <w:rPr>
          <w:b/>
        </w:rPr>
        <w:t>Damage</w:t>
      </w:r>
      <w:r w:rsidRPr="0022764C">
        <w:t xml:space="preserve"> to the property of any supply undertaking from which the </w:t>
      </w:r>
      <w:r w:rsidRPr="0022764C">
        <w:rPr>
          <w:b/>
        </w:rPr>
        <w:t>Insured</w:t>
      </w:r>
      <w:r w:rsidRPr="0022764C">
        <w:t xml:space="preserve"> obtains gas, electricity, water or telecommunications;</w:t>
      </w:r>
    </w:p>
    <w:p w14:paraId="72B4B69B" w14:textId="0895D815" w:rsidR="00C07262" w:rsidRPr="0022764C" w:rsidRDefault="004A758F" w:rsidP="00662A63">
      <w:pPr>
        <w:pStyle w:val="BodyText"/>
        <w:numPr>
          <w:ilvl w:val="2"/>
          <w:numId w:val="171"/>
        </w:numPr>
        <w:ind w:left="454" w:hanging="454"/>
      </w:pPr>
      <w:r w:rsidRPr="0022764C">
        <w:t xml:space="preserve">the </w:t>
      </w:r>
      <w:r w:rsidRPr="0022764C">
        <w:rPr>
          <w:b/>
        </w:rPr>
        <w:t>Insurer</w:t>
      </w:r>
      <w:r w:rsidRPr="0022764C">
        <w:t xml:space="preserve"> shall not be liable for interruption of or interference with the </w:t>
      </w:r>
      <w:r w:rsidRPr="0022764C">
        <w:rPr>
          <w:b/>
        </w:rPr>
        <w:t>Business</w:t>
      </w:r>
      <w:r w:rsidRPr="0022764C">
        <w:t xml:space="preserve"> arising from </w:t>
      </w:r>
      <w:r w:rsidRPr="0022764C">
        <w:rPr>
          <w:b/>
        </w:rPr>
        <w:t xml:space="preserve">Damage </w:t>
      </w:r>
      <w:r w:rsidRPr="0022764C">
        <w:t>lasting less than 8 (eight) consecutive hours of prevention or hindrance.</w:t>
      </w:r>
    </w:p>
    <w:p w14:paraId="19CE5597" w14:textId="77777777" w:rsidR="00C07262" w:rsidRPr="0022764C" w:rsidRDefault="004A758F">
      <w:pPr>
        <w:pStyle w:val="Heading3"/>
      </w:pPr>
      <w:r w:rsidRPr="0022764C">
        <w:t>Departmental</w:t>
      </w:r>
    </w:p>
    <w:p w14:paraId="1BB6504F" w14:textId="77777777" w:rsidR="00C07262" w:rsidRPr="0022764C" w:rsidRDefault="004A758F">
      <w:pPr>
        <w:pStyle w:val="BodyText"/>
      </w:pPr>
      <w:r w:rsidRPr="0022764C">
        <w:t xml:space="preserve">If the </w:t>
      </w:r>
      <w:r w:rsidRPr="0022764C">
        <w:rPr>
          <w:b/>
        </w:rPr>
        <w:t>Business</w:t>
      </w:r>
      <w:r w:rsidRPr="0022764C">
        <w:t xml:space="preserve"> is conducted in departments whose independent trading results are ascertainable, the Basis of Settlement for </w:t>
      </w:r>
      <w:r w:rsidRPr="0022764C">
        <w:rPr>
          <w:bCs/>
        </w:rPr>
        <w:t xml:space="preserve">Gross Profit or Gross Revenue shall apply separately </w:t>
      </w:r>
      <w:r w:rsidRPr="0022764C">
        <w:t xml:space="preserve">to each department affected by an </w:t>
      </w:r>
      <w:r w:rsidRPr="0022764C">
        <w:rPr>
          <w:b/>
        </w:rPr>
        <w:t>Incident</w:t>
      </w:r>
      <w:r w:rsidRPr="0022764C">
        <w:t>.</w:t>
      </w:r>
    </w:p>
    <w:p w14:paraId="3C33A0FE" w14:textId="77777777" w:rsidR="00C07262" w:rsidRPr="0022764C" w:rsidRDefault="004A758F">
      <w:pPr>
        <w:pStyle w:val="Heading3"/>
      </w:pPr>
      <w:r w:rsidRPr="0022764C">
        <w:lastRenderedPageBreak/>
        <w:t>Specified Illness and Miscellaneous Contingencies</w:t>
      </w:r>
    </w:p>
    <w:p w14:paraId="23B41641" w14:textId="77777777" w:rsidR="00C07262" w:rsidRPr="0022764C" w:rsidRDefault="004A758F">
      <w:pPr>
        <w:pStyle w:val="BodyText"/>
        <w:rPr>
          <w:lang w:eastAsia="ja-JP"/>
        </w:rPr>
      </w:pPr>
      <w:r w:rsidRPr="0022764C">
        <w:rPr>
          <w:lang w:eastAsia="ja-JP"/>
        </w:rPr>
        <w:t xml:space="preserve">Definitions applicable to this </w:t>
      </w:r>
      <w:r w:rsidRPr="0022764C">
        <w:rPr>
          <w:b/>
          <w:lang w:eastAsia="ja-JP"/>
        </w:rPr>
        <w:t xml:space="preserve">Extension </w:t>
      </w:r>
    </w:p>
    <w:p w14:paraId="4EC67741" w14:textId="77777777" w:rsidR="00C07262" w:rsidRPr="0022764C" w:rsidRDefault="004A758F">
      <w:pPr>
        <w:pStyle w:val="BodyText"/>
        <w:rPr>
          <w:lang w:eastAsia="ja-JP"/>
        </w:rPr>
      </w:pPr>
      <w:r w:rsidRPr="0022764C">
        <w:rPr>
          <w:lang w:eastAsia="ja-JP"/>
        </w:rPr>
        <w:t>Specified Incident shall mean:</w:t>
      </w:r>
    </w:p>
    <w:p w14:paraId="2ED9E8EF" w14:textId="77777777" w:rsidR="00C07262" w:rsidRPr="0022764C" w:rsidRDefault="004A758F" w:rsidP="00662A63">
      <w:pPr>
        <w:pStyle w:val="BodyText"/>
        <w:numPr>
          <w:ilvl w:val="2"/>
          <w:numId w:val="172"/>
        </w:numPr>
        <w:ind w:left="454" w:hanging="454"/>
        <w:rPr>
          <w:lang w:eastAsia="ja-JP"/>
        </w:rPr>
      </w:pPr>
      <w:r w:rsidRPr="0022764C">
        <w:rPr>
          <w:lang w:eastAsia="ja-JP"/>
        </w:rPr>
        <w:t xml:space="preserve">any person who whilst at the </w:t>
      </w:r>
      <w:r w:rsidRPr="0022764C">
        <w:rPr>
          <w:b/>
          <w:bCs/>
          <w:lang w:eastAsia="ja-JP"/>
        </w:rPr>
        <w:t>Premises</w:t>
      </w:r>
      <w:r w:rsidRPr="0022764C">
        <w:rPr>
          <w:lang w:eastAsia="ja-JP"/>
        </w:rPr>
        <w:t xml:space="preserve"> contracts a Specified Illness, an outbreak of which the local authority has stipulated shall be notified to them;</w:t>
      </w:r>
    </w:p>
    <w:p w14:paraId="78C9D703" w14:textId="28AAB1BF" w:rsidR="00C07262" w:rsidRPr="0022764C" w:rsidRDefault="004A758F" w:rsidP="00662A63">
      <w:pPr>
        <w:pStyle w:val="BodyText"/>
        <w:numPr>
          <w:ilvl w:val="2"/>
          <w:numId w:val="172"/>
        </w:numPr>
        <w:ind w:left="454" w:hanging="454"/>
        <w:rPr>
          <w:lang w:eastAsia="ja-JP"/>
        </w:rPr>
      </w:pPr>
      <w:r w:rsidRPr="0022764C">
        <w:rPr>
          <w:lang w:eastAsia="ja-JP"/>
        </w:rPr>
        <w:t xml:space="preserve">an outbreak of any Specified Illness manifested </w:t>
      </w:r>
      <w:r w:rsidRPr="0022764C">
        <w:rPr>
          <w:bCs/>
        </w:rPr>
        <w:t xml:space="preserve">within the distance, as stated in the </w:t>
      </w:r>
      <w:r w:rsidRPr="0022764C">
        <w:rPr>
          <w:b/>
          <w:bCs/>
        </w:rPr>
        <w:t>Schedule</w:t>
      </w:r>
      <w:r w:rsidRPr="0022764C">
        <w:rPr>
          <w:lang w:eastAsia="ja-JP"/>
        </w:rPr>
        <w:t xml:space="preserve"> </w:t>
      </w:r>
      <w:r w:rsidRPr="0022764C">
        <w:t>to this</w:t>
      </w:r>
      <w:r w:rsidRPr="0022764C">
        <w:rPr>
          <w:b/>
        </w:rPr>
        <w:t xml:space="preserve"> Section</w:t>
      </w:r>
      <w:r w:rsidRPr="0022764C">
        <w:rPr>
          <w:bCs/>
        </w:rPr>
        <w:t xml:space="preserve">, from the </w:t>
      </w:r>
      <w:r w:rsidRPr="0022764C">
        <w:rPr>
          <w:b/>
          <w:bCs/>
        </w:rPr>
        <w:t>Premises</w:t>
      </w:r>
      <w:r w:rsidRPr="0022764C">
        <w:t>;</w:t>
      </w:r>
      <w:r w:rsidRPr="0022764C">
        <w:rPr>
          <w:bCs/>
        </w:rPr>
        <w:t xml:space="preserve"> </w:t>
      </w:r>
    </w:p>
    <w:p w14:paraId="724A8526" w14:textId="77777777" w:rsidR="00C07262" w:rsidRPr="0022764C" w:rsidRDefault="004A758F" w:rsidP="00662A63">
      <w:pPr>
        <w:pStyle w:val="BodyText"/>
        <w:numPr>
          <w:ilvl w:val="2"/>
          <w:numId w:val="172"/>
        </w:numPr>
        <w:ind w:left="454" w:hanging="454"/>
        <w:rPr>
          <w:bCs/>
          <w:lang w:eastAsia="ja-JP"/>
        </w:rPr>
      </w:pPr>
      <w:r w:rsidRPr="0022764C">
        <w:rPr>
          <w:lang w:eastAsia="ja-JP"/>
        </w:rPr>
        <w:t xml:space="preserve">murder, rape or suicide occurring at the </w:t>
      </w:r>
      <w:r w:rsidRPr="0022764C">
        <w:rPr>
          <w:b/>
          <w:bCs/>
          <w:lang w:eastAsia="ja-JP"/>
        </w:rPr>
        <w:t>Premises</w:t>
      </w:r>
      <w:r w:rsidRPr="0022764C">
        <w:rPr>
          <w:bCs/>
          <w:lang w:eastAsia="ja-JP"/>
        </w:rPr>
        <w:t>;</w:t>
      </w:r>
    </w:p>
    <w:p w14:paraId="2FE2F4C6" w14:textId="77777777" w:rsidR="00C07262" w:rsidRPr="0022764C" w:rsidRDefault="004A758F" w:rsidP="00662A63">
      <w:pPr>
        <w:pStyle w:val="BodyText"/>
        <w:numPr>
          <w:ilvl w:val="2"/>
          <w:numId w:val="172"/>
        </w:numPr>
        <w:ind w:left="454" w:hanging="454"/>
        <w:rPr>
          <w:b/>
          <w:bCs/>
          <w:lang w:eastAsia="ja-JP"/>
        </w:rPr>
      </w:pPr>
      <w:r w:rsidRPr="0022764C">
        <w:rPr>
          <w:lang w:eastAsia="ja-JP"/>
        </w:rPr>
        <w:t xml:space="preserve">injury or illness sustained by any person arising from or traceable to foreign or injurious matter in food or drink provided on the </w:t>
      </w:r>
      <w:r w:rsidRPr="0022764C">
        <w:rPr>
          <w:b/>
          <w:bCs/>
          <w:lang w:eastAsia="ja-JP"/>
        </w:rPr>
        <w:t>Premises</w:t>
      </w:r>
      <w:r w:rsidRPr="0022764C">
        <w:rPr>
          <w:bCs/>
          <w:lang w:eastAsia="ja-JP"/>
        </w:rPr>
        <w:t>;</w:t>
      </w:r>
      <w:r w:rsidRPr="0022764C">
        <w:rPr>
          <w:b/>
          <w:bCs/>
          <w:lang w:eastAsia="ja-JP"/>
        </w:rPr>
        <w:t xml:space="preserve"> </w:t>
      </w:r>
    </w:p>
    <w:p w14:paraId="30D50E0C" w14:textId="77777777" w:rsidR="00C07262" w:rsidRPr="0022764C" w:rsidRDefault="004A758F" w:rsidP="00662A63">
      <w:pPr>
        <w:pStyle w:val="BodyText"/>
        <w:numPr>
          <w:ilvl w:val="2"/>
          <w:numId w:val="172"/>
        </w:numPr>
        <w:ind w:left="454" w:hanging="454"/>
        <w:rPr>
          <w:lang w:eastAsia="ja-JP"/>
        </w:rPr>
      </w:pPr>
      <w:r w:rsidRPr="0022764C">
        <w:rPr>
          <w:lang w:eastAsia="ja-JP"/>
        </w:rPr>
        <w:t xml:space="preserve">any discovery of an organism at the </w:t>
      </w:r>
      <w:r w:rsidRPr="0022764C">
        <w:rPr>
          <w:b/>
          <w:bCs/>
          <w:lang w:eastAsia="ja-JP"/>
        </w:rPr>
        <w:t xml:space="preserve">Premises </w:t>
      </w:r>
      <w:r w:rsidRPr="0022764C">
        <w:rPr>
          <w:lang w:eastAsia="ja-JP"/>
        </w:rPr>
        <w:t>likely to result in an occurrence of legionnaires’ disease; or</w:t>
      </w:r>
    </w:p>
    <w:p w14:paraId="7888AC16" w14:textId="77777777" w:rsidR="00C07262" w:rsidRPr="0022764C" w:rsidRDefault="004A758F" w:rsidP="00662A63">
      <w:pPr>
        <w:pStyle w:val="BodyText"/>
        <w:numPr>
          <w:ilvl w:val="2"/>
          <w:numId w:val="172"/>
        </w:numPr>
        <w:ind w:left="454" w:hanging="454"/>
        <w:rPr>
          <w:lang w:eastAsia="ja-JP"/>
        </w:rPr>
      </w:pPr>
      <w:r w:rsidRPr="0022764C">
        <w:rPr>
          <w:lang w:eastAsia="ja-JP"/>
        </w:rPr>
        <w:t xml:space="preserve">the closing of the whole or part of the </w:t>
      </w:r>
      <w:r w:rsidRPr="0022764C">
        <w:rPr>
          <w:b/>
          <w:bCs/>
          <w:lang w:eastAsia="ja-JP"/>
        </w:rPr>
        <w:t>Premises</w:t>
      </w:r>
      <w:r w:rsidRPr="0022764C">
        <w:rPr>
          <w:lang w:eastAsia="ja-JP"/>
        </w:rPr>
        <w:t xml:space="preserve"> by the order or on the advice of a competent public authority as a result of:</w:t>
      </w:r>
    </w:p>
    <w:p w14:paraId="2E3EBE01" w14:textId="77777777" w:rsidR="00C07262" w:rsidRPr="0022764C" w:rsidRDefault="004A758F" w:rsidP="00662A63">
      <w:pPr>
        <w:pStyle w:val="BodyText"/>
        <w:numPr>
          <w:ilvl w:val="0"/>
          <w:numId w:val="173"/>
        </w:numPr>
        <w:ind w:left="908" w:hanging="454"/>
        <w:rPr>
          <w:b/>
          <w:bCs/>
          <w:lang w:eastAsia="ja-JP"/>
        </w:rPr>
      </w:pPr>
      <w:r w:rsidRPr="0022764C">
        <w:rPr>
          <w:lang w:eastAsia="ja-JP"/>
        </w:rPr>
        <w:t xml:space="preserve">defects in the drains or other sanitary arrangements at the </w:t>
      </w:r>
      <w:r w:rsidRPr="0022764C">
        <w:rPr>
          <w:b/>
          <w:bCs/>
          <w:lang w:eastAsia="ja-JP"/>
        </w:rPr>
        <w:t>Premises</w:t>
      </w:r>
      <w:r w:rsidRPr="0022764C">
        <w:rPr>
          <w:bCs/>
          <w:lang w:eastAsia="ja-JP"/>
        </w:rPr>
        <w:t>; or</w:t>
      </w:r>
    </w:p>
    <w:p w14:paraId="380C0980" w14:textId="77777777" w:rsidR="00C07262" w:rsidRPr="0022764C" w:rsidRDefault="004A758F" w:rsidP="00662A63">
      <w:pPr>
        <w:pStyle w:val="BodyText"/>
        <w:numPr>
          <w:ilvl w:val="0"/>
          <w:numId w:val="173"/>
        </w:numPr>
        <w:ind w:left="908" w:hanging="454"/>
        <w:rPr>
          <w:lang w:eastAsia="ja-JP"/>
        </w:rPr>
      </w:pPr>
      <w:r w:rsidRPr="0022764C">
        <w:rPr>
          <w:lang w:eastAsia="ja-JP"/>
        </w:rPr>
        <w:t xml:space="preserve">the </w:t>
      </w:r>
      <w:r w:rsidRPr="0022764C">
        <w:rPr>
          <w:b/>
          <w:bCs/>
          <w:lang w:eastAsia="ja-JP"/>
        </w:rPr>
        <w:t>Premises</w:t>
      </w:r>
      <w:r w:rsidRPr="0022764C">
        <w:rPr>
          <w:lang w:eastAsia="ja-JP"/>
        </w:rPr>
        <w:t xml:space="preserve"> becoming infested with vermin or pests.</w:t>
      </w:r>
    </w:p>
    <w:p w14:paraId="40D544DF" w14:textId="77777777" w:rsidR="00C07262" w:rsidRPr="0022764C" w:rsidRDefault="004A758F">
      <w:pPr>
        <w:pStyle w:val="BodyText"/>
        <w:rPr>
          <w:lang w:eastAsia="ja-JP"/>
        </w:rPr>
      </w:pPr>
      <w:r w:rsidRPr="0022764C">
        <w:rPr>
          <w:lang w:eastAsia="ja-JP"/>
        </w:rPr>
        <w:t xml:space="preserve">Indemnity Period shall mean the period during which the results of the </w:t>
      </w:r>
      <w:r w:rsidRPr="0022764C">
        <w:rPr>
          <w:b/>
          <w:bCs/>
          <w:lang w:eastAsia="ja-JP"/>
        </w:rPr>
        <w:t>Business</w:t>
      </w:r>
      <w:r w:rsidRPr="0022764C">
        <w:rPr>
          <w:lang w:eastAsia="ja-JP"/>
        </w:rPr>
        <w:t xml:space="preserve"> shall be affected as a result of any of the Specified Incidents beginning:</w:t>
      </w:r>
    </w:p>
    <w:p w14:paraId="50C002E4" w14:textId="77777777" w:rsidR="00C07262" w:rsidRPr="0022764C" w:rsidRDefault="004A758F" w:rsidP="00662A63">
      <w:pPr>
        <w:pStyle w:val="BodyText"/>
        <w:numPr>
          <w:ilvl w:val="2"/>
          <w:numId w:val="174"/>
        </w:numPr>
        <w:ind w:left="454" w:hanging="454"/>
        <w:rPr>
          <w:lang w:eastAsia="ja-JP"/>
        </w:rPr>
      </w:pPr>
      <w:r w:rsidRPr="0022764C">
        <w:rPr>
          <w:lang w:eastAsia="ja-JP"/>
        </w:rPr>
        <w:t>(in the case of Specified Incident 3) with the occurrence or discovery of the Specified Incident; or</w:t>
      </w:r>
    </w:p>
    <w:p w14:paraId="713BC389" w14:textId="77777777" w:rsidR="00C07262" w:rsidRPr="0022764C" w:rsidRDefault="004A758F" w:rsidP="00662A63">
      <w:pPr>
        <w:pStyle w:val="BodyText"/>
        <w:numPr>
          <w:ilvl w:val="2"/>
          <w:numId w:val="174"/>
        </w:numPr>
        <w:ind w:left="454" w:hanging="454"/>
        <w:rPr>
          <w:lang w:eastAsia="ja-JP"/>
        </w:rPr>
      </w:pPr>
      <w:r w:rsidRPr="0022764C">
        <w:rPr>
          <w:lang w:eastAsia="ja-JP"/>
        </w:rPr>
        <w:t xml:space="preserve">(in the case of Specified Incidents 1, 2, 4, 5 and 6) with the date from which the restrictions on the </w:t>
      </w:r>
      <w:r w:rsidRPr="0022764C">
        <w:rPr>
          <w:b/>
          <w:bCs/>
          <w:lang w:eastAsia="ja-JP"/>
        </w:rPr>
        <w:t>Premises</w:t>
      </w:r>
      <w:r w:rsidRPr="0022764C">
        <w:rPr>
          <w:lang w:eastAsia="ja-JP"/>
        </w:rPr>
        <w:t xml:space="preserve"> are applied and ending not later than 3 (three) months thereafter.</w:t>
      </w:r>
    </w:p>
    <w:p w14:paraId="1CC94F64" w14:textId="77777777" w:rsidR="00C07262" w:rsidRPr="0022764C" w:rsidRDefault="004A758F">
      <w:pPr>
        <w:pStyle w:val="BodyText"/>
        <w:rPr>
          <w:lang w:eastAsia="ja-JP"/>
        </w:rPr>
      </w:pPr>
      <w:r w:rsidRPr="0022764C">
        <w:rPr>
          <w:lang w:eastAsia="ja-JP"/>
        </w:rPr>
        <w:t xml:space="preserve">This </w:t>
      </w:r>
      <w:r w:rsidRPr="0022764C">
        <w:rPr>
          <w:b/>
          <w:lang w:eastAsia="ja-JP"/>
        </w:rPr>
        <w:t xml:space="preserve">Extension </w:t>
      </w:r>
      <w:r w:rsidRPr="0022764C">
        <w:rPr>
          <w:lang w:eastAsia="ja-JP"/>
        </w:rPr>
        <w:t xml:space="preserve">covers interruption of or interference with the </w:t>
      </w:r>
      <w:r w:rsidRPr="0022764C">
        <w:rPr>
          <w:b/>
          <w:bCs/>
          <w:lang w:eastAsia="ja-JP"/>
        </w:rPr>
        <w:t xml:space="preserve">Business </w:t>
      </w:r>
      <w:r w:rsidRPr="0022764C">
        <w:rPr>
          <w:lang w:eastAsia="ja-JP"/>
        </w:rPr>
        <w:t xml:space="preserve">following a Specified Incident which has not resulted in </w:t>
      </w:r>
      <w:r w:rsidRPr="0022764C">
        <w:rPr>
          <w:b/>
          <w:bCs/>
          <w:lang w:eastAsia="ja-JP"/>
        </w:rPr>
        <w:t>Damage</w:t>
      </w:r>
      <w:r w:rsidRPr="0022764C">
        <w:rPr>
          <w:bCs/>
          <w:lang w:eastAsia="ja-JP"/>
        </w:rPr>
        <w:t xml:space="preserve"> during the Indemnity Period</w:t>
      </w:r>
    </w:p>
    <w:p w14:paraId="71F7631A" w14:textId="77777777" w:rsidR="00C07262" w:rsidRPr="0022764C" w:rsidRDefault="004A758F">
      <w:pPr>
        <w:pStyle w:val="BodyText"/>
        <w:rPr>
          <w:lang w:eastAsia="ja-JP"/>
        </w:rPr>
      </w:pPr>
      <w:r w:rsidRPr="0022764C">
        <w:rPr>
          <w:lang w:eastAsia="ja-JP"/>
        </w:rPr>
        <w:t>provided that:</w:t>
      </w:r>
    </w:p>
    <w:p w14:paraId="3AA1C9FE" w14:textId="77777777" w:rsidR="00C07262" w:rsidRPr="0022764C" w:rsidRDefault="004A758F" w:rsidP="00662A63">
      <w:pPr>
        <w:pStyle w:val="BodyText"/>
        <w:numPr>
          <w:ilvl w:val="2"/>
          <w:numId w:val="175"/>
        </w:numPr>
        <w:ind w:left="454" w:hanging="454"/>
        <w:rPr>
          <w:lang w:eastAsia="ja-JP"/>
        </w:rPr>
      </w:pPr>
      <w:r w:rsidRPr="0022764C">
        <w:rPr>
          <w:lang w:eastAsia="ja-JP"/>
        </w:rPr>
        <w:t xml:space="preserve">in relation to any claim arising directly or in any way from an occurrence of legionellosis or legionnaires disease at the </w:t>
      </w:r>
      <w:r w:rsidRPr="0022764C">
        <w:rPr>
          <w:b/>
          <w:bCs/>
          <w:lang w:eastAsia="ja-JP"/>
        </w:rPr>
        <w:t>Premises,</w:t>
      </w:r>
      <w:r w:rsidRPr="0022764C">
        <w:rPr>
          <w:lang w:eastAsia="ja-JP"/>
        </w:rPr>
        <w:t xml:space="preserve"> the </w:t>
      </w:r>
      <w:r w:rsidRPr="0022764C">
        <w:rPr>
          <w:b/>
          <w:lang w:eastAsia="ja-JP"/>
        </w:rPr>
        <w:t>Insured</w:t>
      </w:r>
      <w:r w:rsidRPr="0022764C">
        <w:rPr>
          <w:lang w:eastAsia="ja-JP"/>
        </w:rPr>
        <w:t xml:space="preserve"> will lose their right to compensation or payment for that claim unless they have ensured compliance at all times with the Health Safety Commission Approved Code of Practice ‘The Prevention and Control of Legionellosis (including legionnaires disease)’ Ref ISBN-0-7176-1772-6 or any supplementary replacement or amending Code of Practice;</w:t>
      </w:r>
    </w:p>
    <w:p w14:paraId="6BCEDE54" w14:textId="77777777" w:rsidR="00C07262" w:rsidRPr="0022764C" w:rsidRDefault="004A758F" w:rsidP="00662A63">
      <w:pPr>
        <w:pStyle w:val="BodyText"/>
        <w:numPr>
          <w:ilvl w:val="2"/>
          <w:numId w:val="175"/>
        </w:numPr>
        <w:ind w:left="454" w:hanging="454"/>
        <w:rPr>
          <w:lang w:eastAsia="ja-JP"/>
        </w:rPr>
      </w:pPr>
      <w:r w:rsidRPr="0022764C">
        <w:rPr>
          <w:lang w:eastAsia="ja-JP"/>
        </w:rPr>
        <w:t xml:space="preserve">the </w:t>
      </w:r>
      <w:r w:rsidRPr="0022764C">
        <w:rPr>
          <w:b/>
          <w:bCs/>
          <w:lang w:eastAsia="ja-JP"/>
        </w:rPr>
        <w:t>Insurer</w:t>
      </w:r>
      <w:r w:rsidRPr="0022764C">
        <w:rPr>
          <w:lang w:eastAsia="ja-JP"/>
        </w:rPr>
        <w:t xml:space="preserve"> shall not indemnify the </w:t>
      </w:r>
      <w:r w:rsidRPr="0022764C">
        <w:rPr>
          <w:b/>
          <w:lang w:eastAsia="ja-JP"/>
        </w:rPr>
        <w:t>Insured</w:t>
      </w:r>
      <w:r w:rsidRPr="0022764C">
        <w:rPr>
          <w:lang w:eastAsia="ja-JP"/>
        </w:rPr>
        <w:t xml:space="preserve"> in respect of the costs incurred in cleaning or repair or replacement or recall or checking of property arising </w:t>
      </w:r>
      <w:r w:rsidRPr="0022764C">
        <w:rPr>
          <w:lang w:eastAsia="ja-JP"/>
        </w:rPr>
        <w:t xml:space="preserve">from interruption of or interference with the </w:t>
      </w:r>
      <w:r w:rsidRPr="0022764C">
        <w:rPr>
          <w:b/>
          <w:bCs/>
          <w:lang w:eastAsia="ja-JP"/>
        </w:rPr>
        <w:t xml:space="preserve">Business </w:t>
      </w:r>
      <w:r w:rsidRPr="0022764C">
        <w:rPr>
          <w:bCs/>
          <w:lang w:eastAsia="ja-JP"/>
        </w:rPr>
        <w:t>following a</w:t>
      </w:r>
      <w:r w:rsidRPr="0022764C">
        <w:rPr>
          <w:b/>
          <w:bCs/>
          <w:lang w:eastAsia="ja-JP"/>
        </w:rPr>
        <w:t xml:space="preserve"> </w:t>
      </w:r>
      <w:r w:rsidRPr="0022764C">
        <w:rPr>
          <w:bCs/>
          <w:lang w:eastAsia="ja-JP"/>
        </w:rPr>
        <w:t>Specified Incident.</w:t>
      </w:r>
      <w:r w:rsidRPr="0022764C">
        <w:rPr>
          <w:lang w:eastAsia="ja-JP"/>
        </w:rPr>
        <w:t xml:space="preserve"> </w:t>
      </w:r>
    </w:p>
    <w:p w14:paraId="7A341A2C" w14:textId="77777777" w:rsidR="00C07262" w:rsidRPr="0022764C" w:rsidRDefault="004A758F" w:rsidP="00662A63">
      <w:pPr>
        <w:pStyle w:val="BodyText"/>
        <w:numPr>
          <w:ilvl w:val="2"/>
          <w:numId w:val="175"/>
        </w:numPr>
        <w:ind w:left="454" w:hanging="454"/>
        <w:rPr>
          <w:lang w:eastAsia="ja-JP"/>
        </w:rPr>
      </w:pPr>
      <w:r w:rsidRPr="0022764C">
        <w:rPr>
          <w:lang w:eastAsia="ja-JP"/>
        </w:rPr>
        <w:t xml:space="preserve">the </w:t>
      </w:r>
      <w:r w:rsidRPr="0022764C">
        <w:rPr>
          <w:b/>
          <w:bCs/>
          <w:lang w:eastAsia="ja-JP"/>
        </w:rPr>
        <w:t>Insurer</w:t>
      </w:r>
      <w:r w:rsidRPr="0022764C">
        <w:rPr>
          <w:lang w:eastAsia="ja-JP"/>
        </w:rPr>
        <w:t xml:space="preserve"> shall not indemnify the </w:t>
      </w:r>
      <w:r w:rsidRPr="0022764C">
        <w:rPr>
          <w:b/>
          <w:bCs/>
          <w:lang w:eastAsia="ja-JP"/>
        </w:rPr>
        <w:t>Insured</w:t>
      </w:r>
      <w:r w:rsidRPr="0022764C">
        <w:rPr>
          <w:lang w:eastAsia="ja-JP"/>
        </w:rPr>
        <w:t xml:space="preserve"> in respect of any interruption of or interference with the </w:t>
      </w:r>
      <w:r w:rsidRPr="0022764C">
        <w:rPr>
          <w:b/>
          <w:bCs/>
          <w:lang w:eastAsia="ja-JP"/>
        </w:rPr>
        <w:t>Business</w:t>
      </w:r>
      <w:r w:rsidRPr="0022764C">
        <w:rPr>
          <w:lang w:eastAsia="ja-JP"/>
        </w:rPr>
        <w:t xml:space="preserve"> after the WHO (World Health Organization) makes the assessment that the specific infectious or contagious disease can be characterised as a pandemic.</w:t>
      </w:r>
    </w:p>
    <w:p w14:paraId="3BDD0C49" w14:textId="77777777" w:rsidR="00C07262" w:rsidRPr="0022764C" w:rsidRDefault="004A758F">
      <w:pPr>
        <w:pStyle w:val="BodyText"/>
        <w:rPr>
          <w:lang w:eastAsia="ja-JP"/>
        </w:rPr>
      </w:pPr>
      <w:r w:rsidRPr="0022764C">
        <w:rPr>
          <w:lang w:eastAsia="ja-JP"/>
        </w:rPr>
        <w:t xml:space="preserve">Notwithstanding anything contained herein to the contrary for the purposes of this </w:t>
      </w:r>
      <w:r w:rsidRPr="0022764C">
        <w:rPr>
          <w:b/>
          <w:bCs/>
          <w:lang w:eastAsia="ja-JP"/>
        </w:rPr>
        <w:t>Extension</w:t>
      </w:r>
      <w:r w:rsidRPr="0022764C">
        <w:rPr>
          <w:lang w:eastAsia="ja-JP"/>
        </w:rPr>
        <w:t xml:space="preserve"> the Communicable Disease Policy Exclusion is deemed not to apply to this </w:t>
      </w:r>
      <w:r w:rsidRPr="0022764C">
        <w:rPr>
          <w:b/>
          <w:bCs/>
          <w:lang w:eastAsia="ja-JP"/>
        </w:rPr>
        <w:t>Extension</w:t>
      </w:r>
      <w:r w:rsidRPr="0022764C">
        <w:rPr>
          <w:lang w:eastAsia="ja-JP"/>
        </w:rPr>
        <w:t>.</w:t>
      </w:r>
    </w:p>
    <w:p w14:paraId="2A2D2191" w14:textId="77777777" w:rsidR="00C07262" w:rsidRPr="0022764C" w:rsidRDefault="004A758F">
      <w:pPr>
        <w:pStyle w:val="Heading3"/>
      </w:pPr>
      <w:r w:rsidRPr="0022764C">
        <w:t>Exhibition Loss of Expenses</w:t>
      </w:r>
    </w:p>
    <w:p w14:paraId="206D715F" w14:textId="77777777" w:rsidR="00C07262" w:rsidRPr="0022764C" w:rsidRDefault="004A758F">
      <w:pPr>
        <w:pStyle w:val="BodyText"/>
        <w:rPr>
          <w:lang w:eastAsia="ja-JP"/>
        </w:rPr>
      </w:pPr>
      <w:r w:rsidRPr="0022764C">
        <w:rPr>
          <w:lang w:eastAsia="ja-JP"/>
        </w:rPr>
        <w:t xml:space="preserve">Definitions application to this </w:t>
      </w:r>
      <w:r w:rsidRPr="0022764C">
        <w:rPr>
          <w:b/>
          <w:lang w:eastAsia="ja-JP"/>
        </w:rPr>
        <w:t>Extension</w:t>
      </w:r>
      <w:r w:rsidRPr="0022764C">
        <w:rPr>
          <w:lang w:eastAsia="ja-JP"/>
        </w:rPr>
        <w:t>:</w:t>
      </w:r>
    </w:p>
    <w:p w14:paraId="21A31E1C" w14:textId="77777777" w:rsidR="00C07262" w:rsidRPr="0022764C" w:rsidRDefault="004A758F">
      <w:pPr>
        <w:pStyle w:val="BodyText"/>
        <w:rPr>
          <w:lang w:eastAsia="ja-JP"/>
        </w:rPr>
      </w:pPr>
      <w:r w:rsidRPr="0022764C">
        <w:rPr>
          <w:lang w:eastAsia="ja-JP"/>
        </w:rPr>
        <w:t xml:space="preserve">Exhibition Loss of Expenses shall mean expenses directly incurred in connection with the exhibition including advertising, printing, stationery, charges for space and services, hire of stand, transport charges and the cost of installing stands, fittings and exhibits. </w:t>
      </w:r>
    </w:p>
    <w:p w14:paraId="09C6CE6C" w14:textId="77777777" w:rsidR="00C07262" w:rsidRPr="0022764C" w:rsidRDefault="004A758F">
      <w:pPr>
        <w:pStyle w:val="BodyText"/>
        <w:rPr>
          <w:lang w:eastAsia="ja-JP"/>
        </w:rPr>
      </w:pPr>
      <w:r w:rsidRPr="0022764C">
        <w:rPr>
          <w:lang w:eastAsia="ja-JP"/>
        </w:rPr>
        <w:t xml:space="preserve">This </w:t>
      </w:r>
      <w:r w:rsidRPr="0022764C">
        <w:rPr>
          <w:b/>
          <w:lang w:eastAsia="ja-JP"/>
        </w:rPr>
        <w:t>Extension</w:t>
      </w:r>
      <w:r w:rsidRPr="0022764C">
        <w:rPr>
          <w:lang w:eastAsia="ja-JP"/>
        </w:rPr>
        <w:t xml:space="preserve"> covers Exhibition Loss of Expenses sustained by the </w:t>
      </w:r>
      <w:r w:rsidRPr="0022764C">
        <w:rPr>
          <w:b/>
          <w:lang w:eastAsia="ja-JP"/>
        </w:rPr>
        <w:t>Insured</w:t>
      </w:r>
      <w:r w:rsidRPr="0022764C">
        <w:rPr>
          <w:lang w:eastAsia="ja-JP"/>
        </w:rPr>
        <w:t xml:space="preserve"> as a result of </w:t>
      </w:r>
      <w:r w:rsidRPr="0022764C">
        <w:rPr>
          <w:b/>
          <w:lang w:eastAsia="ja-JP"/>
        </w:rPr>
        <w:t>Damage</w:t>
      </w:r>
      <w:r w:rsidRPr="0022764C">
        <w:rPr>
          <w:lang w:eastAsia="ja-JP"/>
        </w:rPr>
        <w:t xml:space="preserve"> to:</w:t>
      </w:r>
    </w:p>
    <w:p w14:paraId="2AE9CC31" w14:textId="77777777" w:rsidR="00C07262" w:rsidRPr="0022764C" w:rsidRDefault="004A758F" w:rsidP="00662A63">
      <w:pPr>
        <w:pStyle w:val="BodyText"/>
        <w:numPr>
          <w:ilvl w:val="0"/>
          <w:numId w:val="176"/>
        </w:numPr>
        <w:ind w:left="454" w:hanging="454"/>
        <w:rPr>
          <w:lang w:eastAsia="ja-JP"/>
        </w:rPr>
      </w:pPr>
      <w:r w:rsidRPr="0022764C">
        <w:rPr>
          <w:lang w:eastAsia="ja-JP"/>
        </w:rPr>
        <w:t xml:space="preserve">any building, stand, marquee or similar erection or other property or any part thereof used by the </w:t>
      </w:r>
      <w:r w:rsidRPr="0022764C">
        <w:rPr>
          <w:b/>
          <w:lang w:eastAsia="ja-JP"/>
        </w:rPr>
        <w:t>Insured</w:t>
      </w:r>
      <w:r w:rsidRPr="0022764C">
        <w:rPr>
          <w:lang w:eastAsia="ja-JP"/>
        </w:rPr>
        <w:t xml:space="preserve"> at the exhibition premises; </w:t>
      </w:r>
    </w:p>
    <w:p w14:paraId="664B4E2A" w14:textId="77777777" w:rsidR="00C07262" w:rsidRPr="0022764C" w:rsidRDefault="004A758F" w:rsidP="00662A63">
      <w:pPr>
        <w:pStyle w:val="BodyText"/>
        <w:numPr>
          <w:ilvl w:val="0"/>
          <w:numId w:val="176"/>
        </w:numPr>
        <w:ind w:left="454" w:hanging="454"/>
        <w:rPr>
          <w:lang w:eastAsia="ja-JP"/>
        </w:rPr>
      </w:pPr>
      <w:r w:rsidRPr="0022764C">
        <w:rPr>
          <w:lang w:eastAsia="ja-JP"/>
        </w:rPr>
        <w:t xml:space="preserve">Exhibition Property of the </w:t>
      </w:r>
      <w:r w:rsidRPr="0022764C">
        <w:rPr>
          <w:b/>
          <w:lang w:eastAsia="ja-JP"/>
        </w:rPr>
        <w:t>Insured</w:t>
      </w:r>
      <w:r w:rsidRPr="0022764C">
        <w:rPr>
          <w:lang w:eastAsia="ja-JP"/>
        </w:rPr>
        <w:t xml:space="preserve"> used in connection with the exhibition while in transit to or from the exhibition premises or whilst at the exhibition premises.</w:t>
      </w:r>
    </w:p>
    <w:p w14:paraId="72027D58" w14:textId="77777777" w:rsidR="00C07262" w:rsidRPr="0022764C" w:rsidRDefault="004A758F">
      <w:pPr>
        <w:pStyle w:val="Heading3"/>
      </w:pPr>
      <w:r w:rsidRPr="0022764C">
        <w:t>Exhibition Sites</w:t>
      </w:r>
    </w:p>
    <w:p w14:paraId="648F7BDF" w14:textId="77777777" w:rsidR="00C07262" w:rsidRPr="0022764C" w:rsidRDefault="004A758F">
      <w:pPr>
        <w:pStyle w:val="BodyText"/>
        <w:rPr>
          <w:lang w:eastAsia="ja-JP"/>
        </w:rPr>
      </w:pPr>
      <w:r w:rsidRPr="0022764C">
        <w:rPr>
          <w:lang w:eastAsia="ja-JP"/>
        </w:rPr>
        <w:t xml:space="preserve">This </w:t>
      </w:r>
      <w:r w:rsidRPr="0022764C">
        <w:rPr>
          <w:b/>
          <w:lang w:eastAsia="ja-JP"/>
        </w:rPr>
        <w:t>Extension</w:t>
      </w:r>
      <w:r w:rsidRPr="0022764C">
        <w:rPr>
          <w:lang w:eastAsia="ja-JP"/>
        </w:rPr>
        <w:t xml:space="preserve"> covers loss resulting from interruption or interference with the </w:t>
      </w:r>
      <w:r w:rsidRPr="0022764C">
        <w:rPr>
          <w:b/>
          <w:lang w:eastAsia="ja-JP"/>
        </w:rPr>
        <w:t>Business</w:t>
      </w:r>
      <w:r w:rsidRPr="0022764C">
        <w:rPr>
          <w:lang w:eastAsia="ja-JP"/>
        </w:rPr>
        <w:t xml:space="preserve"> in consequence of </w:t>
      </w:r>
      <w:r w:rsidRPr="0022764C">
        <w:rPr>
          <w:b/>
          <w:lang w:eastAsia="ja-JP"/>
        </w:rPr>
        <w:t>Damage</w:t>
      </w:r>
      <w:r w:rsidRPr="0022764C">
        <w:rPr>
          <w:lang w:eastAsia="ja-JP"/>
        </w:rPr>
        <w:t xml:space="preserve"> to Exhibition Property whilst at any situation not in the occupation of the </w:t>
      </w:r>
      <w:r w:rsidRPr="0022764C">
        <w:rPr>
          <w:b/>
          <w:lang w:eastAsia="ja-JP"/>
        </w:rPr>
        <w:t>Insured</w:t>
      </w:r>
      <w:r w:rsidRPr="0022764C">
        <w:rPr>
          <w:lang w:eastAsia="ja-JP"/>
        </w:rPr>
        <w:t xml:space="preserve"> where the </w:t>
      </w:r>
      <w:r w:rsidRPr="0022764C">
        <w:rPr>
          <w:b/>
          <w:lang w:eastAsia="ja-JP"/>
        </w:rPr>
        <w:t>Insured</w:t>
      </w:r>
      <w:r w:rsidRPr="0022764C">
        <w:rPr>
          <w:lang w:eastAsia="ja-JP"/>
        </w:rPr>
        <w:t xml:space="preserve"> is exhibiting their goods for sale.</w:t>
      </w:r>
    </w:p>
    <w:p w14:paraId="6F901138" w14:textId="77777777" w:rsidR="00C07262" w:rsidRPr="0022764C" w:rsidRDefault="004A758F">
      <w:pPr>
        <w:pStyle w:val="Heading3"/>
      </w:pPr>
      <w:r w:rsidRPr="0022764C">
        <w:t>Payments on Account</w:t>
      </w:r>
    </w:p>
    <w:p w14:paraId="04F1912D" w14:textId="77777777" w:rsidR="00C07262" w:rsidRPr="0022764C" w:rsidRDefault="004A758F">
      <w:pPr>
        <w:pStyle w:val="BodyText"/>
      </w:pPr>
      <w:r w:rsidRPr="0022764C">
        <w:t xml:space="preserve">Payments on account may on application by the </w:t>
      </w:r>
      <w:r w:rsidRPr="0022764C">
        <w:rPr>
          <w:b/>
        </w:rPr>
        <w:t>Insured</w:t>
      </w:r>
      <w:r w:rsidRPr="0022764C">
        <w:t xml:space="preserve"> and at the </w:t>
      </w:r>
      <w:r w:rsidRPr="0022764C">
        <w:rPr>
          <w:b/>
        </w:rPr>
        <w:t>Insurer’s</w:t>
      </w:r>
      <w:r w:rsidRPr="0022764C">
        <w:t xml:space="preserve"> discretion be made to the </w:t>
      </w:r>
      <w:r w:rsidRPr="0022764C">
        <w:rPr>
          <w:b/>
        </w:rPr>
        <w:t>Insured</w:t>
      </w:r>
      <w:r w:rsidRPr="0022764C">
        <w:t xml:space="preserve"> during the Indemnity Period.</w:t>
      </w:r>
    </w:p>
    <w:p w14:paraId="425B1A54" w14:textId="77777777" w:rsidR="00C07262" w:rsidRPr="0022764C" w:rsidRDefault="004A758F">
      <w:pPr>
        <w:pStyle w:val="Heading3"/>
      </w:pPr>
      <w:r w:rsidRPr="0022764C">
        <w:t>Professional Accountants</w:t>
      </w:r>
    </w:p>
    <w:p w14:paraId="3C0DDE16" w14:textId="77777777" w:rsidR="00C07262" w:rsidRPr="0022764C" w:rsidRDefault="004A758F">
      <w:pPr>
        <w:pStyle w:val="BodyText"/>
      </w:pPr>
      <w:r w:rsidRPr="0022764C">
        <w:t xml:space="preserve">Any particulars or details contained in the </w:t>
      </w:r>
      <w:r w:rsidRPr="0022764C">
        <w:rPr>
          <w:b/>
        </w:rPr>
        <w:t>Insured’s</w:t>
      </w:r>
      <w:r w:rsidRPr="0022764C">
        <w:t xml:space="preserve"> books of accounts or other business books or records which may be required by the </w:t>
      </w:r>
      <w:r w:rsidRPr="0022764C">
        <w:rPr>
          <w:b/>
        </w:rPr>
        <w:t>Insurer</w:t>
      </w:r>
      <w:r w:rsidRPr="0022764C">
        <w:t xml:space="preserve"> under this </w:t>
      </w:r>
      <w:r w:rsidRPr="0022764C">
        <w:rPr>
          <w:b/>
        </w:rPr>
        <w:t>Policy’s</w:t>
      </w:r>
      <w:r w:rsidRPr="0022764C">
        <w:t xml:space="preserve"> Claims Conditions for the purpose of investigating or verifying any claim under this </w:t>
      </w:r>
      <w:r w:rsidRPr="0022764C">
        <w:rPr>
          <w:b/>
        </w:rPr>
        <w:t>Section</w:t>
      </w:r>
      <w:r w:rsidRPr="0022764C">
        <w:t xml:space="preserve"> may be produced by professional accountants if at the time they are regularly acting as such for the </w:t>
      </w:r>
      <w:r w:rsidRPr="0022764C">
        <w:rPr>
          <w:b/>
        </w:rPr>
        <w:t>Insured</w:t>
      </w:r>
      <w:r w:rsidRPr="0022764C">
        <w:t xml:space="preserve"> and their report shall be presumed to be evidence of the particulars and details to which such report relates.</w:t>
      </w:r>
    </w:p>
    <w:p w14:paraId="7B0DB619" w14:textId="77777777" w:rsidR="00C07262" w:rsidRPr="0022764C" w:rsidRDefault="004A758F">
      <w:pPr>
        <w:pStyle w:val="BodyText"/>
      </w:pPr>
      <w:r w:rsidRPr="0022764C">
        <w:t xml:space="preserve">The </w:t>
      </w:r>
      <w:r w:rsidRPr="0022764C">
        <w:rPr>
          <w:b/>
        </w:rPr>
        <w:t>Insurer</w:t>
      </w:r>
      <w:r w:rsidRPr="0022764C">
        <w:t xml:space="preserve"> will pay to the </w:t>
      </w:r>
      <w:r w:rsidRPr="0022764C">
        <w:rPr>
          <w:b/>
        </w:rPr>
        <w:t>Insured</w:t>
      </w:r>
      <w:r w:rsidRPr="0022764C">
        <w:t xml:space="preserve"> the reasonable charges payable by the </w:t>
      </w:r>
      <w:r w:rsidRPr="0022764C">
        <w:rPr>
          <w:b/>
        </w:rPr>
        <w:t>Insured</w:t>
      </w:r>
      <w:r w:rsidRPr="0022764C">
        <w:t xml:space="preserve"> to their professional accountants for producing such particulars or details.</w:t>
      </w:r>
    </w:p>
    <w:p w14:paraId="580FE18E" w14:textId="77777777" w:rsidR="00C07262" w:rsidRPr="0022764C" w:rsidRDefault="004A758F">
      <w:pPr>
        <w:pStyle w:val="Heading3"/>
      </w:pPr>
      <w:r w:rsidRPr="0022764C">
        <w:lastRenderedPageBreak/>
        <w:t>Public Utilities</w:t>
      </w:r>
    </w:p>
    <w:p w14:paraId="744CE3D1" w14:textId="77777777"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is extended to include </w:t>
      </w:r>
      <w:r w:rsidRPr="0022764C">
        <w:rPr>
          <w:b/>
        </w:rPr>
        <w:t>Damage</w:t>
      </w:r>
      <w:r w:rsidRPr="0022764C">
        <w:t xml:space="preserve"> to property at the premises of any:</w:t>
      </w:r>
    </w:p>
    <w:p w14:paraId="44CCC3F5" w14:textId="77777777" w:rsidR="00C07262" w:rsidRPr="0022764C" w:rsidRDefault="004A758F" w:rsidP="00662A63">
      <w:pPr>
        <w:pStyle w:val="BodyText"/>
        <w:numPr>
          <w:ilvl w:val="2"/>
          <w:numId w:val="177"/>
        </w:numPr>
        <w:ind w:left="454" w:hanging="454"/>
      </w:pPr>
      <w:r w:rsidRPr="0022764C">
        <w:t>generating station or substation of an electricity supply undertaking;</w:t>
      </w:r>
    </w:p>
    <w:p w14:paraId="7E8671BB" w14:textId="6C54721B" w:rsidR="00C07262" w:rsidRPr="0022764C" w:rsidRDefault="004A758F" w:rsidP="00662A63">
      <w:pPr>
        <w:pStyle w:val="BodyText"/>
        <w:numPr>
          <w:ilvl w:val="2"/>
          <w:numId w:val="177"/>
        </w:numPr>
        <w:ind w:left="454" w:hanging="454"/>
      </w:pPr>
      <w:r w:rsidRPr="0022764C">
        <w:t xml:space="preserve">land based premises of any gas supply undertaking or the premises of any natural gas producer linked directly with the </w:t>
      </w:r>
      <w:del w:id="120" w:author="stuart wolstenholme" w:date="2026-05-29T12:35:00Z" w16du:dateUtc="2026-05-29T11:35:00Z">
        <w:r w:rsidRPr="0022764C" w:rsidDel="00BB79CB">
          <w:delText>land based</w:delText>
        </w:r>
      </w:del>
      <w:ins w:id="121" w:author="stuart wolstenholme" w:date="2026-05-29T12:35:00Z" w16du:dateUtc="2026-05-29T11:35:00Z">
        <w:r w:rsidR="00BB79CB" w:rsidRPr="0022764C">
          <w:t>land-based</w:t>
        </w:r>
      </w:ins>
      <w:r w:rsidRPr="0022764C">
        <w:t xml:space="preserve"> premises of any gas supply undertaking;</w:t>
      </w:r>
    </w:p>
    <w:p w14:paraId="06C60A13" w14:textId="77777777" w:rsidR="00C07262" w:rsidRPr="0022764C" w:rsidRDefault="004A758F" w:rsidP="00662A63">
      <w:pPr>
        <w:pStyle w:val="BodyText"/>
        <w:numPr>
          <w:ilvl w:val="2"/>
          <w:numId w:val="177"/>
        </w:numPr>
        <w:ind w:left="454" w:hanging="454"/>
      </w:pPr>
      <w:r w:rsidRPr="0022764C">
        <w:t>water works or pumping station of any water supply undertaking; and</w:t>
      </w:r>
    </w:p>
    <w:p w14:paraId="767D272F" w14:textId="77777777" w:rsidR="00C07262" w:rsidRPr="0022764C" w:rsidRDefault="004A758F" w:rsidP="00662A63">
      <w:pPr>
        <w:pStyle w:val="BodyText"/>
        <w:numPr>
          <w:ilvl w:val="2"/>
          <w:numId w:val="177"/>
        </w:numPr>
        <w:ind w:left="454" w:hanging="454"/>
      </w:pPr>
      <w:r w:rsidRPr="0022764C">
        <w:t>land based premises of telecommunications services (other than satellite services);</w:t>
      </w:r>
    </w:p>
    <w:p w14:paraId="3A551D53" w14:textId="77777777" w:rsidR="00C07262" w:rsidRPr="0022764C" w:rsidRDefault="004A758F">
      <w:pPr>
        <w:pStyle w:val="BodyText"/>
      </w:pPr>
      <w:r w:rsidRPr="0022764C">
        <w:t xml:space="preserve">from which the </w:t>
      </w:r>
      <w:r w:rsidRPr="0022764C">
        <w:rPr>
          <w:b/>
        </w:rPr>
        <w:t>Insured</w:t>
      </w:r>
      <w:r w:rsidRPr="0022764C">
        <w:t xml:space="preserve"> obtains electricity, gas, water or telecommunication services</w:t>
      </w:r>
    </w:p>
    <w:p w14:paraId="6E52DEAD" w14:textId="77777777" w:rsidR="00C07262" w:rsidRPr="0022764C" w:rsidRDefault="004A758F">
      <w:pPr>
        <w:pStyle w:val="BodyText"/>
        <w:rPr>
          <w:b/>
        </w:rPr>
      </w:pPr>
      <w:r w:rsidRPr="0022764C">
        <w:t xml:space="preserve">provided that the </w:t>
      </w:r>
      <w:r w:rsidRPr="0022764C">
        <w:rPr>
          <w:b/>
        </w:rPr>
        <w:t>Insurer</w:t>
      </w:r>
      <w:r w:rsidRPr="0022764C">
        <w:t xml:space="preserve"> shall not be liable for interruption of or interference with the </w:t>
      </w:r>
      <w:r w:rsidRPr="0022764C">
        <w:rPr>
          <w:b/>
        </w:rPr>
        <w:t>Business</w:t>
      </w:r>
      <w:r w:rsidRPr="0022764C">
        <w:t xml:space="preserve"> arising from </w:t>
      </w:r>
      <w:r w:rsidRPr="0022764C">
        <w:rPr>
          <w:b/>
        </w:rPr>
        <w:t>Damage</w:t>
      </w:r>
      <w:r w:rsidRPr="0022764C">
        <w:t xml:space="preserve">: </w:t>
      </w:r>
    </w:p>
    <w:p w14:paraId="7C3597C4" w14:textId="77777777" w:rsidR="00C07262" w:rsidRPr="0022764C" w:rsidRDefault="004A758F" w:rsidP="00662A63">
      <w:pPr>
        <w:pStyle w:val="BodyText"/>
        <w:numPr>
          <w:ilvl w:val="0"/>
          <w:numId w:val="178"/>
        </w:numPr>
        <w:ind w:left="454" w:hanging="454"/>
      </w:pPr>
      <w:r w:rsidRPr="0022764C">
        <w:t xml:space="preserve">to lines, cables or pipes conveying the said supplies; </w:t>
      </w:r>
    </w:p>
    <w:p w14:paraId="2F0C4366" w14:textId="77777777" w:rsidR="00C07262" w:rsidRPr="0022764C" w:rsidRDefault="004A758F" w:rsidP="00662A63">
      <w:pPr>
        <w:pStyle w:val="BodyText"/>
        <w:numPr>
          <w:ilvl w:val="0"/>
          <w:numId w:val="178"/>
        </w:numPr>
        <w:ind w:left="454" w:hanging="454"/>
      </w:pPr>
      <w:r w:rsidRPr="0022764C">
        <w:t xml:space="preserve">that does not involve a total cessation of supply for at least 3 (three) consecutive hours; </w:t>
      </w:r>
    </w:p>
    <w:p w14:paraId="04826A03" w14:textId="77777777" w:rsidR="00C07262" w:rsidRPr="0022764C" w:rsidRDefault="004A758F" w:rsidP="00662A63">
      <w:pPr>
        <w:pStyle w:val="BodyText"/>
        <w:numPr>
          <w:ilvl w:val="0"/>
          <w:numId w:val="178"/>
        </w:numPr>
        <w:ind w:left="454" w:hanging="454"/>
      </w:pPr>
      <w:r w:rsidRPr="0022764C">
        <w:t>due to the following causes:</w:t>
      </w:r>
    </w:p>
    <w:p w14:paraId="1A29B348" w14:textId="77777777" w:rsidR="00C07262" w:rsidRPr="0022764C" w:rsidRDefault="004A758F" w:rsidP="00662A63">
      <w:pPr>
        <w:pStyle w:val="BodyText"/>
        <w:numPr>
          <w:ilvl w:val="0"/>
          <w:numId w:val="179"/>
        </w:numPr>
        <w:ind w:left="908" w:hanging="454"/>
      </w:pPr>
      <w:r w:rsidRPr="0022764C">
        <w:t>the deliberate act of any supply undertaking of its power to withhold or restrict supply or services;</w:t>
      </w:r>
    </w:p>
    <w:p w14:paraId="4CCFA1DB" w14:textId="77777777" w:rsidR="00C07262" w:rsidRPr="0022764C" w:rsidRDefault="004A758F" w:rsidP="00662A63">
      <w:pPr>
        <w:pStyle w:val="BodyText"/>
        <w:numPr>
          <w:ilvl w:val="0"/>
          <w:numId w:val="179"/>
        </w:numPr>
        <w:ind w:left="908" w:hanging="454"/>
      </w:pPr>
      <w:r w:rsidRPr="0022764C">
        <w:t xml:space="preserve">strikes or any labour or trade dispute; </w:t>
      </w:r>
    </w:p>
    <w:p w14:paraId="54811A16" w14:textId="77777777" w:rsidR="00C07262" w:rsidRPr="0022764C" w:rsidRDefault="004A758F" w:rsidP="00662A63">
      <w:pPr>
        <w:pStyle w:val="BodyText"/>
        <w:numPr>
          <w:ilvl w:val="0"/>
          <w:numId w:val="179"/>
        </w:numPr>
        <w:ind w:left="908" w:hanging="454"/>
      </w:pPr>
      <w:r w:rsidRPr="0022764C">
        <w:t>drought; or</w:t>
      </w:r>
    </w:p>
    <w:p w14:paraId="77D29B6D" w14:textId="77777777" w:rsidR="00C07262" w:rsidRPr="0022764C" w:rsidRDefault="004A758F" w:rsidP="00662A63">
      <w:pPr>
        <w:pStyle w:val="BodyText"/>
        <w:numPr>
          <w:ilvl w:val="0"/>
          <w:numId w:val="179"/>
        </w:numPr>
        <w:ind w:left="908" w:hanging="454"/>
      </w:pPr>
      <w:r w:rsidRPr="0022764C">
        <w:t xml:space="preserve">other atmospheric or weather conditions but this shall not exclude an </w:t>
      </w:r>
      <w:r w:rsidRPr="0022764C">
        <w:rPr>
          <w:b/>
        </w:rPr>
        <w:t>Incident</w:t>
      </w:r>
      <w:r w:rsidRPr="0022764C">
        <w:t xml:space="preserve"> to property caused by such conditions.</w:t>
      </w:r>
    </w:p>
    <w:p w14:paraId="65A191D7" w14:textId="77777777" w:rsidR="00C07262" w:rsidRPr="0022764C" w:rsidRDefault="004A758F">
      <w:pPr>
        <w:pStyle w:val="Heading1"/>
      </w:pPr>
      <w:r w:rsidRPr="0022764C">
        <w:t>Optional Extensions</w:t>
      </w:r>
    </w:p>
    <w:p w14:paraId="0264DF05" w14:textId="3771BA2A" w:rsidR="00C07262" w:rsidRPr="0022764C" w:rsidRDefault="004A758F">
      <w:pPr>
        <w:pStyle w:val="BodyText"/>
      </w:pPr>
      <w:r w:rsidRPr="0022764C">
        <w:t xml:space="preserve">(Operative only if stated in the </w:t>
      </w:r>
      <w:r w:rsidRPr="0022764C">
        <w:rPr>
          <w:b/>
        </w:rPr>
        <w:t>Schedule</w:t>
      </w:r>
      <w:r w:rsidRPr="0022764C">
        <w:t xml:space="preserve"> and up to the maximum limit shown)</w:t>
      </w:r>
    </w:p>
    <w:p w14:paraId="72CC643B" w14:textId="77777777" w:rsidR="00C07262" w:rsidRPr="0022764C" w:rsidRDefault="004A758F" w:rsidP="00662A63">
      <w:pPr>
        <w:pStyle w:val="Heading3"/>
        <w:numPr>
          <w:ilvl w:val="0"/>
          <w:numId w:val="180"/>
        </w:numPr>
        <w:ind w:left="454" w:hanging="454"/>
      </w:pPr>
      <w:r w:rsidRPr="0022764C">
        <w:t>Contract Sites</w:t>
      </w:r>
    </w:p>
    <w:p w14:paraId="262E2C17" w14:textId="77777777" w:rsidR="00C07262" w:rsidRPr="0022764C" w:rsidRDefault="004A758F">
      <w:pPr>
        <w:pStyle w:val="BodyText"/>
        <w:rPr>
          <w:iCs/>
        </w:rPr>
      </w:pPr>
      <w:r w:rsidRPr="0022764C">
        <w:t xml:space="preserve">This </w:t>
      </w:r>
      <w:r w:rsidRPr="0022764C">
        <w:rPr>
          <w:b/>
        </w:rPr>
        <w:t>Extension</w:t>
      </w:r>
      <w:r w:rsidRPr="0022764C">
        <w:t xml:space="preserve"> covers interruption of or interference with the </w:t>
      </w:r>
      <w:r w:rsidRPr="0022764C">
        <w:rPr>
          <w:b/>
        </w:rPr>
        <w:t>Business</w:t>
      </w:r>
      <w:r w:rsidRPr="0022764C">
        <w:t xml:space="preserve"> as a result of </w:t>
      </w:r>
      <w:r w:rsidRPr="0022764C">
        <w:rPr>
          <w:b/>
        </w:rPr>
        <w:t>Damage</w:t>
      </w:r>
      <w:r w:rsidRPr="0022764C">
        <w:t xml:space="preserve"> to property at any contract site anywhere in the world where the </w:t>
      </w:r>
      <w:r w:rsidRPr="0022764C">
        <w:rPr>
          <w:b/>
        </w:rPr>
        <w:t>Insured</w:t>
      </w:r>
      <w:r w:rsidRPr="0022764C">
        <w:t xml:space="preserve"> are carrying out a contract of work. </w:t>
      </w:r>
    </w:p>
    <w:p w14:paraId="545E341D" w14:textId="77777777" w:rsidR="00C07262" w:rsidRPr="0022764C" w:rsidRDefault="004A758F" w:rsidP="00662A63">
      <w:pPr>
        <w:pStyle w:val="Heading3"/>
        <w:numPr>
          <w:ilvl w:val="0"/>
          <w:numId w:val="180"/>
        </w:numPr>
        <w:ind w:left="454" w:hanging="454"/>
      </w:pPr>
      <w:r w:rsidRPr="0022764C">
        <w:t>Denial of Access (Non-Damage)</w:t>
      </w:r>
    </w:p>
    <w:p w14:paraId="3D021A7F" w14:textId="20FFA591" w:rsidR="00C07262" w:rsidRPr="0022764C" w:rsidRDefault="004A758F">
      <w:pPr>
        <w:pStyle w:val="BodyText"/>
      </w:pPr>
      <w:r w:rsidRPr="0022764C">
        <w:t xml:space="preserve">This </w:t>
      </w:r>
      <w:r w:rsidRPr="0022764C">
        <w:rPr>
          <w:b/>
        </w:rPr>
        <w:t>Extension</w:t>
      </w:r>
      <w:r w:rsidRPr="0022764C">
        <w:t xml:space="preserve"> covers interruption of or interference with the </w:t>
      </w:r>
      <w:r w:rsidRPr="0022764C">
        <w:rPr>
          <w:b/>
        </w:rPr>
        <w:t>Business</w:t>
      </w:r>
      <w:r w:rsidRPr="0022764C">
        <w:t xml:space="preserve"> at the </w:t>
      </w:r>
      <w:r w:rsidRPr="0022764C">
        <w:rPr>
          <w:b/>
        </w:rPr>
        <w:t>Premises</w:t>
      </w:r>
      <w:r w:rsidRPr="0022764C">
        <w:t xml:space="preserve"> which has not resulted from </w:t>
      </w:r>
      <w:r w:rsidRPr="0022764C">
        <w:rPr>
          <w:b/>
        </w:rPr>
        <w:t>Damage</w:t>
      </w:r>
      <w:r w:rsidRPr="0022764C">
        <w:t xml:space="preserve"> to property within the distance stated in the </w:t>
      </w:r>
      <w:r w:rsidRPr="0022764C">
        <w:rPr>
          <w:b/>
        </w:rPr>
        <w:t>Schedule</w:t>
      </w:r>
      <w:r w:rsidRPr="0022764C">
        <w:t xml:space="preserve"> of the </w:t>
      </w:r>
      <w:r w:rsidRPr="0022764C">
        <w:rPr>
          <w:b/>
        </w:rPr>
        <w:t>Premises</w:t>
      </w:r>
      <w:r w:rsidRPr="0022764C">
        <w:t xml:space="preserve"> which shall prevent or hinder the use of or access to the </w:t>
      </w:r>
      <w:r w:rsidRPr="0022764C">
        <w:rPr>
          <w:b/>
        </w:rPr>
        <w:t>Premises</w:t>
      </w:r>
      <w:r w:rsidRPr="0022764C">
        <w:t xml:space="preserve"> or property of the </w:t>
      </w:r>
      <w:r w:rsidRPr="0022764C">
        <w:rPr>
          <w:b/>
        </w:rPr>
        <w:t>Insured</w:t>
      </w:r>
      <w:r w:rsidRPr="0022764C">
        <w:t xml:space="preserve"> where:</w:t>
      </w:r>
    </w:p>
    <w:p w14:paraId="14BF4B70" w14:textId="77777777" w:rsidR="00C07262" w:rsidRPr="0022764C" w:rsidRDefault="004A758F" w:rsidP="00662A63">
      <w:pPr>
        <w:pStyle w:val="BodyText"/>
        <w:numPr>
          <w:ilvl w:val="2"/>
          <w:numId w:val="181"/>
        </w:numPr>
        <w:ind w:left="454" w:hanging="454"/>
      </w:pPr>
      <w:r w:rsidRPr="0022764C">
        <w:t>it is thought to contain or actually contains a harmful device provided that the police are immediately informed;</w:t>
      </w:r>
    </w:p>
    <w:p w14:paraId="09BDBE3D" w14:textId="77777777" w:rsidR="00C07262" w:rsidRPr="0022764C" w:rsidRDefault="004A758F" w:rsidP="00662A63">
      <w:pPr>
        <w:pStyle w:val="BodyText"/>
        <w:numPr>
          <w:ilvl w:val="2"/>
          <w:numId w:val="181"/>
        </w:numPr>
        <w:ind w:left="454" w:hanging="454"/>
      </w:pPr>
      <w:r w:rsidRPr="0022764C">
        <w:t>there is closure or sealed-off areas in accordance with instructions issued by the police or by any other statutory body except where the cause of such closure or sealing off is:</w:t>
      </w:r>
    </w:p>
    <w:p w14:paraId="4F37E6A0" w14:textId="77777777" w:rsidR="00C07262" w:rsidRPr="0022764C" w:rsidRDefault="004A758F" w:rsidP="00662A63">
      <w:pPr>
        <w:pStyle w:val="BodyText"/>
        <w:numPr>
          <w:ilvl w:val="0"/>
          <w:numId w:val="182"/>
        </w:numPr>
        <w:ind w:left="908" w:hanging="454"/>
      </w:pPr>
      <w:r w:rsidRPr="0022764C">
        <w:t xml:space="preserve">the condition of the </w:t>
      </w:r>
      <w:r w:rsidRPr="0022764C">
        <w:rPr>
          <w:b/>
        </w:rPr>
        <w:t>Premises</w:t>
      </w:r>
      <w:r w:rsidRPr="0022764C">
        <w:t xml:space="preserve"> owned or occupied by the </w:t>
      </w:r>
      <w:r w:rsidRPr="0022764C">
        <w:rPr>
          <w:b/>
        </w:rPr>
        <w:t>Insured</w:t>
      </w:r>
      <w:r w:rsidRPr="0022764C">
        <w:t xml:space="preserve"> or the </w:t>
      </w:r>
      <w:r w:rsidRPr="0022764C">
        <w:rPr>
          <w:b/>
        </w:rPr>
        <w:t>Business</w:t>
      </w:r>
      <w:r w:rsidRPr="0022764C">
        <w:t xml:space="preserve"> carried on within;</w:t>
      </w:r>
    </w:p>
    <w:p w14:paraId="2E97785E" w14:textId="77777777" w:rsidR="00C07262" w:rsidRPr="0022764C" w:rsidRDefault="004A758F" w:rsidP="00662A63">
      <w:pPr>
        <w:pStyle w:val="BodyText"/>
        <w:numPr>
          <w:ilvl w:val="0"/>
          <w:numId w:val="182"/>
        </w:numPr>
        <w:ind w:left="908" w:hanging="454"/>
      </w:pPr>
      <w:r w:rsidRPr="0022764C">
        <w:t xml:space="preserve">the </w:t>
      </w:r>
      <w:r w:rsidRPr="0022764C">
        <w:rPr>
          <w:b/>
        </w:rPr>
        <w:t>Insured’s</w:t>
      </w:r>
      <w:r w:rsidRPr="0022764C">
        <w:t xml:space="preserve"> non-compliance with a prior order of the police or any other statutory body:</w:t>
      </w:r>
    </w:p>
    <w:p w14:paraId="03F18BBD" w14:textId="77777777" w:rsidR="00C07262" w:rsidRPr="0022764C" w:rsidRDefault="004A758F">
      <w:pPr>
        <w:pStyle w:val="BodyText"/>
      </w:pPr>
      <w:r w:rsidRPr="0022764C">
        <w:t>provided that:</w:t>
      </w:r>
    </w:p>
    <w:p w14:paraId="648A801D" w14:textId="77777777" w:rsidR="00C07262" w:rsidRPr="0022764C" w:rsidRDefault="004A758F" w:rsidP="00662A63">
      <w:pPr>
        <w:pStyle w:val="BodyText"/>
        <w:numPr>
          <w:ilvl w:val="0"/>
          <w:numId w:val="183"/>
        </w:numPr>
        <w:ind w:left="454" w:hanging="454"/>
      </w:pPr>
      <w:r w:rsidRPr="0022764C">
        <w:t xml:space="preserve">the </w:t>
      </w:r>
      <w:r w:rsidRPr="0022764C">
        <w:rPr>
          <w:b/>
        </w:rPr>
        <w:t>Insurer</w:t>
      </w:r>
      <w:r w:rsidRPr="0022764C">
        <w:t xml:space="preserve"> shall not be liable:</w:t>
      </w:r>
    </w:p>
    <w:p w14:paraId="3061CA0E" w14:textId="77777777" w:rsidR="00C07262" w:rsidRPr="0022764C" w:rsidRDefault="004A758F" w:rsidP="00662A63">
      <w:pPr>
        <w:pStyle w:val="BodyText"/>
        <w:numPr>
          <w:ilvl w:val="0"/>
          <w:numId w:val="184"/>
        </w:numPr>
        <w:ind w:left="908" w:hanging="454"/>
      </w:pPr>
      <w:r w:rsidRPr="0022764C">
        <w:t xml:space="preserve">from any cause within the control of the </w:t>
      </w:r>
      <w:r w:rsidRPr="0022764C">
        <w:rPr>
          <w:b/>
        </w:rPr>
        <w:t>Insured</w:t>
      </w:r>
      <w:r w:rsidRPr="0022764C">
        <w:t>;</w:t>
      </w:r>
    </w:p>
    <w:p w14:paraId="329135AE" w14:textId="77777777" w:rsidR="00C07262" w:rsidRPr="0022764C" w:rsidRDefault="004A758F" w:rsidP="00662A63">
      <w:pPr>
        <w:pStyle w:val="BodyText"/>
        <w:numPr>
          <w:ilvl w:val="0"/>
          <w:numId w:val="184"/>
        </w:numPr>
        <w:ind w:left="908" w:hanging="454"/>
      </w:pPr>
      <w:r w:rsidRPr="0022764C">
        <w:t xml:space="preserve">for loss which is the direct result of any repair or maintenance work being carried out at the </w:t>
      </w:r>
      <w:r w:rsidRPr="0022764C">
        <w:rPr>
          <w:b/>
        </w:rPr>
        <w:t>Premises</w:t>
      </w:r>
      <w:r w:rsidRPr="0022764C">
        <w:t>;</w:t>
      </w:r>
    </w:p>
    <w:p w14:paraId="07C52FB4" w14:textId="3ED32989" w:rsidR="00C07262" w:rsidRPr="0022764C" w:rsidRDefault="004A758F" w:rsidP="00662A63">
      <w:pPr>
        <w:pStyle w:val="BodyText"/>
        <w:numPr>
          <w:ilvl w:val="0"/>
          <w:numId w:val="184"/>
        </w:numPr>
        <w:ind w:left="908" w:hanging="454"/>
      </w:pPr>
      <w:r w:rsidRPr="0022764C">
        <w:t>for the first 12 (twelve) hours of each and every claim;</w:t>
      </w:r>
    </w:p>
    <w:p w14:paraId="32C3B78D" w14:textId="77777777" w:rsidR="00C07262" w:rsidRPr="0022764C" w:rsidRDefault="004A758F" w:rsidP="00662A63">
      <w:pPr>
        <w:pStyle w:val="BodyText"/>
        <w:numPr>
          <w:ilvl w:val="0"/>
          <w:numId w:val="183"/>
        </w:numPr>
        <w:ind w:left="454" w:hanging="454"/>
      </w:pPr>
      <w:r w:rsidRPr="0022764C">
        <w:t xml:space="preserve">for the purpose of this </w:t>
      </w:r>
      <w:r w:rsidRPr="0022764C">
        <w:rPr>
          <w:b/>
        </w:rPr>
        <w:t>Extension</w:t>
      </w:r>
      <w:r w:rsidRPr="0022764C">
        <w:t xml:space="preserve"> the Maximum Indemnity Period shall not exceed 3 (three) months;</w:t>
      </w:r>
    </w:p>
    <w:p w14:paraId="196567AE" w14:textId="77777777" w:rsidR="00C07262" w:rsidRPr="0022764C" w:rsidRDefault="004A758F" w:rsidP="00662A63">
      <w:pPr>
        <w:pStyle w:val="BodyText"/>
        <w:numPr>
          <w:ilvl w:val="0"/>
          <w:numId w:val="183"/>
        </w:numPr>
        <w:ind w:left="454" w:hanging="454"/>
      </w:pPr>
      <w:r w:rsidRPr="0022764C">
        <w:t xml:space="preserve">the </w:t>
      </w:r>
      <w:r w:rsidRPr="0022764C">
        <w:rPr>
          <w:b/>
        </w:rPr>
        <w:t>Premises</w:t>
      </w:r>
      <w:r w:rsidRPr="0022764C">
        <w:t xml:space="preserve"> affected is within the closed or sealed-off areas as described in paragraph 2 above;</w:t>
      </w:r>
    </w:p>
    <w:p w14:paraId="62472E50" w14:textId="77777777" w:rsidR="00C07262" w:rsidRPr="0022764C" w:rsidRDefault="004A758F" w:rsidP="00662A63">
      <w:pPr>
        <w:pStyle w:val="Heading3"/>
        <w:numPr>
          <w:ilvl w:val="0"/>
          <w:numId w:val="180"/>
        </w:numPr>
        <w:ind w:left="454" w:hanging="454"/>
      </w:pPr>
      <w:r w:rsidRPr="0022764C">
        <w:t>Goods In Transit</w:t>
      </w:r>
    </w:p>
    <w:p w14:paraId="5FC8A46D" w14:textId="77777777" w:rsidR="00C07262" w:rsidRPr="0022764C" w:rsidRDefault="004A758F">
      <w:pPr>
        <w:pStyle w:val="BodyText"/>
      </w:pPr>
      <w:r w:rsidRPr="0022764C">
        <w:t xml:space="preserve">This </w:t>
      </w:r>
      <w:r w:rsidRPr="0022764C">
        <w:rPr>
          <w:b/>
        </w:rPr>
        <w:t>Extension</w:t>
      </w:r>
      <w:r w:rsidRPr="0022764C">
        <w:t xml:space="preserve"> covers interruption or interference with the </w:t>
      </w:r>
      <w:r w:rsidRPr="0022764C">
        <w:rPr>
          <w:b/>
        </w:rPr>
        <w:t>Business</w:t>
      </w:r>
      <w:r w:rsidRPr="0022764C">
        <w:t xml:space="preserve"> as a result of </w:t>
      </w:r>
      <w:r w:rsidRPr="0022764C">
        <w:rPr>
          <w:b/>
        </w:rPr>
        <w:t>Damage</w:t>
      </w:r>
      <w:r w:rsidRPr="0022764C">
        <w:t xml:space="preserve"> to property whilst such property is in transit anywhere within the </w:t>
      </w:r>
      <w:r w:rsidRPr="0022764C">
        <w:rPr>
          <w:b/>
        </w:rPr>
        <w:t>United Kingdom</w:t>
      </w:r>
      <w:r w:rsidRPr="0022764C">
        <w:t>.</w:t>
      </w:r>
    </w:p>
    <w:p w14:paraId="2F58E2FC" w14:textId="77777777" w:rsidR="00C07262" w:rsidRPr="0022764C" w:rsidRDefault="004A758F" w:rsidP="00662A63">
      <w:pPr>
        <w:pStyle w:val="Heading3"/>
        <w:numPr>
          <w:ilvl w:val="0"/>
          <w:numId w:val="180"/>
        </w:numPr>
        <w:ind w:left="454" w:hanging="454"/>
      </w:pPr>
      <w:r w:rsidRPr="0022764C">
        <w:t>Public Utilities – Terminal Ends</w:t>
      </w:r>
    </w:p>
    <w:p w14:paraId="00089AEB" w14:textId="77777777" w:rsidR="00C07262" w:rsidRPr="0022764C" w:rsidRDefault="004A758F">
      <w:pPr>
        <w:pStyle w:val="BodyText"/>
      </w:pPr>
      <w:r w:rsidRPr="0022764C">
        <w:t xml:space="preserve">This </w:t>
      </w:r>
      <w:r w:rsidRPr="0022764C">
        <w:rPr>
          <w:b/>
        </w:rPr>
        <w:t>Extension</w:t>
      </w:r>
      <w:r w:rsidRPr="0022764C">
        <w:t xml:space="preserve"> covers interruption or interference with the </w:t>
      </w:r>
      <w:r w:rsidRPr="0022764C">
        <w:rPr>
          <w:b/>
        </w:rPr>
        <w:t>Business</w:t>
      </w:r>
      <w:r w:rsidRPr="0022764C">
        <w:t xml:space="preserve"> as a result of </w:t>
      </w:r>
      <w:r w:rsidRPr="0022764C">
        <w:rPr>
          <w:b/>
        </w:rPr>
        <w:t>Damage</w:t>
      </w:r>
      <w:r w:rsidRPr="0022764C">
        <w:t xml:space="preserve"> to property at the premises of any:</w:t>
      </w:r>
    </w:p>
    <w:p w14:paraId="652BD3C7" w14:textId="77777777" w:rsidR="00C07262" w:rsidRPr="0022764C" w:rsidRDefault="004A758F" w:rsidP="00662A63">
      <w:pPr>
        <w:pStyle w:val="BodyText"/>
        <w:numPr>
          <w:ilvl w:val="2"/>
          <w:numId w:val="185"/>
        </w:numPr>
        <w:ind w:left="454" w:hanging="454"/>
      </w:pPr>
      <w:r w:rsidRPr="0022764C">
        <w:t>public electricity supply;</w:t>
      </w:r>
    </w:p>
    <w:p w14:paraId="5D687227" w14:textId="77777777" w:rsidR="00C07262" w:rsidRPr="0022764C" w:rsidRDefault="004A758F" w:rsidP="00662A63">
      <w:pPr>
        <w:pStyle w:val="BodyText"/>
        <w:numPr>
          <w:ilvl w:val="2"/>
          <w:numId w:val="185"/>
        </w:numPr>
        <w:ind w:left="454" w:hanging="454"/>
      </w:pPr>
      <w:r w:rsidRPr="0022764C">
        <w:t>public gas supply;</w:t>
      </w:r>
    </w:p>
    <w:p w14:paraId="0AF0291F" w14:textId="77777777" w:rsidR="00C07262" w:rsidRPr="0022764C" w:rsidRDefault="004A758F" w:rsidP="00662A63">
      <w:pPr>
        <w:pStyle w:val="BodyText"/>
        <w:numPr>
          <w:ilvl w:val="2"/>
          <w:numId w:val="185"/>
        </w:numPr>
        <w:ind w:left="454" w:hanging="454"/>
      </w:pPr>
      <w:r w:rsidRPr="0022764C">
        <w:t xml:space="preserve">public water supply (including sewerage); </w:t>
      </w:r>
    </w:p>
    <w:p w14:paraId="3A6653C4" w14:textId="77777777" w:rsidR="00C07262" w:rsidRPr="0022764C" w:rsidRDefault="004A758F" w:rsidP="00662A63">
      <w:pPr>
        <w:pStyle w:val="BodyText"/>
        <w:numPr>
          <w:ilvl w:val="2"/>
          <w:numId w:val="185"/>
        </w:numPr>
        <w:ind w:left="454" w:hanging="454"/>
      </w:pPr>
      <w:r w:rsidRPr="0022764C">
        <w:t xml:space="preserve">public telecommunications services (other than satellite services); or </w:t>
      </w:r>
    </w:p>
    <w:p w14:paraId="02A86750" w14:textId="77777777" w:rsidR="00C07262" w:rsidRPr="0022764C" w:rsidRDefault="004A758F">
      <w:pPr>
        <w:pStyle w:val="BodyText"/>
        <w:ind w:left="454"/>
      </w:pPr>
      <w:r w:rsidRPr="0022764C">
        <w:t xml:space="preserve">from which the </w:t>
      </w:r>
      <w:r w:rsidRPr="0022764C">
        <w:rPr>
          <w:b/>
        </w:rPr>
        <w:t>Insured</w:t>
      </w:r>
      <w:r w:rsidRPr="0022764C">
        <w:t xml:space="preserve"> obtains electricity, gas, water (including sewerage) or telecommunication services that has resulted in the total or partial failure of supply from those services including lines, cables or pipes conveying the said supply and the terminal end or mains stopcock or meters of the </w:t>
      </w:r>
      <w:r w:rsidRPr="0022764C">
        <w:rPr>
          <w:b/>
        </w:rPr>
        <w:t>Buildings</w:t>
      </w:r>
      <w:r w:rsidRPr="0022764C">
        <w:t xml:space="preserve"> (owned, used or occupied by the </w:t>
      </w:r>
      <w:r w:rsidRPr="0022764C">
        <w:rPr>
          <w:b/>
        </w:rPr>
        <w:t>Insured</w:t>
      </w:r>
      <w:r w:rsidRPr="0022764C">
        <w:t xml:space="preserve">) within the </w:t>
      </w:r>
      <w:r w:rsidRPr="0022764C">
        <w:rPr>
          <w:b/>
        </w:rPr>
        <w:t>United Kingdom</w:t>
      </w:r>
      <w:r w:rsidRPr="0022764C">
        <w:t>:</w:t>
      </w:r>
    </w:p>
    <w:p w14:paraId="11902B20" w14:textId="77777777" w:rsidR="00C07262" w:rsidRPr="0022764C" w:rsidRDefault="004A758F" w:rsidP="00662A63">
      <w:pPr>
        <w:pStyle w:val="BodyText"/>
        <w:numPr>
          <w:ilvl w:val="2"/>
          <w:numId w:val="185"/>
        </w:numPr>
        <w:ind w:left="454" w:hanging="454"/>
      </w:pPr>
      <w:r w:rsidRPr="0022764C">
        <w:t xml:space="preserve">Service Provider, which processes, maintains, protects or stores the </w:t>
      </w:r>
      <w:r w:rsidRPr="0022764C">
        <w:rPr>
          <w:b/>
        </w:rPr>
        <w:t xml:space="preserve">Insured’s </w:t>
      </w:r>
      <w:r w:rsidRPr="0022764C">
        <w:t xml:space="preserve">Digital Assets, within the </w:t>
      </w:r>
      <w:r w:rsidRPr="0022764C">
        <w:rPr>
          <w:b/>
        </w:rPr>
        <w:t>United Kingdom</w:t>
      </w:r>
      <w:r w:rsidRPr="0022764C">
        <w:t>;</w:t>
      </w:r>
    </w:p>
    <w:p w14:paraId="62D333E8" w14:textId="77777777" w:rsidR="00C07262" w:rsidRPr="0022764C" w:rsidRDefault="004A758F">
      <w:pPr>
        <w:pStyle w:val="BodyTextIndent"/>
      </w:pPr>
      <w:r w:rsidRPr="0022764C">
        <w:lastRenderedPageBreak/>
        <w:t xml:space="preserve">provided that the </w:t>
      </w:r>
      <w:r w:rsidRPr="0022764C">
        <w:rPr>
          <w:b/>
        </w:rPr>
        <w:t>Insurer</w:t>
      </w:r>
      <w:r w:rsidRPr="0022764C">
        <w:t xml:space="preserve"> shall not be liable for interruption or interference with the </w:t>
      </w:r>
      <w:r w:rsidRPr="0022764C">
        <w:rPr>
          <w:b/>
        </w:rPr>
        <w:t>Business</w:t>
      </w:r>
      <w:r w:rsidRPr="0022764C">
        <w:t xml:space="preserve"> arising from </w:t>
      </w:r>
      <w:r w:rsidRPr="0022764C">
        <w:rPr>
          <w:b/>
        </w:rPr>
        <w:t>Damage</w:t>
      </w:r>
      <w:r w:rsidRPr="0022764C">
        <w:t>:</w:t>
      </w:r>
    </w:p>
    <w:p w14:paraId="5B7B2E7C" w14:textId="77777777" w:rsidR="00C07262" w:rsidRPr="0022764C" w:rsidRDefault="004A758F" w:rsidP="00662A63">
      <w:pPr>
        <w:pStyle w:val="BodyTextIndent"/>
        <w:numPr>
          <w:ilvl w:val="1"/>
          <w:numId w:val="186"/>
        </w:numPr>
        <w:ind w:left="908" w:hanging="454"/>
      </w:pPr>
      <w:r w:rsidRPr="0022764C">
        <w:t xml:space="preserve">for the first 12 (twelve) consecutive hours of a cessation of supply; </w:t>
      </w:r>
    </w:p>
    <w:p w14:paraId="1FB337C5" w14:textId="77777777" w:rsidR="00C07262" w:rsidRPr="0022764C" w:rsidRDefault="004A758F" w:rsidP="00662A63">
      <w:pPr>
        <w:pStyle w:val="BodyTextIndent"/>
        <w:numPr>
          <w:ilvl w:val="1"/>
          <w:numId w:val="186"/>
        </w:numPr>
        <w:ind w:left="908" w:hanging="454"/>
      </w:pPr>
      <w:r w:rsidRPr="0022764C">
        <w:t>due to the following causes:</w:t>
      </w:r>
    </w:p>
    <w:p w14:paraId="396F498C" w14:textId="77777777" w:rsidR="00C07262" w:rsidRPr="0022764C" w:rsidRDefault="004A758F" w:rsidP="00662A63">
      <w:pPr>
        <w:pStyle w:val="BodyTextIndent"/>
        <w:numPr>
          <w:ilvl w:val="0"/>
          <w:numId w:val="187"/>
        </w:numPr>
        <w:ind w:left="1361" w:hanging="454"/>
      </w:pPr>
      <w:r w:rsidRPr="0022764C">
        <w:t>the deliberate act of any supply provider not performed for the sole purpose of safeguarding life or protecting any part of that supply provider’s system;</w:t>
      </w:r>
    </w:p>
    <w:p w14:paraId="7D65568C" w14:textId="77777777" w:rsidR="00C07262" w:rsidRPr="0022764C" w:rsidRDefault="004A758F" w:rsidP="00662A63">
      <w:pPr>
        <w:pStyle w:val="BodyTextIndent"/>
        <w:numPr>
          <w:ilvl w:val="0"/>
          <w:numId w:val="187"/>
        </w:numPr>
        <w:ind w:left="1361" w:hanging="454"/>
      </w:pPr>
      <w:r w:rsidRPr="0022764C">
        <w:t>drought or scheme of rationing not necessitated solely by accidental damage to a supply provider’s generating or supply equipment;</w:t>
      </w:r>
    </w:p>
    <w:p w14:paraId="33B63F22" w14:textId="77777777" w:rsidR="00C07262" w:rsidRPr="0022764C" w:rsidRDefault="004A758F" w:rsidP="00662A63">
      <w:pPr>
        <w:pStyle w:val="BodyTextIndent"/>
        <w:numPr>
          <w:ilvl w:val="0"/>
          <w:numId w:val="187"/>
        </w:numPr>
        <w:ind w:left="1361" w:hanging="454"/>
      </w:pPr>
      <w:r w:rsidRPr="0022764C">
        <w:t>strikes or any labour or trade dispute.</w:t>
      </w:r>
    </w:p>
    <w:p w14:paraId="71A0C202" w14:textId="77777777" w:rsidR="00C07262" w:rsidRPr="0022764C" w:rsidRDefault="004A758F">
      <w:pPr>
        <w:pStyle w:val="BodyText"/>
      </w:pPr>
      <w:r w:rsidRPr="0022764C">
        <w:t>For the purposes of this Optional Extension:</w:t>
      </w:r>
    </w:p>
    <w:p w14:paraId="3F3FAB95" w14:textId="77777777" w:rsidR="00C07262" w:rsidRPr="0022764C" w:rsidRDefault="004A758F">
      <w:pPr>
        <w:pStyle w:val="BodyText"/>
      </w:pPr>
      <w:r w:rsidRPr="0022764C">
        <w:rPr>
          <w:bCs/>
          <w:szCs w:val="24"/>
        </w:rPr>
        <w:t xml:space="preserve">Digital Assets shall mean </w:t>
      </w:r>
      <w:r w:rsidRPr="0022764C">
        <w:rPr>
          <w:b/>
        </w:rPr>
        <w:t>Electronic Data</w:t>
      </w:r>
      <w:r w:rsidRPr="0022764C">
        <w:t xml:space="preserve"> including any </w:t>
      </w:r>
      <w:r w:rsidRPr="0022764C">
        <w:rPr>
          <w:b/>
        </w:rPr>
        <w:t>Insured</w:t>
      </w:r>
      <w:r w:rsidRPr="0022764C">
        <w:t xml:space="preserve"> or third Party trade secrets, data, designs, processes, records, reports, documents subject to legal privilege or other item that is not available to the general public and </w:t>
      </w:r>
      <w:r w:rsidRPr="0022764C">
        <w:rPr>
          <w:b/>
        </w:rPr>
        <w:t>Electronic Data</w:t>
      </w:r>
      <w:r w:rsidRPr="0022764C">
        <w:t xml:space="preserve"> carrying intellectual property rights, which is in the </w:t>
      </w:r>
      <w:r w:rsidRPr="0022764C">
        <w:rPr>
          <w:b/>
        </w:rPr>
        <w:t xml:space="preserve">Insured’s </w:t>
      </w:r>
      <w:r w:rsidRPr="0022764C">
        <w:t xml:space="preserve">care, custody or control, including in the custody of outsourcers and independent contractors (provided that it is in the scope/course of their employment or agency contract with the </w:t>
      </w:r>
      <w:r w:rsidRPr="0022764C">
        <w:rPr>
          <w:b/>
        </w:rPr>
        <w:t>Insured</w:t>
      </w:r>
      <w:r w:rsidRPr="0022764C">
        <w:t xml:space="preserve">). Digital Assets do not include the physical components of any </w:t>
      </w:r>
      <w:r w:rsidRPr="0022764C">
        <w:rPr>
          <w:b/>
        </w:rPr>
        <w:t>Computer System</w:t>
      </w:r>
      <w:r w:rsidRPr="0022764C">
        <w:t xml:space="preserve"> including CPU’s, memory, storage devices, storage media, and input/output devices and other peripheral devices and components including but not limited to cable, connectors, fibre optics, wire, power supply units, keyboards, display monitors and audio speakers.</w:t>
      </w:r>
    </w:p>
    <w:p w14:paraId="08A6397E" w14:textId="77777777" w:rsidR="00C07262" w:rsidRPr="0022764C" w:rsidRDefault="004A758F">
      <w:pPr>
        <w:pStyle w:val="BodyText"/>
        <w:rPr>
          <w:bCs/>
        </w:rPr>
      </w:pPr>
      <w:r w:rsidRPr="0022764C">
        <w:rPr>
          <w:bCs/>
        </w:rPr>
        <w:t xml:space="preserve">Service Provider shall mean any third Party that is responsible for the processing, maintenance, protection or storage of any Digital Assets pursuant to a written contract directly with the </w:t>
      </w:r>
      <w:r w:rsidRPr="0022764C">
        <w:rPr>
          <w:b/>
          <w:bCs/>
        </w:rPr>
        <w:t>Insured</w:t>
      </w:r>
      <w:r w:rsidRPr="0022764C">
        <w:rPr>
          <w:bCs/>
        </w:rPr>
        <w:t>.  A Service Provider does not include any provider of telecommunications services, including internet access.</w:t>
      </w:r>
    </w:p>
    <w:p w14:paraId="6BF83963" w14:textId="5490AF1B" w:rsidR="00C07262" w:rsidRPr="0022764C" w:rsidRDefault="009C1162" w:rsidP="00662A63">
      <w:pPr>
        <w:pStyle w:val="Heading3"/>
        <w:numPr>
          <w:ilvl w:val="0"/>
          <w:numId w:val="180"/>
        </w:numPr>
        <w:ind w:left="454" w:hanging="454"/>
        <w:rPr>
          <w:color w:val="E20033" w:themeColor="accent4"/>
        </w:rPr>
      </w:pPr>
      <w:del w:id="122" w:author="stuart wolstenholme" w:date="2026-05-29T12:35:00Z" w16du:dateUtc="2026-05-29T11:35:00Z">
        <w:r w:rsidRPr="0022764C" w:rsidDel="00BB79CB">
          <w:rPr>
            <w:color w:val="E20033" w:themeColor="accent4"/>
          </w:rPr>
          <w:delText>Flexble</w:delText>
        </w:r>
      </w:del>
      <w:ins w:id="123" w:author="stuart wolstenholme" w:date="2026-05-29T12:35:00Z" w16du:dateUtc="2026-05-29T11:35:00Z">
        <w:r w:rsidR="00BB79CB" w:rsidRPr="0022764C">
          <w:rPr>
            <w:color w:val="E20033" w:themeColor="accent4"/>
          </w:rPr>
          <w:t>Flexible</w:t>
        </w:r>
      </w:ins>
      <w:r w:rsidRPr="0022764C">
        <w:rPr>
          <w:color w:val="E20033" w:themeColor="accent4"/>
        </w:rPr>
        <w:t xml:space="preserve"> Business interruption Limit</w:t>
      </w:r>
    </w:p>
    <w:p w14:paraId="4DF4E4E5" w14:textId="06226EC5" w:rsidR="009C1162" w:rsidRPr="0022764C" w:rsidRDefault="009C1162" w:rsidP="009C1162">
      <w:pPr>
        <w:ind w:left="454" w:hanging="454"/>
        <w:rPr>
          <w:color w:val="E20033" w:themeColor="accent4"/>
        </w:rPr>
      </w:pPr>
      <w:bookmarkStart w:id="124" w:name="_Hlk218513229"/>
      <w:r w:rsidRPr="0022764C">
        <w:rPr>
          <w:color w:val="E20033" w:themeColor="accent4"/>
        </w:rPr>
        <w:t xml:space="preserve">It is noted and agreed that the Basis of Settlement provisions </w:t>
      </w:r>
    </w:p>
    <w:p w14:paraId="0522E9B2" w14:textId="11C936F1" w:rsidR="009C1162" w:rsidRPr="0022764C" w:rsidRDefault="009C1162" w:rsidP="009C1162">
      <w:pPr>
        <w:rPr>
          <w:color w:val="E20033" w:themeColor="accent4"/>
        </w:rPr>
      </w:pPr>
      <w:r w:rsidRPr="0022764C">
        <w:rPr>
          <w:color w:val="E20033" w:themeColor="accent4"/>
        </w:rPr>
        <w:t xml:space="preserve">under </w:t>
      </w:r>
      <w:r w:rsidRPr="0022764C">
        <w:rPr>
          <w:b/>
          <w:bCs/>
          <w:color w:val="E20033" w:themeColor="accent4"/>
        </w:rPr>
        <w:t xml:space="preserve">Section 3: Business Interruption “All Risks” </w:t>
      </w:r>
      <w:r w:rsidRPr="0022764C">
        <w:rPr>
          <w:color w:val="E20033" w:themeColor="accent4"/>
        </w:rPr>
        <w:t>are amended as follows solely in respect of the items listed in this Endorsement. All other Definitions, Conditions,</w:t>
      </w:r>
      <w:r w:rsidRPr="0022764C">
        <w:rPr>
          <w:b/>
          <w:bCs/>
          <w:color w:val="E20033" w:themeColor="accent4"/>
        </w:rPr>
        <w:t xml:space="preserve"> Extensions</w:t>
      </w:r>
      <w:r w:rsidRPr="0022764C">
        <w:rPr>
          <w:color w:val="E20033" w:themeColor="accent4"/>
        </w:rPr>
        <w:t xml:space="preserve"> and Exclusions of </w:t>
      </w:r>
      <w:r w:rsidRPr="0022764C">
        <w:rPr>
          <w:b/>
          <w:bCs/>
          <w:color w:val="E20033" w:themeColor="accent4"/>
        </w:rPr>
        <w:t>Section</w:t>
      </w:r>
      <w:r w:rsidRPr="0022764C">
        <w:rPr>
          <w:color w:val="E20033" w:themeColor="accent4"/>
        </w:rPr>
        <w:t xml:space="preserve"> </w:t>
      </w:r>
      <w:r w:rsidRPr="0022764C">
        <w:rPr>
          <w:b/>
          <w:bCs/>
          <w:color w:val="E20033" w:themeColor="accent4"/>
        </w:rPr>
        <w:t>3</w:t>
      </w:r>
      <w:r w:rsidRPr="0022764C">
        <w:rPr>
          <w:color w:val="E20033" w:themeColor="accent4"/>
        </w:rPr>
        <w:t xml:space="preserve"> and of the </w:t>
      </w:r>
      <w:r w:rsidRPr="0022764C">
        <w:rPr>
          <w:b/>
          <w:bCs/>
          <w:color w:val="E20033" w:themeColor="accent4"/>
        </w:rPr>
        <w:t>Policy</w:t>
      </w:r>
      <w:r w:rsidRPr="0022764C">
        <w:rPr>
          <w:color w:val="E20033" w:themeColor="accent4"/>
        </w:rPr>
        <w:t xml:space="preserve"> remain unaltered unless expressly stated herein.</w:t>
      </w:r>
    </w:p>
    <w:p w14:paraId="3B702BDD" w14:textId="77777777" w:rsidR="009C1162" w:rsidRPr="0022764C" w:rsidRDefault="009C1162" w:rsidP="009C1162">
      <w:pPr>
        <w:rPr>
          <w:b/>
          <w:bCs/>
          <w:color w:val="E20033" w:themeColor="accent4"/>
        </w:rPr>
      </w:pPr>
      <w:r w:rsidRPr="0022764C">
        <w:rPr>
          <w:b/>
          <w:bCs/>
          <w:color w:val="E20033" w:themeColor="accent4"/>
        </w:rPr>
        <w:t>1. Insuring Clause</w:t>
      </w:r>
    </w:p>
    <w:p w14:paraId="594F8DD3" w14:textId="77777777" w:rsidR="009C1162" w:rsidRPr="0022764C" w:rsidRDefault="009C1162" w:rsidP="009C1162">
      <w:pPr>
        <w:rPr>
          <w:color w:val="E20033" w:themeColor="accent4"/>
        </w:rPr>
      </w:pPr>
      <w:r w:rsidRPr="0022764C">
        <w:rPr>
          <w:color w:val="E20033" w:themeColor="accent4"/>
        </w:rPr>
        <w:t xml:space="preserve">Subject to the Flexible Business Interruption Limit stated in paragraph 5 of this Endorsement, the </w:t>
      </w:r>
      <w:r w:rsidRPr="0022764C">
        <w:rPr>
          <w:b/>
          <w:bCs/>
          <w:color w:val="E20033" w:themeColor="accent4"/>
        </w:rPr>
        <w:t>Insurer</w:t>
      </w:r>
      <w:r w:rsidRPr="0022764C">
        <w:rPr>
          <w:color w:val="E20033" w:themeColor="accent4"/>
        </w:rPr>
        <w:t xml:space="preserve"> will indemnify the </w:t>
      </w:r>
      <w:r w:rsidRPr="0022764C">
        <w:rPr>
          <w:b/>
          <w:bCs/>
          <w:color w:val="E20033" w:themeColor="accent4"/>
        </w:rPr>
        <w:t>Insured</w:t>
      </w:r>
      <w:r w:rsidRPr="0022764C">
        <w:rPr>
          <w:color w:val="E20033" w:themeColor="accent4"/>
        </w:rPr>
        <w:t xml:space="preserve"> for the following loss or additional expenditure arising from an Interruption resulting from an </w:t>
      </w:r>
      <w:r w:rsidRPr="0022764C">
        <w:rPr>
          <w:b/>
          <w:bCs/>
          <w:color w:val="E20033" w:themeColor="accent4"/>
        </w:rPr>
        <w:t>Incident</w:t>
      </w:r>
      <w:r w:rsidRPr="0022764C">
        <w:rPr>
          <w:color w:val="E20033" w:themeColor="accent4"/>
        </w:rPr>
        <w:t xml:space="preserve"> during the Indemnity Period:</w:t>
      </w:r>
    </w:p>
    <w:p w14:paraId="5C00AC52" w14:textId="77777777"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t>Loss of Income</w:t>
      </w:r>
    </w:p>
    <w:p w14:paraId="20DFA95F" w14:textId="77777777"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t>Loss of Gross Profit</w:t>
      </w:r>
    </w:p>
    <w:p w14:paraId="3F716459" w14:textId="77777777"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t>Loss of Fees</w:t>
      </w:r>
    </w:p>
    <w:p w14:paraId="7C238511" w14:textId="77777777"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t>Increased Costs of Working</w:t>
      </w:r>
    </w:p>
    <w:p w14:paraId="79B4DC1A" w14:textId="77777777"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t>Additional Increased Costs of Working</w:t>
      </w:r>
    </w:p>
    <w:p w14:paraId="2A6CC643" w14:textId="77777777"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t>Additional Research Expenditure</w:t>
      </w:r>
    </w:p>
    <w:p w14:paraId="29FEB2B6" w14:textId="77777777"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t>Outstanding Debts</w:t>
      </w:r>
    </w:p>
    <w:p w14:paraId="2B1AB6B4" w14:textId="4FB97E1B" w:rsidR="009C1162" w:rsidRPr="0022764C" w:rsidRDefault="009C1162" w:rsidP="009C1162">
      <w:pPr>
        <w:rPr>
          <w:color w:val="E20033" w:themeColor="accent4"/>
        </w:rPr>
      </w:pPr>
      <w:r w:rsidRPr="0022764C">
        <w:rPr>
          <w:color w:val="E20033" w:themeColor="accent4"/>
        </w:rPr>
        <w:t xml:space="preserve">For the purposes of this Extension, these items are deemed to be added to </w:t>
      </w:r>
      <w:r w:rsidRPr="0022764C">
        <w:rPr>
          <w:b/>
          <w:bCs/>
          <w:color w:val="E20033" w:themeColor="accent4"/>
        </w:rPr>
        <w:t>Section</w:t>
      </w:r>
      <w:r w:rsidRPr="0022764C">
        <w:rPr>
          <w:color w:val="E20033" w:themeColor="accent4"/>
        </w:rPr>
        <w:t xml:space="preserve"> </w:t>
      </w:r>
      <w:r w:rsidRPr="0022764C">
        <w:rPr>
          <w:b/>
          <w:bCs/>
          <w:color w:val="E20033" w:themeColor="accent4"/>
        </w:rPr>
        <w:t>3</w:t>
      </w:r>
      <w:r w:rsidRPr="0022764C">
        <w:rPr>
          <w:color w:val="E20033" w:themeColor="accent4"/>
        </w:rPr>
        <w:t xml:space="preserve"> as insurable heads of cover.</w:t>
      </w:r>
    </w:p>
    <w:p w14:paraId="3ADFCEEA" w14:textId="373E8D53" w:rsidR="009C1162" w:rsidRPr="0022764C" w:rsidRDefault="009C1162" w:rsidP="009C1162">
      <w:pPr>
        <w:rPr>
          <w:color w:val="E20033" w:themeColor="accent4"/>
        </w:rPr>
      </w:pPr>
      <w:r w:rsidRPr="0022764C">
        <w:rPr>
          <w:color w:val="E20033" w:themeColor="accent4"/>
        </w:rPr>
        <w:t xml:space="preserve">All amounts payable collectively shall not exceed the Flexible Business Interruption Limit as shown in the </w:t>
      </w:r>
      <w:r w:rsidRPr="0022764C">
        <w:rPr>
          <w:b/>
          <w:bCs/>
          <w:color w:val="E20033" w:themeColor="accent4"/>
        </w:rPr>
        <w:t>Schedule</w:t>
      </w:r>
      <w:r w:rsidRPr="0022764C">
        <w:rPr>
          <w:color w:val="E20033" w:themeColor="accent4"/>
        </w:rPr>
        <w:t>.</w:t>
      </w:r>
    </w:p>
    <w:p w14:paraId="3CCD1146" w14:textId="56D27FA4" w:rsidR="009C1162" w:rsidRPr="0022764C" w:rsidRDefault="009C1162" w:rsidP="009C1162">
      <w:pPr>
        <w:rPr>
          <w:color w:val="E20033" w:themeColor="accent4"/>
        </w:rPr>
      </w:pPr>
      <w:r w:rsidRPr="0022764C">
        <w:rPr>
          <w:b/>
          <w:bCs/>
          <w:color w:val="E20033" w:themeColor="accent4"/>
        </w:rPr>
        <w:t>2. Basis of Settlement</w:t>
      </w:r>
    </w:p>
    <w:p w14:paraId="221C8CE3" w14:textId="34F66EF2" w:rsidR="009C1162" w:rsidRPr="0022764C" w:rsidRDefault="009C1162" w:rsidP="009C1162">
      <w:pPr>
        <w:rPr>
          <w:color w:val="E20033" w:themeColor="accent4"/>
        </w:rPr>
      </w:pPr>
      <w:r w:rsidRPr="0022764C">
        <w:rPr>
          <w:color w:val="E20033" w:themeColor="accent4"/>
        </w:rPr>
        <w:t>The amounts payable under this Extension shall be:</w:t>
      </w:r>
    </w:p>
    <w:p w14:paraId="3C55ADDE" w14:textId="77777777" w:rsidR="009C1162" w:rsidRPr="0022764C" w:rsidRDefault="009C1162" w:rsidP="009C1162">
      <w:pPr>
        <w:rPr>
          <w:b/>
          <w:bCs/>
          <w:color w:val="E20033" w:themeColor="accent4"/>
        </w:rPr>
      </w:pPr>
      <w:r w:rsidRPr="0022764C">
        <w:rPr>
          <w:b/>
          <w:bCs/>
          <w:color w:val="E20033" w:themeColor="accent4"/>
        </w:rPr>
        <w:t>a. Loss of Income</w:t>
      </w:r>
    </w:p>
    <w:p w14:paraId="0438C045" w14:textId="77777777" w:rsidR="009C1162" w:rsidRPr="0022764C" w:rsidRDefault="009C1162" w:rsidP="009C1162">
      <w:pPr>
        <w:rPr>
          <w:color w:val="E20033" w:themeColor="accent4"/>
        </w:rPr>
      </w:pPr>
      <w:r w:rsidRPr="0022764C">
        <w:rPr>
          <w:color w:val="E20033" w:themeColor="accent4"/>
        </w:rPr>
        <w:t xml:space="preserve">The shortfall between the income that would have been earned during the Indemnity Period had the </w:t>
      </w:r>
      <w:r w:rsidRPr="0022764C">
        <w:rPr>
          <w:b/>
          <w:bCs/>
          <w:color w:val="E20033" w:themeColor="accent4"/>
        </w:rPr>
        <w:t>Incident</w:t>
      </w:r>
      <w:r w:rsidRPr="0022764C">
        <w:rPr>
          <w:color w:val="E20033" w:themeColor="accent4"/>
        </w:rPr>
        <w:t xml:space="preserve"> not occurred and the actual income earned, adjusted for Trends and Variations, and less any savings during the Indemnity Period.</w:t>
      </w:r>
    </w:p>
    <w:p w14:paraId="1034CD78" w14:textId="77777777" w:rsidR="009C1162" w:rsidRPr="0022764C" w:rsidRDefault="009C1162" w:rsidP="009C1162">
      <w:pPr>
        <w:rPr>
          <w:b/>
          <w:bCs/>
          <w:color w:val="E20033" w:themeColor="accent4"/>
        </w:rPr>
      </w:pPr>
      <w:r w:rsidRPr="0022764C">
        <w:rPr>
          <w:b/>
          <w:bCs/>
          <w:color w:val="E20033" w:themeColor="accent4"/>
        </w:rPr>
        <w:t>b. Loss of Gross Profit</w:t>
      </w:r>
    </w:p>
    <w:p w14:paraId="54BB2320" w14:textId="77777777" w:rsidR="009C1162" w:rsidRPr="0022764C" w:rsidRDefault="009C1162" w:rsidP="009C1162">
      <w:pPr>
        <w:rPr>
          <w:color w:val="E20033" w:themeColor="accent4"/>
        </w:rPr>
      </w:pPr>
      <w:r w:rsidRPr="0022764C">
        <w:rPr>
          <w:color w:val="E20033" w:themeColor="accent4"/>
        </w:rPr>
        <w:t xml:space="preserve">The reduction in Gross Profit during the Indemnity Period, calculated by applying the appropriate Gross Profit rate to the reduction in trading results attributable to the </w:t>
      </w:r>
      <w:r w:rsidRPr="0022764C">
        <w:rPr>
          <w:b/>
          <w:bCs/>
          <w:color w:val="E20033" w:themeColor="accent4"/>
        </w:rPr>
        <w:t>Incident</w:t>
      </w:r>
      <w:r w:rsidRPr="0022764C">
        <w:rPr>
          <w:color w:val="E20033" w:themeColor="accent4"/>
        </w:rPr>
        <w:t>, and less any savings during the Indemnity Period.</w:t>
      </w:r>
    </w:p>
    <w:p w14:paraId="2A3F54C0" w14:textId="77777777" w:rsidR="009C1162" w:rsidRPr="0022764C" w:rsidRDefault="009C1162" w:rsidP="009C1162">
      <w:pPr>
        <w:rPr>
          <w:b/>
          <w:bCs/>
          <w:color w:val="E20033" w:themeColor="accent4"/>
        </w:rPr>
      </w:pPr>
      <w:r w:rsidRPr="0022764C">
        <w:rPr>
          <w:b/>
          <w:bCs/>
          <w:color w:val="E20033" w:themeColor="accent4"/>
        </w:rPr>
        <w:t>c. Loss of Fees</w:t>
      </w:r>
    </w:p>
    <w:p w14:paraId="5AA30039" w14:textId="77777777" w:rsidR="009C1162" w:rsidRPr="0022764C" w:rsidRDefault="009C1162" w:rsidP="009C1162">
      <w:pPr>
        <w:rPr>
          <w:color w:val="E20033" w:themeColor="accent4"/>
        </w:rPr>
      </w:pPr>
      <w:r w:rsidRPr="0022764C">
        <w:rPr>
          <w:color w:val="E20033" w:themeColor="accent4"/>
        </w:rPr>
        <w:t>The shortfall between fees that would have been received during the Indemnity Period and the fees actually received, less any savings.</w:t>
      </w:r>
    </w:p>
    <w:p w14:paraId="3A4C6692" w14:textId="77777777" w:rsidR="009C1162" w:rsidRPr="0022764C" w:rsidRDefault="009C1162" w:rsidP="009C1162">
      <w:pPr>
        <w:rPr>
          <w:b/>
          <w:bCs/>
          <w:color w:val="E20033" w:themeColor="accent4"/>
        </w:rPr>
      </w:pPr>
      <w:r w:rsidRPr="0022764C">
        <w:rPr>
          <w:b/>
          <w:bCs/>
          <w:color w:val="E20033" w:themeColor="accent4"/>
        </w:rPr>
        <w:t>d. Increased Costs of Working</w:t>
      </w:r>
    </w:p>
    <w:p w14:paraId="2007BD0B" w14:textId="77777777" w:rsidR="009C1162" w:rsidRPr="0022764C" w:rsidRDefault="009C1162" w:rsidP="009C1162">
      <w:pPr>
        <w:rPr>
          <w:color w:val="E20033" w:themeColor="accent4"/>
        </w:rPr>
      </w:pPr>
      <w:r w:rsidRPr="0022764C">
        <w:rPr>
          <w:color w:val="E20033" w:themeColor="accent4"/>
        </w:rPr>
        <w:t>Additional expenditure necessarily and reasonably incurred for the sole purpose of avoiding or minimising a reduction in Loss of Income, Loss of Gross Profit or Loss of Fees, but not exceeding the loss avoided.</w:t>
      </w:r>
    </w:p>
    <w:p w14:paraId="63EC05D7" w14:textId="77777777" w:rsidR="009C1162" w:rsidRPr="0022764C" w:rsidRDefault="009C1162" w:rsidP="009C1162">
      <w:pPr>
        <w:rPr>
          <w:b/>
          <w:bCs/>
          <w:color w:val="E20033" w:themeColor="accent4"/>
        </w:rPr>
      </w:pPr>
      <w:r w:rsidRPr="0022764C">
        <w:rPr>
          <w:b/>
          <w:bCs/>
          <w:color w:val="E20033" w:themeColor="accent4"/>
        </w:rPr>
        <w:t>e. Additional Increased Costs of Working</w:t>
      </w:r>
    </w:p>
    <w:p w14:paraId="70A907CE" w14:textId="77777777" w:rsidR="009C1162" w:rsidRPr="0022764C" w:rsidRDefault="009C1162" w:rsidP="009C1162">
      <w:pPr>
        <w:rPr>
          <w:color w:val="E20033" w:themeColor="accent4"/>
        </w:rPr>
      </w:pPr>
      <w:r w:rsidRPr="0022764C">
        <w:rPr>
          <w:color w:val="E20033" w:themeColor="accent4"/>
        </w:rPr>
        <w:t xml:space="preserve">Additional expenditure necessarily and reasonably incurred beyond that recoverable under sub-paragraph (d), provided it is incurred for the purpose of sustaining the </w:t>
      </w:r>
      <w:r w:rsidRPr="0022764C">
        <w:rPr>
          <w:b/>
          <w:bCs/>
          <w:color w:val="E20033" w:themeColor="accent4"/>
        </w:rPr>
        <w:t>Business</w:t>
      </w:r>
      <w:r w:rsidRPr="0022764C">
        <w:rPr>
          <w:color w:val="E20033" w:themeColor="accent4"/>
        </w:rPr>
        <w:t xml:space="preserve"> following the </w:t>
      </w:r>
      <w:r w:rsidRPr="0022764C">
        <w:rPr>
          <w:b/>
          <w:bCs/>
          <w:color w:val="E20033" w:themeColor="accent4"/>
        </w:rPr>
        <w:t>Incident</w:t>
      </w:r>
      <w:r w:rsidRPr="0022764C">
        <w:rPr>
          <w:color w:val="E20033" w:themeColor="accent4"/>
        </w:rPr>
        <w:t>.</w:t>
      </w:r>
    </w:p>
    <w:p w14:paraId="1F9D6FF6" w14:textId="77777777" w:rsidR="009C1162" w:rsidRPr="0022764C" w:rsidRDefault="009C1162" w:rsidP="009C1162">
      <w:pPr>
        <w:rPr>
          <w:b/>
          <w:bCs/>
          <w:color w:val="E20033" w:themeColor="accent4"/>
        </w:rPr>
      </w:pPr>
      <w:r w:rsidRPr="0022764C">
        <w:rPr>
          <w:b/>
          <w:bCs/>
          <w:color w:val="E20033" w:themeColor="accent4"/>
        </w:rPr>
        <w:t>f. Additional Research Expenditure</w:t>
      </w:r>
    </w:p>
    <w:p w14:paraId="75DCE93C" w14:textId="77777777" w:rsidR="009C1162" w:rsidRPr="0022764C" w:rsidRDefault="009C1162" w:rsidP="009C1162">
      <w:pPr>
        <w:rPr>
          <w:color w:val="E20033" w:themeColor="accent4"/>
        </w:rPr>
      </w:pPr>
      <w:r w:rsidRPr="0022764C">
        <w:rPr>
          <w:color w:val="E20033" w:themeColor="accent4"/>
        </w:rPr>
        <w:t xml:space="preserve">Additional expenditure necessarily and reasonably incurred to restore research or development activities interrupted by the </w:t>
      </w:r>
      <w:r w:rsidRPr="0022764C">
        <w:rPr>
          <w:b/>
          <w:bCs/>
          <w:color w:val="E20033" w:themeColor="accent4"/>
        </w:rPr>
        <w:t>Incident</w:t>
      </w:r>
      <w:r w:rsidRPr="0022764C">
        <w:rPr>
          <w:color w:val="E20033" w:themeColor="accent4"/>
        </w:rPr>
        <w:t>.</w:t>
      </w:r>
    </w:p>
    <w:p w14:paraId="36EC9DD4" w14:textId="77777777" w:rsidR="009C1162" w:rsidRPr="0022764C" w:rsidRDefault="009C1162" w:rsidP="009C1162">
      <w:pPr>
        <w:rPr>
          <w:b/>
          <w:bCs/>
          <w:color w:val="E20033" w:themeColor="accent4"/>
        </w:rPr>
      </w:pPr>
      <w:r w:rsidRPr="0022764C">
        <w:rPr>
          <w:b/>
          <w:bCs/>
          <w:color w:val="E20033" w:themeColor="accent4"/>
        </w:rPr>
        <w:t>g. Outstanding Debts</w:t>
      </w:r>
    </w:p>
    <w:p w14:paraId="2E6FB1BF" w14:textId="77777777" w:rsidR="009C1162" w:rsidRPr="0022764C" w:rsidRDefault="009C1162" w:rsidP="009C1162">
      <w:pPr>
        <w:rPr>
          <w:color w:val="E20033" w:themeColor="accent4"/>
        </w:rPr>
      </w:pPr>
      <w:r w:rsidRPr="0022764C">
        <w:rPr>
          <w:color w:val="E20033" w:themeColor="accent4"/>
        </w:rPr>
        <w:t xml:space="preserve">The amount by which Accounts Receivable or similar receivables become irrecoverable as a direct consequence </w:t>
      </w:r>
      <w:r w:rsidRPr="0022764C">
        <w:rPr>
          <w:color w:val="E20033" w:themeColor="accent4"/>
        </w:rPr>
        <w:lastRenderedPageBreak/>
        <w:t xml:space="preserve">of the </w:t>
      </w:r>
      <w:r w:rsidRPr="0022764C">
        <w:rPr>
          <w:b/>
          <w:bCs/>
          <w:color w:val="E20033" w:themeColor="accent4"/>
        </w:rPr>
        <w:t>Incident</w:t>
      </w:r>
      <w:r w:rsidRPr="0022764C">
        <w:rPr>
          <w:color w:val="E20033" w:themeColor="accent4"/>
        </w:rPr>
        <w:t>, including necessary and reasonable additional expenditure incurred to reduce such loss.</w:t>
      </w:r>
    </w:p>
    <w:p w14:paraId="1A1FA065" w14:textId="17200FD0" w:rsidR="009C1162" w:rsidRPr="0022764C" w:rsidRDefault="009C1162" w:rsidP="009C1162">
      <w:pPr>
        <w:rPr>
          <w:color w:val="E20033" w:themeColor="accent4"/>
        </w:rPr>
      </w:pPr>
      <w:r w:rsidRPr="0022764C">
        <w:rPr>
          <w:b/>
          <w:bCs/>
          <w:color w:val="E20033" w:themeColor="accent4"/>
        </w:rPr>
        <w:t>3. Indemnity Period</w:t>
      </w:r>
    </w:p>
    <w:p w14:paraId="6093AE66" w14:textId="426671D5" w:rsidR="009C1162" w:rsidRPr="0022764C" w:rsidRDefault="009C1162" w:rsidP="0092710B">
      <w:pPr>
        <w:rPr>
          <w:color w:val="E20033" w:themeColor="accent4"/>
        </w:rPr>
      </w:pPr>
      <w:r w:rsidRPr="0022764C">
        <w:rPr>
          <w:color w:val="E20033" w:themeColor="accent4"/>
        </w:rPr>
        <w:t xml:space="preserve">For the purposes of this Extension, the Indemnity Period applicable to all items listed in paragraph 1 shall be as shown in the </w:t>
      </w:r>
      <w:r w:rsidRPr="0022764C">
        <w:rPr>
          <w:b/>
          <w:bCs/>
          <w:color w:val="E20033" w:themeColor="accent4"/>
        </w:rPr>
        <w:t>Schedule</w:t>
      </w:r>
    </w:p>
    <w:p w14:paraId="527AB138" w14:textId="6B91C26D" w:rsidR="009C1162" w:rsidRPr="0022764C" w:rsidRDefault="009C1162" w:rsidP="009C1162">
      <w:pPr>
        <w:rPr>
          <w:color w:val="E20033" w:themeColor="accent4"/>
        </w:rPr>
      </w:pPr>
      <w:r w:rsidRPr="0022764C">
        <w:rPr>
          <w:b/>
          <w:bCs/>
          <w:color w:val="E20033" w:themeColor="accent4"/>
        </w:rPr>
        <w:t>4. Deleted Provisions</w:t>
      </w:r>
    </w:p>
    <w:p w14:paraId="022DD6B2" w14:textId="5867094F" w:rsidR="0092710B" w:rsidRPr="0022764C" w:rsidRDefault="009C1162" w:rsidP="009C1162">
      <w:pPr>
        <w:rPr>
          <w:color w:val="E20033" w:themeColor="accent4"/>
        </w:rPr>
      </w:pPr>
      <w:r w:rsidRPr="0022764C">
        <w:rPr>
          <w:color w:val="E20033" w:themeColor="accent4"/>
        </w:rPr>
        <w:t xml:space="preserve">The following provisions of the </w:t>
      </w:r>
      <w:r w:rsidRPr="0022764C">
        <w:rPr>
          <w:b/>
          <w:bCs/>
          <w:color w:val="E20033" w:themeColor="accent4"/>
        </w:rPr>
        <w:t>Policy</w:t>
      </w:r>
      <w:r w:rsidRPr="0022764C">
        <w:rPr>
          <w:color w:val="E20033" w:themeColor="accent4"/>
        </w:rPr>
        <w:t xml:space="preserve"> and </w:t>
      </w:r>
      <w:r w:rsidRPr="0022764C">
        <w:rPr>
          <w:b/>
          <w:bCs/>
          <w:color w:val="E20033" w:themeColor="accent4"/>
        </w:rPr>
        <w:t>Section 3</w:t>
      </w:r>
      <w:r w:rsidRPr="0022764C">
        <w:rPr>
          <w:color w:val="E20033" w:themeColor="accent4"/>
        </w:rPr>
        <w:t xml:space="preserve"> shall not apply to the items insured under this Endorsement:</w:t>
      </w:r>
    </w:p>
    <w:p w14:paraId="014BC15E" w14:textId="77777777" w:rsidR="009C1162" w:rsidRPr="0022764C" w:rsidRDefault="009C1162" w:rsidP="009C1162">
      <w:pPr>
        <w:numPr>
          <w:ilvl w:val="0"/>
          <w:numId w:val="371"/>
        </w:numPr>
        <w:spacing w:before="0" w:after="160" w:line="278" w:lineRule="auto"/>
        <w:rPr>
          <w:color w:val="E20033" w:themeColor="accent4"/>
        </w:rPr>
      </w:pPr>
      <w:r w:rsidRPr="0022764C">
        <w:rPr>
          <w:color w:val="E20033" w:themeColor="accent4"/>
        </w:rPr>
        <w:t xml:space="preserve">The </w:t>
      </w:r>
      <w:r w:rsidRPr="0022764C">
        <w:rPr>
          <w:b/>
          <w:bCs/>
          <w:color w:val="E20033" w:themeColor="accent4"/>
        </w:rPr>
        <w:t>Average</w:t>
      </w:r>
      <w:r w:rsidRPr="0022764C">
        <w:rPr>
          <w:color w:val="E20033" w:themeColor="accent4"/>
        </w:rPr>
        <w:t xml:space="preserve"> Condition.</w:t>
      </w:r>
    </w:p>
    <w:p w14:paraId="5245E978" w14:textId="77777777" w:rsidR="009C1162" w:rsidRPr="0022764C" w:rsidRDefault="009C1162" w:rsidP="009C1162">
      <w:pPr>
        <w:numPr>
          <w:ilvl w:val="0"/>
          <w:numId w:val="371"/>
        </w:numPr>
        <w:spacing w:before="0" w:after="160" w:line="278" w:lineRule="auto"/>
        <w:rPr>
          <w:color w:val="E20033" w:themeColor="accent4"/>
        </w:rPr>
      </w:pPr>
      <w:r w:rsidRPr="0022764C">
        <w:rPr>
          <w:color w:val="E20033" w:themeColor="accent4"/>
        </w:rPr>
        <w:t xml:space="preserve">The </w:t>
      </w:r>
      <w:r w:rsidRPr="0022764C">
        <w:rPr>
          <w:b/>
          <w:bCs/>
          <w:color w:val="E20033" w:themeColor="accent4"/>
        </w:rPr>
        <w:t>Automatic Reinstatement</w:t>
      </w:r>
      <w:r w:rsidRPr="0022764C">
        <w:rPr>
          <w:color w:val="E20033" w:themeColor="accent4"/>
        </w:rPr>
        <w:t xml:space="preserve"> Extension.</w:t>
      </w:r>
    </w:p>
    <w:p w14:paraId="5F1A94E2" w14:textId="77777777" w:rsidR="009C1162" w:rsidRPr="0022764C" w:rsidRDefault="009C1162" w:rsidP="009C1162">
      <w:pPr>
        <w:rPr>
          <w:color w:val="E20033" w:themeColor="accent4"/>
        </w:rPr>
      </w:pPr>
      <w:r w:rsidRPr="0022764C">
        <w:rPr>
          <w:color w:val="E20033" w:themeColor="accent4"/>
        </w:rPr>
        <w:t xml:space="preserve">All other provisions of </w:t>
      </w:r>
      <w:r w:rsidRPr="0022764C">
        <w:rPr>
          <w:b/>
          <w:bCs/>
          <w:color w:val="E20033" w:themeColor="accent4"/>
        </w:rPr>
        <w:t>Section 3</w:t>
      </w:r>
      <w:r w:rsidRPr="0022764C">
        <w:rPr>
          <w:color w:val="E20033" w:themeColor="accent4"/>
        </w:rPr>
        <w:t xml:space="preserve"> and the </w:t>
      </w:r>
      <w:r w:rsidRPr="0022764C">
        <w:rPr>
          <w:b/>
          <w:bCs/>
          <w:color w:val="E20033" w:themeColor="accent4"/>
        </w:rPr>
        <w:t>Policy</w:t>
      </w:r>
      <w:r w:rsidRPr="0022764C">
        <w:rPr>
          <w:color w:val="E20033" w:themeColor="accent4"/>
        </w:rPr>
        <w:t xml:space="preserve"> remain in full force and effect.</w:t>
      </w:r>
    </w:p>
    <w:p w14:paraId="22A370A5" w14:textId="5BB816AB" w:rsidR="009C1162" w:rsidRPr="0022764C" w:rsidRDefault="009C1162" w:rsidP="009C1162">
      <w:pPr>
        <w:rPr>
          <w:color w:val="E20033" w:themeColor="accent4"/>
        </w:rPr>
      </w:pPr>
      <w:r w:rsidRPr="0022764C">
        <w:rPr>
          <w:b/>
          <w:bCs/>
          <w:color w:val="E20033" w:themeColor="accent4"/>
        </w:rPr>
        <w:t>5. Limit of Liability</w:t>
      </w:r>
    </w:p>
    <w:p w14:paraId="7325389D" w14:textId="77777777" w:rsidR="009C1162" w:rsidRPr="0022764C" w:rsidRDefault="009C1162" w:rsidP="009C1162">
      <w:pPr>
        <w:rPr>
          <w:color w:val="E20033" w:themeColor="accent4"/>
        </w:rPr>
      </w:pPr>
      <w:r w:rsidRPr="0022764C">
        <w:rPr>
          <w:color w:val="E20033" w:themeColor="accent4"/>
        </w:rPr>
        <w:t xml:space="preserve">The most the Insurer will pay in total under this Endorsement for all loss and expenditure arising from any one </w:t>
      </w:r>
      <w:r w:rsidRPr="0022764C">
        <w:rPr>
          <w:b/>
          <w:bCs/>
          <w:color w:val="E20033" w:themeColor="accent4"/>
        </w:rPr>
        <w:t>Incident</w:t>
      </w:r>
      <w:r w:rsidRPr="0022764C">
        <w:rPr>
          <w:color w:val="E20033" w:themeColor="accent4"/>
        </w:rPr>
        <w:t xml:space="preserve">, and in the aggregate during the </w:t>
      </w:r>
      <w:r w:rsidRPr="0022764C">
        <w:rPr>
          <w:b/>
          <w:bCs/>
          <w:color w:val="E20033" w:themeColor="accent4"/>
        </w:rPr>
        <w:t>Period of Insurance</w:t>
      </w:r>
      <w:r w:rsidRPr="0022764C">
        <w:rPr>
          <w:color w:val="E20033" w:themeColor="accent4"/>
        </w:rPr>
        <w:t>, shall be:</w:t>
      </w:r>
    </w:p>
    <w:p w14:paraId="79CBCC25" w14:textId="77777777" w:rsidR="009C1162" w:rsidRPr="0022764C" w:rsidRDefault="009C1162">
      <w:pPr>
        <w:rPr>
          <w:color w:val="E20033" w:themeColor="accent4"/>
        </w:rPr>
      </w:pPr>
      <w:r w:rsidRPr="0022764C">
        <w:rPr>
          <w:color w:val="E20033" w:themeColor="accent4"/>
        </w:rPr>
        <w:t>The Flexible Business Interruption Limit</w:t>
      </w:r>
      <w:r w:rsidRPr="0022764C">
        <w:rPr>
          <w:b/>
          <w:bCs/>
          <w:color w:val="E20033" w:themeColor="accent4"/>
        </w:rPr>
        <w:t xml:space="preserve"> </w:t>
      </w:r>
      <w:r w:rsidRPr="0022764C">
        <w:rPr>
          <w:color w:val="E20033" w:themeColor="accent4"/>
        </w:rPr>
        <w:t>as shown in the</w:t>
      </w:r>
      <w:r w:rsidRPr="0022764C">
        <w:rPr>
          <w:b/>
          <w:bCs/>
          <w:color w:val="E20033" w:themeColor="accent4"/>
        </w:rPr>
        <w:t xml:space="preserve"> Schedule</w:t>
      </w:r>
    </w:p>
    <w:bookmarkEnd w:id="124"/>
    <w:p w14:paraId="2CBE8806" w14:textId="35168340" w:rsidR="00C07262" w:rsidRPr="0022764C" w:rsidDel="00F945F9" w:rsidRDefault="00C07262">
      <w:pPr>
        <w:pStyle w:val="Subtitle"/>
        <w:rPr>
          <w:color w:val="E20033" w:themeColor="accent4"/>
        </w:rPr>
      </w:pPr>
    </w:p>
    <w:p w14:paraId="0609FDE8"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66095749"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3C9B6288"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02F3A81F"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1204EB82"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58D16685"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173FE39E"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2728F541"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11F4C0C4"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45451505"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7FB6B14A"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3CAEADDC"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0B0AFC43"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3A05BF32"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3C5F705D"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1ABE7F77" w14:textId="77777777" w:rsidR="00F945F9" w:rsidRPr="0022764C" w:rsidRDefault="00F945F9">
      <w:pPr>
        <w:pStyle w:val="BodyText"/>
      </w:pPr>
    </w:p>
    <w:p w14:paraId="247507CD" w14:textId="51A908CB" w:rsidR="00C07262" w:rsidRPr="0022764C" w:rsidDel="00F945F9" w:rsidRDefault="00C07262">
      <w:pPr>
        <w:pStyle w:val="BodyText"/>
      </w:pPr>
    </w:p>
    <w:p w14:paraId="38B91119" w14:textId="77D3F7CF" w:rsidR="00C07262" w:rsidRPr="0022764C" w:rsidDel="00F945F9" w:rsidRDefault="00C07262">
      <w:pPr>
        <w:pStyle w:val="BodyText"/>
        <w:rPr>
          <w:bCs/>
        </w:rPr>
      </w:pPr>
    </w:p>
    <w:p w14:paraId="2ED1CCD1" w14:textId="35BBEC68" w:rsidR="00C07262" w:rsidRPr="0022764C" w:rsidDel="00F945F9" w:rsidRDefault="00C07262">
      <w:pPr>
        <w:pStyle w:val="Heading1"/>
      </w:pPr>
    </w:p>
    <w:p w14:paraId="41AB3482" w14:textId="2D70B34F" w:rsidR="00C07262" w:rsidRPr="0022764C" w:rsidDel="00F945F9" w:rsidRDefault="00C07262">
      <w:pPr>
        <w:pStyle w:val="Heading3"/>
      </w:pPr>
    </w:p>
    <w:p w14:paraId="600A3D1C" w14:textId="08144664" w:rsidR="00C07262" w:rsidRPr="0022764C" w:rsidDel="00F945F9" w:rsidRDefault="00C07262">
      <w:pPr>
        <w:pStyle w:val="BodyText"/>
      </w:pPr>
    </w:p>
    <w:p w14:paraId="03D74BDE" w14:textId="1AE40CF7" w:rsidR="00C07262" w:rsidRPr="0022764C" w:rsidDel="00F945F9" w:rsidRDefault="00C07262">
      <w:pPr>
        <w:pStyle w:val="BodyText"/>
      </w:pPr>
    </w:p>
    <w:p w14:paraId="75863E50" w14:textId="4E7C244B" w:rsidR="00C07262" w:rsidRPr="0022764C" w:rsidDel="00F945F9" w:rsidRDefault="00C07262">
      <w:pPr>
        <w:pStyle w:val="BodyText"/>
      </w:pPr>
    </w:p>
    <w:p w14:paraId="3A118BE2" w14:textId="26B72EA4" w:rsidR="00C07262" w:rsidRPr="0022764C" w:rsidDel="00F945F9" w:rsidRDefault="00C07262">
      <w:pPr>
        <w:pStyle w:val="BodyText"/>
      </w:pPr>
    </w:p>
    <w:p w14:paraId="4E302AA7" w14:textId="566AAC60" w:rsidR="00C07262" w:rsidRPr="0022764C" w:rsidDel="00F945F9" w:rsidRDefault="00C07262">
      <w:pPr>
        <w:pStyle w:val="BodyText"/>
      </w:pPr>
    </w:p>
    <w:p w14:paraId="28E1226F" w14:textId="6FF99BE6" w:rsidR="00C07262" w:rsidRPr="0022764C" w:rsidDel="00F945F9" w:rsidRDefault="00C07262">
      <w:pPr>
        <w:pStyle w:val="Heading3"/>
      </w:pPr>
    </w:p>
    <w:p w14:paraId="5FF2C707" w14:textId="59C76856" w:rsidR="00C07262" w:rsidRPr="0022764C" w:rsidDel="00F945F9" w:rsidRDefault="00C07262">
      <w:pPr>
        <w:pStyle w:val="BodyText"/>
      </w:pPr>
    </w:p>
    <w:p w14:paraId="7FCA350D" w14:textId="7CCEF0A6" w:rsidR="00C07262" w:rsidRPr="0022764C" w:rsidDel="00F945F9" w:rsidRDefault="00C07262">
      <w:pPr>
        <w:pStyle w:val="BodyText"/>
        <w:rPr>
          <w:highlight w:val="yellow"/>
        </w:rPr>
      </w:pPr>
    </w:p>
    <w:p w14:paraId="0B6227F1" w14:textId="6A129C53" w:rsidR="00C07262" w:rsidRPr="0022764C" w:rsidDel="00F945F9" w:rsidRDefault="00C07262">
      <w:pPr>
        <w:pStyle w:val="Heading1"/>
      </w:pPr>
    </w:p>
    <w:p w14:paraId="4FA2F189" w14:textId="1E87FCDF" w:rsidR="00C07262" w:rsidRPr="0022764C" w:rsidDel="00F945F9" w:rsidRDefault="00C07262">
      <w:pPr>
        <w:pStyle w:val="Heading3"/>
      </w:pPr>
    </w:p>
    <w:p w14:paraId="3918FC52" w14:textId="16C5DCC2" w:rsidR="00C07262" w:rsidRPr="0022764C" w:rsidDel="00F945F9" w:rsidRDefault="00C07262">
      <w:pPr>
        <w:pStyle w:val="BodyText"/>
      </w:pPr>
    </w:p>
    <w:p w14:paraId="0E94B0AE" w14:textId="46560452" w:rsidR="00C07262" w:rsidRPr="0022764C" w:rsidDel="00F945F9" w:rsidRDefault="00C07262">
      <w:pPr>
        <w:pStyle w:val="Heading3"/>
      </w:pPr>
    </w:p>
    <w:p w14:paraId="794AC359" w14:textId="553182C1" w:rsidR="00C07262" w:rsidRPr="0022764C" w:rsidDel="00F945F9" w:rsidRDefault="00C07262">
      <w:pPr>
        <w:pStyle w:val="BodyText"/>
        <w:rPr>
          <w:lang w:eastAsia="en-GB"/>
        </w:rPr>
      </w:pPr>
    </w:p>
    <w:p w14:paraId="443519C1" w14:textId="1F4C1916" w:rsidR="00C07262" w:rsidRPr="0022764C" w:rsidDel="00F945F9" w:rsidRDefault="00C07262">
      <w:pPr>
        <w:pStyle w:val="Heading3"/>
      </w:pPr>
    </w:p>
    <w:p w14:paraId="4429D4A9" w14:textId="396D00B6" w:rsidR="00C07262" w:rsidRPr="0022764C" w:rsidDel="00F945F9" w:rsidRDefault="00C07262">
      <w:pPr>
        <w:pStyle w:val="BodyText"/>
      </w:pPr>
    </w:p>
    <w:p w14:paraId="41F6E27F" w14:textId="36D15513" w:rsidR="00C07262" w:rsidRPr="0022764C" w:rsidDel="00F945F9" w:rsidRDefault="00C07262">
      <w:pPr>
        <w:pStyle w:val="BodyText"/>
        <w:sectPr w:rsidR="00C07262" w:rsidRPr="0022764C" w:rsidDel="00F945F9">
          <w:type w:val="nextColumn"/>
          <w:pgSz w:w="11906" w:h="16838" w:orient="landscape"/>
          <w:pgMar w:top="992" w:right="737" w:bottom="737" w:left="737" w:header="525" w:footer="402" w:gutter="0"/>
          <w:cols w:num="2" w:space="708"/>
        </w:sectPr>
      </w:pPr>
    </w:p>
    <w:p w14:paraId="4F7BE8F4" w14:textId="64D04585" w:rsidR="00C07262" w:rsidRPr="0022764C" w:rsidDel="00EC2C27" w:rsidRDefault="00C07262">
      <w:pPr>
        <w:pStyle w:val="Heading1"/>
        <w:spacing w:before="0"/>
        <w:rPr>
          <w:rFonts w:eastAsia="MS Mincho" w:cstheme="majorHAnsi"/>
        </w:rPr>
        <w:sectPr w:rsidR="00C07262" w:rsidRPr="0022764C" w:rsidDel="00EC2C27">
          <w:type w:val="nextColumn"/>
          <w:pgSz w:w="11906" w:h="16838" w:orient="landscape"/>
          <w:pgMar w:top="992" w:right="737" w:bottom="737" w:left="737" w:header="708" w:footer="708" w:gutter="0"/>
          <w:cols w:num="2" w:space="708"/>
        </w:sectPr>
      </w:pPr>
    </w:p>
    <w:p w14:paraId="5FA4B2B4" w14:textId="29465D7B" w:rsidR="00C07262" w:rsidRPr="0022764C" w:rsidRDefault="004A758F">
      <w:pPr>
        <w:pStyle w:val="Subtitle"/>
      </w:pPr>
      <w:bookmarkStart w:id="6012" w:name="tocpg_12"/>
      <w:bookmarkEnd w:id="6012"/>
      <w:bookmarkStart w:id="125" w:name="Section_4"/>
      <w:r w:rsidRPr="0022764C">
        <w:t>Section 4: Terrorism Section</w:t>
      </w:r>
      <w:bookmarkEnd w:id="125"/>
    </w:p>
    <w:p w14:paraId="4C6889F8" w14:textId="77777777" w:rsidR="00C07262" w:rsidRPr="0022764C" w:rsidRDefault="004A758F">
      <w:pPr>
        <w:pStyle w:val="Heading1"/>
      </w:pPr>
      <w:r w:rsidRPr="0022764C">
        <w:t>Definitions</w:t>
      </w:r>
    </w:p>
    <w:p w14:paraId="6181BC1E" w14:textId="77777777" w:rsidR="00C07262" w:rsidRPr="0022764C" w:rsidRDefault="004A758F">
      <w:pPr>
        <w:pStyle w:val="Heading3"/>
      </w:pPr>
      <w:r w:rsidRPr="0022764C">
        <w:t>Computer Systems</w:t>
      </w:r>
    </w:p>
    <w:p w14:paraId="491AC09C" w14:textId="77777777" w:rsidR="00C07262" w:rsidRPr="0022764C" w:rsidRDefault="004A758F">
      <w:pPr>
        <w:pStyle w:val="BodyText"/>
      </w:pPr>
      <w:r w:rsidRPr="0022764C">
        <w:t>A computer or other equipment or component or system or item which processes, stores, transmits or receives Data.</w:t>
      </w:r>
    </w:p>
    <w:p w14:paraId="225C083A" w14:textId="77777777" w:rsidR="00C07262" w:rsidRPr="0022764C" w:rsidRDefault="004A758F">
      <w:pPr>
        <w:pStyle w:val="Heading3"/>
      </w:pPr>
      <w:r w:rsidRPr="0022764C">
        <w:t>Data</w:t>
      </w:r>
    </w:p>
    <w:p w14:paraId="3FB44D98" w14:textId="77777777" w:rsidR="00C07262" w:rsidRPr="0022764C" w:rsidRDefault="004A758F">
      <w:pPr>
        <w:pStyle w:val="BodyText"/>
      </w:pPr>
      <w:r w:rsidRPr="0022764C">
        <w:t>Data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w:t>
      </w:r>
    </w:p>
    <w:p w14:paraId="0311A6BA" w14:textId="77777777" w:rsidR="00C07262" w:rsidRPr="0022764C" w:rsidRDefault="004A758F">
      <w:pPr>
        <w:pStyle w:val="Heading3"/>
      </w:pPr>
      <w:r w:rsidRPr="0022764C">
        <w:t>Denial of Service Attack</w:t>
      </w:r>
    </w:p>
    <w:p w14:paraId="5735CD44" w14:textId="77777777" w:rsidR="00C07262" w:rsidRPr="0022764C" w:rsidRDefault="004A758F">
      <w:pPr>
        <w:pStyle w:val="BodyText"/>
      </w:pPr>
      <w:r w:rsidRPr="0022764C">
        <w:t>Any actions or instructions constructed or generated with the ability to damage, interfere with or otherwise affect the availability or performance of networks, network services, network connectivity or Computer Systems.</w:t>
      </w:r>
    </w:p>
    <w:p w14:paraId="46107D2D" w14:textId="77777777" w:rsidR="00C07262" w:rsidRPr="0022764C" w:rsidRDefault="004A758F">
      <w:pPr>
        <w:pStyle w:val="BodyText"/>
      </w:pPr>
      <w:r w:rsidRPr="0022764C">
        <w:t>Denial of Service Attacks include, but are not limited to, the generation of excess traffic into network addresses, the exploitation of system or network weaknesses, the generation of excess or non-genuine traffic between and amongst networks and the procurement of such actions or instructions by other Computer Systems.</w:t>
      </w:r>
    </w:p>
    <w:p w14:paraId="019EFF2B" w14:textId="77777777" w:rsidR="00C07262" w:rsidRPr="0022764C" w:rsidRDefault="004A758F">
      <w:pPr>
        <w:pStyle w:val="Heading3"/>
      </w:pPr>
      <w:r w:rsidRPr="0022764C">
        <w:t>Event</w:t>
      </w:r>
    </w:p>
    <w:p w14:paraId="4BAFC39A" w14:textId="77777777" w:rsidR="00C07262" w:rsidRPr="0022764C" w:rsidRDefault="004A758F">
      <w:pPr>
        <w:pStyle w:val="BodyText"/>
      </w:pPr>
      <w:r w:rsidRPr="0022764C">
        <w:t>All individual losses arising in respect of a continuous period of 72 (seventy-two) hours of which the proximate cause is the same act of Terrorism.</w:t>
      </w:r>
    </w:p>
    <w:p w14:paraId="30EFC084" w14:textId="77777777" w:rsidR="00C07262" w:rsidRPr="0022764C" w:rsidRDefault="004A758F">
      <w:pPr>
        <w:pStyle w:val="Heading3"/>
      </w:pPr>
      <w:r w:rsidRPr="0022764C">
        <w:t>Nuclear Installation</w:t>
      </w:r>
    </w:p>
    <w:p w14:paraId="78B95786" w14:textId="77777777" w:rsidR="00C07262" w:rsidRPr="0022764C" w:rsidRDefault="004A758F">
      <w:pPr>
        <w:pStyle w:val="BodyText"/>
      </w:pPr>
      <w:r w:rsidRPr="0022764C">
        <w:t>Any installation of such class or description as may be prescribed by regulation through statutory instruments made by the relevant Secretary of State from time to time, being an installation designed or adapted for:</w:t>
      </w:r>
    </w:p>
    <w:p w14:paraId="795FAC22" w14:textId="77777777" w:rsidR="00C07262" w:rsidRPr="0022764C" w:rsidRDefault="004A758F" w:rsidP="00662A63">
      <w:pPr>
        <w:pStyle w:val="BodyText"/>
        <w:numPr>
          <w:ilvl w:val="2"/>
          <w:numId w:val="206"/>
        </w:numPr>
        <w:ind w:left="454" w:hanging="454"/>
      </w:pPr>
      <w:r w:rsidRPr="0022764C">
        <w:t>the production or use of atomic energy;</w:t>
      </w:r>
    </w:p>
    <w:p w14:paraId="665B8950" w14:textId="77777777" w:rsidR="00C07262" w:rsidRPr="0022764C" w:rsidRDefault="004A758F" w:rsidP="00662A63">
      <w:pPr>
        <w:pStyle w:val="BodyText"/>
        <w:numPr>
          <w:ilvl w:val="2"/>
          <w:numId w:val="206"/>
        </w:numPr>
        <w:ind w:left="454" w:hanging="454"/>
      </w:pPr>
      <w:r w:rsidRPr="0022764C">
        <w:t>the carrying out of any process that is preparatory or ancillary to the production or use of atomic energy and which involves or is capable of causing the emission of ionising radiations; or</w:t>
      </w:r>
    </w:p>
    <w:p w14:paraId="60AFB0BB" w14:textId="77777777" w:rsidR="00C07262" w:rsidRPr="0022764C" w:rsidRDefault="004A758F" w:rsidP="00662A63">
      <w:pPr>
        <w:pStyle w:val="BodyText"/>
        <w:numPr>
          <w:ilvl w:val="2"/>
          <w:numId w:val="206"/>
        </w:numPr>
        <w:ind w:left="454" w:hanging="454"/>
      </w:pPr>
      <w:r w:rsidRPr="0022764C">
        <w:t xml:space="preserve">the storage processing or disposal of nuclear fuel or of bulk quantities of other radioactive matter being matter </w:t>
      </w:r>
      <w:r w:rsidRPr="0022764C">
        <w:lastRenderedPageBreak/>
        <w:t>that has been produced or irradiated in the course of the production or use of nuclear fuel.</w:t>
      </w:r>
    </w:p>
    <w:p w14:paraId="4F1BDAA3" w14:textId="77777777" w:rsidR="00C07262" w:rsidRPr="0022764C" w:rsidRDefault="004A758F">
      <w:pPr>
        <w:pStyle w:val="Heading3"/>
      </w:pPr>
      <w:r w:rsidRPr="0022764C">
        <w:t>Nuclear Reactor</w:t>
      </w:r>
    </w:p>
    <w:p w14:paraId="7A9F7DD9" w14:textId="77777777" w:rsidR="00C07262" w:rsidRPr="0022764C" w:rsidRDefault="004A758F">
      <w:pPr>
        <w:pStyle w:val="BodyText"/>
      </w:pPr>
      <w:r w:rsidRPr="0022764C">
        <w:t>Any plant (including any machinery, equipment or appliance whether affixed to land or not) designed or adapted for the production of atomic energy by a fission process in which a controlled chain reaction can be maintained without any additional source of neutrons.</w:t>
      </w:r>
    </w:p>
    <w:p w14:paraId="53ABD77B" w14:textId="77777777" w:rsidR="00C07262" w:rsidRPr="0022764C" w:rsidRDefault="004A758F">
      <w:pPr>
        <w:pStyle w:val="Heading3"/>
      </w:pPr>
      <w:r w:rsidRPr="0022764C">
        <w:t>Private Individual</w:t>
      </w:r>
    </w:p>
    <w:p w14:paraId="02766806" w14:textId="77777777" w:rsidR="00C07262" w:rsidRPr="0022764C" w:rsidRDefault="004A758F">
      <w:pPr>
        <w:pStyle w:val="BodyText"/>
      </w:pPr>
      <w:r w:rsidRPr="0022764C">
        <w:t>Any person other than:</w:t>
      </w:r>
    </w:p>
    <w:p w14:paraId="13815598" w14:textId="77777777" w:rsidR="00C07262" w:rsidRPr="0022764C" w:rsidRDefault="004A758F" w:rsidP="00662A63">
      <w:pPr>
        <w:pStyle w:val="BodyText"/>
        <w:numPr>
          <w:ilvl w:val="2"/>
          <w:numId w:val="207"/>
        </w:numPr>
        <w:ind w:left="454" w:hanging="454"/>
      </w:pPr>
      <w:r w:rsidRPr="0022764C">
        <w:t xml:space="preserve">a trustee or body of trustees where insurance is arranged under the terms of a trust except where such trustee or body of trustees occupy the </w:t>
      </w:r>
      <w:r w:rsidRPr="0022764C">
        <w:rPr>
          <w:b/>
        </w:rPr>
        <w:t>Premises</w:t>
      </w:r>
      <w:r w:rsidRPr="0022764C">
        <w:t xml:space="preserve"> as their own private residence; or</w:t>
      </w:r>
    </w:p>
    <w:p w14:paraId="63BD7086" w14:textId="77777777" w:rsidR="00C07262" w:rsidRPr="0022764C" w:rsidRDefault="004A758F" w:rsidP="00662A63">
      <w:pPr>
        <w:pStyle w:val="BodyText"/>
        <w:numPr>
          <w:ilvl w:val="2"/>
          <w:numId w:val="207"/>
        </w:numPr>
        <w:ind w:left="454" w:hanging="454"/>
      </w:pPr>
      <w:r w:rsidRPr="0022764C">
        <w:t xml:space="preserve">a person who owns Residential Property for the purposes of their business as a sole trader except where such sole trader occupies the </w:t>
      </w:r>
      <w:r w:rsidRPr="0022764C">
        <w:rPr>
          <w:b/>
        </w:rPr>
        <w:t>Premises</w:t>
      </w:r>
      <w:r w:rsidRPr="0022764C">
        <w:t xml:space="preserve"> as his own private residence. </w:t>
      </w:r>
    </w:p>
    <w:p w14:paraId="7592C062" w14:textId="77777777" w:rsidR="00C07262" w:rsidRPr="0022764C" w:rsidRDefault="004A758F">
      <w:pPr>
        <w:pStyle w:val="BodyText"/>
      </w:pPr>
      <w:r w:rsidRPr="0022764C">
        <w:t xml:space="preserve">This definition of </w:t>
      </w:r>
      <w:r w:rsidRPr="0022764C">
        <w:rPr>
          <w:bCs/>
        </w:rPr>
        <w:t>Private Individual</w:t>
      </w:r>
      <w:r w:rsidRPr="0022764C">
        <w:t xml:space="preserve"> shall also include 2 (two) or more persons where insurance is arranged in their several names or the title of the </w:t>
      </w:r>
      <w:r w:rsidRPr="0022764C">
        <w:rPr>
          <w:b/>
        </w:rPr>
        <w:t>Insured</w:t>
      </w:r>
      <w:r w:rsidRPr="0022764C">
        <w:t xml:space="preserve"> includes the name of a bank or building society or other financial institution, or for the purpose of noting their interest in the </w:t>
      </w:r>
      <w:r w:rsidRPr="0022764C">
        <w:rPr>
          <w:bCs/>
        </w:rPr>
        <w:t>Property Insured</w:t>
      </w:r>
      <w:r w:rsidRPr="0022764C">
        <w:t>.</w:t>
      </w:r>
    </w:p>
    <w:p w14:paraId="19EB6B89" w14:textId="77777777" w:rsidR="00C07262" w:rsidRPr="0022764C" w:rsidRDefault="004A758F">
      <w:pPr>
        <w:pStyle w:val="Heading3"/>
      </w:pPr>
      <w:r w:rsidRPr="0022764C">
        <w:t>Property Insured</w:t>
      </w:r>
    </w:p>
    <w:p w14:paraId="77892B07" w14:textId="77777777" w:rsidR="00C07262" w:rsidRPr="0022764C" w:rsidRDefault="004A758F">
      <w:pPr>
        <w:pStyle w:val="BodyText"/>
      </w:pPr>
      <w:r w:rsidRPr="0022764C">
        <w:t xml:space="preserve">As defined in the relevant </w:t>
      </w:r>
      <w:r w:rsidRPr="0022764C">
        <w:rPr>
          <w:b/>
        </w:rPr>
        <w:t>Sections</w:t>
      </w:r>
      <w:r w:rsidRPr="0022764C">
        <w:t>.</w:t>
      </w:r>
    </w:p>
    <w:p w14:paraId="64449796" w14:textId="77777777" w:rsidR="00C07262" w:rsidRPr="0022764C" w:rsidRDefault="004A758F">
      <w:pPr>
        <w:pStyle w:val="Heading3"/>
      </w:pPr>
      <w:r w:rsidRPr="0022764C">
        <w:t>Residential Property</w:t>
      </w:r>
    </w:p>
    <w:p w14:paraId="367852FF" w14:textId="77777777" w:rsidR="00C07262" w:rsidRPr="0022764C" w:rsidRDefault="004A758F" w:rsidP="00662A63">
      <w:pPr>
        <w:pStyle w:val="BodyText"/>
        <w:numPr>
          <w:ilvl w:val="2"/>
          <w:numId w:val="208"/>
        </w:numPr>
        <w:ind w:left="454" w:hanging="454"/>
      </w:pPr>
      <w:r w:rsidRPr="0022764C">
        <w:t xml:space="preserve">Houses and blocks of flats and other dwellings insured in the name of a </w:t>
      </w:r>
      <w:r w:rsidRPr="0022764C">
        <w:rPr>
          <w:bCs/>
        </w:rPr>
        <w:t>Private Individual; and</w:t>
      </w:r>
    </w:p>
    <w:p w14:paraId="4114E3FE" w14:textId="77777777" w:rsidR="00C07262" w:rsidRPr="0022764C" w:rsidRDefault="004A758F" w:rsidP="00662A63">
      <w:pPr>
        <w:pStyle w:val="BodyText"/>
        <w:numPr>
          <w:ilvl w:val="2"/>
          <w:numId w:val="208"/>
        </w:numPr>
        <w:ind w:left="454" w:hanging="454"/>
      </w:pPr>
      <w:r w:rsidRPr="0022764C">
        <w:t>Household goods and personal effects of every description.</w:t>
      </w:r>
    </w:p>
    <w:p w14:paraId="597B5B91" w14:textId="77777777" w:rsidR="00C07262" w:rsidRPr="0022764C" w:rsidRDefault="004A758F">
      <w:pPr>
        <w:pStyle w:val="BodyText"/>
      </w:pPr>
      <w:r w:rsidRPr="0022764C">
        <w:t>Where the property is occupied part commercially and part residentially and is insured in the name of a Private Individual, this property shall not be deemed to be a Residential Property provided that the commercially occupied proportion of the property exceeds 20% (twenty percent).</w:t>
      </w:r>
    </w:p>
    <w:p w14:paraId="6C74B0C6" w14:textId="77777777" w:rsidR="00C07262" w:rsidRPr="0022764C" w:rsidRDefault="004A758F">
      <w:pPr>
        <w:pStyle w:val="Heading3"/>
      </w:pPr>
      <w:r w:rsidRPr="0022764C">
        <w:t>Territorial Limits</w:t>
      </w:r>
    </w:p>
    <w:p w14:paraId="53AE99BC" w14:textId="77777777" w:rsidR="00C07262" w:rsidRPr="0022764C" w:rsidRDefault="004A758F">
      <w:pPr>
        <w:pStyle w:val="BodyText"/>
      </w:pPr>
      <w:r w:rsidRPr="0022764C">
        <w:t>England, Scotland and Wales but not the territorial seas adjacent thereto as defined by the Territorial Seas Act 1987.</w:t>
      </w:r>
    </w:p>
    <w:p w14:paraId="6C4C9A3C" w14:textId="77777777" w:rsidR="00C07262" w:rsidRPr="0022764C" w:rsidRDefault="004A758F">
      <w:pPr>
        <w:pStyle w:val="Heading3"/>
      </w:pPr>
      <w:r w:rsidRPr="0022764C">
        <w:t>Terrorism</w:t>
      </w:r>
    </w:p>
    <w:p w14:paraId="51C5E0F0" w14:textId="77777777" w:rsidR="00C07262" w:rsidRPr="0022764C" w:rsidRDefault="004A758F">
      <w:pPr>
        <w:pStyle w:val="BodyText"/>
      </w:pPr>
      <w:r w:rsidRPr="0022764C">
        <w:t xml:space="preserve">Acts of persons acting on behalf of or in connection with any organisation which carries out activities directed towards the overthrowing or influencing by force or violence of Her Majesty’s government in the </w:t>
      </w:r>
      <w:r w:rsidRPr="0022764C">
        <w:rPr>
          <w:b/>
        </w:rPr>
        <w:t>United Kingdom</w:t>
      </w:r>
      <w:r w:rsidRPr="0022764C">
        <w:t xml:space="preserve"> or any other government de jure or de facto.</w:t>
      </w:r>
    </w:p>
    <w:p w14:paraId="2F533BD1" w14:textId="77777777" w:rsidR="00C07262" w:rsidRPr="0022764C" w:rsidRDefault="004A758F">
      <w:pPr>
        <w:pStyle w:val="Heading3"/>
      </w:pPr>
      <w:r w:rsidRPr="0022764C">
        <w:t>Virus or Similar Mechanism</w:t>
      </w:r>
    </w:p>
    <w:p w14:paraId="272A9898" w14:textId="77777777" w:rsidR="00C07262" w:rsidRPr="0022764C" w:rsidRDefault="004A758F">
      <w:pPr>
        <w:pStyle w:val="BodyText"/>
      </w:pPr>
      <w:r w:rsidRPr="0022764C">
        <w:t>Program code, programming instruction or any set of instructions constructed with the purpose and ability, or purposely used to damage, interfere with, adversely affect, infiltrate or monitor computer programs, Computer Systems, Data or operations, whether involving self-replication or not.</w:t>
      </w:r>
    </w:p>
    <w:p w14:paraId="282CC6A1" w14:textId="77777777" w:rsidR="00C07262" w:rsidRPr="0022764C" w:rsidRDefault="004A758F">
      <w:pPr>
        <w:pStyle w:val="BodyText"/>
      </w:pPr>
      <w:r w:rsidRPr="0022764C">
        <w:t>This definition of Virus or Similar Mechanism includes but is not limited to trojan horses, worms and logic bombs and the exploitation of bugs or vulnerabilities in a computer program to damage, interfere with, adversely affect, infiltrate or monitor as above.</w:t>
      </w:r>
    </w:p>
    <w:p w14:paraId="58CCC5EF" w14:textId="77777777" w:rsidR="00C07262" w:rsidRPr="0022764C" w:rsidRDefault="004A758F">
      <w:pPr>
        <w:pStyle w:val="Heading3"/>
        <w:rPr>
          <w:rFonts w:cstheme="majorHAnsi"/>
        </w:rPr>
      </w:pPr>
      <w:r w:rsidRPr="0022764C">
        <w:rPr>
          <w:rFonts w:cstheme="majorHAnsi"/>
        </w:rPr>
        <w:t xml:space="preserve">The </w:t>
      </w:r>
      <w:r w:rsidRPr="0022764C">
        <w:t>Cover</w:t>
      </w:r>
    </w:p>
    <w:p w14:paraId="42D24B8C" w14:textId="77777777" w:rsidR="00C07262" w:rsidRPr="0022764C" w:rsidRDefault="004A758F">
      <w:pPr>
        <w:pStyle w:val="BodyText"/>
      </w:pPr>
      <w:r w:rsidRPr="0022764C">
        <w:t xml:space="preserve">The </w:t>
      </w:r>
      <w:r w:rsidRPr="0022764C">
        <w:rPr>
          <w:b/>
        </w:rPr>
        <w:t>Insurer</w:t>
      </w:r>
      <w:r w:rsidRPr="0022764C">
        <w:t xml:space="preserve"> will cover </w:t>
      </w:r>
      <w:r w:rsidRPr="0022764C">
        <w:rPr>
          <w:b/>
        </w:rPr>
        <w:t>Damage</w:t>
      </w:r>
      <w:r w:rsidRPr="0022764C">
        <w:t xml:space="preserve"> to:</w:t>
      </w:r>
    </w:p>
    <w:p w14:paraId="18A91F04" w14:textId="77777777" w:rsidR="00C07262" w:rsidRPr="0022764C" w:rsidRDefault="004A758F" w:rsidP="00662A63">
      <w:pPr>
        <w:pStyle w:val="BodyText"/>
        <w:numPr>
          <w:ilvl w:val="1"/>
          <w:numId w:val="209"/>
        </w:numPr>
        <w:ind w:left="454" w:hanging="454"/>
        <w:rPr>
          <w:b/>
        </w:rPr>
      </w:pPr>
      <w:r w:rsidRPr="0022764C">
        <w:rPr>
          <w:bCs/>
        </w:rPr>
        <w:t>Property Insured</w:t>
      </w:r>
      <w:r w:rsidRPr="0022764C">
        <w:rPr>
          <w:b/>
        </w:rPr>
        <w:t xml:space="preserve"> </w:t>
      </w:r>
      <w:r w:rsidRPr="0022764C">
        <w:t>or interruption of the</w:t>
      </w:r>
      <w:r w:rsidRPr="0022764C">
        <w:rPr>
          <w:b/>
        </w:rPr>
        <w:t xml:space="preserve"> Business</w:t>
      </w:r>
      <w:r w:rsidRPr="0022764C">
        <w:t>;</w:t>
      </w:r>
    </w:p>
    <w:p w14:paraId="2B17982C" w14:textId="77777777" w:rsidR="00C07262" w:rsidRPr="0022764C" w:rsidRDefault="004A758F" w:rsidP="00662A63">
      <w:pPr>
        <w:pStyle w:val="BodyText"/>
        <w:numPr>
          <w:ilvl w:val="1"/>
          <w:numId w:val="209"/>
        </w:numPr>
        <w:ind w:left="454" w:hanging="454"/>
        <w:rPr>
          <w:b/>
        </w:rPr>
      </w:pPr>
      <w:r w:rsidRPr="0022764C">
        <w:rPr>
          <w:b/>
        </w:rPr>
        <w:t>Money</w:t>
      </w:r>
      <w:r w:rsidRPr="0022764C">
        <w:t>; and</w:t>
      </w:r>
    </w:p>
    <w:p w14:paraId="4335A0E8" w14:textId="77777777" w:rsidR="00C07262" w:rsidRPr="0022764C" w:rsidRDefault="004A758F" w:rsidP="00662A63">
      <w:pPr>
        <w:pStyle w:val="BodyText"/>
        <w:numPr>
          <w:ilvl w:val="1"/>
          <w:numId w:val="209"/>
        </w:numPr>
        <w:ind w:left="454" w:hanging="454"/>
      </w:pPr>
      <w:r w:rsidRPr="0022764C">
        <w:t>property in transit;</w:t>
      </w:r>
    </w:p>
    <w:p w14:paraId="7B6AC4B6" w14:textId="77777777" w:rsidR="00C07262" w:rsidRPr="0022764C" w:rsidRDefault="004A758F">
      <w:pPr>
        <w:pStyle w:val="BodyText"/>
        <w:rPr>
          <w:b/>
        </w:rPr>
      </w:pPr>
      <w:r w:rsidRPr="0022764C">
        <w:t xml:space="preserve">anywhere in the </w:t>
      </w:r>
      <w:r w:rsidRPr="0022764C">
        <w:rPr>
          <w:bCs/>
        </w:rPr>
        <w:t>Territorial Limits</w:t>
      </w:r>
      <w:r w:rsidRPr="0022764C">
        <w:t xml:space="preserve"> as a result of a Terrorism Event during the </w:t>
      </w:r>
      <w:r w:rsidRPr="0022764C">
        <w:rPr>
          <w:b/>
        </w:rPr>
        <w:t>Period of Insurance</w:t>
      </w:r>
    </w:p>
    <w:p w14:paraId="4A09718D" w14:textId="77777777" w:rsidR="00C07262" w:rsidRPr="0022764C" w:rsidRDefault="004A758F">
      <w:pPr>
        <w:pStyle w:val="BodyText"/>
      </w:pPr>
      <w:r w:rsidRPr="0022764C">
        <w:t>provided that:</w:t>
      </w:r>
    </w:p>
    <w:p w14:paraId="67561CBD" w14:textId="541107A4" w:rsidR="00C07262" w:rsidRPr="0022764C" w:rsidRDefault="004A758F" w:rsidP="00662A63">
      <w:pPr>
        <w:pStyle w:val="BodyText"/>
        <w:numPr>
          <w:ilvl w:val="0"/>
          <w:numId w:val="210"/>
        </w:numPr>
        <w:ind w:left="454" w:hanging="454"/>
      </w:pPr>
      <w:r w:rsidRPr="0022764C">
        <w:t xml:space="preserve">the liability of the </w:t>
      </w:r>
      <w:r w:rsidRPr="0022764C">
        <w:rPr>
          <w:b/>
        </w:rPr>
        <w:t>Insurer</w:t>
      </w:r>
      <w:r w:rsidRPr="0022764C">
        <w:t xml:space="preserve"> shall not exceed the relevant limits or </w:t>
      </w:r>
      <w:r w:rsidRPr="0022764C">
        <w:rPr>
          <w:b/>
        </w:rPr>
        <w:t>Sums Insured</w:t>
      </w:r>
      <w:r w:rsidRPr="0022764C">
        <w:t xml:space="preserve"> stated in the </w:t>
      </w:r>
      <w:r w:rsidRPr="0022764C">
        <w:rPr>
          <w:b/>
          <w:bCs/>
        </w:rPr>
        <w:t>Schedule</w:t>
      </w:r>
      <w:r w:rsidRPr="0022764C">
        <w:t xml:space="preserve"> applicable to the:</w:t>
      </w:r>
    </w:p>
    <w:p w14:paraId="6D997BCA" w14:textId="77777777" w:rsidR="00C07262" w:rsidRPr="0022764C" w:rsidRDefault="004A758F" w:rsidP="00662A63">
      <w:pPr>
        <w:pStyle w:val="BodyText"/>
        <w:numPr>
          <w:ilvl w:val="0"/>
          <w:numId w:val="212"/>
        </w:numPr>
        <w:ind w:left="908" w:hanging="454"/>
      </w:pPr>
      <w:r w:rsidRPr="0022764C">
        <w:t>Business “All Risks” Section;</w:t>
      </w:r>
    </w:p>
    <w:p w14:paraId="342EDB43" w14:textId="1EFF90A6" w:rsidR="00C07262" w:rsidRPr="0022764C" w:rsidRDefault="004A758F" w:rsidP="00662A63">
      <w:pPr>
        <w:pStyle w:val="BodyText"/>
        <w:numPr>
          <w:ilvl w:val="0"/>
          <w:numId w:val="212"/>
        </w:numPr>
        <w:ind w:left="908" w:hanging="454"/>
      </w:pPr>
      <w:r w:rsidRPr="0022764C">
        <w:t>Property &amp; Equipment “All Risks” Section;</w:t>
      </w:r>
    </w:p>
    <w:p w14:paraId="049E5BF4" w14:textId="77777777" w:rsidR="00C07262" w:rsidRPr="0022764C" w:rsidRDefault="004A758F" w:rsidP="00662A63">
      <w:pPr>
        <w:pStyle w:val="BodyText"/>
        <w:numPr>
          <w:ilvl w:val="0"/>
          <w:numId w:val="212"/>
        </w:numPr>
        <w:ind w:left="908" w:hanging="454"/>
      </w:pPr>
      <w:r w:rsidRPr="0022764C">
        <w:t>Business Interruption “All Risks” Section;</w:t>
      </w:r>
    </w:p>
    <w:p w14:paraId="3D53B7E3" w14:textId="77777777" w:rsidR="00C07262" w:rsidRPr="0022764C" w:rsidRDefault="004A758F" w:rsidP="00662A63">
      <w:pPr>
        <w:pStyle w:val="BodyText"/>
        <w:numPr>
          <w:ilvl w:val="0"/>
          <w:numId w:val="212"/>
        </w:numPr>
        <w:ind w:left="908" w:hanging="454"/>
      </w:pPr>
      <w:r w:rsidRPr="0022764C">
        <w:t>Money Section;</w:t>
      </w:r>
    </w:p>
    <w:p w14:paraId="4FC24CA4" w14:textId="77777777" w:rsidR="00C07262" w:rsidRPr="0022764C" w:rsidRDefault="004A758F" w:rsidP="00662A63">
      <w:pPr>
        <w:pStyle w:val="BodyText"/>
        <w:numPr>
          <w:ilvl w:val="0"/>
          <w:numId w:val="212"/>
        </w:numPr>
        <w:ind w:left="908" w:hanging="454"/>
      </w:pPr>
      <w:r w:rsidRPr="0022764C">
        <w:t>Goods in Transit Section; or</w:t>
      </w:r>
    </w:p>
    <w:p w14:paraId="6C030CDD" w14:textId="77777777" w:rsidR="00C07262" w:rsidRPr="0022764C" w:rsidRDefault="004A758F" w:rsidP="00662A63">
      <w:pPr>
        <w:pStyle w:val="BodyText"/>
        <w:numPr>
          <w:ilvl w:val="0"/>
          <w:numId w:val="212"/>
        </w:numPr>
        <w:ind w:left="908" w:hanging="454"/>
      </w:pPr>
      <w:r w:rsidRPr="0022764C">
        <w:t>Production Indemnity “All Risks” Section.</w:t>
      </w:r>
    </w:p>
    <w:p w14:paraId="4C115998" w14:textId="77777777" w:rsidR="00C07262" w:rsidRPr="0022764C" w:rsidRDefault="004A758F" w:rsidP="00662A63">
      <w:pPr>
        <w:pStyle w:val="BodyText"/>
        <w:numPr>
          <w:ilvl w:val="0"/>
          <w:numId w:val="210"/>
        </w:numPr>
        <w:ind w:left="454" w:hanging="454"/>
      </w:pPr>
      <w:r w:rsidRPr="0022764C">
        <w:t xml:space="preserve">the cover provided by this </w:t>
      </w:r>
      <w:r w:rsidRPr="0022764C">
        <w:rPr>
          <w:b/>
        </w:rPr>
        <w:t>Section</w:t>
      </w:r>
      <w:r w:rsidRPr="0022764C">
        <w:t xml:space="preserve"> is not subject to any of the exclusions of this </w:t>
      </w:r>
      <w:r w:rsidRPr="0022764C">
        <w:rPr>
          <w:b/>
        </w:rPr>
        <w:t>Policy</w:t>
      </w:r>
      <w:r w:rsidRPr="0022764C">
        <w:t xml:space="preserve"> except:</w:t>
      </w:r>
    </w:p>
    <w:p w14:paraId="50A6F7DB" w14:textId="77777777" w:rsidR="00C07262" w:rsidRPr="0022764C" w:rsidRDefault="004A758F" w:rsidP="00662A63">
      <w:pPr>
        <w:pStyle w:val="BodyText"/>
        <w:numPr>
          <w:ilvl w:val="1"/>
          <w:numId w:val="211"/>
        </w:numPr>
        <w:ind w:left="908" w:hanging="454"/>
      </w:pPr>
      <w:r w:rsidRPr="0022764C">
        <w:t>the exclusions stated below; or</w:t>
      </w:r>
    </w:p>
    <w:p w14:paraId="307F6C05" w14:textId="77777777" w:rsidR="00C07262" w:rsidRPr="0022764C" w:rsidRDefault="004A758F" w:rsidP="00662A63">
      <w:pPr>
        <w:pStyle w:val="BodyText"/>
        <w:numPr>
          <w:ilvl w:val="1"/>
          <w:numId w:val="211"/>
        </w:numPr>
        <w:ind w:left="908" w:hanging="454"/>
      </w:pPr>
      <w:r w:rsidRPr="0022764C">
        <w:t xml:space="preserve">excluded property under this </w:t>
      </w:r>
      <w:r w:rsidRPr="0022764C">
        <w:rPr>
          <w:b/>
        </w:rPr>
        <w:t>Policy</w:t>
      </w:r>
      <w:r w:rsidRPr="0022764C">
        <w:t>.</w:t>
      </w:r>
    </w:p>
    <w:p w14:paraId="235FBF07" w14:textId="77777777" w:rsidR="00C07262" w:rsidRPr="0022764C" w:rsidRDefault="004A758F">
      <w:pPr>
        <w:pStyle w:val="Heading1"/>
      </w:pPr>
      <w:r w:rsidRPr="0022764C">
        <w:t>Exclusions</w:t>
      </w:r>
    </w:p>
    <w:p w14:paraId="2B3046C3" w14:textId="77777777" w:rsidR="00C07262" w:rsidRPr="0022764C" w:rsidRDefault="004A758F">
      <w:pPr>
        <w:pStyle w:val="BodyText"/>
      </w:pPr>
      <w:r w:rsidRPr="0022764C">
        <w:t xml:space="preserve">This </w:t>
      </w:r>
      <w:r w:rsidRPr="0022764C">
        <w:rPr>
          <w:b/>
          <w:bCs/>
        </w:rPr>
        <w:t>Section</w:t>
      </w:r>
      <w:r w:rsidRPr="0022764C">
        <w:t xml:space="preserve"> does not cover:</w:t>
      </w:r>
    </w:p>
    <w:p w14:paraId="76176ACC" w14:textId="77777777" w:rsidR="00C07262" w:rsidRPr="0022764C" w:rsidRDefault="004A758F" w:rsidP="00662A63">
      <w:pPr>
        <w:pStyle w:val="BodyText"/>
        <w:numPr>
          <w:ilvl w:val="2"/>
          <w:numId w:val="213"/>
        </w:numPr>
        <w:ind w:left="454" w:hanging="454"/>
      </w:pPr>
      <w:r w:rsidRPr="0022764C">
        <w:t xml:space="preserve">loss or </w:t>
      </w:r>
      <w:r w:rsidRPr="0022764C">
        <w:rPr>
          <w:b/>
          <w:bCs/>
        </w:rPr>
        <w:t>Damage</w:t>
      </w:r>
      <w:r w:rsidRPr="0022764C">
        <w:rPr>
          <w:bCs/>
        </w:rPr>
        <w:t>,</w:t>
      </w:r>
      <w:r w:rsidRPr="0022764C">
        <w:t xml:space="preserve"> or interruption or interference as a consequence of </w:t>
      </w:r>
      <w:r w:rsidRPr="0022764C">
        <w:rPr>
          <w:b/>
        </w:rPr>
        <w:t>Damage</w:t>
      </w:r>
      <w:r w:rsidRPr="0022764C">
        <w:rPr>
          <w:bCs/>
        </w:rPr>
        <w:t>:</w:t>
      </w:r>
    </w:p>
    <w:p w14:paraId="7B690AA5" w14:textId="77777777" w:rsidR="00C07262" w:rsidRPr="0022764C" w:rsidRDefault="004A758F" w:rsidP="00662A63">
      <w:pPr>
        <w:pStyle w:val="BodyText"/>
        <w:numPr>
          <w:ilvl w:val="0"/>
          <w:numId w:val="214"/>
        </w:numPr>
        <w:ind w:left="908" w:hanging="454"/>
      </w:pPr>
      <w:r w:rsidRPr="0022764C">
        <w:t>to any Residential Property insured in the name of a Private Individual;</w:t>
      </w:r>
    </w:p>
    <w:p w14:paraId="07CA4392" w14:textId="77777777" w:rsidR="00C07262" w:rsidRPr="0022764C" w:rsidRDefault="004A758F" w:rsidP="00662A63">
      <w:pPr>
        <w:pStyle w:val="BodyText"/>
        <w:numPr>
          <w:ilvl w:val="0"/>
          <w:numId w:val="214"/>
        </w:numPr>
        <w:ind w:left="908" w:hanging="454"/>
      </w:pPr>
      <w:r w:rsidRPr="0022764C">
        <w:t xml:space="preserve">to any Nuclear Installation or Nuclear Reactor and all fixtures and fittings situated thereon or attached thereto and all pipes, wires, cables, drains or other conduits or service media of any </w:t>
      </w:r>
      <w:r w:rsidRPr="0022764C">
        <w:lastRenderedPageBreak/>
        <w:t>description that are fixed or connected to or in any way serve such Nuclear Installation or Nuclear Reactor; or</w:t>
      </w:r>
    </w:p>
    <w:p w14:paraId="758EF39B" w14:textId="77777777" w:rsidR="00C07262" w:rsidRPr="0022764C" w:rsidRDefault="004A758F" w:rsidP="00662A63">
      <w:pPr>
        <w:pStyle w:val="BodyText"/>
        <w:numPr>
          <w:ilvl w:val="0"/>
          <w:numId w:val="214"/>
        </w:numPr>
        <w:ind w:left="908" w:hanging="454"/>
      </w:pPr>
      <w:r w:rsidRPr="0022764C">
        <w:t>occasioned by riot or civil commotion, war, invasion, act of foreign enemy, hostilities (whether war be declared or not), civil war, rebellion, revolution, insurrection or military or usurped power;</w:t>
      </w:r>
    </w:p>
    <w:p w14:paraId="08246AA9" w14:textId="7A361353" w:rsidR="00C07262" w:rsidRPr="0022764C" w:rsidRDefault="004A758F" w:rsidP="00662A63">
      <w:pPr>
        <w:pStyle w:val="BodyText"/>
        <w:numPr>
          <w:ilvl w:val="2"/>
          <w:numId w:val="213"/>
        </w:numPr>
        <w:ind w:left="454" w:hanging="454"/>
      </w:pPr>
      <w:r w:rsidRPr="0022764C">
        <w:t xml:space="preserve">any loss whatsoever directly or in any way caused by or contributed to </w:t>
      </w:r>
      <w:del w:id="126" w:author="stuart wolstenholme" w:date="2026-05-29T12:35:00Z" w16du:dateUtc="2026-05-29T11:35:00Z">
        <w:r w:rsidR="00BB79CB" w:rsidRPr="0022764C" w:rsidDel="007973FD">
          <w:delText>by</w:delText>
        </w:r>
      </w:del>
      <w:r w:rsidRPr="0022764C">
        <w:t xml:space="preserve"> or arising from or occasioned by or resulting from: </w:t>
      </w:r>
    </w:p>
    <w:p w14:paraId="781C97DA" w14:textId="77777777" w:rsidR="00C07262" w:rsidRPr="0022764C" w:rsidRDefault="004A758F" w:rsidP="00662A63">
      <w:pPr>
        <w:pStyle w:val="BodyText"/>
        <w:numPr>
          <w:ilvl w:val="1"/>
          <w:numId w:val="215"/>
        </w:numPr>
        <w:ind w:left="908" w:hanging="454"/>
      </w:pPr>
      <w:r w:rsidRPr="0022764C">
        <w:rPr>
          <w:b/>
        </w:rPr>
        <w:t>Damage</w:t>
      </w:r>
      <w:r w:rsidRPr="0022764C">
        <w:t xml:space="preserve"> to or the destruction of any Computer System; or</w:t>
      </w:r>
    </w:p>
    <w:p w14:paraId="7BFA8AD1" w14:textId="77777777" w:rsidR="00C07262" w:rsidRPr="0022764C" w:rsidRDefault="004A758F" w:rsidP="00662A63">
      <w:pPr>
        <w:pStyle w:val="BodyText"/>
        <w:numPr>
          <w:ilvl w:val="1"/>
          <w:numId w:val="215"/>
        </w:numPr>
        <w:ind w:left="908" w:hanging="454"/>
      </w:pPr>
      <w:r w:rsidRPr="0022764C">
        <w:t xml:space="preserve">any alteration, modification, distortion, erasure or corruption of Data; </w:t>
      </w:r>
    </w:p>
    <w:p w14:paraId="55AC613F" w14:textId="587A17D1" w:rsidR="00C07262" w:rsidRPr="0022764C" w:rsidRDefault="0022764C">
      <w:pPr>
        <w:pStyle w:val="BodyText"/>
        <w:ind w:left="454"/>
      </w:pPr>
      <w:r w:rsidRPr="0022764C">
        <w:t xml:space="preserve">in each case whether the property of the </w:t>
      </w:r>
      <w:r w:rsidRPr="0022764C">
        <w:rPr>
          <w:b/>
        </w:rPr>
        <w:t>Insured</w:t>
      </w:r>
      <w:r w:rsidRPr="0022764C">
        <w:t xml:space="preserve"> or not where such </w:t>
      </w:r>
      <w:r w:rsidRPr="0022764C">
        <w:rPr>
          <w:b/>
          <w:bCs/>
        </w:rPr>
        <w:t>Damage</w:t>
      </w:r>
      <w:r w:rsidRPr="0022764C">
        <w:t xml:space="preserve"> is directly or in any way caused by or contributed to </w:t>
      </w:r>
      <w:del w:id="127" w:author="stuart wolstenholme" w:date="2026-05-29T12:47:00Z" w16du:dateUtc="2026-05-29T11:47:00Z">
        <w:r w:rsidRPr="0022764C" w:rsidDel="00C70C51">
          <w:delText xml:space="preserve">by </w:delText>
        </w:r>
      </w:del>
      <w:r w:rsidRPr="0022764C">
        <w:t xml:space="preserve">or arising from or occasioned by or resulting from Virus or Similar Mechanism or </w:t>
      </w:r>
      <w:r w:rsidRPr="0022764C">
        <w:rPr>
          <w:b/>
          <w:bCs/>
        </w:rPr>
        <w:t>Hacking</w:t>
      </w:r>
      <w:r w:rsidRPr="0022764C">
        <w:t xml:space="preserve"> or </w:t>
      </w:r>
      <w:r w:rsidRPr="0022764C">
        <w:rPr>
          <w:b/>
        </w:rPr>
        <w:t>Phishing</w:t>
      </w:r>
      <w:r w:rsidRPr="0022764C">
        <w:t xml:space="preserve"> or Denial of Service Attack;</w:t>
      </w:r>
    </w:p>
    <w:p w14:paraId="511B8853" w14:textId="77777777" w:rsidR="00C07262" w:rsidRPr="0022764C" w:rsidRDefault="004A758F">
      <w:pPr>
        <w:pStyle w:val="BodyText"/>
        <w:ind w:left="454"/>
      </w:pPr>
      <w:r w:rsidRPr="0022764C">
        <w:t xml:space="preserve">provided that </w:t>
      </w:r>
      <w:r w:rsidRPr="0022764C">
        <w:rPr>
          <w:b/>
        </w:rPr>
        <w:t>Damage</w:t>
      </w:r>
      <w:r w:rsidRPr="0022764C">
        <w:t xml:space="preserve"> otherwise falling within this Exclusion 2 will not be treated as excluded by this Exclusion solely to the extent that such </w:t>
      </w:r>
      <w:r w:rsidRPr="0022764C">
        <w:rPr>
          <w:b/>
        </w:rPr>
        <w:t>Damage</w:t>
      </w:r>
      <w:r w:rsidRPr="0022764C">
        <w:t xml:space="preserve"> is caused by remote digital interference with Computer Systems which emanates from either within or outside the Territorial Limits;</w:t>
      </w:r>
    </w:p>
    <w:p w14:paraId="2849BB36" w14:textId="77777777" w:rsidR="00C07262" w:rsidRPr="0022764C" w:rsidRDefault="004A758F" w:rsidP="00662A63">
      <w:pPr>
        <w:pStyle w:val="BodyText"/>
        <w:numPr>
          <w:ilvl w:val="0"/>
          <w:numId w:val="216"/>
        </w:numPr>
        <w:ind w:left="908" w:hanging="454"/>
      </w:pPr>
      <w:r w:rsidRPr="0022764C">
        <w:t>and results directly from fire, explosion, flood,</w:t>
      </w:r>
      <w:r w:rsidRPr="0022764C">
        <w:rPr>
          <w:b/>
        </w:rPr>
        <w:t xml:space="preserve"> </w:t>
      </w:r>
      <w:r w:rsidRPr="0022764C">
        <w:t xml:space="preserve">escape of water from any tank, apparatus or pipe (including any sprinkler system), impact of aircraft or any aerial devices or articles dropped from them, impact of any sea-going or water-going vessel or of any vehicle whatsoever or of any goods or cargo carried in or on such vessel or vehicle, destruction of, damage to or movement of </w:t>
      </w:r>
      <w:r w:rsidRPr="0022764C">
        <w:rPr>
          <w:b/>
        </w:rPr>
        <w:t>Buildings</w:t>
      </w:r>
      <w:r w:rsidRPr="0022764C">
        <w:t xml:space="preserve"> or structures, plant or machinery other than any Computer System; and</w:t>
      </w:r>
    </w:p>
    <w:p w14:paraId="2F9FBF0A" w14:textId="77777777" w:rsidR="00C07262" w:rsidRPr="0022764C" w:rsidRDefault="004A758F" w:rsidP="00662A63">
      <w:pPr>
        <w:pStyle w:val="BodyText"/>
        <w:numPr>
          <w:ilvl w:val="0"/>
          <w:numId w:val="216"/>
        </w:numPr>
        <w:ind w:left="908" w:hanging="454"/>
      </w:pPr>
      <w:r w:rsidRPr="0022764C">
        <w:t>comprises:</w:t>
      </w:r>
    </w:p>
    <w:p w14:paraId="1E70B3DC" w14:textId="77777777" w:rsidR="00C07262" w:rsidRPr="0022764C" w:rsidRDefault="004A758F" w:rsidP="00662A63">
      <w:pPr>
        <w:pStyle w:val="BodyText"/>
        <w:numPr>
          <w:ilvl w:val="0"/>
          <w:numId w:val="218"/>
        </w:numPr>
        <w:ind w:left="1361" w:hanging="454"/>
      </w:pPr>
      <w:r w:rsidRPr="0022764C">
        <w:t>the cost of reinstatement, replacement or repair in respect of damage to or destruction of Property Insured; or</w:t>
      </w:r>
    </w:p>
    <w:p w14:paraId="64B0AE80" w14:textId="77777777" w:rsidR="00C07262" w:rsidRPr="0022764C" w:rsidRDefault="004A758F" w:rsidP="00662A63">
      <w:pPr>
        <w:pStyle w:val="BodyText"/>
        <w:numPr>
          <w:ilvl w:val="0"/>
          <w:numId w:val="218"/>
        </w:numPr>
        <w:ind w:left="1361" w:hanging="454"/>
      </w:pPr>
      <w:r w:rsidRPr="0022764C">
        <w:t xml:space="preserve">the amount of business interruption loss suffered directly by the </w:t>
      </w:r>
      <w:r w:rsidRPr="0022764C">
        <w:rPr>
          <w:b/>
        </w:rPr>
        <w:t>Insured</w:t>
      </w:r>
      <w:r w:rsidRPr="0022764C">
        <w:t xml:space="preserve"> itself by way of loss of or reduction in profits, revenue or turnover or increased cost of working as a direct result of </w:t>
      </w:r>
      <w:r w:rsidRPr="0022764C">
        <w:rPr>
          <w:b/>
        </w:rPr>
        <w:t>Damage</w:t>
      </w:r>
      <w:r w:rsidRPr="0022764C">
        <w:t xml:space="preserve"> to Property Insured or as a direct result of denial, prevention or hindrance of access to or use of the Property Insured by reason of an act of Terrorism causing </w:t>
      </w:r>
      <w:r w:rsidRPr="0022764C">
        <w:rPr>
          <w:b/>
        </w:rPr>
        <w:t>Damage</w:t>
      </w:r>
      <w:r w:rsidRPr="0022764C">
        <w:t xml:space="preserve"> to other property within 1 (one) mile of the Property Insured to which access is affected; </w:t>
      </w:r>
    </w:p>
    <w:p w14:paraId="69234B73" w14:textId="77777777" w:rsidR="00C07262" w:rsidRPr="0022764C" w:rsidRDefault="004A758F" w:rsidP="00662A63">
      <w:pPr>
        <w:pStyle w:val="BodyText"/>
        <w:numPr>
          <w:ilvl w:val="0"/>
          <w:numId w:val="216"/>
        </w:numPr>
        <w:ind w:left="908" w:hanging="454"/>
      </w:pPr>
      <w:r w:rsidRPr="0022764C">
        <w:t>and is not proximately caused by an Act of Terrorism in relation to which the relevant organisation or any persons acting on behalf of or in connection with that organisation are controlled by, acting on behalf of or part of any de jure or de facto government of any nation, country or state;</w:t>
      </w:r>
    </w:p>
    <w:p w14:paraId="0A126AA6" w14:textId="77777777" w:rsidR="00C07262" w:rsidRPr="0022764C" w:rsidRDefault="004A758F">
      <w:pPr>
        <w:pStyle w:val="BodyText"/>
        <w:ind w:left="907"/>
      </w:pPr>
      <w:r w:rsidRPr="0022764C">
        <w:t>"Property Insured" for the purposes of this proviso shall exclude:</w:t>
      </w:r>
    </w:p>
    <w:p w14:paraId="7F921D0B" w14:textId="77777777" w:rsidR="00C07262" w:rsidRPr="0022764C" w:rsidRDefault="004A758F" w:rsidP="00662A63">
      <w:pPr>
        <w:pStyle w:val="BodyText"/>
        <w:numPr>
          <w:ilvl w:val="0"/>
          <w:numId w:val="217"/>
        </w:numPr>
        <w:ind w:left="1361" w:hanging="454"/>
      </w:pPr>
      <w:r w:rsidRPr="0022764C">
        <w:t>any money, currency, electronic cryptographic or virtual currency including Bitcoin or anything similar, negotiable or non-negotiable instruments, financial securities or any other financial instrument of any sort whatever; and</w:t>
      </w:r>
    </w:p>
    <w:p w14:paraId="23713EC9" w14:textId="77777777" w:rsidR="00C07262" w:rsidRPr="0022764C" w:rsidRDefault="004A758F" w:rsidP="00662A63">
      <w:pPr>
        <w:pStyle w:val="BodyText"/>
        <w:numPr>
          <w:ilvl w:val="0"/>
          <w:numId w:val="217"/>
        </w:numPr>
        <w:ind w:left="1361" w:hanging="454"/>
      </w:pPr>
      <w:r w:rsidRPr="0022764C">
        <w:t>any Data;</w:t>
      </w:r>
    </w:p>
    <w:p w14:paraId="4A826E60" w14:textId="40919DAC" w:rsidR="00C07262" w:rsidRPr="0022764C" w:rsidRDefault="004A758F" w:rsidP="00662A63">
      <w:pPr>
        <w:pStyle w:val="BodyText"/>
        <w:numPr>
          <w:ilvl w:val="0"/>
          <w:numId w:val="216"/>
        </w:numPr>
        <w:ind w:left="908" w:hanging="454"/>
      </w:pPr>
      <w:r w:rsidRPr="0022764C">
        <w:t xml:space="preserve">notwithstanding the exclusion of Data from Property Insured, to the extent that </w:t>
      </w:r>
      <w:r w:rsidRPr="0022764C">
        <w:rPr>
          <w:b/>
        </w:rPr>
        <w:t>Damage</w:t>
      </w:r>
      <w:r w:rsidRPr="0022764C">
        <w:t xml:space="preserve"> to Property Insured within the meaning of sub-paragraph (ii) above in any way results from any alteration, modification, distortion, erasure or corruption of Data, because the occurrence of one or more of the matters referred to in sub-paragraph (</w:t>
      </w:r>
      <w:del w:id="128" w:author="stuart wolstenholme" w:date="2026-05-29T12:36:00Z" w16du:dateUtc="2026-05-29T11:36:00Z">
        <w:r w:rsidRPr="0022764C" w:rsidDel="00BB79CB">
          <w:delText>i</w:delText>
        </w:r>
      </w:del>
      <w:ins w:id="129" w:author="stuart wolstenholme" w:date="2026-05-29T12:36:00Z" w16du:dateUtc="2026-05-29T11:36:00Z">
        <w:r w:rsidR="00BB79CB" w:rsidRPr="0022764C">
          <w:t>I</w:t>
        </w:r>
      </w:ins>
      <w:r w:rsidRPr="0022764C">
        <w:t xml:space="preserve">) above results directly or in any way from any alteration, modification, distortion, erasure or corruption of Data, that shall not prevent cost or business interruption loss directly resulting from </w:t>
      </w:r>
      <w:r w:rsidRPr="0022764C">
        <w:rPr>
          <w:b/>
        </w:rPr>
        <w:t>Damage</w:t>
      </w:r>
      <w:r w:rsidRPr="0022764C">
        <w:t xml:space="preserve"> to such Property Insured and otherwise falling within sub-paragraphs (</w:t>
      </w:r>
      <w:del w:id="130" w:author="stuart wolstenholme" w:date="2026-05-29T12:36:00Z" w16du:dateUtc="2026-05-29T11:36:00Z">
        <w:r w:rsidRPr="0022764C" w:rsidDel="00BB79CB">
          <w:delText>i</w:delText>
        </w:r>
      </w:del>
      <w:ins w:id="131" w:author="stuart wolstenholme" w:date="2026-05-29T12:36:00Z" w16du:dateUtc="2026-05-29T11:36:00Z">
        <w:r w:rsidR="00BB79CB" w:rsidRPr="0022764C">
          <w:t>I</w:t>
        </w:r>
      </w:ins>
      <w:r w:rsidRPr="0022764C">
        <w:t xml:space="preserve">) and (ii) above from being recoverable under this </w:t>
      </w:r>
      <w:r w:rsidRPr="0022764C">
        <w:rPr>
          <w:b/>
        </w:rPr>
        <w:t>Section</w:t>
      </w:r>
      <w:r w:rsidRPr="0022764C">
        <w:t>.</w:t>
      </w:r>
    </w:p>
    <w:p w14:paraId="08D12C0D" w14:textId="45411B7C" w:rsidR="00C07262" w:rsidRPr="0022764C" w:rsidRDefault="00BB79CB">
      <w:pPr>
        <w:pStyle w:val="BodyText"/>
        <w:ind w:left="908"/>
      </w:pPr>
      <w:r w:rsidRPr="0022764C">
        <w:t>In no other circumstances than the previous sentence, however, will any loss or losses directly or in any way caused by, contributed to</w:t>
      </w:r>
      <w:del w:id="132" w:author="stuart wolstenholme" w:date="2026-05-29T12:36:00Z" w16du:dateUtc="2026-05-29T11:36:00Z">
        <w:r w:rsidRPr="0022764C" w:rsidDel="007973FD">
          <w:delText xml:space="preserve"> by</w:delText>
        </w:r>
      </w:del>
      <w:r w:rsidRPr="0022764C">
        <w:t xml:space="preserve"> or arising from or occasioned by or resulting from any alteration, modification, distortion, erasure or corruption of Data be recoverable under this </w:t>
      </w:r>
      <w:r w:rsidRPr="0022764C">
        <w:rPr>
          <w:b/>
        </w:rPr>
        <w:t>Section</w:t>
      </w:r>
      <w:r w:rsidRPr="0022764C">
        <w:t>;</w:t>
      </w:r>
    </w:p>
    <w:p w14:paraId="5B9393A9" w14:textId="23CD51DD" w:rsidR="00C07262" w:rsidRPr="0022764C" w:rsidRDefault="004A758F" w:rsidP="00662A63">
      <w:pPr>
        <w:pStyle w:val="BodyText"/>
        <w:numPr>
          <w:ilvl w:val="0"/>
          <w:numId w:val="216"/>
        </w:numPr>
        <w:ind w:left="908" w:hanging="454"/>
      </w:pPr>
      <w:r w:rsidRPr="0022764C">
        <w:t xml:space="preserve">for the avoidance of doubt, the burden of proof shall be on the </w:t>
      </w:r>
      <w:r w:rsidRPr="0022764C">
        <w:rPr>
          <w:b/>
        </w:rPr>
        <w:t>Insurer</w:t>
      </w:r>
      <w:r w:rsidRPr="0022764C">
        <w:t xml:space="preserve"> to prove or establish all the matters referred to in sub-paragraphs (</w:t>
      </w:r>
      <w:del w:id="133" w:author="stuart wolstenholme" w:date="2026-05-29T12:36:00Z" w16du:dateUtc="2026-05-29T11:36:00Z">
        <w:r w:rsidRPr="0022764C" w:rsidDel="00BB79CB">
          <w:delText>i</w:delText>
        </w:r>
      </w:del>
      <w:ins w:id="134" w:author="stuart wolstenholme" w:date="2026-05-29T12:36:00Z" w16du:dateUtc="2026-05-29T11:36:00Z">
        <w:r w:rsidR="00BB79CB" w:rsidRPr="0022764C">
          <w:t>I</w:t>
        </w:r>
      </w:ins>
      <w:r w:rsidRPr="0022764C">
        <w:t>) and (ii) above.</w:t>
      </w:r>
    </w:p>
    <w:p w14:paraId="4794A94A" w14:textId="77777777" w:rsidR="00C07262" w:rsidRPr="0022764C" w:rsidRDefault="004A758F">
      <w:pPr>
        <w:pStyle w:val="Heading1"/>
      </w:pPr>
      <w:r w:rsidRPr="0022764C">
        <w:t>Conditions</w:t>
      </w:r>
    </w:p>
    <w:p w14:paraId="2D2F4F21" w14:textId="77777777" w:rsidR="00C07262" w:rsidRPr="0022764C" w:rsidRDefault="004A758F">
      <w:pPr>
        <w:pStyle w:val="Heading3"/>
      </w:pPr>
      <w:r w:rsidRPr="0022764C">
        <w:t>Adjustable Premiums</w:t>
      </w:r>
    </w:p>
    <w:p w14:paraId="0AFB7743" w14:textId="77777777" w:rsidR="00C07262" w:rsidRPr="0022764C" w:rsidRDefault="004A758F">
      <w:pPr>
        <w:pStyle w:val="BodyText"/>
      </w:pPr>
      <w:r w:rsidRPr="0022764C">
        <w:t xml:space="preserve">Any terms in this </w:t>
      </w:r>
      <w:r w:rsidRPr="0022764C">
        <w:rPr>
          <w:b/>
        </w:rPr>
        <w:t>Policy</w:t>
      </w:r>
      <w:r w:rsidRPr="0022764C">
        <w:t xml:space="preserve"> that provide for adjustment of premium based upon declarations on expiry or during the </w:t>
      </w:r>
      <w:r w:rsidRPr="0022764C">
        <w:rPr>
          <w:b/>
        </w:rPr>
        <w:t>Period of Insurance</w:t>
      </w:r>
      <w:r w:rsidRPr="0022764C">
        <w:t xml:space="preserve"> do not apply to this </w:t>
      </w:r>
      <w:r w:rsidRPr="0022764C">
        <w:rPr>
          <w:b/>
        </w:rPr>
        <w:t>Section</w:t>
      </w:r>
      <w:r w:rsidRPr="0022764C">
        <w:t xml:space="preserve">. </w:t>
      </w:r>
    </w:p>
    <w:p w14:paraId="6C1B09BF" w14:textId="77777777" w:rsidR="00C07262" w:rsidRPr="0022764C" w:rsidRDefault="004A758F">
      <w:pPr>
        <w:pStyle w:val="Heading3"/>
      </w:pPr>
      <w:r w:rsidRPr="0022764C">
        <w:t>Automatic Reinstatement</w:t>
      </w:r>
    </w:p>
    <w:p w14:paraId="6451DE5E" w14:textId="77777777" w:rsidR="00C07262" w:rsidRPr="0022764C" w:rsidRDefault="004A758F">
      <w:pPr>
        <w:pStyle w:val="BodyText"/>
      </w:pPr>
      <w:r w:rsidRPr="0022764C">
        <w:t xml:space="preserve">All or part of the </w:t>
      </w:r>
      <w:r w:rsidRPr="0022764C">
        <w:rPr>
          <w:b/>
        </w:rPr>
        <w:t xml:space="preserve">Sum Insured </w:t>
      </w:r>
      <w:r w:rsidRPr="0022764C">
        <w:t xml:space="preserve">that is reduced by the amount of any payment as a result of </w:t>
      </w:r>
      <w:r w:rsidRPr="0022764C">
        <w:rPr>
          <w:b/>
        </w:rPr>
        <w:t>Damage</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w:t>
      </w:r>
      <w:r w:rsidRPr="0022764C">
        <w:lastRenderedPageBreak/>
        <w:t xml:space="preserve">period between the date of the </w:t>
      </w:r>
      <w:r w:rsidRPr="0022764C">
        <w:rPr>
          <w:b/>
        </w:rPr>
        <w:t>Damage</w:t>
      </w:r>
      <w:r w:rsidRPr="0022764C">
        <w:t xml:space="preserve"> to the date of expiry of the </w:t>
      </w:r>
      <w:r w:rsidRPr="0022764C">
        <w:rPr>
          <w:b/>
          <w:bCs/>
        </w:rPr>
        <w:t>Period of Insurance</w:t>
      </w:r>
      <w:r w:rsidRPr="0022764C">
        <w:rPr>
          <w:bCs/>
        </w:rPr>
        <w:t>.</w:t>
      </w:r>
      <w:r w:rsidRPr="0022764C">
        <w:t xml:space="preserve"> </w:t>
      </w:r>
    </w:p>
    <w:p w14:paraId="33CCB143" w14:textId="77777777" w:rsidR="00C07262" w:rsidRPr="0022764C" w:rsidRDefault="004A758F">
      <w:pPr>
        <w:pStyle w:val="Heading3"/>
      </w:pPr>
      <w:r w:rsidRPr="0022764C">
        <w:t>Burden of Proof</w:t>
      </w:r>
    </w:p>
    <w:p w14:paraId="4EB92D82" w14:textId="77777777" w:rsidR="00C07262" w:rsidRPr="0022764C" w:rsidRDefault="004A758F">
      <w:pPr>
        <w:pStyle w:val="BodyText"/>
      </w:pPr>
      <w:r w:rsidRPr="0022764C">
        <w:t xml:space="preserve">If the </w:t>
      </w:r>
      <w:r w:rsidRPr="0022764C">
        <w:rPr>
          <w:b/>
        </w:rPr>
        <w:t>Insurer</w:t>
      </w:r>
      <w:r w:rsidRPr="0022764C">
        <w:t xml:space="preserve"> alleges that any </w:t>
      </w:r>
      <w:r w:rsidRPr="0022764C">
        <w:rPr>
          <w:b/>
        </w:rPr>
        <w:t>Damage</w:t>
      </w:r>
      <w:r w:rsidRPr="0022764C">
        <w:t xml:space="preserve">, cost or expense is not covered by this </w:t>
      </w:r>
      <w:r w:rsidRPr="0022764C">
        <w:rPr>
          <w:b/>
        </w:rPr>
        <w:t>Section</w:t>
      </w:r>
      <w:r w:rsidRPr="0022764C">
        <w:t xml:space="preserve"> the burden of proving the contrary shall be upon the </w:t>
      </w:r>
      <w:r w:rsidRPr="0022764C">
        <w:rPr>
          <w:b/>
        </w:rPr>
        <w:t>Insured</w:t>
      </w:r>
      <w:r w:rsidRPr="0022764C">
        <w:t>.</w:t>
      </w:r>
    </w:p>
    <w:p w14:paraId="3113A9B9" w14:textId="77777777" w:rsidR="00C07262" w:rsidRPr="0022764C" w:rsidRDefault="004A758F">
      <w:pPr>
        <w:pStyle w:val="Heading3"/>
      </w:pPr>
      <w:r w:rsidRPr="0022764C">
        <w:t>Further Claims Procedure</w:t>
      </w:r>
    </w:p>
    <w:p w14:paraId="5A62DB59" w14:textId="77777777" w:rsidR="00C07262" w:rsidRPr="0022764C" w:rsidRDefault="004A758F">
      <w:pPr>
        <w:pStyle w:val="BodyText"/>
        <w:rPr>
          <w:strike/>
        </w:rPr>
      </w:pPr>
      <w:r w:rsidRPr="0022764C">
        <w:t xml:space="preserve">Any claim or proceedings or any </w:t>
      </w:r>
      <w:r w:rsidRPr="0022764C">
        <w:rPr>
          <w:b/>
        </w:rPr>
        <w:t>Damage</w:t>
      </w:r>
      <w:r w:rsidRPr="0022764C">
        <w:t xml:space="preserve"> or loss of or interruption to the </w:t>
      </w:r>
      <w:r w:rsidRPr="0022764C">
        <w:rPr>
          <w:b/>
        </w:rPr>
        <w:t>Business</w:t>
      </w:r>
      <w:r w:rsidRPr="0022764C">
        <w:t xml:space="preserve"> which might give rise to a claim must be notified in writing as soon as practicable to the </w:t>
      </w:r>
      <w:r w:rsidRPr="0022764C">
        <w:rPr>
          <w:b/>
        </w:rPr>
        <w:t>Insurer.</w:t>
      </w:r>
    </w:p>
    <w:p w14:paraId="1D85C791" w14:textId="77777777" w:rsidR="00C07262" w:rsidRPr="0022764C" w:rsidRDefault="004A758F">
      <w:pPr>
        <w:pStyle w:val="BodyText"/>
      </w:pPr>
      <w:r w:rsidRPr="0022764C">
        <w:t xml:space="preserve">The </w:t>
      </w:r>
      <w:r w:rsidRPr="0022764C">
        <w:rPr>
          <w:b/>
        </w:rPr>
        <w:t>Insured</w:t>
      </w:r>
      <w:r w:rsidRPr="0022764C">
        <w:t xml:space="preserve"> must submit a detailed statement of any claim within 30 (thirty) days of the happening of any </w:t>
      </w:r>
      <w:r w:rsidRPr="0022764C">
        <w:rPr>
          <w:b/>
        </w:rPr>
        <w:t>Damage</w:t>
      </w:r>
      <w:r w:rsidRPr="0022764C">
        <w:t xml:space="preserve"> or interruption or such further time as the </w:t>
      </w:r>
      <w:r w:rsidRPr="0022764C">
        <w:rPr>
          <w:b/>
        </w:rPr>
        <w:t>Insurer</w:t>
      </w:r>
      <w:r w:rsidRPr="0022764C">
        <w:t xml:space="preserve"> may allow in writing.</w:t>
      </w:r>
    </w:p>
    <w:p w14:paraId="3045BE2C" w14:textId="77777777" w:rsidR="00C07262" w:rsidRPr="0022764C" w:rsidRDefault="004A758F">
      <w:pPr>
        <w:pStyle w:val="Heading3"/>
      </w:pPr>
      <w:r w:rsidRPr="0022764C">
        <w:t>Long Term Agreement</w:t>
      </w:r>
    </w:p>
    <w:p w14:paraId="7E9D762C" w14:textId="75762671" w:rsidR="00C07262" w:rsidRPr="0022764C" w:rsidRDefault="004A758F">
      <w:pPr>
        <w:pStyle w:val="BodyText"/>
      </w:pPr>
      <w:r w:rsidRPr="0022764C">
        <w:t xml:space="preserve">Any </w:t>
      </w:r>
      <w:del w:id="135" w:author="stuart wolstenholme" w:date="2026-05-29T12:36:00Z" w16du:dateUtc="2026-05-29T11:36:00Z">
        <w:r w:rsidRPr="0022764C" w:rsidDel="00BB79CB">
          <w:delText>long term</w:delText>
        </w:r>
      </w:del>
      <w:ins w:id="136" w:author="stuart wolstenholme" w:date="2026-05-29T12:36:00Z" w16du:dateUtc="2026-05-29T11:36:00Z">
        <w:r w:rsidR="00BB79CB" w:rsidRPr="0022764C">
          <w:t>long-term</w:t>
        </w:r>
      </w:ins>
      <w:r w:rsidRPr="0022764C">
        <w:t xml:space="preserve"> agreement or undertaking applying to this </w:t>
      </w:r>
      <w:r w:rsidRPr="0022764C">
        <w:rPr>
          <w:b/>
        </w:rPr>
        <w:t>Policy</w:t>
      </w:r>
      <w:r w:rsidRPr="0022764C">
        <w:t xml:space="preserve"> shall not apply to this </w:t>
      </w:r>
      <w:r w:rsidRPr="0022764C">
        <w:rPr>
          <w:b/>
        </w:rPr>
        <w:t>Section</w:t>
      </w:r>
      <w:r w:rsidRPr="0022764C">
        <w:t>.</w:t>
      </w:r>
    </w:p>
    <w:p w14:paraId="79CB6E2B" w14:textId="77777777" w:rsidR="00C07262" w:rsidRPr="0022764C" w:rsidRDefault="004A758F">
      <w:pPr>
        <w:pStyle w:val="Heading3"/>
      </w:pPr>
      <w:r w:rsidRPr="0022764C">
        <w:t>Period of Insurance</w:t>
      </w:r>
    </w:p>
    <w:p w14:paraId="7B80986C" w14:textId="77777777" w:rsidR="00454B95" w:rsidRPr="0022764C" w:rsidRDefault="00454B95">
      <w:pPr>
        <w:pStyle w:val="BodyText"/>
      </w:pPr>
      <w:r w:rsidRPr="0022764C">
        <w:t xml:space="preserve">The </w:t>
      </w:r>
      <w:r w:rsidRPr="0022764C">
        <w:rPr>
          <w:b/>
        </w:rPr>
        <w:t>Period of Insurance</w:t>
      </w:r>
      <w:r w:rsidRPr="0022764C">
        <w:t xml:space="preserve"> shall be as stated in the </w:t>
      </w:r>
      <w:r w:rsidRPr="0022764C">
        <w:rPr>
          <w:b/>
        </w:rPr>
        <w:t>Schedule</w:t>
      </w:r>
      <w:r w:rsidRPr="0022764C">
        <w:t xml:space="preserve"> and shall not exceed 12 (twelve) months for any one period.</w:t>
      </w:r>
    </w:p>
    <w:p w14:paraId="4679C70C" w14:textId="77777777" w:rsidR="00454B95" w:rsidRPr="0022764C" w:rsidRDefault="00454B95">
      <w:pPr>
        <w:pStyle w:val="BodyText"/>
      </w:pPr>
    </w:p>
    <w:p w14:paraId="742964B6" w14:textId="3FE2EABF" w:rsidR="00C07262" w:rsidRPr="0022764C" w:rsidDel="00454B95" w:rsidRDefault="00C07262">
      <w:pPr>
        <w:spacing w:before="0" w:line="240" w:lineRule="auto"/>
        <w:rPr>
          <w:rFonts w:asciiTheme="majorHAnsi" w:eastAsia="MS Mincho" w:hAnsiTheme="majorHAnsi" w:cstheme="majorHAnsi"/>
          <w:sz w:val="20"/>
        </w:rPr>
        <w:sectPr w:rsidR="00C07262" w:rsidRPr="0022764C" w:rsidDel="00454B95">
          <w:type w:val="nextColumn"/>
          <w:pgSz w:w="11906" w:h="16838" w:orient="landscape"/>
          <w:pgMar w:top="992" w:right="737" w:bottom="737" w:left="737" w:header="525" w:footer="402" w:gutter="0"/>
          <w:cols w:num="2" w:space="708"/>
        </w:sectPr>
      </w:pPr>
    </w:p>
    <w:p w14:paraId="7309814A" w14:textId="23BA3F69" w:rsidR="00C07262" w:rsidRPr="0022764C" w:rsidRDefault="004A758F">
      <w:pPr>
        <w:pStyle w:val="Subtitle"/>
      </w:pPr>
      <w:bookmarkStart w:id="6013" w:name="tocpg_13"/>
      <w:bookmarkEnd w:id="6013"/>
      <w:bookmarkStart w:id="137" w:name="Section_5"/>
      <w:r w:rsidRPr="0022764C">
        <w:t>Section 5: Employers’ Liability Section</w:t>
      </w:r>
      <w:bookmarkEnd w:id="137"/>
    </w:p>
    <w:p w14:paraId="4EB1F8BB" w14:textId="77777777" w:rsidR="00C07262" w:rsidRPr="0022764C" w:rsidRDefault="004A758F">
      <w:pPr>
        <w:pStyle w:val="Heading1"/>
      </w:pPr>
      <w:r w:rsidRPr="0022764C">
        <w:t>Definitions</w:t>
      </w:r>
    </w:p>
    <w:p w14:paraId="1C9FF9B9" w14:textId="77777777" w:rsidR="00C07262" w:rsidRPr="0022764C" w:rsidRDefault="004A758F">
      <w:pPr>
        <w:pStyle w:val="Heading3"/>
      </w:pPr>
      <w:r w:rsidRPr="0022764C">
        <w:t>Geographical Limits</w:t>
      </w:r>
    </w:p>
    <w:p w14:paraId="403BF53D" w14:textId="77777777" w:rsidR="00C07262" w:rsidRPr="0022764C" w:rsidRDefault="004A758F">
      <w:pPr>
        <w:pStyle w:val="BodyText"/>
      </w:pPr>
      <w:r w:rsidRPr="0022764C">
        <w:rPr>
          <w:bCs/>
        </w:rPr>
        <w:t>The</w:t>
      </w:r>
      <w:r w:rsidRPr="0022764C">
        <w:t xml:space="preserve"> </w:t>
      </w:r>
      <w:r w:rsidRPr="0022764C">
        <w:rPr>
          <w:b/>
          <w:bCs/>
        </w:rPr>
        <w:t>United Kingdom</w:t>
      </w:r>
      <w:r w:rsidRPr="0022764C">
        <w:t>.</w:t>
      </w:r>
    </w:p>
    <w:p w14:paraId="573C067E" w14:textId="77777777" w:rsidR="00C07262" w:rsidRPr="0022764C" w:rsidRDefault="004A758F">
      <w:pPr>
        <w:pStyle w:val="Heading3"/>
      </w:pPr>
      <w:r w:rsidRPr="0022764C">
        <w:t>Offshore</w:t>
      </w:r>
    </w:p>
    <w:p w14:paraId="34D1E7BE" w14:textId="77777777" w:rsidR="00C07262" w:rsidRPr="0022764C" w:rsidRDefault="004A758F">
      <w:pPr>
        <w:pStyle w:val="BodyText"/>
      </w:pPr>
      <w:r w:rsidRPr="0022764C">
        <w:t>From the point of embarkation onto a conveyance at the point of final departure to an offshore rig, offshore platform or offshore installation until disembarkation from a conveyance onto land following return from an offshore rig, offshore platform or offshore installation.</w:t>
      </w:r>
    </w:p>
    <w:p w14:paraId="73B420F0" w14:textId="77777777" w:rsidR="00C07262" w:rsidRPr="0022764C" w:rsidRDefault="004A758F">
      <w:pPr>
        <w:pStyle w:val="Heading3"/>
      </w:pPr>
      <w:r w:rsidRPr="0022764C">
        <w:t>The Cover</w:t>
      </w:r>
    </w:p>
    <w:p w14:paraId="60608AE0" w14:textId="77777777"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for the </w:t>
      </w:r>
      <w:r w:rsidRPr="0022764C">
        <w:rPr>
          <w:b/>
        </w:rPr>
        <w:t>Insured’s</w:t>
      </w:r>
      <w:r w:rsidRPr="0022764C">
        <w:t xml:space="preserve"> liability to pay:</w:t>
      </w:r>
    </w:p>
    <w:p w14:paraId="72BC9E98" w14:textId="77777777" w:rsidR="00C07262" w:rsidRPr="0022764C" w:rsidRDefault="004A758F" w:rsidP="00662A63">
      <w:pPr>
        <w:pStyle w:val="BodyText"/>
        <w:numPr>
          <w:ilvl w:val="0"/>
          <w:numId w:val="219"/>
        </w:numPr>
        <w:ind w:left="454" w:hanging="454"/>
        <w:rPr>
          <w:b/>
        </w:rPr>
      </w:pPr>
      <w:r w:rsidRPr="0022764C">
        <w:rPr>
          <w:b/>
          <w:bCs/>
        </w:rPr>
        <w:t>Compensation</w:t>
      </w:r>
      <w:r w:rsidRPr="0022764C">
        <w:t xml:space="preserve"> for </w:t>
      </w:r>
      <w:r w:rsidRPr="0022764C">
        <w:rPr>
          <w:b/>
          <w:bCs/>
        </w:rPr>
        <w:t>Bodily Injury</w:t>
      </w:r>
      <w:r w:rsidRPr="0022764C">
        <w:t xml:space="preserve"> caused to an </w:t>
      </w:r>
      <w:r w:rsidRPr="0022764C">
        <w:rPr>
          <w:b/>
          <w:bCs/>
        </w:rPr>
        <w:t>Employee</w:t>
      </w:r>
      <w:r w:rsidRPr="0022764C">
        <w:t xml:space="preserve"> during the </w:t>
      </w:r>
      <w:r w:rsidRPr="0022764C">
        <w:rPr>
          <w:b/>
        </w:rPr>
        <w:t>Period of Insurance</w:t>
      </w:r>
      <w:r w:rsidRPr="0022764C">
        <w:t xml:space="preserve"> and arising out of and in the course of his employment by the </w:t>
      </w:r>
      <w:r w:rsidRPr="0022764C">
        <w:rPr>
          <w:b/>
        </w:rPr>
        <w:t>Insured</w:t>
      </w:r>
      <w:r w:rsidRPr="0022764C">
        <w:t xml:space="preserve"> in connection with the </w:t>
      </w:r>
      <w:r w:rsidRPr="0022764C">
        <w:rPr>
          <w:b/>
        </w:rPr>
        <w:t>Business</w:t>
      </w:r>
      <w:r w:rsidRPr="0022764C">
        <w:t xml:space="preserve"> within or whilst working temporarily outside the </w:t>
      </w:r>
      <w:r w:rsidRPr="0022764C">
        <w:rPr>
          <w:bCs/>
        </w:rPr>
        <w:t>Geographical Limits;</w:t>
      </w:r>
      <w:r w:rsidRPr="0022764C">
        <w:t xml:space="preserve"> and </w:t>
      </w:r>
    </w:p>
    <w:p w14:paraId="491D2AA6" w14:textId="77777777" w:rsidR="00C07262" w:rsidRPr="0022764C" w:rsidRDefault="004A758F" w:rsidP="00662A63">
      <w:pPr>
        <w:pStyle w:val="BodyText"/>
        <w:numPr>
          <w:ilvl w:val="0"/>
          <w:numId w:val="219"/>
        </w:numPr>
        <w:ind w:left="454" w:hanging="454"/>
      </w:pPr>
      <w:r w:rsidRPr="0022764C">
        <w:rPr>
          <w:b/>
          <w:bCs/>
        </w:rPr>
        <w:t>Costs and Expenses</w:t>
      </w:r>
    </w:p>
    <w:p w14:paraId="7EF9FED6" w14:textId="77777777" w:rsidR="00C07262" w:rsidRPr="0022764C" w:rsidRDefault="004A758F">
      <w:pPr>
        <w:pStyle w:val="BodyText"/>
      </w:pPr>
      <w:r w:rsidRPr="0022764C">
        <w:t>provided that:</w:t>
      </w:r>
    </w:p>
    <w:p w14:paraId="57B26475" w14:textId="77777777" w:rsidR="00C07262" w:rsidRPr="0022764C" w:rsidRDefault="004A758F" w:rsidP="00662A63">
      <w:pPr>
        <w:pStyle w:val="BodyText"/>
        <w:numPr>
          <w:ilvl w:val="1"/>
          <w:numId w:val="220"/>
        </w:numPr>
        <w:ind w:left="454" w:hanging="454"/>
      </w:pPr>
      <w:r w:rsidRPr="0022764C">
        <w:t xml:space="preserve">the </w:t>
      </w:r>
      <w:r w:rsidRPr="0022764C">
        <w:rPr>
          <w:b/>
        </w:rPr>
        <w:t>Compensation</w:t>
      </w:r>
      <w:r w:rsidRPr="0022764C">
        <w:t xml:space="preserve"> payable by the </w:t>
      </w:r>
      <w:r w:rsidRPr="0022764C">
        <w:rPr>
          <w:b/>
        </w:rPr>
        <w:t>Insurer</w:t>
      </w:r>
      <w:r w:rsidRPr="0022764C">
        <w:t xml:space="preserve"> under this </w:t>
      </w:r>
      <w:r w:rsidRPr="0022764C">
        <w:rPr>
          <w:b/>
        </w:rPr>
        <w:t>Section</w:t>
      </w:r>
      <w:r w:rsidRPr="0022764C">
        <w:t xml:space="preserve"> is in accordance with the legal obligations relating to compulsory insurance of liability to employees but the </w:t>
      </w:r>
      <w:r w:rsidRPr="0022764C">
        <w:rPr>
          <w:b/>
        </w:rPr>
        <w:t>Insured</w:t>
      </w:r>
      <w:r w:rsidRPr="0022764C">
        <w:t xml:space="preserve"> shall repay to the </w:t>
      </w:r>
      <w:r w:rsidRPr="0022764C">
        <w:rPr>
          <w:b/>
        </w:rPr>
        <w:t>Insurer</w:t>
      </w:r>
      <w:r w:rsidRPr="0022764C">
        <w:t xml:space="preserve"> all sums paid by the </w:t>
      </w:r>
      <w:r w:rsidRPr="0022764C">
        <w:rPr>
          <w:b/>
        </w:rPr>
        <w:t>Insurer</w:t>
      </w:r>
      <w:r w:rsidRPr="0022764C">
        <w:t xml:space="preserve"> which the </w:t>
      </w:r>
      <w:r w:rsidRPr="0022764C">
        <w:rPr>
          <w:b/>
        </w:rPr>
        <w:t>Insurer</w:t>
      </w:r>
      <w:r w:rsidRPr="0022764C">
        <w:t xml:space="preserve"> would not have been liable to pay but for the provisions of such law; and</w:t>
      </w:r>
    </w:p>
    <w:p w14:paraId="71C4BB23" w14:textId="77777777" w:rsidR="00C07262" w:rsidRPr="0022764C" w:rsidRDefault="004A758F" w:rsidP="00662A63">
      <w:pPr>
        <w:pStyle w:val="BodyText"/>
        <w:numPr>
          <w:ilvl w:val="1"/>
          <w:numId w:val="220"/>
        </w:numPr>
        <w:ind w:left="454" w:hanging="454"/>
      </w:pPr>
      <w:r w:rsidRPr="0022764C">
        <w:t xml:space="preserve">the proceedings in relation to </w:t>
      </w:r>
      <w:r w:rsidRPr="0022764C">
        <w:rPr>
          <w:b/>
        </w:rPr>
        <w:t>Bodily</w:t>
      </w:r>
      <w:r w:rsidRPr="0022764C">
        <w:t xml:space="preserve"> </w:t>
      </w:r>
      <w:r w:rsidRPr="0022764C">
        <w:rPr>
          <w:b/>
        </w:rPr>
        <w:t>Injury</w:t>
      </w:r>
      <w:r w:rsidRPr="0022764C">
        <w:t xml:space="preserve"> are brought in a court of law in the </w:t>
      </w:r>
      <w:r w:rsidRPr="0022764C">
        <w:rPr>
          <w:b/>
          <w:bCs/>
        </w:rPr>
        <w:t>United Kingdom</w:t>
      </w:r>
      <w:r w:rsidRPr="0022764C">
        <w:t>.</w:t>
      </w:r>
    </w:p>
    <w:p w14:paraId="234C175E" w14:textId="77777777" w:rsidR="00C07262" w:rsidRPr="0022764C" w:rsidRDefault="004A758F">
      <w:pPr>
        <w:pStyle w:val="Heading1"/>
      </w:pPr>
      <w:r w:rsidRPr="0022764C">
        <w:t>Extensions</w:t>
      </w:r>
    </w:p>
    <w:p w14:paraId="3929291F" w14:textId="77777777" w:rsidR="00C07262" w:rsidRPr="0022764C" w:rsidRDefault="004A758F">
      <w:pPr>
        <w:pStyle w:val="Heading3"/>
      </w:pPr>
      <w:r w:rsidRPr="0022764C">
        <w:t>Additional Insured Parties</w:t>
      </w:r>
    </w:p>
    <w:p w14:paraId="7B1B5809" w14:textId="77777777" w:rsidR="00C07262" w:rsidRPr="0022764C" w:rsidRDefault="004A758F">
      <w:pPr>
        <w:pStyle w:val="BodyText"/>
      </w:pPr>
      <w:r w:rsidRPr="0022764C">
        <w:t xml:space="preserve">At the request of the </w:t>
      </w:r>
      <w:r w:rsidRPr="0022764C">
        <w:rPr>
          <w:b/>
        </w:rPr>
        <w:t>Insured</w:t>
      </w:r>
      <w:r w:rsidRPr="0022764C">
        <w:t xml:space="preserve"> this </w:t>
      </w:r>
      <w:r w:rsidRPr="0022764C">
        <w:rPr>
          <w:b/>
        </w:rPr>
        <w:t>Section</w:t>
      </w:r>
      <w:r w:rsidRPr="0022764C">
        <w:t xml:space="preserve"> covers:</w:t>
      </w:r>
    </w:p>
    <w:p w14:paraId="630D3FF0" w14:textId="77777777" w:rsidR="00C07262" w:rsidRPr="0022764C" w:rsidRDefault="004A758F" w:rsidP="00662A63">
      <w:pPr>
        <w:pStyle w:val="BodyText"/>
        <w:numPr>
          <w:ilvl w:val="0"/>
          <w:numId w:val="221"/>
        </w:numPr>
        <w:ind w:left="454" w:hanging="454"/>
      </w:pPr>
      <w:r w:rsidRPr="0022764C">
        <w:t xml:space="preserve">any director, partner or </w:t>
      </w:r>
      <w:r w:rsidRPr="0022764C">
        <w:rPr>
          <w:b/>
          <w:bCs/>
        </w:rPr>
        <w:t>Employee</w:t>
      </w:r>
      <w:r w:rsidRPr="0022764C">
        <w:rPr>
          <w:bCs/>
        </w:rPr>
        <w:t>;</w:t>
      </w:r>
    </w:p>
    <w:p w14:paraId="0E5ABEF8" w14:textId="77777777" w:rsidR="00C07262" w:rsidRPr="0022764C" w:rsidRDefault="004A758F" w:rsidP="00662A63">
      <w:pPr>
        <w:pStyle w:val="BodyText"/>
        <w:numPr>
          <w:ilvl w:val="0"/>
          <w:numId w:val="221"/>
        </w:numPr>
        <w:ind w:left="454" w:hanging="454"/>
      </w:pPr>
      <w:r w:rsidRPr="0022764C">
        <w:t xml:space="preserve">any officer, member, voluntary helper or </w:t>
      </w:r>
      <w:r w:rsidRPr="0022764C">
        <w:rPr>
          <w:bCs/>
        </w:rPr>
        <w:t>employee</w:t>
      </w:r>
      <w:r w:rsidRPr="0022764C">
        <w:t xml:space="preserve"> of the </w:t>
      </w:r>
      <w:r w:rsidRPr="0022764C">
        <w:rPr>
          <w:b/>
        </w:rPr>
        <w:t>Insured’s</w:t>
      </w:r>
      <w:r w:rsidRPr="0022764C">
        <w:t xml:space="preserve"> canteen, social, sports and welfare organisation or first aid, security, fire or ambulance services;</w:t>
      </w:r>
    </w:p>
    <w:p w14:paraId="4A5CEF55" w14:textId="77777777" w:rsidR="00C07262" w:rsidRPr="0022764C" w:rsidRDefault="004A758F">
      <w:pPr>
        <w:pStyle w:val="BodyText"/>
        <w:ind w:left="454"/>
      </w:pPr>
      <w:r w:rsidRPr="0022764C">
        <w:lastRenderedPageBreak/>
        <w:t>whilst acting in their respective capacities; and</w:t>
      </w:r>
    </w:p>
    <w:p w14:paraId="6A567568" w14:textId="77777777" w:rsidR="00C07262" w:rsidRPr="0022764C" w:rsidRDefault="004A758F" w:rsidP="00662A63">
      <w:pPr>
        <w:pStyle w:val="BodyText"/>
        <w:numPr>
          <w:ilvl w:val="0"/>
          <w:numId w:val="221"/>
        </w:numPr>
        <w:ind w:left="454" w:hanging="454"/>
      </w:pPr>
      <w:r w:rsidRPr="0022764C">
        <w:t xml:space="preserve">any director or partner of the </w:t>
      </w:r>
      <w:r w:rsidRPr="0022764C">
        <w:rPr>
          <w:b/>
        </w:rPr>
        <w:t>Insured</w:t>
      </w:r>
      <w:r w:rsidRPr="0022764C">
        <w:t xml:space="preserve"> in their private capacity arising out of work undertaken for them by an </w:t>
      </w:r>
      <w:r w:rsidRPr="0022764C">
        <w:rPr>
          <w:b/>
          <w:bCs/>
        </w:rPr>
        <w:t>Employee</w:t>
      </w:r>
      <w:r w:rsidRPr="0022764C">
        <w:rPr>
          <w:bCs/>
        </w:rPr>
        <w:t>.</w:t>
      </w:r>
    </w:p>
    <w:p w14:paraId="11E2F558" w14:textId="77777777" w:rsidR="00C07262" w:rsidRPr="0022764C" w:rsidRDefault="004A758F">
      <w:pPr>
        <w:pStyle w:val="Heading3"/>
      </w:pPr>
      <w:r w:rsidRPr="0022764C">
        <w:t>Criminal Prosecution Defence Costs</w:t>
      </w:r>
    </w:p>
    <w:p w14:paraId="4AEAED49" w14:textId="77777777" w:rsidR="00C07262" w:rsidRPr="0022764C" w:rsidRDefault="004A758F">
      <w:pPr>
        <w:pStyle w:val="BodyText"/>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w:t>
      </w:r>
      <w:r w:rsidRPr="0022764C">
        <w:rPr>
          <w:b/>
        </w:rPr>
        <w:t xml:space="preserve"> </w:t>
      </w:r>
      <w:r w:rsidRPr="0022764C">
        <w:t xml:space="preserve">any </w:t>
      </w:r>
      <w:r w:rsidRPr="0022764C">
        <w:rPr>
          <w:b/>
        </w:rPr>
        <w:t xml:space="preserve">Employee </w:t>
      </w:r>
      <w:r w:rsidRPr="0022764C">
        <w:t>or</w:t>
      </w:r>
      <w:r w:rsidRPr="0022764C">
        <w:rPr>
          <w:b/>
        </w:rPr>
        <w:t xml:space="preserve"> </w:t>
      </w:r>
      <w:r w:rsidRPr="0022764C">
        <w:t xml:space="preserve">director of the </w:t>
      </w:r>
      <w:r w:rsidRPr="0022764C">
        <w:rPr>
          <w:b/>
        </w:rPr>
        <w:t>Insured</w:t>
      </w:r>
      <w:r w:rsidRPr="0022764C">
        <w:t xml:space="preserve"> against the legal fees and expenses incurred with the </w:t>
      </w:r>
      <w:r w:rsidRPr="0022764C">
        <w:rPr>
          <w:b/>
        </w:rPr>
        <w:t xml:space="preserve">Insurer’s </w:t>
      </w:r>
      <w:r w:rsidRPr="0022764C">
        <w:t xml:space="preserve">prior written approval in defending any of them in respect of a prosecution within the definition of </w:t>
      </w:r>
      <w:r w:rsidRPr="0022764C">
        <w:rPr>
          <w:b/>
        </w:rPr>
        <w:t>Criminal Prosecution Defence Costs</w:t>
      </w:r>
      <w:r w:rsidRPr="0022764C">
        <w:t xml:space="preserve"> and subject to the specified sub-limits, for an offence alleged to be first committed during the </w:t>
      </w:r>
      <w:r w:rsidRPr="0022764C">
        <w:rPr>
          <w:b/>
        </w:rPr>
        <w:t xml:space="preserve">Period of Insurance </w:t>
      </w:r>
      <w:r w:rsidRPr="0022764C">
        <w:t xml:space="preserve">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r w:rsidRPr="0022764C">
        <w:t>.</w:t>
      </w:r>
    </w:p>
    <w:p w14:paraId="319DEBD4" w14:textId="77777777" w:rsidR="00C07262" w:rsidRPr="0022764C" w:rsidRDefault="004A758F">
      <w:pPr>
        <w:pStyle w:val="Heading3"/>
      </w:pPr>
      <w:r w:rsidRPr="0022764C">
        <w:t xml:space="preserve">Data Protection Act </w:t>
      </w:r>
    </w:p>
    <w:p w14:paraId="126CE37C" w14:textId="77777777" w:rsidR="00C07262" w:rsidRPr="0022764C" w:rsidRDefault="004A758F">
      <w:pPr>
        <w:pStyle w:val="BodyText"/>
        <w:rPr>
          <w:b/>
        </w:rPr>
      </w:pPr>
      <w:r w:rsidRPr="0022764C">
        <w:t xml:space="preserve">This </w:t>
      </w:r>
      <w:r w:rsidRPr="0022764C">
        <w:rPr>
          <w:b/>
        </w:rPr>
        <w:t xml:space="preserve">Extension </w:t>
      </w:r>
      <w:r w:rsidRPr="0022764C">
        <w:t xml:space="preserve">covers the </w:t>
      </w:r>
      <w:r w:rsidRPr="0022764C">
        <w:rPr>
          <w:b/>
        </w:rPr>
        <w:t>Insured’s</w:t>
      </w:r>
      <w:r w:rsidRPr="0022764C">
        <w:t xml:space="preserve"> liability to pay </w:t>
      </w:r>
      <w:r w:rsidRPr="0022764C">
        <w:rPr>
          <w:b/>
        </w:rPr>
        <w:t>Compensation</w:t>
      </w:r>
      <w:r w:rsidRPr="0022764C">
        <w:t xml:space="preserve"> in respect of damage or distress under s</w:t>
      </w:r>
      <w:r w:rsidRPr="0022764C">
        <w:rPr>
          <w:bCs/>
        </w:rPr>
        <w:t>ections 168 and</w:t>
      </w:r>
      <w:r w:rsidRPr="0022764C">
        <w:t xml:space="preserve"> 169 of the Data Protection Act 2018 or material or non-material damage under Article 82 of the General Data Protection Regulation EU Regulation 2016/679 (together “the Data Privacy Legislation”) to an </w:t>
      </w:r>
      <w:r w:rsidRPr="0022764C">
        <w:rPr>
          <w:b/>
        </w:rPr>
        <w:t>Employee</w:t>
      </w:r>
      <w:r w:rsidRPr="0022764C">
        <w:t xml:space="preserve"> and the </w:t>
      </w:r>
      <w:r w:rsidRPr="0022764C">
        <w:rPr>
          <w:b/>
        </w:rPr>
        <w:t>Employee</w:t>
      </w:r>
      <w:r w:rsidRPr="0022764C">
        <w:t xml:space="preserve"> is entitled to compensation under the Data Privacy Legislation, and </w:t>
      </w:r>
      <w:r w:rsidRPr="0022764C">
        <w:rPr>
          <w:b/>
        </w:rPr>
        <w:t>Costs and Expenses</w:t>
      </w:r>
    </w:p>
    <w:p w14:paraId="765FB9C0" w14:textId="77777777" w:rsidR="00C07262" w:rsidRPr="0022764C" w:rsidRDefault="004A758F">
      <w:pPr>
        <w:pStyle w:val="BodyText"/>
      </w:pPr>
      <w:r w:rsidRPr="0022764C">
        <w:t>provided that:</w:t>
      </w:r>
    </w:p>
    <w:p w14:paraId="5165F34F" w14:textId="77777777" w:rsidR="00C07262" w:rsidRPr="0022764C" w:rsidRDefault="004A758F" w:rsidP="00662A63">
      <w:pPr>
        <w:pStyle w:val="BodyText"/>
        <w:numPr>
          <w:ilvl w:val="2"/>
          <w:numId w:val="222"/>
        </w:numPr>
        <w:ind w:left="454" w:hanging="454"/>
      </w:pPr>
      <w:r w:rsidRPr="0022764C">
        <w:t xml:space="preserve">an offence is first committed by the </w:t>
      </w:r>
      <w:r w:rsidRPr="0022764C">
        <w:rPr>
          <w:b/>
        </w:rPr>
        <w:t>Insured</w:t>
      </w:r>
      <w:r w:rsidRPr="0022764C">
        <w:t xml:space="preserve"> during the </w:t>
      </w:r>
      <w:r w:rsidRPr="0022764C">
        <w:rPr>
          <w:b/>
          <w:bCs/>
        </w:rPr>
        <w:t xml:space="preserve">Period of Insurance </w:t>
      </w:r>
      <w:r w:rsidRPr="0022764C">
        <w:rPr>
          <w:bCs/>
        </w:rPr>
        <w:t xml:space="preserve">in connection with the </w:t>
      </w:r>
      <w:r w:rsidRPr="0022764C">
        <w:rPr>
          <w:b/>
          <w:bCs/>
        </w:rPr>
        <w:t>Business</w:t>
      </w:r>
      <w:r w:rsidRPr="0022764C">
        <w:rPr>
          <w:bCs/>
        </w:rPr>
        <w:t>;</w:t>
      </w:r>
    </w:p>
    <w:p w14:paraId="4F340194" w14:textId="77777777" w:rsidR="00C07262" w:rsidRPr="0022764C" w:rsidRDefault="004A758F" w:rsidP="00662A63">
      <w:pPr>
        <w:pStyle w:val="BodyText"/>
        <w:numPr>
          <w:ilvl w:val="2"/>
          <w:numId w:val="222"/>
        </w:numPr>
        <w:ind w:left="454" w:hanging="454"/>
      </w:pPr>
      <w:r w:rsidRPr="0022764C">
        <w:t xml:space="preserve">this </w:t>
      </w:r>
      <w:r w:rsidRPr="0022764C">
        <w:rPr>
          <w:b/>
        </w:rPr>
        <w:t>Extension</w:t>
      </w:r>
      <w:r w:rsidRPr="0022764C">
        <w:t xml:space="preserve"> shall not apply in respect of:</w:t>
      </w:r>
    </w:p>
    <w:p w14:paraId="192D697A" w14:textId="77777777" w:rsidR="00C07262" w:rsidRPr="0022764C" w:rsidRDefault="004A758F" w:rsidP="00662A63">
      <w:pPr>
        <w:pStyle w:val="BodyText"/>
        <w:numPr>
          <w:ilvl w:val="0"/>
          <w:numId w:val="223"/>
        </w:numPr>
        <w:ind w:left="908" w:hanging="454"/>
      </w:pPr>
      <w:r w:rsidRPr="0022764C">
        <w:t>the cost of replacing, reinstating, rectifying or erasing any personal data;</w:t>
      </w:r>
    </w:p>
    <w:p w14:paraId="7E343792" w14:textId="77777777" w:rsidR="00C07262" w:rsidRPr="0022764C" w:rsidRDefault="004A758F" w:rsidP="00662A63">
      <w:pPr>
        <w:pStyle w:val="BodyText"/>
        <w:numPr>
          <w:ilvl w:val="0"/>
          <w:numId w:val="223"/>
        </w:numPr>
        <w:ind w:left="908" w:hanging="454"/>
      </w:pPr>
      <w:r w:rsidRPr="0022764C">
        <w:t xml:space="preserve">claims which arise out of circumstances notified to previous insurers or known to the </w:t>
      </w:r>
      <w:r w:rsidRPr="0022764C">
        <w:rPr>
          <w:b/>
        </w:rPr>
        <w:t>Insured</w:t>
      </w:r>
      <w:r w:rsidRPr="0022764C">
        <w:t xml:space="preserve"> at the commencement of this insurance; or</w:t>
      </w:r>
    </w:p>
    <w:p w14:paraId="3444DC78" w14:textId="77777777" w:rsidR="00C07262" w:rsidRPr="0022764C" w:rsidRDefault="004A758F" w:rsidP="00662A63">
      <w:pPr>
        <w:pStyle w:val="BodyText"/>
        <w:numPr>
          <w:ilvl w:val="0"/>
          <w:numId w:val="223"/>
        </w:numPr>
        <w:ind w:left="908" w:hanging="454"/>
      </w:pPr>
      <w:r w:rsidRPr="0022764C">
        <w:t>liability for which compensation is provided under any other insurance.</w:t>
      </w:r>
    </w:p>
    <w:p w14:paraId="50CAA7F5" w14:textId="77777777" w:rsidR="00C07262" w:rsidRPr="0022764C" w:rsidRDefault="004A758F" w:rsidP="00662A63">
      <w:pPr>
        <w:pStyle w:val="BodyText"/>
        <w:numPr>
          <w:ilvl w:val="0"/>
          <w:numId w:val="223"/>
        </w:numPr>
        <w:ind w:left="908" w:hanging="454"/>
        <w:rPr>
          <w:szCs w:val="24"/>
        </w:rPr>
      </w:pPr>
      <w:r w:rsidRPr="0022764C">
        <w:rPr>
          <w:szCs w:val="24"/>
        </w:rPr>
        <w:t xml:space="preserve">any cost relating to the investigation of a data breach, or obligation to report a data breach to the Information Commissioner’s Office or other appropriate supervisory authority or regulatory body or to data subjects; </w:t>
      </w:r>
    </w:p>
    <w:p w14:paraId="099A3CF8" w14:textId="77777777" w:rsidR="00C07262" w:rsidRPr="0022764C" w:rsidRDefault="004A758F" w:rsidP="00662A63">
      <w:pPr>
        <w:pStyle w:val="BodyText"/>
        <w:numPr>
          <w:ilvl w:val="0"/>
          <w:numId w:val="223"/>
        </w:numPr>
        <w:ind w:left="908" w:hanging="454"/>
        <w:rPr>
          <w:szCs w:val="24"/>
        </w:rPr>
      </w:pPr>
      <w:r w:rsidRPr="0022764C">
        <w:rPr>
          <w:szCs w:val="24"/>
        </w:rPr>
        <w:t xml:space="preserve">liability arising from any deliberate act or omission of any party entitled to indemnity or </w:t>
      </w:r>
      <w:r w:rsidRPr="0022764C">
        <w:rPr>
          <w:b/>
          <w:szCs w:val="24"/>
        </w:rPr>
        <w:t>Compensation</w:t>
      </w:r>
      <w:r w:rsidRPr="0022764C">
        <w:rPr>
          <w:szCs w:val="24"/>
        </w:rPr>
        <w:t xml:space="preserve"> under this </w:t>
      </w:r>
      <w:r w:rsidRPr="0022764C">
        <w:rPr>
          <w:b/>
          <w:bCs/>
          <w:szCs w:val="24"/>
        </w:rPr>
        <w:t>Policy</w:t>
      </w:r>
      <w:r w:rsidRPr="0022764C">
        <w:rPr>
          <w:szCs w:val="24"/>
        </w:rPr>
        <w:t xml:space="preserve"> who knew at the relevant time that it would or could result in liability or compensation under the </w:t>
      </w:r>
      <w:r w:rsidRPr="0022764C">
        <w:rPr>
          <w:bCs/>
          <w:szCs w:val="24"/>
        </w:rPr>
        <w:t>Data Privacy Legislation</w:t>
      </w:r>
      <w:r w:rsidRPr="0022764C">
        <w:rPr>
          <w:szCs w:val="24"/>
        </w:rPr>
        <w:t xml:space="preserve">; or </w:t>
      </w:r>
    </w:p>
    <w:p w14:paraId="7D21BD33" w14:textId="77777777" w:rsidR="00C07262" w:rsidRPr="0022764C" w:rsidRDefault="004A758F" w:rsidP="00662A63">
      <w:pPr>
        <w:pStyle w:val="BodyText"/>
        <w:numPr>
          <w:ilvl w:val="0"/>
          <w:numId w:val="223"/>
        </w:numPr>
        <w:ind w:left="908" w:hanging="454"/>
        <w:rPr>
          <w:szCs w:val="24"/>
        </w:rPr>
      </w:pPr>
      <w:r w:rsidRPr="0022764C">
        <w:rPr>
          <w:szCs w:val="24"/>
        </w:rPr>
        <w:t xml:space="preserve">any person who is not an </w:t>
      </w:r>
      <w:r w:rsidRPr="0022764C">
        <w:rPr>
          <w:b/>
          <w:bCs/>
          <w:szCs w:val="24"/>
        </w:rPr>
        <w:t>Employee</w:t>
      </w:r>
      <w:r w:rsidRPr="0022764C">
        <w:rPr>
          <w:szCs w:val="24"/>
        </w:rPr>
        <w:t xml:space="preserve"> at the date of the offence; or</w:t>
      </w:r>
    </w:p>
    <w:p w14:paraId="126435D5" w14:textId="77777777" w:rsidR="00C07262" w:rsidRPr="0022764C" w:rsidRDefault="004A758F" w:rsidP="00662A63">
      <w:pPr>
        <w:pStyle w:val="BodyText"/>
        <w:numPr>
          <w:ilvl w:val="0"/>
          <w:numId w:val="223"/>
        </w:numPr>
        <w:ind w:left="908" w:hanging="454"/>
        <w:rPr>
          <w:szCs w:val="24"/>
        </w:rPr>
      </w:pPr>
      <w:r w:rsidRPr="0022764C">
        <w:rPr>
          <w:szCs w:val="24"/>
        </w:rPr>
        <w:t xml:space="preserve">claims, investigations or prosecutions instituted against the </w:t>
      </w:r>
      <w:r w:rsidRPr="0022764C">
        <w:rPr>
          <w:b/>
          <w:bCs/>
          <w:szCs w:val="24"/>
        </w:rPr>
        <w:t xml:space="preserve">Insured </w:t>
      </w:r>
      <w:r w:rsidRPr="0022764C">
        <w:rPr>
          <w:szCs w:val="24"/>
        </w:rPr>
        <w:t xml:space="preserve">outside the courts of the </w:t>
      </w:r>
      <w:r w:rsidRPr="0022764C">
        <w:rPr>
          <w:b/>
          <w:szCs w:val="24"/>
        </w:rPr>
        <w:t>United Kingdom</w:t>
      </w:r>
      <w:r w:rsidRPr="0022764C">
        <w:rPr>
          <w:szCs w:val="24"/>
        </w:rPr>
        <w:t>;</w:t>
      </w:r>
    </w:p>
    <w:p w14:paraId="2971D9DD" w14:textId="77777777" w:rsidR="00C07262" w:rsidRPr="0022764C" w:rsidRDefault="004A758F" w:rsidP="00662A63">
      <w:pPr>
        <w:pStyle w:val="BodyText"/>
        <w:numPr>
          <w:ilvl w:val="2"/>
          <w:numId w:val="222"/>
        </w:numPr>
        <w:ind w:left="454" w:hanging="454"/>
      </w:pPr>
      <w:r w:rsidRPr="0022764C">
        <w:t xml:space="preserve">the </w:t>
      </w:r>
      <w:r w:rsidRPr="0022764C">
        <w:rPr>
          <w:b/>
        </w:rPr>
        <w:t>Insured</w:t>
      </w:r>
      <w:r w:rsidRPr="0022764C">
        <w:t xml:space="preserve"> has taken all reasonable care to comply with the provisions of the Data Privacy Legislation</w:t>
      </w:r>
      <w:r w:rsidRPr="0022764C">
        <w:rPr>
          <w:bCs/>
        </w:rPr>
        <w:t>; and</w:t>
      </w:r>
    </w:p>
    <w:p w14:paraId="0FBFB094" w14:textId="77777777" w:rsidR="00C07262" w:rsidRPr="0022764C" w:rsidRDefault="004A758F" w:rsidP="00662A63">
      <w:pPr>
        <w:pStyle w:val="BodyText"/>
        <w:numPr>
          <w:ilvl w:val="2"/>
          <w:numId w:val="222"/>
        </w:numPr>
        <w:ind w:left="454" w:hanging="454"/>
      </w:pPr>
      <w:r w:rsidRPr="0022764C">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any one event giving rise to </w:t>
      </w:r>
      <w:r w:rsidRPr="0022764C">
        <w:rPr>
          <w:b/>
        </w:rPr>
        <w:t>Compensation</w:t>
      </w:r>
      <w:r w:rsidRPr="0022764C">
        <w:t xml:space="preserve"> in total for all </w:t>
      </w:r>
      <w:r w:rsidRPr="0022764C">
        <w:rPr>
          <w:b/>
        </w:rPr>
        <w:t xml:space="preserve">Employees </w:t>
      </w:r>
      <w:r w:rsidRPr="0022764C">
        <w:t>affected by such offence.</w:t>
      </w:r>
    </w:p>
    <w:p w14:paraId="47E5E792" w14:textId="77777777" w:rsidR="00C07262" w:rsidRPr="0022764C" w:rsidRDefault="004A758F">
      <w:pPr>
        <w:pStyle w:val="Heading3"/>
      </w:pPr>
      <w:r w:rsidRPr="0022764C">
        <w:t xml:space="preserve">Indemnity to Principals </w:t>
      </w:r>
    </w:p>
    <w:p w14:paraId="59F1A2A8" w14:textId="77777777" w:rsidR="00C07262" w:rsidRPr="0022764C" w:rsidRDefault="004A758F">
      <w:pPr>
        <w:pStyle w:val="BodyText"/>
      </w:pPr>
      <w:r w:rsidRPr="0022764C">
        <w:t xml:space="preserve">This </w:t>
      </w:r>
      <w:r w:rsidRPr="0022764C">
        <w:rPr>
          <w:b/>
        </w:rPr>
        <w:t>Extension</w:t>
      </w:r>
      <w:r w:rsidRPr="0022764C">
        <w:t xml:space="preserve"> covers any principal as though he was also the </w:t>
      </w:r>
      <w:r w:rsidRPr="0022764C">
        <w:rPr>
          <w:b/>
        </w:rPr>
        <w:t>Insured</w:t>
      </w:r>
      <w:r w:rsidRPr="0022764C">
        <w:t xml:space="preserve"> in respect of liability arising out of </w:t>
      </w:r>
      <w:r w:rsidRPr="0022764C">
        <w:rPr>
          <w:b/>
        </w:rPr>
        <w:t>Bodily Injury</w:t>
      </w:r>
      <w:r w:rsidRPr="0022764C">
        <w:t xml:space="preserve"> resulting from the performance of work by the </w:t>
      </w:r>
      <w:r w:rsidRPr="0022764C">
        <w:rPr>
          <w:b/>
        </w:rPr>
        <w:t>Insured</w:t>
      </w:r>
      <w:r w:rsidRPr="0022764C">
        <w:t xml:space="preserve"> but only to the extent required by any contract or agreement entered into for the performance of such work</w:t>
      </w:r>
    </w:p>
    <w:p w14:paraId="25F9DFF9" w14:textId="77777777" w:rsidR="00C07262" w:rsidRPr="0022764C" w:rsidRDefault="004A758F">
      <w:pPr>
        <w:pStyle w:val="BodyText"/>
      </w:pPr>
      <w:r w:rsidRPr="0022764C">
        <w:t xml:space="preserve">provided that the principal shall observe, fulfil and be subject to the </w:t>
      </w:r>
      <w:r w:rsidRPr="0022764C">
        <w:rPr>
          <w:b/>
        </w:rPr>
        <w:t>Section</w:t>
      </w:r>
      <w:r w:rsidRPr="0022764C">
        <w:t xml:space="preserve"> terms, Conditions, limitations and Exclusions and this </w:t>
      </w:r>
      <w:r w:rsidRPr="0022764C">
        <w:rPr>
          <w:b/>
        </w:rPr>
        <w:t>Policy’s</w:t>
      </w:r>
      <w:r w:rsidRPr="0022764C">
        <w:t xml:space="preserve"> Conditions and Exclusions.</w:t>
      </w:r>
    </w:p>
    <w:p w14:paraId="7E121E3B" w14:textId="77777777" w:rsidR="00C07262" w:rsidRPr="0022764C" w:rsidRDefault="004A758F">
      <w:pPr>
        <w:pStyle w:val="Heading3"/>
      </w:pPr>
      <w:r w:rsidRPr="0022764C">
        <w:t>Unsatisfied Court Judgments</w:t>
      </w:r>
    </w:p>
    <w:p w14:paraId="181EC847" w14:textId="77777777" w:rsidR="00C07262" w:rsidRPr="0022764C" w:rsidRDefault="004A758F">
      <w:pPr>
        <w:pStyle w:val="BodyText"/>
      </w:pPr>
      <w:r w:rsidRPr="0022764C">
        <w:t>This</w:t>
      </w:r>
      <w:r w:rsidRPr="0022764C">
        <w:rPr>
          <w:b/>
        </w:rPr>
        <w:t xml:space="preserve"> Extension </w:t>
      </w:r>
      <w:r w:rsidRPr="0022764C">
        <w:t xml:space="preserve">covers judgments for damages obtained by an </w:t>
      </w:r>
      <w:r w:rsidRPr="0022764C">
        <w:rPr>
          <w:b/>
          <w:bCs/>
        </w:rPr>
        <w:t>Employee</w:t>
      </w:r>
      <w:r w:rsidRPr="0022764C">
        <w:t xml:space="preserve"> in respect of </w:t>
      </w:r>
      <w:r w:rsidRPr="0022764C">
        <w:rPr>
          <w:b/>
          <w:bCs/>
        </w:rPr>
        <w:t>Bodily Injury</w:t>
      </w:r>
      <w:r w:rsidRPr="0022764C">
        <w:t xml:space="preserve"> caused during the </w:t>
      </w:r>
      <w:r w:rsidRPr="0022764C">
        <w:rPr>
          <w:b/>
          <w:bCs/>
        </w:rPr>
        <w:t>Period of Insurance</w:t>
      </w:r>
      <w:r w:rsidRPr="0022764C">
        <w:t xml:space="preserve"> and arising out of and in the course of his employment in the </w:t>
      </w:r>
      <w:r w:rsidRPr="0022764C">
        <w:rPr>
          <w:b/>
        </w:rPr>
        <w:t>Business</w:t>
      </w:r>
      <w:r w:rsidRPr="0022764C">
        <w:t xml:space="preserve"> against any company or individual in any court, if remaining unsatisfied in whole or in part 6 (six) months after the date of such judgment, the </w:t>
      </w:r>
      <w:r w:rsidRPr="0022764C">
        <w:rPr>
          <w:b/>
        </w:rPr>
        <w:t>Insurer</w:t>
      </w:r>
      <w:r w:rsidRPr="0022764C">
        <w:t xml:space="preserve"> will pay to the </w:t>
      </w:r>
      <w:r w:rsidRPr="0022764C">
        <w:rPr>
          <w:b/>
          <w:bCs/>
        </w:rPr>
        <w:t>Employee</w:t>
      </w:r>
      <w:r w:rsidRPr="0022764C">
        <w:rPr>
          <w:bCs/>
        </w:rPr>
        <w:t xml:space="preserve"> or the personal representatives of the </w:t>
      </w:r>
      <w:r w:rsidRPr="0022764C">
        <w:rPr>
          <w:b/>
          <w:bCs/>
        </w:rPr>
        <w:t>Employee</w:t>
      </w:r>
      <w:r w:rsidRPr="0022764C">
        <w:t xml:space="preserve"> at the request of the </w:t>
      </w:r>
      <w:r w:rsidRPr="0022764C">
        <w:rPr>
          <w:b/>
        </w:rPr>
        <w:t>Insured</w:t>
      </w:r>
      <w:r w:rsidRPr="0022764C">
        <w:t xml:space="preserve"> the amount of any such damages and any awarded costs to the extent that they remain unsatisfied</w:t>
      </w:r>
    </w:p>
    <w:p w14:paraId="6FF61598" w14:textId="77777777" w:rsidR="00C07262" w:rsidRPr="0022764C" w:rsidRDefault="004A758F">
      <w:pPr>
        <w:pStyle w:val="BodyText"/>
      </w:pPr>
      <w:r w:rsidRPr="0022764C">
        <w:t xml:space="preserve">provided that: </w:t>
      </w:r>
    </w:p>
    <w:p w14:paraId="4EA76533" w14:textId="77777777" w:rsidR="00C07262" w:rsidRPr="0022764C" w:rsidRDefault="004A758F" w:rsidP="00662A63">
      <w:pPr>
        <w:pStyle w:val="BodyText"/>
        <w:numPr>
          <w:ilvl w:val="2"/>
          <w:numId w:val="224"/>
        </w:numPr>
        <w:ind w:left="454" w:hanging="454"/>
      </w:pPr>
      <w:r w:rsidRPr="0022764C">
        <w:t>there is no appeal outstanding; and</w:t>
      </w:r>
    </w:p>
    <w:p w14:paraId="06E22E79" w14:textId="77777777" w:rsidR="00C07262" w:rsidRPr="0022764C" w:rsidRDefault="004A758F" w:rsidP="00662A63">
      <w:pPr>
        <w:pStyle w:val="BodyText"/>
        <w:numPr>
          <w:ilvl w:val="2"/>
          <w:numId w:val="224"/>
        </w:numPr>
        <w:ind w:left="454" w:hanging="454"/>
      </w:pPr>
      <w:r w:rsidRPr="0022764C">
        <w:t xml:space="preserve">the </w:t>
      </w:r>
      <w:r w:rsidRPr="0022764C">
        <w:rPr>
          <w:b/>
          <w:bCs/>
        </w:rPr>
        <w:t>Employee</w:t>
      </w:r>
      <w:r w:rsidRPr="0022764C">
        <w:rPr>
          <w:bCs/>
        </w:rPr>
        <w:t xml:space="preserve"> or his personal representatives assign the judgment and all rights arising out of it</w:t>
      </w:r>
      <w:r w:rsidRPr="0022764C">
        <w:t xml:space="preserve"> to the </w:t>
      </w:r>
      <w:r w:rsidRPr="0022764C">
        <w:rPr>
          <w:b/>
        </w:rPr>
        <w:t>Insurer</w:t>
      </w:r>
      <w:r w:rsidRPr="0022764C">
        <w:t>.</w:t>
      </w:r>
    </w:p>
    <w:p w14:paraId="2E1D7C60" w14:textId="77777777" w:rsidR="00C07262" w:rsidRPr="0022764C" w:rsidRDefault="004A758F">
      <w:pPr>
        <w:pStyle w:val="Heading1"/>
      </w:pPr>
      <w:r w:rsidRPr="0022764C">
        <w:t>Exclusions</w:t>
      </w:r>
    </w:p>
    <w:p w14:paraId="3C392CFE" w14:textId="77777777" w:rsidR="00C07262" w:rsidRPr="0022764C" w:rsidRDefault="004A758F">
      <w:pPr>
        <w:pStyle w:val="BodyText"/>
      </w:pPr>
      <w:r w:rsidRPr="0022764C">
        <w:t xml:space="preserve">This </w:t>
      </w:r>
      <w:r w:rsidRPr="0022764C">
        <w:rPr>
          <w:b/>
        </w:rPr>
        <w:t>Section</w:t>
      </w:r>
      <w:r w:rsidRPr="0022764C">
        <w:t xml:space="preserve"> shall not apply to any liability or </w:t>
      </w:r>
      <w:r w:rsidRPr="0022764C">
        <w:rPr>
          <w:b/>
        </w:rPr>
        <w:t>Compensation</w:t>
      </w:r>
      <w:r w:rsidRPr="0022764C">
        <w:t>:</w:t>
      </w:r>
    </w:p>
    <w:p w14:paraId="787FD600" w14:textId="77777777" w:rsidR="00C07262" w:rsidRPr="0022764C" w:rsidRDefault="004A758F">
      <w:pPr>
        <w:pStyle w:val="Heading3"/>
      </w:pPr>
      <w:r w:rsidRPr="0022764C">
        <w:t>Motor Insurance</w:t>
      </w:r>
    </w:p>
    <w:p w14:paraId="5B41B403" w14:textId="77777777" w:rsidR="00C07262" w:rsidRPr="0022764C" w:rsidRDefault="004A758F">
      <w:pPr>
        <w:pStyle w:val="BodyText"/>
      </w:pPr>
      <w:r w:rsidRPr="0022764C">
        <w:t xml:space="preserve">in respect of or arising out of </w:t>
      </w:r>
      <w:r w:rsidRPr="0022764C">
        <w:rPr>
          <w:b/>
        </w:rPr>
        <w:t>Bodily Injury</w:t>
      </w:r>
      <w:r w:rsidRPr="0022764C">
        <w:t xml:space="preserve"> caused to any </w:t>
      </w:r>
      <w:r w:rsidRPr="0022764C">
        <w:rPr>
          <w:b/>
        </w:rPr>
        <w:t>Employee</w:t>
      </w:r>
      <w:r w:rsidRPr="0022764C">
        <w:t xml:space="preserve"> (other than the driver) whilst being carried in or upon a vehicle or entering or getting onto or alighting from a vehicle where such </w:t>
      </w:r>
      <w:r w:rsidRPr="0022764C">
        <w:rPr>
          <w:b/>
        </w:rPr>
        <w:t>Bodily Injury</w:t>
      </w:r>
      <w:r w:rsidRPr="0022764C">
        <w:t xml:space="preserve"> is caused by or arises out of the use by the </w:t>
      </w:r>
      <w:r w:rsidRPr="0022764C">
        <w:rPr>
          <w:b/>
        </w:rPr>
        <w:t>Insured</w:t>
      </w:r>
      <w:r w:rsidRPr="0022764C">
        <w:t xml:space="preserve"> of a vehicle on a road.  For the purposes of this Exclusion the expressions “vehicle”, “use” and “road” shall have the same meaning as in Part VI of the Road Traffic Act 1988. </w:t>
      </w:r>
    </w:p>
    <w:p w14:paraId="02A3B43B" w14:textId="77777777" w:rsidR="00C07262" w:rsidRPr="0022764C" w:rsidRDefault="004A758F">
      <w:pPr>
        <w:pStyle w:val="Heading3"/>
      </w:pPr>
      <w:r w:rsidRPr="0022764C">
        <w:lastRenderedPageBreak/>
        <w:t>Offshore</w:t>
      </w:r>
    </w:p>
    <w:p w14:paraId="5D45E671" w14:textId="77777777" w:rsidR="00C07262" w:rsidRPr="0022764C" w:rsidRDefault="004A758F">
      <w:pPr>
        <w:pStyle w:val="BodyText"/>
      </w:pPr>
      <w:r w:rsidRPr="0022764C">
        <w:t>in respect of or arising out of</w:t>
      </w:r>
      <w:r w:rsidRPr="0022764C">
        <w:rPr>
          <w:b/>
        </w:rPr>
        <w:t xml:space="preserve"> Bodily Injury</w:t>
      </w:r>
      <w:r w:rsidRPr="0022764C">
        <w:t xml:space="preserve"> in connection with work or visits Offshore;</w:t>
      </w:r>
    </w:p>
    <w:p w14:paraId="5DA660EE" w14:textId="77777777" w:rsidR="00C07262" w:rsidRPr="0022764C" w:rsidRDefault="004A758F">
      <w:pPr>
        <w:pStyle w:val="Heading3"/>
      </w:pPr>
      <w:r w:rsidRPr="0022764C">
        <w:t>Workers’ Compensation</w:t>
      </w:r>
    </w:p>
    <w:p w14:paraId="52E1802C" w14:textId="77777777" w:rsidR="00C07262" w:rsidRPr="0022764C" w:rsidRDefault="004A758F">
      <w:pPr>
        <w:pStyle w:val="BodyText"/>
      </w:pPr>
      <w:r w:rsidRPr="0022764C">
        <w:t>payable under W</w:t>
      </w:r>
      <w:r w:rsidRPr="0022764C">
        <w:rPr>
          <w:bCs/>
        </w:rPr>
        <w:t>orkers’ C</w:t>
      </w:r>
      <w:r w:rsidRPr="0022764C">
        <w:t>ompensation or social security or health insurance legislation save for any compensation, recovery or unit payments that may be required by the Social Security Acts 1989 and 1990.</w:t>
      </w:r>
    </w:p>
    <w:p w14:paraId="2FFEFF89" w14:textId="77777777" w:rsidR="00C07262" w:rsidRPr="0022764C" w:rsidRDefault="004A758F">
      <w:pPr>
        <w:pStyle w:val="Heading1"/>
      </w:pPr>
      <w:r w:rsidRPr="0022764C">
        <w:t>Conditions</w:t>
      </w:r>
    </w:p>
    <w:p w14:paraId="649E05A8" w14:textId="77777777" w:rsidR="00C07262" w:rsidRPr="0022764C" w:rsidRDefault="004A758F">
      <w:pPr>
        <w:pStyle w:val="Heading3"/>
      </w:pPr>
      <w:r w:rsidRPr="0022764C">
        <w:t>Asbestos</w:t>
      </w:r>
    </w:p>
    <w:p w14:paraId="1D4BE489" w14:textId="2C5EFCC4" w:rsidR="00C07262" w:rsidRPr="0022764C" w:rsidRDefault="004A758F">
      <w:pPr>
        <w:pStyle w:val="BodyText"/>
      </w:pPr>
      <w:r w:rsidRPr="0022764C">
        <w:t xml:space="preserve">The liability of the </w:t>
      </w:r>
      <w:r w:rsidRPr="0022764C">
        <w:rPr>
          <w:b/>
        </w:rPr>
        <w:t>Insurer</w:t>
      </w:r>
      <w:r w:rsidRPr="0022764C">
        <w:t xml:space="preserve"> for all </w:t>
      </w:r>
      <w:r w:rsidRPr="0022764C">
        <w:rPr>
          <w:b/>
        </w:rPr>
        <w:t>Compensation</w:t>
      </w:r>
      <w:r w:rsidRPr="0022764C">
        <w:t xml:space="preserve"> and </w:t>
      </w:r>
      <w:r w:rsidRPr="0022764C">
        <w:rPr>
          <w:b/>
        </w:rPr>
        <w:t>Costs and Expenses</w:t>
      </w:r>
      <w:r w:rsidRPr="0022764C">
        <w:t xml:space="preserve"> arising out of or related in any way to asbestos or asbestos fibres or asbestos particles and any derivatives of asbestos or materials containing such in any form whatsoever shall not exceed the limit stated in the </w:t>
      </w:r>
      <w:r w:rsidRPr="0022764C">
        <w:rPr>
          <w:b/>
        </w:rPr>
        <w:t xml:space="preserve">Schedule </w:t>
      </w:r>
      <w:r w:rsidRPr="0022764C">
        <w:t>to this</w:t>
      </w:r>
      <w:r w:rsidRPr="0022764C">
        <w:rPr>
          <w:b/>
        </w:rPr>
        <w:t xml:space="preserve"> Section</w:t>
      </w:r>
      <w:r w:rsidRPr="0022764C">
        <w:t>.</w:t>
      </w:r>
    </w:p>
    <w:p w14:paraId="038B21D5" w14:textId="77777777" w:rsidR="00C07262" w:rsidRPr="0022764C" w:rsidRDefault="004A758F">
      <w:pPr>
        <w:pStyle w:val="Heading3"/>
      </w:pPr>
      <w:r w:rsidRPr="0022764C">
        <w:t xml:space="preserve">Terrorism </w:t>
      </w:r>
    </w:p>
    <w:p w14:paraId="0B9D957D" w14:textId="5313AB0B" w:rsidR="00C07262" w:rsidRPr="0022764C" w:rsidRDefault="004A758F">
      <w:pPr>
        <w:pStyle w:val="BodyText"/>
        <w:rPr>
          <w:rFonts w:eastAsia="MS Mincho"/>
        </w:rPr>
      </w:pPr>
      <w:r w:rsidRPr="0022764C">
        <w:t xml:space="preserve">The liability of the </w:t>
      </w:r>
      <w:r w:rsidRPr="0022764C">
        <w:rPr>
          <w:b/>
          <w:bCs/>
        </w:rPr>
        <w:t xml:space="preserve">Insurer </w:t>
      </w:r>
      <w:r w:rsidRPr="0022764C">
        <w:t xml:space="preserve">for all </w:t>
      </w:r>
      <w:r w:rsidRPr="0022764C">
        <w:rPr>
          <w:b/>
          <w:bCs/>
        </w:rPr>
        <w:t xml:space="preserve">Compensation </w:t>
      </w:r>
      <w:r w:rsidRPr="0022764C">
        <w:t xml:space="preserve">and </w:t>
      </w:r>
      <w:r w:rsidRPr="0022764C">
        <w:rPr>
          <w:b/>
          <w:bCs/>
        </w:rPr>
        <w:t xml:space="preserve">Costs and Expenses </w:t>
      </w:r>
      <w:r w:rsidRPr="0022764C">
        <w:t xml:space="preserve">arising out of </w:t>
      </w:r>
      <w:r w:rsidRPr="0022764C">
        <w:rPr>
          <w:b/>
          <w:bCs/>
        </w:rPr>
        <w:t xml:space="preserve">Terrorism </w:t>
      </w:r>
      <w:r w:rsidRPr="0022764C">
        <w:t xml:space="preserve">shall not exceed the limit stated in the </w:t>
      </w:r>
      <w:r w:rsidRPr="0022764C">
        <w:rPr>
          <w:b/>
          <w:bCs/>
        </w:rPr>
        <w:t xml:space="preserve">Schedule </w:t>
      </w:r>
      <w:r w:rsidRPr="0022764C">
        <w:t xml:space="preserve">to this </w:t>
      </w:r>
      <w:r w:rsidRPr="0022764C">
        <w:rPr>
          <w:b/>
          <w:bCs/>
        </w:rPr>
        <w:t>Section</w:t>
      </w:r>
      <w:r w:rsidRPr="0022764C">
        <w:t>.</w:t>
      </w:r>
    </w:p>
    <w:p w14:paraId="377C9D39" w14:textId="293D5D85" w:rsidR="00C07262" w:rsidRPr="0022764C" w:rsidDel="00454B95" w:rsidRDefault="00C07262">
      <w:pPr>
        <w:spacing w:before="0" w:line="240" w:lineRule="auto"/>
        <w:rPr>
          <w:rFonts w:asciiTheme="majorHAnsi" w:eastAsia="MS Mincho" w:hAnsiTheme="majorHAnsi" w:cstheme="majorHAnsi"/>
          <w:sz w:val="20"/>
        </w:rPr>
        <w:sectPr w:rsidR="00C07262" w:rsidRPr="0022764C" w:rsidDel="00454B95">
          <w:type w:val="nextColumn"/>
          <w:pgSz w:w="11906" w:h="16838" w:orient="landscape"/>
          <w:pgMar w:top="992" w:right="737" w:bottom="737" w:left="737" w:header="720" w:footer="473" w:gutter="0"/>
          <w:cols w:num="2" w:space="720"/>
        </w:sectPr>
      </w:pPr>
    </w:p>
    <w:p w14:paraId="10C25864" w14:textId="77777777" w:rsidR="00454B95" w:rsidRPr="0022764C" w:rsidRDefault="00454B95">
      <w:pPr>
        <w:pStyle w:val="Subtitle"/>
      </w:pPr>
    </w:p>
    <w:p w14:paraId="42A8721E" w14:textId="5BDD523F" w:rsidR="00C07262" w:rsidRPr="0022764C" w:rsidRDefault="004A758F">
      <w:pPr>
        <w:pStyle w:val="Subtitle"/>
      </w:pPr>
      <w:bookmarkStart w:id="6014" w:name="tocpg_14"/>
      <w:bookmarkEnd w:id="6014"/>
      <w:bookmarkStart w:id="138" w:name="Section_6"/>
      <w:r w:rsidRPr="0022764C">
        <w:t>Section 6: Public Liability Section</w:t>
      </w:r>
      <w:bookmarkEnd w:id="138"/>
    </w:p>
    <w:p w14:paraId="532EBDA4" w14:textId="77777777" w:rsidR="00C07262" w:rsidRPr="0022764C" w:rsidRDefault="004A758F">
      <w:pPr>
        <w:pStyle w:val="Heading1"/>
      </w:pPr>
      <w:r w:rsidRPr="0022764C">
        <w:t>Definition</w:t>
      </w:r>
    </w:p>
    <w:p w14:paraId="432E2720" w14:textId="77777777" w:rsidR="00C07262" w:rsidRPr="0022764C" w:rsidRDefault="004A758F">
      <w:pPr>
        <w:pStyle w:val="Heading3"/>
      </w:pPr>
      <w:r w:rsidRPr="0022764C">
        <w:t>Geographical Limits</w:t>
      </w:r>
    </w:p>
    <w:p w14:paraId="5C9FDBB4" w14:textId="77777777" w:rsidR="00C07262" w:rsidRPr="0022764C" w:rsidRDefault="004A758F">
      <w:pPr>
        <w:pStyle w:val="BodyText"/>
      </w:pPr>
      <w:r w:rsidRPr="0022764C">
        <w:t>Anywhere in the world</w:t>
      </w:r>
    </w:p>
    <w:p w14:paraId="7BBC6380" w14:textId="77777777" w:rsidR="00C07262" w:rsidRPr="0022764C" w:rsidRDefault="004A758F">
      <w:pPr>
        <w:pStyle w:val="Heading3"/>
      </w:pPr>
      <w:r w:rsidRPr="0022764C">
        <w:t>The Cover</w:t>
      </w:r>
    </w:p>
    <w:p w14:paraId="054220E9" w14:textId="3495958C" w:rsidR="00C07262" w:rsidRPr="0022764C" w:rsidRDefault="004A758F">
      <w:pPr>
        <w:pStyle w:val="BodyText"/>
      </w:pPr>
      <w:r w:rsidRPr="0022764C">
        <w:t xml:space="preserve">The </w:t>
      </w:r>
      <w:r w:rsidRPr="0022764C">
        <w:rPr>
          <w:b/>
        </w:rPr>
        <w:t>Insurer</w:t>
      </w:r>
      <w:r w:rsidRPr="0022764C">
        <w:t xml:space="preserve"> shall indemnify or compensate the </w:t>
      </w:r>
      <w:r w:rsidRPr="0022764C">
        <w:rPr>
          <w:b/>
        </w:rPr>
        <w:t>Insured</w:t>
      </w:r>
      <w:r w:rsidRPr="0022764C">
        <w:t xml:space="preserve"> for all sums as stated in the </w:t>
      </w:r>
      <w:r w:rsidRPr="0022764C">
        <w:rPr>
          <w:b/>
        </w:rPr>
        <w:t>Schedule</w:t>
      </w:r>
      <w:r w:rsidRPr="0022764C">
        <w:t xml:space="preserve"> that the </w:t>
      </w:r>
      <w:r w:rsidRPr="0022764C">
        <w:rPr>
          <w:b/>
        </w:rPr>
        <w:t>Insured</w:t>
      </w:r>
      <w:r w:rsidRPr="0022764C">
        <w:t xml:space="preserve"> shall become legally liable to pay as </w:t>
      </w:r>
      <w:r w:rsidRPr="0022764C">
        <w:rPr>
          <w:b/>
          <w:bCs/>
        </w:rPr>
        <w:t>Compensation</w:t>
      </w:r>
      <w:r w:rsidRPr="0022764C">
        <w:rPr>
          <w:bCs/>
        </w:rPr>
        <w:t xml:space="preserve"> </w:t>
      </w:r>
      <w:r w:rsidRPr="0022764C">
        <w:t>in respect of accidental:</w:t>
      </w:r>
    </w:p>
    <w:p w14:paraId="54F5446A" w14:textId="77777777" w:rsidR="00C07262" w:rsidRPr="0022764C" w:rsidRDefault="004A758F" w:rsidP="00662A63">
      <w:pPr>
        <w:pStyle w:val="BodyText"/>
        <w:numPr>
          <w:ilvl w:val="2"/>
          <w:numId w:val="246"/>
        </w:numPr>
        <w:ind w:left="454" w:hanging="454"/>
        <w:rPr>
          <w:strike/>
        </w:rPr>
      </w:pPr>
      <w:r w:rsidRPr="0022764C">
        <w:rPr>
          <w:b/>
          <w:bCs/>
        </w:rPr>
        <w:t>Bodily Injury</w:t>
      </w:r>
      <w:r w:rsidRPr="0022764C">
        <w:rPr>
          <w:bCs/>
        </w:rPr>
        <w:t xml:space="preserve"> to any person;</w:t>
      </w:r>
    </w:p>
    <w:p w14:paraId="604E7212" w14:textId="77777777" w:rsidR="00C07262" w:rsidRPr="0022764C" w:rsidRDefault="004A758F" w:rsidP="00662A63">
      <w:pPr>
        <w:pStyle w:val="BodyText"/>
        <w:numPr>
          <w:ilvl w:val="2"/>
          <w:numId w:val="246"/>
        </w:numPr>
        <w:ind w:left="454" w:hanging="454"/>
      </w:pPr>
      <w:r w:rsidRPr="0022764C">
        <w:rPr>
          <w:b/>
        </w:rPr>
        <w:t>Damage</w:t>
      </w:r>
      <w:r w:rsidRPr="0022764C">
        <w:t xml:space="preserve"> to material property not belonging to or in the custody or under the control of the </w:t>
      </w:r>
      <w:r w:rsidRPr="0022764C">
        <w:rPr>
          <w:b/>
        </w:rPr>
        <w:t>Insured</w:t>
      </w:r>
      <w:r w:rsidRPr="0022764C">
        <w:t xml:space="preserve"> or any </w:t>
      </w:r>
      <w:r w:rsidRPr="0022764C">
        <w:rPr>
          <w:b/>
          <w:bCs/>
        </w:rPr>
        <w:t>Employee</w:t>
      </w:r>
      <w:r w:rsidRPr="0022764C">
        <w:rPr>
          <w:bCs/>
        </w:rPr>
        <w:t>;</w:t>
      </w:r>
    </w:p>
    <w:p w14:paraId="3C7AF508" w14:textId="77777777" w:rsidR="00C07262" w:rsidRPr="0022764C" w:rsidRDefault="004A758F" w:rsidP="00662A63">
      <w:pPr>
        <w:pStyle w:val="BodyText"/>
        <w:numPr>
          <w:ilvl w:val="2"/>
          <w:numId w:val="246"/>
        </w:numPr>
        <w:ind w:left="454" w:hanging="454"/>
      </w:pPr>
      <w:r w:rsidRPr="0022764C">
        <w:t>obstruction, trespass, nuisance or interference with any easement, right of air, light, water or way; and</w:t>
      </w:r>
    </w:p>
    <w:p w14:paraId="5416FB3D" w14:textId="77777777" w:rsidR="00C07262" w:rsidRPr="0022764C" w:rsidRDefault="004A758F" w:rsidP="00662A63">
      <w:pPr>
        <w:pStyle w:val="BodyText"/>
        <w:numPr>
          <w:ilvl w:val="2"/>
          <w:numId w:val="246"/>
        </w:numPr>
        <w:ind w:left="454" w:hanging="454"/>
      </w:pPr>
      <w:r w:rsidRPr="0022764C">
        <w:t>wrongful arrest, detention or imprisonment;</w:t>
      </w:r>
    </w:p>
    <w:p w14:paraId="10B12A01" w14:textId="77777777" w:rsidR="00C07262" w:rsidRPr="0022764C" w:rsidRDefault="004A758F">
      <w:pPr>
        <w:pStyle w:val="BodyText"/>
        <w:rPr>
          <w:b/>
        </w:rPr>
      </w:pPr>
      <w:r w:rsidRPr="0022764C">
        <w:t xml:space="preserve">occurring within the </w:t>
      </w:r>
      <w:r w:rsidRPr="0022764C">
        <w:rPr>
          <w:b/>
        </w:rPr>
        <w:t>Geographical Limits,</w:t>
      </w:r>
      <w:r w:rsidRPr="0022764C">
        <w:t xml:space="preserve"> during the </w:t>
      </w:r>
      <w:r w:rsidRPr="0022764C">
        <w:rPr>
          <w:b/>
          <w:bCs/>
        </w:rPr>
        <w:t xml:space="preserve">Period of Insurance </w:t>
      </w:r>
      <w:r w:rsidRPr="0022764C">
        <w:rPr>
          <w:bCs/>
        </w:rPr>
        <w:t xml:space="preserve">and arising out of </w:t>
      </w:r>
      <w:r w:rsidRPr="0022764C">
        <w:t xml:space="preserve">the </w:t>
      </w:r>
      <w:r w:rsidRPr="0022764C">
        <w:rPr>
          <w:b/>
        </w:rPr>
        <w:t>Business</w:t>
      </w:r>
      <w:r w:rsidRPr="0022764C">
        <w:t xml:space="preserve"> provided that the</w:t>
      </w:r>
      <w:r w:rsidRPr="0022764C">
        <w:rPr>
          <w:b/>
        </w:rPr>
        <w:t xml:space="preserve"> Insurer’s</w:t>
      </w:r>
      <w:r w:rsidRPr="0022764C">
        <w:t xml:space="preserve"> </w:t>
      </w:r>
      <w:r w:rsidRPr="0022764C">
        <w:rPr>
          <w:b/>
          <w:bCs/>
        </w:rPr>
        <w:t>Limit of Liability</w:t>
      </w:r>
      <w:r w:rsidRPr="0022764C">
        <w:t xml:space="preserve"> shall not exceed the Limit stated in the </w:t>
      </w:r>
      <w:r w:rsidRPr="0022764C">
        <w:rPr>
          <w:b/>
        </w:rPr>
        <w:t>Schedule</w:t>
      </w:r>
      <w:r w:rsidRPr="0022764C">
        <w:rPr>
          <w:bCs/>
        </w:rPr>
        <w:t>.</w:t>
      </w:r>
    </w:p>
    <w:p w14:paraId="77A52FD8" w14:textId="77777777" w:rsidR="00C07262" w:rsidRPr="0022764C" w:rsidRDefault="004A758F">
      <w:pPr>
        <w:pStyle w:val="BodyText"/>
        <w:rPr>
          <w:b/>
          <w:strike/>
        </w:rPr>
      </w:pPr>
      <w:r w:rsidRPr="0022764C">
        <w:t xml:space="preserve">The </w:t>
      </w:r>
      <w:r w:rsidRPr="0022764C">
        <w:rPr>
          <w:b/>
        </w:rPr>
        <w:t>Insurer</w:t>
      </w:r>
      <w:r w:rsidRPr="0022764C">
        <w:t xml:space="preserve"> shall also indemnify or compensate the</w:t>
      </w:r>
      <w:r w:rsidRPr="0022764C">
        <w:rPr>
          <w:b/>
        </w:rPr>
        <w:t xml:space="preserve"> Insured </w:t>
      </w:r>
      <w:r w:rsidRPr="0022764C">
        <w:t>in respect of</w:t>
      </w:r>
      <w:r w:rsidRPr="0022764C">
        <w:rPr>
          <w:b/>
        </w:rPr>
        <w:t xml:space="preserve"> Costs and Expenses. Costs and Expenses</w:t>
      </w:r>
      <w:r w:rsidRPr="0022764C">
        <w:t xml:space="preserve"> are payable in addition to the </w:t>
      </w:r>
      <w:r w:rsidRPr="0022764C">
        <w:rPr>
          <w:b/>
          <w:bCs/>
        </w:rPr>
        <w:t>Limit of Liability</w:t>
      </w:r>
      <w:r w:rsidRPr="0022764C">
        <w:t xml:space="preserve"> other than in respect of claims made or brought in the United States of America or Canada where the </w:t>
      </w:r>
      <w:r w:rsidRPr="0022764C">
        <w:rPr>
          <w:b/>
          <w:bCs/>
        </w:rPr>
        <w:t>Limit of Liability</w:t>
      </w:r>
      <w:r w:rsidRPr="0022764C">
        <w:t xml:space="preserve"> will be inclusive of </w:t>
      </w:r>
      <w:r w:rsidRPr="0022764C">
        <w:rPr>
          <w:b/>
        </w:rPr>
        <w:t>Costs and Expenses.</w:t>
      </w:r>
    </w:p>
    <w:p w14:paraId="17295640" w14:textId="77777777" w:rsidR="00C07262" w:rsidRPr="0022764C" w:rsidRDefault="004A758F">
      <w:pPr>
        <w:pStyle w:val="Heading1"/>
      </w:pPr>
      <w:r w:rsidRPr="0022764C">
        <w:t>Extensions</w:t>
      </w:r>
    </w:p>
    <w:p w14:paraId="27DE9491" w14:textId="77777777" w:rsidR="00C07262" w:rsidRPr="0022764C" w:rsidRDefault="004A758F">
      <w:pPr>
        <w:pStyle w:val="Heading3"/>
      </w:pPr>
      <w:r w:rsidRPr="0022764C">
        <w:t>Additional Insured Parties</w:t>
      </w:r>
    </w:p>
    <w:p w14:paraId="20F644D0" w14:textId="77777777" w:rsidR="00C07262" w:rsidRPr="0022764C" w:rsidRDefault="004A758F">
      <w:pPr>
        <w:pStyle w:val="BodyText"/>
      </w:pPr>
      <w:r w:rsidRPr="0022764C">
        <w:t xml:space="preserve">At the request of the </w:t>
      </w:r>
      <w:r w:rsidRPr="0022764C">
        <w:rPr>
          <w:b/>
        </w:rPr>
        <w:t>Insured</w:t>
      </w:r>
      <w:r w:rsidRPr="0022764C">
        <w:t xml:space="preserve"> this </w:t>
      </w:r>
      <w:r w:rsidRPr="0022764C">
        <w:rPr>
          <w:b/>
        </w:rPr>
        <w:t>Section</w:t>
      </w:r>
      <w:r w:rsidRPr="0022764C">
        <w:t xml:space="preserve"> covers:</w:t>
      </w:r>
    </w:p>
    <w:p w14:paraId="22BA93A4" w14:textId="77777777" w:rsidR="00C07262" w:rsidRPr="0022764C" w:rsidRDefault="004A758F" w:rsidP="00662A63">
      <w:pPr>
        <w:pStyle w:val="BodyText"/>
        <w:numPr>
          <w:ilvl w:val="0"/>
          <w:numId w:val="245"/>
        </w:numPr>
        <w:ind w:left="454" w:hanging="454"/>
      </w:pPr>
      <w:r w:rsidRPr="0022764C">
        <w:t xml:space="preserve">any director, partner or </w:t>
      </w:r>
      <w:r w:rsidRPr="0022764C">
        <w:rPr>
          <w:b/>
          <w:bCs/>
        </w:rPr>
        <w:t>Employee</w:t>
      </w:r>
      <w:r w:rsidRPr="0022764C">
        <w:rPr>
          <w:bCs/>
        </w:rPr>
        <w:t>; and</w:t>
      </w:r>
    </w:p>
    <w:p w14:paraId="6ABEB745" w14:textId="77777777" w:rsidR="00C07262" w:rsidRPr="0022764C" w:rsidRDefault="004A758F" w:rsidP="00662A63">
      <w:pPr>
        <w:pStyle w:val="BodyText"/>
        <w:numPr>
          <w:ilvl w:val="0"/>
          <w:numId w:val="245"/>
        </w:numPr>
        <w:ind w:left="454" w:hanging="454"/>
      </w:pPr>
      <w:r w:rsidRPr="0022764C">
        <w:t xml:space="preserve">any officer, member, voluntary helper or </w:t>
      </w:r>
      <w:r w:rsidRPr="0022764C">
        <w:rPr>
          <w:bCs/>
        </w:rPr>
        <w:t>employee</w:t>
      </w:r>
      <w:r w:rsidRPr="0022764C">
        <w:t xml:space="preserve"> of the </w:t>
      </w:r>
      <w:r w:rsidRPr="0022764C">
        <w:rPr>
          <w:b/>
        </w:rPr>
        <w:t>Insured’s</w:t>
      </w:r>
      <w:r w:rsidRPr="0022764C">
        <w:t xml:space="preserve"> canteen, social sports or welfare organisation or first aid, security, fire or ambulance services;</w:t>
      </w:r>
    </w:p>
    <w:p w14:paraId="3189B0DA" w14:textId="77777777" w:rsidR="00C07262" w:rsidRPr="0022764C" w:rsidRDefault="004A758F">
      <w:pPr>
        <w:pStyle w:val="BodyText"/>
        <w:ind w:left="454"/>
      </w:pPr>
      <w:r w:rsidRPr="0022764C">
        <w:t>whilst acting in their respective capacities; and</w:t>
      </w:r>
    </w:p>
    <w:p w14:paraId="0A526C6C" w14:textId="77777777" w:rsidR="00C07262" w:rsidRPr="0022764C" w:rsidRDefault="004A758F" w:rsidP="00662A63">
      <w:pPr>
        <w:pStyle w:val="BodyText"/>
        <w:numPr>
          <w:ilvl w:val="0"/>
          <w:numId w:val="245"/>
        </w:numPr>
        <w:ind w:left="454" w:hanging="454"/>
      </w:pPr>
      <w:r w:rsidRPr="0022764C">
        <w:lastRenderedPageBreak/>
        <w:t xml:space="preserve">any director or senior official of the </w:t>
      </w:r>
      <w:r w:rsidRPr="0022764C">
        <w:rPr>
          <w:b/>
        </w:rPr>
        <w:t>Insured</w:t>
      </w:r>
      <w:r w:rsidRPr="0022764C">
        <w:t xml:space="preserve"> in their private capacity arising out of work undertaken for them by an </w:t>
      </w:r>
      <w:r w:rsidRPr="0022764C">
        <w:rPr>
          <w:b/>
          <w:bCs/>
        </w:rPr>
        <w:t>Employee</w:t>
      </w:r>
      <w:r w:rsidRPr="0022764C">
        <w:t>.</w:t>
      </w:r>
    </w:p>
    <w:p w14:paraId="17161AD1" w14:textId="77777777" w:rsidR="00C07262" w:rsidRPr="0022764C" w:rsidRDefault="004A758F">
      <w:pPr>
        <w:pStyle w:val="Heading3"/>
      </w:pPr>
      <w:r w:rsidRPr="0022764C">
        <w:t>Criminal Prosecution Defence Costs</w:t>
      </w:r>
    </w:p>
    <w:p w14:paraId="460F8484" w14:textId="77777777" w:rsidR="00C07262" w:rsidRPr="0022764C" w:rsidRDefault="004A758F">
      <w:pPr>
        <w:pStyle w:val="BodyText"/>
        <w:rPr>
          <w:bCs/>
        </w:rPr>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 any </w:t>
      </w:r>
      <w:r w:rsidRPr="0022764C">
        <w:rPr>
          <w:b/>
        </w:rPr>
        <w:t>Employee</w:t>
      </w:r>
      <w:r w:rsidRPr="0022764C">
        <w:t xml:space="preserve"> or director of the </w:t>
      </w:r>
      <w:r w:rsidRPr="0022764C">
        <w:rPr>
          <w:b/>
        </w:rPr>
        <w:t>Insured</w:t>
      </w:r>
      <w:r w:rsidRPr="0022764C">
        <w:t xml:space="preserve"> against the legal fees and expenses incurred with the </w:t>
      </w:r>
      <w:r w:rsidRPr="0022764C">
        <w:rPr>
          <w:b/>
        </w:rPr>
        <w:t>Insurer’s</w:t>
      </w:r>
      <w:r w:rsidRPr="0022764C">
        <w:t xml:space="preserve"> prior written approval in defending any of them in respect of a prosecution within the definition of </w:t>
      </w:r>
      <w:r w:rsidRPr="0022764C">
        <w:rPr>
          <w:b/>
        </w:rPr>
        <w:t>Criminal Prosecution Defence Costs</w:t>
      </w:r>
      <w:r w:rsidRPr="0022764C">
        <w:t xml:space="preserve"> and subject to the specified sub-limits, for an offence alleged to be first committed during the </w:t>
      </w:r>
      <w:r w:rsidRPr="0022764C">
        <w:rPr>
          <w:b/>
        </w:rPr>
        <w:t>Period of Insurance</w:t>
      </w:r>
      <w:r w:rsidRPr="0022764C">
        <w:t xml:space="preserve"> 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r w:rsidRPr="0022764C">
        <w:t>.</w:t>
      </w:r>
    </w:p>
    <w:p w14:paraId="5C5B8575" w14:textId="77777777" w:rsidR="00C07262" w:rsidRPr="0022764C" w:rsidRDefault="004A758F">
      <w:pPr>
        <w:pStyle w:val="Heading3"/>
      </w:pPr>
      <w:r w:rsidRPr="0022764C">
        <w:t xml:space="preserve">Cross Liabilities </w:t>
      </w:r>
    </w:p>
    <w:p w14:paraId="3E1BBA9D" w14:textId="77777777" w:rsidR="00C07262" w:rsidRPr="0022764C" w:rsidRDefault="004A758F">
      <w:pPr>
        <w:pStyle w:val="BodyText"/>
      </w:pPr>
      <w:r w:rsidRPr="0022764C">
        <w:t xml:space="preserve">Where more than one party is named as the </w:t>
      </w:r>
      <w:r w:rsidRPr="0022764C">
        <w:rPr>
          <w:b/>
        </w:rPr>
        <w:t>Insured</w:t>
      </w:r>
      <w:r w:rsidRPr="0022764C">
        <w:t>, each party will be indemnified as though they were individually insured</w:t>
      </w:r>
    </w:p>
    <w:p w14:paraId="48D2DC19" w14:textId="77777777" w:rsidR="00C07262" w:rsidRPr="0022764C" w:rsidRDefault="004A758F">
      <w:pPr>
        <w:pStyle w:val="BodyText"/>
      </w:pPr>
      <w:r w:rsidRPr="0022764C">
        <w:t>provided that:</w:t>
      </w:r>
    </w:p>
    <w:p w14:paraId="5C52745C" w14:textId="77777777" w:rsidR="00C07262" w:rsidRPr="0022764C" w:rsidRDefault="004A758F" w:rsidP="00662A63">
      <w:pPr>
        <w:pStyle w:val="BodyText"/>
        <w:numPr>
          <w:ilvl w:val="0"/>
          <w:numId w:val="244"/>
        </w:numPr>
        <w:ind w:left="454" w:hanging="454"/>
      </w:pPr>
      <w:r w:rsidRPr="0022764C">
        <w:t xml:space="preserve">this </w:t>
      </w:r>
      <w:r w:rsidRPr="0022764C">
        <w:rPr>
          <w:b/>
        </w:rPr>
        <w:t>Extension</w:t>
      </w:r>
      <w:r w:rsidRPr="0022764C">
        <w:t xml:space="preserve"> shall not apply to liability for which an indemnity is or would be granted but for the existence of this insurance under any employers’ liability insurance; and</w:t>
      </w:r>
    </w:p>
    <w:p w14:paraId="6246DFFC" w14:textId="77777777" w:rsidR="00C07262" w:rsidRPr="0022764C" w:rsidRDefault="004A758F" w:rsidP="00662A63">
      <w:pPr>
        <w:pStyle w:val="BodyText"/>
        <w:numPr>
          <w:ilvl w:val="0"/>
          <w:numId w:val="244"/>
        </w:numPr>
        <w:ind w:left="454" w:hanging="454"/>
      </w:pPr>
      <w:r w:rsidRPr="0022764C">
        <w:t xml:space="preserve">this </w:t>
      </w:r>
      <w:r w:rsidRPr="0022764C">
        <w:rPr>
          <w:b/>
        </w:rPr>
        <w:t>Extension</w:t>
      </w:r>
      <w:r w:rsidRPr="0022764C">
        <w:t xml:space="preserve"> shall not apply to liability arising directly or in any way in connection with </w:t>
      </w:r>
      <w:r w:rsidRPr="0022764C">
        <w:rPr>
          <w:b/>
        </w:rPr>
        <w:t>Damage</w:t>
      </w:r>
      <w:r w:rsidRPr="0022764C">
        <w:t xml:space="preserve"> to premises (including contents) whose occupancy is shared between 2 (two) or more parties named as the </w:t>
      </w:r>
      <w:r w:rsidRPr="0022764C">
        <w:rPr>
          <w:b/>
        </w:rPr>
        <w:t>Insured</w:t>
      </w:r>
    </w:p>
    <w:p w14:paraId="540BBC55" w14:textId="77777777" w:rsidR="00C07262" w:rsidRPr="0022764C" w:rsidRDefault="004A758F">
      <w:pPr>
        <w:pStyle w:val="Heading3"/>
      </w:pPr>
      <w:r w:rsidRPr="0022764C">
        <w:t>Custody or Control</w:t>
      </w:r>
    </w:p>
    <w:p w14:paraId="6144F765" w14:textId="77777777"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Insured’s</w:t>
      </w:r>
      <w:r w:rsidRPr="0022764C">
        <w:t xml:space="preserve"> liability for </w:t>
      </w:r>
      <w:r w:rsidRPr="0022764C">
        <w:rPr>
          <w:b/>
        </w:rPr>
        <w:t>Damage</w:t>
      </w:r>
      <w:r w:rsidRPr="0022764C">
        <w:t xml:space="preserve"> to material property in the custody of or under the control of the </w:t>
      </w:r>
      <w:r w:rsidRPr="0022764C">
        <w:rPr>
          <w:b/>
        </w:rPr>
        <w:t>Insured</w:t>
      </w:r>
      <w:r w:rsidRPr="0022764C">
        <w:t xml:space="preserve"> but solely in respect of:</w:t>
      </w:r>
    </w:p>
    <w:p w14:paraId="2DD3DAD3" w14:textId="77777777" w:rsidR="00C07262" w:rsidRPr="0022764C" w:rsidRDefault="004A758F" w:rsidP="00662A63">
      <w:pPr>
        <w:pStyle w:val="BodyText"/>
        <w:numPr>
          <w:ilvl w:val="2"/>
          <w:numId w:val="243"/>
        </w:numPr>
        <w:ind w:left="454" w:hanging="454"/>
      </w:pPr>
      <w:r w:rsidRPr="0022764C">
        <w:t xml:space="preserve">its directors’, </w:t>
      </w:r>
      <w:r w:rsidRPr="0022764C">
        <w:rPr>
          <w:b/>
          <w:bCs/>
        </w:rPr>
        <w:t>Employees’</w:t>
      </w:r>
      <w:r w:rsidRPr="0022764C">
        <w:t xml:space="preserve"> or visitors’ personal effects (including motor vehicles);</w:t>
      </w:r>
    </w:p>
    <w:p w14:paraId="337E912B" w14:textId="77777777" w:rsidR="00C07262" w:rsidRPr="0022764C" w:rsidRDefault="004A758F" w:rsidP="00662A63">
      <w:pPr>
        <w:pStyle w:val="BodyText"/>
        <w:numPr>
          <w:ilvl w:val="2"/>
          <w:numId w:val="243"/>
        </w:numPr>
        <w:ind w:left="454" w:hanging="454"/>
      </w:pPr>
      <w:r w:rsidRPr="0022764C">
        <w:t xml:space="preserve">property at premises not owned, leased, hired or rented by the </w:t>
      </w:r>
      <w:r w:rsidRPr="0022764C">
        <w:rPr>
          <w:b/>
        </w:rPr>
        <w:t>Insured</w:t>
      </w:r>
      <w:r w:rsidRPr="0022764C">
        <w:t xml:space="preserve"> but in their temporary occupation or possession for the purpose of work therein or thereon except for the specific part of the premises or for material property which is being worked on; and</w:t>
      </w:r>
    </w:p>
    <w:p w14:paraId="1993E129" w14:textId="77777777" w:rsidR="00C07262" w:rsidRPr="0022764C" w:rsidRDefault="004A758F" w:rsidP="00662A63">
      <w:pPr>
        <w:pStyle w:val="BodyText"/>
        <w:numPr>
          <w:ilvl w:val="2"/>
          <w:numId w:val="243"/>
        </w:numPr>
        <w:ind w:left="454" w:hanging="454"/>
      </w:pPr>
      <w:r w:rsidRPr="0022764C">
        <w:t xml:space="preserve">premises leased or rented to the </w:t>
      </w:r>
      <w:r w:rsidRPr="0022764C">
        <w:rPr>
          <w:b/>
        </w:rPr>
        <w:t>Insured</w:t>
      </w:r>
      <w:r w:rsidRPr="0022764C">
        <w:t xml:space="preserve"> provided that liability for such </w:t>
      </w:r>
      <w:r w:rsidRPr="0022764C">
        <w:rPr>
          <w:b/>
        </w:rPr>
        <w:t>Damage</w:t>
      </w:r>
      <w:r w:rsidRPr="0022764C">
        <w:t xml:space="preserve"> is not assumed by the </w:t>
      </w:r>
      <w:r w:rsidRPr="0022764C">
        <w:rPr>
          <w:b/>
        </w:rPr>
        <w:t>Insured</w:t>
      </w:r>
      <w:r w:rsidRPr="0022764C">
        <w:t xml:space="preserve"> under agreement which would not have attached in the absence of such agreement.</w:t>
      </w:r>
    </w:p>
    <w:p w14:paraId="5931A0C2" w14:textId="77777777" w:rsidR="00C07262" w:rsidRPr="0022764C" w:rsidRDefault="004A758F">
      <w:pPr>
        <w:pStyle w:val="BodyText"/>
      </w:pPr>
      <w:r w:rsidRPr="0022764C">
        <w:t xml:space="preserve">In respect of property which is not the subject of any of the above paragraphs this </w:t>
      </w:r>
      <w:r w:rsidRPr="0022764C">
        <w:rPr>
          <w:b/>
        </w:rPr>
        <w:t>Section</w:t>
      </w:r>
      <w:r w:rsidRPr="0022764C">
        <w:t xml:space="preserve"> extends to cover the </w:t>
      </w:r>
      <w:r w:rsidRPr="0022764C">
        <w:rPr>
          <w:b/>
        </w:rPr>
        <w:t>Insured’s</w:t>
      </w:r>
      <w:r w:rsidRPr="0022764C">
        <w:t xml:space="preserve"> liability for </w:t>
      </w:r>
      <w:r w:rsidRPr="0022764C">
        <w:rPr>
          <w:b/>
        </w:rPr>
        <w:t xml:space="preserve">Damage </w:t>
      </w:r>
      <w:r w:rsidRPr="0022764C">
        <w:t xml:space="preserve">to the material property of others held in trust by the </w:t>
      </w:r>
      <w:r w:rsidRPr="0022764C">
        <w:rPr>
          <w:b/>
        </w:rPr>
        <w:t>Insured</w:t>
      </w:r>
      <w:r w:rsidRPr="0022764C">
        <w:t xml:space="preserve"> or in the </w:t>
      </w:r>
      <w:r w:rsidRPr="0022764C">
        <w:rPr>
          <w:b/>
        </w:rPr>
        <w:t>Insured’s</w:t>
      </w:r>
      <w:r w:rsidRPr="0022764C">
        <w:t xml:space="preserve"> care, custody or control </w:t>
      </w:r>
      <w:r w:rsidRPr="0022764C">
        <w:rPr>
          <w:iCs/>
        </w:rPr>
        <w:t xml:space="preserve">(excluding property belonging to or hired to the </w:t>
      </w:r>
      <w:r w:rsidRPr="0022764C">
        <w:rPr>
          <w:b/>
          <w:iCs/>
          <w:color w:val="000000" w:themeColor="text1"/>
        </w:rPr>
        <w:t>Insured</w:t>
      </w:r>
      <w:r w:rsidRPr="0022764C">
        <w:rPr>
          <w:iCs/>
          <w:color w:val="000000" w:themeColor="text1"/>
        </w:rPr>
        <w:t xml:space="preserve"> and/or property which the </w:t>
      </w:r>
      <w:r w:rsidRPr="0022764C">
        <w:rPr>
          <w:b/>
          <w:iCs/>
          <w:color w:val="000000" w:themeColor="text1"/>
        </w:rPr>
        <w:t>Insured</w:t>
      </w:r>
      <w:r w:rsidRPr="0022764C">
        <w:rPr>
          <w:iCs/>
          <w:color w:val="000000" w:themeColor="text1"/>
        </w:rPr>
        <w:t xml:space="preserve"> is required to insure by virtue of any agreement)</w:t>
      </w:r>
      <w:r w:rsidRPr="0022764C">
        <w:rPr>
          <w:i/>
          <w:iCs/>
          <w:color w:val="000000" w:themeColor="text1"/>
        </w:rPr>
        <w:t xml:space="preserve"> </w:t>
      </w:r>
      <w:r w:rsidRPr="0022764C">
        <w:t xml:space="preserve">in connection with the </w:t>
      </w:r>
      <w:r w:rsidRPr="0022764C">
        <w:rPr>
          <w:b/>
        </w:rPr>
        <w:t xml:space="preserve">Business </w:t>
      </w:r>
      <w:r w:rsidRPr="0022764C">
        <w:t xml:space="preserve">provided that 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in respect of all claims during the period of Insurance and subject to an excess of GBP 2,500 (two thousand five hundred pounds sterling) each and every claim.</w:t>
      </w:r>
    </w:p>
    <w:p w14:paraId="5FF11B86" w14:textId="77777777" w:rsidR="00C07262" w:rsidRPr="0022764C" w:rsidRDefault="004A758F">
      <w:pPr>
        <w:pStyle w:val="Heading3"/>
      </w:pPr>
      <w:r w:rsidRPr="0022764C">
        <w:t xml:space="preserve">Data Protection Act </w:t>
      </w:r>
    </w:p>
    <w:p w14:paraId="3FB9D6D8" w14:textId="77777777" w:rsidR="00C07262" w:rsidRPr="0022764C" w:rsidRDefault="004A758F">
      <w:pPr>
        <w:pStyle w:val="BodyText"/>
      </w:pPr>
      <w:r w:rsidRPr="0022764C">
        <w:t xml:space="preserve">This </w:t>
      </w:r>
      <w:r w:rsidRPr="0022764C">
        <w:rPr>
          <w:b/>
        </w:rPr>
        <w:t>Extension</w:t>
      </w:r>
      <w:r w:rsidRPr="0022764C">
        <w:t xml:space="preserve"> covers the </w:t>
      </w:r>
      <w:r w:rsidRPr="0022764C">
        <w:rPr>
          <w:b/>
        </w:rPr>
        <w:t>Insured’s</w:t>
      </w:r>
      <w:r w:rsidRPr="0022764C">
        <w:t xml:space="preserve"> liability to pay </w:t>
      </w:r>
      <w:r w:rsidRPr="0022764C">
        <w:rPr>
          <w:b/>
        </w:rPr>
        <w:t>Compensation</w:t>
      </w:r>
      <w:r w:rsidRPr="0022764C">
        <w:t xml:space="preserve"> in respect of damage or distress under sections 168 and 169 of the Data Protection Act 2018 or material or non-material damage under Article 82 of the General Data Protection </w:t>
      </w:r>
      <w:r w:rsidRPr="0022764C">
        <w:rPr>
          <w:rFonts w:eastAsia="Times New Roman"/>
        </w:rPr>
        <w:t xml:space="preserve">Regulation EU Regulation 2016/679 </w:t>
      </w:r>
      <w:r w:rsidRPr="0022764C">
        <w:t xml:space="preserve">(together “the Data Privacy Legislation”), and </w:t>
      </w:r>
      <w:r w:rsidRPr="0022764C">
        <w:rPr>
          <w:b/>
        </w:rPr>
        <w:t>Costs</w:t>
      </w:r>
      <w:r w:rsidRPr="0022764C">
        <w:t xml:space="preserve"> </w:t>
      </w:r>
      <w:r w:rsidRPr="0022764C">
        <w:rPr>
          <w:b/>
        </w:rPr>
        <w:t>and</w:t>
      </w:r>
      <w:r w:rsidRPr="0022764C">
        <w:t xml:space="preserve"> </w:t>
      </w:r>
      <w:r w:rsidRPr="0022764C">
        <w:rPr>
          <w:b/>
        </w:rPr>
        <w:t>Expenses</w:t>
      </w:r>
    </w:p>
    <w:p w14:paraId="5773FD46" w14:textId="77777777" w:rsidR="00C07262" w:rsidRPr="0022764C" w:rsidRDefault="004A758F">
      <w:pPr>
        <w:pStyle w:val="BodyText"/>
      </w:pPr>
      <w:r w:rsidRPr="0022764C">
        <w:t>provided that:</w:t>
      </w:r>
    </w:p>
    <w:p w14:paraId="17C85A59" w14:textId="77777777" w:rsidR="00C07262" w:rsidRPr="0022764C" w:rsidRDefault="004A758F" w:rsidP="00662A63">
      <w:pPr>
        <w:pStyle w:val="BodyText"/>
        <w:numPr>
          <w:ilvl w:val="2"/>
          <w:numId w:val="241"/>
        </w:numPr>
        <w:ind w:left="454" w:hanging="454"/>
      </w:pPr>
      <w:r w:rsidRPr="0022764C">
        <w:t xml:space="preserve">an offence is first committed by the </w:t>
      </w:r>
      <w:r w:rsidRPr="0022764C">
        <w:rPr>
          <w:b/>
        </w:rPr>
        <w:t xml:space="preserve">Insured </w:t>
      </w:r>
      <w:r w:rsidRPr="0022764C">
        <w:t xml:space="preserve">during the </w:t>
      </w:r>
      <w:r w:rsidRPr="0022764C">
        <w:rPr>
          <w:b/>
          <w:bCs/>
        </w:rPr>
        <w:t xml:space="preserve">Period of Insurance </w:t>
      </w:r>
      <w:r w:rsidRPr="0022764C">
        <w:rPr>
          <w:bCs/>
        </w:rPr>
        <w:t>in connection with the</w:t>
      </w:r>
      <w:r w:rsidRPr="0022764C">
        <w:rPr>
          <w:b/>
          <w:bCs/>
        </w:rPr>
        <w:t xml:space="preserve"> Business</w:t>
      </w:r>
      <w:r w:rsidRPr="0022764C">
        <w:rPr>
          <w:bCs/>
        </w:rPr>
        <w:t>;</w:t>
      </w:r>
    </w:p>
    <w:p w14:paraId="7C3EBBBB" w14:textId="77777777" w:rsidR="00C07262" w:rsidRPr="0022764C" w:rsidRDefault="004A758F" w:rsidP="00662A63">
      <w:pPr>
        <w:pStyle w:val="BodyText"/>
        <w:numPr>
          <w:ilvl w:val="2"/>
          <w:numId w:val="241"/>
        </w:numPr>
        <w:ind w:left="454" w:hanging="454"/>
      </w:pPr>
      <w:r w:rsidRPr="0022764C">
        <w:t xml:space="preserve">this </w:t>
      </w:r>
      <w:r w:rsidRPr="0022764C">
        <w:rPr>
          <w:b/>
        </w:rPr>
        <w:t xml:space="preserve">Extension </w:t>
      </w:r>
      <w:r w:rsidRPr="0022764C">
        <w:t>shall not apply in respect of:</w:t>
      </w:r>
    </w:p>
    <w:p w14:paraId="0DB4E601" w14:textId="77777777" w:rsidR="00C07262" w:rsidRPr="0022764C" w:rsidRDefault="004A758F" w:rsidP="00662A63">
      <w:pPr>
        <w:pStyle w:val="BodyText"/>
        <w:numPr>
          <w:ilvl w:val="0"/>
          <w:numId w:val="242"/>
        </w:numPr>
        <w:ind w:left="908" w:hanging="454"/>
      </w:pPr>
      <w:r w:rsidRPr="0022764C">
        <w:t>the cost of replacing, reinstating, rectifying or erasing any personal data;</w:t>
      </w:r>
    </w:p>
    <w:p w14:paraId="6FE86B95" w14:textId="77777777" w:rsidR="00C07262" w:rsidRPr="0022764C" w:rsidRDefault="004A758F" w:rsidP="00662A63">
      <w:pPr>
        <w:pStyle w:val="BodyText"/>
        <w:numPr>
          <w:ilvl w:val="0"/>
          <w:numId w:val="242"/>
        </w:numPr>
        <w:ind w:left="908" w:hanging="454"/>
      </w:pPr>
      <w:r w:rsidRPr="0022764C">
        <w:t xml:space="preserve">claims which arise out of circumstances notified to previous insurers or known to the </w:t>
      </w:r>
      <w:r w:rsidRPr="0022764C">
        <w:rPr>
          <w:b/>
        </w:rPr>
        <w:t>Insured</w:t>
      </w:r>
      <w:r w:rsidRPr="0022764C">
        <w:t xml:space="preserve"> at the commencement of this insurance; or</w:t>
      </w:r>
    </w:p>
    <w:p w14:paraId="42742E50" w14:textId="77777777" w:rsidR="00C07262" w:rsidRPr="0022764C" w:rsidRDefault="004A758F" w:rsidP="00662A63">
      <w:pPr>
        <w:pStyle w:val="BodyText"/>
        <w:numPr>
          <w:ilvl w:val="0"/>
          <w:numId w:val="242"/>
        </w:numPr>
        <w:ind w:left="908" w:hanging="454"/>
      </w:pPr>
      <w:r w:rsidRPr="0022764C">
        <w:t>liability for which compensation is provided under any other insurance;</w:t>
      </w:r>
    </w:p>
    <w:p w14:paraId="7E217E36" w14:textId="77777777" w:rsidR="00C07262" w:rsidRPr="0022764C" w:rsidRDefault="004A758F" w:rsidP="00662A63">
      <w:pPr>
        <w:pStyle w:val="BodyText"/>
        <w:numPr>
          <w:ilvl w:val="0"/>
          <w:numId w:val="242"/>
        </w:numPr>
        <w:ind w:left="908" w:hanging="454"/>
      </w:pPr>
      <w:r w:rsidRPr="0022764C">
        <w:t xml:space="preserve">any cost relating to the investigation of a data breach, or obligation to report a data breach to the Information Commissioner’s Office or other appropriate supervisory authority or regulatory body or to data subjects; </w:t>
      </w:r>
    </w:p>
    <w:p w14:paraId="65F3E4F0" w14:textId="77777777" w:rsidR="00C07262" w:rsidRPr="0022764C" w:rsidRDefault="004A758F" w:rsidP="00662A63">
      <w:pPr>
        <w:pStyle w:val="BodyText"/>
        <w:numPr>
          <w:ilvl w:val="0"/>
          <w:numId w:val="242"/>
        </w:numPr>
        <w:ind w:left="908" w:hanging="454"/>
      </w:pPr>
      <w:r w:rsidRPr="0022764C">
        <w:t xml:space="preserve">liability arising from any deliberate act or omission of any party entitled to indemnity or </w:t>
      </w:r>
      <w:r w:rsidRPr="0022764C">
        <w:rPr>
          <w:b/>
        </w:rPr>
        <w:t>Compensation</w:t>
      </w:r>
      <w:r w:rsidRPr="0022764C">
        <w:t xml:space="preserve"> under this </w:t>
      </w:r>
      <w:r w:rsidRPr="0022764C">
        <w:rPr>
          <w:b/>
        </w:rPr>
        <w:t>Policy</w:t>
      </w:r>
      <w:r w:rsidRPr="0022764C">
        <w:t xml:space="preserve"> who knew at the relevant time that it would or could result in liability or compensation under the Data Privacy Legislation; or</w:t>
      </w:r>
    </w:p>
    <w:p w14:paraId="58A2A6D3" w14:textId="77777777" w:rsidR="00C07262" w:rsidRPr="0022764C" w:rsidRDefault="004A758F" w:rsidP="00662A63">
      <w:pPr>
        <w:pStyle w:val="BodyText"/>
        <w:numPr>
          <w:ilvl w:val="0"/>
          <w:numId w:val="242"/>
        </w:numPr>
        <w:ind w:left="908" w:hanging="454"/>
      </w:pPr>
      <w:r w:rsidRPr="0022764C">
        <w:t xml:space="preserve">claims, investigations or prosecutions instituted against the </w:t>
      </w:r>
      <w:r w:rsidRPr="0022764C">
        <w:rPr>
          <w:b/>
        </w:rPr>
        <w:t>Insured</w:t>
      </w:r>
      <w:r w:rsidRPr="0022764C">
        <w:t xml:space="preserve"> outside the courts of the </w:t>
      </w:r>
      <w:r w:rsidRPr="0022764C">
        <w:rPr>
          <w:b/>
        </w:rPr>
        <w:t>United Kingdom</w:t>
      </w:r>
      <w:r w:rsidRPr="0022764C">
        <w:t>;</w:t>
      </w:r>
    </w:p>
    <w:p w14:paraId="72E6CC1C" w14:textId="77777777" w:rsidR="00C07262" w:rsidRPr="0022764C" w:rsidRDefault="004A758F" w:rsidP="00662A63">
      <w:pPr>
        <w:pStyle w:val="BodyText"/>
        <w:numPr>
          <w:ilvl w:val="2"/>
          <w:numId w:val="241"/>
        </w:numPr>
        <w:ind w:left="454" w:hanging="454"/>
      </w:pPr>
      <w:r w:rsidRPr="0022764C">
        <w:t xml:space="preserve">the </w:t>
      </w:r>
      <w:r w:rsidRPr="0022764C">
        <w:rPr>
          <w:b/>
        </w:rPr>
        <w:t>Insured</w:t>
      </w:r>
      <w:r w:rsidRPr="0022764C">
        <w:t xml:space="preserve"> has taken all reasonable care to comply with the provisions of the Data Privacy Legislation</w:t>
      </w:r>
      <w:r w:rsidRPr="0022764C">
        <w:rPr>
          <w:bCs/>
        </w:rPr>
        <w:t>; and</w:t>
      </w:r>
    </w:p>
    <w:p w14:paraId="1B3137C0" w14:textId="77777777" w:rsidR="00C07262" w:rsidRPr="0022764C" w:rsidRDefault="004A758F" w:rsidP="00662A63">
      <w:pPr>
        <w:pStyle w:val="BodyText"/>
        <w:numPr>
          <w:ilvl w:val="2"/>
          <w:numId w:val="241"/>
        </w:numPr>
        <w:ind w:left="454" w:hanging="454"/>
      </w:pPr>
      <w:r w:rsidRPr="0022764C">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any one offence.</w:t>
      </w:r>
    </w:p>
    <w:p w14:paraId="4A3471AE" w14:textId="77777777" w:rsidR="00C07262" w:rsidRPr="0022764C" w:rsidRDefault="004A758F">
      <w:pPr>
        <w:pStyle w:val="Heading3"/>
      </w:pPr>
      <w:r w:rsidRPr="0022764C">
        <w:t>Defective Premises Act 1972</w:t>
      </w:r>
    </w:p>
    <w:p w14:paraId="58F9EB23" w14:textId="77777777" w:rsidR="00C07262" w:rsidRPr="0022764C" w:rsidRDefault="004A758F">
      <w:pPr>
        <w:pStyle w:val="BodyText"/>
      </w:pPr>
      <w:r w:rsidRPr="0022764C">
        <w:t xml:space="preserve">This </w:t>
      </w:r>
      <w:r w:rsidRPr="0022764C">
        <w:rPr>
          <w:b/>
        </w:rPr>
        <w:t>Extension</w:t>
      </w:r>
      <w:r w:rsidRPr="0022764C">
        <w:t xml:space="preserve"> covers the </w:t>
      </w:r>
      <w:r w:rsidRPr="0022764C">
        <w:rPr>
          <w:b/>
        </w:rPr>
        <w:t>Insured</w:t>
      </w:r>
      <w:r w:rsidRPr="0022764C">
        <w:t xml:space="preserve"> against liability for </w:t>
      </w:r>
      <w:r w:rsidRPr="0022764C">
        <w:rPr>
          <w:b/>
        </w:rPr>
        <w:t>Bodily Injury</w:t>
      </w:r>
      <w:r w:rsidRPr="0022764C">
        <w:t xml:space="preserve"> or </w:t>
      </w:r>
      <w:r w:rsidRPr="0022764C">
        <w:rPr>
          <w:b/>
        </w:rPr>
        <w:t>Damage</w:t>
      </w:r>
      <w:r w:rsidRPr="0022764C">
        <w:t xml:space="preserve"> incurred by the </w:t>
      </w:r>
      <w:r w:rsidRPr="0022764C">
        <w:rPr>
          <w:b/>
        </w:rPr>
        <w:t>Insured</w:t>
      </w:r>
      <w:r w:rsidRPr="0022764C">
        <w:t xml:space="preserve"> by virtue of </w:t>
      </w:r>
      <w:r w:rsidRPr="0022764C">
        <w:rPr>
          <w:bCs/>
        </w:rPr>
        <w:t>section</w:t>
      </w:r>
      <w:r w:rsidRPr="0022764C">
        <w:t xml:space="preserve"> 3 of the Defective </w:t>
      </w:r>
      <w:r w:rsidRPr="0022764C">
        <w:rPr>
          <w:bCs/>
        </w:rPr>
        <w:t>Premises</w:t>
      </w:r>
      <w:r w:rsidRPr="0022764C">
        <w:t xml:space="preserve"> Act 1972 </w:t>
      </w:r>
      <w:r w:rsidRPr="0022764C">
        <w:rPr>
          <w:bCs/>
        </w:rPr>
        <w:t xml:space="preserve">or </w:t>
      </w:r>
      <w:r w:rsidRPr="0022764C">
        <w:t xml:space="preserve">of </w:t>
      </w:r>
      <w:r w:rsidRPr="0022764C">
        <w:rPr>
          <w:bCs/>
        </w:rPr>
        <w:t>section</w:t>
      </w:r>
      <w:r w:rsidRPr="0022764C">
        <w:t xml:space="preserve"> 5 of the Defective </w:t>
      </w:r>
      <w:r w:rsidRPr="0022764C">
        <w:rPr>
          <w:bCs/>
        </w:rPr>
        <w:t>Premises</w:t>
      </w:r>
      <w:r w:rsidRPr="0022764C">
        <w:t xml:space="preserve"> Measure (Northern Ireland) </w:t>
      </w:r>
      <w:r w:rsidRPr="0022764C">
        <w:lastRenderedPageBreak/>
        <w:t xml:space="preserve">Order 1975 in connection with premises disposed of by the </w:t>
      </w:r>
      <w:r w:rsidRPr="0022764C">
        <w:rPr>
          <w:b/>
        </w:rPr>
        <w:t>Insured</w:t>
      </w:r>
      <w:r w:rsidRPr="0022764C">
        <w:t xml:space="preserve"> excluding:</w:t>
      </w:r>
    </w:p>
    <w:p w14:paraId="06BE9022" w14:textId="77777777" w:rsidR="00C07262" w:rsidRPr="0022764C" w:rsidRDefault="004A758F" w:rsidP="00662A63">
      <w:pPr>
        <w:pStyle w:val="BodyText"/>
        <w:numPr>
          <w:ilvl w:val="2"/>
          <w:numId w:val="240"/>
        </w:numPr>
        <w:ind w:left="454" w:hanging="454"/>
      </w:pPr>
      <w:r w:rsidRPr="0022764C">
        <w:t xml:space="preserve">any liability where the </w:t>
      </w:r>
      <w:r w:rsidRPr="0022764C">
        <w:rPr>
          <w:b/>
        </w:rPr>
        <w:t>Insured</w:t>
      </w:r>
      <w:r w:rsidRPr="0022764C">
        <w:t xml:space="preserve"> is entitled to compensation under any other insurance;</w:t>
      </w:r>
    </w:p>
    <w:p w14:paraId="57AC29D6" w14:textId="77777777" w:rsidR="00C07262" w:rsidRPr="0022764C" w:rsidRDefault="004A758F" w:rsidP="00662A63">
      <w:pPr>
        <w:pStyle w:val="BodyText"/>
        <w:numPr>
          <w:ilvl w:val="2"/>
          <w:numId w:val="240"/>
        </w:numPr>
        <w:ind w:left="454" w:hanging="454"/>
      </w:pPr>
      <w:r w:rsidRPr="0022764C">
        <w:t xml:space="preserve">any claim for the cost of remedying any defect or alleged defect which if not remedied may result in liability to which the </w:t>
      </w:r>
      <w:r w:rsidRPr="0022764C">
        <w:rPr>
          <w:b/>
        </w:rPr>
        <w:t>Compensation</w:t>
      </w:r>
      <w:r w:rsidRPr="0022764C">
        <w:t xml:space="preserve"> expressed in this </w:t>
      </w:r>
      <w:r w:rsidRPr="0022764C">
        <w:rPr>
          <w:b/>
        </w:rPr>
        <w:t>Section</w:t>
      </w:r>
      <w:r w:rsidRPr="0022764C">
        <w:t xml:space="preserve"> applies; and</w:t>
      </w:r>
    </w:p>
    <w:p w14:paraId="02CDED82" w14:textId="77777777" w:rsidR="00C07262" w:rsidRPr="0022764C" w:rsidRDefault="004A758F" w:rsidP="00662A63">
      <w:pPr>
        <w:pStyle w:val="BodyText"/>
        <w:numPr>
          <w:ilvl w:val="2"/>
          <w:numId w:val="240"/>
        </w:numPr>
        <w:ind w:left="454" w:hanging="454"/>
      </w:pPr>
      <w:r w:rsidRPr="0022764C">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w:t>
      </w:r>
    </w:p>
    <w:p w14:paraId="311D43E2" w14:textId="77777777" w:rsidR="00C07262" w:rsidRPr="0022764C" w:rsidRDefault="004A758F">
      <w:pPr>
        <w:pStyle w:val="Heading3"/>
      </w:pPr>
      <w:r w:rsidRPr="0022764C">
        <w:t>Indemnity to Principals</w:t>
      </w:r>
    </w:p>
    <w:p w14:paraId="4AC1FCA9" w14:textId="77777777" w:rsidR="00C07262" w:rsidRPr="0022764C" w:rsidRDefault="004A758F">
      <w:pPr>
        <w:pStyle w:val="BodyText"/>
      </w:pPr>
      <w:r w:rsidRPr="0022764C">
        <w:t>This</w:t>
      </w:r>
      <w:r w:rsidRPr="0022764C">
        <w:rPr>
          <w:b/>
        </w:rPr>
        <w:t xml:space="preserve"> Extension </w:t>
      </w:r>
      <w:r w:rsidRPr="0022764C">
        <w:t xml:space="preserve">covers any principal as though they were also the </w:t>
      </w:r>
      <w:r w:rsidRPr="0022764C">
        <w:rPr>
          <w:b/>
        </w:rPr>
        <w:t>Insured</w:t>
      </w:r>
      <w:r w:rsidRPr="0022764C">
        <w:t xml:space="preserve"> in respect of liability arising out of </w:t>
      </w:r>
      <w:r w:rsidRPr="0022764C">
        <w:rPr>
          <w:b/>
          <w:bCs/>
        </w:rPr>
        <w:t>Bodily Injury</w:t>
      </w:r>
      <w:r w:rsidRPr="0022764C">
        <w:t xml:space="preserve"> or </w:t>
      </w:r>
      <w:r w:rsidRPr="0022764C">
        <w:rPr>
          <w:b/>
        </w:rPr>
        <w:t>Damage</w:t>
      </w:r>
      <w:r w:rsidRPr="0022764C">
        <w:t xml:space="preserve"> to material property resulting from the performance of work by the </w:t>
      </w:r>
      <w:r w:rsidRPr="0022764C">
        <w:rPr>
          <w:b/>
        </w:rPr>
        <w:t>Insured</w:t>
      </w:r>
      <w:r w:rsidRPr="0022764C">
        <w:t xml:space="preserve"> but only to the extent required by any contract or agreement entered into for the performance of such work and only against legal liability in respect of which the Policyholder would have been entitled to indemnity had the claim been made against the Policyholder</w:t>
      </w:r>
    </w:p>
    <w:p w14:paraId="0F06BBC9" w14:textId="77777777" w:rsidR="00C07262" w:rsidRPr="0022764C" w:rsidRDefault="004A758F">
      <w:pPr>
        <w:pStyle w:val="BodyText"/>
      </w:pPr>
      <w:r w:rsidRPr="0022764C">
        <w:t xml:space="preserve">provided that the principal shall observe, fulfil and be subject to the </w:t>
      </w:r>
      <w:r w:rsidRPr="0022764C">
        <w:rPr>
          <w:b/>
        </w:rPr>
        <w:t>Section</w:t>
      </w:r>
      <w:r w:rsidRPr="0022764C">
        <w:t xml:space="preserve"> terms, Conditions, limitations and Exclusions and this </w:t>
      </w:r>
      <w:r w:rsidRPr="0022764C">
        <w:rPr>
          <w:b/>
        </w:rPr>
        <w:t>Policy’s</w:t>
      </w:r>
      <w:r w:rsidRPr="0022764C">
        <w:t xml:space="preserve"> Conditions and Exclusions.</w:t>
      </w:r>
    </w:p>
    <w:p w14:paraId="105EC013" w14:textId="77777777" w:rsidR="00C07262" w:rsidRPr="0022764C" w:rsidRDefault="004A758F">
      <w:pPr>
        <w:pStyle w:val="Heading3"/>
      </w:pPr>
      <w:r w:rsidRPr="0022764C">
        <w:t>Legionella Liability</w:t>
      </w:r>
    </w:p>
    <w:p w14:paraId="1DFB5945" w14:textId="77777777"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against legal liability for </w:t>
      </w:r>
      <w:r w:rsidRPr="0022764C">
        <w:rPr>
          <w:b/>
        </w:rPr>
        <w:t>Compensation</w:t>
      </w:r>
      <w:r w:rsidRPr="0022764C">
        <w:t xml:space="preserve"> and </w:t>
      </w:r>
      <w:r w:rsidRPr="0022764C">
        <w:rPr>
          <w:b/>
        </w:rPr>
        <w:t>Costs and Expenses</w:t>
      </w:r>
      <w:r w:rsidRPr="0022764C">
        <w:t xml:space="preserve"> in respect of </w:t>
      </w:r>
      <w:r w:rsidRPr="0022764C">
        <w:rPr>
          <w:b/>
        </w:rPr>
        <w:t>Bodily Injury</w:t>
      </w:r>
      <w:r w:rsidRPr="0022764C">
        <w:t xml:space="preserve"> caused by legionellosis arising out of the </w:t>
      </w:r>
      <w:r w:rsidRPr="0022764C">
        <w:rPr>
          <w:b/>
        </w:rPr>
        <w:t>Business</w:t>
      </w:r>
      <w:r w:rsidRPr="0022764C">
        <w:t xml:space="preserve"> and occurring during the </w:t>
      </w:r>
      <w:r w:rsidRPr="0022764C">
        <w:rPr>
          <w:b/>
        </w:rPr>
        <w:t>Period of Insurance</w:t>
      </w:r>
    </w:p>
    <w:p w14:paraId="4E9C60AA" w14:textId="77777777" w:rsidR="00C07262" w:rsidRPr="0022764C" w:rsidRDefault="004A758F">
      <w:pPr>
        <w:pStyle w:val="BodyText"/>
      </w:pPr>
      <w:r w:rsidRPr="0022764C">
        <w:t>provided that:</w:t>
      </w:r>
    </w:p>
    <w:p w14:paraId="6035473A" w14:textId="77777777" w:rsidR="00C07262" w:rsidRPr="0022764C" w:rsidRDefault="004A758F" w:rsidP="00662A63">
      <w:pPr>
        <w:pStyle w:val="BodyText"/>
        <w:numPr>
          <w:ilvl w:val="2"/>
          <w:numId w:val="239"/>
        </w:numPr>
        <w:ind w:left="454" w:hanging="454"/>
      </w:pPr>
      <w:r w:rsidRPr="0022764C">
        <w:t xml:space="preserve">in connection with any premises owned, hired or rented by the </w:t>
      </w:r>
      <w:r w:rsidRPr="0022764C">
        <w:rPr>
          <w:b/>
        </w:rPr>
        <w:t>Insured</w:t>
      </w:r>
      <w:r w:rsidRPr="0022764C">
        <w:t xml:space="preserve"> that the </w:t>
      </w:r>
      <w:r w:rsidRPr="0022764C">
        <w:rPr>
          <w:b/>
        </w:rPr>
        <w:t>Insured</w:t>
      </w:r>
      <w:r w:rsidRPr="0022764C">
        <w:t xml:space="preserve"> complies with the Health and Safety Commissions Approved Code of Practice - Legionnaires' Disease: The control of legionella bacteria in water systems - Ref ISBN-0-7176-1772-6 or any amending Code of Practice;</w:t>
      </w:r>
    </w:p>
    <w:p w14:paraId="76FA645E" w14:textId="77777777" w:rsidR="00C07262" w:rsidRPr="0022764C" w:rsidRDefault="004A758F" w:rsidP="00662A63">
      <w:pPr>
        <w:pStyle w:val="BodyText"/>
        <w:numPr>
          <w:ilvl w:val="2"/>
          <w:numId w:val="239"/>
        </w:numPr>
        <w:ind w:left="454" w:hanging="454"/>
      </w:pPr>
      <w:r w:rsidRPr="0022764C">
        <w:t xml:space="preserve">the </w:t>
      </w:r>
      <w:r w:rsidRPr="0022764C">
        <w:rPr>
          <w:b/>
        </w:rPr>
        <w:t>Insurer</w:t>
      </w:r>
      <w:r w:rsidRPr="0022764C">
        <w:t xml:space="preserve"> may at any time pay the </w:t>
      </w:r>
      <w:r w:rsidRPr="0022764C">
        <w:rPr>
          <w:b/>
        </w:rPr>
        <w:t>Limit of Liability</w:t>
      </w:r>
      <w:r w:rsidRPr="0022764C">
        <w:t xml:space="preserve"> (less any sums already paid) or any lesser amount for which a claim can be settled.  The </w:t>
      </w:r>
      <w:r w:rsidRPr="0022764C">
        <w:rPr>
          <w:b/>
        </w:rPr>
        <w:t>Insurer</w:t>
      </w:r>
      <w:r w:rsidRPr="0022764C">
        <w:t xml:space="preserve"> will then relinquish control of such claim and be under no further liability in respect thereof;</w:t>
      </w:r>
    </w:p>
    <w:p w14:paraId="7EE9645A" w14:textId="77777777" w:rsidR="00C07262" w:rsidRPr="0022764C" w:rsidRDefault="004A758F" w:rsidP="00662A63">
      <w:pPr>
        <w:pStyle w:val="BodyText"/>
        <w:numPr>
          <w:ilvl w:val="2"/>
          <w:numId w:val="239"/>
        </w:numPr>
        <w:ind w:left="454" w:hanging="454"/>
        <w:rPr>
          <w:b/>
        </w:rPr>
      </w:pPr>
      <w:r w:rsidRPr="0022764C">
        <w:t xml:space="preserve">all claims arising out of the same isolated, repeated or continuing incidence of legionellosis shall be deemed to have occurred during the </w:t>
      </w:r>
      <w:r w:rsidRPr="0022764C">
        <w:rPr>
          <w:b/>
        </w:rPr>
        <w:t>Period of Insurance</w:t>
      </w:r>
      <w:r w:rsidRPr="0022764C">
        <w:t>;</w:t>
      </w:r>
      <w:r w:rsidRPr="0022764C">
        <w:rPr>
          <w:b/>
        </w:rPr>
        <w:t xml:space="preserve"> </w:t>
      </w:r>
      <w:r w:rsidRPr="0022764C">
        <w:t>and</w:t>
      </w:r>
    </w:p>
    <w:p w14:paraId="5ABBDAC9" w14:textId="77777777" w:rsidR="00C07262" w:rsidRPr="0022764C" w:rsidRDefault="004A758F" w:rsidP="00662A63">
      <w:pPr>
        <w:pStyle w:val="BodyText"/>
        <w:numPr>
          <w:ilvl w:val="2"/>
          <w:numId w:val="239"/>
        </w:numPr>
        <w:ind w:left="454" w:hanging="454"/>
      </w:pPr>
      <w:r w:rsidRPr="0022764C">
        <w:t xml:space="preserve">the </w:t>
      </w:r>
      <w:r w:rsidRPr="0022764C">
        <w:rPr>
          <w:b/>
        </w:rPr>
        <w:t xml:space="preserve">Limit of Liability </w:t>
      </w:r>
      <w:r w:rsidRPr="0022764C">
        <w:t xml:space="preserve">applicable to this </w:t>
      </w:r>
      <w:r w:rsidRPr="0022764C">
        <w:rPr>
          <w:b/>
        </w:rPr>
        <w:t xml:space="preserve">Extension </w:t>
      </w:r>
      <w:r w:rsidRPr="0022764C">
        <w:t xml:space="preserve">shall be inclusive of </w:t>
      </w:r>
      <w:r w:rsidRPr="0022764C">
        <w:rPr>
          <w:b/>
        </w:rPr>
        <w:t>Costs and Expenses</w:t>
      </w:r>
      <w:r w:rsidRPr="0022764C">
        <w:t xml:space="preserve"> and not in addition.</w:t>
      </w:r>
    </w:p>
    <w:p w14:paraId="73C5483A" w14:textId="77777777" w:rsidR="00C07262" w:rsidRPr="0022764C" w:rsidRDefault="004A758F">
      <w:pPr>
        <w:pStyle w:val="BodyText"/>
      </w:pPr>
      <w:r w:rsidRPr="0022764C">
        <w:t xml:space="preserve">The </w:t>
      </w:r>
      <w:r w:rsidRPr="0022764C">
        <w:rPr>
          <w:b/>
        </w:rPr>
        <w:t>Compensation</w:t>
      </w:r>
      <w:r w:rsidRPr="0022764C">
        <w:t xml:space="preserve"> provided by this </w:t>
      </w:r>
      <w:r w:rsidRPr="0022764C">
        <w:rPr>
          <w:b/>
        </w:rPr>
        <w:t>Extension</w:t>
      </w:r>
      <w:r w:rsidRPr="0022764C">
        <w:t xml:space="preserve"> shall not apply to legal liability where such liability has been accepted </w:t>
      </w:r>
      <w:r w:rsidRPr="0022764C">
        <w:t>by contract or other agreement unless liability would have attached in the absence of such contract or agreement.</w:t>
      </w:r>
    </w:p>
    <w:p w14:paraId="7270D8E5" w14:textId="77777777" w:rsidR="00C07262" w:rsidRPr="0022764C" w:rsidRDefault="004A758F">
      <w:pPr>
        <w:pStyle w:val="Heading3"/>
      </w:pPr>
      <w:r w:rsidRPr="0022764C">
        <w:t>Motor Vehicle Contingent Liability</w:t>
      </w:r>
    </w:p>
    <w:p w14:paraId="6E3DC4E5" w14:textId="77777777"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Insured</w:t>
      </w:r>
      <w:r w:rsidRPr="0022764C">
        <w:t xml:space="preserve"> for liability arising from </w:t>
      </w:r>
      <w:r w:rsidRPr="0022764C">
        <w:rPr>
          <w:b/>
          <w:bCs/>
        </w:rPr>
        <w:t>Bodily Injury</w:t>
      </w:r>
      <w:r w:rsidRPr="0022764C">
        <w:t xml:space="preserve"> or </w:t>
      </w:r>
      <w:r w:rsidRPr="0022764C">
        <w:rPr>
          <w:b/>
        </w:rPr>
        <w:t>Damage</w:t>
      </w:r>
      <w:r w:rsidRPr="0022764C">
        <w:t xml:space="preserve"> to material property arising from the ownership, possession or use of mechanically propelled vehicles used in connection with the </w:t>
      </w:r>
      <w:r w:rsidRPr="0022764C">
        <w:rPr>
          <w:b/>
        </w:rPr>
        <w:t>Business</w:t>
      </w:r>
      <w:r w:rsidRPr="0022764C">
        <w:t xml:space="preserve"> of the </w:t>
      </w:r>
      <w:r w:rsidRPr="0022764C">
        <w:rPr>
          <w:b/>
        </w:rPr>
        <w:t>Insured</w:t>
      </w:r>
      <w:r w:rsidRPr="0022764C">
        <w:t xml:space="preserve"> and that are neither the property of or provided by the </w:t>
      </w:r>
      <w:r w:rsidRPr="0022764C">
        <w:rPr>
          <w:b/>
        </w:rPr>
        <w:t>Insured</w:t>
      </w:r>
      <w:r w:rsidRPr="0022764C">
        <w:t xml:space="preserve"> nor being driven by the </w:t>
      </w:r>
      <w:r w:rsidRPr="0022764C">
        <w:rPr>
          <w:b/>
        </w:rPr>
        <w:t>Insured</w:t>
      </w:r>
      <w:r w:rsidRPr="0022764C">
        <w:t>, but only to the extent where there is no entitlement to compensation under any motor policy or other more specific insurance</w:t>
      </w:r>
    </w:p>
    <w:p w14:paraId="52B78132" w14:textId="77777777" w:rsidR="00C07262" w:rsidRPr="0022764C" w:rsidRDefault="004A758F">
      <w:pPr>
        <w:pStyle w:val="BodyText"/>
      </w:pPr>
      <w:r w:rsidRPr="0022764C">
        <w:t>provided that:</w:t>
      </w:r>
    </w:p>
    <w:p w14:paraId="64E44CAE" w14:textId="77777777" w:rsidR="00C07262" w:rsidRPr="0022764C" w:rsidRDefault="004A758F" w:rsidP="00662A63">
      <w:pPr>
        <w:pStyle w:val="BodyText"/>
        <w:numPr>
          <w:ilvl w:val="2"/>
          <w:numId w:val="238"/>
        </w:numPr>
        <w:ind w:left="454" w:hanging="454"/>
      </w:pPr>
      <w:r w:rsidRPr="0022764C">
        <w:t xml:space="preserve">the </w:t>
      </w:r>
      <w:r w:rsidRPr="0022764C">
        <w:rPr>
          <w:b/>
        </w:rPr>
        <w:t>Insurer</w:t>
      </w:r>
      <w:r w:rsidRPr="0022764C">
        <w:t xml:space="preserve"> shall not be liable in respect of </w:t>
      </w:r>
      <w:r w:rsidRPr="0022764C">
        <w:rPr>
          <w:b/>
        </w:rPr>
        <w:t>Damage</w:t>
      </w:r>
      <w:r w:rsidRPr="0022764C">
        <w:t xml:space="preserve"> to such vehicle or to goods conveyed therein or thereon and shall compensate the </w:t>
      </w:r>
      <w:r w:rsidRPr="0022764C">
        <w:rPr>
          <w:b/>
        </w:rPr>
        <w:t>Insured</w:t>
      </w:r>
      <w:r w:rsidRPr="0022764C">
        <w:t xml:space="preserve"> and no other person; and</w:t>
      </w:r>
    </w:p>
    <w:p w14:paraId="255E902C" w14:textId="77777777" w:rsidR="00C07262" w:rsidRPr="0022764C" w:rsidRDefault="004A758F" w:rsidP="00662A63">
      <w:pPr>
        <w:pStyle w:val="BodyText"/>
        <w:numPr>
          <w:ilvl w:val="2"/>
          <w:numId w:val="238"/>
        </w:numPr>
        <w:ind w:left="454" w:hanging="454"/>
      </w:pPr>
      <w:r w:rsidRPr="0022764C">
        <w:t xml:space="preserve">the </w:t>
      </w:r>
      <w:r w:rsidRPr="0022764C">
        <w:rPr>
          <w:b/>
        </w:rPr>
        <w:t>Insurer</w:t>
      </w:r>
      <w:r w:rsidRPr="0022764C">
        <w:t xml:space="preserve"> shall not be liable whilst such vehicle is being driven by any person who to the knowledge of the </w:t>
      </w:r>
      <w:r w:rsidRPr="0022764C">
        <w:rPr>
          <w:b/>
        </w:rPr>
        <w:t>Insured</w:t>
      </w:r>
      <w:r w:rsidRPr="0022764C">
        <w:t xml:space="preserve"> does not hold a licence to drive such vehicle unless such person has held and is not disqualified from holding or obtaining such a licence.</w:t>
      </w:r>
    </w:p>
    <w:p w14:paraId="37CD9D1C" w14:textId="77777777" w:rsidR="00C07262" w:rsidRPr="0022764C" w:rsidRDefault="004A758F">
      <w:pPr>
        <w:pStyle w:val="Heading3"/>
      </w:pPr>
      <w:r w:rsidRPr="0022764C">
        <w:t>Overseas Personal Liability</w:t>
      </w:r>
    </w:p>
    <w:p w14:paraId="66110CB1" w14:textId="77777777" w:rsidR="00C07262" w:rsidRPr="0022764C" w:rsidRDefault="004A758F">
      <w:pPr>
        <w:pStyle w:val="BodyText"/>
      </w:pPr>
      <w:r w:rsidRPr="0022764C">
        <w:t xml:space="preserve">This </w:t>
      </w:r>
      <w:r w:rsidRPr="0022764C">
        <w:rPr>
          <w:b/>
        </w:rPr>
        <w:t xml:space="preserve">Extension </w:t>
      </w:r>
      <w:r w:rsidRPr="0022764C">
        <w:t xml:space="preserve">covers the personal liability of any director or </w:t>
      </w:r>
      <w:r w:rsidRPr="0022764C">
        <w:rPr>
          <w:b/>
          <w:bCs/>
        </w:rPr>
        <w:t>Employee</w:t>
      </w:r>
      <w:r w:rsidRPr="0022764C">
        <w:rPr>
          <w:bCs/>
        </w:rPr>
        <w:t xml:space="preserve"> or any member of the family of such director or </w:t>
      </w:r>
      <w:r w:rsidRPr="0022764C">
        <w:rPr>
          <w:b/>
          <w:bCs/>
        </w:rPr>
        <w:t>Employee</w:t>
      </w:r>
      <w:r w:rsidRPr="0022764C">
        <w:t xml:space="preserve"> during temporary visits anywhere in the world in connection with the </w:t>
      </w:r>
      <w:r w:rsidRPr="0022764C">
        <w:rPr>
          <w:b/>
        </w:rPr>
        <w:t>Business</w:t>
      </w:r>
      <w:r w:rsidRPr="0022764C">
        <w:t xml:space="preserve"> of the </w:t>
      </w:r>
      <w:r w:rsidRPr="0022764C">
        <w:rPr>
          <w:b/>
        </w:rPr>
        <w:t>Insured</w:t>
      </w:r>
    </w:p>
    <w:p w14:paraId="3720D41E" w14:textId="77777777" w:rsidR="00C07262" w:rsidRPr="0022764C" w:rsidRDefault="004A758F">
      <w:pPr>
        <w:pStyle w:val="BodyText"/>
      </w:pPr>
      <w:r w:rsidRPr="0022764C">
        <w:t>provided that:</w:t>
      </w:r>
    </w:p>
    <w:p w14:paraId="0176595F" w14:textId="77777777" w:rsidR="00C07262" w:rsidRPr="0022764C" w:rsidRDefault="004A758F" w:rsidP="00662A63">
      <w:pPr>
        <w:pStyle w:val="BodyText"/>
        <w:numPr>
          <w:ilvl w:val="0"/>
          <w:numId w:val="235"/>
        </w:numPr>
        <w:ind w:left="454" w:hanging="454"/>
      </w:pPr>
      <w:r w:rsidRPr="0022764C">
        <w:t xml:space="preserve">this </w:t>
      </w:r>
      <w:r w:rsidRPr="0022764C">
        <w:rPr>
          <w:b/>
        </w:rPr>
        <w:t>Extension</w:t>
      </w:r>
      <w:r w:rsidRPr="0022764C">
        <w:t xml:space="preserve"> shall not apply:</w:t>
      </w:r>
    </w:p>
    <w:p w14:paraId="344F3627" w14:textId="77777777" w:rsidR="00C07262" w:rsidRPr="0022764C" w:rsidRDefault="004A758F" w:rsidP="00662A63">
      <w:pPr>
        <w:pStyle w:val="BodyText"/>
        <w:numPr>
          <w:ilvl w:val="0"/>
          <w:numId w:val="236"/>
        </w:numPr>
        <w:ind w:left="908" w:hanging="454"/>
      </w:pPr>
      <w:r w:rsidRPr="0022764C">
        <w:t>to legal liability arising directly from:</w:t>
      </w:r>
    </w:p>
    <w:p w14:paraId="5DDD4930" w14:textId="77777777" w:rsidR="00C07262" w:rsidRPr="0022764C" w:rsidRDefault="004A758F" w:rsidP="00662A63">
      <w:pPr>
        <w:pStyle w:val="BodyText"/>
        <w:numPr>
          <w:ilvl w:val="0"/>
          <w:numId w:val="237"/>
        </w:numPr>
        <w:ind w:left="1361" w:hanging="454"/>
      </w:pPr>
      <w:r w:rsidRPr="0022764C">
        <w:t>any agreement or contract unless liability would have existed otherwise;</w:t>
      </w:r>
    </w:p>
    <w:p w14:paraId="0D4DA5AC" w14:textId="77777777" w:rsidR="00C07262" w:rsidRPr="0022764C" w:rsidRDefault="004A758F" w:rsidP="00662A63">
      <w:pPr>
        <w:pStyle w:val="BodyText"/>
        <w:numPr>
          <w:ilvl w:val="0"/>
          <w:numId w:val="237"/>
        </w:numPr>
        <w:ind w:left="1361" w:hanging="454"/>
        <w:rPr>
          <w:b/>
        </w:rPr>
      </w:pPr>
      <w:r w:rsidRPr="0022764C">
        <w:t>the ownership or occupation of land or buildings;</w:t>
      </w:r>
    </w:p>
    <w:p w14:paraId="76D97094" w14:textId="77777777" w:rsidR="00C07262" w:rsidRPr="0022764C" w:rsidRDefault="004A758F" w:rsidP="00662A63">
      <w:pPr>
        <w:pStyle w:val="BodyText"/>
        <w:numPr>
          <w:ilvl w:val="0"/>
          <w:numId w:val="237"/>
        </w:numPr>
        <w:ind w:left="1361" w:hanging="454"/>
      </w:pPr>
      <w:r w:rsidRPr="0022764C">
        <w:t>the carrying on of any trade or profession;</w:t>
      </w:r>
    </w:p>
    <w:p w14:paraId="0EC0C758" w14:textId="66A80ACD" w:rsidR="00C07262" w:rsidRPr="0022764C" w:rsidRDefault="004A758F" w:rsidP="00662A63">
      <w:pPr>
        <w:pStyle w:val="BodyText"/>
        <w:numPr>
          <w:ilvl w:val="0"/>
          <w:numId w:val="237"/>
        </w:numPr>
        <w:ind w:left="1361" w:hanging="454"/>
      </w:pPr>
      <w:r w:rsidRPr="0022764C">
        <w:t xml:space="preserve">the ownership, possession or use of firearms (other than sporting guns), mechanically </w:t>
      </w:r>
      <w:r w:rsidRPr="0022764C">
        <w:tab/>
        <w:t xml:space="preserve">propelled vehicles, craft designed to travel through air or space, hovercraft, watercraft or </w:t>
      </w:r>
      <w:r w:rsidRPr="0022764C">
        <w:tab/>
        <w:t>animals of dangerous species; or</w:t>
      </w:r>
    </w:p>
    <w:p w14:paraId="14AC2BE6" w14:textId="77777777" w:rsidR="00C07262" w:rsidRPr="0022764C" w:rsidRDefault="004A758F" w:rsidP="00662A63">
      <w:pPr>
        <w:pStyle w:val="BodyText"/>
        <w:numPr>
          <w:ilvl w:val="0"/>
          <w:numId w:val="237"/>
        </w:numPr>
        <w:ind w:left="1361" w:hanging="454"/>
      </w:pPr>
      <w:r w:rsidRPr="0022764C">
        <w:rPr>
          <w:b/>
        </w:rPr>
        <w:t>Damage</w:t>
      </w:r>
      <w:r w:rsidRPr="0022764C">
        <w:t xml:space="preserve"> to material property owned or held in trust by any director or </w:t>
      </w:r>
      <w:r w:rsidRPr="0022764C">
        <w:rPr>
          <w:b/>
          <w:bCs/>
        </w:rPr>
        <w:t>Employee</w:t>
      </w:r>
      <w:r w:rsidRPr="0022764C">
        <w:rPr>
          <w:bCs/>
        </w:rPr>
        <w:t xml:space="preserve"> or any member of the family of such director or </w:t>
      </w:r>
      <w:r w:rsidRPr="0022764C">
        <w:rPr>
          <w:b/>
          <w:bCs/>
        </w:rPr>
        <w:t>Employee</w:t>
      </w:r>
      <w:r w:rsidRPr="0022764C">
        <w:rPr>
          <w:bCs/>
        </w:rPr>
        <w:t>;</w:t>
      </w:r>
    </w:p>
    <w:p w14:paraId="2C1CE17C" w14:textId="77777777" w:rsidR="00C07262" w:rsidRPr="0022764C" w:rsidRDefault="004A758F" w:rsidP="00662A63">
      <w:pPr>
        <w:pStyle w:val="BodyText"/>
        <w:numPr>
          <w:ilvl w:val="0"/>
          <w:numId w:val="236"/>
        </w:numPr>
        <w:ind w:left="908" w:hanging="454"/>
      </w:pPr>
      <w:r w:rsidRPr="0022764C">
        <w:t>in respect of liability more specifically insured under any other insurance;</w:t>
      </w:r>
    </w:p>
    <w:p w14:paraId="6B031E19" w14:textId="77777777" w:rsidR="00C07262" w:rsidRPr="0022764C" w:rsidRDefault="004A758F" w:rsidP="00662A63">
      <w:pPr>
        <w:pStyle w:val="BodyText"/>
        <w:numPr>
          <w:ilvl w:val="0"/>
          <w:numId w:val="236"/>
        </w:numPr>
        <w:ind w:left="908" w:hanging="454"/>
      </w:pPr>
      <w:r w:rsidRPr="0022764C">
        <w:lastRenderedPageBreak/>
        <w:t xml:space="preserve">to legal liability for </w:t>
      </w:r>
      <w:r w:rsidRPr="0022764C">
        <w:rPr>
          <w:b/>
        </w:rPr>
        <w:t>Bodily Injury</w:t>
      </w:r>
      <w:r w:rsidRPr="0022764C">
        <w:t xml:space="preserve"> to any member of the family of any director or </w:t>
      </w:r>
      <w:r w:rsidRPr="0022764C">
        <w:rPr>
          <w:b/>
        </w:rPr>
        <w:t>Employee</w:t>
      </w:r>
      <w:r w:rsidRPr="0022764C">
        <w:t>, or their employees;</w:t>
      </w:r>
    </w:p>
    <w:p w14:paraId="71A68CEE" w14:textId="77777777" w:rsidR="00C07262" w:rsidRPr="0022764C" w:rsidRDefault="004A758F" w:rsidP="00662A63">
      <w:pPr>
        <w:pStyle w:val="BodyText"/>
        <w:numPr>
          <w:ilvl w:val="0"/>
          <w:numId w:val="235"/>
        </w:numPr>
        <w:ind w:left="454" w:hanging="454"/>
      </w:pPr>
      <w:r w:rsidRPr="0022764C">
        <w:t xml:space="preserve">any person indemnified under this </w:t>
      </w:r>
      <w:r w:rsidRPr="0022764C">
        <w:rPr>
          <w:b/>
        </w:rPr>
        <w:t>Extension</w:t>
      </w:r>
      <w:r w:rsidRPr="0022764C">
        <w:t xml:space="preserve"> shall act as though he were the </w:t>
      </w:r>
      <w:r w:rsidRPr="0022764C">
        <w:rPr>
          <w:b/>
        </w:rPr>
        <w:t>Insured</w:t>
      </w:r>
      <w:r w:rsidRPr="0022764C">
        <w:t xml:space="preserve"> and observe, fulfil and be subject to the </w:t>
      </w:r>
      <w:r w:rsidRPr="0022764C">
        <w:rPr>
          <w:szCs w:val="24"/>
        </w:rPr>
        <w:t>terms, Conditions, limitations and Exclusions</w:t>
      </w:r>
      <w:r w:rsidRPr="0022764C">
        <w:rPr>
          <w:b/>
          <w:szCs w:val="24"/>
        </w:rPr>
        <w:t xml:space="preserve"> </w:t>
      </w:r>
      <w:r w:rsidRPr="0022764C">
        <w:t xml:space="preserve">of this </w:t>
      </w:r>
      <w:r w:rsidRPr="0022764C">
        <w:rPr>
          <w:b/>
        </w:rPr>
        <w:t>Section</w:t>
      </w:r>
      <w:r w:rsidRPr="0022764C">
        <w:t>;</w:t>
      </w:r>
      <w:r w:rsidRPr="0022764C">
        <w:rPr>
          <w:b/>
        </w:rPr>
        <w:t xml:space="preserve"> </w:t>
      </w:r>
      <w:r w:rsidRPr="0022764C">
        <w:t>and</w:t>
      </w:r>
    </w:p>
    <w:p w14:paraId="1D797D60" w14:textId="77777777" w:rsidR="00C07262" w:rsidRPr="0022764C" w:rsidRDefault="004A758F" w:rsidP="00662A63">
      <w:pPr>
        <w:pStyle w:val="BodyText"/>
        <w:numPr>
          <w:ilvl w:val="0"/>
          <w:numId w:val="235"/>
        </w:numPr>
        <w:ind w:left="454" w:hanging="454"/>
      </w:pPr>
      <w:r w:rsidRPr="0022764C">
        <w:t xml:space="preserve">the </w:t>
      </w:r>
      <w:r w:rsidRPr="0022764C">
        <w:rPr>
          <w:b/>
        </w:rPr>
        <w:t>Insurer</w:t>
      </w:r>
      <w:r w:rsidRPr="0022764C">
        <w:t xml:space="preserve"> shall not be liable for such </w:t>
      </w:r>
      <w:r w:rsidRPr="0022764C">
        <w:rPr>
          <w:b/>
        </w:rPr>
        <w:t>Extension</w:t>
      </w:r>
      <w:r w:rsidRPr="0022764C">
        <w:t xml:space="preserve"> unless the </w:t>
      </w:r>
      <w:r w:rsidRPr="0022764C">
        <w:rPr>
          <w:b/>
        </w:rPr>
        <w:t>Insurer</w:t>
      </w:r>
      <w:r w:rsidRPr="0022764C">
        <w:t xml:space="preserve"> has the sole conduct and control of all claims.</w:t>
      </w:r>
    </w:p>
    <w:p w14:paraId="58CB898A" w14:textId="77777777" w:rsidR="00C07262" w:rsidRPr="0022764C" w:rsidRDefault="004A758F">
      <w:pPr>
        <w:pStyle w:val="Heading1"/>
      </w:pPr>
      <w:r w:rsidRPr="0022764C">
        <w:t>Optional Extension</w:t>
      </w:r>
    </w:p>
    <w:p w14:paraId="13685FC8" w14:textId="6996D973" w:rsidR="00C07262" w:rsidRPr="0022764C" w:rsidRDefault="004A758F">
      <w:pPr>
        <w:pStyle w:val="BodyText"/>
      </w:pPr>
      <w:r w:rsidRPr="0022764C">
        <w:t xml:space="preserve">(Operative only if stated in the </w:t>
      </w:r>
      <w:r w:rsidRPr="0022764C">
        <w:rPr>
          <w:b/>
        </w:rPr>
        <w:t>Schedule</w:t>
      </w:r>
      <w:r w:rsidRPr="0022764C">
        <w:t>)</w:t>
      </w:r>
    </w:p>
    <w:p w14:paraId="39CCF34A" w14:textId="77777777" w:rsidR="003C7353" w:rsidRPr="0022764C" w:rsidRDefault="003C7353" w:rsidP="003C7353">
      <w:pPr>
        <w:pStyle w:val="BodyText"/>
        <w:rPr>
          <w:rFonts w:eastAsiaTheme="majorEastAsia" w:cstheme="minorHAnsi"/>
          <w:b/>
          <w:bCs/>
          <w:szCs w:val="18"/>
        </w:rPr>
      </w:pPr>
      <w:r w:rsidRPr="0022764C">
        <w:rPr>
          <w:rFonts w:eastAsiaTheme="majorEastAsia" w:cstheme="minorHAnsi"/>
          <w:b/>
          <w:bCs/>
          <w:szCs w:val="18"/>
        </w:rPr>
        <w:t>Inclusion of United States of America/Canada Jurisdiction — Non-Manual Activities Only</w:t>
      </w:r>
    </w:p>
    <w:p w14:paraId="069E266B" w14:textId="77777777" w:rsidR="003C7353" w:rsidRPr="0022764C" w:rsidRDefault="003C7353" w:rsidP="003C7353">
      <w:pPr>
        <w:pStyle w:val="BodyText"/>
        <w:rPr>
          <w:rFonts w:eastAsiaTheme="majorEastAsia" w:cstheme="minorHAnsi"/>
          <w:b/>
          <w:bCs/>
          <w:szCs w:val="18"/>
        </w:rPr>
      </w:pPr>
      <w:r w:rsidRPr="0022764C">
        <w:rPr>
          <w:rFonts w:eastAsiaTheme="majorEastAsia" w:cstheme="minorHAnsi"/>
          <w:b/>
          <w:bCs/>
          <w:szCs w:val="18"/>
        </w:rPr>
        <w:t>Operative only if stated in the Schedule</w:t>
      </w:r>
    </w:p>
    <w:p w14:paraId="7C3483C0"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For the purposes of this Optional Extension only, the following definitions apply:</w:t>
      </w:r>
    </w:p>
    <w:p w14:paraId="05AF5563"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means any work, service or activity involving physical labour, installation, erection, dismantling, assembly, construction, alteration, repair, maintenance, servicing, cleaning, catering, stewarding, security, loading, unloading, lifting, carrying, rigging, de-rigging, operation or handling of plant, machinery, production equipment, staging, sets, scenery, temporary structures, lighting rigs, sound rigs, camera cranes, vehicles or other equipment, or any work at height, work involving heat, fire, pyrotechnics, special effects, stunts, weapons, animals, waterborne activities, aerial activities, underground activities or other hazardous activity.</w:t>
      </w:r>
    </w:p>
    <w:p w14:paraId="326B7B86"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does not include ordinary clerical, administrative, management, consultancy, advisory, design, editorial, creative, marketing, sales, account handling, scheduling, booking, rights clearance, production management, post-production, office-based or computer-based activities.</w:t>
      </w:r>
    </w:p>
    <w:p w14:paraId="606EA53C"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also does not include </w:t>
      </w:r>
      <w:r w:rsidRPr="0022764C">
        <w:rPr>
          <w:rFonts w:eastAsiaTheme="majorEastAsia" w:cstheme="minorHAnsi"/>
          <w:b/>
          <w:bCs/>
          <w:szCs w:val="18"/>
        </w:rPr>
        <w:t>Low Risk Filming and Musical Performance Activities</w:t>
      </w:r>
      <w:r w:rsidRPr="0022764C">
        <w:rPr>
          <w:rFonts w:eastAsiaTheme="majorEastAsia" w:cstheme="minorHAnsi"/>
          <w:bCs/>
          <w:szCs w:val="18"/>
        </w:rPr>
        <w:t>.</w:t>
      </w:r>
    </w:p>
    <w:p w14:paraId="0FC5DBAC"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Low Risk Filming and Musical Performance Activities</w:t>
      </w:r>
      <w:r w:rsidRPr="0022764C">
        <w:rPr>
          <w:rFonts w:eastAsiaTheme="majorEastAsia" w:cstheme="minorHAnsi"/>
          <w:bCs/>
          <w:szCs w:val="18"/>
        </w:rPr>
        <w:t xml:space="preserve"> means filming, photography, broadcasting, recording, presenting, interviewing, podcasting, rehearsing, singing, playing a musical instrument or other performance activity of a non-hazardous nature, provided that such activity does not involve:</w:t>
      </w:r>
    </w:p>
    <w:p w14:paraId="3489060A"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(a) stunts, staged fighting, weapons, firearms, explosives, pyrotechnics, fire or hazardous special effects;</w:t>
      </w:r>
      <w:r w:rsidRPr="0022764C">
        <w:rPr>
          <w:rFonts w:eastAsiaTheme="majorEastAsia" w:cstheme="minorHAnsi"/>
          <w:bCs/>
          <w:szCs w:val="18"/>
        </w:rPr>
        <w:br/>
        <w:t>(b) aerial, underwater, marine, underground, remote-location or other hazardous activities;</w:t>
      </w:r>
      <w:r w:rsidRPr="0022764C">
        <w:rPr>
          <w:rFonts w:eastAsiaTheme="majorEastAsia" w:cstheme="minorHAnsi"/>
          <w:bCs/>
          <w:szCs w:val="18"/>
        </w:rPr>
        <w:br/>
        <w:t>(c) work at height, other than ordinary access to a stage, platform or performance area intended for that purpose;</w:t>
      </w:r>
      <w:r w:rsidRPr="0022764C">
        <w:rPr>
          <w:rFonts w:eastAsiaTheme="majorEastAsia" w:cstheme="minorHAnsi"/>
          <w:bCs/>
          <w:szCs w:val="18"/>
        </w:rPr>
        <w:br/>
        <w:t xml:space="preserve">(d) the erection, dismantling, rigging, de-rigging, installation, </w:t>
      </w:r>
      <w:r w:rsidRPr="0022764C">
        <w:rPr>
          <w:rFonts w:eastAsiaTheme="majorEastAsia" w:cstheme="minorHAnsi"/>
          <w:bCs/>
          <w:szCs w:val="18"/>
        </w:rPr>
        <w:t>repair, maintenance or operation of staging, scaffolding, temporary structures, lighting rigs, sound rigs, camera cranes or similar equipment;</w:t>
      </w:r>
      <w:r w:rsidRPr="0022764C">
        <w:rPr>
          <w:rFonts w:eastAsiaTheme="majorEastAsia" w:cstheme="minorHAnsi"/>
          <w:bCs/>
          <w:szCs w:val="18"/>
        </w:rPr>
        <w:br/>
        <w:t>(e) the operation of motorised vehicles, plant, machinery, cranes, hoists, forklift trucks or lifting equipment;</w:t>
      </w:r>
      <w:r w:rsidRPr="0022764C">
        <w:rPr>
          <w:rFonts w:eastAsiaTheme="majorEastAsia" w:cstheme="minorHAnsi"/>
          <w:bCs/>
          <w:szCs w:val="18"/>
        </w:rPr>
        <w:br/>
        <w:t>(f) crowd control, door supervision, stewarding or security activities; or</w:t>
      </w:r>
      <w:r w:rsidRPr="0022764C">
        <w:rPr>
          <w:rFonts w:eastAsiaTheme="majorEastAsia" w:cstheme="minorHAnsi"/>
          <w:bCs/>
          <w:szCs w:val="18"/>
        </w:rPr>
        <w:br/>
        <w:t>(g) physical labour or manual handling other than that ordinarily incidental to the filming, recording, rehearsal or musical performance itself.</w:t>
      </w:r>
    </w:p>
    <w:p w14:paraId="07B97C16"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Non-Manual Activities</w:t>
      </w:r>
      <w:r w:rsidRPr="0022764C">
        <w:rPr>
          <w:rFonts w:eastAsiaTheme="majorEastAsia" w:cstheme="minorHAnsi"/>
          <w:bCs/>
          <w:szCs w:val="18"/>
        </w:rPr>
        <w:t xml:space="preserve"> means activities carried out by or on behalf of the </w:t>
      </w:r>
      <w:r w:rsidRPr="0022764C">
        <w:rPr>
          <w:rFonts w:eastAsiaTheme="majorEastAsia" w:cstheme="minorHAnsi"/>
          <w:b/>
          <w:bCs/>
          <w:szCs w:val="18"/>
        </w:rPr>
        <w:t>Insured</w:t>
      </w:r>
      <w:r w:rsidRPr="0022764C">
        <w:rPr>
          <w:rFonts w:eastAsiaTheme="majorEastAsia" w:cstheme="minorHAnsi"/>
          <w:bCs/>
          <w:szCs w:val="18"/>
        </w:rPr>
        <w:t xml:space="preserve"> in the course of the </w:t>
      </w:r>
      <w:r w:rsidRPr="0022764C">
        <w:rPr>
          <w:rFonts w:eastAsiaTheme="majorEastAsia" w:cstheme="minorHAnsi"/>
          <w:b/>
          <w:bCs/>
          <w:szCs w:val="18"/>
        </w:rPr>
        <w:t>Business</w:t>
      </w:r>
      <w:r w:rsidRPr="0022764C">
        <w:rPr>
          <w:rFonts w:eastAsiaTheme="majorEastAsia" w:cstheme="minorHAnsi"/>
          <w:bCs/>
          <w:szCs w:val="18"/>
        </w:rPr>
        <w:t xml:space="preserve"> which are primarily clerical, administrative, managerial, professional, consultancy, advisory, design, editorial, creative, marketing, sales, account handling, scheduling, booking, rights clearance, production management, post-production, office-based or computer-based in nature and which do not involve </w:t>
      </w:r>
      <w:r w:rsidRPr="0022764C">
        <w:rPr>
          <w:rFonts w:eastAsiaTheme="majorEastAsia" w:cstheme="minorHAnsi"/>
          <w:b/>
          <w:bCs/>
          <w:szCs w:val="18"/>
        </w:rPr>
        <w:t>Manual Work</w:t>
      </w:r>
      <w:r w:rsidRPr="0022764C">
        <w:rPr>
          <w:rFonts w:eastAsiaTheme="majorEastAsia" w:cstheme="minorHAnsi"/>
          <w:bCs/>
          <w:szCs w:val="18"/>
        </w:rPr>
        <w:t xml:space="preserve">. </w:t>
      </w:r>
      <w:r w:rsidRPr="0022764C">
        <w:rPr>
          <w:rFonts w:eastAsiaTheme="majorEastAsia" w:cstheme="minorHAnsi"/>
          <w:b/>
          <w:bCs/>
          <w:szCs w:val="18"/>
        </w:rPr>
        <w:t>Non-Manual Activities</w:t>
      </w:r>
      <w:r w:rsidRPr="0022764C">
        <w:rPr>
          <w:rFonts w:eastAsiaTheme="majorEastAsia" w:cstheme="minorHAnsi"/>
          <w:bCs/>
          <w:szCs w:val="18"/>
        </w:rPr>
        <w:t xml:space="preserve"> include </w:t>
      </w:r>
      <w:r w:rsidRPr="0022764C">
        <w:rPr>
          <w:rFonts w:eastAsiaTheme="majorEastAsia" w:cstheme="minorHAnsi"/>
          <w:b/>
          <w:bCs/>
          <w:szCs w:val="18"/>
        </w:rPr>
        <w:t>Low Risk Filming and Musical Performance Activities</w:t>
      </w:r>
      <w:r w:rsidRPr="0022764C">
        <w:rPr>
          <w:rFonts w:eastAsiaTheme="majorEastAsia" w:cstheme="minorHAnsi"/>
          <w:bCs/>
          <w:szCs w:val="18"/>
        </w:rPr>
        <w:t>.</w:t>
      </w:r>
    </w:p>
    <w:p w14:paraId="71DA1249"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The </w:t>
      </w:r>
      <w:r w:rsidRPr="0022764C">
        <w:rPr>
          <w:rFonts w:eastAsiaTheme="majorEastAsia" w:cstheme="minorHAnsi"/>
          <w:b/>
          <w:bCs/>
          <w:szCs w:val="18"/>
        </w:rPr>
        <w:t>Worldwide Jurisdiction</w:t>
      </w:r>
      <w:r w:rsidRPr="0022764C">
        <w:rPr>
          <w:rFonts w:eastAsiaTheme="majorEastAsia" w:cstheme="minorHAnsi"/>
          <w:bCs/>
          <w:szCs w:val="18"/>
        </w:rPr>
        <w:t xml:space="preserve"> excluding the </w:t>
      </w:r>
      <w:r w:rsidRPr="0022764C">
        <w:rPr>
          <w:rFonts w:eastAsiaTheme="majorEastAsia" w:cstheme="minorHAnsi"/>
          <w:b/>
          <w:bCs/>
          <w:szCs w:val="18"/>
        </w:rPr>
        <w:t>United States of America/Canada</w:t>
      </w:r>
      <w:r w:rsidRPr="0022764C">
        <w:rPr>
          <w:rFonts w:eastAsiaTheme="majorEastAsia" w:cstheme="minorHAnsi"/>
          <w:bCs/>
          <w:szCs w:val="18"/>
        </w:rPr>
        <w:t xml:space="preserve"> Condition is deleted and of no further effect, but only in respect of any claim arising out of </w:t>
      </w:r>
      <w:r w:rsidRPr="0022764C">
        <w:rPr>
          <w:rFonts w:eastAsiaTheme="majorEastAsia" w:cstheme="minorHAnsi"/>
          <w:b/>
          <w:bCs/>
          <w:szCs w:val="18"/>
        </w:rPr>
        <w:t>Non-Manual Activities</w:t>
      </w:r>
      <w:r w:rsidRPr="0022764C">
        <w:rPr>
          <w:rFonts w:eastAsiaTheme="majorEastAsia" w:cstheme="minorHAnsi"/>
          <w:bCs/>
          <w:szCs w:val="18"/>
        </w:rPr>
        <w:t>.</w:t>
      </w:r>
    </w:p>
    <w:p w14:paraId="55FC607F"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The insurance by this </w:t>
      </w:r>
      <w:r w:rsidRPr="0022764C">
        <w:rPr>
          <w:rFonts w:eastAsiaTheme="majorEastAsia" w:cstheme="minorHAnsi"/>
          <w:b/>
          <w:bCs/>
          <w:szCs w:val="18"/>
        </w:rPr>
        <w:t>Section</w:t>
      </w:r>
      <w:r w:rsidRPr="0022764C">
        <w:rPr>
          <w:rFonts w:eastAsiaTheme="majorEastAsia" w:cstheme="minorHAnsi"/>
          <w:bCs/>
          <w:szCs w:val="18"/>
        </w:rPr>
        <w:t xml:space="preserve"> extends to indemnify the </w:t>
      </w:r>
      <w:r w:rsidRPr="0022764C">
        <w:rPr>
          <w:rFonts w:eastAsiaTheme="majorEastAsia" w:cstheme="minorHAnsi"/>
          <w:b/>
          <w:bCs/>
          <w:szCs w:val="18"/>
        </w:rPr>
        <w:t>Insured</w:t>
      </w:r>
      <w:r w:rsidRPr="0022764C">
        <w:rPr>
          <w:rFonts w:eastAsiaTheme="majorEastAsia" w:cstheme="minorHAnsi"/>
          <w:bCs/>
          <w:szCs w:val="18"/>
        </w:rPr>
        <w:t xml:space="preserve"> for legal proceedings brought or originating in the </w:t>
      </w:r>
      <w:r w:rsidRPr="0022764C">
        <w:rPr>
          <w:rFonts w:eastAsiaTheme="majorEastAsia" w:cstheme="minorHAnsi"/>
          <w:b/>
          <w:bCs/>
          <w:szCs w:val="18"/>
        </w:rPr>
        <w:t>United States of America/Canada</w:t>
      </w:r>
      <w:r w:rsidRPr="0022764C">
        <w:rPr>
          <w:rFonts w:eastAsiaTheme="majorEastAsia" w:cstheme="minorHAnsi"/>
          <w:bCs/>
          <w:szCs w:val="18"/>
        </w:rPr>
        <w:t xml:space="preserve"> or in any territory within their jurisdiction, but only in respect of any claim arising out of </w:t>
      </w:r>
      <w:r w:rsidRPr="0022764C">
        <w:rPr>
          <w:rFonts w:eastAsiaTheme="majorEastAsia" w:cstheme="minorHAnsi"/>
          <w:b/>
          <w:bCs/>
          <w:szCs w:val="18"/>
        </w:rPr>
        <w:t>Non-Manual Activities</w:t>
      </w:r>
      <w:r w:rsidRPr="0022764C">
        <w:rPr>
          <w:rFonts w:eastAsiaTheme="majorEastAsia" w:cstheme="minorHAnsi"/>
          <w:bCs/>
          <w:szCs w:val="18"/>
        </w:rPr>
        <w:t>.</w:t>
      </w:r>
    </w:p>
    <w:p w14:paraId="4E0ECA38" w14:textId="4982CF92"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This Optional Extension does not apply to any claim arising out of, based upon or attributable to </w:t>
      </w:r>
      <w:r w:rsidRPr="0022764C">
        <w:rPr>
          <w:rFonts w:eastAsiaTheme="majorEastAsia" w:cstheme="minorHAnsi"/>
          <w:b/>
          <w:bCs/>
          <w:szCs w:val="18"/>
        </w:rPr>
        <w:t>Manual Work</w:t>
      </w:r>
      <w:r w:rsidRPr="0022764C">
        <w:rPr>
          <w:rFonts w:eastAsiaTheme="majorEastAsia" w:cstheme="minorHAnsi"/>
          <w:bCs/>
          <w:szCs w:val="18"/>
        </w:rPr>
        <w:t xml:space="preserve">, unless the activity falls within the definition of </w:t>
      </w:r>
      <w:del w:id="139" w:author="stuart wolstenholme" w:date="2026-05-29T12:36:00Z" w16du:dateUtc="2026-05-29T11:36:00Z">
        <w:r w:rsidRPr="0022764C" w:rsidDel="00BB79CB">
          <w:rPr>
            <w:rFonts w:eastAsiaTheme="majorEastAsia" w:cstheme="minorHAnsi"/>
            <w:b/>
            <w:bCs/>
            <w:szCs w:val="18"/>
          </w:rPr>
          <w:delText>Low Risk</w:delText>
        </w:r>
      </w:del>
      <w:ins w:id="140" w:author="stuart wolstenholme" w:date="2026-05-29T12:36:00Z" w16du:dateUtc="2026-05-29T11:36:00Z">
        <w:r w:rsidR="00BB79CB" w:rsidRPr="0022764C">
          <w:rPr>
            <w:rFonts w:eastAsiaTheme="majorEastAsia" w:cstheme="minorHAnsi"/>
            <w:b/>
            <w:bCs/>
            <w:szCs w:val="18"/>
          </w:rPr>
          <w:t>Low-Risk</w:t>
        </w:r>
      </w:ins>
      <w:r w:rsidRPr="0022764C">
        <w:rPr>
          <w:rFonts w:eastAsiaTheme="majorEastAsia" w:cstheme="minorHAnsi"/>
          <w:b/>
          <w:bCs/>
          <w:szCs w:val="18"/>
        </w:rPr>
        <w:t xml:space="preserve"> Filming and Musical Performance Activities</w:t>
      </w:r>
      <w:r w:rsidRPr="0022764C">
        <w:rPr>
          <w:rFonts w:eastAsiaTheme="majorEastAsia" w:cstheme="minorHAnsi"/>
          <w:bCs/>
          <w:szCs w:val="18"/>
        </w:rPr>
        <w:t>.</w:t>
      </w:r>
    </w:p>
    <w:p w14:paraId="28709745"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Provided that:</w:t>
      </w:r>
    </w:p>
    <w:p w14:paraId="0267EC24" w14:textId="34FCCFDB"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w:t>
      </w:r>
      <w:del w:id="141" w:author="stuart wolstenholme" w:date="2026-05-29T12:36:00Z" w16du:dateUtc="2026-05-29T11:36:00Z">
        <w:r w:rsidRPr="0022764C" w:rsidDel="00BB79CB">
          <w:rPr>
            <w:rFonts w:eastAsiaTheme="majorEastAsia" w:cstheme="minorHAnsi"/>
            <w:bCs/>
            <w:szCs w:val="18"/>
          </w:rPr>
          <w:delText>i</w:delText>
        </w:r>
      </w:del>
      <w:ins w:id="142" w:author="stuart wolstenholme" w:date="2026-05-29T12:36:00Z" w16du:dateUtc="2026-05-29T11:36:00Z">
        <w:r w:rsidR="00BB79CB" w:rsidRPr="0022764C">
          <w:rPr>
            <w:rFonts w:eastAsiaTheme="majorEastAsia" w:cstheme="minorHAnsi"/>
            <w:bCs/>
            <w:szCs w:val="18"/>
          </w:rPr>
          <w:t>I</w:t>
        </w:r>
      </w:ins>
      <w:r w:rsidRPr="0022764C">
        <w:rPr>
          <w:rFonts w:eastAsiaTheme="majorEastAsia" w:cstheme="minorHAnsi"/>
          <w:bCs/>
          <w:szCs w:val="18"/>
        </w:rPr>
        <w:t xml:space="preserve">) the liability of the </w:t>
      </w:r>
      <w:r w:rsidRPr="0022764C">
        <w:rPr>
          <w:rFonts w:eastAsiaTheme="majorEastAsia" w:cstheme="minorHAnsi"/>
          <w:b/>
          <w:bCs/>
          <w:szCs w:val="18"/>
        </w:rPr>
        <w:t>Insurer</w:t>
      </w:r>
      <w:r w:rsidRPr="0022764C">
        <w:rPr>
          <w:rFonts w:eastAsiaTheme="majorEastAsia" w:cstheme="minorHAnsi"/>
          <w:bCs/>
          <w:szCs w:val="18"/>
        </w:rPr>
        <w:t xml:space="preserve"> in respect of </w:t>
      </w:r>
      <w:r w:rsidRPr="0022764C">
        <w:rPr>
          <w:rFonts w:eastAsiaTheme="majorEastAsia" w:cstheme="minorHAnsi"/>
          <w:b/>
          <w:bCs/>
          <w:szCs w:val="18"/>
        </w:rPr>
        <w:t>Compensation</w:t>
      </w:r>
      <w:r w:rsidRPr="0022764C">
        <w:rPr>
          <w:rFonts w:eastAsiaTheme="majorEastAsia" w:cstheme="minorHAnsi"/>
          <w:bCs/>
          <w:szCs w:val="18"/>
        </w:rPr>
        <w:t xml:space="preserve"> and </w:t>
      </w:r>
      <w:r w:rsidRPr="0022764C">
        <w:rPr>
          <w:rFonts w:eastAsiaTheme="majorEastAsia" w:cstheme="minorHAnsi"/>
          <w:b/>
          <w:bCs/>
          <w:szCs w:val="18"/>
        </w:rPr>
        <w:t>Costs and Expenses</w:t>
      </w:r>
      <w:r w:rsidRPr="0022764C">
        <w:rPr>
          <w:rFonts w:eastAsiaTheme="majorEastAsia" w:cstheme="minorHAnsi"/>
          <w:bCs/>
          <w:szCs w:val="18"/>
        </w:rPr>
        <w:t xml:space="preserve"> shall not exceed the limit stated in the </w:t>
      </w:r>
      <w:r w:rsidRPr="0022764C">
        <w:rPr>
          <w:rFonts w:eastAsiaTheme="majorEastAsia" w:cstheme="minorHAnsi"/>
          <w:b/>
          <w:bCs/>
          <w:szCs w:val="18"/>
        </w:rPr>
        <w:t>Schedule</w:t>
      </w:r>
      <w:r w:rsidRPr="0022764C">
        <w:rPr>
          <w:rFonts w:eastAsiaTheme="majorEastAsia" w:cstheme="minorHAnsi"/>
          <w:bCs/>
          <w:szCs w:val="18"/>
        </w:rPr>
        <w:t>;</w:t>
      </w:r>
    </w:p>
    <w:p w14:paraId="67DACBC9"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(ii) the amount payable under this Optional Extension in respect of each and every claim shall be reduced by the amount stated in the </w:t>
      </w:r>
      <w:r w:rsidRPr="0022764C">
        <w:rPr>
          <w:rFonts w:eastAsiaTheme="majorEastAsia" w:cstheme="minorHAnsi"/>
          <w:b/>
          <w:bCs/>
          <w:szCs w:val="18"/>
        </w:rPr>
        <w:t>Schedule</w:t>
      </w:r>
      <w:r w:rsidRPr="0022764C">
        <w:rPr>
          <w:rFonts w:eastAsiaTheme="majorEastAsia" w:cstheme="minorHAnsi"/>
          <w:bCs/>
          <w:szCs w:val="18"/>
        </w:rPr>
        <w:t xml:space="preserve"> as the </w:t>
      </w:r>
      <w:r w:rsidRPr="0022764C">
        <w:rPr>
          <w:rFonts w:eastAsiaTheme="majorEastAsia" w:cstheme="minorHAnsi"/>
          <w:b/>
          <w:bCs/>
          <w:szCs w:val="18"/>
        </w:rPr>
        <w:t>Excess</w:t>
      </w:r>
      <w:r w:rsidRPr="0022764C">
        <w:rPr>
          <w:rFonts w:eastAsiaTheme="majorEastAsia" w:cstheme="minorHAnsi"/>
          <w:bCs/>
          <w:szCs w:val="18"/>
        </w:rPr>
        <w:t>;</w:t>
      </w:r>
    </w:p>
    <w:p w14:paraId="4FC8CC64"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(iii) the </w:t>
      </w:r>
      <w:r w:rsidRPr="0022764C">
        <w:rPr>
          <w:rFonts w:eastAsiaTheme="majorEastAsia" w:cstheme="minorHAnsi"/>
          <w:b/>
          <w:bCs/>
          <w:szCs w:val="18"/>
        </w:rPr>
        <w:t>Insurer</w:t>
      </w:r>
      <w:r w:rsidRPr="0022764C">
        <w:rPr>
          <w:rFonts w:eastAsiaTheme="majorEastAsia" w:cstheme="minorHAnsi"/>
          <w:bCs/>
          <w:szCs w:val="18"/>
        </w:rPr>
        <w:t xml:space="preserve"> shall not be liable for punitive or exemplary damages;</w:t>
      </w:r>
    </w:p>
    <w:p w14:paraId="6555F829"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(iv) the </w:t>
      </w:r>
      <w:r w:rsidRPr="0022764C">
        <w:rPr>
          <w:rFonts w:eastAsiaTheme="majorEastAsia" w:cstheme="minorHAnsi"/>
          <w:b/>
          <w:bCs/>
          <w:szCs w:val="18"/>
        </w:rPr>
        <w:t>Insurer</w:t>
      </w:r>
      <w:r w:rsidRPr="0022764C">
        <w:rPr>
          <w:rFonts w:eastAsiaTheme="majorEastAsia" w:cstheme="minorHAnsi"/>
          <w:bCs/>
          <w:szCs w:val="18"/>
        </w:rPr>
        <w:t xml:space="preserve"> shall not be liable for claims arising from any mould or fungi or its spores, bacteria, yeasts, mildew, algae, mycotoxins or any other metabolic products, enzymes or protein secreted whether toxic or otherwise;</w:t>
      </w:r>
    </w:p>
    <w:p w14:paraId="2E1E22F3"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 the </w:t>
      </w:r>
      <w:r w:rsidRPr="0022764C">
        <w:rPr>
          <w:rFonts w:eastAsiaTheme="majorEastAsia" w:cstheme="minorHAnsi"/>
          <w:b/>
          <w:bCs/>
          <w:szCs w:val="18"/>
        </w:rPr>
        <w:t>Insurer</w:t>
      </w:r>
      <w:r w:rsidRPr="0022764C">
        <w:rPr>
          <w:rFonts w:eastAsiaTheme="majorEastAsia" w:cstheme="minorHAnsi"/>
          <w:bCs/>
          <w:szCs w:val="18"/>
        </w:rPr>
        <w:t xml:space="preserve"> shall not be liable for claims arising from the sale or supply of contraceptives;</w:t>
      </w:r>
    </w:p>
    <w:p w14:paraId="552F86E3"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 the </w:t>
      </w:r>
      <w:r w:rsidRPr="0022764C">
        <w:rPr>
          <w:rFonts w:eastAsiaTheme="majorEastAsia" w:cstheme="minorHAnsi"/>
          <w:b/>
          <w:bCs/>
          <w:szCs w:val="18"/>
        </w:rPr>
        <w:t>Insurer</w:t>
      </w:r>
      <w:r w:rsidRPr="0022764C">
        <w:rPr>
          <w:rFonts w:eastAsiaTheme="majorEastAsia" w:cstheme="minorHAnsi"/>
          <w:bCs/>
          <w:szCs w:val="18"/>
        </w:rPr>
        <w:t xml:space="preserve"> shall not be liable for:</w:t>
      </w:r>
    </w:p>
    <w:p w14:paraId="1B569EAA"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(a) any liability arising out of the discharge, dispersal, release or escape of smoke, vapours, soot, fumes, acids, alkalis, toxic chemicals, liquids or gases, waste materials or </w:t>
      </w:r>
      <w:r w:rsidRPr="0022764C">
        <w:rPr>
          <w:rFonts w:eastAsiaTheme="majorEastAsia" w:cstheme="minorHAnsi"/>
          <w:bCs/>
          <w:szCs w:val="18"/>
        </w:rPr>
        <w:lastRenderedPageBreak/>
        <w:t>other irritants, contaminants or pollutants into or upon land, atmosphere or any watercourse or body of water; or</w:t>
      </w:r>
    </w:p>
    <w:p w14:paraId="65119E52"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(b) any cost or expense arising out of any governmental demand or request that an </w:t>
      </w:r>
      <w:r w:rsidRPr="0022764C">
        <w:rPr>
          <w:rFonts w:eastAsiaTheme="majorEastAsia" w:cstheme="minorHAnsi"/>
          <w:b/>
          <w:bCs/>
          <w:szCs w:val="18"/>
        </w:rPr>
        <w:t>Insured</w:t>
      </w:r>
      <w:r w:rsidRPr="0022764C">
        <w:rPr>
          <w:rFonts w:eastAsiaTheme="majorEastAsia" w:cstheme="minorHAnsi"/>
          <w:bCs/>
          <w:szCs w:val="18"/>
        </w:rPr>
        <w:t xml:space="preserve"> test for, assess, monitor, clean up, remove, contain, treat, detoxify or neutralise any irritants, contaminants or pollutants;</w:t>
      </w:r>
    </w:p>
    <w:p w14:paraId="6FF3A353"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and the </w:t>
      </w:r>
      <w:r w:rsidRPr="0022764C">
        <w:rPr>
          <w:rFonts w:eastAsiaTheme="majorEastAsia" w:cstheme="minorHAnsi"/>
          <w:b/>
          <w:bCs/>
          <w:szCs w:val="18"/>
        </w:rPr>
        <w:t>Insurer</w:t>
      </w:r>
      <w:r w:rsidRPr="0022764C">
        <w:rPr>
          <w:rFonts w:eastAsiaTheme="majorEastAsia" w:cstheme="minorHAnsi"/>
          <w:bCs/>
          <w:szCs w:val="18"/>
        </w:rPr>
        <w:t xml:space="preserve"> shall not have the duty to defend any claim or suit seeking to impose such costs, expenses, liability for such damages or any other relief;</w:t>
      </w:r>
    </w:p>
    <w:p w14:paraId="70CDAACC"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(vii) the </w:t>
      </w:r>
      <w:r w:rsidRPr="0022764C">
        <w:rPr>
          <w:rFonts w:eastAsiaTheme="majorEastAsia" w:cstheme="minorHAnsi"/>
          <w:b/>
          <w:bCs/>
          <w:szCs w:val="18"/>
        </w:rPr>
        <w:t>Insurer</w:t>
      </w:r>
      <w:r w:rsidRPr="0022764C">
        <w:rPr>
          <w:rFonts w:eastAsiaTheme="majorEastAsia" w:cstheme="minorHAnsi"/>
          <w:bCs/>
          <w:szCs w:val="18"/>
        </w:rPr>
        <w:t xml:space="preserve"> shall not be liable for any claim arising out of any work, contract, project, event, production or performance where </w:t>
      </w:r>
      <w:r w:rsidRPr="0022764C">
        <w:rPr>
          <w:rFonts w:eastAsiaTheme="majorEastAsia" w:cstheme="minorHAnsi"/>
          <w:b/>
          <w:bCs/>
          <w:szCs w:val="18"/>
        </w:rPr>
        <w:t>Manual Work</w:t>
      </w:r>
      <w:r w:rsidRPr="0022764C">
        <w:rPr>
          <w:rFonts w:eastAsiaTheme="majorEastAsia" w:cstheme="minorHAnsi"/>
          <w:bCs/>
          <w:szCs w:val="18"/>
        </w:rPr>
        <w:t xml:space="preserve"> caused or materially contributed to the injury, damage, loss, liability or expense giving rise to the claim; and</w:t>
      </w:r>
    </w:p>
    <w:p w14:paraId="1D1E59DC"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(viii) the </w:t>
      </w:r>
      <w:r w:rsidRPr="0022764C">
        <w:rPr>
          <w:rFonts w:eastAsiaTheme="majorEastAsia" w:cstheme="minorHAnsi"/>
          <w:b/>
          <w:bCs/>
          <w:szCs w:val="18"/>
        </w:rPr>
        <w:t>Insurer</w:t>
      </w:r>
      <w:r w:rsidRPr="0022764C">
        <w:rPr>
          <w:rFonts w:eastAsiaTheme="majorEastAsia" w:cstheme="minorHAnsi"/>
          <w:bCs/>
          <w:szCs w:val="18"/>
        </w:rPr>
        <w:t xml:space="preserve"> and the </w:t>
      </w:r>
      <w:r w:rsidRPr="0022764C">
        <w:rPr>
          <w:rFonts w:eastAsiaTheme="majorEastAsia" w:cstheme="minorHAnsi"/>
          <w:b/>
          <w:bCs/>
          <w:szCs w:val="18"/>
        </w:rPr>
        <w:t>Insured</w:t>
      </w:r>
      <w:r w:rsidRPr="0022764C">
        <w:rPr>
          <w:rFonts w:eastAsiaTheme="majorEastAsia" w:cstheme="minorHAnsi"/>
          <w:bCs/>
          <w:szCs w:val="18"/>
        </w:rPr>
        <w:t xml:space="preserve"> agree that the premium for this inclusion will be calculated accordingly.</w:t>
      </w:r>
    </w:p>
    <w:p w14:paraId="2D186A52" w14:textId="77777777" w:rsidR="00C07262" w:rsidRPr="0022764C" w:rsidRDefault="004A758F">
      <w:pPr>
        <w:pStyle w:val="Heading1"/>
      </w:pPr>
      <w:r w:rsidRPr="0022764C">
        <w:t>Exclusions</w:t>
      </w:r>
    </w:p>
    <w:p w14:paraId="1CB393A6" w14:textId="77777777" w:rsidR="00C07262" w:rsidRPr="0022764C" w:rsidRDefault="004A758F">
      <w:pPr>
        <w:pStyle w:val="BodyText"/>
      </w:pPr>
      <w:r w:rsidRPr="0022764C">
        <w:t xml:space="preserve">This </w:t>
      </w:r>
      <w:r w:rsidRPr="0022764C">
        <w:rPr>
          <w:b/>
        </w:rPr>
        <w:t>Section</w:t>
      </w:r>
      <w:r w:rsidRPr="0022764C">
        <w:t xml:space="preserve"> shall not apply to liability or </w:t>
      </w:r>
      <w:r w:rsidRPr="0022764C">
        <w:rPr>
          <w:b/>
        </w:rPr>
        <w:t>Compensation</w:t>
      </w:r>
      <w:r w:rsidRPr="0022764C">
        <w:t xml:space="preserve"> in respect of or arising out of:</w:t>
      </w:r>
    </w:p>
    <w:p w14:paraId="30340233" w14:textId="77777777" w:rsidR="00C07262" w:rsidRPr="0022764C" w:rsidRDefault="004A758F">
      <w:pPr>
        <w:pStyle w:val="Heading3"/>
      </w:pPr>
      <w:r w:rsidRPr="0022764C">
        <w:t>Abuse</w:t>
      </w:r>
    </w:p>
    <w:p w14:paraId="56452F86" w14:textId="77777777" w:rsidR="00C07262" w:rsidRPr="0022764C" w:rsidRDefault="004A758F">
      <w:pPr>
        <w:pStyle w:val="BodyText"/>
      </w:pPr>
      <w:r w:rsidRPr="0022764C">
        <w:t xml:space="preserve">the mental or physical intentional or neglectful mistreatment of a person which results in </w:t>
      </w:r>
      <w:r w:rsidRPr="0022764C">
        <w:rPr>
          <w:b/>
        </w:rPr>
        <w:t xml:space="preserve">Bodily Injury </w:t>
      </w:r>
      <w:r w:rsidRPr="0022764C">
        <w:t>including</w:t>
      </w:r>
      <w:r w:rsidRPr="0022764C">
        <w:rPr>
          <w:b/>
        </w:rPr>
        <w:t xml:space="preserve"> </w:t>
      </w:r>
      <w:r w:rsidRPr="0022764C">
        <w:t>any act which amounts to an offence under the Sexual Offences Act 2003.</w:t>
      </w:r>
    </w:p>
    <w:p w14:paraId="373D0F15" w14:textId="77777777" w:rsidR="00C07262" w:rsidRPr="0022764C" w:rsidRDefault="004A758F">
      <w:pPr>
        <w:pStyle w:val="Heading3"/>
      </w:pPr>
      <w:r w:rsidRPr="0022764C">
        <w:t>Advice and Professional Negligence</w:t>
      </w:r>
    </w:p>
    <w:p w14:paraId="3C786595" w14:textId="3A5AF4AE" w:rsidR="00C07262" w:rsidRPr="0022764C" w:rsidRDefault="004A758F">
      <w:pPr>
        <w:pStyle w:val="BodyText"/>
      </w:pPr>
      <w:r w:rsidRPr="0022764C">
        <w:t>advice, design, plan, formula, specification or omission to perform a professional duty provided for a fee or in circumstances where a fee would normally be charged.</w:t>
      </w:r>
    </w:p>
    <w:p w14:paraId="71DDCD82" w14:textId="77777777" w:rsidR="00C07262" w:rsidRPr="0022764C" w:rsidRDefault="004A758F">
      <w:pPr>
        <w:pStyle w:val="Heading3"/>
      </w:pPr>
      <w:r w:rsidRPr="0022764C">
        <w:t>Asbestos</w:t>
      </w:r>
    </w:p>
    <w:p w14:paraId="6521DFE6" w14:textId="77777777" w:rsidR="00C07262" w:rsidRPr="0022764C" w:rsidRDefault="004A758F">
      <w:pPr>
        <w:pStyle w:val="BodyText"/>
      </w:pPr>
      <w:r w:rsidRPr="0022764C">
        <w:t>asbestos or related in any way to asbestos or asbestos fibres or particles or any derivatives of asbestos or any materials containing such in any form whatsoever.</w:t>
      </w:r>
    </w:p>
    <w:p w14:paraId="5F975524" w14:textId="77777777" w:rsidR="00C07262" w:rsidRPr="0022764C" w:rsidRDefault="004A758F">
      <w:pPr>
        <w:pStyle w:val="BodyText"/>
      </w:pPr>
      <w:r w:rsidRPr="0022764C">
        <w:t xml:space="preserve">However, this Exclusion will not apply in respect of a claim for </w:t>
      </w:r>
      <w:r w:rsidRPr="0022764C">
        <w:rPr>
          <w:b/>
        </w:rPr>
        <w:t>Bodily Injury</w:t>
      </w:r>
      <w:r w:rsidRPr="0022764C">
        <w:t xml:space="preserve"> against the </w:t>
      </w:r>
      <w:r w:rsidRPr="0022764C">
        <w:rPr>
          <w:b/>
        </w:rPr>
        <w:t>Insured</w:t>
      </w:r>
      <w:r w:rsidRPr="0022764C">
        <w:t xml:space="preserve"> arising out of exposure to asbestos fibres, caused by a fire or explosion which occurs during the </w:t>
      </w:r>
      <w:r w:rsidRPr="0022764C">
        <w:rPr>
          <w:b/>
        </w:rPr>
        <w:t xml:space="preserve">Period of Insurance, </w:t>
      </w:r>
      <w:r w:rsidRPr="0022764C">
        <w:t>subject to a maximum</w:t>
      </w:r>
      <w:r w:rsidRPr="0022764C">
        <w:rPr>
          <w:b/>
        </w:rPr>
        <w:t xml:space="preserve"> Insurer’s</w:t>
      </w:r>
      <w:r w:rsidRPr="0022764C">
        <w:t xml:space="preserve"> liability of GBP 500,000 (five hundred thousand pounds sterling) </w:t>
      </w:r>
    </w:p>
    <w:p w14:paraId="4BAA3712" w14:textId="77777777" w:rsidR="00C07262" w:rsidRPr="0022764C" w:rsidRDefault="004A758F">
      <w:pPr>
        <w:pStyle w:val="Heading3"/>
      </w:pPr>
      <w:r w:rsidRPr="0022764C">
        <w:t>Contractual Liability</w:t>
      </w:r>
    </w:p>
    <w:p w14:paraId="5C0F8414" w14:textId="77777777" w:rsidR="00C07262" w:rsidRPr="0022764C" w:rsidRDefault="004A758F">
      <w:pPr>
        <w:pStyle w:val="BodyText"/>
      </w:pPr>
      <w:r w:rsidRPr="0022764C">
        <w:t xml:space="preserve">or attaching by virtue of any contract or agreement (whether written, oral, implied or otherwise) but which would not have attached in the absence of such agreement unless the </w:t>
      </w:r>
      <w:r w:rsidRPr="0022764C">
        <w:rPr>
          <w:b/>
        </w:rPr>
        <w:t>Insurer</w:t>
      </w:r>
      <w:r w:rsidRPr="0022764C">
        <w:t xml:space="preserve"> has approved such contract or agreement by endorsement.</w:t>
      </w:r>
    </w:p>
    <w:p w14:paraId="5A4AEB99" w14:textId="77777777" w:rsidR="00C07262" w:rsidRPr="0022764C" w:rsidRDefault="004A758F">
      <w:pPr>
        <w:pStyle w:val="Heading3"/>
      </w:pPr>
      <w:r w:rsidRPr="0022764C">
        <w:t>Defective Workmanship</w:t>
      </w:r>
    </w:p>
    <w:p w14:paraId="073D41D9" w14:textId="77777777" w:rsidR="00C07262" w:rsidRPr="0022764C" w:rsidRDefault="004A758F">
      <w:pPr>
        <w:pStyle w:val="BodyText"/>
      </w:pPr>
      <w:r w:rsidRPr="0022764C">
        <w:t xml:space="preserve">the cost of rectifying defective work carried out by or on behalf of the </w:t>
      </w:r>
      <w:r w:rsidRPr="0022764C">
        <w:rPr>
          <w:b/>
        </w:rPr>
        <w:t>Insured</w:t>
      </w:r>
      <w:r w:rsidRPr="0022764C">
        <w:t>.</w:t>
      </w:r>
    </w:p>
    <w:p w14:paraId="5413DF92" w14:textId="77777777" w:rsidR="00C07262" w:rsidRPr="0022764C" w:rsidRDefault="004A758F">
      <w:pPr>
        <w:pStyle w:val="Heading3"/>
      </w:pPr>
      <w:r w:rsidRPr="0022764C">
        <w:t>Employees</w:t>
      </w:r>
    </w:p>
    <w:p w14:paraId="1974D7A8" w14:textId="77777777" w:rsidR="00C07262" w:rsidRPr="0022764C" w:rsidRDefault="004A758F">
      <w:pPr>
        <w:pStyle w:val="BodyText"/>
      </w:pPr>
      <w:r w:rsidRPr="0022764C">
        <w:rPr>
          <w:b/>
        </w:rPr>
        <w:t>Bodily Injury</w:t>
      </w:r>
      <w:r w:rsidRPr="0022764C">
        <w:t xml:space="preserve"> sustained by an </w:t>
      </w:r>
      <w:r w:rsidRPr="0022764C">
        <w:rPr>
          <w:b/>
        </w:rPr>
        <w:t>Employee</w:t>
      </w:r>
      <w:r w:rsidRPr="0022764C">
        <w:t xml:space="preserve"> and arising out of and in the course of his employment by the </w:t>
      </w:r>
      <w:r w:rsidRPr="0022764C">
        <w:rPr>
          <w:b/>
        </w:rPr>
        <w:t>Insured</w:t>
      </w:r>
      <w:r w:rsidRPr="0022764C">
        <w:t>.</w:t>
      </w:r>
    </w:p>
    <w:p w14:paraId="328205EC" w14:textId="77777777" w:rsidR="00C07262" w:rsidRPr="0022764C" w:rsidRDefault="004A758F">
      <w:pPr>
        <w:pStyle w:val="Heading3"/>
      </w:pPr>
      <w:r w:rsidRPr="0022764C">
        <w:t xml:space="preserve">Medical Malpractice </w:t>
      </w:r>
    </w:p>
    <w:p w14:paraId="412A09EC" w14:textId="77777777" w:rsidR="00C07262" w:rsidRPr="0022764C" w:rsidRDefault="004A758F">
      <w:pPr>
        <w:pStyle w:val="BodyText"/>
      </w:pPr>
      <w:r w:rsidRPr="0022764C">
        <w:rPr>
          <w:b/>
        </w:rPr>
        <w:t>Bodily Injury</w:t>
      </w:r>
      <w:r w:rsidRPr="0022764C">
        <w:t xml:space="preserve"> arising from an act or omission in the provision of or failure to provide Healthcare as defined in this Exclusion.</w:t>
      </w:r>
    </w:p>
    <w:p w14:paraId="04CB7EC0" w14:textId="77777777" w:rsidR="00C07262" w:rsidRPr="0022764C" w:rsidRDefault="004A758F">
      <w:pPr>
        <w:pStyle w:val="BodyText"/>
      </w:pPr>
      <w:r w:rsidRPr="0022764C">
        <w:t>For the purposes of this Exclusion the words:</w:t>
      </w:r>
    </w:p>
    <w:p w14:paraId="0DCA4154" w14:textId="77777777" w:rsidR="00C07262" w:rsidRPr="0022764C" w:rsidRDefault="004A758F" w:rsidP="00662A63">
      <w:pPr>
        <w:pStyle w:val="BodyText"/>
        <w:numPr>
          <w:ilvl w:val="0"/>
          <w:numId w:val="227"/>
        </w:numPr>
        <w:ind w:left="454" w:hanging="454"/>
      </w:pPr>
      <w:r w:rsidRPr="0022764C">
        <w:t>Healthcare shall mean healthcare (but not First Aid) rendered by members of the healthcare and allied services or by others consequent on decisions or judgements made by such members;</w:t>
      </w:r>
    </w:p>
    <w:p w14:paraId="2338E220" w14:textId="77777777" w:rsidR="00C07262" w:rsidRPr="0022764C" w:rsidRDefault="004A758F">
      <w:pPr>
        <w:pStyle w:val="BodyText"/>
        <w:ind w:left="454"/>
      </w:pPr>
      <w:r w:rsidRPr="0022764C">
        <w:t>Such members shall include:</w:t>
      </w:r>
    </w:p>
    <w:p w14:paraId="5847985A" w14:textId="77777777" w:rsidR="00C07262" w:rsidRPr="0022764C" w:rsidRDefault="004A758F" w:rsidP="00662A63">
      <w:pPr>
        <w:pStyle w:val="BodyText"/>
        <w:numPr>
          <w:ilvl w:val="1"/>
          <w:numId w:val="228"/>
        </w:numPr>
        <w:ind w:left="908" w:hanging="454"/>
      </w:pPr>
      <w:r w:rsidRPr="0022764C">
        <w:t>medical and dental practitioners;</w:t>
      </w:r>
    </w:p>
    <w:p w14:paraId="4DAC8D69" w14:textId="77777777" w:rsidR="00C07262" w:rsidRPr="0022764C" w:rsidRDefault="004A758F" w:rsidP="00662A63">
      <w:pPr>
        <w:pStyle w:val="BodyText"/>
        <w:numPr>
          <w:ilvl w:val="1"/>
          <w:numId w:val="228"/>
        </w:numPr>
        <w:ind w:left="908" w:hanging="454"/>
      </w:pPr>
      <w:r w:rsidRPr="0022764C">
        <w:t>nurses;</w:t>
      </w:r>
    </w:p>
    <w:p w14:paraId="6FB9D161" w14:textId="77777777" w:rsidR="00C07262" w:rsidRPr="0022764C" w:rsidRDefault="004A758F" w:rsidP="00662A63">
      <w:pPr>
        <w:pStyle w:val="BodyText"/>
        <w:numPr>
          <w:ilvl w:val="1"/>
          <w:numId w:val="228"/>
        </w:numPr>
        <w:ind w:left="908" w:hanging="454"/>
      </w:pPr>
      <w:r w:rsidRPr="0022764C">
        <w:t>midwives;</w:t>
      </w:r>
    </w:p>
    <w:p w14:paraId="46A26715" w14:textId="77777777" w:rsidR="00C07262" w:rsidRPr="0022764C" w:rsidRDefault="004A758F" w:rsidP="00662A63">
      <w:pPr>
        <w:pStyle w:val="BodyText"/>
        <w:numPr>
          <w:ilvl w:val="1"/>
          <w:numId w:val="228"/>
        </w:numPr>
        <w:ind w:left="908" w:hanging="454"/>
      </w:pPr>
      <w:r w:rsidRPr="0022764C">
        <w:t>pharmacists;</w:t>
      </w:r>
    </w:p>
    <w:p w14:paraId="5F595962" w14:textId="77777777" w:rsidR="00C07262" w:rsidRPr="0022764C" w:rsidRDefault="004A758F" w:rsidP="00662A63">
      <w:pPr>
        <w:pStyle w:val="BodyText"/>
        <w:numPr>
          <w:ilvl w:val="1"/>
          <w:numId w:val="228"/>
        </w:numPr>
        <w:ind w:left="908" w:hanging="454"/>
      </w:pPr>
      <w:r w:rsidRPr="0022764C">
        <w:t>professions allied to medicine;</w:t>
      </w:r>
    </w:p>
    <w:p w14:paraId="01C6ECC2" w14:textId="77777777" w:rsidR="00C07262" w:rsidRPr="0022764C" w:rsidRDefault="004A758F" w:rsidP="00662A63">
      <w:pPr>
        <w:pStyle w:val="BodyText"/>
        <w:numPr>
          <w:ilvl w:val="1"/>
          <w:numId w:val="228"/>
        </w:numPr>
        <w:ind w:left="908" w:hanging="454"/>
      </w:pPr>
      <w:r w:rsidRPr="0022764C">
        <w:t>care assistants and nursing auxiliaries;</w:t>
      </w:r>
    </w:p>
    <w:p w14:paraId="47756E05" w14:textId="77777777" w:rsidR="00C07262" w:rsidRPr="0022764C" w:rsidRDefault="004A758F" w:rsidP="00662A63">
      <w:pPr>
        <w:pStyle w:val="BodyText"/>
        <w:numPr>
          <w:ilvl w:val="1"/>
          <w:numId w:val="228"/>
        </w:numPr>
        <w:ind w:left="908" w:hanging="454"/>
      </w:pPr>
      <w:r w:rsidRPr="0022764C">
        <w:t>ambulance personnel;</w:t>
      </w:r>
    </w:p>
    <w:p w14:paraId="7F0AA1B6" w14:textId="77777777" w:rsidR="00C07262" w:rsidRPr="0022764C" w:rsidRDefault="004A758F" w:rsidP="00662A63">
      <w:pPr>
        <w:pStyle w:val="BodyText"/>
        <w:numPr>
          <w:ilvl w:val="1"/>
          <w:numId w:val="228"/>
        </w:numPr>
        <w:ind w:left="908" w:hanging="454"/>
      </w:pPr>
      <w:r w:rsidRPr="0022764C">
        <w:t>laboratory technicians; or</w:t>
      </w:r>
    </w:p>
    <w:p w14:paraId="55EAC98A" w14:textId="77777777" w:rsidR="00C07262" w:rsidRPr="0022764C" w:rsidRDefault="004A758F" w:rsidP="00662A63">
      <w:pPr>
        <w:pStyle w:val="BodyText"/>
        <w:numPr>
          <w:ilvl w:val="1"/>
          <w:numId w:val="228"/>
        </w:numPr>
        <w:ind w:left="908" w:hanging="454"/>
      </w:pPr>
      <w:bookmarkStart w:id="143" w:name="_Hlk80278350"/>
      <w:r w:rsidRPr="0022764C">
        <w:t>social workers.</w:t>
      </w:r>
      <w:bookmarkEnd w:id="143"/>
    </w:p>
    <w:p w14:paraId="2B4287E1" w14:textId="77777777" w:rsidR="00C07262" w:rsidRPr="0022764C" w:rsidRDefault="004A758F" w:rsidP="00662A63">
      <w:pPr>
        <w:pStyle w:val="BodyText"/>
        <w:numPr>
          <w:ilvl w:val="0"/>
          <w:numId w:val="227"/>
        </w:numPr>
        <w:ind w:left="454" w:hanging="454"/>
      </w:pPr>
      <w:r w:rsidRPr="0022764C">
        <w:t xml:space="preserve">First Aid shall mean emergency care (other than planned emergency treatment for specific individuals) given immediately to an injured or sick person by any director, partner or </w:t>
      </w:r>
      <w:r w:rsidRPr="0022764C">
        <w:rPr>
          <w:b/>
        </w:rPr>
        <w:t>Employee</w:t>
      </w:r>
      <w:r w:rsidRPr="0022764C">
        <w:t xml:space="preserve"> of the </w:t>
      </w:r>
      <w:r w:rsidRPr="0022764C">
        <w:rPr>
          <w:b/>
        </w:rPr>
        <w:t>Insured</w:t>
      </w:r>
      <w:r w:rsidRPr="0022764C">
        <w:t xml:space="preserve"> in the course of carrying out their duties when undertaking the </w:t>
      </w:r>
      <w:r w:rsidRPr="0022764C">
        <w:rPr>
          <w:b/>
        </w:rPr>
        <w:t>Business</w:t>
      </w:r>
      <w:r w:rsidRPr="0022764C">
        <w:t>.</w:t>
      </w:r>
    </w:p>
    <w:p w14:paraId="326386ED" w14:textId="77777777" w:rsidR="00C07262" w:rsidRPr="0022764C" w:rsidRDefault="004A758F">
      <w:pPr>
        <w:pStyle w:val="Heading3"/>
      </w:pPr>
      <w:r w:rsidRPr="0022764C">
        <w:t>Pollution</w:t>
      </w:r>
    </w:p>
    <w:p w14:paraId="2F3BF0D0" w14:textId="77777777" w:rsidR="00C07262" w:rsidRPr="0022764C" w:rsidRDefault="004A758F">
      <w:pPr>
        <w:pStyle w:val="BodyText"/>
      </w:pPr>
      <w:r w:rsidRPr="0022764C">
        <w:rPr>
          <w:b/>
        </w:rPr>
        <w:t>Pollution</w:t>
      </w:r>
      <w:r w:rsidRPr="0022764C">
        <w:t xml:space="preserve"> unless such </w:t>
      </w:r>
      <w:r w:rsidRPr="0022764C">
        <w:rPr>
          <w:b/>
        </w:rPr>
        <w:t>Pollution</w:t>
      </w:r>
      <w:r w:rsidRPr="0022764C">
        <w:t xml:space="preserve"> is caused by a sudden, identifiable, unintended and unexpected incident which occurs in its entirety at a specific time and place during the </w:t>
      </w:r>
      <w:r w:rsidRPr="0022764C">
        <w:rPr>
          <w:b/>
        </w:rPr>
        <w:t>Period of Insurance</w:t>
      </w:r>
      <w:r w:rsidRPr="0022764C">
        <w:t>.</w:t>
      </w:r>
    </w:p>
    <w:p w14:paraId="299236AD" w14:textId="77777777" w:rsidR="00C07262" w:rsidRPr="0022764C" w:rsidRDefault="004A758F">
      <w:pPr>
        <w:pStyle w:val="Heading3"/>
      </w:pPr>
      <w:r w:rsidRPr="0022764C">
        <w:t>Products</w:t>
      </w:r>
    </w:p>
    <w:p w14:paraId="69485FE4" w14:textId="77777777" w:rsidR="00C07262" w:rsidRPr="0022764C" w:rsidRDefault="004A758F">
      <w:pPr>
        <w:pStyle w:val="BodyText"/>
      </w:pPr>
      <w:r w:rsidRPr="0022764C">
        <w:t xml:space="preserve">any of the </w:t>
      </w:r>
      <w:r w:rsidRPr="0022764C">
        <w:rPr>
          <w:b/>
        </w:rPr>
        <w:t>Insured’s</w:t>
      </w:r>
      <w:r w:rsidRPr="0022764C">
        <w:t xml:space="preserve"> </w:t>
      </w:r>
      <w:r w:rsidRPr="0022764C">
        <w:rPr>
          <w:b/>
        </w:rPr>
        <w:t>Products</w:t>
      </w:r>
      <w:r w:rsidRPr="0022764C">
        <w:t xml:space="preserve"> (other than food or drink for consumption on the </w:t>
      </w:r>
      <w:r w:rsidRPr="0022764C">
        <w:rPr>
          <w:b/>
        </w:rPr>
        <w:t>Premises</w:t>
      </w:r>
      <w:r w:rsidRPr="0022764C">
        <w:t>).</w:t>
      </w:r>
    </w:p>
    <w:p w14:paraId="18938DE4" w14:textId="77777777" w:rsidR="00C07262" w:rsidRPr="0022764C" w:rsidRDefault="004A758F">
      <w:pPr>
        <w:pStyle w:val="Heading3"/>
      </w:pPr>
      <w:r w:rsidRPr="0022764C">
        <w:t>Terrorism</w:t>
      </w:r>
    </w:p>
    <w:p w14:paraId="6FB7120E" w14:textId="77777777" w:rsidR="00C07262" w:rsidRPr="0022764C" w:rsidRDefault="004A758F">
      <w:pPr>
        <w:pStyle w:val="BodyText"/>
      </w:pPr>
      <w:r w:rsidRPr="0022764C">
        <w:rPr>
          <w:b/>
        </w:rPr>
        <w:t>Terrorism</w:t>
      </w:r>
      <w:r w:rsidRPr="0022764C">
        <w:t xml:space="preserve"> unless the occurrence giving rise to the claim takes place wholly within the </w:t>
      </w:r>
      <w:r w:rsidRPr="0022764C">
        <w:rPr>
          <w:b/>
        </w:rPr>
        <w:t>United Kingdom</w:t>
      </w:r>
      <w:r w:rsidRPr="0022764C">
        <w:t>.</w:t>
      </w:r>
    </w:p>
    <w:p w14:paraId="5D3CA60F" w14:textId="77777777" w:rsidR="00C07262" w:rsidRPr="0022764C" w:rsidRDefault="004A758F">
      <w:pPr>
        <w:pStyle w:val="Heading3"/>
      </w:pPr>
      <w:r w:rsidRPr="0022764C">
        <w:lastRenderedPageBreak/>
        <w:t>Vehicles, Vessels or Craft</w:t>
      </w:r>
    </w:p>
    <w:p w14:paraId="7ABB7AC4" w14:textId="77777777" w:rsidR="00C07262" w:rsidRPr="0022764C" w:rsidRDefault="004A758F">
      <w:pPr>
        <w:pStyle w:val="BodyText"/>
      </w:pPr>
      <w:r w:rsidRPr="0022764C">
        <w:rPr>
          <w:b/>
          <w:bCs/>
        </w:rPr>
        <w:t>Bodily Injury</w:t>
      </w:r>
      <w:r w:rsidRPr="0022764C">
        <w:t xml:space="preserve"> or </w:t>
      </w:r>
      <w:r w:rsidRPr="0022764C">
        <w:rPr>
          <w:b/>
        </w:rPr>
        <w:t>Damage</w:t>
      </w:r>
      <w:r w:rsidRPr="0022764C">
        <w:t xml:space="preserve"> to material property arising from the ownership, possession or use by or on behalf of the </w:t>
      </w:r>
      <w:r w:rsidRPr="0022764C">
        <w:rPr>
          <w:b/>
        </w:rPr>
        <w:t>Insured</w:t>
      </w:r>
      <w:r w:rsidRPr="0022764C">
        <w:t xml:space="preserve"> of:</w:t>
      </w:r>
    </w:p>
    <w:p w14:paraId="0561B1EF" w14:textId="77777777" w:rsidR="00C07262" w:rsidRPr="0022764C" w:rsidRDefault="004A758F" w:rsidP="00662A63">
      <w:pPr>
        <w:pStyle w:val="BodyText"/>
        <w:numPr>
          <w:ilvl w:val="0"/>
          <w:numId w:val="229"/>
        </w:numPr>
        <w:ind w:left="454" w:hanging="454"/>
      </w:pPr>
      <w:r w:rsidRPr="0022764C">
        <w:t>any mechanically propelled vehicle used in circumstances where insurance or security is required by law or where compensation is provided under any motor policy or other more specific insurance provided that this Exclusion shall not apply to:</w:t>
      </w:r>
    </w:p>
    <w:p w14:paraId="0FF3D3B3" w14:textId="77777777" w:rsidR="00C07262" w:rsidRPr="0022764C" w:rsidRDefault="004A758F" w:rsidP="00662A63">
      <w:pPr>
        <w:pStyle w:val="BodyText"/>
        <w:numPr>
          <w:ilvl w:val="0"/>
          <w:numId w:val="230"/>
        </w:numPr>
        <w:ind w:left="908" w:hanging="454"/>
      </w:pPr>
      <w:r w:rsidRPr="0022764C">
        <w:t>the loading or unloading of any vehicle or trailer or delivery or collection of goods in connection with any vehicle or trailer;</w:t>
      </w:r>
    </w:p>
    <w:p w14:paraId="180D4482" w14:textId="77777777" w:rsidR="00C07262" w:rsidRPr="0022764C" w:rsidRDefault="004A758F" w:rsidP="00662A63">
      <w:pPr>
        <w:pStyle w:val="BodyText"/>
        <w:numPr>
          <w:ilvl w:val="0"/>
          <w:numId w:val="230"/>
        </w:numPr>
        <w:ind w:left="908" w:hanging="454"/>
      </w:pPr>
      <w:r w:rsidRPr="0022764C">
        <w:t xml:space="preserve">such vehicle whilst the same is being used as a tool of trade.  </w:t>
      </w:r>
    </w:p>
    <w:p w14:paraId="5009F7D5" w14:textId="77777777" w:rsidR="00C07262" w:rsidRPr="0022764C" w:rsidRDefault="004A758F" w:rsidP="00662A63">
      <w:pPr>
        <w:pStyle w:val="BodyText"/>
        <w:numPr>
          <w:ilvl w:val="0"/>
          <w:numId w:val="229"/>
        </w:numPr>
        <w:ind w:left="454" w:hanging="454"/>
      </w:pPr>
      <w:r w:rsidRPr="0022764C">
        <w:t>any vessel or craft or oil rig made or intended to float on or in or travel through water or air or space or the loading or unloading of such vessel or craft other than:</w:t>
      </w:r>
    </w:p>
    <w:p w14:paraId="29758098" w14:textId="77777777" w:rsidR="00C07262" w:rsidRPr="0022764C" w:rsidRDefault="004A758F" w:rsidP="00662A63">
      <w:pPr>
        <w:pStyle w:val="BodyText"/>
        <w:numPr>
          <w:ilvl w:val="0"/>
          <w:numId w:val="231"/>
        </w:numPr>
        <w:ind w:left="908" w:hanging="454"/>
      </w:pPr>
      <w:r w:rsidRPr="0022764C">
        <w:t xml:space="preserve">any watercraft owned by others and used by the </w:t>
      </w:r>
      <w:r w:rsidRPr="0022764C">
        <w:rPr>
          <w:b/>
        </w:rPr>
        <w:t>Insured</w:t>
      </w:r>
      <w:r w:rsidRPr="0022764C">
        <w:t xml:space="preserve"> for </w:t>
      </w:r>
      <w:r w:rsidRPr="0022764C">
        <w:rPr>
          <w:b/>
        </w:rPr>
        <w:t>Business</w:t>
      </w:r>
      <w:r w:rsidRPr="0022764C">
        <w:t xml:space="preserve"> entertainment not exceeding 30 (thirty) metres in length; or</w:t>
      </w:r>
    </w:p>
    <w:p w14:paraId="1BD3155F" w14:textId="77777777" w:rsidR="00C07262" w:rsidRPr="0022764C" w:rsidRDefault="004A758F" w:rsidP="00662A63">
      <w:pPr>
        <w:pStyle w:val="BodyText"/>
        <w:numPr>
          <w:ilvl w:val="0"/>
          <w:numId w:val="231"/>
        </w:numPr>
        <w:ind w:left="908" w:hanging="454"/>
      </w:pPr>
      <w:r w:rsidRPr="0022764C">
        <w:t>non-powered watercraft barges and motor launches not exceeding 30 (thirty) metres in length;</w:t>
      </w:r>
    </w:p>
    <w:p w14:paraId="0BE7A24D" w14:textId="77777777" w:rsidR="00C07262" w:rsidRPr="0022764C" w:rsidRDefault="004A758F">
      <w:pPr>
        <w:pStyle w:val="BodyText"/>
        <w:ind w:left="454"/>
      </w:pPr>
      <w:r w:rsidRPr="0022764C">
        <w:t>whilst on inland waterways or 3 (three) miles offshore.</w:t>
      </w:r>
    </w:p>
    <w:p w14:paraId="504A0DB5" w14:textId="77777777" w:rsidR="00C07262" w:rsidRPr="0022764C" w:rsidRDefault="004A758F">
      <w:pPr>
        <w:pStyle w:val="Heading1"/>
      </w:pPr>
      <w:r w:rsidRPr="0022764C">
        <w:t>Conditions</w:t>
      </w:r>
    </w:p>
    <w:p w14:paraId="43FCB943" w14:textId="77777777" w:rsidR="00C07262" w:rsidRPr="0022764C" w:rsidRDefault="004A758F">
      <w:pPr>
        <w:pStyle w:val="Heading3"/>
      </w:pPr>
      <w:r w:rsidRPr="0022764C">
        <w:t xml:space="preserve">Terrorism </w:t>
      </w:r>
    </w:p>
    <w:p w14:paraId="515C1761" w14:textId="613AC3A7" w:rsidR="00C07262" w:rsidRPr="0022764C" w:rsidRDefault="004A758F">
      <w:pPr>
        <w:pStyle w:val="BodyText"/>
      </w:pPr>
      <w:r w:rsidRPr="0022764C">
        <w:t xml:space="preserve">The liability of the </w:t>
      </w:r>
      <w:r w:rsidRPr="0022764C">
        <w:rPr>
          <w:b/>
        </w:rPr>
        <w:t>Insurer</w:t>
      </w:r>
      <w:r w:rsidRPr="0022764C">
        <w:t xml:space="preserve"> for all </w:t>
      </w:r>
      <w:r w:rsidRPr="0022764C">
        <w:rPr>
          <w:b/>
        </w:rPr>
        <w:t>Compensation</w:t>
      </w:r>
      <w:r w:rsidRPr="0022764C">
        <w:t xml:space="preserve"> and </w:t>
      </w:r>
      <w:r w:rsidRPr="0022764C">
        <w:rPr>
          <w:b/>
        </w:rPr>
        <w:t>Costs and Expenses</w:t>
      </w:r>
      <w:r w:rsidRPr="0022764C">
        <w:t xml:space="preserve"> arising out of </w:t>
      </w:r>
      <w:r w:rsidRPr="0022764C">
        <w:rPr>
          <w:b/>
        </w:rPr>
        <w:t>Terrorism</w:t>
      </w:r>
      <w:r w:rsidRPr="0022764C">
        <w:t xml:space="preserve"> within the </w:t>
      </w:r>
      <w:r w:rsidRPr="0022764C">
        <w:rPr>
          <w:b/>
        </w:rPr>
        <w:t>United Kingdom</w:t>
      </w:r>
      <w:r w:rsidRPr="0022764C">
        <w:t xml:space="preserve"> shall not exceed the limit stated in the </w:t>
      </w:r>
      <w:r w:rsidRPr="0022764C">
        <w:rPr>
          <w:b/>
        </w:rPr>
        <w:t>Schedule</w:t>
      </w:r>
      <w:r w:rsidRPr="0022764C">
        <w:t xml:space="preserve"> to this </w:t>
      </w:r>
      <w:r w:rsidRPr="0022764C">
        <w:rPr>
          <w:b/>
        </w:rPr>
        <w:t>Section</w:t>
      </w:r>
      <w:r w:rsidRPr="0022764C">
        <w:t xml:space="preserve">. </w:t>
      </w:r>
    </w:p>
    <w:p w14:paraId="54F9CE7C" w14:textId="77777777" w:rsidR="00C07262" w:rsidRPr="0022764C" w:rsidRDefault="004A758F">
      <w:pPr>
        <w:pStyle w:val="Heading3"/>
      </w:pPr>
      <w:r w:rsidRPr="0022764C">
        <w:t xml:space="preserve">Worldwide Jurisdiction </w:t>
      </w:r>
    </w:p>
    <w:p w14:paraId="0E735A9E" w14:textId="77777777" w:rsidR="00C07262" w:rsidRPr="0022764C" w:rsidRDefault="004A758F">
      <w:pPr>
        <w:pStyle w:val="BodyText"/>
      </w:pPr>
      <w:r w:rsidRPr="0022764C">
        <w:t>(Excluding the United States of America/Canada)</w:t>
      </w:r>
    </w:p>
    <w:p w14:paraId="7A6824A1" w14:textId="77777777" w:rsidR="00C07262" w:rsidRPr="0022764C" w:rsidRDefault="004A758F">
      <w:pPr>
        <w:pStyle w:val="BodyText"/>
      </w:pPr>
      <w:r w:rsidRPr="0022764C">
        <w:t xml:space="preserve">The indemnity provided by this </w:t>
      </w:r>
      <w:r w:rsidRPr="0022764C">
        <w:rPr>
          <w:b/>
        </w:rPr>
        <w:t>Section</w:t>
      </w:r>
      <w:r w:rsidRPr="0022764C">
        <w:t xml:space="preserve"> shall apply to judgements against the </w:t>
      </w:r>
      <w:r w:rsidRPr="0022764C">
        <w:rPr>
          <w:b/>
        </w:rPr>
        <w:t>Insured</w:t>
      </w:r>
      <w:r w:rsidRPr="0022764C">
        <w:t xml:space="preserve"> in any court in the world, excluding judgements obtained in the courts or under the laws of the United States of America, its territories (including Puerto Rico) or possessions, or Canada, or orders obtained in the said courts for the enforcement of foreign judgements whether by way of reciprocal agreements or otherwise (“Foreign Judgements”). The premium for this insurance has been calculated accordingly and no consideration has been paid in respect of liabilities that may arise under any “Foreign Judgements”. </w:t>
      </w:r>
    </w:p>
    <w:p w14:paraId="08522E66" w14:textId="77777777" w:rsidR="00C07262" w:rsidRPr="0022764C" w:rsidRDefault="004A758F">
      <w:pPr>
        <w:pStyle w:val="Heading3"/>
      </w:pPr>
      <w:r w:rsidRPr="0022764C">
        <w:t xml:space="preserve">Hazardous Activities </w:t>
      </w:r>
    </w:p>
    <w:p w14:paraId="53CAC6E9" w14:textId="3EF4CA46" w:rsidR="00C07262" w:rsidRPr="0022764C" w:rsidRDefault="004A758F">
      <w:pPr>
        <w:pStyle w:val="BodyText"/>
      </w:pPr>
      <w:r w:rsidRPr="0022764C">
        <w:t xml:space="preserve">It is a condition precedent to liability under this </w:t>
      </w:r>
      <w:r w:rsidRPr="0022764C">
        <w:rPr>
          <w:b/>
        </w:rPr>
        <w:t>Policy</w:t>
      </w:r>
      <w:r w:rsidRPr="0022764C">
        <w:t xml:space="preserve"> that prior to the </w:t>
      </w:r>
      <w:r w:rsidRPr="0022764C">
        <w:rPr>
          <w:b/>
        </w:rPr>
        <w:t>Insured</w:t>
      </w:r>
      <w:r w:rsidRPr="0022764C">
        <w:t xml:space="preserve"> undertaking or arranging any activities </w:t>
      </w:r>
      <w:r w:rsidRPr="0022764C">
        <w:t xml:space="preserve">involving a hazardous location or of a hazardous nature including the use of pyrotechnics or special effects which produce a naked flame or involve stunt work, heat work or height work, a risk assessment must be carried out by the </w:t>
      </w:r>
      <w:r w:rsidRPr="0022764C">
        <w:rPr>
          <w:b/>
        </w:rPr>
        <w:t>Insured</w:t>
      </w:r>
      <w:r w:rsidRPr="0022764C">
        <w:t xml:space="preserve"> for each such activity and that such risk assessment must be accepted by the </w:t>
      </w:r>
      <w:r w:rsidRPr="0022764C">
        <w:rPr>
          <w:b/>
        </w:rPr>
        <w:t>Insurers</w:t>
      </w:r>
      <w:r w:rsidRPr="0022764C">
        <w:t xml:space="preserve"> in the event that any residual risk rating, after the application of control measures, remains medium to high (Amber or Red).</w:t>
      </w:r>
    </w:p>
    <w:p w14:paraId="253DB9E7" w14:textId="77777777" w:rsidR="00C07262" w:rsidRPr="0022764C" w:rsidRDefault="004A758F">
      <w:pPr>
        <w:pStyle w:val="Heading3"/>
      </w:pPr>
      <w:r w:rsidRPr="0022764C">
        <w:t>Heat Work Condition</w:t>
      </w:r>
    </w:p>
    <w:p w14:paraId="4C11A3EA" w14:textId="77777777" w:rsidR="00C07262" w:rsidRPr="0022764C" w:rsidRDefault="004A758F">
      <w:pPr>
        <w:pStyle w:val="BodyText"/>
      </w:pPr>
      <w:r w:rsidRPr="0022764C">
        <w:t>The</w:t>
      </w:r>
      <w:r w:rsidRPr="0022764C">
        <w:rPr>
          <w:b/>
        </w:rPr>
        <w:t xml:space="preserve"> Insurer</w:t>
      </w:r>
      <w:r w:rsidRPr="0022764C">
        <w:t xml:space="preserve"> shall not be liable to indemnify or compensate the </w:t>
      </w:r>
      <w:r w:rsidRPr="0022764C">
        <w:rPr>
          <w:b/>
        </w:rPr>
        <w:t>Insured</w:t>
      </w:r>
      <w:r w:rsidRPr="0022764C">
        <w:t xml:space="preserve"> in respect of liability arising from or caused by Heat Work undertaken by the </w:t>
      </w:r>
      <w:r w:rsidRPr="0022764C">
        <w:rPr>
          <w:b/>
        </w:rPr>
        <w:t>Insured</w:t>
      </w:r>
      <w:r w:rsidRPr="0022764C">
        <w:t xml:space="preserve"> away from premises owned by or leased or rented to the </w:t>
      </w:r>
      <w:r w:rsidRPr="0022764C">
        <w:rPr>
          <w:b/>
        </w:rPr>
        <w:t>Insured</w:t>
      </w:r>
      <w:r w:rsidRPr="0022764C">
        <w:t xml:space="preserve"> unless the following precautions are taken at all times:</w:t>
      </w:r>
    </w:p>
    <w:p w14:paraId="5BCA2F68" w14:textId="77777777" w:rsidR="00C07262" w:rsidRPr="0022764C" w:rsidRDefault="004A758F" w:rsidP="00662A63">
      <w:pPr>
        <w:pStyle w:val="BodyText"/>
        <w:numPr>
          <w:ilvl w:val="2"/>
          <w:numId w:val="226"/>
        </w:numPr>
        <w:ind w:left="454" w:hanging="454"/>
      </w:pPr>
      <w:r w:rsidRPr="0022764C">
        <w:t>a responsible worker is appointed to facilitate compliance with all requirements of these conditions;</w:t>
      </w:r>
    </w:p>
    <w:p w14:paraId="76899C18" w14:textId="77777777" w:rsidR="00C07262" w:rsidRPr="0022764C" w:rsidRDefault="004A758F" w:rsidP="00662A63">
      <w:pPr>
        <w:pStyle w:val="BodyText"/>
        <w:numPr>
          <w:ilvl w:val="2"/>
          <w:numId w:val="226"/>
        </w:numPr>
        <w:ind w:left="454" w:hanging="454"/>
      </w:pPr>
      <w:r w:rsidRPr="0022764C">
        <w:t>prior permission from the occupier or owner of the site has been granted for Heat Work to take place and suitable and adequate fire extinguishing appliances are provided at the point of use. Suitable and adequate fire extinguishing appliances shall as a minimum mean a 9 (nine) litre water or a 2 (two) kilogram multi-purpose fire extinguisher;</w:t>
      </w:r>
    </w:p>
    <w:p w14:paraId="18363377" w14:textId="77777777" w:rsidR="00C07262" w:rsidRPr="0022764C" w:rsidRDefault="004A758F" w:rsidP="00662A63">
      <w:pPr>
        <w:pStyle w:val="BodyText"/>
        <w:numPr>
          <w:ilvl w:val="2"/>
          <w:numId w:val="226"/>
        </w:numPr>
        <w:ind w:left="454" w:hanging="454"/>
      </w:pPr>
      <w:r w:rsidRPr="0022764C">
        <w:t>all workers are aware of the location of fire alarms and firefighting equipment provided on site which shall be ready for operation at the time Heat Work is undertaken;</w:t>
      </w:r>
    </w:p>
    <w:p w14:paraId="726121B0" w14:textId="77777777" w:rsidR="00C07262" w:rsidRPr="0022764C" w:rsidRDefault="004A758F" w:rsidP="00662A63">
      <w:pPr>
        <w:pStyle w:val="BodyText"/>
        <w:numPr>
          <w:ilvl w:val="2"/>
          <w:numId w:val="226"/>
        </w:numPr>
        <w:ind w:left="454" w:hanging="454"/>
      </w:pPr>
      <w:r w:rsidRPr="0022764C">
        <w:t>the item being worked on and the area where Heat Work is taking place including the other side of any ceiling, floor, wall or partition and within and on the other side of any tank, pipe, drum or apparatus are checked to ensure that no combustible materials or inflammable liquids or gas is in danger of ignition directly or through conducted heat;</w:t>
      </w:r>
    </w:p>
    <w:p w14:paraId="13564564" w14:textId="7CEFE951" w:rsidR="00C07262" w:rsidRPr="0022764C" w:rsidRDefault="004A758F" w:rsidP="00662A63">
      <w:pPr>
        <w:pStyle w:val="BodyText"/>
        <w:numPr>
          <w:ilvl w:val="2"/>
          <w:numId w:val="226"/>
        </w:numPr>
        <w:ind w:left="454" w:hanging="454"/>
      </w:pPr>
      <w:r w:rsidRPr="0022764C">
        <w:t>all combustible materials or inflammable liquids or gases in the vicinity of where Heat Work is taking place, other than gas or fuel connected to the Heat Work equipment, shall be removed to a point at least 8 (eight) metres from the area where the Heat Work is taking place. Any combustible material or inflammable liquid or gases which cannot be reasonably moved shall be covered and fully protected by overlapping sheets or screens of non-combustible material. Where the nature of materials or liquids or gases cannot be properly verified by a suitably qualified person as non-combustible or non-</w:t>
      </w:r>
      <w:del w:id="144" w:author="stuart wolstenholme" w:date="2026-05-29T12:37:00Z" w16du:dateUtc="2026-05-29T11:37:00Z">
        <w:r w:rsidRPr="0022764C" w:rsidDel="00BB79CB">
          <w:delText>inflammable</w:delText>
        </w:r>
      </w:del>
      <w:ins w:id="145" w:author="stuart wolstenholme" w:date="2026-05-29T12:37:00Z" w16du:dateUtc="2026-05-29T11:37:00Z">
        <w:r w:rsidR="00BB79CB" w:rsidRPr="0022764C">
          <w:t>inflammable,</w:t>
        </w:r>
      </w:ins>
      <w:r w:rsidRPr="0022764C">
        <w:t xml:space="preserve"> they must be assumed as combustible or inflammable and all stated precautions shall be carried out in full;</w:t>
      </w:r>
    </w:p>
    <w:p w14:paraId="6FB0C8E5" w14:textId="77777777" w:rsidR="00C07262" w:rsidRPr="0022764C" w:rsidRDefault="004A758F" w:rsidP="00662A63">
      <w:pPr>
        <w:pStyle w:val="BodyText"/>
        <w:numPr>
          <w:ilvl w:val="2"/>
          <w:numId w:val="226"/>
        </w:numPr>
        <w:ind w:left="454" w:hanging="454"/>
      </w:pPr>
      <w:r w:rsidRPr="0022764C">
        <w:t>all equipment involved in Heat Work is to be examined prior to use and any defects found are to be repaired or replaced prior to Heat Work taking place;</w:t>
      </w:r>
    </w:p>
    <w:p w14:paraId="6C17E28A" w14:textId="77777777" w:rsidR="00C07262" w:rsidRPr="0022764C" w:rsidRDefault="004A758F" w:rsidP="00662A63">
      <w:pPr>
        <w:pStyle w:val="BodyText"/>
        <w:numPr>
          <w:ilvl w:val="2"/>
          <w:numId w:val="226"/>
        </w:numPr>
        <w:ind w:left="454" w:hanging="454"/>
      </w:pPr>
      <w:r w:rsidRPr="0022764C">
        <w:t xml:space="preserve">all equipment involved in Heat Work is to be attended at all times whilst Heat Work is taking place and only </w:t>
      </w:r>
      <w:r w:rsidRPr="0022764C">
        <w:lastRenderedPageBreak/>
        <w:t>used in accordance with the manufacturer’s instructions and by a worker who is trained and experienced in their use;</w:t>
      </w:r>
    </w:p>
    <w:p w14:paraId="6B5AB0F5" w14:textId="77777777" w:rsidR="00C07262" w:rsidRPr="0022764C" w:rsidRDefault="004A758F" w:rsidP="00662A63">
      <w:pPr>
        <w:pStyle w:val="BodyText"/>
        <w:numPr>
          <w:ilvl w:val="2"/>
          <w:numId w:val="226"/>
        </w:numPr>
        <w:ind w:left="454" w:hanging="454"/>
      </w:pPr>
      <w:r w:rsidRPr="0022764C">
        <w:t>whilst Heat Work involving bitumen heaters is being undertaken the bitumen heaters must be kept in the open or if within a building or on a roof then placed on a surface of non-combustible material;</w:t>
      </w:r>
    </w:p>
    <w:p w14:paraId="11438558" w14:textId="77777777" w:rsidR="00C07262" w:rsidRPr="0022764C" w:rsidRDefault="004A758F" w:rsidP="00662A63">
      <w:pPr>
        <w:pStyle w:val="BodyText"/>
        <w:numPr>
          <w:ilvl w:val="2"/>
          <w:numId w:val="226"/>
        </w:numPr>
        <w:ind w:left="454" w:hanging="454"/>
      </w:pPr>
      <w:r w:rsidRPr="0022764C">
        <w:t>the area where the Heat Work has been undertaken including on the other side of any floor, wall, ceiling or partition and within and on the other side of any tank, pipe, drum or apparatus is to be examined immediately following the completion of Heat Work and then at regular intervals of at least 1 (one) hour to ensure that there is no risk of fire.</w:t>
      </w:r>
    </w:p>
    <w:p w14:paraId="665F2874" w14:textId="77777777" w:rsidR="00C07262" w:rsidRPr="0022764C" w:rsidRDefault="004A758F">
      <w:pPr>
        <w:pStyle w:val="BodyText"/>
      </w:pPr>
      <w:r w:rsidRPr="0022764C">
        <w:t xml:space="preserve">For the purposes of this Condition “heat work” shall mean any work undertaken by the </w:t>
      </w:r>
      <w:r w:rsidRPr="0022764C">
        <w:rPr>
          <w:b/>
        </w:rPr>
        <w:t>Insured</w:t>
      </w:r>
      <w:r w:rsidRPr="0022764C">
        <w:t xml:space="preserve"> involving the use of:</w:t>
      </w:r>
    </w:p>
    <w:p w14:paraId="6B9FDFC7" w14:textId="77777777" w:rsidR="00C07262" w:rsidRPr="0022764C" w:rsidRDefault="004A758F" w:rsidP="00662A63">
      <w:pPr>
        <w:pStyle w:val="BodyText"/>
        <w:numPr>
          <w:ilvl w:val="1"/>
          <w:numId w:val="225"/>
        </w:numPr>
        <w:ind w:left="454" w:hanging="454"/>
      </w:pPr>
      <w:r w:rsidRPr="0022764C">
        <w:t>grinding wheels, cutting discs, angle grinders, electric, oxy-acetylene or other welding or cutting equipment, blow torches, blow lamps or flame guns or hot air guns in each case howsoever powered or driven including all gas or fuel containers and hose connections; or</w:t>
      </w:r>
    </w:p>
    <w:p w14:paraId="6F58B5DF" w14:textId="77777777" w:rsidR="00C07262" w:rsidRPr="0022764C" w:rsidRDefault="004A758F" w:rsidP="00662A63">
      <w:pPr>
        <w:pStyle w:val="BodyText"/>
        <w:numPr>
          <w:ilvl w:val="1"/>
          <w:numId w:val="225"/>
        </w:numPr>
        <w:ind w:left="454" w:hanging="454"/>
        <w:rPr>
          <w:bCs/>
        </w:rPr>
      </w:pPr>
      <w:r w:rsidRPr="0022764C">
        <w:rPr>
          <w:bCs/>
        </w:rPr>
        <w:t>bitumen heaters including all vessels for the heating of tar, bitumen or bituminous compounds</w:t>
      </w:r>
    </w:p>
    <w:p w14:paraId="39463176" w14:textId="694FA2D2" w:rsidR="00C07262" w:rsidRPr="0022764C" w:rsidDel="00454B95" w:rsidRDefault="00C07262">
      <w:pPr>
        <w:rPr>
          <w:rFonts w:asciiTheme="majorHAnsi" w:eastAsia="MS Mincho" w:hAnsiTheme="majorHAnsi" w:cstheme="majorHAnsi"/>
          <w:sz w:val="20"/>
        </w:rPr>
        <w:sectPr w:rsidR="00C07262" w:rsidRPr="0022764C" w:rsidDel="00454B95">
          <w:type w:val="nextColumn"/>
          <w:pgSz w:w="11906" w:h="16838" w:orient="landscape"/>
          <w:pgMar w:top="992" w:right="737" w:bottom="737" w:left="737" w:header="720" w:footer="479" w:gutter="0"/>
          <w:cols w:num="2" w:space="720"/>
        </w:sectPr>
      </w:pPr>
    </w:p>
    <w:p w14:paraId="51650B74" w14:textId="77777777" w:rsidR="00454B95" w:rsidRPr="0022764C" w:rsidRDefault="00454B95">
      <w:pPr>
        <w:pStyle w:val="Subtitle"/>
      </w:pPr>
    </w:p>
    <w:p w14:paraId="54E442AC" w14:textId="1E9DEBE2" w:rsidR="00C07262" w:rsidRPr="0022764C" w:rsidRDefault="004A758F">
      <w:pPr>
        <w:pStyle w:val="Subtitle"/>
      </w:pPr>
      <w:bookmarkStart w:id="6015" w:name="tocpg_15"/>
      <w:bookmarkEnd w:id="6015"/>
      <w:bookmarkStart w:id="146" w:name="Section_7"/>
      <w:r w:rsidRPr="0022764C">
        <w:t>Section 7: Products Liability Section</w:t>
      </w:r>
      <w:bookmarkEnd w:id="146"/>
    </w:p>
    <w:p w14:paraId="53DEB346" w14:textId="77777777" w:rsidR="00C07262" w:rsidRPr="0022764C" w:rsidRDefault="004A758F">
      <w:pPr>
        <w:pStyle w:val="Heading3"/>
      </w:pPr>
      <w:r w:rsidRPr="0022764C">
        <w:t>The Cover</w:t>
      </w:r>
    </w:p>
    <w:p w14:paraId="219068C3" w14:textId="77777777"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for all sums that the </w:t>
      </w:r>
      <w:r w:rsidRPr="0022764C">
        <w:rPr>
          <w:b/>
        </w:rPr>
        <w:t>Insured</w:t>
      </w:r>
      <w:r w:rsidRPr="0022764C">
        <w:t xml:space="preserve"> shall become legally liable to pay as </w:t>
      </w:r>
      <w:r w:rsidRPr="0022764C">
        <w:rPr>
          <w:b/>
          <w:bCs/>
        </w:rPr>
        <w:t>Compensation</w:t>
      </w:r>
      <w:r w:rsidRPr="0022764C">
        <w:t xml:space="preserve"> in respect of accidental:</w:t>
      </w:r>
    </w:p>
    <w:p w14:paraId="3C0FBCA2" w14:textId="77777777" w:rsidR="00C07262" w:rsidRPr="0022764C" w:rsidRDefault="004A758F" w:rsidP="00662A63">
      <w:pPr>
        <w:pStyle w:val="BodyText"/>
        <w:numPr>
          <w:ilvl w:val="2"/>
          <w:numId w:val="253"/>
        </w:numPr>
        <w:ind w:left="454" w:hanging="454"/>
        <w:rPr>
          <w:strike/>
        </w:rPr>
      </w:pPr>
      <w:r w:rsidRPr="0022764C">
        <w:rPr>
          <w:b/>
          <w:bCs/>
        </w:rPr>
        <w:t>Bodily Injury</w:t>
      </w:r>
      <w:r w:rsidRPr="0022764C">
        <w:rPr>
          <w:bCs/>
        </w:rPr>
        <w:t xml:space="preserve"> to any person; or</w:t>
      </w:r>
    </w:p>
    <w:p w14:paraId="42C46ABE" w14:textId="77777777" w:rsidR="00C07262" w:rsidRPr="0022764C" w:rsidRDefault="004A758F" w:rsidP="00662A63">
      <w:pPr>
        <w:pStyle w:val="BodyText"/>
        <w:numPr>
          <w:ilvl w:val="2"/>
          <w:numId w:val="253"/>
        </w:numPr>
        <w:ind w:left="454" w:hanging="454"/>
      </w:pPr>
      <w:r w:rsidRPr="0022764C">
        <w:rPr>
          <w:b/>
        </w:rPr>
        <w:t>Damage</w:t>
      </w:r>
      <w:r w:rsidRPr="0022764C">
        <w:t xml:space="preserve"> to material property not belonging to or in the custody or under the control of the </w:t>
      </w:r>
      <w:r w:rsidRPr="0022764C">
        <w:rPr>
          <w:b/>
        </w:rPr>
        <w:t>Insured</w:t>
      </w:r>
      <w:r w:rsidRPr="0022764C">
        <w:t xml:space="preserve"> or any </w:t>
      </w:r>
      <w:r w:rsidRPr="0022764C">
        <w:rPr>
          <w:b/>
          <w:bCs/>
        </w:rPr>
        <w:t>Employee</w:t>
      </w:r>
      <w:r w:rsidRPr="0022764C">
        <w:rPr>
          <w:bCs/>
        </w:rPr>
        <w:t>;</w:t>
      </w:r>
    </w:p>
    <w:p w14:paraId="043FD757" w14:textId="77777777" w:rsidR="00C07262" w:rsidRPr="0022764C" w:rsidRDefault="004A758F">
      <w:pPr>
        <w:pStyle w:val="BodyText"/>
        <w:rPr>
          <w:strike/>
        </w:rPr>
      </w:pPr>
      <w:r w:rsidRPr="0022764C">
        <w:t xml:space="preserve">occurring during the </w:t>
      </w:r>
      <w:r w:rsidRPr="0022764C">
        <w:rPr>
          <w:b/>
          <w:bCs/>
        </w:rPr>
        <w:t xml:space="preserve">Period of Insurance </w:t>
      </w:r>
      <w:r w:rsidRPr="0022764C">
        <w:rPr>
          <w:bCs/>
        </w:rPr>
        <w:t xml:space="preserve">and arising out of </w:t>
      </w:r>
      <w:r w:rsidRPr="0022764C">
        <w:t>any of the</w:t>
      </w:r>
      <w:r w:rsidRPr="0022764C">
        <w:rPr>
          <w:b/>
        </w:rPr>
        <w:t xml:space="preserve"> Insured’s Products</w:t>
      </w:r>
      <w:r w:rsidRPr="0022764C">
        <w:t xml:space="preserve"> but solely in respect of </w:t>
      </w:r>
      <w:r w:rsidRPr="0022764C">
        <w:rPr>
          <w:b/>
          <w:bCs/>
        </w:rPr>
        <w:t xml:space="preserve">Products </w:t>
      </w:r>
      <w:r w:rsidRPr="0022764C">
        <w:t xml:space="preserve">sold in or from the </w:t>
      </w:r>
      <w:r w:rsidRPr="0022764C">
        <w:rPr>
          <w:b/>
          <w:bCs/>
        </w:rPr>
        <w:t>United Kingdom</w:t>
      </w:r>
      <w:r w:rsidRPr="0022764C">
        <w:t>.</w:t>
      </w:r>
    </w:p>
    <w:p w14:paraId="2034CFB1" w14:textId="77777777" w:rsidR="00C07262" w:rsidRPr="0022764C" w:rsidRDefault="004A758F">
      <w:pPr>
        <w:pStyle w:val="BodyText"/>
        <w:rPr>
          <w:b/>
          <w:strike/>
        </w:rPr>
      </w:pPr>
      <w:r w:rsidRPr="0022764C">
        <w:t xml:space="preserve">The </w:t>
      </w:r>
      <w:r w:rsidRPr="0022764C">
        <w:rPr>
          <w:b/>
        </w:rPr>
        <w:t>Insurer</w:t>
      </w:r>
      <w:r w:rsidRPr="0022764C">
        <w:t xml:space="preserve"> shall also indemnify or compensate the</w:t>
      </w:r>
      <w:r w:rsidRPr="0022764C">
        <w:rPr>
          <w:b/>
        </w:rPr>
        <w:t xml:space="preserve"> Insured </w:t>
      </w:r>
      <w:r w:rsidRPr="0022764C">
        <w:t>in respect of</w:t>
      </w:r>
      <w:r w:rsidRPr="0022764C">
        <w:rPr>
          <w:b/>
        </w:rPr>
        <w:t xml:space="preserve"> Costs and Expenses. Costs and Expenses</w:t>
      </w:r>
      <w:r w:rsidRPr="0022764C">
        <w:t xml:space="preserve"> are payable in addition to the </w:t>
      </w:r>
      <w:r w:rsidRPr="0022764C">
        <w:rPr>
          <w:b/>
          <w:bCs/>
        </w:rPr>
        <w:t>Limit of Liability</w:t>
      </w:r>
      <w:r w:rsidRPr="0022764C">
        <w:t xml:space="preserve"> other than in respect of claims made or brought in the United States of America or Canada where the </w:t>
      </w:r>
      <w:r w:rsidRPr="0022764C">
        <w:rPr>
          <w:b/>
          <w:bCs/>
        </w:rPr>
        <w:t>Limit of Liability</w:t>
      </w:r>
      <w:r w:rsidRPr="0022764C">
        <w:t xml:space="preserve"> will be inclusive of </w:t>
      </w:r>
      <w:r w:rsidRPr="0022764C">
        <w:rPr>
          <w:b/>
        </w:rPr>
        <w:t>Costs and Expenses.</w:t>
      </w:r>
    </w:p>
    <w:p w14:paraId="25107DCA" w14:textId="77777777" w:rsidR="00C07262" w:rsidRPr="0022764C" w:rsidRDefault="004A758F">
      <w:pPr>
        <w:pStyle w:val="Heading1"/>
      </w:pPr>
      <w:r w:rsidRPr="0022764C">
        <w:t>Extensions</w:t>
      </w:r>
    </w:p>
    <w:p w14:paraId="04B6629D" w14:textId="77777777" w:rsidR="00C07262" w:rsidRPr="0022764C" w:rsidRDefault="004A758F">
      <w:pPr>
        <w:pStyle w:val="Heading3"/>
      </w:pPr>
      <w:r w:rsidRPr="0022764C">
        <w:t xml:space="preserve">Criminal Prosecution Defence Costs </w:t>
      </w:r>
    </w:p>
    <w:p w14:paraId="63F1C54C" w14:textId="77777777" w:rsidR="00C07262" w:rsidRPr="0022764C" w:rsidRDefault="004A758F">
      <w:pPr>
        <w:pStyle w:val="BodyText"/>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 any </w:t>
      </w:r>
      <w:r w:rsidRPr="0022764C">
        <w:rPr>
          <w:b/>
        </w:rPr>
        <w:t>Employee</w:t>
      </w:r>
      <w:r w:rsidRPr="0022764C">
        <w:t xml:space="preserve"> or director of the </w:t>
      </w:r>
      <w:r w:rsidRPr="0022764C">
        <w:rPr>
          <w:b/>
        </w:rPr>
        <w:t xml:space="preserve">Insured </w:t>
      </w:r>
      <w:r w:rsidRPr="0022764C">
        <w:t xml:space="preserve">against the legal fees and expenses incurred with the </w:t>
      </w:r>
      <w:r w:rsidRPr="0022764C">
        <w:rPr>
          <w:b/>
        </w:rPr>
        <w:t xml:space="preserve">Insurer’s </w:t>
      </w:r>
      <w:r w:rsidRPr="0022764C">
        <w:t xml:space="preserve">prior written approval in defending any of them in respect of a prosecution under the Acts set out in the definition of </w:t>
      </w:r>
      <w:r w:rsidRPr="0022764C">
        <w:rPr>
          <w:b/>
        </w:rPr>
        <w:t>Criminal Prosecution Defence Costs</w:t>
      </w:r>
      <w:r w:rsidRPr="0022764C">
        <w:t xml:space="preserve"> and subject to the specified sub-limits, for an offence alleged to be first committed during the </w:t>
      </w:r>
      <w:r w:rsidRPr="0022764C">
        <w:rPr>
          <w:b/>
        </w:rPr>
        <w:t xml:space="preserve">Period of Insurance </w:t>
      </w:r>
      <w:r w:rsidRPr="0022764C">
        <w:t xml:space="preserve">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p>
    <w:p w14:paraId="4D2AF184" w14:textId="77777777" w:rsidR="00C07262" w:rsidRPr="0022764C" w:rsidRDefault="004A758F">
      <w:pPr>
        <w:pStyle w:val="Heading3"/>
      </w:pPr>
      <w:r w:rsidRPr="0022764C">
        <w:t>Cross Liabilities</w:t>
      </w:r>
    </w:p>
    <w:p w14:paraId="038026EE" w14:textId="77777777" w:rsidR="00C07262" w:rsidRPr="0022764C" w:rsidRDefault="004A758F">
      <w:pPr>
        <w:pStyle w:val="BodyText"/>
      </w:pPr>
      <w:r w:rsidRPr="0022764C">
        <w:t xml:space="preserve">Where more than one party is named as the </w:t>
      </w:r>
      <w:r w:rsidRPr="0022764C">
        <w:rPr>
          <w:b/>
        </w:rPr>
        <w:t>Insured</w:t>
      </w:r>
      <w:r w:rsidRPr="0022764C">
        <w:t>, each party will be indemnified as though they were individually insured</w:t>
      </w:r>
    </w:p>
    <w:p w14:paraId="666220FF" w14:textId="77777777" w:rsidR="00C07262" w:rsidRPr="0022764C" w:rsidRDefault="004A758F">
      <w:pPr>
        <w:pStyle w:val="BodyText"/>
      </w:pPr>
      <w:r w:rsidRPr="0022764C">
        <w:t>provided that:</w:t>
      </w:r>
    </w:p>
    <w:p w14:paraId="5D98BABD" w14:textId="2670C0BA" w:rsidR="00C07262" w:rsidRPr="0022764C" w:rsidRDefault="004A758F" w:rsidP="00662A63">
      <w:pPr>
        <w:pStyle w:val="BodyText"/>
        <w:numPr>
          <w:ilvl w:val="2"/>
          <w:numId w:val="252"/>
        </w:numPr>
        <w:ind w:left="454" w:hanging="454"/>
      </w:pPr>
      <w:r w:rsidRPr="0022764C">
        <w:t xml:space="preserve">the total liability of the </w:t>
      </w:r>
      <w:r w:rsidRPr="0022764C">
        <w:rPr>
          <w:b/>
        </w:rPr>
        <w:t>Insurer</w:t>
      </w:r>
      <w:r w:rsidRPr="0022764C">
        <w:t xml:space="preserve"> shall not exceed the limit stated in the </w:t>
      </w:r>
      <w:r w:rsidRPr="0022764C">
        <w:rPr>
          <w:b/>
          <w:bCs/>
        </w:rPr>
        <w:t xml:space="preserve">Schedule </w:t>
      </w:r>
      <w:r w:rsidRPr="0022764C">
        <w:t>to this</w:t>
      </w:r>
      <w:r w:rsidRPr="0022764C">
        <w:rPr>
          <w:b/>
        </w:rPr>
        <w:t xml:space="preserve"> Section</w:t>
      </w:r>
      <w:r w:rsidRPr="0022764C">
        <w:t>;</w:t>
      </w:r>
    </w:p>
    <w:p w14:paraId="4740D846" w14:textId="77777777" w:rsidR="00C07262" w:rsidRPr="0022764C" w:rsidRDefault="004A758F" w:rsidP="00662A63">
      <w:pPr>
        <w:pStyle w:val="BodyText"/>
        <w:numPr>
          <w:ilvl w:val="2"/>
          <w:numId w:val="252"/>
        </w:numPr>
        <w:ind w:left="454" w:hanging="454"/>
      </w:pPr>
      <w:r w:rsidRPr="0022764C">
        <w:t xml:space="preserve">this </w:t>
      </w:r>
      <w:r w:rsidRPr="0022764C">
        <w:rPr>
          <w:b/>
        </w:rPr>
        <w:t>Extension</w:t>
      </w:r>
      <w:r w:rsidRPr="0022764C">
        <w:t xml:space="preserve"> shall not apply to liability for which compensation is or would be granted but for the existence of this insurance under any employers’ liability insurance; and</w:t>
      </w:r>
    </w:p>
    <w:p w14:paraId="1DB5D9B0" w14:textId="77777777" w:rsidR="00C07262" w:rsidRPr="0022764C" w:rsidRDefault="004A758F" w:rsidP="00662A63">
      <w:pPr>
        <w:pStyle w:val="BodyText"/>
        <w:numPr>
          <w:ilvl w:val="2"/>
          <w:numId w:val="252"/>
        </w:numPr>
        <w:ind w:left="454" w:hanging="454"/>
      </w:pPr>
      <w:r w:rsidRPr="0022764C">
        <w:lastRenderedPageBreak/>
        <w:t xml:space="preserve">this </w:t>
      </w:r>
      <w:r w:rsidRPr="0022764C">
        <w:rPr>
          <w:b/>
        </w:rPr>
        <w:t>Extension</w:t>
      </w:r>
      <w:r w:rsidRPr="0022764C">
        <w:t xml:space="preserve"> shall not apply to liability arising directly or in any way in connection with </w:t>
      </w:r>
      <w:r w:rsidRPr="0022764C">
        <w:rPr>
          <w:b/>
        </w:rPr>
        <w:t>Damage</w:t>
      </w:r>
      <w:r w:rsidRPr="0022764C">
        <w:t xml:space="preserve"> to premises (including contents) the occupancy of which is shared between 2 (two) or more parties named as the </w:t>
      </w:r>
      <w:r w:rsidRPr="0022764C">
        <w:rPr>
          <w:b/>
        </w:rPr>
        <w:t>Insured</w:t>
      </w:r>
      <w:r w:rsidRPr="0022764C">
        <w:t>.</w:t>
      </w:r>
    </w:p>
    <w:p w14:paraId="646CE9C3" w14:textId="77777777" w:rsidR="00C07262" w:rsidRPr="0022764C" w:rsidRDefault="004A758F">
      <w:pPr>
        <w:pStyle w:val="Heading1"/>
      </w:pPr>
      <w:r w:rsidRPr="0022764C">
        <w:t>Optional Extension</w:t>
      </w:r>
    </w:p>
    <w:p w14:paraId="4150B9DA" w14:textId="4E9E57FE" w:rsidR="00C07262" w:rsidRPr="0022764C" w:rsidRDefault="004A758F">
      <w:pPr>
        <w:pStyle w:val="BodyText"/>
      </w:pPr>
      <w:r w:rsidRPr="0022764C">
        <w:t xml:space="preserve">(Operative only if stated in the </w:t>
      </w:r>
      <w:r w:rsidRPr="0022764C">
        <w:rPr>
          <w:b/>
        </w:rPr>
        <w:t>Schedule</w:t>
      </w:r>
      <w:r w:rsidRPr="0022764C">
        <w:t>)</w:t>
      </w:r>
    </w:p>
    <w:p w14:paraId="50F6BC22" w14:textId="77777777" w:rsidR="00C07262" w:rsidRPr="0022764C" w:rsidRDefault="004A758F">
      <w:pPr>
        <w:pStyle w:val="BodyText"/>
      </w:pPr>
      <w:r w:rsidRPr="0022764C">
        <w:t>Inclusion of United States of America / Canada Jurisdiction</w:t>
      </w:r>
    </w:p>
    <w:p w14:paraId="249C3952" w14:textId="77777777" w:rsidR="00C07262" w:rsidRPr="0022764C" w:rsidRDefault="004A758F" w:rsidP="00662A63">
      <w:pPr>
        <w:pStyle w:val="BodyText"/>
        <w:numPr>
          <w:ilvl w:val="3"/>
          <w:numId w:val="249"/>
        </w:numPr>
        <w:ind w:left="454" w:hanging="454"/>
      </w:pPr>
      <w:r w:rsidRPr="0022764C">
        <w:t>the Worldwide Jurisdiction (excluding the United States of America/Canada) Condition is deleted and of no further effect;</w:t>
      </w:r>
    </w:p>
    <w:p w14:paraId="184FD7E2" w14:textId="77777777" w:rsidR="00C07262" w:rsidRPr="0022764C" w:rsidRDefault="004A758F" w:rsidP="00662A63">
      <w:pPr>
        <w:pStyle w:val="BodyText"/>
        <w:numPr>
          <w:ilvl w:val="3"/>
          <w:numId w:val="249"/>
        </w:numPr>
        <w:ind w:left="454" w:hanging="454"/>
      </w:pPr>
      <w:r w:rsidRPr="0022764C">
        <w:t>the North American Exports Exclusion is deleted and of no further effect;</w:t>
      </w:r>
    </w:p>
    <w:p w14:paraId="4A19AB74" w14:textId="77777777" w:rsidR="00C07262" w:rsidRPr="0022764C" w:rsidRDefault="004A758F" w:rsidP="00662A63">
      <w:pPr>
        <w:pStyle w:val="BodyText"/>
        <w:numPr>
          <w:ilvl w:val="3"/>
          <w:numId w:val="249"/>
        </w:numPr>
        <w:ind w:left="454" w:hanging="454"/>
      </w:pPr>
      <w:r w:rsidRPr="0022764C">
        <w:t xml:space="preserve">the insurance by this </w:t>
      </w:r>
      <w:r w:rsidRPr="0022764C">
        <w:rPr>
          <w:b/>
        </w:rPr>
        <w:t>Section</w:t>
      </w:r>
      <w:r w:rsidRPr="0022764C">
        <w:t xml:space="preserve"> extends to indemnify the </w:t>
      </w:r>
      <w:r w:rsidRPr="0022764C">
        <w:rPr>
          <w:b/>
        </w:rPr>
        <w:t>Insured</w:t>
      </w:r>
      <w:r w:rsidRPr="0022764C">
        <w:t xml:space="preserve"> for legal proceedings brought or originating in the United States of America/Canada or in any territory within their jurisdiction;</w:t>
      </w:r>
    </w:p>
    <w:p w14:paraId="55D35D60" w14:textId="77777777" w:rsidR="00C07262" w:rsidRPr="0022764C" w:rsidRDefault="004A758F">
      <w:pPr>
        <w:pStyle w:val="BodyText"/>
        <w:ind w:left="454"/>
      </w:pPr>
      <w:r w:rsidRPr="0022764C">
        <w:t>provided that:</w:t>
      </w:r>
    </w:p>
    <w:p w14:paraId="28B21CB8" w14:textId="2BA27C7F" w:rsidR="00C07262" w:rsidRPr="0022764C" w:rsidRDefault="004A758F" w:rsidP="00662A63">
      <w:pPr>
        <w:pStyle w:val="BodyText"/>
        <w:numPr>
          <w:ilvl w:val="0"/>
          <w:numId w:val="250"/>
        </w:numPr>
        <w:ind w:left="908" w:hanging="454"/>
      </w:pPr>
      <w:r w:rsidRPr="0022764C">
        <w:t xml:space="preserve">the liability of the </w:t>
      </w:r>
      <w:r w:rsidRPr="0022764C">
        <w:rPr>
          <w:b/>
        </w:rPr>
        <w:t>Insurer</w:t>
      </w:r>
      <w:r w:rsidRPr="0022764C">
        <w:t xml:space="preserve"> in respect of </w:t>
      </w:r>
      <w:r w:rsidRPr="0022764C">
        <w:rPr>
          <w:b/>
        </w:rPr>
        <w:t>Compensation</w:t>
      </w:r>
      <w:r w:rsidRPr="0022764C">
        <w:t xml:space="preserve"> and </w:t>
      </w:r>
      <w:r w:rsidRPr="0022764C">
        <w:rPr>
          <w:b/>
        </w:rPr>
        <w:t>Costs and Expenses</w:t>
      </w:r>
      <w:r w:rsidRPr="0022764C">
        <w:t xml:space="preserve"> shall not exceed the limit stated in the </w:t>
      </w:r>
      <w:r w:rsidRPr="0022764C">
        <w:rPr>
          <w:b/>
        </w:rPr>
        <w:t>Schedule</w:t>
      </w:r>
      <w:r w:rsidRPr="0022764C">
        <w:t>;</w:t>
      </w:r>
    </w:p>
    <w:p w14:paraId="54048773" w14:textId="138EEA15"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the amount stated in the </w:t>
      </w:r>
      <w:r w:rsidRPr="0022764C">
        <w:rPr>
          <w:b/>
        </w:rPr>
        <w:t>Schedule</w:t>
      </w:r>
      <w:r w:rsidRPr="0022764C">
        <w:t xml:space="preserve"> to this </w:t>
      </w:r>
      <w:r w:rsidRPr="0022764C">
        <w:rPr>
          <w:b/>
        </w:rPr>
        <w:t>Section</w:t>
      </w:r>
      <w:r w:rsidRPr="0022764C">
        <w:t xml:space="preserve"> as the </w:t>
      </w:r>
      <w:r w:rsidRPr="0022764C">
        <w:rPr>
          <w:b/>
        </w:rPr>
        <w:t>Excess</w:t>
      </w:r>
      <w:r w:rsidRPr="0022764C">
        <w:t>;</w:t>
      </w:r>
    </w:p>
    <w:p w14:paraId="4CCD20FE" w14:textId="77777777"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punitive or exemplary damages;</w:t>
      </w:r>
    </w:p>
    <w:p w14:paraId="74777E6C" w14:textId="77777777"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claims arising from any mould or fungi or its spores, bacteria, yeasts, mildew, algae, mycotoxins or any other metabolic products, enzymes or protein secreted whether toxic or otherwise;</w:t>
      </w:r>
    </w:p>
    <w:p w14:paraId="2739E062" w14:textId="77777777"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claims arising from the sale or supply of contraceptives;</w:t>
      </w:r>
    </w:p>
    <w:p w14:paraId="7261DFD9" w14:textId="77777777"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w:t>
      </w:r>
    </w:p>
    <w:p w14:paraId="2FD57647" w14:textId="77777777" w:rsidR="00C07262" w:rsidRPr="0022764C" w:rsidRDefault="004A758F" w:rsidP="00662A63">
      <w:pPr>
        <w:pStyle w:val="BodyText"/>
        <w:numPr>
          <w:ilvl w:val="0"/>
          <w:numId w:val="251"/>
        </w:numPr>
        <w:ind w:left="1361" w:hanging="454"/>
      </w:pPr>
      <w:r w:rsidRPr="0022764C">
        <w:t>any liability arising out of the discharge, dispersal, release or escape of smoke, vapours, soot, fumes, acids, alkalis, toxic chemicals, liquids or gases, waste materials or other irritants, contaminants or pollutants into or upon land, atmosphere or any water course or body of water;</w:t>
      </w:r>
    </w:p>
    <w:p w14:paraId="2B2751BE" w14:textId="77777777" w:rsidR="00C07262" w:rsidRPr="0022764C" w:rsidRDefault="004A758F" w:rsidP="00662A63">
      <w:pPr>
        <w:pStyle w:val="BodyText"/>
        <w:numPr>
          <w:ilvl w:val="0"/>
          <w:numId w:val="251"/>
        </w:numPr>
        <w:ind w:left="1361" w:hanging="454"/>
      </w:pPr>
      <w:r w:rsidRPr="0022764C">
        <w:t xml:space="preserve">any cost or expense arising out of any governmental demand or request that an </w:t>
      </w:r>
      <w:r w:rsidRPr="0022764C">
        <w:rPr>
          <w:b/>
        </w:rPr>
        <w:t>Insured</w:t>
      </w:r>
      <w:r w:rsidRPr="0022764C">
        <w:t xml:space="preserve"> test for, assess, monitor, clean up, remove, contain, treat, detoxify or neutralise any irritants, contaminants or pollutants;</w:t>
      </w:r>
    </w:p>
    <w:p w14:paraId="1E77B899" w14:textId="77777777" w:rsidR="00C07262" w:rsidRPr="0022764C" w:rsidRDefault="004A758F">
      <w:pPr>
        <w:pStyle w:val="BodyText"/>
      </w:pPr>
      <w:r w:rsidRPr="0022764C">
        <w:t xml:space="preserve">and the </w:t>
      </w:r>
      <w:r w:rsidRPr="0022764C">
        <w:rPr>
          <w:b/>
        </w:rPr>
        <w:t>Insurer</w:t>
      </w:r>
      <w:r w:rsidRPr="0022764C">
        <w:t xml:space="preserve"> shall not have the duty to defend any claim or suit seeking to impose such costs, expense, liability for such damages or any other relief;</w:t>
      </w:r>
    </w:p>
    <w:p w14:paraId="71F17F80" w14:textId="77777777" w:rsidR="00C07262" w:rsidRPr="0022764C" w:rsidRDefault="004A758F">
      <w:pPr>
        <w:pStyle w:val="BodyText"/>
      </w:pPr>
      <w:r w:rsidRPr="0022764C">
        <w:t xml:space="preserve">The </w:t>
      </w:r>
      <w:r w:rsidRPr="0022764C">
        <w:rPr>
          <w:b/>
        </w:rPr>
        <w:t>Insurer</w:t>
      </w:r>
      <w:r w:rsidRPr="0022764C">
        <w:t xml:space="preserve"> and the </w:t>
      </w:r>
      <w:r w:rsidRPr="0022764C">
        <w:rPr>
          <w:b/>
        </w:rPr>
        <w:t>Insured</w:t>
      </w:r>
      <w:r w:rsidRPr="0022764C">
        <w:t xml:space="preserve"> agree that the premium for this inclusion will be calculated accordingly.</w:t>
      </w:r>
    </w:p>
    <w:p w14:paraId="58B53AFF" w14:textId="77777777" w:rsidR="00C07262" w:rsidRPr="0022764C" w:rsidRDefault="004A758F">
      <w:pPr>
        <w:pStyle w:val="Heading1"/>
      </w:pPr>
      <w:r w:rsidRPr="0022764C">
        <w:t>Exclusions</w:t>
      </w:r>
    </w:p>
    <w:p w14:paraId="3BA53F40" w14:textId="77777777" w:rsidR="00C07262" w:rsidRPr="0022764C" w:rsidRDefault="004A758F">
      <w:pPr>
        <w:pStyle w:val="BodyText"/>
      </w:pPr>
      <w:r w:rsidRPr="0022764C">
        <w:t xml:space="preserve">This </w:t>
      </w:r>
      <w:r w:rsidRPr="0022764C">
        <w:rPr>
          <w:b/>
        </w:rPr>
        <w:t>Section</w:t>
      </w:r>
      <w:r w:rsidRPr="0022764C">
        <w:t xml:space="preserve"> shall not apply to liability or </w:t>
      </w:r>
      <w:r w:rsidRPr="0022764C">
        <w:rPr>
          <w:b/>
        </w:rPr>
        <w:t>Compensation</w:t>
      </w:r>
      <w:r w:rsidRPr="0022764C">
        <w:t xml:space="preserve"> in respect of or arising out of:</w:t>
      </w:r>
    </w:p>
    <w:p w14:paraId="4D784255" w14:textId="77777777" w:rsidR="00C07262" w:rsidRPr="0022764C" w:rsidRDefault="004A758F">
      <w:pPr>
        <w:pStyle w:val="Heading3"/>
      </w:pPr>
      <w:r w:rsidRPr="0022764C">
        <w:t>Advice and Professional Negligence</w:t>
      </w:r>
    </w:p>
    <w:p w14:paraId="199586AE" w14:textId="4E6987FC" w:rsidR="00C07262" w:rsidRPr="0022764C" w:rsidRDefault="004A758F">
      <w:pPr>
        <w:pStyle w:val="BodyText"/>
      </w:pPr>
      <w:r w:rsidRPr="0022764C">
        <w:t>advice, design, plan, formula, specification or omission to perform a professional duty provided for a fee or in circumstances where a fee would normally be charged.</w:t>
      </w:r>
    </w:p>
    <w:p w14:paraId="185C85D9" w14:textId="77777777" w:rsidR="00C07262" w:rsidRPr="0022764C" w:rsidRDefault="004A758F">
      <w:pPr>
        <w:pStyle w:val="Heading3"/>
      </w:pPr>
      <w:r w:rsidRPr="0022764C">
        <w:t>Aircraft/Watercraft Products</w:t>
      </w:r>
    </w:p>
    <w:p w14:paraId="308797FF" w14:textId="77777777" w:rsidR="00C07262" w:rsidRPr="0022764C" w:rsidRDefault="004A758F">
      <w:pPr>
        <w:pStyle w:val="BodyText"/>
      </w:pPr>
      <w:r w:rsidRPr="0022764C">
        <w:t xml:space="preserve">any </w:t>
      </w:r>
      <w:r w:rsidRPr="0022764C">
        <w:rPr>
          <w:b/>
        </w:rPr>
        <w:t>Product</w:t>
      </w:r>
      <w:r w:rsidRPr="0022764C">
        <w:t xml:space="preserve"> which could affect the operation or safety of:</w:t>
      </w:r>
    </w:p>
    <w:p w14:paraId="5CDED406" w14:textId="77777777" w:rsidR="00C07262" w:rsidRPr="0022764C" w:rsidRDefault="004A758F" w:rsidP="00662A63">
      <w:pPr>
        <w:pStyle w:val="BodyText"/>
        <w:numPr>
          <w:ilvl w:val="2"/>
          <w:numId w:val="248"/>
        </w:numPr>
        <w:ind w:left="454" w:hanging="454"/>
      </w:pPr>
      <w:r w:rsidRPr="0022764C">
        <w:t>any aircraft or aero-spatial or aerial device or other craft intended to travel through air or space; or</w:t>
      </w:r>
    </w:p>
    <w:p w14:paraId="6B78C178" w14:textId="77777777" w:rsidR="00C07262" w:rsidRPr="0022764C" w:rsidRDefault="004A758F" w:rsidP="00662A63">
      <w:pPr>
        <w:pStyle w:val="BodyText"/>
        <w:numPr>
          <w:ilvl w:val="2"/>
          <w:numId w:val="248"/>
        </w:numPr>
        <w:ind w:left="454" w:hanging="454"/>
      </w:pPr>
      <w:r w:rsidRPr="0022764C">
        <w:t>watercraft.</w:t>
      </w:r>
    </w:p>
    <w:p w14:paraId="12A309E3" w14:textId="77777777" w:rsidR="00C07262" w:rsidRPr="0022764C" w:rsidRDefault="004A758F">
      <w:pPr>
        <w:pStyle w:val="Heading3"/>
      </w:pPr>
      <w:r w:rsidRPr="0022764C">
        <w:t>Asbestos</w:t>
      </w:r>
    </w:p>
    <w:p w14:paraId="13BF1585" w14:textId="77777777" w:rsidR="00C07262" w:rsidRPr="0022764C" w:rsidRDefault="004A758F">
      <w:pPr>
        <w:pStyle w:val="BodyText"/>
      </w:pPr>
      <w:r w:rsidRPr="0022764C">
        <w:t>asbestos or related in any way to asbestos or asbestos fibres or particles or any derivatives of asbestos or any materials containing such in any form whatsoever.</w:t>
      </w:r>
    </w:p>
    <w:p w14:paraId="24A950CE" w14:textId="77777777" w:rsidR="00C07262" w:rsidRPr="0022764C" w:rsidRDefault="004A758F">
      <w:pPr>
        <w:pStyle w:val="BodyText"/>
      </w:pPr>
      <w:r w:rsidRPr="0022764C">
        <w:t xml:space="preserve">However, this Exclusion will not apply in respect of a claim for </w:t>
      </w:r>
      <w:r w:rsidRPr="0022764C">
        <w:rPr>
          <w:b/>
        </w:rPr>
        <w:t>Bodily Injury</w:t>
      </w:r>
      <w:r w:rsidRPr="0022764C">
        <w:t xml:space="preserve"> against the </w:t>
      </w:r>
      <w:r w:rsidRPr="0022764C">
        <w:rPr>
          <w:b/>
        </w:rPr>
        <w:t>Insured</w:t>
      </w:r>
      <w:r w:rsidRPr="0022764C">
        <w:t xml:space="preserve"> arising out of exposure to asbestos fibres, caused by a fire or explosion which occurs during the </w:t>
      </w:r>
      <w:r w:rsidRPr="0022764C">
        <w:rPr>
          <w:b/>
        </w:rPr>
        <w:t xml:space="preserve">Period of Insurance, </w:t>
      </w:r>
      <w:r w:rsidRPr="0022764C">
        <w:t>subject to a maximum</w:t>
      </w:r>
      <w:r w:rsidRPr="0022764C">
        <w:rPr>
          <w:b/>
        </w:rPr>
        <w:t xml:space="preserve"> Insurer’s</w:t>
      </w:r>
      <w:r w:rsidRPr="0022764C">
        <w:t xml:space="preserve"> liability of GBP 500,000 (five hundred thousand pounds sterling) </w:t>
      </w:r>
    </w:p>
    <w:p w14:paraId="0E8DBF3D" w14:textId="77777777" w:rsidR="00C07262" w:rsidRPr="0022764C" w:rsidRDefault="004A758F">
      <w:pPr>
        <w:pStyle w:val="Heading3"/>
      </w:pPr>
      <w:r w:rsidRPr="0022764C">
        <w:t>Contractual Liability</w:t>
      </w:r>
    </w:p>
    <w:p w14:paraId="6EEE36D0" w14:textId="77777777" w:rsidR="00C07262" w:rsidRPr="0022764C" w:rsidRDefault="004A758F">
      <w:pPr>
        <w:pStyle w:val="BodyText"/>
      </w:pPr>
      <w:r w:rsidRPr="0022764C">
        <w:t xml:space="preserve">or attaching by virtue of any contract or agreement (whether written, oral, implied or otherwise) but which would not have attached in the absence of such agreement unless the </w:t>
      </w:r>
      <w:r w:rsidRPr="0022764C">
        <w:rPr>
          <w:b/>
        </w:rPr>
        <w:t>Insurer</w:t>
      </w:r>
      <w:r w:rsidRPr="0022764C">
        <w:t xml:space="preserve"> has approved such contract or agreement by endorsement.</w:t>
      </w:r>
    </w:p>
    <w:p w14:paraId="43B9B77B" w14:textId="77777777" w:rsidR="00C07262" w:rsidRPr="0022764C" w:rsidRDefault="004A758F">
      <w:pPr>
        <w:pStyle w:val="Heading3"/>
      </w:pPr>
      <w:r w:rsidRPr="0022764C">
        <w:t>Damage to Products Supplied</w:t>
      </w:r>
    </w:p>
    <w:p w14:paraId="46C0D581" w14:textId="77777777" w:rsidR="00C07262" w:rsidRPr="0022764C" w:rsidRDefault="004A758F" w:rsidP="00662A63">
      <w:pPr>
        <w:pStyle w:val="BodyText"/>
        <w:numPr>
          <w:ilvl w:val="0"/>
          <w:numId w:val="247"/>
        </w:numPr>
        <w:ind w:left="454" w:hanging="454"/>
        <w:rPr>
          <w:strike/>
        </w:rPr>
      </w:pPr>
      <w:r w:rsidRPr="0022764C">
        <w:t xml:space="preserve">the cost of repairing, inspecting, altering, correcting, rectifying, reconditioning or replacing any </w:t>
      </w:r>
      <w:r w:rsidRPr="0022764C">
        <w:rPr>
          <w:b/>
        </w:rPr>
        <w:t>Product</w:t>
      </w:r>
      <w:r w:rsidRPr="0022764C">
        <w:t xml:space="preserve"> or any of its parts or any defective service or workmanship;</w:t>
      </w:r>
    </w:p>
    <w:p w14:paraId="6ECB9E50" w14:textId="77777777" w:rsidR="00C07262" w:rsidRPr="0022764C" w:rsidRDefault="004A758F" w:rsidP="00662A63">
      <w:pPr>
        <w:pStyle w:val="BodyText"/>
        <w:numPr>
          <w:ilvl w:val="0"/>
          <w:numId w:val="247"/>
        </w:numPr>
        <w:ind w:left="454" w:hanging="454"/>
      </w:pPr>
      <w:r w:rsidRPr="0022764C">
        <w:t>the cost of making good damage</w:t>
      </w:r>
      <w:r w:rsidRPr="0022764C">
        <w:rPr>
          <w:color w:val="00B050"/>
        </w:rPr>
        <w:t xml:space="preserve"> </w:t>
      </w:r>
      <w:r w:rsidRPr="0022764C">
        <w:t xml:space="preserve">to property belonging to the </w:t>
      </w:r>
      <w:r w:rsidRPr="0022764C">
        <w:rPr>
          <w:b/>
        </w:rPr>
        <w:t>Insured</w:t>
      </w:r>
      <w:r w:rsidRPr="0022764C">
        <w:t xml:space="preserve">; </w:t>
      </w:r>
    </w:p>
    <w:p w14:paraId="148544D9" w14:textId="77777777" w:rsidR="00C07262" w:rsidRPr="0022764C" w:rsidRDefault="004A758F" w:rsidP="00662A63">
      <w:pPr>
        <w:pStyle w:val="BodyText"/>
        <w:numPr>
          <w:ilvl w:val="0"/>
          <w:numId w:val="247"/>
        </w:numPr>
        <w:ind w:left="454" w:hanging="454"/>
      </w:pPr>
      <w:r w:rsidRPr="0022764C">
        <w:t xml:space="preserve">the cost of making good any property being worked upon by the </w:t>
      </w:r>
      <w:r w:rsidRPr="0022764C">
        <w:rPr>
          <w:b/>
        </w:rPr>
        <w:t>Insured</w:t>
      </w:r>
      <w:r w:rsidRPr="0022764C">
        <w:t xml:space="preserve"> and arising out of such work; or</w:t>
      </w:r>
    </w:p>
    <w:p w14:paraId="57AEEDF4" w14:textId="77777777" w:rsidR="00C07262" w:rsidRPr="0022764C" w:rsidRDefault="004A758F" w:rsidP="00662A63">
      <w:pPr>
        <w:pStyle w:val="BodyText"/>
        <w:numPr>
          <w:ilvl w:val="0"/>
          <w:numId w:val="247"/>
        </w:numPr>
        <w:ind w:left="454" w:hanging="454"/>
      </w:pPr>
      <w:r w:rsidRPr="0022764C">
        <w:lastRenderedPageBreak/>
        <w:t xml:space="preserve">the withdrawal, recall, repair, replacement, alteration or making of any refund in respect of </w:t>
      </w:r>
      <w:r w:rsidRPr="0022764C">
        <w:rPr>
          <w:b/>
        </w:rPr>
        <w:t>Products</w:t>
      </w:r>
      <w:r w:rsidRPr="0022764C">
        <w:t xml:space="preserve">. </w:t>
      </w:r>
    </w:p>
    <w:p w14:paraId="6CEBA186" w14:textId="77777777" w:rsidR="00C07262" w:rsidRPr="0022764C" w:rsidRDefault="004A758F">
      <w:pPr>
        <w:pStyle w:val="Heading3"/>
      </w:pPr>
      <w:r w:rsidRPr="0022764C">
        <w:t>Defective Workmanship</w:t>
      </w:r>
    </w:p>
    <w:p w14:paraId="26A0837F" w14:textId="77777777" w:rsidR="00C07262" w:rsidRPr="0022764C" w:rsidRDefault="004A758F">
      <w:pPr>
        <w:pStyle w:val="BodyText"/>
      </w:pPr>
      <w:r w:rsidRPr="0022764C">
        <w:t xml:space="preserve">the cost of rectifying defective work carried out by or on behalf of the </w:t>
      </w:r>
      <w:r w:rsidRPr="0022764C">
        <w:rPr>
          <w:b/>
        </w:rPr>
        <w:t>Insured</w:t>
      </w:r>
      <w:r w:rsidRPr="0022764C">
        <w:t>.</w:t>
      </w:r>
    </w:p>
    <w:p w14:paraId="76E175AD" w14:textId="77777777" w:rsidR="00C07262" w:rsidRPr="0022764C" w:rsidRDefault="004A758F">
      <w:pPr>
        <w:pStyle w:val="Heading3"/>
      </w:pPr>
      <w:r w:rsidRPr="0022764C">
        <w:t>Employees</w:t>
      </w:r>
    </w:p>
    <w:p w14:paraId="426C662F" w14:textId="77777777" w:rsidR="00C07262" w:rsidRPr="0022764C" w:rsidRDefault="004A758F">
      <w:pPr>
        <w:pStyle w:val="BodyText"/>
      </w:pPr>
      <w:r w:rsidRPr="0022764C">
        <w:rPr>
          <w:b/>
        </w:rPr>
        <w:t>Bodily Injury</w:t>
      </w:r>
      <w:r w:rsidRPr="0022764C">
        <w:t xml:space="preserve"> sustained by an </w:t>
      </w:r>
      <w:r w:rsidRPr="0022764C">
        <w:rPr>
          <w:b/>
        </w:rPr>
        <w:t>Employee</w:t>
      </w:r>
      <w:r w:rsidRPr="0022764C">
        <w:t xml:space="preserve"> and arising out of and in the course of their employment by the </w:t>
      </w:r>
      <w:r w:rsidRPr="0022764C">
        <w:rPr>
          <w:b/>
        </w:rPr>
        <w:t>Insured</w:t>
      </w:r>
      <w:r w:rsidRPr="0022764C">
        <w:t>.</w:t>
      </w:r>
    </w:p>
    <w:p w14:paraId="5398E81F" w14:textId="77777777" w:rsidR="00C07262" w:rsidRPr="0022764C" w:rsidRDefault="004A758F">
      <w:pPr>
        <w:pStyle w:val="Heading3"/>
        <w:rPr>
          <w:rFonts w:cstheme="majorHAnsi"/>
        </w:rPr>
      </w:pPr>
      <w:r w:rsidRPr="0022764C">
        <w:rPr>
          <w:rFonts w:cstheme="majorHAnsi"/>
        </w:rPr>
        <w:t xml:space="preserve">Food </w:t>
      </w:r>
      <w:r w:rsidRPr="0022764C">
        <w:t>and</w:t>
      </w:r>
      <w:r w:rsidRPr="0022764C">
        <w:rPr>
          <w:rFonts w:cstheme="majorHAnsi"/>
        </w:rPr>
        <w:t xml:space="preserve"> Drink</w:t>
      </w:r>
    </w:p>
    <w:p w14:paraId="2C0DDF4E" w14:textId="77777777" w:rsidR="00C07262" w:rsidRPr="0022764C" w:rsidRDefault="004A758F">
      <w:pPr>
        <w:pStyle w:val="BodyText"/>
      </w:pPr>
      <w:r w:rsidRPr="0022764C">
        <w:t xml:space="preserve">food and drink for consumption on the </w:t>
      </w:r>
      <w:r w:rsidRPr="0022764C">
        <w:rPr>
          <w:b/>
        </w:rPr>
        <w:t>Premises</w:t>
      </w:r>
      <w:r w:rsidRPr="0022764C">
        <w:t>.</w:t>
      </w:r>
    </w:p>
    <w:p w14:paraId="2B3C7859" w14:textId="77777777" w:rsidR="00C07262" w:rsidRPr="0022764C" w:rsidRDefault="004A758F">
      <w:pPr>
        <w:pStyle w:val="Heading3"/>
      </w:pPr>
      <w:r w:rsidRPr="0022764C">
        <w:t>North American Exports</w:t>
      </w:r>
    </w:p>
    <w:p w14:paraId="49E1ACF9" w14:textId="77777777" w:rsidR="00C07262" w:rsidRPr="0022764C" w:rsidRDefault="004A758F">
      <w:pPr>
        <w:pStyle w:val="BodyText"/>
      </w:pPr>
      <w:r w:rsidRPr="0022764C">
        <w:rPr>
          <w:b/>
        </w:rPr>
        <w:t>Products</w:t>
      </w:r>
      <w:r w:rsidRPr="0022764C">
        <w:t xml:space="preserve"> exported to the United States of America, its territories or possessions, or Canada.</w:t>
      </w:r>
    </w:p>
    <w:p w14:paraId="71B5A099" w14:textId="77777777" w:rsidR="00C07262" w:rsidRPr="0022764C" w:rsidRDefault="004A758F">
      <w:pPr>
        <w:pStyle w:val="Heading3"/>
      </w:pPr>
      <w:r w:rsidRPr="0022764C">
        <w:t>Pollution</w:t>
      </w:r>
    </w:p>
    <w:p w14:paraId="5FDF0D1C" w14:textId="77777777" w:rsidR="00C07262" w:rsidRPr="0022764C" w:rsidRDefault="004A758F">
      <w:pPr>
        <w:pStyle w:val="BodyText"/>
      </w:pPr>
      <w:r w:rsidRPr="0022764C">
        <w:rPr>
          <w:b/>
        </w:rPr>
        <w:t>Pollution</w:t>
      </w:r>
      <w:r w:rsidRPr="0022764C">
        <w:t xml:space="preserve"> unless such </w:t>
      </w:r>
      <w:r w:rsidRPr="0022764C">
        <w:rPr>
          <w:b/>
        </w:rPr>
        <w:t>Pollution</w:t>
      </w:r>
      <w:r w:rsidRPr="0022764C">
        <w:t xml:space="preserve"> is caused by a sudden, identifiable, unintended and unexpected incident which occurs in its entirety at a specific time and place during the </w:t>
      </w:r>
      <w:r w:rsidRPr="0022764C">
        <w:rPr>
          <w:b/>
        </w:rPr>
        <w:t>Period of Insurance</w:t>
      </w:r>
      <w:r w:rsidRPr="0022764C">
        <w:t>.</w:t>
      </w:r>
    </w:p>
    <w:p w14:paraId="0B06CB02" w14:textId="77777777" w:rsidR="00C07262" w:rsidRPr="0022764C" w:rsidRDefault="004A758F">
      <w:pPr>
        <w:pStyle w:val="Heading1"/>
      </w:pPr>
      <w:r w:rsidRPr="0022764C">
        <w:t>Condition</w:t>
      </w:r>
    </w:p>
    <w:p w14:paraId="1EA6CB6B" w14:textId="77777777" w:rsidR="00C07262" w:rsidRPr="0022764C" w:rsidRDefault="004A758F">
      <w:pPr>
        <w:pStyle w:val="Heading3"/>
      </w:pPr>
      <w:r w:rsidRPr="0022764C">
        <w:t xml:space="preserve">Worldwide Jurisdiction </w:t>
      </w:r>
    </w:p>
    <w:p w14:paraId="7FD68A7B" w14:textId="77777777" w:rsidR="00C07262" w:rsidRPr="0022764C" w:rsidRDefault="004A758F">
      <w:pPr>
        <w:pStyle w:val="BodyText"/>
      </w:pPr>
      <w:r w:rsidRPr="0022764C">
        <w:t>(Excluding the United States of America/Canada)</w:t>
      </w:r>
    </w:p>
    <w:p w14:paraId="648B7CE1" w14:textId="77777777" w:rsidR="00C07262" w:rsidRPr="0022764C" w:rsidRDefault="004A758F">
      <w:pPr>
        <w:pStyle w:val="BodyText"/>
      </w:pPr>
      <w:r w:rsidRPr="0022764C">
        <w:t xml:space="preserve">The indemnity provided by this </w:t>
      </w:r>
      <w:r w:rsidRPr="0022764C">
        <w:rPr>
          <w:b/>
        </w:rPr>
        <w:t>Section</w:t>
      </w:r>
      <w:r w:rsidRPr="0022764C">
        <w:t xml:space="preserve"> shall apply to judgements against the </w:t>
      </w:r>
      <w:r w:rsidRPr="0022764C">
        <w:rPr>
          <w:b/>
        </w:rPr>
        <w:t>Insured</w:t>
      </w:r>
      <w:r w:rsidRPr="0022764C">
        <w:t xml:space="preserve"> in any court in the world, excluding judgements obtained in the courts or under the laws of the United States of America, its territories (including Puerto Rico) or possessions, or Canada, or orders obtained in the said courts for the enforcement of foreign judgements whether by way of reciprocal agreements or otherwise (“Foreign Judgements”). </w:t>
      </w:r>
    </w:p>
    <w:p w14:paraId="5642A8AA" w14:textId="77777777" w:rsidR="00C07262" w:rsidRPr="0022764C" w:rsidRDefault="004A758F">
      <w:pPr>
        <w:pStyle w:val="BodyText"/>
      </w:pPr>
      <w:r w:rsidRPr="0022764C">
        <w:t xml:space="preserve">The premium for this insurance has been calculated accordingly and no consideration has been paid in respect of liabilities that may arise under any “Foreign Judgements”. </w:t>
      </w:r>
    </w:p>
    <w:p w14:paraId="564D754C" w14:textId="3181E884" w:rsidR="00C07262" w:rsidRPr="0022764C" w:rsidDel="00454B95" w:rsidRDefault="00C07262">
      <w:pPr>
        <w:pStyle w:val="Heading1"/>
        <w:spacing w:before="0"/>
        <w:rPr>
          <w:rFonts w:eastAsia="MS Mincho" w:cstheme="majorHAnsi"/>
        </w:rPr>
        <w:sectPr w:rsidR="00C07262" w:rsidRPr="0022764C" w:rsidDel="00454B95">
          <w:type w:val="nextColumn"/>
          <w:pgSz w:w="11906" w:h="16838" w:orient="landscape"/>
          <w:pgMar w:top="992" w:right="737" w:bottom="737" w:left="737" w:header="720" w:footer="686" w:gutter="0"/>
          <w:cols w:num="2" w:space="720"/>
        </w:sectPr>
      </w:pPr>
    </w:p>
    <w:p w14:paraId="563DB095" w14:textId="77777777" w:rsidR="00454B95" w:rsidRPr="0022764C" w:rsidRDefault="00454B95">
      <w:pPr>
        <w:pStyle w:val="Subtitle"/>
      </w:pPr>
    </w:p>
    <w:p w14:paraId="7499C1E4" w14:textId="30751924" w:rsidR="00C07262" w:rsidRPr="0022764C" w:rsidRDefault="004A758F">
      <w:pPr>
        <w:pStyle w:val="Subtitle"/>
      </w:pPr>
      <w:bookmarkStart w:id="6016" w:name="tocpg_16"/>
      <w:bookmarkEnd w:id="6016"/>
      <w:bookmarkStart w:id="147" w:name="Section_8"/>
      <w:r w:rsidRPr="0022764C">
        <w:t>Section 8: Money Section</w:t>
      </w:r>
      <w:bookmarkEnd w:id="147"/>
    </w:p>
    <w:p w14:paraId="49B04D80" w14:textId="77777777" w:rsidR="00C07262" w:rsidRPr="0022764C" w:rsidRDefault="004A758F">
      <w:pPr>
        <w:pStyle w:val="Heading1"/>
      </w:pPr>
      <w:bookmarkStart w:id="6017" w:name="tocpg_17"/>
      <w:bookmarkEnd w:id="6017"/>
      <w:r w:rsidRPr="0022764C">
        <w:t>Sub-Section 1 - Money</w:t>
      </w:r>
    </w:p>
    <w:p w14:paraId="0B9A0324" w14:textId="77777777" w:rsidR="00C07262" w:rsidRPr="0022764C" w:rsidRDefault="004A758F">
      <w:pPr>
        <w:pStyle w:val="Heading1"/>
      </w:pPr>
      <w:r w:rsidRPr="0022764C">
        <w:t>Definitions</w:t>
      </w:r>
    </w:p>
    <w:p w14:paraId="2E77352D" w14:textId="77777777" w:rsidR="00C07262" w:rsidRPr="0022764C" w:rsidRDefault="004A758F">
      <w:pPr>
        <w:pStyle w:val="Heading3"/>
      </w:pPr>
      <w:r w:rsidRPr="0022764C">
        <w:t>Non-Negotiable Money</w:t>
      </w:r>
    </w:p>
    <w:p w14:paraId="2E3FC28F" w14:textId="77777777" w:rsidR="00C07262" w:rsidRPr="0022764C" w:rsidRDefault="004A758F">
      <w:pPr>
        <w:pStyle w:val="BodyText"/>
      </w:pPr>
      <w:r w:rsidRPr="0022764C">
        <w:t xml:space="preserve">Crossed cheques, crossed giro cheques, crossed bankers’ drafts, crossed giro drafts, crossed postal and crossed money orders, national savings, certificates, premium bonds, unexpired units in franking machines, stamped national insurance cards, credit card sales vouchers, debit card sales vouchers, bills of exchange, VAT purchase invoices, all belonging to the </w:t>
      </w:r>
      <w:r w:rsidRPr="0022764C">
        <w:rPr>
          <w:b/>
        </w:rPr>
        <w:t>Insured</w:t>
      </w:r>
      <w:r w:rsidRPr="0022764C">
        <w:t xml:space="preserve"> or for which the </w:t>
      </w:r>
      <w:r w:rsidRPr="0022764C">
        <w:rPr>
          <w:b/>
        </w:rPr>
        <w:t>Insured</w:t>
      </w:r>
      <w:r w:rsidRPr="0022764C">
        <w:t xml:space="preserve"> has accepted responsibility.</w:t>
      </w:r>
    </w:p>
    <w:p w14:paraId="5F17BF2A" w14:textId="77777777" w:rsidR="00C07262" w:rsidRPr="0022764C" w:rsidRDefault="004A758F">
      <w:pPr>
        <w:pStyle w:val="Heading3"/>
      </w:pPr>
      <w:r w:rsidRPr="0022764C">
        <w:t>Situation(s)</w:t>
      </w:r>
    </w:p>
    <w:p w14:paraId="2D0D9895" w14:textId="77777777" w:rsidR="00C07262" w:rsidRPr="0022764C" w:rsidRDefault="004A758F" w:rsidP="00662A63">
      <w:pPr>
        <w:pStyle w:val="BodyText"/>
        <w:numPr>
          <w:ilvl w:val="2"/>
          <w:numId w:val="262"/>
        </w:numPr>
        <w:ind w:left="454" w:hanging="454"/>
        <w:rPr>
          <w:lang w:eastAsia="ja-JP"/>
        </w:rPr>
      </w:pPr>
      <w:r w:rsidRPr="0022764C">
        <w:t>In transit</w:t>
      </w:r>
      <w:r w:rsidRPr="0022764C">
        <w:rPr>
          <w:lang w:eastAsia="ja-JP"/>
        </w:rPr>
        <w:t xml:space="preserve"> directly to or from the </w:t>
      </w:r>
      <w:r w:rsidRPr="0022764C">
        <w:rPr>
          <w:b/>
          <w:bCs/>
          <w:lang w:eastAsia="ja-JP"/>
        </w:rPr>
        <w:t xml:space="preserve">Premises </w:t>
      </w:r>
      <w:r w:rsidRPr="0022764C">
        <w:rPr>
          <w:lang w:eastAsia="ja-JP"/>
        </w:rPr>
        <w:t>and bank;</w:t>
      </w:r>
    </w:p>
    <w:p w14:paraId="7DA35C4C" w14:textId="77777777" w:rsidR="00C07262" w:rsidRPr="0022764C" w:rsidRDefault="004A758F" w:rsidP="00662A63">
      <w:pPr>
        <w:pStyle w:val="BodyText"/>
        <w:numPr>
          <w:ilvl w:val="2"/>
          <w:numId w:val="262"/>
        </w:numPr>
        <w:ind w:left="454" w:hanging="454"/>
      </w:pPr>
      <w:r w:rsidRPr="0022764C">
        <w:t>In the bank night safe and subsequently within the bank premises until at the bank’s risk;</w:t>
      </w:r>
    </w:p>
    <w:p w14:paraId="7F18DD72" w14:textId="77777777" w:rsidR="00C07262" w:rsidRPr="0022764C" w:rsidRDefault="004A758F" w:rsidP="00662A63">
      <w:pPr>
        <w:pStyle w:val="BodyText"/>
        <w:numPr>
          <w:ilvl w:val="2"/>
          <w:numId w:val="262"/>
        </w:numPr>
        <w:ind w:left="454" w:hanging="454"/>
        <w:rPr>
          <w:b/>
        </w:rPr>
      </w:pPr>
      <w:r w:rsidRPr="0022764C">
        <w:t xml:space="preserve">At any of the </w:t>
      </w:r>
      <w:r w:rsidRPr="0022764C">
        <w:rPr>
          <w:b/>
        </w:rPr>
        <w:t>Insured’s</w:t>
      </w:r>
      <w:r w:rsidRPr="0022764C">
        <w:t xml:space="preserve"> contract sites during </w:t>
      </w:r>
      <w:r w:rsidRPr="0022764C">
        <w:rPr>
          <w:b/>
        </w:rPr>
        <w:t>Business</w:t>
      </w:r>
      <w:r w:rsidRPr="0022764C">
        <w:t xml:space="preserve"> </w:t>
      </w:r>
      <w:r w:rsidRPr="0022764C">
        <w:rPr>
          <w:b/>
        </w:rPr>
        <w:t>Hours</w:t>
      </w:r>
      <w:r w:rsidRPr="0022764C">
        <w:t>;</w:t>
      </w:r>
    </w:p>
    <w:p w14:paraId="77F458C5" w14:textId="77777777" w:rsidR="00C07262" w:rsidRPr="0022764C" w:rsidRDefault="004A758F" w:rsidP="00662A63">
      <w:pPr>
        <w:pStyle w:val="BodyText"/>
        <w:numPr>
          <w:ilvl w:val="2"/>
          <w:numId w:val="262"/>
        </w:numPr>
        <w:ind w:left="454" w:hanging="454"/>
      </w:pPr>
      <w:r w:rsidRPr="0022764C">
        <w:t xml:space="preserve">In the homes of the </w:t>
      </w:r>
      <w:r w:rsidRPr="0022764C">
        <w:rPr>
          <w:b/>
        </w:rPr>
        <w:t>Insured</w:t>
      </w:r>
      <w:r w:rsidRPr="0022764C">
        <w:t xml:space="preserve"> or any partner, director or </w:t>
      </w:r>
      <w:r w:rsidRPr="0022764C">
        <w:rPr>
          <w:b/>
        </w:rPr>
        <w:t>Employee</w:t>
      </w:r>
      <w:r w:rsidRPr="0022764C">
        <w:t xml:space="preserve"> of the </w:t>
      </w:r>
      <w:r w:rsidRPr="0022764C">
        <w:rPr>
          <w:b/>
        </w:rPr>
        <w:t>Insured</w:t>
      </w:r>
      <w:r w:rsidRPr="0022764C">
        <w:t>;</w:t>
      </w:r>
      <w:r w:rsidRPr="0022764C">
        <w:rPr>
          <w:b/>
        </w:rPr>
        <w:t xml:space="preserve"> </w:t>
      </w:r>
      <w:r w:rsidRPr="0022764C">
        <w:t>or</w:t>
      </w:r>
    </w:p>
    <w:p w14:paraId="73FE6F3B" w14:textId="77777777" w:rsidR="00C07262" w:rsidRPr="0022764C" w:rsidRDefault="004A758F" w:rsidP="00662A63">
      <w:pPr>
        <w:pStyle w:val="BodyText"/>
        <w:numPr>
          <w:ilvl w:val="2"/>
          <w:numId w:val="262"/>
        </w:numPr>
        <w:ind w:left="454" w:hanging="454"/>
      </w:pPr>
      <w:r w:rsidRPr="0022764C">
        <w:t xml:space="preserve">In the </w:t>
      </w:r>
      <w:r w:rsidRPr="0022764C">
        <w:rPr>
          <w:b/>
        </w:rPr>
        <w:t>Premises</w:t>
      </w:r>
      <w:r w:rsidRPr="0022764C">
        <w:t xml:space="preserve">; </w:t>
      </w:r>
    </w:p>
    <w:p w14:paraId="02FE1968" w14:textId="77777777" w:rsidR="00C07262" w:rsidRPr="0022764C" w:rsidRDefault="004A758F">
      <w:pPr>
        <w:pStyle w:val="BodyText"/>
      </w:pPr>
      <w:r w:rsidRPr="0022764C">
        <w:t xml:space="preserve">anywhere within the </w:t>
      </w:r>
      <w:r w:rsidRPr="0022764C">
        <w:rPr>
          <w:b/>
        </w:rPr>
        <w:t>United Kingdom</w:t>
      </w:r>
      <w:r w:rsidRPr="0022764C">
        <w:t>.</w:t>
      </w:r>
    </w:p>
    <w:p w14:paraId="69215EB4" w14:textId="77777777" w:rsidR="00C07262" w:rsidRPr="0022764C" w:rsidRDefault="004A758F">
      <w:pPr>
        <w:pStyle w:val="Heading3"/>
      </w:pPr>
      <w:r w:rsidRPr="0022764C">
        <w:t>The Cover</w:t>
      </w:r>
    </w:p>
    <w:p w14:paraId="403B1AE0" w14:textId="77777777"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during the </w:t>
      </w:r>
      <w:r w:rsidRPr="0022764C">
        <w:rPr>
          <w:b/>
          <w:bCs/>
        </w:rPr>
        <w:t>Period of Insurance</w:t>
      </w:r>
      <w:r w:rsidRPr="0022764C">
        <w:t xml:space="preserve"> against:</w:t>
      </w:r>
    </w:p>
    <w:p w14:paraId="3682DB0B" w14:textId="77777777" w:rsidR="00C07262" w:rsidRPr="0022764C" w:rsidRDefault="004A758F" w:rsidP="00662A63">
      <w:pPr>
        <w:pStyle w:val="BodyText"/>
        <w:numPr>
          <w:ilvl w:val="2"/>
          <w:numId w:val="263"/>
        </w:numPr>
        <w:ind w:left="454" w:hanging="454"/>
      </w:pPr>
      <w:r w:rsidRPr="0022764C">
        <w:rPr>
          <w:b/>
        </w:rPr>
        <w:t>Damage</w:t>
      </w:r>
      <w:r w:rsidRPr="0022764C">
        <w:t xml:space="preserve"> to </w:t>
      </w:r>
      <w:r w:rsidRPr="0022764C">
        <w:rPr>
          <w:b/>
          <w:bCs/>
        </w:rPr>
        <w:t>Money</w:t>
      </w:r>
      <w:r w:rsidRPr="0022764C">
        <w:rPr>
          <w:bCs/>
        </w:rPr>
        <w:t>;</w:t>
      </w:r>
    </w:p>
    <w:p w14:paraId="5519FC67" w14:textId="77777777" w:rsidR="00C07262" w:rsidRPr="0022764C" w:rsidRDefault="004A758F" w:rsidP="00662A63">
      <w:pPr>
        <w:pStyle w:val="BodyText"/>
        <w:numPr>
          <w:ilvl w:val="2"/>
          <w:numId w:val="263"/>
        </w:numPr>
        <w:ind w:left="454" w:hanging="454"/>
      </w:pPr>
      <w:r w:rsidRPr="0022764C">
        <w:rPr>
          <w:b/>
        </w:rPr>
        <w:t>Damage</w:t>
      </w:r>
      <w:r w:rsidRPr="0022764C">
        <w:t xml:space="preserve"> to:</w:t>
      </w:r>
    </w:p>
    <w:p w14:paraId="60F4D93A" w14:textId="77777777" w:rsidR="00C07262" w:rsidRPr="0022764C" w:rsidRDefault="004A758F" w:rsidP="00662A63">
      <w:pPr>
        <w:pStyle w:val="BodyText"/>
        <w:numPr>
          <w:ilvl w:val="0"/>
          <w:numId w:val="264"/>
        </w:numPr>
        <w:ind w:left="908" w:hanging="454"/>
      </w:pPr>
      <w:r w:rsidRPr="0022764C">
        <w:t>any safe, strongroom or franking machine;</w:t>
      </w:r>
    </w:p>
    <w:p w14:paraId="2C3E6FCC" w14:textId="77777777" w:rsidR="00C07262" w:rsidRPr="0022764C" w:rsidRDefault="004A758F" w:rsidP="00662A63">
      <w:pPr>
        <w:pStyle w:val="BodyText"/>
        <w:numPr>
          <w:ilvl w:val="0"/>
          <w:numId w:val="264"/>
        </w:numPr>
        <w:ind w:left="908" w:hanging="454"/>
      </w:pPr>
      <w:r w:rsidRPr="0022764C">
        <w:t xml:space="preserve">any container, money waistcoat or money belt whilst being used for carrying </w:t>
      </w:r>
      <w:r w:rsidRPr="0022764C">
        <w:rPr>
          <w:b/>
          <w:bCs/>
        </w:rPr>
        <w:t>Money</w:t>
      </w:r>
      <w:r w:rsidRPr="0022764C">
        <w:rPr>
          <w:bCs/>
        </w:rPr>
        <w:t>;</w:t>
      </w:r>
      <w:r w:rsidRPr="0022764C">
        <w:rPr>
          <w:b/>
          <w:bCs/>
        </w:rPr>
        <w:t xml:space="preserve"> </w:t>
      </w:r>
    </w:p>
    <w:p w14:paraId="7253A3E6" w14:textId="77777777" w:rsidR="00C07262" w:rsidRPr="0022764C" w:rsidRDefault="004A758F">
      <w:pPr>
        <w:pStyle w:val="BodyText"/>
        <w:ind w:left="908"/>
      </w:pPr>
      <w:r w:rsidRPr="0022764C">
        <w:t xml:space="preserve">as a result of theft or attempted theft of </w:t>
      </w:r>
      <w:r w:rsidRPr="0022764C">
        <w:rPr>
          <w:b/>
          <w:bCs/>
        </w:rPr>
        <w:t>Money</w:t>
      </w:r>
      <w:r w:rsidRPr="0022764C">
        <w:t xml:space="preserve"> unless such cost is more specifically insured</w:t>
      </w:r>
    </w:p>
    <w:p w14:paraId="0DC390A4" w14:textId="77777777" w:rsidR="00C07262" w:rsidRPr="0022764C" w:rsidRDefault="004A758F" w:rsidP="00662A63">
      <w:pPr>
        <w:pStyle w:val="BodyText"/>
        <w:numPr>
          <w:ilvl w:val="0"/>
          <w:numId w:val="264"/>
        </w:numPr>
        <w:ind w:left="908" w:hanging="454"/>
      </w:pPr>
      <w:r w:rsidRPr="0022764C">
        <w:t xml:space="preserve">clothing, personal effects and personal Money belonging to the Insured or any partner, director </w:t>
      </w:r>
      <w:r w:rsidRPr="0022764C">
        <w:lastRenderedPageBreak/>
        <w:t>or Employee of the Insured resulting from an assault in an attempt to steal Money;</w:t>
      </w:r>
    </w:p>
    <w:p w14:paraId="22908E37" w14:textId="77777777" w:rsidR="00C07262" w:rsidRPr="0022764C" w:rsidRDefault="004A758F">
      <w:pPr>
        <w:pStyle w:val="BodyText"/>
      </w:pPr>
      <w:r w:rsidRPr="0022764C">
        <w:t xml:space="preserve">occurring in the Situation(s). </w:t>
      </w:r>
    </w:p>
    <w:p w14:paraId="1EAC9505" w14:textId="77777777" w:rsidR="00C07262" w:rsidRPr="0022764C" w:rsidRDefault="004A758F">
      <w:pPr>
        <w:pStyle w:val="Heading1"/>
      </w:pPr>
      <w:r w:rsidRPr="0022764C">
        <w:t>Extension</w:t>
      </w:r>
    </w:p>
    <w:p w14:paraId="5DDDADC4" w14:textId="77777777" w:rsidR="00C07262" w:rsidRPr="0022764C" w:rsidRDefault="004A758F">
      <w:pPr>
        <w:pStyle w:val="Heading3"/>
      </w:pPr>
      <w:r w:rsidRPr="0022764C">
        <w:t xml:space="preserve">Loss of Keys </w:t>
      </w:r>
    </w:p>
    <w:p w14:paraId="1C6026F3" w14:textId="77777777" w:rsidR="00C07262" w:rsidRPr="0022764C" w:rsidRDefault="004A758F">
      <w:pPr>
        <w:pStyle w:val="BodyText"/>
      </w:pPr>
      <w:r w:rsidRPr="0022764C">
        <w:t xml:space="preserve">This Sub-Section covers the cost of replacement keys or lock mechanisms of safes or strongrooms with the consent of the </w:t>
      </w:r>
      <w:r w:rsidRPr="0022764C">
        <w:rPr>
          <w:b/>
        </w:rPr>
        <w:t>Insurer</w:t>
      </w:r>
      <w:r w:rsidRPr="0022764C">
        <w:t xml:space="preserve"> following theft of keys by force or violence.</w:t>
      </w:r>
    </w:p>
    <w:p w14:paraId="2FC2FD96" w14:textId="77777777" w:rsidR="00C07262" w:rsidRPr="0022764C" w:rsidRDefault="004A758F">
      <w:pPr>
        <w:pStyle w:val="Heading1"/>
      </w:pPr>
      <w:r w:rsidRPr="0022764C">
        <w:t>Exclusions</w:t>
      </w:r>
    </w:p>
    <w:p w14:paraId="66873E01" w14:textId="77777777" w:rsidR="00C07262" w:rsidRPr="0022764C" w:rsidRDefault="004A758F">
      <w:pPr>
        <w:pStyle w:val="BodyText"/>
      </w:pPr>
      <w:r w:rsidRPr="0022764C">
        <w:t>This Sub-Section does not cover any:</w:t>
      </w:r>
    </w:p>
    <w:p w14:paraId="6D629662" w14:textId="77777777" w:rsidR="00C07262" w:rsidRPr="0022764C" w:rsidRDefault="004A758F" w:rsidP="00662A63">
      <w:pPr>
        <w:pStyle w:val="BodyText"/>
        <w:numPr>
          <w:ilvl w:val="2"/>
          <w:numId w:val="260"/>
        </w:numPr>
        <w:ind w:left="454" w:hanging="454"/>
      </w:pPr>
      <w:r w:rsidRPr="0022764C">
        <w:t>loss resulting from the use of any form of payment which proves to be counterfeit, false, fraudulent, invalid, uncollectable or irrecoverable for any reason;</w:t>
      </w:r>
    </w:p>
    <w:p w14:paraId="7A302EA0" w14:textId="77777777" w:rsidR="00C07262" w:rsidRPr="0022764C" w:rsidRDefault="004A758F" w:rsidP="00662A63">
      <w:pPr>
        <w:pStyle w:val="BodyText"/>
        <w:numPr>
          <w:ilvl w:val="2"/>
          <w:numId w:val="260"/>
        </w:numPr>
        <w:ind w:left="454" w:hanging="454"/>
      </w:pPr>
      <w:r w:rsidRPr="0022764C">
        <w:t xml:space="preserve">loss or shortage arising from fraud or dishonesty of any </w:t>
      </w:r>
      <w:r w:rsidRPr="0022764C">
        <w:rPr>
          <w:b/>
        </w:rPr>
        <w:t>Employee</w:t>
      </w:r>
      <w:r w:rsidRPr="0022764C">
        <w:t xml:space="preserve"> of the </w:t>
      </w:r>
      <w:r w:rsidRPr="0022764C">
        <w:rPr>
          <w:b/>
        </w:rPr>
        <w:t>Insured</w:t>
      </w:r>
      <w:r w:rsidRPr="0022764C">
        <w:t>:</w:t>
      </w:r>
    </w:p>
    <w:p w14:paraId="2579A83D" w14:textId="77777777" w:rsidR="00C07262" w:rsidRPr="0022764C" w:rsidRDefault="004A758F" w:rsidP="00662A63">
      <w:pPr>
        <w:pStyle w:val="BodyText"/>
        <w:numPr>
          <w:ilvl w:val="0"/>
          <w:numId w:val="261"/>
        </w:numPr>
        <w:ind w:left="811" w:hanging="357"/>
      </w:pPr>
      <w:r w:rsidRPr="0022764C">
        <w:t>unless discovered within 7 (seven) working days after its occurrence; or</w:t>
      </w:r>
    </w:p>
    <w:p w14:paraId="4737E63B" w14:textId="77777777" w:rsidR="00C07262" w:rsidRPr="0022764C" w:rsidRDefault="004A758F" w:rsidP="00662A63">
      <w:pPr>
        <w:pStyle w:val="BodyText"/>
        <w:numPr>
          <w:ilvl w:val="0"/>
          <w:numId w:val="261"/>
        </w:numPr>
        <w:ind w:left="811" w:hanging="357"/>
      </w:pPr>
      <w:r w:rsidRPr="0022764C">
        <w:t>covered by a fidelity guarantee insurance.</w:t>
      </w:r>
    </w:p>
    <w:p w14:paraId="46883682" w14:textId="77777777" w:rsidR="00C07262" w:rsidRPr="0022764C" w:rsidRDefault="004A758F" w:rsidP="00662A63">
      <w:pPr>
        <w:pStyle w:val="BodyText"/>
        <w:numPr>
          <w:ilvl w:val="2"/>
          <w:numId w:val="260"/>
        </w:numPr>
        <w:ind w:left="454" w:hanging="454"/>
      </w:pPr>
      <w:r w:rsidRPr="0022764C">
        <w:t>loss resulting directly or in any way from forgery, fraudulent alteration, substitution, use of a computer or electronic transfer;</w:t>
      </w:r>
    </w:p>
    <w:p w14:paraId="729FE13B" w14:textId="77777777" w:rsidR="00C07262" w:rsidRPr="0022764C" w:rsidRDefault="004A758F" w:rsidP="00662A63">
      <w:pPr>
        <w:pStyle w:val="BodyText"/>
        <w:numPr>
          <w:ilvl w:val="2"/>
          <w:numId w:val="260"/>
        </w:numPr>
        <w:ind w:left="454" w:hanging="454"/>
      </w:pPr>
      <w:r w:rsidRPr="0022764C">
        <w:t xml:space="preserve">loss resulting from a safe or strongroom being opened by a key left on the </w:t>
      </w:r>
      <w:r w:rsidRPr="0022764C">
        <w:rPr>
          <w:b/>
        </w:rPr>
        <w:t>Premises</w:t>
      </w:r>
      <w:r w:rsidRPr="0022764C">
        <w:t xml:space="preserve"> out of </w:t>
      </w:r>
      <w:r w:rsidRPr="0022764C">
        <w:rPr>
          <w:b/>
        </w:rPr>
        <w:t>Business Hours</w:t>
      </w:r>
      <w:r w:rsidRPr="0022764C">
        <w:t>;</w:t>
      </w:r>
    </w:p>
    <w:p w14:paraId="7A9083A0" w14:textId="77777777" w:rsidR="00C07262" w:rsidRPr="0022764C" w:rsidRDefault="004A758F" w:rsidP="00662A63">
      <w:pPr>
        <w:pStyle w:val="BodyText"/>
        <w:numPr>
          <w:ilvl w:val="2"/>
          <w:numId w:val="260"/>
        </w:numPr>
        <w:ind w:left="454" w:hanging="454"/>
      </w:pPr>
      <w:r w:rsidRPr="0022764C">
        <w:t>loss or shortage due to errors or omissions in receipts, payments or accountancy, depreciation or currency fluctuations;</w:t>
      </w:r>
    </w:p>
    <w:p w14:paraId="1516803F" w14:textId="77777777" w:rsidR="00C07262" w:rsidRPr="0022764C" w:rsidRDefault="004A758F" w:rsidP="00662A63">
      <w:pPr>
        <w:pStyle w:val="BodyText"/>
        <w:numPr>
          <w:ilvl w:val="2"/>
          <w:numId w:val="260"/>
        </w:numPr>
        <w:ind w:left="454" w:hanging="454"/>
        <w:rPr>
          <w:b/>
          <w:bCs/>
        </w:rPr>
      </w:pPr>
      <w:r w:rsidRPr="0022764C">
        <w:rPr>
          <w:b/>
          <w:bCs/>
        </w:rPr>
        <w:t xml:space="preserve">Consequential Loss; </w:t>
      </w:r>
    </w:p>
    <w:p w14:paraId="1B42B2C0" w14:textId="77777777" w:rsidR="00C07262" w:rsidRPr="0022764C" w:rsidRDefault="004A758F" w:rsidP="00662A63">
      <w:pPr>
        <w:pStyle w:val="BodyText"/>
        <w:numPr>
          <w:ilvl w:val="2"/>
          <w:numId w:val="260"/>
        </w:numPr>
        <w:ind w:left="454" w:hanging="454"/>
      </w:pPr>
      <w:r w:rsidRPr="0022764C">
        <w:t xml:space="preserve">loss resulting from an </w:t>
      </w:r>
      <w:r w:rsidRPr="0022764C">
        <w:rPr>
          <w:b/>
        </w:rPr>
        <w:t>Unattended Vehicle</w:t>
      </w:r>
      <w:r w:rsidRPr="0022764C">
        <w:t>; or</w:t>
      </w:r>
    </w:p>
    <w:p w14:paraId="68D03CA0" w14:textId="77777777" w:rsidR="00C07262" w:rsidRPr="0022764C" w:rsidRDefault="004A758F" w:rsidP="00662A63">
      <w:pPr>
        <w:pStyle w:val="BodyText"/>
        <w:numPr>
          <w:ilvl w:val="2"/>
          <w:numId w:val="260"/>
        </w:numPr>
        <w:ind w:left="454" w:hanging="454"/>
      </w:pPr>
      <w:r w:rsidRPr="0022764C">
        <w:rPr>
          <w:b/>
        </w:rPr>
        <w:t>Damage</w:t>
      </w:r>
      <w:r w:rsidRPr="0022764C">
        <w:t xml:space="preserve"> to any machine that uses coins, notes or tokens.</w:t>
      </w:r>
    </w:p>
    <w:p w14:paraId="17B2ADE7" w14:textId="77777777" w:rsidR="00C07262" w:rsidRPr="0022764C" w:rsidRDefault="004A758F">
      <w:pPr>
        <w:pStyle w:val="Heading1"/>
      </w:pPr>
      <w:r w:rsidRPr="0022764C">
        <w:t>Conditions</w:t>
      </w:r>
    </w:p>
    <w:p w14:paraId="3CC64059" w14:textId="77777777" w:rsidR="00C07262" w:rsidRPr="0022764C" w:rsidRDefault="004A758F">
      <w:pPr>
        <w:pStyle w:val="Heading3"/>
      </w:pPr>
      <w:r w:rsidRPr="0022764C">
        <w:t>Carryings Condition</w:t>
      </w:r>
    </w:p>
    <w:p w14:paraId="1C9F7079" w14:textId="77777777" w:rsidR="00C07262" w:rsidRPr="0022764C" w:rsidRDefault="004A758F">
      <w:pPr>
        <w:pStyle w:val="BodyText"/>
      </w:pPr>
      <w:r w:rsidRPr="0022764C">
        <w:t xml:space="preserve">It is a condition precedent to liability under this </w:t>
      </w:r>
      <w:r w:rsidRPr="0022764C">
        <w:rPr>
          <w:b/>
        </w:rPr>
        <w:t>Policy</w:t>
      </w:r>
      <w:r w:rsidRPr="0022764C">
        <w:t xml:space="preserve"> that when </w:t>
      </w:r>
      <w:r w:rsidRPr="0022764C">
        <w:rPr>
          <w:b/>
          <w:bCs/>
        </w:rPr>
        <w:t>Money</w:t>
      </w:r>
      <w:r w:rsidRPr="0022764C">
        <w:t xml:space="preserve"> (other than Non-Negotiable Money) is in transit:</w:t>
      </w:r>
    </w:p>
    <w:p w14:paraId="2BAA9924" w14:textId="77777777" w:rsidR="00C07262" w:rsidRPr="0022764C" w:rsidRDefault="004A758F" w:rsidP="00662A63">
      <w:pPr>
        <w:pStyle w:val="BodyText"/>
        <w:numPr>
          <w:ilvl w:val="0"/>
          <w:numId w:val="259"/>
        </w:numPr>
        <w:ind w:left="454" w:hanging="454"/>
      </w:pPr>
      <w:r w:rsidRPr="0022764C">
        <w:t xml:space="preserve">by the </w:t>
      </w:r>
      <w:r w:rsidRPr="0022764C">
        <w:rPr>
          <w:b/>
        </w:rPr>
        <w:t>Insured’s</w:t>
      </w:r>
      <w:r w:rsidRPr="0022764C">
        <w:t xml:space="preserve"> own </w:t>
      </w:r>
      <w:r w:rsidRPr="0022764C">
        <w:rPr>
          <w:b/>
        </w:rPr>
        <w:t>Employees</w:t>
      </w:r>
      <w:r w:rsidRPr="0022764C">
        <w:t>:</w:t>
      </w:r>
    </w:p>
    <w:p w14:paraId="4AC1C2FC" w14:textId="77777777" w:rsidR="00C07262" w:rsidRPr="0022764C" w:rsidRDefault="004A758F" w:rsidP="00662A63">
      <w:pPr>
        <w:pStyle w:val="BodyText"/>
        <w:numPr>
          <w:ilvl w:val="0"/>
          <w:numId w:val="258"/>
        </w:numPr>
        <w:ind w:left="908" w:hanging="454"/>
      </w:pPr>
      <w:r w:rsidRPr="0022764C">
        <w:t xml:space="preserve">up to GBP 2,000 </w:t>
      </w:r>
      <w:r w:rsidRPr="0022764C">
        <w:rPr>
          <w:iCs/>
        </w:rPr>
        <w:t>(two thousand pounds sterling)</w:t>
      </w:r>
      <w:r w:rsidRPr="0022764C">
        <w:t xml:space="preserve">, it shall be accompanied at all times by at least 1 (one) responsible able-bodied </w:t>
      </w:r>
      <w:r w:rsidRPr="0022764C">
        <w:rPr>
          <w:b/>
        </w:rPr>
        <w:t>Employee</w:t>
      </w:r>
      <w:r w:rsidRPr="0022764C">
        <w:t>;</w:t>
      </w:r>
    </w:p>
    <w:p w14:paraId="06620D46" w14:textId="77777777" w:rsidR="00C07262" w:rsidRPr="0022764C" w:rsidRDefault="004A758F" w:rsidP="00662A63">
      <w:pPr>
        <w:pStyle w:val="BodyText"/>
        <w:numPr>
          <w:ilvl w:val="0"/>
          <w:numId w:val="258"/>
        </w:numPr>
        <w:ind w:left="908" w:hanging="454"/>
      </w:pPr>
      <w:r w:rsidRPr="0022764C">
        <w:t xml:space="preserve">up to GBP 5,000 </w:t>
      </w:r>
      <w:r w:rsidRPr="0022764C">
        <w:rPr>
          <w:iCs/>
        </w:rPr>
        <w:t>(five thousand pounds sterling)</w:t>
      </w:r>
      <w:r w:rsidRPr="0022764C">
        <w:t xml:space="preserve"> but in excess of GBP 2,000 </w:t>
      </w:r>
      <w:r w:rsidRPr="0022764C">
        <w:rPr>
          <w:iCs/>
        </w:rPr>
        <w:t>(two thousand pounds sterling)</w:t>
      </w:r>
      <w:r w:rsidRPr="0022764C">
        <w:t xml:space="preserve">, it shall be accompanied at all times by at least 2 (two) responsible able-bodied </w:t>
      </w:r>
      <w:r w:rsidRPr="0022764C">
        <w:rPr>
          <w:b/>
        </w:rPr>
        <w:t>Employees</w:t>
      </w:r>
      <w:r w:rsidRPr="0022764C">
        <w:t>; and</w:t>
      </w:r>
    </w:p>
    <w:p w14:paraId="7AA3F418" w14:textId="77777777" w:rsidR="00C07262" w:rsidRPr="0022764C" w:rsidRDefault="004A758F" w:rsidP="00662A63">
      <w:pPr>
        <w:pStyle w:val="BodyText"/>
        <w:numPr>
          <w:ilvl w:val="0"/>
          <w:numId w:val="258"/>
        </w:numPr>
        <w:ind w:left="908" w:hanging="454"/>
      </w:pPr>
      <w:r w:rsidRPr="0022764C">
        <w:t xml:space="preserve">up to GBP 10,000 </w:t>
      </w:r>
      <w:r w:rsidRPr="0022764C">
        <w:rPr>
          <w:iCs/>
        </w:rPr>
        <w:t>(ten thousand pounds sterling)</w:t>
      </w:r>
      <w:r w:rsidRPr="0022764C">
        <w:t xml:space="preserve"> but in excess of GBP 5,000 </w:t>
      </w:r>
      <w:r w:rsidRPr="0022764C">
        <w:rPr>
          <w:iCs/>
        </w:rPr>
        <w:t>(five thousand pounds sterling)</w:t>
      </w:r>
      <w:r w:rsidRPr="0022764C">
        <w:t xml:space="preserve">, it shall be accompanied at all times by at least 3 (three) responsible able-bodied </w:t>
      </w:r>
      <w:r w:rsidRPr="0022764C">
        <w:rPr>
          <w:b/>
        </w:rPr>
        <w:t>Employees</w:t>
      </w:r>
      <w:r w:rsidRPr="0022764C">
        <w:t>; and</w:t>
      </w:r>
    </w:p>
    <w:p w14:paraId="7ED8295C" w14:textId="77777777" w:rsidR="00C07262" w:rsidRPr="0022764C" w:rsidRDefault="004A758F" w:rsidP="00662A63">
      <w:pPr>
        <w:pStyle w:val="BodyText"/>
        <w:numPr>
          <w:ilvl w:val="0"/>
          <w:numId w:val="259"/>
        </w:numPr>
        <w:ind w:left="454" w:hanging="454"/>
      </w:pPr>
      <w:r w:rsidRPr="0022764C">
        <w:t xml:space="preserve">in excess of GBP 10,000 </w:t>
      </w:r>
      <w:r w:rsidRPr="0022764C">
        <w:rPr>
          <w:iCs/>
        </w:rPr>
        <w:t>(ten thousand pounds sterling)</w:t>
      </w:r>
      <w:r w:rsidRPr="0022764C">
        <w:t>, it shall be carried by a professional security company.</w:t>
      </w:r>
    </w:p>
    <w:p w14:paraId="45B7BD4F" w14:textId="77777777" w:rsidR="00C07262" w:rsidRPr="0022764C" w:rsidRDefault="004A758F">
      <w:pPr>
        <w:pStyle w:val="Heading3"/>
      </w:pPr>
      <w:r w:rsidRPr="0022764C">
        <w:t>Contract with a Security Company</w:t>
      </w:r>
    </w:p>
    <w:p w14:paraId="34E66886" w14:textId="77777777" w:rsidR="00C07262" w:rsidRPr="0022764C" w:rsidRDefault="004A758F">
      <w:pPr>
        <w:pStyle w:val="BodyText"/>
      </w:pPr>
      <w:r w:rsidRPr="0022764C">
        <w:t xml:space="preserve">If the </w:t>
      </w:r>
      <w:r w:rsidRPr="0022764C">
        <w:rPr>
          <w:b/>
        </w:rPr>
        <w:t>Insured</w:t>
      </w:r>
      <w:r w:rsidRPr="0022764C">
        <w:t xml:space="preserve"> enters into a contract with a professional security company for the transport of </w:t>
      </w:r>
      <w:r w:rsidRPr="0022764C">
        <w:rPr>
          <w:b/>
          <w:bCs/>
        </w:rPr>
        <w:t>Money</w:t>
      </w:r>
      <w:r w:rsidRPr="0022764C">
        <w:t xml:space="preserve"> whereby that security company is liable for any losses, and any losses occur which the </w:t>
      </w:r>
      <w:r w:rsidRPr="0022764C">
        <w:rPr>
          <w:b/>
        </w:rPr>
        <w:t>Insured</w:t>
      </w:r>
      <w:r w:rsidRPr="0022764C">
        <w:t xml:space="preserve"> is unable to recover from the security company for any reason either in part or in full, then the </w:t>
      </w:r>
      <w:r w:rsidRPr="0022764C">
        <w:rPr>
          <w:b/>
        </w:rPr>
        <w:t>Insurer</w:t>
      </w:r>
      <w:r w:rsidRPr="0022764C">
        <w:t xml:space="preserve"> will compensate the </w:t>
      </w:r>
      <w:r w:rsidRPr="0022764C">
        <w:rPr>
          <w:b/>
        </w:rPr>
        <w:t>Insured</w:t>
      </w:r>
      <w:r w:rsidRPr="0022764C">
        <w:t xml:space="preserve"> for any unrecoverable amount.</w:t>
      </w:r>
    </w:p>
    <w:p w14:paraId="0644BAF1" w14:textId="77777777" w:rsidR="00C07262" w:rsidRPr="0022764C" w:rsidRDefault="004A758F">
      <w:pPr>
        <w:pStyle w:val="Heading3"/>
      </w:pPr>
      <w:r w:rsidRPr="0022764C">
        <w:t xml:space="preserve">Records </w:t>
      </w:r>
    </w:p>
    <w:p w14:paraId="15C4765C" w14:textId="77777777" w:rsidR="00C07262" w:rsidRPr="0022764C" w:rsidRDefault="004A758F">
      <w:pPr>
        <w:pStyle w:val="BodyText"/>
      </w:pPr>
      <w:r w:rsidRPr="0022764C">
        <w:t xml:space="preserve">The </w:t>
      </w:r>
      <w:r w:rsidRPr="0022764C">
        <w:rPr>
          <w:b/>
        </w:rPr>
        <w:t>Insured</w:t>
      </w:r>
      <w:r w:rsidRPr="0022764C">
        <w:t xml:space="preserve"> shall keep a complete record of </w:t>
      </w:r>
      <w:r w:rsidRPr="0022764C">
        <w:rPr>
          <w:b/>
          <w:bCs/>
        </w:rPr>
        <w:t>Money</w:t>
      </w:r>
      <w:r w:rsidRPr="0022764C">
        <w:t xml:space="preserve"> in the </w:t>
      </w:r>
      <w:r w:rsidRPr="0022764C">
        <w:rPr>
          <w:bCs/>
        </w:rPr>
        <w:t>Situation(s)</w:t>
      </w:r>
      <w:r w:rsidRPr="0022764C">
        <w:t xml:space="preserve"> and such record shall be kept in a place other than in a safe or strongroom containing </w:t>
      </w:r>
      <w:r w:rsidRPr="0022764C">
        <w:rPr>
          <w:b/>
          <w:bCs/>
        </w:rPr>
        <w:t>Money</w:t>
      </w:r>
      <w:r w:rsidRPr="0022764C">
        <w:t>.</w:t>
      </w:r>
    </w:p>
    <w:p w14:paraId="2CFD73DA" w14:textId="77777777" w:rsidR="00C07262" w:rsidRPr="0022764C" w:rsidRDefault="004A758F">
      <w:pPr>
        <w:pStyle w:val="Heading1"/>
      </w:pPr>
      <w:bookmarkStart w:id="6018" w:name="tocpg_18"/>
      <w:bookmarkEnd w:id="6018"/>
      <w:r w:rsidRPr="0022764C">
        <w:t>Sub-Section 2 – Personal Assault</w:t>
      </w:r>
    </w:p>
    <w:p w14:paraId="1252302A" w14:textId="77777777" w:rsidR="00C07262" w:rsidRPr="0022764C" w:rsidRDefault="004A758F">
      <w:pPr>
        <w:pStyle w:val="Heading1"/>
      </w:pPr>
      <w:r w:rsidRPr="0022764C">
        <w:t>Definitions</w:t>
      </w:r>
    </w:p>
    <w:p w14:paraId="760E770C" w14:textId="77777777" w:rsidR="00C07262" w:rsidRPr="0022764C" w:rsidRDefault="004A758F">
      <w:pPr>
        <w:pStyle w:val="Heading3"/>
      </w:pPr>
      <w:r w:rsidRPr="0022764C">
        <w:t xml:space="preserve">Insured Person </w:t>
      </w:r>
    </w:p>
    <w:p w14:paraId="23FA059E" w14:textId="77777777" w:rsidR="00C07262" w:rsidRPr="0022764C" w:rsidRDefault="004A758F">
      <w:pPr>
        <w:pStyle w:val="BodyText"/>
      </w:pPr>
      <w:r w:rsidRPr="0022764C">
        <w:t xml:space="preserve">The </w:t>
      </w:r>
      <w:r w:rsidRPr="0022764C">
        <w:rPr>
          <w:b/>
        </w:rPr>
        <w:t>Insured</w:t>
      </w:r>
      <w:r w:rsidRPr="0022764C">
        <w:t>,</w:t>
      </w:r>
      <w:r w:rsidRPr="0022764C">
        <w:rPr>
          <w:b/>
        </w:rPr>
        <w:t xml:space="preserve"> </w:t>
      </w:r>
      <w:r w:rsidRPr="0022764C">
        <w:t xml:space="preserve">and any partner, director or </w:t>
      </w:r>
      <w:r w:rsidRPr="0022764C">
        <w:rPr>
          <w:b/>
        </w:rPr>
        <w:t>Employee</w:t>
      </w:r>
      <w:r w:rsidRPr="0022764C">
        <w:t xml:space="preserve"> of the </w:t>
      </w:r>
      <w:r w:rsidRPr="0022764C">
        <w:rPr>
          <w:b/>
        </w:rPr>
        <w:t>Insured</w:t>
      </w:r>
      <w:r w:rsidRPr="0022764C">
        <w:t xml:space="preserve"> aged between 16 (sixteen) and 70 (seventy) years at the commencement of this </w:t>
      </w:r>
      <w:r w:rsidRPr="0022764C">
        <w:rPr>
          <w:b/>
        </w:rPr>
        <w:t>Policy</w:t>
      </w:r>
      <w:r w:rsidRPr="0022764C">
        <w:t>.</w:t>
      </w:r>
    </w:p>
    <w:p w14:paraId="49B6346C" w14:textId="77777777" w:rsidR="00C07262" w:rsidRPr="0022764C" w:rsidRDefault="004A758F">
      <w:pPr>
        <w:pStyle w:val="BodyText"/>
      </w:pPr>
      <w:r w:rsidRPr="0022764C">
        <w:t>Loss of Use of One or More Limbs</w:t>
      </w:r>
    </w:p>
    <w:p w14:paraId="6E05EBA6" w14:textId="77777777" w:rsidR="00C07262" w:rsidRPr="0022764C" w:rsidRDefault="004A758F" w:rsidP="00662A63">
      <w:pPr>
        <w:pStyle w:val="BodyText"/>
        <w:numPr>
          <w:ilvl w:val="2"/>
          <w:numId w:val="257"/>
        </w:numPr>
        <w:ind w:left="454" w:hanging="454"/>
      </w:pPr>
      <w:r w:rsidRPr="0022764C">
        <w:t>in the case of a lower limb loss by physical severance of each and every toe through or above the metatarsophalangeal joints or permanent total loss of use of an entire leg or foot;</w:t>
      </w:r>
    </w:p>
    <w:p w14:paraId="742E2607" w14:textId="77777777" w:rsidR="00C07262" w:rsidRPr="0022764C" w:rsidRDefault="004A758F" w:rsidP="00662A63">
      <w:pPr>
        <w:pStyle w:val="BodyText"/>
        <w:numPr>
          <w:ilvl w:val="2"/>
          <w:numId w:val="257"/>
        </w:numPr>
        <w:ind w:left="454" w:hanging="454"/>
      </w:pPr>
      <w:r w:rsidRPr="0022764C">
        <w:t>in the case of an upper limb loss by physical severance of the entire 4 (four) fingers through or above the metacarpophalangeal joints or permanent total loss of use of an entire arm or hand.</w:t>
      </w:r>
    </w:p>
    <w:p w14:paraId="2975DBF2" w14:textId="77777777" w:rsidR="00C07262" w:rsidRPr="0022764C" w:rsidRDefault="004A758F">
      <w:pPr>
        <w:pStyle w:val="Heading3"/>
      </w:pPr>
      <w:r w:rsidRPr="0022764C">
        <w:t>Medical Expenses</w:t>
      </w:r>
    </w:p>
    <w:p w14:paraId="2983A111" w14:textId="77777777" w:rsidR="00C07262" w:rsidRPr="0022764C" w:rsidRDefault="004A758F">
      <w:pPr>
        <w:pStyle w:val="BodyText"/>
      </w:pPr>
      <w:r w:rsidRPr="0022764C">
        <w:t xml:space="preserve">Expenses necessarily incurred by the </w:t>
      </w:r>
      <w:r w:rsidRPr="0022764C">
        <w:rPr>
          <w:bCs/>
        </w:rPr>
        <w:t>Insured Person for medical, surgical, manipulative</w:t>
      </w:r>
      <w:r w:rsidRPr="0022764C">
        <w:t xml:space="preserve"> massage, therapeutic X-ray </w:t>
      </w:r>
      <w:r w:rsidRPr="0022764C">
        <w:lastRenderedPageBreak/>
        <w:t>or nursing treatment including the cost of medical supplies and ambulance hire.</w:t>
      </w:r>
    </w:p>
    <w:p w14:paraId="39C6CDF6" w14:textId="77777777" w:rsidR="00C07262" w:rsidRPr="0022764C" w:rsidRDefault="004A758F">
      <w:pPr>
        <w:pStyle w:val="Heading3"/>
      </w:pPr>
      <w:r w:rsidRPr="0022764C">
        <w:t xml:space="preserve">Permanent </w:t>
      </w:r>
    </w:p>
    <w:p w14:paraId="1AD82678" w14:textId="77777777" w:rsidR="00C07262" w:rsidRPr="0022764C" w:rsidRDefault="004A758F">
      <w:pPr>
        <w:pStyle w:val="BodyText"/>
      </w:pPr>
      <w:r w:rsidRPr="0022764C">
        <w:t xml:space="preserve">Lasting not less than 1 (one) year and then being beyond hope of improvement or disablement lasting less than 1 (one) year which at the </w:t>
      </w:r>
      <w:r w:rsidRPr="0022764C">
        <w:rPr>
          <w:b/>
        </w:rPr>
        <w:t>Insurer’s</w:t>
      </w:r>
      <w:r w:rsidRPr="0022764C">
        <w:t xml:space="preserve"> discretion is beyond hope of improvement.</w:t>
      </w:r>
    </w:p>
    <w:p w14:paraId="714883BC" w14:textId="77777777" w:rsidR="00C07262" w:rsidRPr="0022764C" w:rsidRDefault="004A758F">
      <w:pPr>
        <w:pStyle w:val="Heading3"/>
      </w:pPr>
      <w:r w:rsidRPr="0022764C">
        <w:t>Permanent Total Disablement</w:t>
      </w:r>
    </w:p>
    <w:p w14:paraId="05F2C1B4" w14:textId="77777777" w:rsidR="00C07262" w:rsidRPr="0022764C" w:rsidRDefault="004A758F">
      <w:pPr>
        <w:pStyle w:val="BodyText"/>
      </w:pPr>
      <w:r w:rsidRPr="0022764C">
        <w:t xml:space="preserve">Disablement that will entirely prevent the </w:t>
      </w:r>
      <w:r w:rsidRPr="0022764C">
        <w:rPr>
          <w:bCs/>
        </w:rPr>
        <w:t>Insured Person from</w:t>
      </w:r>
      <w:r w:rsidRPr="0022764C">
        <w:t xml:space="preserve"> attending to his usual </w:t>
      </w:r>
      <w:r w:rsidRPr="0022764C">
        <w:rPr>
          <w:b/>
        </w:rPr>
        <w:t>Business</w:t>
      </w:r>
      <w:r w:rsidRPr="0022764C">
        <w:t xml:space="preserve"> or occupation for the remainder of his life.</w:t>
      </w:r>
    </w:p>
    <w:p w14:paraId="4CFDDA5A" w14:textId="77777777" w:rsidR="00C07262" w:rsidRPr="0022764C" w:rsidRDefault="004A758F">
      <w:pPr>
        <w:pStyle w:val="Heading3"/>
      </w:pPr>
      <w:r w:rsidRPr="0022764C">
        <w:t>Temporary Partial Disablement</w:t>
      </w:r>
    </w:p>
    <w:p w14:paraId="41AE7EDE" w14:textId="77777777" w:rsidR="00C07262" w:rsidRPr="0022764C" w:rsidRDefault="004A758F">
      <w:pPr>
        <w:pStyle w:val="BodyText"/>
      </w:pPr>
      <w:r w:rsidRPr="0022764C">
        <w:t xml:space="preserve">Disablement that prevents the </w:t>
      </w:r>
      <w:r w:rsidRPr="0022764C">
        <w:rPr>
          <w:bCs/>
        </w:rPr>
        <w:t>Insured Person</w:t>
      </w:r>
      <w:r w:rsidRPr="0022764C">
        <w:t xml:space="preserve"> from attending to a substantial part of his </w:t>
      </w:r>
      <w:r w:rsidRPr="0022764C">
        <w:rPr>
          <w:b/>
        </w:rPr>
        <w:t>Business</w:t>
      </w:r>
      <w:r w:rsidRPr="0022764C">
        <w:t xml:space="preserve"> or occupation.</w:t>
      </w:r>
    </w:p>
    <w:p w14:paraId="5E45F21F" w14:textId="77777777" w:rsidR="00C07262" w:rsidRPr="0022764C" w:rsidRDefault="004A758F">
      <w:pPr>
        <w:pStyle w:val="Heading3"/>
      </w:pPr>
      <w:r w:rsidRPr="0022764C">
        <w:t>Temporary Total Disablement</w:t>
      </w:r>
    </w:p>
    <w:p w14:paraId="3C66898C" w14:textId="77777777" w:rsidR="00C07262" w:rsidRPr="0022764C" w:rsidRDefault="004A758F">
      <w:pPr>
        <w:pStyle w:val="BodyText"/>
      </w:pPr>
      <w:r w:rsidRPr="0022764C">
        <w:t xml:space="preserve">Disablement that temporarily prevents the </w:t>
      </w:r>
      <w:r w:rsidRPr="0022764C">
        <w:rPr>
          <w:bCs/>
        </w:rPr>
        <w:t>Insured Person from attending to his usual</w:t>
      </w:r>
      <w:r w:rsidRPr="0022764C">
        <w:t xml:space="preserve"> </w:t>
      </w:r>
      <w:r w:rsidRPr="0022764C">
        <w:rPr>
          <w:b/>
        </w:rPr>
        <w:t>Business</w:t>
      </w:r>
      <w:r w:rsidRPr="0022764C">
        <w:t xml:space="preserve"> or occupation.</w:t>
      </w:r>
    </w:p>
    <w:p w14:paraId="44B7841E" w14:textId="77777777" w:rsidR="00C07262" w:rsidRPr="0022764C" w:rsidRDefault="004A758F">
      <w:pPr>
        <w:pStyle w:val="Heading3"/>
      </w:pPr>
      <w:r w:rsidRPr="0022764C">
        <w:t>The Cover</w:t>
      </w:r>
    </w:p>
    <w:p w14:paraId="4F545EF2" w14:textId="77777777" w:rsidR="00C07262" w:rsidRPr="0022764C" w:rsidRDefault="004A758F">
      <w:pPr>
        <w:pStyle w:val="BodyText"/>
      </w:pPr>
      <w:r w:rsidRPr="0022764C">
        <w:t xml:space="preserve">The </w:t>
      </w:r>
      <w:r w:rsidRPr="0022764C">
        <w:rPr>
          <w:b/>
        </w:rPr>
        <w:t>Insurer</w:t>
      </w:r>
      <w:r w:rsidRPr="0022764C">
        <w:t xml:space="preserve"> agrees to pay the applicable benefit to the </w:t>
      </w:r>
      <w:r w:rsidRPr="0022764C">
        <w:rPr>
          <w:b/>
        </w:rPr>
        <w:t>Insured</w:t>
      </w:r>
      <w:r w:rsidRPr="0022764C">
        <w:t xml:space="preserve"> if the Insured Person sustains accidental </w:t>
      </w:r>
      <w:r w:rsidRPr="0022764C">
        <w:rPr>
          <w:b/>
        </w:rPr>
        <w:t>Bodily Injury</w:t>
      </w:r>
      <w:r w:rsidRPr="0022764C">
        <w:t xml:space="preserve"> by violent, external and visible means (including unavoidable exposure to the natural elements) caused by an assailant as a result of robbery, holdup or any attempt thereat or whilst the Insured Person attempts to protect the </w:t>
      </w:r>
      <w:r w:rsidRPr="0022764C">
        <w:rPr>
          <w:b/>
        </w:rPr>
        <w:t>Insured’s</w:t>
      </w:r>
      <w:r w:rsidRPr="0022764C">
        <w:t xml:space="preserve"> </w:t>
      </w:r>
      <w:r w:rsidRPr="0022764C">
        <w:rPr>
          <w:b/>
        </w:rPr>
        <w:t>Money</w:t>
      </w:r>
      <w:r w:rsidRPr="0022764C">
        <w:t xml:space="preserve"> which independently of any other cause results within 12 (twelve) months from the date of such </w:t>
      </w:r>
      <w:r w:rsidRPr="0022764C">
        <w:rPr>
          <w:b/>
        </w:rPr>
        <w:t>Bodily Injury</w:t>
      </w:r>
      <w:r w:rsidRPr="0022764C">
        <w:t xml:space="preserve"> in the death, Loss of Use of 1 (one) or More Limb(s), loss of sight in one or both eyes or Permanent Total Disablement.</w:t>
      </w:r>
    </w:p>
    <w:p w14:paraId="72CB40E7" w14:textId="77777777" w:rsidR="00C07262" w:rsidRPr="0022764C" w:rsidRDefault="004A758F">
      <w:pPr>
        <w:pStyle w:val="BodyText"/>
        <w:rPr>
          <w:rFonts w:asciiTheme="majorHAnsi" w:hAnsiTheme="majorHAnsi" w:cstheme="majorHAnsi"/>
          <w:u w:val="single"/>
        </w:rPr>
      </w:pPr>
      <w:r w:rsidRPr="0022764C">
        <w:rPr>
          <w:rFonts w:asciiTheme="majorHAnsi" w:hAnsiTheme="majorHAnsi" w:cstheme="majorHAnsi"/>
          <w:u w:val="single"/>
        </w:rPr>
        <w:t>Table of Benefits</w:t>
      </w:r>
    </w:p>
    <w:tbl>
      <w:tblPr>
        <w:tblW w:w="5098" w:type="dxa"/>
        <w:tblLayout w:type="fixed"/>
        <w:tblLook w:val="00A0" w:firstRow="1" w:lastRow="0" w:firstColumn="1" w:lastColumn="0" w:noHBand="0" w:noVBand="0"/>
      </w:tblPr>
      <w:tblGrid>
        <w:gridCol w:w="328"/>
        <w:gridCol w:w="2219"/>
        <w:gridCol w:w="2551"/>
      </w:tblGrid>
      <w:tr w:rsidR="00C07262" w:rsidRPr="0022764C" w14:paraId="47D36EBD" w14:textId="77777777">
        <w:trPr>
          <w:trHeight w:val="340"/>
        </w:trPr>
        <w:tc>
          <w:tcPr>
            <w:tcW w:w="2547" w:type="dxa"/>
            <w:gridSpan w:val="2"/>
          </w:tcPr>
          <w:p w14:paraId="7A85D9B2" w14:textId="77777777" w:rsidR="00C07262" w:rsidRPr="0022764C" w:rsidRDefault="004A758F">
            <w:pPr>
              <w:spacing w:line="240" w:lineRule="auto"/>
              <w:rPr>
                <w:rFonts w:asciiTheme="majorHAnsi" w:eastAsia="MS Mincho" w:hAnsiTheme="majorHAnsi" w:cstheme="majorHAnsi"/>
                <w:szCs w:val="18"/>
                <w:u w:val="single"/>
              </w:rPr>
            </w:pPr>
            <w:r w:rsidRPr="0022764C">
              <w:rPr>
                <w:rFonts w:asciiTheme="majorHAnsi" w:eastAsia="MS Mincho" w:hAnsiTheme="majorHAnsi" w:cstheme="majorHAnsi"/>
                <w:szCs w:val="18"/>
                <w:u w:val="single"/>
              </w:rPr>
              <w:t>Insured Event</w:t>
            </w:r>
          </w:p>
        </w:tc>
        <w:tc>
          <w:tcPr>
            <w:tcW w:w="2551" w:type="dxa"/>
          </w:tcPr>
          <w:p w14:paraId="7BFD848F" w14:textId="77777777" w:rsidR="00C07262" w:rsidRPr="0022764C" w:rsidRDefault="004A758F">
            <w:pPr>
              <w:spacing w:line="240" w:lineRule="auto"/>
              <w:rPr>
                <w:rFonts w:asciiTheme="majorHAnsi" w:eastAsia="MS Mincho" w:hAnsiTheme="majorHAnsi" w:cstheme="majorHAnsi"/>
                <w:szCs w:val="18"/>
                <w:u w:val="single"/>
              </w:rPr>
            </w:pPr>
            <w:r w:rsidRPr="0022764C">
              <w:rPr>
                <w:rFonts w:asciiTheme="majorHAnsi" w:eastAsia="MS Mincho" w:hAnsiTheme="majorHAnsi" w:cstheme="majorHAnsi"/>
                <w:szCs w:val="18"/>
                <w:u w:val="single"/>
              </w:rPr>
              <w:t>Amount</w:t>
            </w:r>
          </w:p>
        </w:tc>
      </w:tr>
      <w:tr w:rsidR="00C07262" w:rsidRPr="0022764C" w14:paraId="2D9EC7BC" w14:textId="77777777">
        <w:trPr>
          <w:cantSplit/>
          <w:trHeight w:val="340"/>
        </w:trPr>
        <w:tc>
          <w:tcPr>
            <w:tcW w:w="328" w:type="dxa"/>
          </w:tcPr>
          <w:p w14:paraId="154C2E31"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1</w:t>
            </w:r>
          </w:p>
        </w:tc>
        <w:tc>
          <w:tcPr>
            <w:tcW w:w="2219" w:type="dxa"/>
          </w:tcPr>
          <w:p w14:paraId="2694C600"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Death*</w:t>
            </w:r>
          </w:p>
        </w:tc>
        <w:tc>
          <w:tcPr>
            <w:tcW w:w="2551" w:type="dxa"/>
          </w:tcPr>
          <w:p w14:paraId="347CAA51" w14:textId="6CB6E83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14:paraId="1561E1EA" w14:textId="77777777">
        <w:trPr>
          <w:cantSplit/>
          <w:trHeight w:val="340"/>
        </w:trPr>
        <w:tc>
          <w:tcPr>
            <w:tcW w:w="328" w:type="dxa"/>
          </w:tcPr>
          <w:p w14:paraId="3F6136C3"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2</w:t>
            </w:r>
          </w:p>
        </w:tc>
        <w:tc>
          <w:tcPr>
            <w:tcW w:w="2219" w:type="dxa"/>
          </w:tcPr>
          <w:p w14:paraId="0F7EAAEA"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Loss of use of 1 (one) or more limb(s)*</w:t>
            </w:r>
          </w:p>
        </w:tc>
        <w:tc>
          <w:tcPr>
            <w:tcW w:w="2551" w:type="dxa"/>
          </w:tcPr>
          <w:p w14:paraId="096F7ED8" w14:textId="3FF775D9"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14:paraId="59263A78" w14:textId="77777777">
        <w:trPr>
          <w:cantSplit/>
          <w:trHeight w:val="340"/>
        </w:trPr>
        <w:tc>
          <w:tcPr>
            <w:tcW w:w="328" w:type="dxa"/>
          </w:tcPr>
          <w:p w14:paraId="67247F62"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3</w:t>
            </w:r>
          </w:p>
        </w:tc>
        <w:tc>
          <w:tcPr>
            <w:tcW w:w="2219" w:type="dxa"/>
          </w:tcPr>
          <w:p w14:paraId="7E37C756"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Total and irrecoverable loss of sight in one</w:t>
            </w:r>
          </w:p>
          <w:p w14:paraId="3CE72E4C"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or both eyes*</w:t>
            </w:r>
          </w:p>
        </w:tc>
        <w:tc>
          <w:tcPr>
            <w:tcW w:w="2551" w:type="dxa"/>
          </w:tcPr>
          <w:p w14:paraId="0BE7DD6C" w14:textId="1370E704"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14:paraId="3F99F3FA" w14:textId="77777777">
        <w:trPr>
          <w:cantSplit/>
          <w:trHeight w:val="340"/>
        </w:trPr>
        <w:tc>
          <w:tcPr>
            <w:tcW w:w="328" w:type="dxa"/>
          </w:tcPr>
          <w:p w14:paraId="2A9DFD50"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4</w:t>
            </w:r>
          </w:p>
        </w:tc>
        <w:tc>
          <w:tcPr>
            <w:tcW w:w="2219" w:type="dxa"/>
          </w:tcPr>
          <w:p w14:paraId="0A0BB93D"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Permanent Total Disablement*</w:t>
            </w:r>
          </w:p>
        </w:tc>
        <w:tc>
          <w:tcPr>
            <w:tcW w:w="2551" w:type="dxa"/>
            <w:vAlign w:val="center"/>
          </w:tcPr>
          <w:p w14:paraId="7ECDFE19" w14:textId="6D5B4E7B"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14:paraId="2FB0A80F" w14:textId="77777777">
        <w:trPr>
          <w:trHeight w:val="340"/>
        </w:trPr>
        <w:tc>
          <w:tcPr>
            <w:tcW w:w="328" w:type="dxa"/>
          </w:tcPr>
          <w:p w14:paraId="10319112"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5</w:t>
            </w:r>
          </w:p>
        </w:tc>
        <w:tc>
          <w:tcPr>
            <w:tcW w:w="2219" w:type="dxa"/>
          </w:tcPr>
          <w:p w14:paraId="58970B72"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Temporary Total Disablement</w:t>
            </w:r>
          </w:p>
        </w:tc>
        <w:tc>
          <w:tcPr>
            <w:tcW w:w="2551" w:type="dxa"/>
            <w:vAlign w:val="center"/>
          </w:tcPr>
          <w:p w14:paraId="359EFF30" w14:textId="62DEB034"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14:paraId="13EB540A" w14:textId="77777777">
        <w:trPr>
          <w:trHeight w:val="340"/>
        </w:trPr>
        <w:tc>
          <w:tcPr>
            <w:tcW w:w="328" w:type="dxa"/>
          </w:tcPr>
          <w:p w14:paraId="272C1633"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6</w:t>
            </w:r>
          </w:p>
        </w:tc>
        <w:tc>
          <w:tcPr>
            <w:tcW w:w="2219" w:type="dxa"/>
          </w:tcPr>
          <w:p w14:paraId="615C78B1"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Temporary Partial Disablement</w:t>
            </w:r>
          </w:p>
        </w:tc>
        <w:tc>
          <w:tcPr>
            <w:tcW w:w="2551" w:type="dxa"/>
            <w:vAlign w:val="center"/>
          </w:tcPr>
          <w:p w14:paraId="338F1A29" w14:textId="141AADE9"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14:paraId="48C4C5DB" w14:textId="77777777">
        <w:trPr>
          <w:trHeight w:val="340"/>
        </w:trPr>
        <w:tc>
          <w:tcPr>
            <w:tcW w:w="328" w:type="dxa"/>
          </w:tcPr>
          <w:p w14:paraId="4603BF80"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7</w:t>
            </w:r>
          </w:p>
        </w:tc>
        <w:tc>
          <w:tcPr>
            <w:tcW w:w="2219" w:type="dxa"/>
          </w:tcPr>
          <w:p w14:paraId="18D6705D"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Medical Expenses</w:t>
            </w:r>
          </w:p>
        </w:tc>
        <w:tc>
          <w:tcPr>
            <w:tcW w:w="2551" w:type="dxa"/>
            <w:vAlign w:val="center"/>
          </w:tcPr>
          <w:p w14:paraId="75A1519C" w14:textId="5E8E7027" w:rsidR="00C07262" w:rsidRPr="0022764C" w:rsidRDefault="004A758F">
            <w:pPr>
              <w:tabs>
                <w:tab w:val="left" w:pos="426"/>
                <w:tab w:val="left" w:pos="3828"/>
              </w:tabs>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bl>
    <w:p w14:paraId="3FE749E3" w14:textId="77777777" w:rsidR="00C07262" w:rsidRPr="0022764C" w:rsidRDefault="004A758F">
      <w:pPr>
        <w:tabs>
          <w:tab w:val="left" w:pos="9214"/>
        </w:tabs>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occurring within 12 (twelve) months of the happening of the Insured Event.</w:t>
      </w:r>
    </w:p>
    <w:p w14:paraId="270A4F73" w14:textId="77777777" w:rsidR="00C07262" w:rsidRPr="0022764C" w:rsidRDefault="004A758F">
      <w:pPr>
        <w:pStyle w:val="Heading1"/>
      </w:pPr>
      <w:r w:rsidRPr="0022764C">
        <w:t>Conditions</w:t>
      </w:r>
    </w:p>
    <w:p w14:paraId="5196BB47" w14:textId="77777777" w:rsidR="00C07262" w:rsidRPr="0022764C" w:rsidRDefault="004A758F" w:rsidP="00662A63">
      <w:pPr>
        <w:pStyle w:val="BodyText"/>
        <w:numPr>
          <w:ilvl w:val="2"/>
          <w:numId w:val="255"/>
        </w:numPr>
        <w:ind w:left="454" w:hanging="454"/>
      </w:pPr>
      <w:r w:rsidRPr="0022764C">
        <w:t>Benefit will only be payable if either:</w:t>
      </w:r>
    </w:p>
    <w:p w14:paraId="1E9B7E18" w14:textId="77777777" w:rsidR="00C07262" w:rsidRPr="0022764C" w:rsidRDefault="004A758F" w:rsidP="00662A63">
      <w:pPr>
        <w:pStyle w:val="BodyText"/>
        <w:numPr>
          <w:ilvl w:val="0"/>
          <w:numId w:val="256"/>
        </w:numPr>
        <w:ind w:left="908" w:hanging="454"/>
      </w:pPr>
      <w:r w:rsidRPr="0022764C">
        <w:t xml:space="preserve">under Insured Events 1 to 4 as stated in the Table of Benefits </w:t>
      </w:r>
      <w:r w:rsidRPr="0022764C">
        <w:rPr>
          <w:b/>
        </w:rPr>
        <w:t>Bodily Injury</w:t>
      </w:r>
      <w:r w:rsidRPr="0022764C">
        <w:t xml:space="preserve"> is sustained by violent, external and visible means (including unavoidable exposure to the natural elements) caused by an assailant as a result of robbery, hold up or any attempt thereat of whilst the Insured Person attempts to protect the </w:t>
      </w:r>
      <w:r w:rsidRPr="0022764C">
        <w:rPr>
          <w:b/>
        </w:rPr>
        <w:t>Insured’s</w:t>
      </w:r>
      <w:r w:rsidRPr="0022764C">
        <w:t xml:space="preserve"> </w:t>
      </w:r>
      <w:r w:rsidRPr="0022764C">
        <w:rPr>
          <w:b/>
        </w:rPr>
        <w:t>Money</w:t>
      </w:r>
      <w:r w:rsidRPr="0022764C">
        <w:t>; or</w:t>
      </w:r>
    </w:p>
    <w:p w14:paraId="4E411664" w14:textId="77777777" w:rsidR="00C07262" w:rsidRPr="0022764C" w:rsidRDefault="004A758F" w:rsidP="00662A63">
      <w:pPr>
        <w:pStyle w:val="BodyText"/>
        <w:numPr>
          <w:ilvl w:val="0"/>
          <w:numId w:val="256"/>
        </w:numPr>
        <w:ind w:left="908" w:hanging="454"/>
      </w:pPr>
      <w:r w:rsidRPr="0022764C">
        <w:t>under Insured Events 5 and 6 as stated in the Table of Benefits in respect of one continuous period of Disablement.</w:t>
      </w:r>
    </w:p>
    <w:p w14:paraId="3204D298" w14:textId="77777777" w:rsidR="00C07262" w:rsidRPr="0022764C" w:rsidRDefault="004A758F" w:rsidP="00662A63">
      <w:pPr>
        <w:pStyle w:val="BodyText"/>
        <w:numPr>
          <w:ilvl w:val="2"/>
          <w:numId w:val="255"/>
        </w:numPr>
        <w:ind w:left="454" w:hanging="454"/>
      </w:pPr>
      <w:r w:rsidRPr="0022764C">
        <w:t xml:space="preserve">The </w:t>
      </w:r>
      <w:r w:rsidRPr="0022764C">
        <w:rPr>
          <w:b/>
        </w:rPr>
        <w:t>Insurer</w:t>
      </w:r>
      <w:r w:rsidRPr="0022764C">
        <w:t xml:space="preserve"> will cease paying Benefits under Insured Events 5 and 6 as stated in the Table of Benefits immediately an Insured Person becomes entitled to Benefit under Insured Events 1 to 4 as stated in the Table of Benefits.</w:t>
      </w:r>
    </w:p>
    <w:p w14:paraId="7E0FEA01" w14:textId="19715DF7" w:rsidR="00C07262" w:rsidRPr="0022764C" w:rsidRDefault="004A758F" w:rsidP="00662A63">
      <w:pPr>
        <w:pStyle w:val="BodyText"/>
        <w:numPr>
          <w:ilvl w:val="2"/>
          <w:numId w:val="255"/>
        </w:numPr>
        <w:ind w:left="454" w:hanging="454"/>
      </w:pPr>
      <w:r w:rsidRPr="0022764C">
        <w:t xml:space="preserve">Benefits under Insured Events 5 and 6 as stated in the Table of Benefits in respect of any one Insured Person for all periods of disablement arising from one event, source or original cause will not be paid for more than the number of weeks as stated in the </w:t>
      </w:r>
      <w:r w:rsidRPr="0022764C">
        <w:rPr>
          <w:b/>
        </w:rPr>
        <w:t>Schedule</w:t>
      </w:r>
      <w:r w:rsidRPr="0022764C">
        <w:t xml:space="preserve"> to this </w:t>
      </w:r>
      <w:r w:rsidRPr="0022764C">
        <w:rPr>
          <w:b/>
        </w:rPr>
        <w:t>Section</w:t>
      </w:r>
      <w:r w:rsidRPr="0022764C">
        <w:t>.</w:t>
      </w:r>
    </w:p>
    <w:p w14:paraId="439131EF" w14:textId="77777777" w:rsidR="00C07262" w:rsidRPr="0022764C" w:rsidRDefault="004A758F" w:rsidP="00662A63">
      <w:pPr>
        <w:pStyle w:val="BodyText"/>
        <w:numPr>
          <w:ilvl w:val="2"/>
          <w:numId w:val="255"/>
        </w:numPr>
        <w:ind w:left="454" w:hanging="454"/>
      </w:pPr>
      <w:r w:rsidRPr="0022764C">
        <w:t xml:space="preserve">Benefit as payable under Insured </w:t>
      </w:r>
      <w:r w:rsidRPr="0022764C">
        <w:rPr>
          <w:bCs/>
        </w:rPr>
        <w:t>Events</w:t>
      </w:r>
      <w:r w:rsidRPr="0022764C">
        <w:t xml:space="preserve"> 5 and 6 as stated in the Table of Benefits shall not exceed the average weekly wage or salary (including where applicable average bonuses and overtime payments) of the Insured Person.</w:t>
      </w:r>
    </w:p>
    <w:p w14:paraId="3435642F" w14:textId="77777777" w:rsidR="00C07262" w:rsidRPr="0022764C" w:rsidRDefault="004A758F">
      <w:pPr>
        <w:pStyle w:val="Heading1"/>
      </w:pPr>
      <w:r w:rsidRPr="0022764C">
        <w:t>Claims Conditions</w:t>
      </w:r>
    </w:p>
    <w:p w14:paraId="7F51280D" w14:textId="77777777" w:rsidR="00C07262" w:rsidRPr="0022764C" w:rsidRDefault="004A758F" w:rsidP="00662A63">
      <w:pPr>
        <w:pStyle w:val="BodyText"/>
        <w:numPr>
          <w:ilvl w:val="2"/>
          <w:numId w:val="254"/>
        </w:numPr>
        <w:ind w:left="454" w:hanging="454"/>
      </w:pPr>
      <w:r w:rsidRPr="0022764C">
        <w:t xml:space="preserve">The Insured Person as often as required shall submit to medical examination on behalf of the </w:t>
      </w:r>
      <w:r w:rsidRPr="0022764C">
        <w:rPr>
          <w:b/>
        </w:rPr>
        <w:t>Insurer</w:t>
      </w:r>
      <w:r w:rsidRPr="0022764C">
        <w:t xml:space="preserve"> at the </w:t>
      </w:r>
      <w:r w:rsidRPr="0022764C">
        <w:rPr>
          <w:b/>
        </w:rPr>
        <w:t xml:space="preserve">Insurer’s </w:t>
      </w:r>
      <w:r w:rsidRPr="0022764C">
        <w:t>own expense.</w:t>
      </w:r>
    </w:p>
    <w:p w14:paraId="677A77C7" w14:textId="77777777" w:rsidR="00C07262" w:rsidRPr="0022764C" w:rsidRDefault="004A758F" w:rsidP="00662A63">
      <w:pPr>
        <w:pStyle w:val="BodyText"/>
        <w:numPr>
          <w:ilvl w:val="2"/>
          <w:numId w:val="254"/>
        </w:numPr>
        <w:ind w:left="454" w:hanging="454"/>
      </w:pPr>
      <w:bookmarkStart w:id="148" w:name="_Hlk14253273"/>
      <w:r w:rsidRPr="0022764C">
        <w:t xml:space="preserve">The </w:t>
      </w:r>
      <w:r w:rsidRPr="0022764C">
        <w:rPr>
          <w:b/>
        </w:rPr>
        <w:t>Insurer</w:t>
      </w:r>
      <w:r w:rsidRPr="0022764C">
        <w:t xml:space="preserve"> shall in the case of the death of the Insured Person be entitled to have a post-mortem examination at the </w:t>
      </w:r>
      <w:r w:rsidRPr="0022764C">
        <w:rPr>
          <w:b/>
        </w:rPr>
        <w:t>Insurer’s</w:t>
      </w:r>
      <w:r w:rsidRPr="0022764C">
        <w:t xml:space="preserve"> own</w:t>
      </w:r>
      <w:r w:rsidRPr="0022764C">
        <w:rPr>
          <w:b/>
        </w:rPr>
        <w:t xml:space="preserve"> </w:t>
      </w:r>
      <w:r w:rsidRPr="0022764C">
        <w:t>expense.</w:t>
      </w:r>
      <w:bookmarkEnd w:id="148"/>
    </w:p>
    <w:p w14:paraId="6051ED46" w14:textId="77777777" w:rsidR="00C07262" w:rsidRPr="0022764C" w:rsidRDefault="00C07262">
      <w:pPr>
        <w:tabs>
          <w:tab w:val="right" w:pos="7088"/>
        </w:tabs>
        <w:spacing w:before="0" w:after="120" w:line="240" w:lineRule="auto"/>
        <w:rPr>
          <w:rFonts w:asciiTheme="majorHAnsi" w:eastAsia="MS Mincho" w:hAnsiTheme="majorHAnsi" w:cstheme="majorHAnsi"/>
          <w:b/>
          <w:color w:val="00A6E9"/>
          <w:sz w:val="20"/>
        </w:rPr>
      </w:pPr>
    </w:p>
    <w:p w14:paraId="42088A6B" w14:textId="77777777" w:rsidR="00C07262" w:rsidRPr="0022764C" w:rsidRDefault="00C07262">
      <w:pPr>
        <w:tabs>
          <w:tab w:val="right" w:pos="7088"/>
        </w:tabs>
        <w:spacing w:before="0" w:after="120" w:line="240" w:lineRule="auto"/>
        <w:rPr>
          <w:rFonts w:asciiTheme="majorHAnsi" w:eastAsia="MS Mincho" w:hAnsiTheme="majorHAnsi" w:cstheme="majorHAnsi"/>
          <w:b/>
          <w:color w:val="00A6E9"/>
          <w:sz w:val="20"/>
        </w:rPr>
        <w:sectPr w:rsidR="00C07262" w:rsidRPr="0022764C">
          <w:type w:val="nextColumn"/>
          <w:pgSz w:w="11906" w:h="16838" w:orient="landscape"/>
          <w:pgMar w:top="992" w:right="737" w:bottom="737" w:left="737" w:header="720" w:footer="686" w:gutter="0"/>
          <w:cols w:num="2" w:space="720"/>
        </w:sectPr>
      </w:pPr>
    </w:p>
    <w:p w14:paraId="5CB30B9A" w14:textId="2CA8A832" w:rsidR="00C07262" w:rsidRPr="0022764C" w:rsidRDefault="004A758F">
      <w:pPr>
        <w:pStyle w:val="Subtitle"/>
      </w:pPr>
      <w:bookmarkStart w:id="6019" w:name="tocpg_19"/>
      <w:bookmarkEnd w:id="6019"/>
      <w:bookmarkStart w:id="149" w:name="Section_9"/>
      <w:r w:rsidRPr="0022764C">
        <w:lastRenderedPageBreak/>
        <w:t>Section 9: Goods in Transit Section</w:t>
      </w:r>
      <w:bookmarkEnd w:id="149"/>
    </w:p>
    <w:p w14:paraId="5BD0FFE4" w14:textId="77777777" w:rsidR="00C07262" w:rsidRPr="0022764C" w:rsidRDefault="004A758F">
      <w:pPr>
        <w:pStyle w:val="Heading1"/>
      </w:pPr>
      <w:r w:rsidRPr="0022764C">
        <w:t>Definitions</w:t>
      </w:r>
    </w:p>
    <w:p w14:paraId="7BF5ABB6" w14:textId="77777777" w:rsidR="00C07262" w:rsidRPr="0022764C" w:rsidRDefault="004A758F">
      <w:pPr>
        <w:pStyle w:val="Heading3"/>
      </w:pPr>
      <w:r w:rsidRPr="0022764C">
        <w:t>Geographical Limits</w:t>
      </w:r>
    </w:p>
    <w:p w14:paraId="1AC955D0" w14:textId="77777777" w:rsidR="00C07262" w:rsidRPr="0022764C" w:rsidRDefault="004A758F">
      <w:pPr>
        <w:pStyle w:val="BodyText"/>
      </w:pPr>
      <w:r w:rsidRPr="0022764C">
        <w:t>Anywhere in the world.</w:t>
      </w:r>
    </w:p>
    <w:p w14:paraId="38EDC73B" w14:textId="77777777" w:rsidR="00C07262" w:rsidRPr="0022764C" w:rsidRDefault="004A758F">
      <w:pPr>
        <w:pStyle w:val="Heading3"/>
      </w:pPr>
      <w:r w:rsidRPr="0022764C">
        <w:t>In Transit</w:t>
      </w:r>
    </w:p>
    <w:p w14:paraId="150104E4" w14:textId="77777777" w:rsidR="00C07262" w:rsidRPr="0022764C" w:rsidRDefault="004A758F">
      <w:pPr>
        <w:pStyle w:val="BodyText"/>
      </w:pPr>
      <w:r w:rsidRPr="0022764C">
        <w:t>From the time the Property Insured is loaded into the carrying conveyance and continues during the ordinary course of transit until the time it is unloaded at its destination including the period during loading and unloading on to or from the carrying conveyance including Temporary Storage.</w:t>
      </w:r>
    </w:p>
    <w:p w14:paraId="63256C3A" w14:textId="77777777" w:rsidR="00C07262" w:rsidRPr="0022764C" w:rsidRDefault="004A758F">
      <w:pPr>
        <w:pStyle w:val="Heading3"/>
      </w:pPr>
      <w:r w:rsidRPr="0022764C">
        <w:t>Property Insured</w:t>
      </w:r>
    </w:p>
    <w:p w14:paraId="2DB5DF43" w14:textId="77777777" w:rsidR="00C07262" w:rsidRPr="0022764C" w:rsidRDefault="004A758F">
      <w:pPr>
        <w:pStyle w:val="BodyText"/>
      </w:pPr>
      <w:r w:rsidRPr="0022764C">
        <w:t xml:space="preserve">Goods relating to the </w:t>
      </w:r>
      <w:r w:rsidRPr="0022764C">
        <w:rPr>
          <w:b/>
        </w:rPr>
        <w:t>Business</w:t>
      </w:r>
      <w:r w:rsidRPr="0022764C">
        <w:t xml:space="preserve"> belonging to the </w:t>
      </w:r>
      <w:r w:rsidRPr="0022764C">
        <w:rPr>
          <w:b/>
        </w:rPr>
        <w:t>Insured</w:t>
      </w:r>
      <w:r w:rsidRPr="0022764C">
        <w:t xml:space="preserve"> or for which the </w:t>
      </w:r>
      <w:r w:rsidRPr="0022764C">
        <w:rPr>
          <w:b/>
        </w:rPr>
        <w:t>Insured</w:t>
      </w:r>
      <w:r w:rsidRPr="0022764C">
        <w:t xml:space="preserve"> has accepted responsibility.</w:t>
      </w:r>
    </w:p>
    <w:p w14:paraId="3542E049" w14:textId="77777777" w:rsidR="00C07262" w:rsidRPr="0022764C" w:rsidRDefault="004A758F">
      <w:pPr>
        <w:pStyle w:val="Heading3"/>
      </w:pPr>
      <w:r w:rsidRPr="0022764C">
        <w:t>Temporary Storage</w:t>
      </w:r>
    </w:p>
    <w:p w14:paraId="61A32D47" w14:textId="77777777" w:rsidR="00C07262" w:rsidRPr="0022764C" w:rsidRDefault="004A758F">
      <w:pPr>
        <w:pStyle w:val="BodyText"/>
      </w:pPr>
      <w:r w:rsidRPr="0022764C">
        <w:t>Property Insured stored whilst en route for no longer than 72 (seventy-two) hours.</w:t>
      </w:r>
    </w:p>
    <w:p w14:paraId="4C0CF80D" w14:textId="77777777" w:rsidR="00C07262" w:rsidRPr="0022764C" w:rsidRDefault="004A758F">
      <w:pPr>
        <w:pStyle w:val="Heading3"/>
      </w:pPr>
      <w:r w:rsidRPr="0022764C">
        <w:t>The Cover</w:t>
      </w:r>
    </w:p>
    <w:p w14:paraId="2894DCD9" w14:textId="2D2E7F62" w:rsidR="00C07262" w:rsidRPr="0022764C" w:rsidRDefault="004A758F">
      <w:pPr>
        <w:pStyle w:val="BodyText"/>
      </w:pPr>
      <w:r w:rsidRPr="0022764C">
        <w:t xml:space="preserve">The </w:t>
      </w:r>
      <w:r w:rsidRPr="0022764C">
        <w:rPr>
          <w:b/>
        </w:rPr>
        <w:t>Insurer</w:t>
      </w:r>
      <w:r w:rsidRPr="0022764C">
        <w:t xml:space="preserve"> agrees to cover</w:t>
      </w:r>
      <w:r w:rsidRPr="0022764C">
        <w:rPr>
          <w:b/>
        </w:rPr>
        <w:t xml:space="preserve"> Damage</w:t>
      </w:r>
      <w:r w:rsidRPr="0022764C">
        <w:t xml:space="preserve"> to the </w:t>
      </w:r>
      <w:r w:rsidRPr="0022764C">
        <w:rPr>
          <w:bCs/>
        </w:rPr>
        <w:t>Property Insured</w:t>
      </w:r>
      <w:r w:rsidRPr="0022764C">
        <w:t xml:space="preserve"> occurring during the </w:t>
      </w:r>
      <w:r w:rsidRPr="0022764C">
        <w:rPr>
          <w:b/>
          <w:bCs/>
        </w:rPr>
        <w:t>Period of Insurance</w:t>
      </w:r>
      <w:r w:rsidRPr="0022764C">
        <w:t xml:space="preserve"> whilst </w:t>
      </w:r>
      <w:r w:rsidRPr="0022764C">
        <w:rPr>
          <w:bCs/>
        </w:rPr>
        <w:t>In Transit</w:t>
      </w:r>
      <w:r w:rsidRPr="0022764C">
        <w:t xml:space="preserve"> by any method of conveyance stated in the </w:t>
      </w:r>
      <w:r w:rsidRPr="0022764C">
        <w:rPr>
          <w:b/>
        </w:rPr>
        <w:t>Schedule</w:t>
      </w:r>
      <w:r w:rsidRPr="0022764C">
        <w:t xml:space="preserve"> to this</w:t>
      </w:r>
      <w:r w:rsidRPr="0022764C">
        <w:rPr>
          <w:b/>
        </w:rPr>
        <w:t xml:space="preserve"> Section</w:t>
      </w:r>
      <w:r w:rsidRPr="0022764C">
        <w:t xml:space="preserve"> within the Geographical Limits.</w:t>
      </w:r>
    </w:p>
    <w:p w14:paraId="71E9274D" w14:textId="77777777" w:rsidR="00C07262" w:rsidRPr="0022764C" w:rsidRDefault="004A758F">
      <w:pPr>
        <w:pStyle w:val="Heading1"/>
      </w:pPr>
      <w:r w:rsidRPr="0022764C">
        <w:t>Basis of Claims Settlement</w:t>
      </w:r>
    </w:p>
    <w:p w14:paraId="1895B733" w14:textId="77777777" w:rsidR="00C07262" w:rsidRPr="0022764C" w:rsidRDefault="004A758F">
      <w:pPr>
        <w:pStyle w:val="BodyText"/>
      </w:pPr>
      <w:r w:rsidRPr="0022764C">
        <w:t xml:space="preserve">The amount payable shall be the value of the </w:t>
      </w:r>
      <w:r w:rsidRPr="0022764C">
        <w:rPr>
          <w:bCs/>
        </w:rPr>
        <w:t>Property Insured</w:t>
      </w:r>
      <w:r w:rsidRPr="0022764C">
        <w:t xml:space="preserve"> at the time of its </w:t>
      </w:r>
      <w:r w:rsidRPr="0022764C">
        <w:rPr>
          <w:b/>
        </w:rPr>
        <w:t>Damage</w:t>
      </w:r>
      <w:r w:rsidRPr="0022764C">
        <w:t xml:space="preserve">, or at the </w:t>
      </w:r>
      <w:r w:rsidRPr="0022764C">
        <w:rPr>
          <w:b/>
        </w:rPr>
        <w:t>Insurer’s</w:t>
      </w:r>
      <w:r w:rsidRPr="0022764C">
        <w:t xml:space="preserve"> option the reinstatement or replacement of such Property Insured or any part of it.</w:t>
      </w:r>
    </w:p>
    <w:p w14:paraId="42A1EDAD" w14:textId="77777777" w:rsidR="00C07262" w:rsidRPr="0022764C" w:rsidRDefault="004A758F">
      <w:pPr>
        <w:pStyle w:val="Heading1"/>
      </w:pPr>
      <w:r w:rsidRPr="0022764C">
        <w:t>Extensions</w:t>
      </w:r>
    </w:p>
    <w:p w14:paraId="5927F0FE" w14:textId="77777777" w:rsidR="00C07262" w:rsidRPr="0022764C" w:rsidRDefault="004A758F">
      <w:pPr>
        <w:pStyle w:val="Heading3"/>
      </w:pPr>
      <w:r w:rsidRPr="0022764C">
        <w:t>Clothing and Personal Effects</w:t>
      </w:r>
    </w:p>
    <w:p w14:paraId="6C5536BC" w14:textId="77777777" w:rsidR="00C07262" w:rsidRPr="0022764C" w:rsidRDefault="004A758F">
      <w:pPr>
        <w:pStyle w:val="BodyText"/>
        <w:rPr>
          <w:bCs/>
        </w:rPr>
      </w:pPr>
      <w:r w:rsidRPr="0022764C">
        <w:t xml:space="preserve">This </w:t>
      </w:r>
      <w:r w:rsidRPr="0022764C">
        <w:rPr>
          <w:b/>
        </w:rPr>
        <w:t xml:space="preserve">Extension </w:t>
      </w:r>
      <w:r w:rsidRPr="0022764C">
        <w:t xml:space="preserve">covers </w:t>
      </w:r>
      <w:r w:rsidRPr="0022764C">
        <w:rPr>
          <w:b/>
        </w:rPr>
        <w:t>Damage</w:t>
      </w:r>
      <w:r w:rsidRPr="0022764C">
        <w:t xml:space="preserve"> to partners’, directors’ or </w:t>
      </w:r>
      <w:r w:rsidRPr="0022764C">
        <w:rPr>
          <w:b/>
        </w:rPr>
        <w:t xml:space="preserve">Employees’ </w:t>
      </w:r>
      <w:r w:rsidRPr="0022764C">
        <w:t xml:space="preserve">clothing and personal effects caused by or following an accident to the conveying vehicle or trailer whilst </w:t>
      </w:r>
      <w:r w:rsidRPr="0022764C">
        <w:rPr>
          <w:bCs/>
        </w:rPr>
        <w:t>In Transit and</w:t>
      </w:r>
      <w:r w:rsidRPr="0022764C">
        <w:t xml:space="preserve"> going about the </w:t>
      </w:r>
      <w:r w:rsidRPr="0022764C">
        <w:rPr>
          <w:b/>
        </w:rPr>
        <w:t>Business</w:t>
      </w:r>
      <w:r w:rsidRPr="0022764C">
        <w:t xml:space="preserve"> of the </w:t>
      </w:r>
      <w:r w:rsidRPr="0022764C">
        <w:rPr>
          <w:b/>
        </w:rPr>
        <w:t>Insured</w:t>
      </w:r>
      <w:r w:rsidRPr="0022764C">
        <w:rPr>
          <w:bCs/>
        </w:rPr>
        <w:t>.</w:t>
      </w:r>
    </w:p>
    <w:p w14:paraId="1C21AACF" w14:textId="77777777" w:rsidR="00C07262" w:rsidRPr="0022764C" w:rsidRDefault="004A758F">
      <w:pPr>
        <w:pStyle w:val="Heading3"/>
      </w:pPr>
      <w:r w:rsidRPr="0022764C">
        <w:t>Debris Removal, Trans-shipment and Recovery Charges and Costs</w:t>
      </w:r>
    </w:p>
    <w:p w14:paraId="52A278E0" w14:textId="77777777"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 xml:space="preserve">Insured </w:t>
      </w:r>
      <w:r w:rsidRPr="0022764C">
        <w:t xml:space="preserve">for: </w:t>
      </w:r>
    </w:p>
    <w:p w14:paraId="3E0413A0" w14:textId="77777777" w:rsidR="00C07262" w:rsidRPr="0022764C" w:rsidRDefault="004A758F" w:rsidP="00662A63">
      <w:pPr>
        <w:pStyle w:val="BodyText"/>
        <w:numPr>
          <w:ilvl w:val="2"/>
          <w:numId w:val="265"/>
        </w:numPr>
        <w:ind w:left="454" w:hanging="454"/>
        <w:rPr>
          <w:bCs/>
        </w:rPr>
      </w:pPr>
      <w:r w:rsidRPr="0022764C">
        <w:t xml:space="preserve">their liability for debris removal, trans-shipment and recovery charges and costs following </w:t>
      </w:r>
      <w:r w:rsidRPr="0022764C">
        <w:rPr>
          <w:b/>
        </w:rPr>
        <w:t>Damage</w:t>
      </w:r>
      <w:r w:rsidRPr="0022764C">
        <w:t xml:space="preserve"> or an accident to the vehicle conveying the </w:t>
      </w:r>
      <w:r w:rsidRPr="0022764C">
        <w:rPr>
          <w:bCs/>
        </w:rPr>
        <w:t>Property Insured; and</w:t>
      </w:r>
    </w:p>
    <w:p w14:paraId="3D71AA55" w14:textId="77777777" w:rsidR="00C07262" w:rsidRPr="0022764C" w:rsidRDefault="004A758F" w:rsidP="00662A63">
      <w:pPr>
        <w:pStyle w:val="BodyText"/>
        <w:numPr>
          <w:ilvl w:val="2"/>
          <w:numId w:val="265"/>
        </w:numPr>
        <w:ind w:left="454" w:hanging="454"/>
      </w:pPr>
      <w:r w:rsidRPr="0022764C">
        <w:t xml:space="preserve">trans-shipment or recovery charges and costs incurred by the </w:t>
      </w:r>
      <w:r w:rsidRPr="0022764C">
        <w:rPr>
          <w:b/>
        </w:rPr>
        <w:t>Insured</w:t>
      </w:r>
      <w:r w:rsidRPr="0022764C">
        <w:t xml:space="preserve"> to mitigate or prevent any claim</w:t>
      </w:r>
      <w:r w:rsidRPr="0022764C">
        <w:rPr>
          <w:bCs/>
        </w:rPr>
        <w:t>.</w:t>
      </w:r>
    </w:p>
    <w:p w14:paraId="4CA0441D" w14:textId="77777777" w:rsidR="00C07262" w:rsidRPr="0022764C" w:rsidRDefault="004A758F">
      <w:pPr>
        <w:pStyle w:val="Heading3"/>
      </w:pPr>
      <w:r w:rsidRPr="0022764C">
        <w:t>Tarpaulins, Sheets and Ropes</w:t>
      </w:r>
    </w:p>
    <w:p w14:paraId="3B61E015" w14:textId="732943A8" w:rsidR="00C07262" w:rsidRPr="0022764C" w:rsidRDefault="004A758F">
      <w:pPr>
        <w:pStyle w:val="BodyText"/>
      </w:pPr>
      <w:r w:rsidRPr="0022764C">
        <w:t xml:space="preserve">This </w:t>
      </w:r>
      <w:r w:rsidRPr="0022764C">
        <w:rPr>
          <w:b/>
        </w:rPr>
        <w:t xml:space="preserve">Extension </w:t>
      </w:r>
      <w:r w:rsidRPr="0022764C">
        <w:t xml:space="preserve">covers </w:t>
      </w:r>
      <w:r w:rsidRPr="0022764C">
        <w:rPr>
          <w:b/>
        </w:rPr>
        <w:t>Damage</w:t>
      </w:r>
      <w:r w:rsidRPr="0022764C">
        <w:t xml:space="preserve"> to tarpaulins, sheets, ropes, securing chains, packing materials, </w:t>
      </w:r>
      <w:del w:id="150" w:author="stuart wolstenholme" w:date="2026-05-29T12:37:00Z" w16du:dateUtc="2026-05-29T11:37:00Z">
        <w:r w:rsidRPr="0022764C" w:rsidDel="00BB79CB">
          <w:delText>dunnages</w:delText>
        </w:r>
      </w:del>
      <w:ins w:id="151" w:author="stuart wolstenholme" w:date="2026-05-29T12:37:00Z" w16du:dateUtc="2026-05-29T11:37:00Z">
        <w:r w:rsidR="00BB79CB" w:rsidRPr="0022764C">
          <w:t>dunnage’s</w:t>
        </w:r>
      </w:ins>
      <w:r w:rsidRPr="0022764C">
        <w:t xml:space="preserve"> and toggles owned by the </w:t>
      </w:r>
      <w:r w:rsidRPr="0022764C">
        <w:rPr>
          <w:b/>
        </w:rPr>
        <w:t>Insured</w:t>
      </w:r>
      <w:r w:rsidRPr="0022764C">
        <w:t xml:space="preserve"> or for which the </w:t>
      </w:r>
      <w:r w:rsidRPr="0022764C">
        <w:rPr>
          <w:b/>
        </w:rPr>
        <w:t>Insured</w:t>
      </w:r>
      <w:r w:rsidRPr="0022764C">
        <w:t xml:space="preserve"> is responsible, provided that </w:t>
      </w:r>
      <w:r w:rsidRPr="0022764C">
        <w:rPr>
          <w:b/>
        </w:rPr>
        <w:t>Damage</w:t>
      </w:r>
      <w:r w:rsidRPr="0022764C">
        <w:t xml:space="preserve"> is caused whilst such property is in use on vehicles or trailers owned or operated by the </w:t>
      </w:r>
      <w:r w:rsidRPr="0022764C">
        <w:rPr>
          <w:b/>
        </w:rPr>
        <w:t>Insured</w:t>
      </w:r>
      <w:r w:rsidRPr="0022764C">
        <w:rPr>
          <w:bCs/>
        </w:rPr>
        <w:t>.</w:t>
      </w:r>
    </w:p>
    <w:p w14:paraId="34DE4D69" w14:textId="77777777" w:rsidR="00C07262" w:rsidRPr="0022764C" w:rsidRDefault="004A758F">
      <w:pPr>
        <w:pStyle w:val="Heading3"/>
      </w:pPr>
      <w:r w:rsidRPr="0022764C">
        <w:t xml:space="preserve">Tools and Samples </w:t>
      </w:r>
    </w:p>
    <w:p w14:paraId="4F4C8F6F" w14:textId="77777777" w:rsidR="00C07262" w:rsidRPr="0022764C" w:rsidRDefault="004A758F">
      <w:pPr>
        <w:pStyle w:val="BodyText"/>
      </w:pPr>
      <w:r w:rsidRPr="0022764C">
        <w:t>This</w:t>
      </w:r>
      <w:r w:rsidRPr="0022764C">
        <w:rPr>
          <w:b/>
        </w:rPr>
        <w:t xml:space="preserve"> Extension </w:t>
      </w:r>
      <w:r w:rsidRPr="0022764C">
        <w:t xml:space="preserve">covers </w:t>
      </w:r>
      <w:r w:rsidRPr="0022764C">
        <w:rPr>
          <w:b/>
        </w:rPr>
        <w:t>Damage</w:t>
      </w:r>
      <w:r w:rsidRPr="0022764C">
        <w:t xml:space="preserve"> to director’s, partner’s or </w:t>
      </w:r>
      <w:r w:rsidRPr="0022764C">
        <w:rPr>
          <w:b/>
        </w:rPr>
        <w:t>Employee’s</w:t>
      </w:r>
      <w:r w:rsidRPr="0022764C">
        <w:t xml:space="preserve"> tools and samples in the vehicle or trailer.</w:t>
      </w:r>
    </w:p>
    <w:p w14:paraId="47276A71" w14:textId="77777777" w:rsidR="00C07262" w:rsidRPr="0022764C" w:rsidRDefault="004A758F">
      <w:pPr>
        <w:pStyle w:val="Heading1"/>
      </w:pPr>
      <w:r w:rsidRPr="0022764C">
        <w:t>Condition</w:t>
      </w:r>
    </w:p>
    <w:p w14:paraId="4E2B5814" w14:textId="77777777" w:rsidR="00C07262" w:rsidRPr="0022764C" w:rsidRDefault="004A758F">
      <w:pPr>
        <w:pStyle w:val="Heading3"/>
      </w:pPr>
      <w:r w:rsidRPr="0022764C">
        <w:t>Precautions</w:t>
      </w:r>
    </w:p>
    <w:p w14:paraId="6FDEC7BC" w14:textId="77777777" w:rsidR="00C07262" w:rsidRPr="0022764C" w:rsidRDefault="004A758F">
      <w:pPr>
        <w:pStyle w:val="BodyText"/>
      </w:pPr>
      <w:r w:rsidRPr="0022764C">
        <w:t xml:space="preserve">The </w:t>
      </w:r>
      <w:r w:rsidRPr="0022764C">
        <w:rPr>
          <w:b/>
        </w:rPr>
        <w:t>Insured</w:t>
      </w:r>
      <w:r w:rsidRPr="0022764C">
        <w:t xml:space="preserve"> shall at all times take precautions to:</w:t>
      </w:r>
    </w:p>
    <w:p w14:paraId="50A17AA5" w14:textId="77777777" w:rsidR="00C07262" w:rsidRPr="0022764C" w:rsidRDefault="004A758F" w:rsidP="00662A63">
      <w:pPr>
        <w:pStyle w:val="BodyText"/>
        <w:numPr>
          <w:ilvl w:val="2"/>
          <w:numId w:val="266"/>
        </w:numPr>
        <w:ind w:left="454" w:hanging="454"/>
      </w:pPr>
      <w:r w:rsidRPr="0022764C">
        <w:t>maintain in an efficient and roadworthy condition any vehicle in their ownership or control in or on which the Property Insured is carried;</w:t>
      </w:r>
    </w:p>
    <w:p w14:paraId="5DEAF5D0" w14:textId="77777777" w:rsidR="00C07262" w:rsidRPr="0022764C" w:rsidRDefault="004A758F" w:rsidP="00662A63">
      <w:pPr>
        <w:pStyle w:val="BodyText"/>
        <w:numPr>
          <w:ilvl w:val="2"/>
          <w:numId w:val="266"/>
        </w:numPr>
        <w:ind w:left="454" w:hanging="454"/>
      </w:pPr>
      <w:r w:rsidRPr="0022764C">
        <w:t>ensure that any road vehicle in their ownership or control is suitable for the purpose for which it is to be used; and</w:t>
      </w:r>
    </w:p>
    <w:p w14:paraId="19E51FA8" w14:textId="77777777" w:rsidR="00C07262" w:rsidRPr="0022764C" w:rsidRDefault="004A758F" w:rsidP="00662A63">
      <w:pPr>
        <w:pStyle w:val="BodyText"/>
        <w:numPr>
          <w:ilvl w:val="2"/>
          <w:numId w:val="266"/>
        </w:numPr>
        <w:ind w:left="454" w:hanging="454"/>
      </w:pPr>
      <w:r w:rsidRPr="0022764C">
        <w:t xml:space="preserve">ensure that the </w:t>
      </w:r>
      <w:r w:rsidRPr="0022764C">
        <w:rPr>
          <w:bCs/>
        </w:rPr>
        <w:t>Property Insured</w:t>
      </w:r>
      <w:r w:rsidRPr="0022764C">
        <w:t xml:space="preserve"> is packed safely and securely whilst In Transit.</w:t>
      </w:r>
    </w:p>
    <w:p w14:paraId="05FC2383" w14:textId="77777777" w:rsidR="00C07262" w:rsidRPr="0022764C" w:rsidRDefault="004A758F">
      <w:pPr>
        <w:pStyle w:val="Heading1"/>
      </w:pPr>
      <w:r w:rsidRPr="0022764C">
        <w:t>Exclusions</w:t>
      </w:r>
    </w:p>
    <w:p w14:paraId="34EB03E6" w14:textId="77777777" w:rsidR="00C07262" w:rsidRPr="0022764C" w:rsidRDefault="004A758F">
      <w:pPr>
        <w:pStyle w:val="BodyText"/>
      </w:pPr>
      <w:r w:rsidRPr="0022764C">
        <w:t xml:space="preserve">This </w:t>
      </w:r>
      <w:r w:rsidRPr="0022764C">
        <w:rPr>
          <w:b/>
        </w:rPr>
        <w:t>Section</w:t>
      </w:r>
      <w:r w:rsidRPr="0022764C">
        <w:t xml:space="preserve"> does not cover:</w:t>
      </w:r>
    </w:p>
    <w:p w14:paraId="370167F2" w14:textId="77777777" w:rsidR="00C07262" w:rsidRPr="0022764C" w:rsidRDefault="004A758F" w:rsidP="00662A63">
      <w:pPr>
        <w:pStyle w:val="BodyText"/>
        <w:numPr>
          <w:ilvl w:val="2"/>
          <w:numId w:val="267"/>
        </w:numPr>
        <w:ind w:left="454" w:hanging="454"/>
      </w:pPr>
      <w:r w:rsidRPr="0022764C">
        <w:rPr>
          <w:b/>
        </w:rPr>
        <w:t>Damage</w:t>
      </w:r>
      <w:r w:rsidRPr="0022764C">
        <w:t xml:space="preserve"> caused by:</w:t>
      </w:r>
    </w:p>
    <w:p w14:paraId="4BFD7D24" w14:textId="77777777" w:rsidR="00C07262" w:rsidRPr="0022764C" w:rsidRDefault="004A758F" w:rsidP="00662A63">
      <w:pPr>
        <w:pStyle w:val="BodyText"/>
        <w:numPr>
          <w:ilvl w:val="0"/>
          <w:numId w:val="269"/>
        </w:numPr>
        <w:ind w:left="908" w:hanging="454"/>
      </w:pPr>
      <w:r w:rsidRPr="0022764C">
        <w:t>inherent vice, latent defect, gradual wear and tear, frost, faulty or defective design or materials;</w:t>
      </w:r>
    </w:p>
    <w:p w14:paraId="56B699D4" w14:textId="77777777" w:rsidR="00C07262" w:rsidRPr="0022764C" w:rsidRDefault="004A758F" w:rsidP="00662A63">
      <w:pPr>
        <w:pStyle w:val="BodyText"/>
        <w:numPr>
          <w:ilvl w:val="0"/>
          <w:numId w:val="269"/>
        </w:numPr>
        <w:ind w:left="908" w:hanging="454"/>
      </w:pPr>
      <w:r w:rsidRPr="0022764C">
        <w:t>disappearance or unexplained or inventory shortage;</w:t>
      </w:r>
    </w:p>
    <w:p w14:paraId="36384C5B" w14:textId="77777777" w:rsidR="00C07262" w:rsidRPr="0022764C" w:rsidRDefault="004A758F" w:rsidP="00662A63">
      <w:pPr>
        <w:pStyle w:val="BodyText"/>
        <w:numPr>
          <w:ilvl w:val="0"/>
          <w:numId w:val="269"/>
        </w:numPr>
        <w:ind w:left="908" w:hanging="454"/>
        <w:rPr>
          <w:b/>
        </w:rPr>
      </w:pPr>
      <w:r w:rsidRPr="0022764C">
        <w:t xml:space="preserve">the connivance or collusion of the </w:t>
      </w:r>
      <w:r w:rsidRPr="0022764C">
        <w:rPr>
          <w:b/>
        </w:rPr>
        <w:t>Insured</w:t>
      </w:r>
      <w:r w:rsidRPr="0022764C">
        <w:t xml:space="preserve"> or any partner, director or </w:t>
      </w:r>
      <w:r w:rsidRPr="0022764C">
        <w:rPr>
          <w:b/>
        </w:rPr>
        <w:t>Employee</w:t>
      </w:r>
      <w:r w:rsidRPr="0022764C">
        <w:t xml:space="preserve"> of the </w:t>
      </w:r>
      <w:r w:rsidRPr="0022764C">
        <w:rPr>
          <w:b/>
        </w:rPr>
        <w:t>Insured</w:t>
      </w:r>
      <w:r w:rsidRPr="0022764C">
        <w:t>;</w:t>
      </w:r>
      <w:r w:rsidRPr="0022764C">
        <w:rPr>
          <w:b/>
        </w:rPr>
        <w:t xml:space="preserve"> </w:t>
      </w:r>
    </w:p>
    <w:p w14:paraId="28D61FF1" w14:textId="77777777" w:rsidR="00C07262" w:rsidRPr="0022764C" w:rsidRDefault="004A758F" w:rsidP="00662A63">
      <w:pPr>
        <w:pStyle w:val="BodyText"/>
        <w:numPr>
          <w:ilvl w:val="0"/>
          <w:numId w:val="269"/>
        </w:numPr>
        <w:ind w:left="908" w:hanging="454"/>
      </w:pPr>
      <w:r w:rsidRPr="0022764C">
        <w:lastRenderedPageBreak/>
        <w:t>corrosion, rust, wet or dry rot, shrinkage, evaporation, loss of weight, dampness, dryness, marring, scratching, vermin or insects;</w:t>
      </w:r>
    </w:p>
    <w:p w14:paraId="39943512" w14:textId="77777777" w:rsidR="00C07262" w:rsidRPr="0022764C" w:rsidRDefault="004A758F" w:rsidP="00662A63">
      <w:pPr>
        <w:pStyle w:val="BodyText"/>
        <w:numPr>
          <w:ilvl w:val="0"/>
          <w:numId w:val="269"/>
        </w:numPr>
        <w:ind w:left="908" w:hanging="454"/>
      </w:pPr>
      <w:r w:rsidRPr="0022764C">
        <w:t xml:space="preserve">the deterioration of </w:t>
      </w:r>
      <w:r w:rsidRPr="0022764C">
        <w:rPr>
          <w:bCs/>
        </w:rPr>
        <w:t>Property Insured whilst In Transit in frozen, chilled or</w:t>
      </w:r>
      <w:r w:rsidRPr="0022764C">
        <w:t xml:space="preserve"> insulated condition due to variations in temperature unless directly consequent upon fire, theft or overturning or collision of the carrying vehicle;</w:t>
      </w:r>
    </w:p>
    <w:p w14:paraId="05C4C930" w14:textId="77777777" w:rsidR="00C07262" w:rsidRPr="0022764C" w:rsidRDefault="004A758F" w:rsidP="00662A63">
      <w:pPr>
        <w:pStyle w:val="BodyText"/>
        <w:numPr>
          <w:ilvl w:val="0"/>
          <w:numId w:val="269"/>
        </w:numPr>
        <w:ind w:left="908" w:hanging="454"/>
      </w:pPr>
      <w:r w:rsidRPr="0022764C">
        <w:t xml:space="preserve">theft or attempted theft from any </w:t>
      </w:r>
      <w:r w:rsidRPr="0022764C">
        <w:rPr>
          <w:b/>
        </w:rPr>
        <w:t>Unattended Vehicle or Trailer</w:t>
      </w:r>
      <w:r w:rsidRPr="0022764C">
        <w:t xml:space="preserve"> owned or operated by the </w:t>
      </w:r>
      <w:r w:rsidRPr="0022764C">
        <w:rPr>
          <w:b/>
        </w:rPr>
        <w:t>Insured</w:t>
      </w:r>
      <w:r w:rsidRPr="0022764C">
        <w:t xml:space="preserve">: </w:t>
      </w:r>
    </w:p>
    <w:p w14:paraId="6966DB26" w14:textId="77777777" w:rsidR="00C07262" w:rsidRPr="0022764C" w:rsidRDefault="004A758F" w:rsidP="00662A63">
      <w:pPr>
        <w:pStyle w:val="BodyText"/>
        <w:numPr>
          <w:ilvl w:val="0"/>
          <w:numId w:val="270"/>
        </w:numPr>
        <w:ind w:left="1361" w:hanging="454"/>
      </w:pPr>
      <w:r w:rsidRPr="0022764C">
        <w:t>during normal working hours, unless all doors, windows and other openings are securely locked and fastened and any immobiliser or alarm fitted to the vehicle is correctly set to operate and all keys removed from the vehicle; and in addition</w:t>
      </w:r>
    </w:p>
    <w:p w14:paraId="29F24129" w14:textId="77777777" w:rsidR="00C07262" w:rsidRPr="0022764C" w:rsidRDefault="004A758F" w:rsidP="00662A63">
      <w:pPr>
        <w:pStyle w:val="BodyText"/>
        <w:numPr>
          <w:ilvl w:val="0"/>
          <w:numId w:val="270"/>
        </w:numPr>
        <w:ind w:left="1361" w:hanging="454"/>
      </w:pPr>
      <w:r w:rsidRPr="0022764C">
        <w:t>outside of normal working hours, unless the conveying vehicle is garaged in a securely locked building of a substantial construction or a compound which has secure walls or fences and securely fixed gates; or</w:t>
      </w:r>
    </w:p>
    <w:p w14:paraId="4DBA7B24" w14:textId="77777777" w:rsidR="00C07262" w:rsidRPr="0022764C" w:rsidRDefault="004A758F" w:rsidP="00662A63">
      <w:pPr>
        <w:pStyle w:val="BodyText"/>
        <w:numPr>
          <w:ilvl w:val="0"/>
          <w:numId w:val="269"/>
        </w:numPr>
        <w:ind w:left="908" w:hanging="454"/>
      </w:pPr>
      <w:r w:rsidRPr="0022764C">
        <w:t>mechanical or electrical breakdown failure or derangement.</w:t>
      </w:r>
    </w:p>
    <w:p w14:paraId="0612E53B" w14:textId="77777777" w:rsidR="00C07262" w:rsidRPr="0022764C" w:rsidRDefault="004A758F" w:rsidP="00662A63">
      <w:pPr>
        <w:pStyle w:val="BodyText"/>
        <w:numPr>
          <w:ilvl w:val="2"/>
          <w:numId w:val="267"/>
        </w:numPr>
        <w:ind w:left="454" w:hanging="454"/>
      </w:pPr>
      <w:r w:rsidRPr="0022764C">
        <w:rPr>
          <w:b/>
        </w:rPr>
        <w:t>Damage</w:t>
      </w:r>
      <w:r w:rsidRPr="0022764C">
        <w:t xml:space="preserve"> due to:</w:t>
      </w:r>
    </w:p>
    <w:p w14:paraId="1DF0B10C" w14:textId="77777777" w:rsidR="00C07262" w:rsidRPr="0022764C" w:rsidRDefault="004A758F" w:rsidP="00662A63">
      <w:pPr>
        <w:pStyle w:val="BodyText"/>
        <w:numPr>
          <w:ilvl w:val="0"/>
          <w:numId w:val="268"/>
        </w:numPr>
        <w:ind w:left="908" w:hanging="454"/>
      </w:pPr>
      <w:r w:rsidRPr="0022764C">
        <w:t>insufficient or faulty packing, loading or stowing or wrongful addressing labelling or delivery; or</w:t>
      </w:r>
    </w:p>
    <w:p w14:paraId="35C4DE12" w14:textId="77777777" w:rsidR="00C07262" w:rsidRPr="0022764C" w:rsidRDefault="004A758F" w:rsidP="00662A63">
      <w:pPr>
        <w:pStyle w:val="BodyText"/>
        <w:numPr>
          <w:ilvl w:val="0"/>
          <w:numId w:val="268"/>
        </w:numPr>
        <w:ind w:left="908" w:hanging="454"/>
      </w:pPr>
      <w:r w:rsidRPr="0022764C">
        <w:t xml:space="preserve">delay, loss of market or other </w:t>
      </w:r>
      <w:r w:rsidRPr="0022764C">
        <w:rPr>
          <w:b/>
        </w:rPr>
        <w:t>Consequential Loss</w:t>
      </w:r>
      <w:r w:rsidRPr="0022764C">
        <w:t xml:space="preserve">. </w:t>
      </w:r>
    </w:p>
    <w:p w14:paraId="5C8821AB" w14:textId="77777777" w:rsidR="00C07262" w:rsidRPr="0022764C" w:rsidRDefault="004A758F">
      <w:pPr>
        <w:pStyle w:val="Heading3"/>
      </w:pPr>
      <w:r w:rsidRPr="0022764C">
        <w:t>Excluded Property</w:t>
      </w:r>
    </w:p>
    <w:p w14:paraId="6D8081BF" w14:textId="77777777" w:rsidR="00C07262" w:rsidRPr="0022764C" w:rsidRDefault="004A758F">
      <w:pPr>
        <w:pStyle w:val="BodyText"/>
      </w:pPr>
      <w:r w:rsidRPr="0022764C">
        <w:t xml:space="preserve">This </w:t>
      </w:r>
      <w:r w:rsidRPr="0022764C">
        <w:rPr>
          <w:b/>
        </w:rPr>
        <w:t>Section</w:t>
      </w:r>
      <w:r w:rsidRPr="0022764C">
        <w:t xml:space="preserve"> does not cover </w:t>
      </w:r>
      <w:r w:rsidRPr="0022764C">
        <w:rPr>
          <w:b/>
        </w:rPr>
        <w:t>Damage</w:t>
      </w:r>
      <w:r w:rsidRPr="0022764C">
        <w:t xml:space="preserve"> to:</w:t>
      </w:r>
    </w:p>
    <w:p w14:paraId="75FE7A6A" w14:textId="77777777" w:rsidR="00C07262" w:rsidRPr="0022764C" w:rsidRDefault="004A758F" w:rsidP="00662A63">
      <w:pPr>
        <w:pStyle w:val="BodyText"/>
        <w:numPr>
          <w:ilvl w:val="0"/>
          <w:numId w:val="271"/>
        </w:numPr>
        <w:ind w:left="454" w:hanging="454"/>
      </w:pPr>
      <w:r w:rsidRPr="0022764C">
        <w:t>jewellery or watches;</w:t>
      </w:r>
    </w:p>
    <w:p w14:paraId="3EAB226E" w14:textId="77777777" w:rsidR="00C07262" w:rsidRPr="0022764C" w:rsidRDefault="004A758F" w:rsidP="00662A63">
      <w:pPr>
        <w:pStyle w:val="BodyText"/>
        <w:numPr>
          <w:ilvl w:val="0"/>
          <w:numId w:val="271"/>
        </w:numPr>
        <w:ind w:left="454" w:hanging="454"/>
      </w:pPr>
      <w:r w:rsidRPr="0022764C">
        <w:t xml:space="preserve">precious metals, precious stones, or articles composed of such materials; </w:t>
      </w:r>
    </w:p>
    <w:p w14:paraId="46549B6B" w14:textId="77777777" w:rsidR="00C07262" w:rsidRPr="0022764C" w:rsidRDefault="004A758F" w:rsidP="00662A63">
      <w:pPr>
        <w:pStyle w:val="BodyText"/>
        <w:numPr>
          <w:ilvl w:val="0"/>
          <w:numId w:val="271"/>
        </w:numPr>
        <w:ind w:left="454" w:hanging="454"/>
      </w:pPr>
      <w:r w:rsidRPr="0022764C">
        <w:t>wines, spirits, perfumes, tobacco, products or furs;</w:t>
      </w:r>
    </w:p>
    <w:p w14:paraId="36DB4052" w14:textId="77777777" w:rsidR="00C07262" w:rsidRPr="0022764C" w:rsidRDefault="004A758F" w:rsidP="00662A63">
      <w:pPr>
        <w:pStyle w:val="BodyText"/>
        <w:numPr>
          <w:ilvl w:val="0"/>
          <w:numId w:val="271"/>
        </w:numPr>
        <w:ind w:left="454" w:hanging="454"/>
      </w:pPr>
      <w:r w:rsidRPr="0022764C">
        <w:t>deeds, documents, manuscripts or plans;</w:t>
      </w:r>
    </w:p>
    <w:p w14:paraId="143F6B93" w14:textId="77777777" w:rsidR="00C07262" w:rsidRPr="0022764C" w:rsidRDefault="004A758F" w:rsidP="00662A63">
      <w:pPr>
        <w:pStyle w:val="BodyText"/>
        <w:numPr>
          <w:ilvl w:val="0"/>
          <w:numId w:val="271"/>
        </w:numPr>
        <w:ind w:left="454" w:hanging="454"/>
        <w:rPr>
          <w:b/>
        </w:rPr>
      </w:pPr>
      <w:r w:rsidRPr="0022764C">
        <w:rPr>
          <w:b/>
        </w:rPr>
        <w:t>Computer Equipment</w:t>
      </w:r>
      <w:r w:rsidRPr="0022764C">
        <w:t>;</w:t>
      </w:r>
      <w:r w:rsidRPr="0022764C">
        <w:rPr>
          <w:b/>
        </w:rPr>
        <w:t xml:space="preserve"> </w:t>
      </w:r>
    </w:p>
    <w:p w14:paraId="600E9B73" w14:textId="77777777" w:rsidR="00C07262" w:rsidRPr="0022764C" w:rsidRDefault="004A758F" w:rsidP="00662A63">
      <w:pPr>
        <w:pStyle w:val="BodyText"/>
        <w:numPr>
          <w:ilvl w:val="0"/>
          <w:numId w:val="271"/>
        </w:numPr>
        <w:ind w:left="454" w:hanging="454"/>
      </w:pPr>
      <w:r w:rsidRPr="0022764C">
        <w:t>plasma or LCD screen televisions, mobile phones, digital cameras, DVD players or Hi-Fi equipment, PDAs, tablets, Bluetooth accessories, VR headsets, Fitbits, smart watches or video game consoles;</w:t>
      </w:r>
    </w:p>
    <w:p w14:paraId="2B6E7BB2" w14:textId="6BD9A459" w:rsidR="00C07262" w:rsidRPr="0022764C" w:rsidRDefault="004A758F">
      <w:pPr>
        <w:pStyle w:val="BodyText"/>
        <w:ind w:left="454"/>
      </w:pPr>
      <w:r w:rsidRPr="0022764C">
        <w:t xml:space="preserve">unless specifically stated as covered in the </w:t>
      </w:r>
      <w:r w:rsidRPr="0022764C">
        <w:rPr>
          <w:b/>
        </w:rPr>
        <w:t>Schedule</w:t>
      </w:r>
      <w:r w:rsidRPr="0022764C">
        <w:t xml:space="preserve"> to this </w:t>
      </w:r>
      <w:r w:rsidRPr="0022764C">
        <w:rPr>
          <w:b/>
        </w:rPr>
        <w:t>Section</w:t>
      </w:r>
      <w:r w:rsidRPr="0022764C">
        <w:t>;</w:t>
      </w:r>
    </w:p>
    <w:p w14:paraId="488C2B3D" w14:textId="77777777" w:rsidR="00C07262" w:rsidRPr="0022764C" w:rsidRDefault="004A758F" w:rsidP="00662A63">
      <w:pPr>
        <w:pStyle w:val="BodyText"/>
        <w:numPr>
          <w:ilvl w:val="0"/>
          <w:numId w:val="271"/>
        </w:numPr>
        <w:ind w:left="454" w:hanging="454"/>
        <w:sectPr w:rsidR="00C07262" w:rsidRPr="0022764C">
          <w:type w:val="nextColumn"/>
          <w:pgSz w:w="11906" w:h="16838" w:orient="landscape"/>
          <w:pgMar w:top="992" w:right="737" w:bottom="737" w:left="737" w:header="720" w:footer="686" w:gutter="0"/>
          <w:cols w:num="2" w:space="720"/>
        </w:sectPr>
      </w:pPr>
      <w:r w:rsidRPr="0022764C">
        <w:t>china, glass or earthenware;</w:t>
      </w:r>
    </w:p>
    <w:p w14:paraId="44639941" w14:textId="77777777" w:rsidR="00C07262" w:rsidRPr="0022764C" w:rsidRDefault="004A758F" w:rsidP="00662A63">
      <w:pPr>
        <w:pStyle w:val="BodyText"/>
        <w:numPr>
          <w:ilvl w:val="0"/>
          <w:numId w:val="271"/>
        </w:numPr>
        <w:ind w:left="454" w:hanging="454"/>
      </w:pPr>
      <w:r w:rsidRPr="0022764C">
        <w:t>pictures, paintings, works of art, plasterwork or statuary marble;</w:t>
      </w:r>
    </w:p>
    <w:p w14:paraId="3BFB2124" w14:textId="77777777" w:rsidR="00C07262" w:rsidRPr="0022764C" w:rsidRDefault="004A758F" w:rsidP="00662A63">
      <w:pPr>
        <w:pStyle w:val="BodyText"/>
        <w:numPr>
          <w:ilvl w:val="0"/>
          <w:numId w:val="271"/>
        </w:numPr>
        <w:ind w:left="454" w:hanging="454"/>
      </w:pPr>
      <w:r w:rsidRPr="0022764C">
        <w:t>scientific instruments of any kind;</w:t>
      </w:r>
    </w:p>
    <w:p w14:paraId="2C332358" w14:textId="77777777" w:rsidR="00C07262" w:rsidRPr="0022764C" w:rsidRDefault="004A758F" w:rsidP="00662A63">
      <w:pPr>
        <w:pStyle w:val="BodyText"/>
        <w:numPr>
          <w:ilvl w:val="0"/>
          <w:numId w:val="271"/>
        </w:numPr>
        <w:ind w:left="454" w:hanging="454"/>
      </w:pPr>
      <w:r w:rsidRPr="0022764C">
        <w:t>non-ferrous metals, copper or lead;</w:t>
      </w:r>
    </w:p>
    <w:p w14:paraId="40DFA276" w14:textId="77777777" w:rsidR="00C07262" w:rsidRPr="0022764C" w:rsidRDefault="004A758F">
      <w:pPr>
        <w:pStyle w:val="BodyText"/>
        <w:ind w:left="454"/>
      </w:pPr>
      <w:r w:rsidRPr="0022764C">
        <w:t>unless caused by fire, theft, actual collision or overturning of the conveying vehicle or an object falling onto the conveying vehicle;</w:t>
      </w:r>
    </w:p>
    <w:p w14:paraId="5E686B3F" w14:textId="77777777" w:rsidR="00C07262" w:rsidRPr="0022764C" w:rsidRDefault="004A758F" w:rsidP="00662A63">
      <w:pPr>
        <w:pStyle w:val="BodyText"/>
        <w:numPr>
          <w:ilvl w:val="0"/>
          <w:numId w:val="271"/>
        </w:numPr>
        <w:ind w:left="454" w:hanging="454"/>
      </w:pPr>
      <w:r w:rsidRPr="0022764C">
        <w:t>livestock;</w:t>
      </w:r>
    </w:p>
    <w:p w14:paraId="66E73CAE" w14:textId="77777777" w:rsidR="00C07262" w:rsidRPr="0022764C" w:rsidRDefault="004A758F" w:rsidP="00662A63">
      <w:pPr>
        <w:pStyle w:val="BodyText"/>
        <w:numPr>
          <w:ilvl w:val="0"/>
          <w:numId w:val="271"/>
        </w:numPr>
        <w:ind w:left="454" w:hanging="454"/>
      </w:pPr>
      <w:r w:rsidRPr="0022764C">
        <w:t>explosive goods;</w:t>
      </w:r>
    </w:p>
    <w:p w14:paraId="500FD586" w14:textId="77777777" w:rsidR="00C07262" w:rsidRPr="0022764C" w:rsidRDefault="004A758F" w:rsidP="00662A63">
      <w:pPr>
        <w:pStyle w:val="BodyText"/>
        <w:numPr>
          <w:ilvl w:val="0"/>
          <w:numId w:val="271"/>
        </w:numPr>
        <w:ind w:left="454" w:hanging="454"/>
      </w:pPr>
      <w:r w:rsidRPr="0022764C">
        <w:t>bullion;</w:t>
      </w:r>
    </w:p>
    <w:p w14:paraId="0A7F4841" w14:textId="77777777" w:rsidR="00C07262" w:rsidRPr="0022764C" w:rsidRDefault="004A758F" w:rsidP="00662A63">
      <w:pPr>
        <w:pStyle w:val="BodyText"/>
        <w:numPr>
          <w:ilvl w:val="0"/>
          <w:numId w:val="271"/>
        </w:numPr>
        <w:ind w:left="454" w:hanging="454"/>
      </w:pPr>
      <w:r w:rsidRPr="0022764C">
        <w:rPr>
          <w:b/>
          <w:bCs/>
        </w:rPr>
        <w:t>Money</w:t>
      </w:r>
      <w:r w:rsidRPr="0022764C">
        <w:rPr>
          <w:bCs/>
        </w:rPr>
        <w:t>;</w:t>
      </w:r>
    </w:p>
    <w:p w14:paraId="50039F88" w14:textId="77777777" w:rsidR="00C07262" w:rsidRPr="0022764C" w:rsidRDefault="004A758F" w:rsidP="00662A63">
      <w:pPr>
        <w:pStyle w:val="BodyText"/>
        <w:numPr>
          <w:ilvl w:val="0"/>
          <w:numId w:val="271"/>
        </w:numPr>
        <w:ind w:left="454" w:hanging="454"/>
      </w:pPr>
      <w:r w:rsidRPr="0022764C">
        <w:t xml:space="preserve">property in or on soft-topped, open-topped or curtain-sided vehicles or trailers owned or operated by the </w:t>
      </w:r>
      <w:r w:rsidRPr="0022764C">
        <w:rPr>
          <w:b/>
        </w:rPr>
        <w:t xml:space="preserve">Insured </w:t>
      </w:r>
      <w:r w:rsidRPr="0022764C">
        <w:t xml:space="preserve">or in the care, custody or control of the </w:t>
      </w:r>
      <w:r w:rsidRPr="0022764C">
        <w:rPr>
          <w:b/>
        </w:rPr>
        <w:t xml:space="preserve">Insured </w:t>
      </w:r>
      <w:r w:rsidRPr="0022764C">
        <w:t>if caused by:</w:t>
      </w:r>
    </w:p>
    <w:p w14:paraId="360C0DE8" w14:textId="77777777" w:rsidR="00C07262" w:rsidRPr="0022764C" w:rsidRDefault="004A758F" w:rsidP="00662A63">
      <w:pPr>
        <w:pStyle w:val="BodyText"/>
        <w:numPr>
          <w:ilvl w:val="0"/>
          <w:numId w:val="272"/>
        </w:numPr>
        <w:ind w:left="908" w:hanging="454"/>
      </w:pPr>
      <w:r w:rsidRPr="0022764C">
        <w:t>storm, tempest or flood;</w:t>
      </w:r>
    </w:p>
    <w:p w14:paraId="077E4D89" w14:textId="77777777" w:rsidR="00C07262" w:rsidRPr="0022764C" w:rsidRDefault="004A758F" w:rsidP="00662A63">
      <w:pPr>
        <w:pStyle w:val="BodyText"/>
        <w:numPr>
          <w:ilvl w:val="0"/>
          <w:numId w:val="272"/>
        </w:numPr>
        <w:ind w:left="908" w:hanging="454"/>
      </w:pPr>
      <w:r w:rsidRPr="0022764C">
        <w:t>theft or attempted theft unless the vehicle or trailer is stolen at the same time;</w:t>
      </w:r>
    </w:p>
    <w:p w14:paraId="1371227E" w14:textId="77777777" w:rsidR="00C07262" w:rsidRPr="0022764C" w:rsidRDefault="004A758F" w:rsidP="00662A63">
      <w:pPr>
        <w:pStyle w:val="BodyText"/>
        <w:numPr>
          <w:ilvl w:val="0"/>
          <w:numId w:val="272"/>
        </w:numPr>
        <w:ind w:left="908" w:hanging="454"/>
        <w:sectPr w:rsidR="00C07262" w:rsidRPr="0022764C">
          <w:type w:val="nextColumn"/>
          <w:pgSz w:w="11906" w:h="16838" w:orient="landscape"/>
          <w:pgMar w:top="992" w:right="737" w:bottom="737" w:left="737" w:header="720" w:footer="686" w:gutter="0"/>
          <w:cols w:num="2" w:space="720"/>
        </w:sectPr>
      </w:pPr>
      <w:r w:rsidRPr="0022764C">
        <w:t xml:space="preserve">malicious persons in respect of an </w:t>
      </w:r>
      <w:r w:rsidRPr="0022764C">
        <w:rPr>
          <w:b/>
        </w:rPr>
        <w:t>Unattended Vehicle or Trailer</w:t>
      </w:r>
      <w:r w:rsidRPr="0022764C">
        <w:t xml:space="preserve">. </w:t>
      </w:r>
    </w:p>
    <w:p w14:paraId="7644E535" w14:textId="44996019" w:rsidR="00C07262" w:rsidRPr="0022764C" w:rsidRDefault="004A758F">
      <w:pPr>
        <w:pStyle w:val="Subtitle"/>
      </w:pPr>
      <w:bookmarkStart w:id="6020" w:name="tocpg_20"/>
      <w:bookmarkEnd w:id="6020"/>
      <w:bookmarkStart w:id="152" w:name="Section_10"/>
      <w:r w:rsidRPr="0022764C">
        <w:lastRenderedPageBreak/>
        <w:t>Section 10: Loss of Licence Section</w:t>
      </w:r>
      <w:bookmarkEnd w:id="152"/>
    </w:p>
    <w:p w14:paraId="4C1A0D40" w14:textId="77777777" w:rsidR="00C07262" w:rsidRPr="0022764C" w:rsidRDefault="004A758F">
      <w:pPr>
        <w:pStyle w:val="Heading1"/>
      </w:pPr>
      <w:r w:rsidRPr="0022764C">
        <w:t>Definitions</w:t>
      </w:r>
    </w:p>
    <w:p w14:paraId="1E7B38C7" w14:textId="77777777" w:rsidR="00C07262" w:rsidRPr="0022764C" w:rsidRDefault="004A758F">
      <w:pPr>
        <w:pStyle w:val="Heading3"/>
      </w:pPr>
      <w:r w:rsidRPr="0022764C">
        <w:t>Designated Premises Supervisor</w:t>
      </w:r>
    </w:p>
    <w:p w14:paraId="783DECAD" w14:textId="77777777" w:rsidR="00C07262" w:rsidRPr="0022764C" w:rsidRDefault="004A758F">
      <w:pPr>
        <w:pStyle w:val="BodyText"/>
      </w:pPr>
      <w:r w:rsidRPr="0022764C">
        <w:t>The individual specified in the Licence as the premises supervisor as defined under section 15 of the Licensing Act 2003.</w:t>
      </w:r>
    </w:p>
    <w:p w14:paraId="7AADA680" w14:textId="77777777" w:rsidR="00C07262" w:rsidRPr="0022764C" w:rsidRDefault="004A758F">
      <w:pPr>
        <w:pStyle w:val="Heading3"/>
      </w:pPr>
      <w:r w:rsidRPr="0022764C">
        <w:t>Licence</w:t>
      </w:r>
    </w:p>
    <w:p w14:paraId="72D96DDD" w14:textId="77777777" w:rsidR="00C07262" w:rsidRPr="0022764C" w:rsidRDefault="004A758F">
      <w:pPr>
        <w:pStyle w:val="BodyText"/>
        <w:rPr>
          <w:strike/>
        </w:rPr>
      </w:pPr>
      <w:r w:rsidRPr="0022764C">
        <w:t xml:space="preserve">The premises licence granted to the </w:t>
      </w:r>
      <w:r w:rsidRPr="0022764C">
        <w:rPr>
          <w:b/>
        </w:rPr>
        <w:t>Insured</w:t>
      </w:r>
      <w:r w:rsidRPr="0022764C">
        <w:t xml:space="preserve"> for the sale of excisable liquors and or the provision of entertainment in connection with the </w:t>
      </w:r>
      <w:r w:rsidRPr="0022764C">
        <w:rPr>
          <w:b/>
        </w:rPr>
        <w:t>Business</w:t>
      </w:r>
      <w:r w:rsidRPr="0022764C">
        <w:t xml:space="preserve"> at the </w:t>
      </w:r>
      <w:r w:rsidRPr="0022764C">
        <w:rPr>
          <w:b/>
        </w:rPr>
        <w:t>Premises</w:t>
      </w:r>
      <w:r w:rsidRPr="0022764C">
        <w:t xml:space="preserve">. </w:t>
      </w:r>
    </w:p>
    <w:p w14:paraId="1A58B0BF" w14:textId="77777777" w:rsidR="00C07262" w:rsidRPr="0022764C" w:rsidRDefault="004A758F">
      <w:pPr>
        <w:pStyle w:val="Heading3"/>
      </w:pPr>
      <w:r w:rsidRPr="0022764C">
        <w:t>Licensing Authorities</w:t>
      </w:r>
    </w:p>
    <w:p w14:paraId="578153CC" w14:textId="77777777" w:rsidR="00C07262" w:rsidRPr="0022764C" w:rsidRDefault="004A758F">
      <w:pPr>
        <w:pStyle w:val="BodyText"/>
      </w:pPr>
      <w:r w:rsidRPr="0022764C">
        <w:t>Those authorities authorised under section 3 of the Licensing Act 2003.</w:t>
      </w:r>
    </w:p>
    <w:p w14:paraId="17788CBB" w14:textId="77777777" w:rsidR="00C07262" w:rsidRPr="0022764C" w:rsidRDefault="004A758F">
      <w:pPr>
        <w:pStyle w:val="Heading3"/>
      </w:pPr>
      <w:r w:rsidRPr="0022764C">
        <w:t>Operating Schedule</w:t>
      </w:r>
    </w:p>
    <w:p w14:paraId="06BBB0B0" w14:textId="77777777" w:rsidR="00C07262" w:rsidRPr="0022764C" w:rsidRDefault="004A758F">
      <w:pPr>
        <w:pStyle w:val="BodyText"/>
      </w:pPr>
      <w:r w:rsidRPr="0022764C">
        <w:t>The document that sets out the relevant licensable activities as defined under section 17 of the Licensing Act 2003.</w:t>
      </w:r>
    </w:p>
    <w:p w14:paraId="6975FFBD" w14:textId="77777777" w:rsidR="00C07262" w:rsidRPr="0022764C" w:rsidRDefault="004A758F">
      <w:pPr>
        <w:pStyle w:val="Heading3"/>
      </w:pPr>
      <w:r w:rsidRPr="0022764C">
        <w:t>The Cover</w:t>
      </w:r>
    </w:p>
    <w:p w14:paraId="6EE0F184" w14:textId="77777777" w:rsidR="00C07262" w:rsidRPr="0022764C" w:rsidRDefault="004A758F">
      <w:pPr>
        <w:pStyle w:val="BodyText"/>
        <w:rPr>
          <w:bCs/>
        </w:rPr>
      </w:pPr>
      <w:r w:rsidRPr="0022764C">
        <w:t xml:space="preserve">The </w:t>
      </w:r>
      <w:r w:rsidRPr="0022764C">
        <w:rPr>
          <w:b/>
        </w:rPr>
        <w:t>Insurer</w:t>
      </w:r>
      <w:r w:rsidRPr="0022764C">
        <w:t xml:space="preserve"> agrees that if the </w:t>
      </w:r>
      <w:r w:rsidRPr="0022764C">
        <w:rPr>
          <w:b/>
        </w:rPr>
        <w:t>Insured’s</w:t>
      </w:r>
      <w:r w:rsidRPr="0022764C">
        <w:t xml:space="preserve"> </w:t>
      </w:r>
      <w:r w:rsidRPr="0022764C">
        <w:rPr>
          <w:bCs/>
        </w:rPr>
        <w:t>Licence is:</w:t>
      </w:r>
    </w:p>
    <w:p w14:paraId="469E3875" w14:textId="77777777" w:rsidR="00C07262" w:rsidRPr="0022764C" w:rsidRDefault="004A758F" w:rsidP="00662A63">
      <w:pPr>
        <w:pStyle w:val="BodyText"/>
        <w:numPr>
          <w:ilvl w:val="2"/>
          <w:numId w:val="274"/>
        </w:numPr>
        <w:ind w:left="454" w:hanging="454"/>
      </w:pPr>
      <w:r w:rsidRPr="0022764C">
        <w:t>forfeited, suspended or withdrawn; or</w:t>
      </w:r>
    </w:p>
    <w:p w14:paraId="3EE8C2BC" w14:textId="77777777" w:rsidR="00C07262" w:rsidRPr="0022764C" w:rsidRDefault="004A758F" w:rsidP="00662A63">
      <w:pPr>
        <w:pStyle w:val="BodyText"/>
        <w:numPr>
          <w:ilvl w:val="2"/>
          <w:numId w:val="274"/>
        </w:numPr>
        <w:ind w:left="454" w:hanging="454"/>
      </w:pPr>
      <w:r w:rsidRPr="0022764C">
        <w:t>refused renewal after due and proper application;</w:t>
      </w:r>
    </w:p>
    <w:p w14:paraId="02838529" w14:textId="77777777" w:rsidR="00C07262" w:rsidRPr="0022764C" w:rsidRDefault="004A758F">
      <w:pPr>
        <w:pStyle w:val="BodyText"/>
      </w:pPr>
      <w:r w:rsidRPr="0022764C">
        <w:t xml:space="preserve">during the </w:t>
      </w:r>
      <w:r w:rsidRPr="0022764C">
        <w:rPr>
          <w:b/>
          <w:bCs/>
        </w:rPr>
        <w:t>Period of Insurance,</w:t>
      </w:r>
      <w:r w:rsidRPr="0022764C">
        <w:t xml:space="preserve"> the </w:t>
      </w:r>
      <w:r w:rsidRPr="0022764C">
        <w:rPr>
          <w:b/>
        </w:rPr>
        <w:t>Insurer</w:t>
      </w:r>
      <w:r w:rsidRPr="0022764C">
        <w:t xml:space="preserve"> will indemnify or compensate the </w:t>
      </w:r>
      <w:r w:rsidRPr="0022764C">
        <w:rPr>
          <w:b/>
        </w:rPr>
        <w:t>Insured</w:t>
      </w:r>
      <w:r w:rsidRPr="0022764C">
        <w:t xml:space="preserve"> for:</w:t>
      </w:r>
    </w:p>
    <w:p w14:paraId="0A9827BA" w14:textId="77777777" w:rsidR="00C07262" w:rsidRPr="0022764C" w:rsidRDefault="004A758F" w:rsidP="00662A63">
      <w:pPr>
        <w:pStyle w:val="BodyText"/>
        <w:numPr>
          <w:ilvl w:val="0"/>
          <w:numId w:val="273"/>
        </w:numPr>
        <w:ind w:left="454" w:hanging="454"/>
      </w:pPr>
      <w:r w:rsidRPr="0022764C">
        <w:t xml:space="preserve">the reduction in value of the interest of the </w:t>
      </w:r>
      <w:r w:rsidRPr="0022764C">
        <w:rPr>
          <w:b/>
        </w:rPr>
        <w:t>Insured</w:t>
      </w:r>
      <w:r w:rsidRPr="0022764C">
        <w:t xml:space="preserve"> in the </w:t>
      </w:r>
      <w:r w:rsidRPr="0022764C">
        <w:rPr>
          <w:b/>
        </w:rPr>
        <w:t>Premises</w:t>
      </w:r>
      <w:r w:rsidRPr="0022764C">
        <w:t xml:space="preserve"> as a result of the forfeiture, suspension, withdrawal or refusal to renew the Licence; and</w:t>
      </w:r>
    </w:p>
    <w:p w14:paraId="0A38B609" w14:textId="77777777" w:rsidR="00C07262" w:rsidRPr="0022764C" w:rsidRDefault="004A758F" w:rsidP="00662A63">
      <w:pPr>
        <w:pStyle w:val="BodyText"/>
        <w:numPr>
          <w:ilvl w:val="0"/>
          <w:numId w:val="273"/>
        </w:numPr>
        <w:ind w:left="454" w:hanging="454"/>
      </w:pPr>
      <w:r w:rsidRPr="0022764C">
        <w:t xml:space="preserve">all costs and expenses incurred by the </w:t>
      </w:r>
      <w:r w:rsidRPr="0022764C">
        <w:rPr>
          <w:b/>
        </w:rPr>
        <w:t xml:space="preserve">Insured </w:t>
      </w:r>
      <w:r w:rsidRPr="0022764C">
        <w:t xml:space="preserve">with the </w:t>
      </w:r>
      <w:r w:rsidRPr="0022764C">
        <w:rPr>
          <w:b/>
        </w:rPr>
        <w:t>Insurer’s</w:t>
      </w:r>
      <w:r w:rsidRPr="0022764C">
        <w:t xml:space="preserve"> consent in connection with any appeal.</w:t>
      </w:r>
    </w:p>
    <w:p w14:paraId="3CAC28DD" w14:textId="77777777" w:rsidR="00C07262" w:rsidRPr="0022764C" w:rsidRDefault="004A758F">
      <w:pPr>
        <w:pStyle w:val="Heading1"/>
      </w:pPr>
      <w:r w:rsidRPr="0022764C">
        <w:t>Exclusions</w:t>
      </w:r>
    </w:p>
    <w:p w14:paraId="33A87A4F" w14:textId="77777777" w:rsidR="00C07262" w:rsidRPr="0022764C" w:rsidRDefault="004A758F">
      <w:pPr>
        <w:pStyle w:val="BodyText"/>
      </w:pPr>
      <w:r w:rsidRPr="0022764C">
        <w:t xml:space="preserve">This </w:t>
      </w:r>
      <w:r w:rsidRPr="0022764C">
        <w:rPr>
          <w:b/>
        </w:rPr>
        <w:t>Section</w:t>
      </w:r>
      <w:r w:rsidRPr="0022764C">
        <w:t xml:space="preserve"> does not cover any loss:</w:t>
      </w:r>
    </w:p>
    <w:p w14:paraId="6168FB58" w14:textId="77777777" w:rsidR="00C07262" w:rsidRPr="0022764C" w:rsidRDefault="004A758F" w:rsidP="00662A63">
      <w:pPr>
        <w:pStyle w:val="BodyText"/>
        <w:numPr>
          <w:ilvl w:val="0"/>
          <w:numId w:val="275"/>
        </w:numPr>
        <w:ind w:left="454" w:hanging="454"/>
        <w:rPr>
          <w:szCs w:val="24"/>
        </w:rPr>
      </w:pPr>
      <w:r w:rsidRPr="0022764C">
        <w:t xml:space="preserve">if the </w:t>
      </w:r>
      <w:r w:rsidRPr="0022764C">
        <w:rPr>
          <w:b/>
        </w:rPr>
        <w:t>Insured</w:t>
      </w:r>
      <w:r w:rsidRPr="0022764C">
        <w:t xml:space="preserve"> is entitled to obtain compensation under any legislation or bye-law in respect of refusal to renew the Licence; </w:t>
      </w:r>
    </w:p>
    <w:p w14:paraId="137F4639" w14:textId="77777777" w:rsidR="00C07262" w:rsidRPr="0022764C" w:rsidRDefault="004A758F" w:rsidP="00662A63">
      <w:pPr>
        <w:pStyle w:val="BodyText"/>
        <w:numPr>
          <w:ilvl w:val="0"/>
          <w:numId w:val="275"/>
        </w:numPr>
        <w:ind w:left="454" w:hanging="454"/>
      </w:pPr>
      <w:r w:rsidRPr="0022764C">
        <w:t xml:space="preserve">if any alterations to the </w:t>
      </w:r>
      <w:r w:rsidRPr="0022764C">
        <w:rPr>
          <w:b/>
        </w:rPr>
        <w:t>Premises</w:t>
      </w:r>
      <w:r w:rsidRPr="0022764C">
        <w:t xml:space="preserve"> are made without the consent of the Licensing Authorities;</w:t>
      </w:r>
    </w:p>
    <w:p w14:paraId="14B5B7BA" w14:textId="77777777" w:rsidR="00C07262" w:rsidRPr="0022764C" w:rsidRDefault="004A758F" w:rsidP="00662A63">
      <w:pPr>
        <w:pStyle w:val="BodyText"/>
        <w:numPr>
          <w:ilvl w:val="0"/>
          <w:numId w:val="275"/>
        </w:numPr>
        <w:ind w:left="454" w:hanging="454"/>
      </w:pPr>
      <w:r w:rsidRPr="0022764C">
        <w:rPr>
          <w:bCs/>
        </w:rPr>
        <w:t xml:space="preserve">if the </w:t>
      </w:r>
      <w:r w:rsidRPr="0022764C">
        <w:rPr>
          <w:b/>
        </w:rPr>
        <w:t>Premises</w:t>
      </w:r>
      <w:r w:rsidRPr="0022764C">
        <w:t xml:space="preserve"> are not maintained in a good state of sanitary condition or repair;</w:t>
      </w:r>
    </w:p>
    <w:p w14:paraId="1A5604D5" w14:textId="77777777" w:rsidR="00C07262" w:rsidRPr="0022764C" w:rsidRDefault="004A758F" w:rsidP="00662A63">
      <w:pPr>
        <w:pStyle w:val="BodyText"/>
        <w:numPr>
          <w:ilvl w:val="0"/>
          <w:numId w:val="275"/>
        </w:numPr>
        <w:ind w:left="454" w:hanging="454"/>
      </w:pPr>
      <w:r w:rsidRPr="0022764C">
        <w:t xml:space="preserve">where any direction or requirement of </w:t>
      </w:r>
      <w:r w:rsidRPr="0022764C">
        <w:rPr>
          <w:bCs/>
        </w:rPr>
        <w:t>Licensing Authorities</w:t>
      </w:r>
      <w:r w:rsidRPr="0022764C">
        <w:t xml:space="preserve"> or other authorities is not complied with;</w:t>
      </w:r>
    </w:p>
    <w:p w14:paraId="710423F0" w14:textId="77777777" w:rsidR="00C07262" w:rsidRPr="0022764C" w:rsidRDefault="004A758F" w:rsidP="00662A63">
      <w:pPr>
        <w:pStyle w:val="BodyText"/>
        <w:numPr>
          <w:ilvl w:val="0"/>
          <w:numId w:val="275"/>
        </w:numPr>
        <w:ind w:left="454" w:hanging="454"/>
      </w:pPr>
      <w:r w:rsidRPr="0022764C">
        <w:t xml:space="preserve">where the forfeiture, suspension or withdrawal of the </w:t>
      </w:r>
      <w:r w:rsidRPr="0022764C">
        <w:rPr>
          <w:bCs/>
        </w:rPr>
        <w:t>Licence</w:t>
      </w:r>
      <w:r w:rsidRPr="0022764C">
        <w:t xml:space="preserve"> is attributable wholly or in part to any act of or omission by the </w:t>
      </w:r>
      <w:r w:rsidRPr="0022764C">
        <w:rPr>
          <w:b/>
        </w:rPr>
        <w:t xml:space="preserve">Insured </w:t>
      </w:r>
      <w:r w:rsidRPr="0022764C">
        <w:t xml:space="preserve">or the </w:t>
      </w:r>
      <w:r w:rsidRPr="0022764C">
        <w:rPr>
          <w:b/>
        </w:rPr>
        <w:t xml:space="preserve">Insured’s </w:t>
      </w:r>
      <w:r w:rsidRPr="0022764C">
        <w:t xml:space="preserve">failure to take all reasonable action to maintain the </w:t>
      </w:r>
      <w:r w:rsidRPr="0022764C">
        <w:rPr>
          <w:bCs/>
        </w:rPr>
        <w:t>Licence</w:t>
      </w:r>
      <w:r w:rsidRPr="0022764C">
        <w:t xml:space="preserve"> in force;</w:t>
      </w:r>
    </w:p>
    <w:p w14:paraId="46E38FBE" w14:textId="77777777" w:rsidR="00C07262" w:rsidRPr="0022764C" w:rsidRDefault="004A758F" w:rsidP="00662A63">
      <w:pPr>
        <w:pStyle w:val="BodyText"/>
        <w:numPr>
          <w:ilvl w:val="0"/>
          <w:numId w:val="275"/>
        </w:numPr>
        <w:ind w:left="454" w:hanging="454"/>
      </w:pPr>
      <w:r w:rsidRPr="0022764C">
        <w:t xml:space="preserve">where the </w:t>
      </w:r>
      <w:r w:rsidRPr="0022764C">
        <w:rPr>
          <w:bCs/>
        </w:rPr>
        <w:t>Licence</w:t>
      </w:r>
      <w:r w:rsidRPr="0022764C">
        <w:t xml:space="preserve"> is forfeited, suspended, withdrawn or lapsed as a result of:</w:t>
      </w:r>
    </w:p>
    <w:p w14:paraId="230E590C" w14:textId="77777777" w:rsidR="00C07262" w:rsidRPr="0022764C" w:rsidRDefault="004A758F" w:rsidP="00662A63">
      <w:pPr>
        <w:pStyle w:val="BodyText"/>
        <w:numPr>
          <w:ilvl w:val="0"/>
          <w:numId w:val="276"/>
        </w:numPr>
        <w:ind w:left="908" w:hanging="454"/>
      </w:pPr>
      <w:r w:rsidRPr="0022764C">
        <w:t xml:space="preserve">actual or proposed compulsory acquisition of the </w:t>
      </w:r>
      <w:r w:rsidRPr="0022764C">
        <w:rPr>
          <w:b/>
        </w:rPr>
        <w:t>Premises</w:t>
      </w:r>
      <w:r w:rsidRPr="0022764C">
        <w:t xml:space="preserve">; </w:t>
      </w:r>
    </w:p>
    <w:p w14:paraId="787ADFD9" w14:textId="77777777" w:rsidR="00C07262" w:rsidRPr="0022764C" w:rsidRDefault="004A758F" w:rsidP="00662A63">
      <w:pPr>
        <w:pStyle w:val="BodyText"/>
        <w:numPr>
          <w:ilvl w:val="0"/>
          <w:numId w:val="276"/>
        </w:numPr>
        <w:ind w:left="908" w:hanging="454"/>
      </w:pPr>
      <w:r w:rsidRPr="0022764C">
        <w:t>any scheme of town or country planning, improvement or redevelopment;</w:t>
      </w:r>
    </w:p>
    <w:p w14:paraId="1CEA7468" w14:textId="77777777" w:rsidR="00C07262" w:rsidRPr="0022764C" w:rsidRDefault="004A758F" w:rsidP="00662A63">
      <w:pPr>
        <w:pStyle w:val="BodyText"/>
        <w:numPr>
          <w:ilvl w:val="0"/>
          <w:numId w:val="276"/>
        </w:numPr>
        <w:ind w:left="908" w:hanging="454"/>
        <w:rPr>
          <w:bCs/>
        </w:rPr>
      </w:pPr>
      <w:r w:rsidRPr="0022764C">
        <w:t xml:space="preserve">the failure to notify the authorities about changes to the </w:t>
      </w:r>
      <w:r w:rsidRPr="0022764C">
        <w:rPr>
          <w:bCs/>
        </w:rPr>
        <w:t>Operating Schedule</w:t>
      </w:r>
      <w:r w:rsidRPr="0022764C">
        <w:t>;</w:t>
      </w:r>
    </w:p>
    <w:p w14:paraId="698074E6" w14:textId="77777777" w:rsidR="00C07262" w:rsidRPr="0022764C" w:rsidRDefault="004A758F" w:rsidP="00662A63">
      <w:pPr>
        <w:pStyle w:val="BodyText"/>
        <w:numPr>
          <w:ilvl w:val="0"/>
          <w:numId w:val="276"/>
        </w:numPr>
        <w:ind w:left="908" w:hanging="454"/>
      </w:pPr>
      <w:r w:rsidRPr="0022764C">
        <w:t xml:space="preserve">failure other than for good cause to keep the </w:t>
      </w:r>
      <w:r w:rsidRPr="0022764C">
        <w:rPr>
          <w:b/>
        </w:rPr>
        <w:t>Premises</w:t>
      </w:r>
      <w:r w:rsidRPr="0022764C">
        <w:t xml:space="preserve"> open during the permitted hours;</w:t>
      </w:r>
    </w:p>
    <w:p w14:paraId="00118176" w14:textId="77777777" w:rsidR="00C07262" w:rsidRPr="0022764C" w:rsidRDefault="004A758F" w:rsidP="00662A63">
      <w:pPr>
        <w:pStyle w:val="BodyText"/>
        <w:numPr>
          <w:ilvl w:val="0"/>
          <w:numId w:val="276"/>
        </w:numPr>
        <w:ind w:left="908" w:hanging="454"/>
      </w:pPr>
      <w:r w:rsidRPr="0022764C">
        <w:t xml:space="preserve">the </w:t>
      </w:r>
      <w:r w:rsidRPr="0022764C">
        <w:rPr>
          <w:bCs/>
        </w:rPr>
        <w:t>Designated Premises Supervisor</w:t>
      </w:r>
      <w:r w:rsidRPr="0022764C">
        <w:t xml:space="preserve"> losing their personal licence;</w:t>
      </w:r>
    </w:p>
    <w:p w14:paraId="3AA0408B" w14:textId="77777777" w:rsidR="00C07262" w:rsidRPr="0022764C" w:rsidRDefault="004A758F" w:rsidP="00662A63">
      <w:pPr>
        <w:pStyle w:val="BodyText"/>
        <w:numPr>
          <w:ilvl w:val="0"/>
          <w:numId w:val="276"/>
        </w:numPr>
        <w:ind w:left="908" w:hanging="454"/>
      </w:pPr>
      <w:r w:rsidRPr="0022764C">
        <w:t xml:space="preserve">the death or insolvency of the </w:t>
      </w:r>
      <w:r w:rsidRPr="0022764C">
        <w:rPr>
          <w:bCs/>
        </w:rPr>
        <w:t>Licence</w:t>
      </w:r>
      <w:r w:rsidRPr="0022764C">
        <w:t xml:space="preserve"> holder; or</w:t>
      </w:r>
    </w:p>
    <w:p w14:paraId="30D8E293" w14:textId="77777777" w:rsidR="00C07262" w:rsidRPr="0022764C" w:rsidRDefault="004A758F" w:rsidP="00662A63">
      <w:pPr>
        <w:pStyle w:val="BodyText"/>
        <w:numPr>
          <w:ilvl w:val="0"/>
          <w:numId w:val="276"/>
        </w:numPr>
        <w:ind w:left="908" w:hanging="454"/>
      </w:pPr>
      <w:r w:rsidRPr="0022764C">
        <w:t xml:space="preserve">any alteration to legislation or regulations governing the grant, renewal, transfer, surrender, forfeiture, suspension or withdrawal of the </w:t>
      </w:r>
      <w:r w:rsidRPr="0022764C">
        <w:rPr>
          <w:bCs/>
        </w:rPr>
        <w:t>Licence</w:t>
      </w:r>
      <w:r w:rsidRPr="0022764C">
        <w:t xml:space="preserve"> after the commencement of the </w:t>
      </w:r>
      <w:r w:rsidRPr="0022764C">
        <w:rPr>
          <w:b/>
          <w:bCs/>
        </w:rPr>
        <w:t>Period of Insurance</w:t>
      </w:r>
      <w:r w:rsidRPr="0022764C">
        <w:t xml:space="preserve"> unless the </w:t>
      </w:r>
      <w:r w:rsidRPr="0022764C">
        <w:rPr>
          <w:b/>
        </w:rPr>
        <w:t>Insurer</w:t>
      </w:r>
      <w:r w:rsidRPr="0022764C">
        <w:t xml:space="preserve"> confirms in writing that this coverage will continue to apply after such alteration.</w:t>
      </w:r>
    </w:p>
    <w:p w14:paraId="0B78ECDC" w14:textId="77777777" w:rsidR="00C07262" w:rsidRPr="0022764C" w:rsidRDefault="004A758F">
      <w:pPr>
        <w:pStyle w:val="Heading1"/>
      </w:pPr>
      <w:r w:rsidRPr="0022764C">
        <w:t>Conditions</w:t>
      </w:r>
    </w:p>
    <w:p w14:paraId="39236407" w14:textId="77777777" w:rsidR="00C07262" w:rsidRPr="0022764C" w:rsidRDefault="004A758F">
      <w:pPr>
        <w:pStyle w:val="Heading3"/>
      </w:pPr>
      <w:r w:rsidRPr="0022764C">
        <w:t>Claims Condition</w:t>
      </w:r>
    </w:p>
    <w:p w14:paraId="1DC12B8C" w14:textId="77777777" w:rsidR="00C07262" w:rsidRPr="0022764C" w:rsidRDefault="004A758F">
      <w:pPr>
        <w:pStyle w:val="BodyText"/>
      </w:pPr>
      <w:r w:rsidRPr="0022764C">
        <w:t xml:space="preserve">On becoming aware of the forfeiture, suspension, withdrawal, lapsing or refused renewal of the Licence the </w:t>
      </w:r>
      <w:r w:rsidRPr="0022764C">
        <w:rPr>
          <w:b/>
        </w:rPr>
        <w:t>Insured</w:t>
      </w:r>
      <w:r w:rsidRPr="0022764C">
        <w:t xml:space="preserve"> shall:</w:t>
      </w:r>
    </w:p>
    <w:p w14:paraId="16B06CE2" w14:textId="77777777" w:rsidR="00C07262" w:rsidRPr="0022764C" w:rsidRDefault="004A758F" w:rsidP="00662A63">
      <w:pPr>
        <w:pStyle w:val="BodyText"/>
        <w:numPr>
          <w:ilvl w:val="0"/>
          <w:numId w:val="277"/>
        </w:numPr>
        <w:ind w:left="454" w:hanging="454"/>
      </w:pPr>
      <w:r w:rsidRPr="0022764C">
        <w:t xml:space="preserve">give the </w:t>
      </w:r>
      <w:r w:rsidRPr="0022764C">
        <w:rPr>
          <w:b/>
        </w:rPr>
        <w:t>Insurer</w:t>
      </w:r>
      <w:r w:rsidRPr="0022764C">
        <w:t xml:space="preserve"> notice in writing within 48 (forty-eight) hours with a full explanation of the circumstances;</w:t>
      </w:r>
    </w:p>
    <w:p w14:paraId="094DD779" w14:textId="77777777" w:rsidR="00C07262" w:rsidRPr="0022764C" w:rsidRDefault="004A758F" w:rsidP="00662A63">
      <w:pPr>
        <w:pStyle w:val="BodyText"/>
        <w:numPr>
          <w:ilvl w:val="0"/>
          <w:numId w:val="277"/>
        </w:numPr>
        <w:ind w:left="454" w:hanging="454"/>
      </w:pPr>
      <w:r w:rsidRPr="0022764C">
        <w:t xml:space="preserve">give all such assistance as the </w:t>
      </w:r>
      <w:r w:rsidRPr="0022764C">
        <w:rPr>
          <w:b/>
        </w:rPr>
        <w:t>Insurer</w:t>
      </w:r>
      <w:r w:rsidRPr="0022764C">
        <w:t xml:space="preserve"> may reasonably require to appeal against such forfeiture, suspension, withdrawal, lapsing or refused renewal of the Licence; </w:t>
      </w:r>
    </w:p>
    <w:p w14:paraId="0A4FE75F" w14:textId="77777777" w:rsidR="00C07262" w:rsidRPr="0022764C" w:rsidRDefault="004A758F" w:rsidP="00662A63">
      <w:pPr>
        <w:pStyle w:val="BodyText"/>
        <w:numPr>
          <w:ilvl w:val="0"/>
          <w:numId w:val="277"/>
        </w:numPr>
        <w:ind w:left="454" w:hanging="454"/>
      </w:pPr>
      <w:r w:rsidRPr="0022764C">
        <w:t xml:space="preserve">apply if practicable and required by the </w:t>
      </w:r>
      <w:r w:rsidRPr="0022764C">
        <w:rPr>
          <w:b/>
        </w:rPr>
        <w:t>Insurer</w:t>
      </w:r>
      <w:r w:rsidRPr="0022764C">
        <w:t xml:space="preserve"> for the grant of a new Licence for the same or alternative premises to ensure the continuance of the </w:t>
      </w:r>
      <w:r w:rsidRPr="0022764C">
        <w:rPr>
          <w:b/>
        </w:rPr>
        <w:t>Business</w:t>
      </w:r>
      <w:r w:rsidRPr="0022764C">
        <w:t xml:space="preserve"> in a similar or alternative form;</w:t>
      </w:r>
    </w:p>
    <w:p w14:paraId="366BD3A5" w14:textId="77777777" w:rsidR="00C07262" w:rsidRPr="0022764C" w:rsidRDefault="004A758F" w:rsidP="00662A63">
      <w:pPr>
        <w:pStyle w:val="BodyText"/>
        <w:numPr>
          <w:ilvl w:val="0"/>
          <w:numId w:val="277"/>
        </w:numPr>
        <w:ind w:left="454" w:hanging="454"/>
      </w:pPr>
      <w:r w:rsidRPr="0022764C">
        <w:t xml:space="preserve">provide a statement of loss if any together with such documents, statements and accounts as may be reasonably required by the </w:t>
      </w:r>
      <w:r w:rsidRPr="0022764C">
        <w:rPr>
          <w:b/>
        </w:rPr>
        <w:t>Insurer</w:t>
      </w:r>
      <w:r w:rsidRPr="0022764C">
        <w:t xml:space="preserve"> to verify the same; </w:t>
      </w:r>
    </w:p>
    <w:p w14:paraId="61A33A41" w14:textId="77777777" w:rsidR="00C07262" w:rsidRPr="0022764C" w:rsidRDefault="004A758F" w:rsidP="00662A63">
      <w:pPr>
        <w:pStyle w:val="BodyText"/>
        <w:numPr>
          <w:ilvl w:val="0"/>
          <w:numId w:val="277"/>
        </w:numPr>
        <w:ind w:left="454" w:hanging="454"/>
      </w:pPr>
      <w:r w:rsidRPr="0022764C">
        <w:t xml:space="preserve">allow the </w:t>
      </w:r>
      <w:r w:rsidRPr="0022764C">
        <w:rPr>
          <w:b/>
        </w:rPr>
        <w:t>Insurer</w:t>
      </w:r>
      <w:r w:rsidRPr="0022764C">
        <w:t xml:space="preserve"> such access to the </w:t>
      </w:r>
      <w:r w:rsidRPr="0022764C">
        <w:rPr>
          <w:b/>
        </w:rPr>
        <w:t>Premises</w:t>
      </w:r>
      <w:r w:rsidRPr="0022764C">
        <w:t xml:space="preserve"> and to the </w:t>
      </w:r>
      <w:r w:rsidRPr="0022764C">
        <w:rPr>
          <w:b/>
        </w:rPr>
        <w:t xml:space="preserve">Insured’s </w:t>
      </w:r>
      <w:r w:rsidRPr="0022764C">
        <w:t xml:space="preserve">books that the </w:t>
      </w:r>
      <w:r w:rsidRPr="0022764C">
        <w:rPr>
          <w:b/>
        </w:rPr>
        <w:t>Insurer</w:t>
      </w:r>
      <w:r w:rsidRPr="0022764C">
        <w:t xml:space="preserve"> may require to quantify the amount of the loss.</w:t>
      </w:r>
    </w:p>
    <w:p w14:paraId="4DFEBD3C" w14:textId="77777777" w:rsidR="00C07262" w:rsidRPr="0022764C" w:rsidRDefault="004A758F">
      <w:pPr>
        <w:pStyle w:val="Heading3"/>
      </w:pPr>
      <w:r w:rsidRPr="0022764C">
        <w:lastRenderedPageBreak/>
        <w:t>Notification to the Insurer</w:t>
      </w:r>
    </w:p>
    <w:p w14:paraId="40AE76AC" w14:textId="77777777" w:rsidR="00C07262" w:rsidRPr="0022764C" w:rsidRDefault="004A758F">
      <w:pPr>
        <w:pStyle w:val="BodyText"/>
      </w:pPr>
      <w:r w:rsidRPr="0022764C">
        <w:t xml:space="preserve">The </w:t>
      </w:r>
      <w:r w:rsidRPr="0022764C">
        <w:rPr>
          <w:b/>
        </w:rPr>
        <w:t>Insured</w:t>
      </w:r>
      <w:r w:rsidRPr="0022764C">
        <w:t xml:space="preserve"> must as soon as practicable give notice in writing and supply such additional information and assistance as the </w:t>
      </w:r>
      <w:r w:rsidRPr="0022764C">
        <w:rPr>
          <w:b/>
        </w:rPr>
        <w:t>Insurer</w:t>
      </w:r>
      <w:r w:rsidRPr="0022764C">
        <w:t xml:space="preserve"> may reasonably require on becoming aware of any:</w:t>
      </w:r>
    </w:p>
    <w:p w14:paraId="000B7017" w14:textId="77777777" w:rsidR="00C07262" w:rsidRPr="0022764C" w:rsidRDefault="004A758F" w:rsidP="00662A63">
      <w:pPr>
        <w:pStyle w:val="BodyText"/>
        <w:numPr>
          <w:ilvl w:val="0"/>
          <w:numId w:val="278"/>
        </w:numPr>
        <w:ind w:left="454" w:hanging="454"/>
      </w:pPr>
      <w:r w:rsidRPr="0022764C">
        <w:t xml:space="preserve">complaint against the </w:t>
      </w:r>
      <w:r w:rsidRPr="0022764C">
        <w:rPr>
          <w:b/>
        </w:rPr>
        <w:t>Premises</w:t>
      </w:r>
      <w:r w:rsidRPr="0022764C">
        <w:t xml:space="preserve"> or the control of the </w:t>
      </w:r>
      <w:r w:rsidRPr="0022764C">
        <w:rPr>
          <w:b/>
        </w:rPr>
        <w:t>Business</w:t>
      </w:r>
      <w:r w:rsidRPr="0022764C">
        <w:t xml:space="preserve"> at the </w:t>
      </w:r>
      <w:r w:rsidRPr="0022764C">
        <w:rPr>
          <w:b/>
        </w:rPr>
        <w:t>Premises</w:t>
      </w:r>
      <w:r w:rsidRPr="0022764C">
        <w:t>;</w:t>
      </w:r>
    </w:p>
    <w:p w14:paraId="51D7E065" w14:textId="77777777" w:rsidR="00C07262" w:rsidRPr="0022764C" w:rsidRDefault="004A758F" w:rsidP="00662A63">
      <w:pPr>
        <w:pStyle w:val="BodyText"/>
        <w:numPr>
          <w:ilvl w:val="0"/>
          <w:numId w:val="278"/>
        </w:numPr>
        <w:ind w:left="454" w:hanging="454"/>
      </w:pPr>
      <w:r w:rsidRPr="0022764C">
        <w:t xml:space="preserve">legal proceedings against or conviction of the Licence holder, manager, tenant, </w:t>
      </w:r>
      <w:r w:rsidRPr="0022764C">
        <w:rPr>
          <w:bCs/>
        </w:rPr>
        <w:t>Designated Premises Supervisor</w:t>
      </w:r>
      <w:r w:rsidRPr="0022764C">
        <w:t xml:space="preserve"> or occupier of the </w:t>
      </w:r>
      <w:r w:rsidRPr="0022764C">
        <w:rPr>
          <w:b/>
        </w:rPr>
        <w:t>Premises</w:t>
      </w:r>
      <w:r w:rsidRPr="0022764C">
        <w:t xml:space="preserve"> for any breach of legislation or regulations relating to licensing laws or any other circumstance whereby the character or reputation of the person is affected or called into question in respect of their honesty, moral standing or sobriety;</w:t>
      </w:r>
    </w:p>
    <w:p w14:paraId="61C86BD1" w14:textId="77777777" w:rsidR="00C07262" w:rsidRPr="0022764C" w:rsidRDefault="004A758F" w:rsidP="00662A63">
      <w:pPr>
        <w:pStyle w:val="BodyText"/>
        <w:numPr>
          <w:ilvl w:val="0"/>
          <w:numId w:val="278"/>
        </w:numPr>
        <w:ind w:left="454" w:hanging="454"/>
      </w:pPr>
      <w:r w:rsidRPr="0022764C">
        <w:t xml:space="preserve">change in the management or tenancy of the </w:t>
      </w:r>
      <w:r w:rsidRPr="0022764C">
        <w:rPr>
          <w:b/>
        </w:rPr>
        <w:t>Premises</w:t>
      </w:r>
      <w:r w:rsidRPr="0022764C">
        <w:t xml:space="preserve">; </w:t>
      </w:r>
    </w:p>
    <w:p w14:paraId="60DD1255" w14:textId="77777777" w:rsidR="00C07262" w:rsidRPr="0022764C" w:rsidRDefault="004A758F" w:rsidP="00662A63">
      <w:pPr>
        <w:pStyle w:val="BodyText"/>
        <w:numPr>
          <w:ilvl w:val="0"/>
          <w:numId w:val="278"/>
        </w:numPr>
        <w:ind w:left="454" w:hanging="454"/>
      </w:pPr>
      <w:r w:rsidRPr="0022764C">
        <w:t xml:space="preserve">transfer or proposed transfer of the </w:t>
      </w:r>
      <w:r w:rsidRPr="0022764C">
        <w:rPr>
          <w:bCs/>
        </w:rPr>
        <w:t>Licence</w:t>
      </w:r>
      <w:r w:rsidRPr="0022764C">
        <w:t>;</w:t>
      </w:r>
    </w:p>
    <w:p w14:paraId="1C1525D1" w14:textId="77777777" w:rsidR="00C07262" w:rsidRPr="0022764C" w:rsidRDefault="004A758F" w:rsidP="00662A63">
      <w:pPr>
        <w:pStyle w:val="BodyText"/>
        <w:numPr>
          <w:ilvl w:val="0"/>
          <w:numId w:val="278"/>
        </w:numPr>
        <w:ind w:left="454" w:hanging="454"/>
      </w:pPr>
      <w:r w:rsidRPr="0022764C">
        <w:t xml:space="preserve">alteration in the </w:t>
      </w:r>
      <w:r w:rsidRPr="0022764C">
        <w:rPr>
          <w:b/>
        </w:rPr>
        <w:t>Business</w:t>
      </w:r>
      <w:r w:rsidRPr="0022764C">
        <w:t xml:space="preserve"> at the </w:t>
      </w:r>
      <w:r w:rsidRPr="0022764C">
        <w:rPr>
          <w:b/>
        </w:rPr>
        <w:t>Premises</w:t>
      </w:r>
      <w:r w:rsidRPr="0022764C">
        <w:t>; or</w:t>
      </w:r>
    </w:p>
    <w:p w14:paraId="72587BB8" w14:textId="77777777" w:rsidR="00C07262" w:rsidRPr="0022764C" w:rsidRDefault="004A758F" w:rsidP="00662A63">
      <w:pPr>
        <w:pStyle w:val="BodyText"/>
        <w:numPr>
          <w:ilvl w:val="0"/>
          <w:numId w:val="278"/>
        </w:numPr>
        <w:ind w:left="454" w:hanging="454"/>
      </w:pPr>
      <w:r w:rsidRPr="0022764C">
        <w:t xml:space="preserve">objection to renewal or any other circumstance which might prejudice renewal of the </w:t>
      </w:r>
      <w:r w:rsidRPr="0022764C">
        <w:rPr>
          <w:bCs/>
        </w:rPr>
        <w:t>Licence</w:t>
      </w:r>
      <w:r w:rsidRPr="0022764C">
        <w:t>.</w:t>
      </w:r>
    </w:p>
    <w:p w14:paraId="478F35E8" w14:textId="77777777" w:rsidR="00C07262" w:rsidRPr="0022764C" w:rsidRDefault="004A758F">
      <w:pPr>
        <w:pStyle w:val="Heading3"/>
      </w:pPr>
      <w:r w:rsidRPr="0022764C">
        <w:t>Replacement of Licensee</w:t>
      </w:r>
    </w:p>
    <w:p w14:paraId="5C13ED0E" w14:textId="77777777" w:rsidR="00C07262" w:rsidRPr="0022764C" w:rsidRDefault="004A758F">
      <w:pPr>
        <w:pStyle w:val="BodyText"/>
        <w:rPr>
          <w:bCs/>
        </w:rPr>
      </w:pPr>
      <w:r w:rsidRPr="0022764C">
        <w:t xml:space="preserve">In the event of the death, insolvency or incapacity of or the conviction or absconding of any Licence holder, manager, tenant, Designated Premises Supervisor or occupier of the </w:t>
      </w:r>
      <w:r w:rsidRPr="0022764C">
        <w:rPr>
          <w:b/>
        </w:rPr>
        <w:t>Premises</w:t>
      </w:r>
      <w:r w:rsidRPr="0022764C">
        <w:t xml:space="preserve">, the </w:t>
      </w:r>
      <w:r w:rsidRPr="0022764C">
        <w:rPr>
          <w:b/>
        </w:rPr>
        <w:t>Insured</w:t>
      </w:r>
      <w:r w:rsidRPr="0022764C">
        <w:t xml:space="preserve"> will at the </w:t>
      </w:r>
      <w:r w:rsidRPr="0022764C">
        <w:rPr>
          <w:b/>
        </w:rPr>
        <w:t>Insurer’s</w:t>
      </w:r>
      <w:r w:rsidRPr="0022764C">
        <w:t xml:space="preserve"> request take all practicable steps to secure a replacement for such person such replacement being acceptable to the </w:t>
      </w:r>
      <w:r w:rsidRPr="0022764C">
        <w:rPr>
          <w:bCs/>
        </w:rPr>
        <w:t>Licensing Authorities or to any other like authority governing transfer of the Licence.</w:t>
      </w:r>
    </w:p>
    <w:p w14:paraId="037A21E2" w14:textId="6917D844" w:rsidR="00C07262" w:rsidRPr="0022764C" w:rsidDel="006A3EF8" w:rsidRDefault="00C07262">
      <w:pPr>
        <w:spacing w:before="0" w:line="240" w:lineRule="auto"/>
        <w:rPr>
          <w:rFonts w:asciiTheme="majorHAnsi" w:eastAsia="MS Mincho" w:hAnsiTheme="majorHAnsi" w:cstheme="majorHAnsi"/>
          <w:bCs/>
          <w:sz w:val="20"/>
        </w:rPr>
        <w:sectPr w:rsidR="00C07262" w:rsidRPr="0022764C" w:rsidDel="006A3EF8">
          <w:type w:val="nextColumn"/>
          <w:pgSz w:w="11906" w:h="16838" w:orient="landscape"/>
          <w:pgMar w:top="992" w:right="737" w:bottom="737" w:left="737" w:header="680" w:footer="229" w:gutter="0"/>
          <w:cols w:num="2" w:space="720"/>
        </w:sectPr>
      </w:pPr>
    </w:p>
    <w:p w14:paraId="787FEBEE" w14:textId="77777777" w:rsidR="006A3EF8" w:rsidRPr="0022764C" w:rsidRDefault="006A3EF8">
      <w:pPr>
        <w:pStyle w:val="Subtitle"/>
      </w:pPr>
      <w:bookmarkStart w:id="153" w:name="_DV_M0"/>
      <w:bookmarkStart w:id="154" w:name="_Toc484079910"/>
      <w:bookmarkEnd w:id="153"/>
    </w:p>
    <w:p w14:paraId="7F728EE0" w14:textId="2B8A6C60" w:rsidR="00C07262" w:rsidRPr="0022764C" w:rsidRDefault="004A758F">
      <w:pPr>
        <w:pStyle w:val="Subtitle"/>
      </w:pPr>
      <w:bookmarkStart w:id="6021" w:name="tocpg_21"/>
      <w:bookmarkEnd w:id="6021"/>
      <w:bookmarkStart w:id="155" w:name="Section_11"/>
      <w:r w:rsidRPr="0022764C">
        <w:t>Section 11: Production Indemnity “All Risks” Section</w:t>
      </w:r>
      <w:bookmarkEnd w:id="154"/>
      <w:bookmarkEnd w:id="155"/>
    </w:p>
    <w:p w14:paraId="68E014EB" w14:textId="77777777" w:rsidR="00C07262" w:rsidRPr="0022764C" w:rsidRDefault="004A758F">
      <w:pPr>
        <w:pStyle w:val="Heading1"/>
      </w:pPr>
      <w:r w:rsidRPr="0022764C">
        <w:t>Definitions</w:t>
      </w:r>
    </w:p>
    <w:p w14:paraId="778F6AC9" w14:textId="77777777" w:rsidR="00C07262" w:rsidRPr="0022764C" w:rsidRDefault="004A758F">
      <w:pPr>
        <w:pStyle w:val="Heading3"/>
      </w:pPr>
      <w:r w:rsidRPr="0022764C">
        <w:t>Gross Production Cost</w:t>
      </w:r>
    </w:p>
    <w:p w14:paraId="5400A50B" w14:textId="77777777" w:rsidR="00C07262" w:rsidRPr="0022764C" w:rsidRDefault="004A758F">
      <w:pPr>
        <w:pStyle w:val="BodyText"/>
      </w:pPr>
      <w:r w:rsidRPr="0022764C">
        <w:t>All costs including overheads chargeable directly to the Production(s) but excluding:</w:t>
      </w:r>
    </w:p>
    <w:p w14:paraId="37C872EF" w14:textId="77777777" w:rsidR="00C07262" w:rsidRPr="0022764C" w:rsidRDefault="004A758F" w:rsidP="00662A63">
      <w:pPr>
        <w:pStyle w:val="BodyText"/>
        <w:numPr>
          <w:ilvl w:val="1"/>
          <w:numId w:val="279"/>
        </w:numPr>
        <w:ind w:left="454" w:hanging="454"/>
      </w:pPr>
      <w:r w:rsidRPr="0022764C">
        <w:t xml:space="preserve">costs of scenario, story rights, musical rights, dialogue, royalties, scripts, typing schedules or plans (unless such costs are rendered entirely valueless), insurance premiums, taxes, completion guarantee fees, interest or finance charges; </w:t>
      </w:r>
    </w:p>
    <w:p w14:paraId="1FEE0FCC" w14:textId="77777777" w:rsidR="00C07262" w:rsidRPr="0022764C" w:rsidRDefault="004A758F" w:rsidP="00662A63">
      <w:pPr>
        <w:pStyle w:val="BodyText"/>
        <w:numPr>
          <w:ilvl w:val="1"/>
          <w:numId w:val="279"/>
        </w:numPr>
        <w:ind w:left="454" w:hanging="454"/>
      </w:pPr>
      <w:r w:rsidRPr="0022764C">
        <w:t xml:space="preserve">costs and expenses relating to sets, props, wardrobes or equipment owned by the </w:t>
      </w:r>
      <w:r w:rsidRPr="0022764C">
        <w:rPr>
          <w:b/>
        </w:rPr>
        <w:t xml:space="preserve">Insured </w:t>
      </w:r>
      <w:r w:rsidRPr="0022764C">
        <w:t>unless specifically designed for a Production and subsequently rendered entirely valueless;</w:t>
      </w:r>
    </w:p>
    <w:p w14:paraId="0AE0B7D7" w14:textId="77777777" w:rsidR="00C07262" w:rsidRPr="0022764C" w:rsidRDefault="004A758F" w:rsidP="00662A63">
      <w:pPr>
        <w:pStyle w:val="BodyText"/>
        <w:numPr>
          <w:ilvl w:val="1"/>
          <w:numId w:val="279"/>
        </w:numPr>
        <w:ind w:left="454" w:hanging="454"/>
      </w:pPr>
      <w:r w:rsidRPr="0022764C">
        <w:t xml:space="preserve">any amount which the </w:t>
      </w:r>
      <w:r w:rsidRPr="0022764C">
        <w:rPr>
          <w:b/>
        </w:rPr>
        <w:t>Insured</w:t>
      </w:r>
      <w:r w:rsidRPr="0022764C">
        <w:t xml:space="preserve"> may be liable to pay to any director or partner of the </w:t>
      </w:r>
      <w:r w:rsidRPr="0022764C">
        <w:rPr>
          <w:b/>
        </w:rPr>
        <w:t xml:space="preserve">Insured </w:t>
      </w:r>
      <w:r w:rsidRPr="0022764C">
        <w:t>for salary or other payments incurred by reason of the Production(s) being interrupted or extended unless the services rendered by such person are in the capacity of producer, director, writer, actor or are directly related to the cost of the Production(s);</w:t>
      </w:r>
    </w:p>
    <w:p w14:paraId="69F96574" w14:textId="520727CE" w:rsidR="00C07262" w:rsidRPr="0022764C" w:rsidRDefault="004A758F" w:rsidP="00662A63">
      <w:pPr>
        <w:pStyle w:val="BodyText"/>
        <w:numPr>
          <w:ilvl w:val="1"/>
          <w:numId w:val="279"/>
        </w:numPr>
        <w:ind w:left="454" w:hanging="454"/>
      </w:pPr>
      <w:r w:rsidRPr="0022764C">
        <w:t xml:space="preserve">costs of replacement of </w:t>
      </w:r>
      <w:del w:id="156" w:author="stuart wolstenholme" w:date="2026-05-29T12:37:00Z" w16du:dateUtc="2026-05-29T11:37:00Z">
        <w:r w:rsidRPr="0022764C" w:rsidDel="00BB79CB">
          <w:delText>third party</w:delText>
        </w:r>
      </w:del>
      <w:ins w:id="157" w:author="stuart wolstenholme" w:date="2026-05-29T12:37:00Z" w16du:dateUtc="2026-05-29T11:37:00Z">
        <w:r w:rsidR="00BB79CB" w:rsidRPr="0022764C">
          <w:t>third-party</w:t>
        </w:r>
      </w:ins>
      <w:r w:rsidRPr="0022764C">
        <w:t xml:space="preserve"> proprietary software. In the event of abandonment, Gross Production Cost shall mean the amount of the contract value less:</w:t>
      </w:r>
    </w:p>
    <w:p w14:paraId="1FB615BE" w14:textId="77777777" w:rsidR="00C07262" w:rsidRPr="0022764C" w:rsidRDefault="004A758F" w:rsidP="00662A63">
      <w:pPr>
        <w:pStyle w:val="BodyText"/>
        <w:numPr>
          <w:ilvl w:val="0"/>
          <w:numId w:val="280"/>
        </w:numPr>
        <w:ind w:left="908" w:hanging="454"/>
      </w:pPr>
      <w:r w:rsidRPr="0022764C">
        <w:t>savings in costs and expenses between the date of abandonment and the anticipated completion date;</w:t>
      </w:r>
    </w:p>
    <w:p w14:paraId="276CE481" w14:textId="77777777" w:rsidR="00C07262" w:rsidRPr="0022764C" w:rsidRDefault="004A758F" w:rsidP="00662A63">
      <w:pPr>
        <w:pStyle w:val="BodyText"/>
        <w:numPr>
          <w:ilvl w:val="0"/>
          <w:numId w:val="280"/>
        </w:numPr>
        <w:ind w:left="908" w:hanging="454"/>
      </w:pPr>
      <w:r w:rsidRPr="0022764C">
        <w:t xml:space="preserve">the amounts, costs and expenses described in (a), (b), (c) and (d) above subject to the contract price having been reflected in the </w:t>
      </w:r>
      <w:r w:rsidRPr="0022764C">
        <w:rPr>
          <w:b/>
        </w:rPr>
        <w:t>Insured’s</w:t>
      </w:r>
      <w:r w:rsidRPr="0022764C">
        <w:t xml:space="preserve"> estimate of Gross Production Costs.</w:t>
      </w:r>
    </w:p>
    <w:p w14:paraId="1786F179" w14:textId="77777777" w:rsidR="00C07262" w:rsidRPr="0022764C" w:rsidRDefault="004A758F">
      <w:pPr>
        <w:pStyle w:val="Heading3"/>
      </w:pPr>
      <w:r w:rsidRPr="0022764C">
        <w:t>Principal Persons</w:t>
      </w:r>
    </w:p>
    <w:p w14:paraId="2EEA62CF" w14:textId="77777777" w:rsidR="00C07262" w:rsidRPr="0022764C" w:rsidRDefault="004A758F">
      <w:pPr>
        <w:pStyle w:val="BodyText"/>
      </w:pPr>
      <w:r w:rsidRPr="0022764C">
        <w:t>Any principal recording artiste, film star, director, producer, leading cameraman or recording effects man or any other person on whom the Production substantially depends.</w:t>
      </w:r>
    </w:p>
    <w:p w14:paraId="70DD6D59" w14:textId="77777777" w:rsidR="00C07262" w:rsidRPr="0022764C" w:rsidRDefault="004A758F">
      <w:pPr>
        <w:pStyle w:val="Heading3"/>
      </w:pPr>
      <w:r w:rsidRPr="0022764C">
        <w:lastRenderedPageBreak/>
        <w:t>Production</w:t>
      </w:r>
    </w:p>
    <w:p w14:paraId="79B8DA7A" w14:textId="77777777" w:rsidR="00C07262" w:rsidRPr="0022764C" w:rsidRDefault="004A758F">
      <w:pPr>
        <w:pStyle w:val="BodyText"/>
      </w:pPr>
      <w:r w:rsidRPr="0022764C">
        <w:t xml:space="preserve">Any film, video, multimedia production or conference or event (other than where income is generated by speculative ticket sales) undertaken by the </w:t>
      </w:r>
      <w:r w:rsidRPr="0022764C">
        <w:rPr>
          <w:b/>
        </w:rPr>
        <w:t>Insured</w:t>
      </w:r>
      <w:r w:rsidRPr="0022764C">
        <w:t>.</w:t>
      </w:r>
    </w:p>
    <w:p w14:paraId="43A270EF" w14:textId="77777777" w:rsidR="00C07262" w:rsidRPr="0022764C" w:rsidRDefault="004A758F">
      <w:pPr>
        <w:pStyle w:val="Heading3"/>
      </w:pPr>
      <w:r w:rsidRPr="0022764C">
        <w:t>Property Insured</w:t>
      </w:r>
    </w:p>
    <w:p w14:paraId="49D348FB" w14:textId="77777777" w:rsidR="00C07262" w:rsidRPr="0022764C" w:rsidRDefault="004A758F">
      <w:pPr>
        <w:pStyle w:val="BodyText"/>
      </w:pPr>
      <w:r w:rsidRPr="0022764C">
        <w:t xml:space="preserve">Raw film or tape stock, exposed film (developed or undeveloped), videotape (including time coded tapes and offline copies), matrices, lavenders, positives, inter-positives, working prints, cutting copies, fine grain prints, transparencies, cells, artwork and drawings and computer media of all types (excluding third party proprietary software) soundtracks and tapes used in connection therewith all the property of the </w:t>
      </w:r>
      <w:r w:rsidRPr="0022764C">
        <w:rPr>
          <w:b/>
        </w:rPr>
        <w:t>Insured</w:t>
      </w:r>
      <w:r w:rsidRPr="0022764C">
        <w:t xml:space="preserve"> or for which they are responsible.</w:t>
      </w:r>
    </w:p>
    <w:p w14:paraId="49A39BF3" w14:textId="77777777" w:rsidR="00C07262" w:rsidRPr="0022764C" w:rsidRDefault="004A758F">
      <w:pPr>
        <w:pStyle w:val="Heading3"/>
      </w:pPr>
      <w:r w:rsidRPr="0022764C">
        <w:t>The Cover</w:t>
      </w:r>
    </w:p>
    <w:p w14:paraId="24A2A028" w14:textId="77777777" w:rsidR="00C07262" w:rsidRPr="0022764C" w:rsidRDefault="004A758F">
      <w:pPr>
        <w:pStyle w:val="BodyText"/>
      </w:pPr>
      <w:r w:rsidRPr="0022764C">
        <w:t xml:space="preserve">The </w:t>
      </w:r>
      <w:r w:rsidRPr="0022764C">
        <w:rPr>
          <w:b/>
        </w:rPr>
        <w:t>Insurer</w:t>
      </w:r>
      <w:r w:rsidRPr="0022764C">
        <w:t xml:space="preserve"> will indemnify the </w:t>
      </w:r>
      <w:r w:rsidRPr="0022764C">
        <w:rPr>
          <w:b/>
        </w:rPr>
        <w:t xml:space="preserve">Insured </w:t>
      </w:r>
      <w:r w:rsidRPr="0022764C">
        <w:t>for:</w:t>
      </w:r>
    </w:p>
    <w:p w14:paraId="0DE6E112" w14:textId="77777777" w:rsidR="00C07262" w:rsidRPr="0022764C" w:rsidRDefault="004A758F" w:rsidP="00662A63">
      <w:pPr>
        <w:pStyle w:val="BodyText"/>
        <w:numPr>
          <w:ilvl w:val="0"/>
          <w:numId w:val="281"/>
        </w:numPr>
        <w:ind w:left="454" w:hanging="454"/>
      </w:pPr>
      <w:r w:rsidRPr="0022764C">
        <w:t xml:space="preserve">any net increase in the Gross Production Cost necessarily incurred by the </w:t>
      </w:r>
      <w:r w:rsidRPr="0022764C">
        <w:rPr>
          <w:b/>
        </w:rPr>
        <w:t>Insured</w:t>
      </w:r>
      <w:r w:rsidRPr="0022764C">
        <w:t xml:space="preserve"> in completion of the Production(s) so far as reasonably practicable in the manner originally intended;</w:t>
      </w:r>
    </w:p>
    <w:p w14:paraId="6D552E67" w14:textId="77777777" w:rsidR="00C07262" w:rsidRPr="0022764C" w:rsidRDefault="004A758F">
      <w:pPr>
        <w:pStyle w:val="BodyText"/>
        <w:ind w:left="454"/>
      </w:pPr>
      <w:r w:rsidRPr="0022764C">
        <w:t>and/or</w:t>
      </w:r>
    </w:p>
    <w:p w14:paraId="77E20E77" w14:textId="77777777" w:rsidR="00C07262" w:rsidRPr="0022764C" w:rsidRDefault="004A758F" w:rsidP="00662A63">
      <w:pPr>
        <w:pStyle w:val="BodyText"/>
        <w:numPr>
          <w:ilvl w:val="0"/>
          <w:numId w:val="281"/>
        </w:numPr>
        <w:ind w:left="454" w:hanging="454"/>
        <w:rPr>
          <w:b/>
        </w:rPr>
      </w:pPr>
      <w:r w:rsidRPr="0022764C">
        <w:t xml:space="preserve">the amount of the Gross Production Cost expended prior to the Production(s) being unavoidably interrupted, postponed, cancelled or abandoned with the prior written consent of the </w:t>
      </w:r>
      <w:r w:rsidRPr="0022764C">
        <w:rPr>
          <w:b/>
        </w:rPr>
        <w:t>Insurer</w:t>
      </w:r>
      <w:r w:rsidRPr="0022764C">
        <w:t>;</w:t>
      </w:r>
    </w:p>
    <w:p w14:paraId="3651DE8C" w14:textId="77777777" w:rsidR="00C07262" w:rsidRPr="0022764C" w:rsidRDefault="004A758F">
      <w:pPr>
        <w:pStyle w:val="BodyText"/>
        <w:ind w:left="454"/>
      </w:pPr>
      <w:r w:rsidRPr="0022764C">
        <w:t>and/or</w:t>
      </w:r>
    </w:p>
    <w:p w14:paraId="7DD36950" w14:textId="77777777" w:rsidR="00C07262" w:rsidRPr="0022764C" w:rsidRDefault="004A758F" w:rsidP="00662A63">
      <w:pPr>
        <w:pStyle w:val="BodyText"/>
        <w:numPr>
          <w:ilvl w:val="0"/>
          <w:numId w:val="281"/>
        </w:numPr>
        <w:ind w:left="454" w:hanging="454"/>
      </w:pPr>
      <w:r w:rsidRPr="0022764C">
        <w:t xml:space="preserve">additional expenditure necessarily and reasonably incurred to recompile or restore data or software which has been produced or developed directly in connection with an insured Production(s); </w:t>
      </w:r>
    </w:p>
    <w:p w14:paraId="327C14B4" w14:textId="77777777" w:rsidR="00C07262" w:rsidRPr="0022764C" w:rsidRDefault="004A758F">
      <w:pPr>
        <w:pStyle w:val="BodyText"/>
      </w:pPr>
      <w:r w:rsidRPr="0022764C">
        <w:t>arising as a result of:</w:t>
      </w:r>
    </w:p>
    <w:p w14:paraId="5D3313EE" w14:textId="77777777" w:rsidR="00C07262" w:rsidRPr="0022764C" w:rsidRDefault="004A758F" w:rsidP="00662A63">
      <w:pPr>
        <w:pStyle w:val="BodyText"/>
        <w:numPr>
          <w:ilvl w:val="0"/>
          <w:numId w:val="282"/>
        </w:numPr>
        <w:ind w:left="454" w:hanging="454"/>
      </w:pPr>
      <w:r w:rsidRPr="0022764C">
        <w:t>Multimedia Sub-Section</w:t>
      </w:r>
    </w:p>
    <w:p w14:paraId="0B9089CD" w14:textId="1782CAB1" w:rsidR="00C07262" w:rsidRPr="0022764C" w:rsidRDefault="004A758F">
      <w:pPr>
        <w:pStyle w:val="BodyText"/>
        <w:ind w:left="454"/>
      </w:pPr>
      <w:r w:rsidRPr="0022764C">
        <w:rPr>
          <w:b/>
        </w:rPr>
        <w:t>Damage</w:t>
      </w:r>
      <w:r w:rsidRPr="0022764C">
        <w:t xml:space="preserve"> (including impairment or distortion of image) not otherwise excluded to the Property Insured whilst within the Geographical Limits stated in the </w:t>
      </w:r>
      <w:r w:rsidRPr="0022764C">
        <w:rPr>
          <w:b/>
        </w:rPr>
        <w:t>Schedule</w:t>
      </w:r>
      <w:r w:rsidRPr="0022764C">
        <w:t xml:space="preserve"> occurring during the </w:t>
      </w:r>
      <w:r w:rsidRPr="0022764C">
        <w:rPr>
          <w:b/>
        </w:rPr>
        <w:t>Period of Insurance</w:t>
      </w:r>
      <w:r w:rsidRPr="0022764C">
        <w:t>.</w:t>
      </w:r>
    </w:p>
    <w:p w14:paraId="43032602" w14:textId="77777777" w:rsidR="00C07262" w:rsidRPr="0022764C" w:rsidRDefault="004A758F" w:rsidP="00662A63">
      <w:pPr>
        <w:pStyle w:val="BodyText"/>
        <w:numPr>
          <w:ilvl w:val="0"/>
          <w:numId w:val="282"/>
        </w:numPr>
        <w:ind w:left="454" w:hanging="454"/>
      </w:pPr>
      <w:r w:rsidRPr="0022764C">
        <w:t xml:space="preserve">Producers Indemnity Sub-Section </w:t>
      </w:r>
    </w:p>
    <w:p w14:paraId="6AD5FED4" w14:textId="77777777" w:rsidR="00C07262" w:rsidRPr="0022764C" w:rsidRDefault="004A758F">
      <w:pPr>
        <w:pStyle w:val="BodyText"/>
        <w:ind w:left="454"/>
      </w:pPr>
      <w:r w:rsidRPr="0022764C">
        <w:t xml:space="preserve">any cause beyond the control of the </w:t>
      </w:r>
      <w:r w:rsidRPr="0022764C">
        <w:rPr>
          <w:b/>
        </w:rPr>
        <w:t>Insured</w:t>
      </w:r>
      <w:r w:rsidRPr="0022764C">
        <w:t xml:space="preserve"> not otherwise excluded occurring during the </w:t>
      </w:r>
      <w:r w:rsidRPr="0022764C">
        <w:rPr>
          <w:b/>
        </w:rPr>
        <w:t>Period of Insurance.</w:t>
      </w:r>
    </w:p>
    <w:p w14:paraId="2E9DFEA2" w14:textId="77777777" w:rsidR="00C07262" w:rsidRPr="0022764C" w:rsidRDefault="004A758F">
      <w:pPr>
        <w:pStyle w:val="Heading3"/>
      </w:pPr>
      <w:r w:rsidRPr="0022764C">
        <w:t>Amount Payable</w:t>
      </w:r>
    </w:p>
    <w:p w14:paraId="7E3E4AD0" w14:textId="77777777" w:rsidR="00C07262" w:rsidRPr="0022764C" w:rsidRDefault="004A758F">
      <w:pPr>
        <w:pStyle w:val="BodyText"/>
      </w:pPr>
      <w:r w:rsidRPr="0022764C">
        <w:t>(Annual)</w:t>
      </w:r>
    </w:p>
    <w:p w14:paraId="36C91615" w14:textId="0FA6B28F" w:rsidR="00C07262" w:rsidRPr="0022764C" w:rsidRDefault="004A758F">
      <w:pPr>
        <w:pStyle w:val="BodyText"/>
      </w:pPr>
      <w:r w:rsidRPr="0022764C">
        <w:t xml:space="preserve">The </w:t>
      </w:r>
      <w:r w:rsidRPr="0022764C">
        <w:rPr>
          <w:b/>
        </w:rPr>
        <w:t>Insurer’s</w:t>
      </w:r>
      <w:r w:rsidRPr="0022764C">
        <w:t xml:space="preserve"> maximum liability in respect of any one Production will not exceed the Limit of Indemnity as stated in the </w:t>
      </w:r>
      <w:r w:rsidRPr="0022764C">
        <w:rPr>
          <w:b/>
        </w:rPr>
        <w:t>Schedule</w:t>
      </w:r>
      <w:r w:rsidRPr="0022764C">
        <w:t xml:space="preserve">. </w:t>
      </w:r>
    </w:p>
    <w:p w14:paraId="5B60FBAB" w14:textId="77777777" w:rsidR="00C07262" w:rsidRPr="0022764C" w:rsidRDefault="004A758F">
      <w:pPr>
        <w:pStyle w:val="Heading1"/>
      </w:pPr>
      <w:r w:rsidRPr="0022764C">
        <w:t>Extensions</w:t>
      </w:r>
    </w:p>
    <w:p w14:paraId="32A3B95F" w14:textId="77777777" w:rsidR="00C07262" w:rsidRPr="0022764C" w:rsidRDefault="004A758F">
      <w:pPr>
        <w:pStyle w:val="Heading3"/>
      </w:pPr>
      <w:r w:rsidRPr="0022764C">
        <w:t>Agency and Talent Costs</w:t>
      </w:r>
    </w:p>
    <w:p w14:paraId="4E0B3AB7" w14:textId="0F28DA76" w:rsidR="00C07262" w:rsidRPr="0022764C" w:rsidRDefault="004A758F">
      <w:pPr>
        <w:pStyle w:val="BodyText"/>
      </w:pPr>
      <w:r w:rsidRPr="0022764C">
        <w:t xml:space="preserve">This </w:t>
      </w:r>
      <w:r w:rsidRPr="0022764C">
        <w:rPr>
          <w:b/>
        </w:rPr>
        <w:t>Extension</w:t>
      </w:r>
      <w:r w:rsidRPr="0022764C">
        <w:t xml:space="preserve"> covers the reasonable agency costs (as specified in Item 17(</w:t>
      </w:r>
      <w:del w:id="158" w:author="stuart wolstenholme" w:date="2026-05-29T12:37:00Z" w16du:dateUtc="2026-05-29T11:37:00Z">
        <w:r w:rsidRPr="0022764C" w:rsidDel="00BB79CB">
          <w:delText>i</w:delText>
        </w:r>
      </w:del>
      <w:ins w:id="159" w:author="stuart wolstenholme" w:date="2026-05-29T12:37:00Z" w16du:dateUtc="2026-05-29T11:37:00Z">
        <w:r w:rsidR="00BB79CB" w:rsidRPr="0022764C">
          <w:t>I</w:t>
        </w:r>
      </w:ins>
      <w:r w:rsidRPr="0022764C">
        <w:t xml:space="preserve">) of the APA agreement) up to 25% with a maximum of GBP 30,000 (thirty thousand pounds sterling) any one Production or as otherwise stated in the </w:t>
      </w:r>
      <w:r w:rsidRPr="0022764C">
        <w:rPr>
          <w:b/>
        </w:rPr>
        <w:t>Schedule</w:t>
      </w:r>
      <w:r w:rsidRPr="0022764C">
        <w:t xml:space="preserve"> following </w:t>
      </w:r>
      <w:r w:rsidRPr="0022764C">
        <w:rPr>
          <w:b/>
        </w:rPr>
        <w:t>Damage</w:t>
      </w:r>
      <w:r w:rsidRPr="0022764C">
        <w:t xml:space="preserve"> to the Property Insured.</w:t>
      </w:r>
    </w:p>
    <w:p w14:paraId="1FD86A14" w14:textId="30BD85E2" w:rsidR="00C07262" w:rsidRPr="0022764C" w:rsidRDefault="004A758F">
      <w:pPr>
        <w:pStyle w:val="BodyText"/>
      </w:pPr>
      <w:r w:rsidRPr="0022764C">
        <w:t xml:space="preserve">This </w:t>
      </w:r>
      <w:r w:rsidRPr="0022764C">
        <w:rPr>
          <w:b/>
        </w:rPr>
        <w:t>Extension</w:t>
      </w:r>
      <w:r w:rsidRPr="0022764C">
        <w:t xml:space="preserve"> also covers talent costs in excess of the declared </w:t>
      </w:r>
      <w:r w:rsidRPr="0022764C">
        <w:rPr>
          <w:b/>
        </w:rPr>
        <w:t>Sum Insured</w:t>
      </w:r>
      <w:r w:rsidRPr="0022764C">
        <w:t xml:space="preserve"> for each Production of up to 25% but not exceeding GBP 30,000 (thirty thousand pounds sterling) any one Production or as otherwise stated in the </w:t>
      </w:r>
      <w:r w:rsidRPr="0022764C">
        <w:rPr>
          <w:b/>
        </w:rPr>
        <w:t>Schedule</w:t>
      </w:r>
      <w:r w:rsidRPr="0022764C">
        <w:t xml:space="preserve"> in all where the </w:t>
      </w:r>
      <w:r w:rsidRPr="0022764C">
        <w:rPr>
          <w:b/>
        </w:rPr>
        <w:t xml:space="preserve">Insured </w:t>
      </w:r>
      <w:r w:rsidRPr="0022764C">
        <w:t>is contractually responsible for such costs.</w:t>
      </w:r>
    </w:p>
    <w:p w14:paraId="4C6A54CF" w14:textId="77777777" w:rsidR="00C07262" w:rsidRPr="0022764C" w:rsidRDefault="004A758F">
      <w:pPr>
        <w:pStyle w:val="Heading3"/>
      </w:pPr>
      <w:r w:rsidRPr="0022764C">
        <w:t>Archive Material</w:t>
      </w:r>
    </w:p>
    <w:p w14:paraId="26447758" w14:textId="77777777" w:rsidR="00C07262" w:rsidRPr="0022764C" w:rsidRDefault="004A758F">
      <w:pPr>
        <w:pStyle w:val="BodyText"/>
      </w:pPr>
      <w:r w:rsidRPr="0022764C">
        <w:t xml:space="preserve">This </w:t>
      </w:r>
      <w:r w:rsidRPr="0022764C">
        <w:rPr>
          <w:b/>
        </w:rPr>
        <w:t>Extension</w:t>
      </w:r>
      <w:r w:rsidRPr="0022764C">
        <w:t xml:space="preserve"> covers the cost of reduplicating or reprinting archive material on loan/hire to the </w:t>
      </w:r>
      <w:r w:rsidRPr="0022764C">
        <w:rPr>
          <w:b/>
        </w:rPr>
        <w:t>Insured</w:t>
      </w:r>
      <w:r w:rsidRPr="0022764C">
        <w:t xml:space="preserve"> in the event of its </w:t>
      </w:r>
      <w:r w:rsidRPr="0022764C">
        <w:rPr>
          <w:b/>
        </w:rPr>
        <w:t>Damage</w:t>
      </w:r>
      <w:r w:rsidRPr="0022764C">
        <w:t>.</w:t>
      </w:r>
    </w:p>
    <w:p w14:paraId="2BA34542" w14:textId="77777777" w:rsidR="00C07262" w:rsidRPr="0022764C" w:rsidRDefault="004A758F">
      <w:pPr>
        <w:pStyle w:val="Heading3"/>
      </w:pPr>
      <w:r w:rsidRPr="0022764C">
        <w:t>Automatic Reinstatement</w:t>
      </w:r>
    </w:p>
    <w:p w14:paraId="31A4CA19" w14:textId="77777777" w:rsidR="00C07262" w:rsidRPr="0022764C" w:rsidRDefault="004A758F">
      <w:pPr>
        <w:pStyle w:val="BodyText"/>
      </w:pPr>
      <w:r w:rsidRPr="0022764C">
        <w:t xml:space="preserve">In consideration of the insurance not being reduced by the amount of any loss the </w:t>
      </w:r>
      <w:r w:rsidRPr="0022764C">
        <w:rPr>
          <w:b/>
        </w:rPr>
        <w:t xml:space="preserve">Insured </w:t>
      </w:r>
      <w:r w:rsidRPr="0022764C">
        <w:t xml:space="preserve">shall pay the appropriate extra premium on the amount of the loss from the date thereof to the date of the expiry of the </w:t>
      </w:r>
      <w:r w:rsidRPr="0022764C">
        <w:rPr>
          <w:b/>
        </w:rPr>
        <w:t>Period of Insurance</w:t>
      </w:r>
      <w:r w:rsidRPr="0022764C">
        <w:t>.</w:t>
      </w:r>
    </w:p>
    <w:p w14:paraId="19E9E1BF" w14:textId="77777777" w:rsidR="00C07262" w:rsidRPr="0022764C" w:rsidRDefault="004A758F">
      <w:pPr>
        <w:pStyle w:val="Heading3"/>
      </w:pPr>
      <w:r w:rsidRPr="0022764C">
        <w:t>Storage</w:t>
      </w:r>
    </w:p>
    <w:p w14:paraId="3C862CDC" w14:textId="77777777" w:rsidR="00C07262" w:rsidRPr="0022764C" w:rsidRDefault="004A758F">
      <w:pPr>
        <w:pStyle w:val="BodyText"/>
      </w:pPr>
      <w:r w:rsidRPr="0022764C">
        <w:t xml:space="preserve">This </w:t>
      </w:r>
      <w:r w:rsidRPr="0022764C">
        <w:rPr>
          <w:b/>
        </w:rPr>
        <w:t>Extension</w:t>
      </w:r>
      <w:r w:rsidRPr="0022764C">
        <w:t xml:space="preserve"> covers the extra expenses sustained as a result of </w:t>
      </w:r>
      <w:r w:rsidRPr="0022764C">
        <w:rPr>
          <w:b/>
        </w:rPr>
        <w:t>Damage</w:t>
      </w:r>
      <w:r w:rsidRPr="0022764C">
        <w:t xml:space="preserve"> to the Property Insured for a period of 12 (twelve) months after completion of the edited master unless contractual responsibility exists with the Agency to arrange insurance or at the expiration of the </w:t>
      </w:r>
      <w:r w:rsidRPr="0022764C">
        <w:rPr>
          <w:b/>
        </w:rPr>
        <w:t>Period of Insurance</w:t>
      </w:r>
      <w:r w:rsidRPr="0022764C">
        <w:t xml:space="preserve"> whichever occurs soonest.</w:t>
      </w:r>
    </w:p>
    <w:p w14:paraId="0273D0E9" w14:textId="77777777" w:rsidR="00C07262" w:rsidRPr="0022764C" w:rsidRDefault="004A758F">
      <w:pPr>
        <w:pStyle w:val="Heading1"/>
      </w:pPr>
      <w:r w:rsidRPr="0022764C">
        <w:t>Exclusions</w:t>
      </w:r>
    </w:p>
    <w:p w14:paraId="30223E15" w14:textId="77777777" w:rsidR="00C07262" w:rsidRPr="0022764C" w:rsidRDefault="004A758F">
      <w:pPr>
        <w:pStyle w:val="BodyText"/>
      </w:pPr>
      <w:r w:rsidRPr="0022764C">
        <w:t>(applicable to Multimedia Sub-Section only)</w:t>
      </w:r>
    </w:p>
    <w:p w14:paraId="2CB47164" w14:textId="77777777" w:rsidR="00C07262" w:rsidRPr="0022764C" w:rsidRDefault="004A758F">
      <w:pPr>
        <w:pStyle w:val="BodyText"/>
      </w:pPr>
      <w:r w:rsidRPr="0022764C">
        <w:t xml:space="preserve">The </w:t>
      </w:r>
      <w:r w:rsidRPr="0022764C">
        <w:rPr>
          <w:b/>
        </w:rPr>
        <w:t>Insurer</w:t>
      </w:r>
      <w:r w:rsidRPr="0022764C">
        <w:t xml:space="preserve"> will not be liable for </w:t>
      </w:r>
      <w:r w:rsidRPr="0022764C">
        <w:rPr>
          <w:b/>
        </w:rPr>
        <w:t>Damage</w:t>
      </w:r>
      <w:r w:rsidRPr="0022764C">
        <w:t xml:space="preserve"> to the Property Insured or any loss or expense whatsoever or </w:t>
      </w:r>
      <w:r w:rsidRPr="0022764C">
        <w:rPr>
          <w:b/>
        </w:rPr>
        <w:t>Consequential Loss</w:t>
      </w:r>
      <w:r w:rsidRPr="0022764C">
        <w:t>:</w:t>
      </w:r>
    </w:p>
    <w:p w14:paraId="216ED7EE" w14:textId="77777777" w:rsidR="00C07262" w:rsidRPr="0022764C" w:rsidRDefault="004A758F" w:rsidP="00662A63">
      <w:pPr>
        <w:pStyle w:val="BodyText"/>
        <w:numPr>
          <w:ilvl w:val="3"/>
          <w:numId w:val="283"/>
        </w:numPr>
        <w:ind w:left="454" w:hanging="454"/>
      </w:pPr>
      <w:r w:rsidRPr="0022764C">
        <w:t>occasioned by or happening through:</w:t>
      </w:r>
    </w:p>
    <w:p w14:paraId="345E8DB1" w14:textId="77777777" w:rsidR="00C07262" w:rsidRPr="0022764C" w:rsidRDefault="004A758F" w:rsidP="00662A63">
      <w:pPr>
        <w:pStyle w:val="BodyText"/>
        <w:numPr>
          <w:ilvl w:val="1"/>
          <w:numId w:val="285"/>
        </w:numPr>
        <w:ind w:left="908" w:hanging="454"/>
      </w:pPr>
      <w:r w:rsidRPr="0022764C">
        <w:t>theft from any unattended unlocked vehicle;</w:t>
      </w:r>
    </w:p>
    <w:p w14:paraId="2A6E9D0A" w14:textId="77777777" w:rsidR="00C07262" w:rsidRPr="0022764C" w:rsidRDefault="004A758F" w:rsidP="00662A63">
      <w:pPr>
        <w:pStyle w:val="BodyText"/>
        <w:numPr>
          <w:ilvl w:val="1"/>
          <w:numId w:val="285"/>
        </w:numPr>
        <w:ind w:left="908" w:hanging="454"/>
      </w:pPr>
      <w:r w:rsidRPr="0022764C">
        <w:t xml:space="preserve">errors of judgment in exposure, lighting, sound recording selection or use of equipment or faulty manipulation by the </w:t>
      </w:r>
      <w:r w:rsidRPr="0022764C">
        <w:rPr>
          <w:b/>
        </w:rPr>
        <w:t>Insured</w:t>
      </w:r>
      <w:r w:rsidRPr="0022764C">
        <w:t>;</w:t>
      </w:r>
    </w:p>
    <w:p w14:paraId="708B4506" w14:textId="77777777" w:rsidR="00C07262" w:rsidRPr="0022764C" w:rsidRDefault="004A758F" w:rsidP="00662A63">
      <w:pPr>
        <w:pStyle w:val="BodyText"/>
        <w:numPr>
          <w:ilvl w:val="3"/>
          <w:numId w:val="283"/>
        </w:numPr>
        <w:ind w:left="454" w:hanging="454"/>
        <w:rPr>
          <w:b/>
        </w:rPr>
      </w:pPr>
      <w:r w:rsidRPr="0022764C">
        <w:t xml:space="preserve">directly or in any way caused by airport or customs security checks or apparatus unless properly labelled and beyond the control of the </w:t>
      </w:r>
      <w:r w:rsidRPr="0022764C">
        <w:rPr>
          <w:b/>
        </w:rPr>
        <w:t>Insured</w:t>
      </w:r>
      <w:r w:rsidRPr="0022764C">
        <w:t>;</w:t>
      </w:r>
    </w:p>
    <w:p w14:paraId="29E3E075" w14:textId="77777777" w:rsidR="00C07262" w:rsidRPr="0022764C" w:rsidRDefault="004A758F" w:rsidP="00662A63">
      <w:pPr>
        <w:pStyle w:val="BodyText"/>
        <w:numPr>
          <w:ilvl w:val="3"/>
          <w:numId w:val="283"/>
        </w:numPr>
        <w:ind w:left="454" w:hanging="454"/>
      </w:pPr>
      <w:r w:rsidRPr="0022764C">
        <w:t>occasioned by or happening through:</w:t>
      </w:r>
    </w:p>
    <w:p w14:paraId="2626A3ED" w14:textId="77777777" w:rsidR="00C07262" w:rsidRPr="0022764C" w:rsidRDefault="004A758F" w:rsidP="00662A63">
      <w:pPr>
        <w:pStyle w:val="BodyText"/>
        <w:numPr>
          <w:ilvl w:val="0"/>
          <w:numId w:val="284"/>
        </w:numPr>
        <w:ind w:left="908" w:hanging="454"/>
      </w:pPr>
      <w:r w:rsidRPr="0022764C">
        <w:lastRenderedPageBreak/>
        <w:t>the costs of rectifying programming errors or design defects in software;</w:t>
      </w:r>
    </w:p>
    <w:p w14:paraId="336B7026" w14:textId="6B62F5DD" w:rsidR="00C07262" w:rsidRPr="0022764C" w:rsidRDefault="004A758F" w:rsidP="00662A63">
      <w:pPr>
        <w:pStyle w:val="BodyText"/>
        <w:numPr>
          <w:ilvl w:val="0"/>
          <w:numId w:val="284"/>
        </w:numPr>
        <w:ind w:left="908" w:hanging="454"/>
      </w:pPr>
      <w:r w:rsidRPr="0022764C">
        <w:t xml:space="preserve">in respect of </w:t>
      </w:r>
      <w:del w:id="160" w:author="stuart wolstenholme" w:date="2026-05-29T12:37:00Z" w16du:dateUtc="2026-05-29T11:37:00Z">
        <w:r w:rsidRPr="0022764C" w:rsidDel="00BB79CB">
          <w:delText>third party</w:delText>
        </w:r>
      </w:del>
      <w:ins w:id="161" w:author="stuart wolstenholme" w:date="2026-05-29T12:37:00Z" w16du:dateUtc="2026-05-29T11:37:00Z">
        <w:r w:rsidR="00BB79CB" w:rsidRPr="0022764C">
          <w:t>third-party</w:t>
        </w:r>
      </w:ins>
      <w:r w:rsidRPr="0022764C">
        <w:t xml:space="preserve"> proprietary software only programming errors or design defects but this Exclusion will not apply to additional expenditure consequent upon erasure, destruction, corruption or distortion of other software caused by programming errors or design defects in third party proprietary software;</w:t>
      </w:r>
    </w:p>
    <w:p w14:paraId="3BBA2C5C" w14:textId="77777777" w:rsidR="00C07262" w:rsidRPr="0022764C" w:rsidRDefault="004A758F" w:rsidP="00662A63">
      <w:pPr>
        <w:pStyle w:val="BodyText"/>
        <w:numPr>
          <w:ilvl w:val="3"/>
          <w:numId w:val="283"/>
        </w:numPr>
        <w:ind w:left="454" w:hanging="454"/>
      </w:pPr>
      <w:r w:rsidRPr="0022764C">
        <w:t xml:space="preserve">in consequence of the use by the </w:t>
      </w:r>
      <w:r w:rsidRPr="0022764C">
        <w:rPr>
          <w:b/>
        </w:rPr>
        <w:t>Insured</w:t>
      </w:r>
      <w:r w:rsidRPr="0022764C">
        <w:t xml:space="preserve"> of software in respect of which development has not been finalised or which has not passed all testing procedures or which has not been successfully proven;</w:t>
      </w:r>
    </w:p>
    <w:p w14:paraId="704494FE" w14:textId="77777777" w:rsidR="00C07262" w:rsidRPr="0022764C" w:rsidRDefault="004A758F" w:rsidP="00662A63">
      <w:pPr>
        <w:pStyle w:val="BodyText"/>
        <w:numPr>
          <w:ilvl w:val="3"/>
          <w:numId w:val="283"/>
        </w:numPr>
        <w:ind w:left="454" w:hanging="454"/>
      </w:pPr>
      <w:r w:rsidRPr="0022764C">
        <w:t>in consequence of failure to comply with manufacturers’ recommendations relating to the storage of computer media;</w:t>
      </w:r>
    </w:p>
    <w:p w14:paraId="1214D0BC" w14:textId="77777777" w:rsidR="00C07262" w:rsidRPr="0022764C" w:rsidRDefault="004A758F" w:rsidP="00662A63">
      <w:pPr>
        <w:pStyle w:val="BodyText"/>
        <w:numPr>
          <w:ilvl w:val="3"/>
          <w:numId w:val="283"/>
        </w:numPr>
        <w:ind w:left="454" w:hanging="454"/>
      </w:pPr>
      <w:r w:rsidRPr="0022764C">
        <w:t>arising directly or in any way as a result of or contributed to by foot and mouth disease.</w:t>
      </w:r>
    </w:p>
    <w:p w14:paraId="43986489" w14:textId="77777777" w:rsidR="00C07262" w:rsidRPr="0022764C" w:rsidRDefault="004A758F">
      <w:pPr>
        <w:pStyle w:val="Heading1"/>
      </w:pPr>
      <w:r w:rsidRPr="0022764C">
        <w:t>Exclusions</w:t>
      </w:r>
    </w:p>
    <w:p w14:paraId="4855A400" w14:textId="77777777" w:rsidR="00C07262" w:rsidRPr="0022764C" w:rsidRDefault="004A758F">
      <w:pPr>
        <w:pStyle w:val="BodyText"/>
      </w:pPr>
      <w:r w:rsidRPr="0022764C">
        <w:t>(applicable to the Producers Indemnity Sub-Section only)</w:t>
      </w:r>
    </w:p>
    <w:p w14:paraId="188171BD" w14:textId="77777777" w:rsidR="00C07262" w:rsidRPr="0022764C" w:rsidRDefault="004A758F">
      <w:pPr>
        <w:pStyle w:val="BodyText"/>
      </w:pPr>
      <w:r w:rsidRPr="0022764C">
        <w:t xml:space="preserve">The </w:t>
      </w:r>
      <w:r w:rsidRPr="0022764C">
        <w:rPr>
          <w:b/>
        </w:rPr>
        <w:t>Insurer</w:t>
      </w:r>
      <w:r w:rsidRPr="0022764C">
        <w:t xml:space="preserve"> will not be liable: </w:t>
      </w:r>
    </w:p>
    <w:p w14:paraId="38F51C0E" w14:textId="77777777"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arising from the incapacity of any person:</w:t>
      </w:r>
    </w:p>
    <w:p w14:paraId="2E420800" w14:textId="77777777" w:rsidR="00C07262" w:rsidRPr="0022764C" w:rsidRDefault="004A758F" w:rsidP="00662A63">
      <w:pPr>
        <w:pStyle w:val="BodyText"/>
        <w:numPr>
          <w:ilvl w:val="0"/>
          <w:numId w:val="287"/>
        </w:numPr>
        <w:ind w:left="908" w:hanging="454"/>
      </w:pPr>
      <w:r w:rsidRPr="0022764C">
        <w:t xml:space="preserve">due to any hazardous act, feat or performance undertaken in connection with an insured Production unless the </w:t>
      </w:r>
      <w:r w:rsidRPr="0022764C">
        <w:rPr>
          <w:b/>
        </w:rPr>
        <w:t>Insurer</w:t>
      </w:r>
      <w:r w:rsidRPr="0022764C">
        <w:t xml:space="preserve"> has specifically agreed to provide such cover;</w:t>
      </w:r>
    </w:p>
    <w:p w14:paraId="3639A358" w14:textId="77777777" w:rsidR="00C07262" w:rsidRPr="0022764C" w:rsidRDefault="004A758F" w:rsidP="00662A63">
      <w:pPr>
        <w:pStyle w:val="BodyText"/>
        <w:numPr>
          <w:ilvl w:val="0"/>
          <w:numId w:val="287"/>
        </w:numPr>
        <w:ind w:left="908" w:hanging="454"/>
      </w:pPr>
      <w:r w:rsidRPr="0022764C">
        <w:t>due to venereal disease, AIDS, the illicit taking of drugs or the effects or influence of intoxicating liquor;</w:t>
      </w:r>
    </w:p>
    <w:p w14:paraId="5C3C3B69" w14:textId="77777777" w:rsidR="00C07262" w:rsidRPr="0022764C" w:rsidRDefault="004A758F" w:rsidP="00662A63">
      <w:pPr>
        <w:pStyle w:val="BodyText"/>
        <w:numPr>
          <w:ilvl w:val="0"/>
          <w:numId w:val="287"/>
        </w:numPr>
        <w:ind w:left="908" w:hanging="454"/>
      </w:pPr>
      <w:r w:rsidRPr="0022764C">
        <w:t>caused by or contributed to by menstruation, pregnancy, childbirth or conditions pertaining thereto;</w:t>
      </w:r>
    </w:p>
    <w:p w14:paraId="0DC02030" w14:textId="77777777" w:rsidR="00C07262" w:rsidRPr="0022764C" w:rsidRDefault="004A758F" w:rsidP="00662A63">
      <w:pPr>
        <w:pStyle w:val="BodyText"/>
        <w:numPr>
          <w:ilvl w:val="0"/>
          <w:numId w:val="287"/>
        </w:numPr>
        <w:ind w:left="908" w:hanging="454"/>
      </w:pPr>
      <w:r w:rsidRPr="0022764C">
        <w:t>directly or in any way caused by or contributed to by mumps, chicken pox, measles, German measles, whooping cough, scarlet fever, tonsillitis or diphtheria if such person is less than 15 (fifteen) years of age;</w:t>
      </w:r>
    </w:p>
    <w:p w14:paraId="1E9F7A47" w14:textId="77777777" w:rsidR="00C07262" w:rsidRPr="0022764C" w:rsidRDefault="004A758F" w:rsidP="00662A63">
      <w:pPr>
        <w:pStyle w:val="BodyText"/>
        <w:numPr>
          <w:ilvl w:val="0"/>
          <w:numId w:val="287"/>
        </w:numPr>
        <w:ind w:left="908" w:hanging="454"/>
      </w:pPr>
      <w:r w:rsidRPr="0022764C">
        <w:t xml:space="preserve">who at the commencement of any insured Production or at the time of engagement is less than 4 (four) years of age or more than 70 (seventy) years of age unless details of such persons’ involvement have been agreed by the </w:t>
      </w:r>
      <w:r w:rsidRPr="0022764C">
        <w:rPr>
          <w:b/>
        </w:rPr>
        <w:t>Insurer</w:t>
      </w:r>
      <w:r w:rsidRPr="0022764C">
        <w:t>;</w:t>
      </w:r>
    </w:p>
    <w:p w14:paraId="6722A90B" w14:textId="77777777" w:rsidR="00C07262" w:rsidRPr="0022764C" w:rsidRDefault="004A758F" w:rsidP="00662A63">
      <w:pPr>
        <w:pStyle w:val="BodyText"/>
        <w:numPr>
          <w:ilvl w:val="0"/>
          <w:numId w:val="287"/>
        </w:numPr>
        <w:ind w:left="908" w:hanging="454"/>
      </w:pPr>
      <w:r w:rsidRPr="0022764C">
        <w:t xml:space="preserve">arising from any illness, disease or condition known to or which was manifest to the </w:t>
      </w:r>
      <w:r w:rsidRPr="0022764C">
        <w:rPr>
          <w:b/>
        </w:rPr>
        <w:t>Insured</w:t>
      </w:r>
      <w:r w:rsidRPr="0022764C">
        <w:t xml:space="preserve"> or the person at the time of engagement;</w:t>
      </w:r>
    </w:p>
    <w:p w14:paraId="37BBEE21" w14:textId="77777777"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caused or contributed to by:</w:t>
      </w:r>
    </w:p>
    <w:p w14:paraId="3FAB2761" w14:textId="77777777" w:rsidR="00C07262" w:rsidRPr="0022764C" w:rsidRDefault="004A758F" w:rsidP="00662A63">
      <w:pPr>
        <w:pStyle w:val="BodyText"/>
        <w:numPr>
          <w:ilvl w:val="0"/>
          <w:numId w:val="288"/>
        </w:numPr>
        <w:ind w:left="908" w:hanging="454"/>
      </w:pPr>
      <w:r w:rsidRPr="0022764C">
        <w:t>variations in the rate of exchange or stability of any currency;</w:t>
      </w:r>
    </w:p>
    <w:p w14:paraId="24128157" w14:textId="77777777" w:rsidR="00C07262" w:rsidRPr="0022764C" w:rsidRDefault="004A758F" w:rsidP="00662A63">
      <w:pPr>
        <w:pStyle w:val="BodyText"/>
        <w:numPr>
          <w:ilvl w:val="0"/>
          <w:numId w:val="288"/>
        </w:numPr>
        <w:ind w:left="908" w:hanging="454"/>
      </w:pPr>
      <w:r w:rsidRPr="0022764C">
        <w:t xml:space="preserve">the insolvency of the </w:t>
      </w:r>
      <w:r w:rsidRPr="0022764C">
        <w:rPr>
          <w:b/>
        </w:rPr>
        <w:t>Insured</w:t>
      </w:r>
      <w:r w:rsidRPr="0022764C">
        <w:t xml:space="preserve"> or insufficient finance whenever or however such insufficiency may occur, or lack of support;</w:t>
      </w:r>
    </w:p>
    <w:p w14:paraId="74F8BCEC" w14:textId="77777777" w:rsidR="00C07262" w:rsidRPr="0022764C" w:rsidRDefault="004A758F" w:rsidP="00662A63">
      <w:pPr>
        <w:pStyle w:val="BodyText"/>
        <w:numPr>
          <w:ilvl w:val="3"/>
          <w:numId w:val="286"/>
        </w:numPr>
        <w:ind w:left="454" w:hanging="454"/>
      </w:pPr>
      <w:r w:rsidRPr="0022764C">
        <w:t>for any claim for:</w:t>
      </w:r>
    </w:p>
    <w:p w14:paraId="05748D2B" w14:textId="77777777" w:rsidR="00C07262" w:rsidRPr="0022764C" w:rsidRDefault="004A758F" w:rsidP="00662A63">
      <w:pPr>
        <w:pStyle w:val="BodyText"/>
        <w:numPr>
          <w:ilvl w:val="0"/>
          <w:numId w:val="289"/>
        </w:numPr>
        <w:ind w:left="908" w:hanging="454"/>
      </w:pPr>
      <w:r w:rsidRPr="0022764C">
        <w:t>the cost of repair or replacement of any material property of any kind including loss or destruction of or damage to exposed and/or unexposed film negatives, prints and/or sound tapes or videotapes;</w:t>
      </w:r>
    </w:p>
    <w:p w14:paraId="63585F98" w14:textId="77777777" w:rsidR="00C07262" w:rsidRPr="0022764C" w:rsidRDefault="004A758F" w:rsidP="00662A63">
      <w:pPr>
        <w:pStyle w:val="BodyText"/>
        <w:numPr>
          <w:ilvl w:val="0"/>
          <w:numId w:val="289"/>
        </w:numPr>
        <w:ind w:left="908" w:hanging="454"/>
      </w:pPr>
      <w:r w:rsidRPr="0022764C">
        <w:t>liability for payment of continuing hire charges under a hire agreement following loss or destruction of or damage to equipment used in connection with an insured Production;</w:t>
      </w:r>
    </w:p>
    <w:p w14:paraId="5058342B" w14:textId="77777777"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or happening through the failure of any videotape film or recording or any special effect used in its Production to fulfil its intended function or to create the desired effect;</w:t>
      </w:r>
    </w:p>
    <w:p w14:paraId="62D62950" w14:textId="77777777"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or happening through cancellation, interruption, postponement or abandonment of filming or recording due to weather conditions resulting in unsuitable photographic or recording conditions;</w:t>
      </w:r>
    </w:p>
    <w:p w14:paraId="4CFBDE25" w14:textId="77777777"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directly or in any way caused by or contributed to by:</w:t>
      </w:r>
    </w:p>
    <w:p w14:paraId="7586037C" w14:textId="77777777" w:rsidR="00C07262" w:rsidRPr="0022764C" w:rsidRDefault="004A758F" w:rsidP="00662A63">
      <w:pPr>
        <w:pStyle w:val="BodyText"/>
        <w:numPr>
          <w:ilvl w:val="0"/>
          <w:numId w:val="290"/>
        </w:numPr>
        <w:ind w:left="908" w:hanging="454"/>
      </w:pPr>
      <w:r w:rsidRPr="0022764C">
        <w:t>the failure of any animal to perform its intended function in an insured Production unless due to death, accidental injury or illness or disease first manifesting itself after the date of engagement for an insured Production;</w:t>
      </w:r>
    </w:p>
    <w:p w14:paraId="3140A847" w14:textId="77777777" w:rsidR="00C07262" w:rsidRPr="0022764C" w:rsidRDefault="004A758F" w:rsidP="00662A63">
      <w:pPr>
        <w:pStyle w:val="BodyText"/>
        <w:numPr>
          <w:ilvl w:val="0"/>
          <w:numId w:val="290"/>
        </w:numPr>
        <w:ind w:left="908" w:hanging="454"/>
      </w:pPr>
      <w:r w:rsidRPr="0022764C">
        <w:t xml:space="preserve">electrical or mechanical breakdown of any aircraft, helicopter, hovercraft, waterborne vessel, motorcycle, motor vehicle, railway locomotive, robot, lifting machinery or contractors’ plant which is intended to appear in an insured Production unless full details have been agreed by the </w:t>
      </w:r>
      <w:r w:rsidRPr="0022764C">
        <w:rPr>
          <w:b/>
        </w:rPr>
        <w:t>Insurer</w:t>
      </w:r>
      <w:r w:rsidRPr="0022764C">
        <w:t>;</w:t>
      </w:r>
    </w:p>
    <w:p w14:paraId="18848BEE" w14:textId="77777777"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reason of claims made upon the </w:t>
      </w:r>
      <w:r w:rsidRPr="0022764C">
        <w:rPr>
          <w:b/>
        </w:rPr>
        <w:t>Insured</w:t>
      </w:r>
      <w:r w:rsidRPr="0022764C">
        <w:t xml:space="preserve"> for failure to fulfil any contract;</w:t>
      </w:r>
    </w:p>
    <w:p w14:paraId="2FF8DEA9" w14:textId="77777777" w:rsidR="00C07262" w:rsidRPr="0022764C" w:rsidRDefault="004A758F" w:rsidP="00662A63">
      <w:pPr>
        <w:pStyle w:val="BodyText"/>
        <w:numPr>
          <w:ilvl w:val="3"/>
          <w:numId w:val="286"/>
        </w:numPr>
        <w:ind w:left="454" w:hanging="454"/>
      </w:pPr>
      <w:r w:rsidRPr="0022764C">
        <w:t xml:space="preserve">for the amount of the </w:t>
      </w:r>
      <w:r w:rsidRPr="0022764C">
        <w:rPr>
          <w:b/>
        </w:rPr>
        <w:t>Excess</w:t>
      </w:r>
      <w:r w:rsidRPr="0022764C">
        <w:t xml:space="preserve">; </w:t>
      </w:r>
    </w:p>
    <w:p w14:paraId="7982D1E2" w14:textId="77777777"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arising from the incapacity or inadequate performance of any person unless due to mental stress as a result of serious accidental bodily injury to or illness requiring hospitalisation or death of that person’s spouse, fiancé(e), child, parent, brother or sister;</w:t>
      </w:r>
    </w:p>
    <w:p w14:paraId="2ABAB8CC" w14:textId="77777777" w:rsidR="00C07262" w:rsidRPr="0022764C" w:rsidRDefault="004A758F" w:rsidP="00662A63">
      <w:pPr>
        <w:pStyle w:val="BodyText"/>
        <w:numPr>
          <w:ilvl w:val="3"/>
          <w:numId w:val="286"/>
        </w:numPr>
        <w:ind w:left="454" w:hanging="454"/>
      </w:pPr>
      <w:r w:rsidRPr="0022764C">
        <w:lastRenderedPageBreak/>
        <w:t xml:space="preserve">for the costs of rectifying programming errors or design defects in software; </w:t>
      </w:r>
    </w:p>
    <w:p w14:paraId="585040F3" w14:textId="1C735CA1" w:rsidR="00C07262" w:rsidRPr="0022764C" w:rsidRDefault="004A758F" w:rsidP="00662A63">
      <w:pPr>
        <w:pStyle w:val="BodyText"/>
        <w:numPr>
          <w:ilvl w:val="3"/>
          <w:numId w:val="286"/>
        </w:numPr>
        <w:ind w:left="454" w:hanging="454"/>
      </w:pPr>
      <w:r w:rsidRPr="0022764C">
        <w:t xml:space="preserve">for any additional expenditure in consequence of programming errors or design defects in respect of </w:t>
      </w:r>
      <w:del w:id="162" w:author="stuart wolstenholme" w:date="2026-05-29T12:37:00Z" w16du:dateUtc="2026-05-29T11:37:00Z">
        <w:r w:rsidRPr="0022764C" w:rsidDel="00BB79CB">
          <w:delText>third party</w:delText>
        </w:r>
      </w:del>
      <w:ins w:id="163" w:author="stuart wolstenholme" w:date="2026-05-29T12:37:00Z" w16du:dateUtc="2026-05-29T11:37:00Z">
        <w:r w:rsidR="00BB79CB" w:rsidRPr="0022764C">
          <w:t>third-party</w:t>
        </w:r>
      </w:ins>
      <w:r w:rsidRPr="0022764C">
        <w:t xml:space="preserve"> proprietary software only but this Exclusion will not apply to additional expenditure consequent upon erasure, destruction, corruption or distortion of other software caused by programming errors or design defects in third party proprietary software</w:t>
      </w:r>
    </w:p>
    <w:p w14:paraId="19D89820" w14:textId="77777777" w:rsidR="00C07262" w:rsidRPr="0022764C" w:rsidRDefault="004A758F" w:rsidP="00662A63">
      <w:pPr>
        <w:pStyle w:val="BodyText"/>
        <w:numPr>
          <w:ilvl w:val="3"/>
          <w:numId w:val="286"/>
        </w:numPr>
        <w:ind w:left="454" w:hanging="454"/>
      </w:pPr>
      <w:r w:rsidRPr="0022764C">
        <w:t xml:space="preserve">for any additional expenditure in consequence of the use by the </w:t>
      </w:r>
      <w:r w:rsidRPr="0022764C">
        <w:rPr>
          <w:b/>
        </w:rPr>
        <w:t xml:space="preserve">Insured </w:t>
      </w:r>
      <w:r w:rsidRPr="0022764C">
        <w:t>of software in respect of which development has not been finalised or which has not passed all testing procedures or which has not been successfully proven;</w:t>
      </w:r>
    </w:p>
    <w:p w14:paraId="2550C20B" w14:textId="77777777" w:rsidR="00C07262" w:rsidRPr="0022764C" w:rsidRDefault="004A758F" w:rsidP="00662A63">
      <w:pPr>
        <w:pStyle w:val="BodyText"/>
        <w:numPr>
          <w:ilvl w:val="3"/>
          <w:numId w:val="286"/>
        </w:numPr>
        <w:ind w:left="454" w:hanging="454"/>
      </w:pPr>
      <w:r w:rsidRPr="0022764C">
        <w:t>for any additional expenditure in consequence of failure to comply with manufacturer’s recommendations relating to storage of computer media;</w:t>
      </w:r>
    </w:p>
    <w:p w14:paraId="2630DF3D" w14:textId="77777777" w:rsidR="00C07262" w:rsidRPr="0022764C" w:rsidRDefault="004A758F" w:rsidP="00662A63">
      <w:pPr>
        <w:pStyle w:val="BodyText"/>
        <w:numPr>
          <w:ilvl w:val="3"/>
          <w:numId w:val="286"/>
        </w:numPr>
        <w:ind w:left="454" w:hanging="454"/>
      </w:pPr>
      <w:r w:rsidRPr="0022764C">
        <w:t>for any loss arising directly or in any way as a result of or contributed to by foot and mouth disease.</w:t>
      </w:r>
    </w:p>
    <w:p w14:paraId="3BF0E653" w14:textId="77777777" w:rsidR="00C07262" w:rsidRPr="0022764C" w:rsidRDefault="004A758F">
      <w:pPr>
        <w:pStyle w:val="Heading1"/>
      </w:pPr>
      <w:r w:rsidRPr="0022764C">
        <w:t>Conditions</w:t>
      </w:r>
    </w:p>
    <w:p w14:paraId="23C0DCB7" w14:textId="77777777" w:rsidR="00C07262" w:rsidRPr="0022764C" w:rsidRDefault="004A758F">
      <w:pPr>
        <w:pStyle w:val="Heading3"/>
      </w:pPr>
      <w:r w:rsidRPr="0022764C">
        <w:t xml:space="preserve">Production Planning </w:t>
      </w:r>
    </w:p>
    <w:p w14:paraId="38E014CC" w14:textId="77777777" w:rsidR="00C07262" w:rsidRPr="0022764C" w:rsidRDefault="004A758F">
      <w:pPr>
        <w:pStyle w:val="BodyText"/>
        <w:rPr>
          <w:rFonts w:eastAsia="MS Mincho"/>
          <w:iCs/>
        </w:rPr>
      </w:pPr>
      <w:r w:rsidRPr="0022764C">
        <w:t xml:space="preserve">It is a condition precedent to liability under this </w:t>
      </w:r>
      <w:r w:rsidRPr="0022764C">
        <w:rPr>
          <w:b/>
        </w:rPr>
        <w:t>Policy</w:t>
      </w:r>
      <w:r w:rsidRPr="0022764C">
        <w:t xml:space="preserve"> </w:t>
      </w:r>
      <w:r w:rsidRPr="0022764C">
        <w:rPr>
          <w:rFonts w:eastAsia="MS Mincho"/>
          <w:iCs/>
        </w:rPr>
        <w:t>that:</w:t>
      </w:r>
    </w:p>
    <w:p w14:paraId="078AB86B" w14:textId="401038AA" w:rsidR="00C07262" w:rsidRPr="0022764C" w:rsidRDefault="004A758F" w:rsidP="00662A63">
      <w:pPr>
        <w:pStyle w:val="BodyText"/>
        <w:numPr>
          <w:ilvl w:val="1"/>
          <w:numId w:val="291"/>
        </w:numPr>
        <w:ind w:left="454" w:hanging="454"/>
        <w:rPr>
          <w:rFonts w:eastAsia="MS Mincho"/>
          <w:iCs/>
        </w:rPr>
      </w:pPr>
      <w:r w:rsidRPr="0022764C">
        <w:rPr>
          <w:rFonts w:eastAsia="MS Mincho"/>
          <w:iCs/>
        </w:rPr>
        <w:t xml:space="preserve">all travel and filming arrangements including purchase of tickets, reservation of accommodation, receipt of passports, visas, filming permits and consents and required or recommended immunisations are completed prior to departure to the first shoot location of any insured Production and that all other necessary and appropriate arrangements have been made for </w:t>
      </w:r>
      <w:del w:id="164" w:author="stuart wolstenholme" w:date="2026-05-29T12:37:00Z" w16du:dateUtc="2026-05-29T11:37:00Z">
        <w:r w:rsidRPr="0022764C" w:rsidDel="00BB79CB">
          <w:rPr>
            <w:rFonts w:eastAsia="MS Mincho"/>
            <w:iCs/>
          </w:rPr>
          <w:delText>fulfillment</w:delText>
        </w:r>
      </w:del>
      <w:ins w:id="165" w:author="stuart wolstenholme" w:date="2026-05-29T12:37:00Z" w16du:dateUtc="2026-05-29T11:37:00Z">
        <w:r w:rsidR="00BB79CB" w:rsidRPr="0022764C">
          <w:rPr>
            <w:rFonts w:eastAsia="MS Mincho"/>
            <w:iCs/>
          </w:rPr>
          <w:t>fulfilment</w:t>
        </w:r>
      </w:ins>
      <w:r w:rsidRPr="0022764C">
        <w:rPr>
          <w:rFonts w:eastAsia="MS Mincho"/>
          <w:iCs/>
        </w:rPr>
        <w:t xml:space="preserve"> of the insured Production(s);</w:t>
      </w:r>
    </w:p>
    <w:p w14:paraId="6FD1A055" w14:textId="77777777" w:rsidR="00C07262" w:rsidRPr="0022764C" w:rsidRDefault="004A758F" w:rsidP="00662A63">
      <w:pPr>
        <w:pStyle w:val="BodyText"/>
        <w:numPr>
          <w:ilvl w:val="1"/>
          <w:numId w:val="291"/>
        </w:numPr>
        <w:ind w:left="454" w:hanging="454"/>
        <w:rPr>
          <w:rFonts w:eastAsia="MS Mincho"/>
          <w:iCs/>
        </w:rPr>
      </w:pPr>
      <w:r w:rsidRPr="0022764C">
        <w:rPr>
          <w:rFonts w:eastAsia="MS Mincho"/>
          <w:iCs/>
        </w:rPr>
        <w:t>the Principal Persons are under contract to complete the insured Production(s).</w:t>
      </w:r>
    </w:p>
    <w:p w14:paraId="5800D750" w14:textId="77777777" w:rsidR="00C07262" w:rsidRPr="0022764C" w:rsidRDefault="004A758F">
      <w:pPr>
        <w:pStyle w:val="Heading3"/>
      </w:pPr>
      <w:r w:rsidRPr="0022764C">
        <w:t xml:space="preserve">Duplicates </w:t>
      </w:r>
    </w:p>
    <w:p w14:paraId="3350EA69" w14:textId="77777777" w:rsidR="00C07262" w:rsidRPr="0022764C" w:rsidRDefault="004A758F">
      <w:pPr>
        <w:pStyle w:val="BodyText"/>
      </w:pPr>
      <w:r w:rsidRPr="0022764C">
        <w:t xml:space="preserve">It is a condition precedent to liability under this </w:t>
      </w:r>
      <w:r w:rsidRPr="0022764C">
        <w:rPr>
          <w:b/>
        </w:rPr>
        <w:t>Policy</w:t>
      </w:r>
      <w:r w:rsidRPr="0022764C">
        <w:t xml:space="preserve"> that no original work, animation artwork, drawings, prints or offshoots are intentionally destroyed until a protection print and/or duplicate tape and/or disc has been completed.</w:t>
      </w:r>
    </w:p>
    <w:p w14:paraId="423D8986" w14:textId="77777777" w:rsidR="00C07262" w:rsidRPr="0022764C" w:rsidRDefault="004A758F">
      <w:pPr>
        <w:pStyle w:val="Heading3"/>
      </w:pPr>
      <w:r w:rsidRPr="0022764C">
        <w:t>Rushes</w:t>
      </w:r>
    </w:p>
    <w:p w14:paraId="4DD1A92E" w14:textId="77777777" w:rsidR="00C07262" w:rsidRPr="0022764C" w:rsidRDefault="004A758F">
      <w:pPr>
        <w:pStyle w:val="BodyText"/>
      </w:pPr>
      <w:r w:rsidRPr="0022764C">
        <w:t xml:space="preserve">It is a condition precedent to liability under this </w:t>
      </w:r>
      <w:r w:rsidRPr="0022764C">
        <w:rPr>
          <w:b/>
        </w:rPr>
        <w:t>Policy</w:t>
      </w:r>
      <w:r w:rsidRPr="0022764C">
        <w:t xml:space="preserve"> that all rushes are kept in the possession or control of the </w:t>
      </w:r>
      <w:r w:rsidRPr="0022764C">
        <w:rPr>
          <w:b/>
        </w:rPr>
        <w:t>Insured</w:t>
      </w:r>
      <w:r w:rsidRPr="0022764C">
        <w:t xml:space="preserve">, their professional representatives or their </w:t>
      </w:r>
      <w:r w:rsidRPr="0022764C">
        <w:rPr>
          <w:b/>
        </w:rPr>
        <w:t>Employees</w:t>
      </w:r>
      <w:r w:rsidRPr="0022764C">
        <w:t xml:space="preserve"> at all times and carried in hand luggage throughout the duration of any return air flight from a shoot location unless deemed otherwise by the conveying Airline.  </w:t>
      </w:r>
    </w:p>
    <w:p w14:paraId="7F5418D5" w14:textId="77777777" w:rsidR="00C07262" w:rsidRPr="0022764C" w:rsidRDefault="004A758F">
      <w:pPr>
        <w:pStyle w:val="Heading3"/>
      </w:pPr>
      <w:r w:rsidRPr="0022764C">
        <w:t>Pre-Filming Testing</w:t>
      </w:r>
    </w:p>
    <w:p w14:paraId="58499C63" w14:textId="77777777" w:rsidR="00C07262" w:rsidRPr="0022764C" w:rsidRDefault="004A758F">
      <w:pPr>
        <w:pStyle w:val="BodyText"/>
      </w:pPr>
      <w:r w:rsidRPr="0022764C">
        <w:t xml:space="preserve">It is a condition precedent to liability under this </w:t>
      </w:r>
      <w:r w:rsidRPr="0022764C">
        <w:rPr>
          <w:b/>
        </w:rPr>
        <w:t>Policy</w:t>
      </w:r>
      <w:r w:rsidRPr="0022764C">
        <w:t xml:space="preserve"> that immediately prior to filming all cameras, lenses, raw film stock and video tape and associated equipment must be checked to ensure that they are satisfactory for the purpose and manner in which they are intended to be used.</w:t>
      </w:r>
    </w:p>
    <w:p w14:paraId="1B01694B" w14:textId="77777777" w:rsidR="00C07262" w:rsidRPr="0022764C" w:rsidRDefault="004A758F">
      <w:pPr>
        <w:pStyle w:val="Heading3"/>
      </w:pPr>
      <w:r w:rsidRPr="0022764C">
        <w:t>Full Value Declaration</w:t>
      </w:r>
    </w:p>
    <w:p w14:paraId="2031283B" w14:textId="77777777" w:rsidR="00C07262" w:rsidRPr="0022764C" w:rsidRDefault="004A758F">
      <w:pPr>
        <w:pStyle w:val="BodyText"/>
      </w:pPr>
      <w:r w:rsidRPr="0022764C">
        <w:t xml:space="preserve">The </w:t>
      </w:r>
      <w:r w:rsidRPr="0022764C">
        <w:rPr>
          <w:b/>
        </w:rPr>
        <w:t>Insured</w:t>
      </w:r>
      <w:r w:rsidRPr="0022764C">
        <w:t xml:space="preserve"> declared that to the best of their knowledge and belief the </w:t>
      </w:r>
      <w:r w:rsidRPr="0022764C">
        <w:rPr>
          <w:b/>
        </w:rPr>
        <w:t>Sum Insured</w:t>
      </w:r>
      <w:r w:rsidRPr="0022764C">
        <w:t xml:space="preserve"> or Limit of Indemnity represent an accurate estimate of the gross production cost of the insured Production(s).</w:t>
      </w:r>
    </w:p>
    <w:p w14:paraId="18E12BF0" w14:textId="77777777" w:rsidR="00C07262" w:rsidRPr="0022764C" w:rsidRDefault="004A758F">
      <w:pPr>
        <w:pStyle w:val="Heading3"/>
      </w:pPr>
      <w:r w:rsidRPr="0022764C">
        <w:t>Short Period only</w:t>
      </w:r>
    </w:p>
    <w:p w14:paraId="115F5B20" w14:textId="77777777" w:rsidR="00C07262" w:rsidRPr="0022764C" w:rsidRDefault="004A758F">
      <w:pPr>
        <w:pStyle w:val="BodyText"/>
      </w:pPr>
      <w:r w:rsidRPr="0022764C">
        <w:t xml:space="preserve">If in the event of loss insured hereby the </w:t>
      </w:r>
      <w:r w:rsidRPr="0022764C">
        <w:rPr>
          <w:b/>
        </w:rPr>
        <w:t>Insured</w:t>
      </w:r>
      <w:r w:rsidRPr="0022764C">
        <w:t xml:space="preserve"> is found to be in breach of the Full Value Declaration clause then the </w:t>
      </w:r>
      <w:r w:rsidRPr="0022764C">
        <w:rPr>
          <w:b/>
        </w:rPr>
        <w:t>Insured</w:t>
      </w:r>
      <w:r w:rsidRPr="0022764C">
        <w:t xml:space="preserve"> shall be considered their own insurer for the difference between the </w:t>
      </w:r>
      <w:r w:rsidRPr="0022764C">
        <w:rPr>
          <w:b/>
        </w:rPr>
        <w:t>Sum Insured</w:t>
      </w:r>
      <w:r w:rsidRPr="0022764C">
        <w:t xml:space="preserve"> and the Gross Production Cost and will bear a rateable share of the amount of the loss accordingly.</w:t>
      </w:r>
    </w:p>
    <w:p w14:paraId="1237924D" w14:textId="77777777" w:rsidR="00C07262" w:rsidRPr="0022764C" w:rsidRDefault="004A758F">
      <w:pPr>
        <w:pStyle w:val="Heading3"/>
      </w:pPr>
      <w:r w:rsidRPr="0022764C">
        <w:t>Premium Adjustment</w:t>
      </w:r>
    </w:p>
    <w:p w14:paraId="78F445DF" w14:textId="77777777" w:rsidR="00C07262" w:rsidRPr="0022764C" w:rsidRDefault="004A758F">
      <w:pPr>
        <w:pStyle w:val="BodyText"/>
      </w:pPr>
      <w:r w:rsidRPr="0022764C">
        <w:t xml:space="preserve">If any part of the premium is calculated on estimates, the </w:t>
      </w:r>
      <w:r w:rsidRPr="0022764C">
        <w:rPr>
          <w:b/>
        </w:rPr>
        <w:t>Insured</w:t>
      </w:r>
      <w:r w:rsidRPr="0022764C">
        <w:t xml:space="preserve"> shall within 60 (sixty) days after the expiry of the </w:t>
      </w:r>
      <w:r w:rsidRPr="0022764C">
        <w:rPr>
          <w:b/>
        </w:rPr>
        <w:t>Period of Insurance</w:t>
      </w:r>
      <w:r w:rsidRPr="0022764C">
        <w:t xml:space="preserve"> supply details as the </w:t>
      </w:r>
      <w:r w:rsidRPr="0022764C">
        <w:rPr>
          <w:b/>
        </w:rPr>
        <w:t>Insurer</w:t>
      </w:r>
      <w:r w:rsidRPr="0022764C">
        <w:t xml:space="preserve"> may require.</w:t>
      </w:r>
    </w:p>
    <w:p w14:paraId="4E297B2A" w14:textId="77777777" w:rsidR="00C07262" w:rsidRPr="0022764C" w:rsidRDefault="004A758F">
      <w:pPr>
        <w:pStyle w:val="BodyText"/>
      </w:pPr>
      <w:r w:rsidRPr="0022764C">
        <w:t xml:space="preserve">The premium for such period will be adjusted and the difference paid by or refunded to the </w:t>
      </w:r>
      <w:r w:rsidRPr="0022764C">
        <w:rPr>
          <w:b/>
        </w:rPr>
        <w:t>Insured</w:t>
      </w:r>
      <w:r w:rsidRPr="0022764C">
        <w:t xml:space="preserve"> as the case may be any refund not exceeding 50% (fifty percent) of the premium paid.</w:t>
      </w:r>
    </w:p>
    <w:p w14:paraId="2866DD8A" w14:textId="77777777" w:rsidR="00C07262" w:rsidRPr="0022764C" w:rsidRDefault="004A758F">
      <w:pPr>
        <w:pStyle w:val="Heading3"/>
      </w:pPr>
      <w:r w:rsidRPr="0022764C">
        <w:t>Processing</w:t>
      </w:r>
    </w:p>
    <w:p w14:paraId="0D4DC476" w14:textId="77777777" w:rsidR="00C07262" w:rsidRPr="0022764C" w:rsidRDefault="004A758F">
      <w:pPr>
        <w:pStyle w:val="BodyText"/>
      </w:pPr>
      <w:r w:rsidRPr="0022764C">
        <w:t xml:space="preserve">The </w:t>
      </w:r>
      <w:r w:rsidRPr="0022764C">
        <w:rPr>
          <w:b/>
        </w:rPr>
        <w:t>Insured</w:t>
      </w:r>
      <w:r w:rsidRPr="0022764C">
        <w:t xml:space="preserve"> will send unprocessed negative film for processing as soon as reasonably practical but in any event such material will not be accumulated by the </w:t>
      </w:r>
      <w:r w:rsidRPr="0022764C">
        <w:rPr>
          <w:b/>
        </w:rPr>
        <w:t xml:space="preserve">Insured </w:t>
      </w:r>
      <w:r w:rsidRPr="0022764C">
        <w:t xml:space="preserve">for more than 48 (forty-eight) hours or as otherwise agreed by the </w:t>
      </w:r>
      <w:r w:rsidRPr="0022764C">
        <w:rPr>
          <w:b/>
        </w:rPr>
        <w:t>Insurer</w:t>
      </w:r>
      <w:r w:rsidRPr="0022764C">
        <w:t>.</w:t>
      </w:r>
    </w:p>
    <w:p w14:paraId="7B76A7B9" w14:textId="77777777" w:rsidR="00C07262" w:rsidRPr="0022764C" w:rsidRDefault="004A758F">
      <w:pPr>
        <w:pStyle w:val="Heading3"/>
      </w:pPr>
      <w:r w:rsidRPr="0022764C">
        <w:t>Geographical Limit</w:t>
      </w:r>
    </w:p>
    <w:p w14:paraId="120D61A4" w14:textId="77777777" w:rsidR="00C07262" w:rsidRPr="0022764C" w:rsidRDefault="004A758F">
      <w:pPr>
        <w:pStyle w:val="BodyText"/>
      </w:pPr>
      <w:r w:rsidRPr="0022764C">
        <w:t>The Geographical Limit applicable to the failure of any person to appear as a result of death, personal injury or illness prior to that person’s arrival at the filming location is anywhere in the world.</w:t>
      </w:r>
    </w:p>
    <w:p w14:paraId="266786C1" w14:textId="77777777" w:rsidR="00C07262" w:rsidRPr="0022764C" w:rsidRDefault="00C07262">
      <w:pPr>
        <w:spacing w:before="0" w:line="240" w:lineRule="auto"/>
        <w:rPr>
          <w:rFonts w:asciiTheme="majorHAnsi" w:eastAsia="MS Mincho" w:hAnsiTheme="majorHAnsi" w:cstheme="majorHAnsi"/>
          <w:iCs/>
          <w:sz w:val="20"/>
        </w:rPr>
      </w:pPr>
    </w:p>
    <w:p w14:paraId="6CA95A1A" w14:textId="77777777" w:rsidR="00C07262" w:rsidRPr="0022764C" w:rsidRDefault="00C07262">
      <w:pPr>
        <w:spacing w:before="0" w:line="240" w:lineRule="auto"/>
        <w:rPr>
          <w:rFonts w:asciiTheme="majorHAnsi" w:eastAsia="MS Mincho" w:hAnsiTheme="majorHAnsi" w:cstheme="majorHAnsi"/>
          <w:sz w:val="20"/>
        </w:rPr>
        <w:sectPr w:rsidR="00C07262" w:rsidRPr="0022764C">
          <w:headerReference w:type="default" r:id="rId17"/>
          <w:type w:val="nextColumn"/>
          <w:pgSz w:w="11906" w:h="16838" w:orient="landscape"/>
          <w:pgMar w:top="992" w:right="737" w:bottom="737" w:left="737" w:header="720" w:footer="686" w:gutter="0"/>
          <w:cols w:num="2" w:space="720"/>
        </w:sectPr>
      </w:pPr>
    </w:p>
    <w:p w14:paraId="6339CBB1" w14:textId="2A8FC806" w:rsidR="006A3EF8" w:rsidRPr="0022764C" w:rsidRDefault="006A3EF8" w:rsidP="00933EB0">
      <w:pPr>
        <w:pStyle w:val="Subtitle"/>
      </w:pPr>
      <w:bookmarkStart w:id="6022" w:name="tocpg_22"/>
      <w:bookmarkEnd w:id="6022"/>
      <w:bookmarkStart w:id="166" w:name="Section_12"/>
      <w:r w:rsidRPr="0022764C">
        <w:lastRenderedPageBreak/>
        <w:t>Section 12: Media Liability Section</w:t>
      </w:r>
      <w:bookmarkEnd w:id="166"/>
    </w:p>
    <w:p w14:paraId="3B482F7A" w14:textId="77777777" w:rsidR="006A3EF8" w:rsidRPr="0022764C" w:rsidRDefault="006A3EF8" w:rsidP="00933EB0">
      <w:pPr>
        <w:pStyle w:val="Heading1"/>
      </w:pPr>
      <w:r w:rsidRPr="0022764C">
        <w:t>Definitions</w:t>
      </w:r>
    </w:p>
    <w:p w14:paraId="5B521D8E" w14:textId="77777777" w:rsidR="006A3EF8" w:rsidRPr="0022764C" w:rsidRDefault="006A3EF8" w:rsidP="00933EB0">
      <w:pPr>
        <w:pStyle w:val="Heading3"/>
      </w:pPr>
      <w:r w:rsidRPr="0022764C">
        <w:t>Advertising</w:t>
      </w:r>
    </w:p>
    <w:p w14:paraId="7844C04D" w14:textId="77777777" w:rsidR="006A3EF8" w:rsidRPr="0022764C" w:rsidRDefault="006A3EF8" w:rsidP="00933EB0">
      <w:pPr>
        <w:pStyle w:val="BodyText"/>
      </w:pPr>
      <w:r w:rsidRPr="0022764C">
        <w:t xml:space="preserve">Advertising, publicity, or promotion of the </w:t>
      </w:r>
      <w:r w:rsidRPr="0022764C">
        <w:rPr>
          <w:b/>
        </w:rPr>
        <w:t xml:space="preserve">Insured’s </w:t>
      </w:r>
      <w:r w:rsidRPr="0022764C">
        <w:rPr>
          <w:b/>
          <w:bCs/>
        </w:rPr>
        <w:t>Media Business Activities</w:t>
      </w:r>
      <w:r w:rsidRPr="0022764C">
        <w:rPr>
          <w:b/>
        </w:rPr>
        <w:t xml:space="preserve"> </w:t>
      </w:r>
      <w:r w:rsidRPr="0022764C">
        <w:t>and of the products and services of others.</w:t>
      </w:r>
    </w:p>
    <w:p w14:paraId="00924383" w14:textId="77777777" w:rsidR="006A3EF8" w:rsidRPr="0022764C" w:rsidRDefault="006A3EF8" w:rsidP="00933EB0">
      <w:pPr>
        <w:pStyle w:val="Heading3"/>
      </w:pPr>
      <w:r w:rsidRPr="0022764C">
        <w:t xml:space="preserve">Circumstance </w:t>
      </w:r>
    </w:p>
    <w:p w14:paraId="06349DAF" w14:textId="77777777" w:rsidR="006A3EF8" w:rsidRPr="0022764C" w:rsidRDefault="006A3EF8" w:rsidP="00933EB0">
      <w:pPr>
        <w:pStyle w:val="BodyText"/>
      </w:pPr>
      <w:r w:rsidRPr="0022764C">
        <w:t xml:space="preserve">Any circumstance, incident, occurrence, fact, matter, act, omission, state of affairs or event which is likely to give rise to a claim against the </w:t>
      </w:r>
      <w:r w:rsidRPr="0022764C">
        <w:rPr>
          <w:b/>
        </w:rPr>
        <w:t>Insured</w:t>
      </w:r>
      <w:r w:rsidRPr="0022764C">
        <w:t xml:space="preserve"> or a claim by the </w:t>
      </w:r>
      <w:r w:rsidRPr="0022764C">
        <w:rPr>
          <w:b/>
        </w:rPr>
        <w:t>Insured</w:t>
      </w:r>
      <w:r w:rsidRPr="0022764C">
        <w:t xml:space="preserve"> under this </w:t>
      </w:r>
      <w:r w:rsidRPr="0022764C">
        <w:rPr>
          <w:b/>
        </w:rPr>
        <w:t>Policy.</w:t>
      </w:r>
    </w:p>
    <w:p w14:paraId="2B91F2AE" w14:textId="77777777" w:rsidR="006A3EF8" w:rsidRPr="0022764C" w:rsidRDefault="006A3EF8" w:rsidP="00933EB0">
      <w:pPr>
        <w:pStyle w:val="Heading3"/>
      </w:pPr>
      <w:r w:rsidRPr="0022764C">
        <w:t xml:space="preserve">Computer System </w:t>
      </w:r>
    </w:p>
    <w:p w14:paraId="1917D3B7" w14:textId="77777777" w:rsidR="006A3EF8" w:rsidRPr="0022764C" w:rsidRDefault="006A3EF8" w:rsidP="00933EB0">
      <w:pPr>
        <w:pStyle w:val="BodyText"/>
      </w:pPr>
      <w:r w:rsidRPr="0022764C">
        <w:t xml:space="preserve">Any computer, data processing equipment, media or part thereof, or system of data storage and retrieval, or communications system, network, protocol or part thereof, or any computer software (including but not limited to application software, operating systems, runtime environments or compilers), firmware or microcode, or any electronic documents utilised in the ownership, security and management of the </w:t>
      </w:r>
      <w:r w:rsidRPr="0022764C">
        <w:rPr>
          <w:b/>
        </w:rPr>
        <w:t>Insured’s</w:t>
      </w:r>
      <w:r w:rsidRPr="0022764C">
        <w:t xml:space="preserve"> electronic communications system, world-wide web site, internet site, intranet site, extranet site or web address(es).</w:t>
      </w:r>
    </w:p>
    <w:p w14:paraId="4221C725" w14:textId="77777777" w:rsidR="006A3EF8" w:rsidRPr="0022764C" w:rsidRDefault="006A3EF8" w:rsidP="00933EB0">
      <w:pPr>
        <w:pStyle w:val="Heading3"/>
      </w:pPr>
      <w:r w:rsidRPr="0022764C">
        <w:t>Damages</w:t>
      </w:r>
    </w:p>
    <w:p w14:paraId="24E1A65B" w14:textId="77777777" w:rsidR="006A3EF8" w:rsidRPr="0022764C" w:rsidRDefault="006A3EF8" w:rsidP="00933EB0">
      <w:pPr>
        <w:pStyle w:val="BodyText"/>
      </w:pPr>
      <w:r w:rsidRPr="0022764C">
        <w:t>Monetary relief</w:t>
      </w:r>
    </w:p>
    <w:p w14:paraId="7FB7ACFF" w14:textId="77777777" w:rsidR="006A3EF8" w:rsidRPr="0022764C" w:rsidRDefault="006A3EF8" w:rsidP="00933EB0">
      <w:pPr>
        <w:pStyle w:val="Heading3"/>
      </w:pPr>
      <w:r w:rsidRPr="0022764C">
        <w:t xml:space="preserve">Defence Costs and Expenses </w:t>
      </w:r>
    </w:p>
    <w:p w14:paraId="4474BED4" w14:textId="77777777" w:rsidR="006A3EF8" w:rsidRPr="0022764C" w:rsidRDefault="006A3EF8" w:rsidP="00933EB0">
      <w:pPr>
        <w:pStyle w:val="BodyText"/>
      </w:pPr>
      <w:r w:rsidRPr="0022764C">
        <w:t xml:space="preserve">All reasonable costs and expenses incurred, with the </w:t>
      </w:r>
      <w:r w:rsidRPr="0022764C">
        <w:rPr>
          <w:b/>
        </w:rPr>
        <w:t>Insurer’s</w:t>
      </w:r>
      <w:r w:rsidRPr="0022764C">
        <w:t xml:space="preserve"> prior written consent, in the investigation, defence and settlement of any claim first made against the </w:t>
      </w:r>
      <w:r w:rsidRPr="0022764C">
        <w:rPr>
          <w:b/>
        </w:rPr>
        <w:t>Insured</w:t>
      </w:r>
      <w:r w:rsidRPr="0022764C">
        <w:t xml:space="preserve"> or of any Circumstance first notified during the </w:t>
      </w:r>
      <w:r w:rsidRPr="0022764C">
        <w:rPr>
          <w:b/>
        </w:rPr>
        <w:t>Period of insurance</w:t>
      </w:r>
      <w:r w:rsidRPr="0022764C">
        <w:t xml:space="preserve">. It does not include the </w:t>
      </w:r>
      <w:r w:rsidRPr="0022764C">
        <w:rPr>
          <w:b/>
        </w:rPr>
        <w:t>Insured’s</w:t>
      </w:r>
      <w:r w:rsidRPr="0022764C">
        <w:t xml:space="preserve"> own overhead costs and expenses.</w:t>
      </w:r>
    </w:p>
    <w:p w14:paraId="4DC99F29" w14:textId="77777777" w:rsidR="006A3EF8" w:rsidRPr="0022764C" w:rsidRDefault="006A3EF8" w:rsidP="00933EB0">
      <w:pPr>
        <w:pStyle w:val="Heading3"/>
      </w:pPr>
      <w:r w:rsidRPr="0022764C">
        <w:t xml:space="preserve">Employee </w:t>
      </w:r>
    </w:p>
    <w:p w14:paraId="4AEBC10F" w14:textId="77777777" w:rsidR="006A3EF8" w:rsidRPr="0022764C" w:rsidRDefault="006A3EF8" w:rsidP="00933EB0">
      <w:pPr>
        <w:pStyle w:val="BodyText"/>
        <w:numPr>
          <w:ilvl w:val="0"/>
          <w:numId w:val="294"/>
        </w:numPr>
        <w:ind w:left="454" w:hanging="454"/>
      </w:pPr>
      <w:r w:rsidRPr="0022764C">
        <w:t xml:space="preserve">any person employed by the </w:t>
      </w:r>
      <w:r w:rsidRPr="0022764C">
        <w:rPr>
          <w:rFonts w:eastAsia="Arial"/>
          <w:b/>
        </w:rPr>
        <w:t>Insured</w:t>
      </w:r>
      <w:r w:rsidRPr="0022764C">
        <w:rPr>
          <w:rFonts w:eastAsia="Arial"/>
          <w:b/>
          <w:szCs w:val="32"/>
        </w:rPr>
        <w:t xml:space="preserve"> </w:t>
      </w:r>
      <w:r w:rsidRPr="0022764C">
        <w:t>under a contract of service, training or apprenticeship, and</w:t>
      </w:r>
    </w:p>
    <w:p w14:paraId="515A3C22" w14:textId="77777777" w:rsidR="006A3EF8" w:rsidRPr="0022764C" w:rsidRDefault="006A3EF8" w:rsidP="00933EB0">
      <w:pPr>
        <w:pStyle w:val="BodyText"/>
        <w:numPr>
          <w:ilvl w:val="0"/>
          <w:numId w:val="294"/>
        </w:numPr>
        <w:ind w:left="454" w:hanging="454"/>
      </w:pPr>
      <w:r w:rsidRPr="0022764C">
        <w:t>any voluntary worker; and</w:t>
      </w:r>
    </w:p>
    <w:p w14:paraId="0DC1BC78" w14:textId="77777777" w:rsidR="006A3EF8" w:rsidRPr="0022764C" w:rsidRDefault="006A3EF8" w:rsidP="00933EB0">
      <w:pPr>
        <w:pStyle w:val="BodyText"/>
        <w:numPr>
          <w:ilvl w:val="0"/>
          <w:numId w:val="294"/>
        </w:numPr>
        <w:ind w:left="454" w:hanging="454"/>
      </w:pPr>
      <w:r w:rsidRPr="0022764C">
        <w:t>any locum, seasonal or temporary personnel; and</w:t>
      </w:r>
    </w:p>
    <w:p w14:paraId="5C681272" w14:textId="77777777" w:rsidR="006A3EF8" w:rsidRPr="0022764C" w:rsidRDefault="006A3EF8" w:rsidP="00933EB0">
      <w:pPr>
        <w:pStyle w:val="BodyText"/>
        <w:numPr>
          <w:ilvl w:val="0"/>
          <w:numId w:val="294"/>
        </w:numPr>
        <w:ind w:left="454" w:hanging="454"/>
      </w:pPr>
      <w:r w:rsidRPr="0022764C">
        <w:t xml:space="preserve">any self-employed person or entity acting as freelance consultant but only if such person or entity is working under the </w:t>
      </w:r>
      <w:r w:rsidRPr="0022764C">
        <w:rPr>
          <w:b/>
        </w:rPr>
        <w:t xml:space="preserve">Insured’s </w:t>
      </w:r>
      <w:r w:rsidRPr="0022764C">
        <w:t>direction, control and supervision.</w:t>
      </w:r>
    </w:p>
    <w:p w14:paraId="1F988ADD" w14:textId="77777777" w:rsidR="006A3EF8" w:rsidRPr="0022764C" w:rsidRDefault="006A3EF8" w:rsidP="00933EB0">
      <w:pPr>
        <w:pStyle w:val="Heading3"/>
      </w:pPr>
      <w:r w:rsidRPr="0022764C">
        <w:t xml:space="preserve">Financially Associated Person or Entity </w:t>
      </w:r>
    </w:p>
    <w:p w14:paraId="3A1405E5" w14:textId="77777777" w:rsidR="006A3EF8" w:rsidRPr="0022764C" w:rsidRDefault="006A3EF8" w:rsidP="00933EB0">
      <w:pPr>
        <w:pStyle w:val="BodyText"/>
        <w:numPr>
          <w:ilvl w:val="0"/>
          <w:numId w:val="295"/>
        </w:numPr>
        <w:ind w:left="454" w:hanging="454"/>
      </w:pPr>
      <w:r w:rsidRPr="0022764C">
        <w:t xml:space="preserve">any business controlled or managed by the </w:t>
      </w:r>
      <w:r w:rsidRPr="0022764C">
        <w:rPr>
          <w:b/>
        </w:rPr>
        <w:t>Insured</w:t>
      </w:r>
      <w:r w:rsidRPr="0022764C">
        <w:t xml:space="preserve"> or in which the </w:t>
      </w:r>
      <w:r w:rsidRPr="0022764C">
        <w:rPr>
          <w:b/>
        </w:rPr>
        <w:t xml:space="preserve">Insured </w:t>
      </w:r>
      <w:r w:rsidRPr="0022764C">
        <w:t>has an executive interest;</w:t>
      </w:r>
    </w:p>
    <w:p w14:paraId="2D32F237" w14:textId="77777777" w:rsidR="006A3EF8" w:rsidRPr="0022764C" w:rsidRDefault="006A3EF8" w:rsidP="00933EB0">
      <w:pPr>
        <w:pStyle w:val="BodyText"/>
        <w:numPr>
          <w:ilvl w:val="0"/>
          <w:numId w:val="295"/>
        </w:numPr>
        <w:ind w:left="454" w:hanging="454"/>
      </w:pPr>
      <w:r w:rsidRPr="0022764C">
        <w:t xml:space="preserve">any company in which the </w:t>
      </w:r>
      <w:r w:rsidRPr="0022764C">
        <w:rPr>
          <w:b/>
        </w:rPr>
        <w:t>Insured</w:t>
      </w:r>
      <w:r w:rsidRPr="0022764C">
        <w:t xml:space="preserve"> directly or in any way owns or controls more than 15% of the issued share capital;</w:t>
      </w:r>
    </w:p>
    <w:p w14:paraId="16830186" w14:textId="77777777" w:rsidR="006A3EF8" w:rsidRPr="0022764C" w:rsidRDefault="006A3EF8" w:rsidP="00933EB0">
      <w:pPr>
        <w:pStyle w:val="BodyText"/>
        <w:numPr>
          <w:ilvl w:val="0"/>
          <w:numId w:val="295"/>
        </w:numPr>
        <w:ind w:left="454" w:hanging="454"/>
      </w:pPr>
      <w:r w:rsidRPr="0022764C">
        <w:t xml:space="preserve">any person having an executive or managerial role in the </w:t>
      </w:r>
      <w:r w:rsidRPr="0022764C">
        <w:rPr>
          <w:b/>
        </w:rPr>
        <w:t>Insured</w:t>
      </w:r>
      <w:r w:rsidRPr="0022764C">
        <w:t xml:space="preserve"> or who would be considered to be a shadow director of the </w:t>
      </w:r>
      <w:r w:rsidRPr="0022764C">
        <w:rPr>
          <w:b/>
        </w:rPr>
        <w:t>Insured</w:t>
      </w:r>
      <w:r w:rsidRPr="0022764C">
        <w:t>;</w:t>
      </w:r>
    </w:p>
    <w:p w14:paraId="3ADE277B" w14:textId="77777777" w:rsidR="006A3EF8" w:rsidRPr="0022764C" w:rsidRDefault="006A3EF8" w:rsidP="00933EB0">
      <w:pPr>
        <w:pStyle w:val="BodyText"/>
        <w:numPr>
          <w:ilvl w:val="0"/>
          <w:numId w:val="295"/>
        </w:numPr>
        <w:ind w:left="454" w:hanging="454"/>
      </w:pPr>
      <w:r w:rsidRPr="0022764C">
        <w:t xml:space="preserve">any company that directly or in any way owns or controls any of the issued share capital of the </w:t>
      </w:r>
      <w:r w:rsidRPr="0022764C">
        <w:rPr>
          <w:b/>
        </w:rPr>
        <w:t>Insured</w:t>
      </w:r>
      <w:r w:rsidRPr="0022764C">
        <w:t xml:space="preserve"> or any of whose issued share capital is directly or in any way owned or controlled by any other company or person who directly or in any way owns or controls any of the issued share capital of the </w:t>
      </w:r>
      <w:r w:rsidRPr="0022764C">
        <w:rPr>
          <w:b/>
        </w:rPr>
        <w:t>Insured</w:t>
      </w:r>
      <w:r w:rsidRPr="0022764C">
        <w:t>.</w:t>
      </w:r>
    </w:p>
    <w:p w14:paraId="779D5D31" w14:textId="77777777" w:rsidR="006A3EF8" w:rsidRPr="0022764C" w:rsidRDefault="006A3EF8" w:rsidP="00933EB0">
      <w:pPr>
        <w:pStyle w:val="Heading3"/>
      </w:pPr>
      <w:r w:rsidRPr="0022764C">
        <w:t xml:space="preserve">Indemnity Limit </w:t>
      </w:r>
    </w:p>
    <w:p w14:paraId="6B0D13E3" w14:textId="77777777" w:rsidR="006A3EF8" w:rsidRPr="0022764C" w:rsidRDefault="006A3EF8" w:rsidP="00933EB0">
      <w:pPr>
        <w:pStyle w:val="BodyText"/>
      </w:pPr>
      <w:r w:rsidRPr="0022764C">
        <w:t xml:space="preserve">The </w:t>
      </w:r>
      <w:r w:rsidRPr="0022764C">
        <w:rPr>
          <w:b/>
        </w:rPr>
        <w:t>Insurer’s</w:t>
      </w:r>
      <w:r w:rsidRPr="0022764C">
        <w:t xml:space="preserve"> total liability to pay </w:t>
      </w:r>
      <w:r w:rsidRPr="0022764C">
        <w:rPr>
          <w:bCs/>
        </w:rPr>
        <w:t>damages</w:t>
      </w:r>
      <w:r w:rsidRPr="0022764C">
        <w:t xml:space="preserve"> and claimant’s costs, and shall not exceed:</w:t>
      </w:r>
    </w:p>
    <w:p w14:paraId="6FC0EBAA" w14:textId="53664D56" w:rsidR="006A3EF8" w:rsidRPr="0022764C" w:rsidRDefault="006A3EF8" w:rsidP="00933EB0">
      <w:pPr>
        <w:pStyle w:val="BodyText"/>
        <w:numPr>
          <w:ilvl w:val="0"/>
          <w:numId w:val="296"/>
        </w:numPr>
        <w:ind w:left="454" w:hanging="454"/>
      </w:pPr>
      <w:r w:rsidRPr="0022764C">
        <w:t xml:space="preserve">in the case of any claim arising directly or in any way from any Virus the Sum stated in the </w:t>
      </w:r>
      <w:r w:rsidRPr="0022764C">
        <w:rPr>
          <w:b/>
        </w:rPr>
        <w:t>Schedule</w:t>
      </w:r>
      <w:r w:rsidRPr="0022764C">
        <w:t xml:space="preserve"> or GBP 500,000 (five hundred thousand pounds sterling) (whichever is less) in respect of any one claim or series of claims arising out of one originating cause and in total for all claims first made during the </w:t>
      </w:r>
      <w:r w:rsidRPr="0022764C">
        <w:rPr>
          <w:b/>
        </w:rPr>
        <w:t>Period of insurance</w:t>
      </w:r>
      <w:r w:rsidRPr="0022764C">
        <w:t>;</w:t>
      </w:r>
    </w:p>
    <w:p w14:paraId="571DD0DE" w14:textId="3CB3FD81" w:rsidR="006A3EF8" w:rsidRPr="0022764C" w:rsidRDefault="006A3EF8" w:rsidP="00933EB0">
      <w:pPr>
        <w:pStyle w:val="BodyText"/>
        <w:numPr>
          <w:ilvl w:val="0"/>
          <w:numId w:val="296"/>
        </w:numPr>
        <w:ind w:left="454" w:hanging="454"/>
      </w:pPr>
      <w:r w:rsidRPr="0022764C">
        <w:t xml:space="preserve">in all other cases (except where specific Sums are stated in the Insuring Clauses) the Sum stated in the </w:t>
      </w:r>
      <w:r w:rsidRPr="0022764C">
        <w:rPr>
          <w:b/>
        </w:rPr>
        <w:t xml:space="preserve">Schedule </w:t>
      </w:r>
      <w:r w:rsidRPr="0022764C">
        <w:t xml:space="preserve">in respect of any one claim or series of claims arising out of one originating cause regardless of the number of persons claiming an indemnity from the </w:t>
      </w:r>
      <w:r w:rsidRPr="0022764C">
        <w:rPr>
          <w:b/>
        </w:rPr>
        <w:t>Insurer</w:t>
      </w:r>
      <w:r w:rsidRPr="0022764C">
        <w:t xml:space="preserve"> under the terms of this </w:t>
      </w:r>
      <w:r w:rsidRPr="0022764C">
        <w:rPr>
          <w:b/>
        </w:rPr>
        <w:t>Section</w:t>
      </w:r>
      <w:r w:rsidRPr="0022764C">
        <w:t>.</w:t>
      </w:r>
    </w:p>
    <w:p w14:paraId="2DE2B515" w14:textId="0C0ED753" w:rsidR="006A3EF8" w:rsidRPr="0022764C" w:rsidRDefault="006A3EF8" w:rsidP="00933EB0">
      <w:pPr>
        <w:pStyle w:val="BodyText"/>
      </w:pPr>
      <w:r w:rsidRPr="0022764C">
        <w:t xml:space="preserve">If more than one person is entitled to an indemnity under the terms of this </w:t>
      </w:r>
      <w:r w:rsidRPr="0022764C">
        <w:rPr>
          <w:b/>
        </w:rPr>
        <w:t>Section</w:t>
      </w:r>
      <w:r w:rsidRPr="0022764C">
        <w:t xml:space="preserve">, then the </w:t>
      </w:r>
      <w:r w:rsidRPr="0022764C">
        <w:rPr>
          <w:b/>
        </w:rPr>
        <w:t>Insurer’s</w:t>
      </w:r>
      <w:r w:rsidRPr="0022764C">
        <w:t xml:space="preserve"> total liability to all such persons shall not exceed the Indemnity</w:t>
      </w:r>
      <w:r w:rsidRPr="0022764C">
        <w:rPr>
          <w:b/>
        </w:rPr>
        <w:t xml:space="preserve"> </w:t>
      </w:r>
      <w:r w:rsidRPr="0022764C">
        <w:t xml:space="preserve">Limit. For the avoidance of doubt, the </w:t>
      </w:r>
      <w:r w:rsidRPr="0022764C">
        <w:rPr>
          <w:bCs/>
        </w:rPr>
        <w:t>Indemnity Limit</w:t>
      </w:r>
      <w:r w:rsidRPr="0022764C">
        <w:t xml:space="preserve"> in a. above is not additional to and shall not increase the Sum</w:t>
      </w:r>
      <w:r w:rsidRPr="0022764C">
        <w:rPr>
          <w:b/>
        </w:rPr>
        <w:t xml:space="preserve"> </w:t>
      </w:r>
      <w:r w:rsidRPr="0022764C">
        <w:t xml:space="preserve">stated in the </w:t>
      </w:r>
      <w:r w:rsidRPr="0022764C">
        <w:rPr>
          <w:b/>
        </w:rPr>
        <w:t>Schedule</w:t>
      </w:r>
      <w:r w:rsidRPr="0022764C">
        <w:t>.</w:t>
      </w:r>
    </w:p>
    <w:p w14:paraId="6D49B7B3" w14:textId="77777777" w:rsidR="006A3EF8" w:rsidRPr="0022764C" w:rsidRDefault="006A3EF8" w:rsidP="00933EB0">
      <w:pPr>
        <w:pStyle w:val="Heading3"/>
        <w:rPr>
          <w:rFonts w:cstheme="majorHAnsi"/>
        </w:rPr>
      </w:pPr>
      <w:r w:rsidRPr="0022764C">
        <w:t>Virus</w:t>
      </w:r>
      <w:r w:rsidRPr="0022764C">
        <w:rPr>
          <w:rFonts w:cstheme="majorHAnsi"/>
        </w:rPr>
        <w:t xml:space="preserve"> </w:t>
      </w:r>
    </w:p>
    <w:p w14:paraId="40193C66" w14:textId="77777777" w:rsidR="006A3EF8" w:rsidRPr="0022764C" w:rsidRDefault="006A3EF8" w:rsidP="00933EB0">
      <w:pPr>
        <w:pStyle w:val="BodyText"/>
      </w:pPr>
      <w:r w:rsidRPr="0022764C">
        <w:t xml:space="preserve">means any unauthorised executable code uploaded to, or replicated through, a </w:t>
      </w:r>
      <w:r w:rsidRPr="0022764C">
        <w:rPr>
          <w:bCs/>
        </w:rPr>
        <w:t>Computer</w:t>
      </w:r>
      <w:r w:rsidRPr="0022764C">
        <w:rPr>
          <w:b/>
          <w:bCs/>
        </w:rPr>
        <w:t xml:space="preserve"> </w:t>
      </w:r>
      <w:r w:rsidRPr="0022764C">
        <w:rPr>
          <w:bCs/>
        </w:rPr>
        <w:t>System</w:t>
      </w:r>
      <w:r w:rsidRPr="0022764C">
        <w:t xml:space="preserve"> or network whether termed a virus or known by any other name and whether it is self-replicating or non-replicating which causes damage or loss to data or the Computer</w:t>
      </w:r>
      <w:r w:rsidRPr="0022764C">
        <w:rPr>
          <w:b/>
        </w:rPr>
        <w:t xml:space="preserve"> </w:t>
      </w:r>
      <w:r w:rsidRPr="0022764C">
        <w:t>System.</w:t>
      </w:r>
    </w:p>
    <w:p w14:paraId="232EDDF6" w14:textId="77777777" w:rsidR="006A3EF8" w:rsidRPr="0022764C" w:rsidRDefault="006A3EF8" w:rsidP="00933EB0">
      <w:pPr>
        <w:pStyle w:val="Heading1"/>
      </w:pPr>
      <w:r w:rsidRPr="0022764C">
        <w:t>Insuring Clauses</w:t>
      </w:r>
    </w:p>
    <w:p w14:paraId="5805F617" w14:textId="77777777" w:rsidR="006A3EF8" w:rsidRPr="0022764C" w:rsidRDefault="006A3EF8" w:rsidP="00933EB0">
      <w:pPr>
        <w:pStyle w:val="BodyText"/>
      </w:pPr>
      <w:r w:rsidRPr="0022764C">
        <w:t xml:space="preserve">In consideration of the premium having been paid to the </w:t>
      </w:r>
      <w:r w:rsidRPr="0022764C">
        <w:rPr>
          <w:b/>
        </w:rPr>
        <w:t>Insurer</w:t>
      </w:r>
      <w:r w:rsidRPr="0022764C">
        <w:t xml:space="preserve">, the </w:t>
      </w:r>
      <w:r w:rsidRPr="0022764C">
        <w:rPr>
          <w:b/>
        </w:rPr>
        <w:t>Insured</w:t>
      </w:r>
      <w:r w:rsidRPr="0022764C">
        <w:t xml:space="preserve"> is indemnified up to the Indemnity Limit (unless otherwise specified below) as follows:</w:t>
      </w:r>
    </w:p>
    <w:p w14:paraId="77BEB462" w14:textId="77777777" w:rsidR="006A3EF8" w:rsidRPr="0022764C" w:rsidRDefault="006A3EF8" w:rsidP="00933EB0">
      <w:pPr>
        <w:pStyle w:val="Heading3"/>
        <w:numPr>
          <w:ilvl w:val="0"/>
          <w:numId w:val="297"/>
        </w:numPr>
        <w:ind w:left="454" w:hanging="454"/>
      </w:pPr>
      <w:r w:rsidRPr="0022764C">
        <w:lastRenderedPageBreak/>
        <w:t>Indemnity</w:t>
      </w:r>
    </w:p>
    <w:p w14:paraId="6A1B003F" w14:textId="77777777" w:rsidR="006A3EF8" w:rsidRPr="0022764C" w:rsidRDefault="006A3EF8" w:rsidP="00933EB0">
      <w:pPr>
        <w:pStyle w:val="BodyTextIndent"/>
      </w:pPr>
      <w:r w:rsidRPr="0022764C">
        <w:t xml:space="preserve">For damages and claimant’s costs for which the </w:t>
      </w:r>
      <w:r w:rsidRPr="0022764C">
        <w:rPr>
          <w:b/>
        </w:rPr>
        <w:t>Insured</w:t>
      </w:r>
      <w:r w:rsidRPr="0022764C">
        <w:t xml:space="preserve"> is legally liable to pay resulting from claims first made against the </w:t>
      </w:r>
      <w:r w:rsidRPr="0022764C">
        <w:rPr>
          <w:b/>
        </w:rPr>
        <w:t>Insured</w:t>
      </w:r>
      <w:r w:rsidRPr="0022764C">
        <w:t xml:space="preserve"> during the </w:t>
      </w:r>
      <w:r w:rsidRPr="0022764C">
        <w:rPr>
          <w:b/>
        </w:rPr>
        <w:t>Period of Insurance</w:t>
      </w:r>
      <w:r w:rsidRPr="0022764C">
        <w:t xml:space="preserve"> and arising out of the ordinary course of the </w:t>
      </w:r>
      <w:r w:rsidRPr="0022764C">
        <w:rPr>
          <w:b/>
        </w:rPr>
        <w:t xml:space="preserve">Media Business Services </w:t>
      </w:r>
      <w:r w:rsidRPr="0022764C">
        <w:t>or associated Advertising</w:t>
      </w:r>
      <w:r w:rsidRPr="0022764C">
        <w:rPr>
          <w:b/>
        </w:rPr>
        <w:t xml:space="preserve"> </w:t>
      </w:r>
      <w:r w:rsidRPr="0022764C">
        <w:t>activities</w:t>
      </w:r>
      <w:r w:rsidRPr="0022764C">
        <w:rPr>
          <w:b/>
        </w:rPr>
        <w:t xml:space="preserve"> </w:t>
      </w:r>
      <w:r w:rsidRPr="0022764C">
        <w:t>in consequence of:</w:t>
      </w:r>
    </w:p>
    <w:p w14:paraId="28E5596A" w14:textId="77777777" w:rsidR="006A3EF8" w:rsidRPr="0022764C" w:rsidRDefault="006A3EF8" w:rsidP="00933EB0">
      <w:pPr>
        <w:pStyle w:val="BodyTextIndent"/>
        <w:numPr>
          <w:ilvl w:val="1"/>
          <w:numId w:val="303"/>
        </w:numPr>
        <w:ind w:left="908" w:hanging="454"/>
      </w:pPr>
      <w:r w:rsidRPr="0022764C">
        <w:t xml:space="preserve">breach of contract or liability assumed by the </w:t>
      </w:r>
      <w:r w:rsidRPr="0022764C">
        <w:rPr>
          <w:b/>
        </w:rPr>
        <w:t>Insured</w:t>
      </w:r>
      <w:r w:rsidRPr="0022764C">
        <w:t xml:space="preserve"> in the form of hold harmless or indemnity agreements executed with any party with whom the </w:t>
      </w:r>
      <w:r w:rsidRPr="0022764C">
        <w:rPr>
          <w:b/>
        </w:rPr>
        <w:t>Insured</w:t>
      </w:r>
      <w:r w:rsidRPr="0022764C">
        <w:t xml:space="preserve"> has contracted to provide </w:t>
      </w:r>
      <w:r w:rsidRPr="0022764C">
        <w:rPr>
          <w:b/>
        </w:rPr>
        <w:t>Media Business Services</w:t>
      </w:r>
      <w:r w:rsidRPr="0022764C">
        <w:t xml:space="preserve"> but only in respect of indemnity provided by Insuring Clauses 1. (Indemnity) and 2. (Legal Defence Costs and Expenses);</w:t>
      </w:r>
    </w:p>
    <w:p w14:paraId="01A3F9E6" w14:textId="77777777" w:rsidR="006A3EF8" w:rsidRPr="0022764C" w:rsidRDefault="006A3EF8" w:rsidP="00933EB0">
      <w:pPr>
        <w:pStyle w:val="BodyTextIndent"/>
        <w:numPr>
          <w:ilvl w:val="1"/>
          <w:numId w:val="303"/>
        </w:numPr>
        <w:ind w:left="908" w:hanging="454"/>
      </w:pPr>
      <w:r w:rsidRPr="0022764C">
        <w:t>defamation or other tort related to disparagement of character, harm to reputation or feelings of any person or organisation including libel, slander or defamation, product disparagement and malicious falsehood, trade libel or any claim relating to outrage or emotional distress;</w:t>
      </w:r>
    </w:p>
    <w:p w14:paraId="0AB69D7D" w14:textId="77777777" w:rsidR="006A3EF8" w:rsidRPr="0022764C" w:rsidRDefault="006A3EF8" w:rsidP="00933EB0">
      <w:pPr>
        <w:pStyle w:val="BodyTextIndent"/>
        <w:numPr>
          <w:ilvl w:val="1"/>
          <w:numId w:val="303"/>
        </w:numPr>
        <w:ind w:left="908" w:hanging="454"/>
      </w:pPr>
      <w:r w:rsidRPr="0022764C">
        <w:t>unintentional</w:t>
      </w:r>
      <w:r w:rsidRPr="0022764C">
        <w:rPr>
          <w:rFonts w:eastAsia="Times New Roman"/>
        </w:rPr>
        <w:t xml:space="preserve"> </w:t>
      </w:r>
      <w:r w:rsidRPr="0022764C">
        <w:t>breach of confidentiality or other invasion, infringement or interference with rights of privacy or publicity including false light, intrusion upon a person’s seclusion and the public disclosure of private facts;</w:t>
      </w:r>
    </w:p>
    <w:p w14:paraId="1AC468FB" w14:textId="77777777" w:rsidR="006A3EF8" w:rsidRPr="0022764C" w:rsidRDefault="006A3EF8" w:rsidP="00933EB0">
      <w:pPr>
        <w:pStyle w:val="BodyTextIndent"/>
        <w:numPr>
          <w:ilvl w:val="1"/>
          <w:numId w:val="303"/>
        </w:numPr>
        <w:ind w:left="908" w:hanging="454"/>
      </w:pPr>
      <w:r w:rsidRPr="0022764C">
        <w:t>unintentional infringement of intellectual property rights including copyright, title, slogan, trademark, domain name or metatag, moral rights, misappropriation of, formats, characters, trade names, character names, titles, plots, musical compositions, voices, slogans, graphic material or artwork, passing off and plagiarism and commercial appropriation of name or likeness;</w:t>
      </w:r>
    </w:p>
    <w:p w14:paraId="7BFC165F" w14:textId="77777777" w:rsidR="006A3EF8" w:rsidRPr="0022764C" w:rsidRDefault="006A3EF8" w:rsidP="00933EB0">
      <w:pPr>
        <w:pStyle w:val="BodyTextIndent"/>
        <w:numPr>
          <w:ilvl w:val="1"/>
          <w:numId w:val="303"/>
        </w:numPr>
        <w:ind w:left="908" w:hanging="454"/>
      </w:pPr>
      <w:r w:rsidRPr="0022764C">
        <w:t>unintentional breach of a license to use a third party’s trademarked or copyrighted material but only to the extent that use exceeds the express limitations in the license regarding territory, duration or media in which the material may be used and only when made as a part of a claim under d. above;</w:t>
      </w:r>
    </w:p>
    <w:p w14:paraId="10F33104" w14:textId="77777777" w:rsidR="006A3EF8" w:rsidRPr="0022764C" w:rsidRDefault="006A3EF8" w:rsidP="00933EB0">
      <w:pPr>
        <w:pStyle w:val="BodyTextIndent"/>
        <w:numPr>
          <w:ilvl w:val="1"/>
          <w:numId w:val="303"/>
        </w:numPr>
        <w:ind w:left="908" w:hanging="454"/>
      </w:pPr>
      <w:r w:rsidRPr="0022764C">
        <w:t>breach of comparative advertising regulations;</w:t>
      </w:r>
    </w:p>
    <w:p w14:paraId="5CAC10F0" w14:textId="77777777" w:rsidR="006A3EF8" w:rsidRPr="0022764C" w:rsidRDefault="006A3EF8" w:rsidP="00933EB0">
      <w:pPr>
        <w:pStyle w:val="BodyTextIndent"/>
        <w:numPr>
          <w:ilvl w:val="1"/>
          <w:numId w:val="303"/>
        </w:numPr>
        <w:ind w:left="908" w:hanging="454"/>
      </w:pPr>
      <w:r w:rsidRPr="0022764C">
        <w:t xml:space="preserve">the loss of or damage to </w:t>
      </w:r>
      <w:r w:rsidRPr="0022764C">
        <w:rPr>
          <w:b/>
        </w:rPr>
        <w:t>Documents</w:t>
      </w:r>
      <w:r w:rsidRPr="0022764C">
        <w:t>;</w:t>
      </w:r>
    </w:p>
    <w:p w14:paraId="5012A0A7" w14:textId="77777777" w:rsidR="006A3EF8" w:rsidRPr="0022764C" w:rsidRDefault="006A3EF8" w:rsidP="00933EB0">
      <w:pPr>
        <w:pStyle w:val="BodyTextIndent"/>
        <w:numPr>
          <w:ilvl w:val="1"/>
          <w:numId w:val="303"/>
        </w:numPr>
        <w:ind w:left="908" w:hanging="454"/>
      </w:pPr>
      <w:r w:rsidRPr="0022764C">
        <w:t>unintentional transmission of a Virus;</w:t>
      </w:r>
    </w:p>
    <w:p w14:paraId="75A9FBDC" w14:textId="45C6C540" w:rsidR="006A3EF8" w:rsidRPr="0022764C" w:rsidRDefault="006A3EF8" w:rsidP="00933EB0">
      <w:pPr>
        <w:pStyle w:val="BodyTextIndent"/>
        <w:numPr>
          <w:ilvl w:val="1"/>
          <w:numId w:val="303"/>
        </w:numPr>
        <w:ind w:left="908" w:hanging="454"/>
      </w:pPr>
      <w:r w:rsidRPr="0022764C">
        <w:t xml:space="preserve">the failure to protect against unauthorised access to, unauthorised use of, a </w:t>
      </w:r>
      <w:del w:id="167" w:author="stuart wolstenholme" w:date="2026-05-29T12:37:00Z" w16du:dateUtc="2026-05-29T11:37:00Z">
        <w:r w:rsidRPr="0022764C" w:rsidDel="00BB79CB">
          <w:delText>denial of service</w:delText>
        </w:r>
      </w:del>
      <w:ins w:id="168" w:author="stuart wolstenholme" w:date="2026-05-29T12:37:00Z" w16du:dateUtc="2026-05-29T11:37:00Z">
        <w:r w:rsidR="00BB79CB" w:rsidRPr="0022764C">
          <w:t>denial-of-service</w:t>
        </w:r>
      </w:ins>
      <w:r w:rsidRPr="0022764C">
        <w:t xml:space="preserve"> attack against the </w:t>
      </w:r>
      <w:r w:rsidRPr="0022764C">
        <w:rPr>
          <w:b/>
        </w:rPr>
        <w:t xml:space="preserve">Insured’s </w:t>
      </w:r>
      <w:r w:rsidRPr="0022764C">
        <w:t>Computer</w:t>
      </w:r>
      <w:r w:rsidRPr="0022764C">
        <w:rPr>
          <w:b/>
        </w:rPr>
        <w:t xml:space="preserve"> </w:t>
      </w:r>
      <w:r w:rsidRPr="0022764C">
        <w:t>System;</w:t>
      </w:r>
    </w:p>
    <w:p w14:paraId="153014EB" w14:textId="77777777" w:rsidR="006A3EF8" w:rsidRPr="0022764C" w:rsidRDefault="006A3EF8" w:rsidP="00933EB0">
      <w:pPr>
        <w:pStyle w:val="BodyTextIndent"/>
        <w:numPr>
          <w:ilvl w:val="1"/>
          <w:numId w:val="303"/>
        </w:numPr>
        <w:ind w:left="908" w:hanging="454"/>
      </w:pPr>
      <w:r w:rsidRPr="0022764C">
        <w:t>misuse of any information which is either confidential or subject to statutory restrictions;</w:t>
      </w:r>
    </w:p>
    <w:p w14:paraId="709F47B8" w14:textId="77777777" w:rsidR="006A3EF8" w:rsidRPr="0022764C" w:rsidRDefault="006A3EF8" w:rsidP="00933EB0">
      <w:pPr>
        <w:pStyle w:val="BodyTextIndent"/>
        <w:numPr>
          <w:ilvl w:val="1"/>
          <w:numId w:val="303"/>
        </w:numPr>
        <w:ind w:left="908" w:hanging="454"/>
      </w:pPr>
      <w:r w:rsidRPr="0022764C">
        <w:t>breach of professional duty, negligent act, negligent error, negligent omission, negligent misstatement or negligent misrepresentation;</w:t>
      </w:r>
    </w:p>
    <w:p w14:paraId="298F6192" w14:textId="77777777" w:rsidR="006A3EF8" w:rsidRPr="0022764C" w:rsidRDefault="006A3EF8" w:rsidP="00933EB0">
      <w:pPr>
        <w:pStyle w:val="BodyTextIndent"/>
        <w:numPr>
          <w:ilvl w:val="1"/>
          <w:numId w:val="303"/>
        </w:numPr>
        <w:ind w:left="908" w:hanging="454"/>
      </w:pPr>
      <w:r w:rsidRPr="0022764C">
        <w:t>dishonest, fraudulent or malicious act or omission of any former or present Employee</w:t>
      </w:r>
      <w:r w:rsidRPr="0022764C">
        <w:rPr>
          <w:b/>
        </w:rPr>
        <w:t xml:space="preserve"> </w:t>
      </w:r>
      <w:r w:rsidRPr="0022764C">
        <w:t xml:space="preserve">(which term, for the purpose of this clause alone, shall not include any principal, partner, member or director of the </w:t>
      </w:r>
      <w:r w:rsidRPr="0022764C">
        <w:rPr>
          <w:b/>
        </w:rPr>
        <w:t>Insured</w:t>
      </w:r>
      <w:r w:rsidRPr="0022764C">
        <w:t xml:space="preserve">) provided that no indemnity shall be given in the event that any principal, partner, member or director of the </w:t>
      </w:r>
      <w:r w:rsidRPr="0022764C">
        <w:rPr>
          <w:b/>
        </w:rPr>
        <w:t>Insured</w:t>
      </w:r>
      <w:r w:rsidRPr="0022764C">
        <w:t xml:space="preserve"> conspired to commit or condoned any such dishonest, fraudulent or malicious act or omission;</w:t>
      </w:r>
    </w:p>
    <w:p w14:paraId="7C9EDE19" w14:textId="77777777" w:rsidR="006A3EF8" w:rsidRPr="0022764C" w:rsidRDefault="006A3EF8" w:rsidP="00933EB0">
      <w:pPr>
        <w:pStyle w:val="BodyTextIndent"/>
        <w:numPr>
          <w:ilvl w:val="1"/>
          <w:numId w:val="303"/>
        </w:numPr>
        <w:ind w:left="908" w:hanging="454"/>
      </w:pPr>
      <w:r w:rsidRPr="0022764C">
        <w:t>any other civil liability not otherwise excluded.</w:t>
      </w:r>
    </w:p>
    <w:p w14:paraId="75BB70E5" w14:textId="77777777" w:rsidR="006A3EF8" w:rsidRPr="0022764C" w:rsidRDefault="006A3EF8" w:rsidP="00933EB0">
      <w:pPr>
        <w:pStyle w:val="Heading3"/>
        <w:numPr>
          <w:ilvl w:val="0"/>
          <w:numId w:val="297"/>
        </w:numPr>
        <w:ind w:left="454" w:hanging="454"/>
      </w:pPr>
      <w:r w:rsidRPr="0022764C">
        <w:t>Legal Defence Costs and Expenses</w:t>
      </w:r>
    </w:p>
    <w:p w14:paraId="32E6FF4C" w14:textId="77777777" w:rsidR="006A3EF8" w:rsidRPr="0022764C" w:rsidRDefault="006A3EF8" w:rsidP="00933EB0">
      <w:pPr>
        <w:pStyle w:val="BodyTextIndent"/>
        <w:rPr>
          <w:b/>
        </w:rPr>
      </w:pPr>
      <w:r w:rsidRPr="0022764C">
        <w:t xml:space="preserve">The </w:t>
      </w:r>
      <w:r w:rsidRPr="0022764C">
        <w:rPr>
          <w:b/>
        </w:rPr>
        <w:t>Insurer</w:t>
      </w:r>
      <w:r w:rsidRPr="0022764C">
        <w:t xml:space="preserve"> will pay in addition to any indemnity under Insuring Clause 1. (Indemnity) all Defence</w:t>
      </w:r>
      <w:r w:rsidRPr="0022764C">
        <w:rPr>
          <w:b/>
        </w:rPr>
        <w:t xml:space="preserve"> </w:t>
      </w:r>
      <w:r w:rsidRPr="0022764C">
        <w:t>Costs and Expenses provided that:</w:t>
      </w:r>
    </w:p>
    <w:p w14:paraId="62DCD50F" w14:textId="77777777" w:rsidR="006A3EF8" w:rsidRPr="0022764C" w:rsidRDefault="006A3EF8" w:rsidP="00933EB0">
      <w:pPr>
        <w:pStyle w:val="BodyTextIndent"/>
        <w:numPr>
          <w:ilvl w:val="1"/>
          <w:numId w:val="302"/>
        </w:numPr>
        <w:ind w:left="908" w:hanging="454"/>
        <w:rPr>
          <w:b/>
        </w:rPr>
      </w:pPr>
      <w:r w:rsidRPr="0022764C">
        <w:t xml:space="preserve">if the amount paid or agreed to be paid by or on behalf of the </w:t>
      </w:r>
      <w:r w:rsidRPr="0022764C">
        <w:rPr>
          <w:b/>
        </w:rPr>
        <w:t>Insured</w:t>
      </w:r>
      <w:r w:rsidRPr="0022764C">
        <w:t xml:space="preserve"> to dispose of a claim exceeds the Indemnity Limit the </w:t>
      </w:r>
      <w:r w:rsidRPr="0022764C">
        <w:rPr>
          <w:b/>
        </w:rPr>
        <w:t>Insurer</w:t>
      </w:r>
      <w:r w:rsidRPr="0022764C">
        <w:t xml:space="preserve"> will only be liable for that proportion of the Defence Costs and Expenses which the Indemnity Limit bears to the amount paid or agreed to be paid;</w:t>
      </w:r>
    </w:p>
    <w:p w14:paraId="4CE6811B" w14:textId="77777777" w:rsidR="006A3EF8" w:rsidRPr="0022764C" w:rsidRDefault="006A3EF8" w:rsidP="00933EB0">
      <w:pPr>
        <w:pStyle w:val="BodyTextIndent"/>
        <w:numPr>
          <w:ilvl w:val="1"/>
          <w:numId w:val="302"/>
        </w:numPr>
        <w:ind w:left="908" w:hanging="454"/>
        <w:rPr>
          <w:b/>
        </w:rPr>
      </w:pPr>
      <w:r w:rsidRPr="0022764C">
        <w:t xml:space="preserve">in the event that the </w:t>
      </w:r>
      <w:r w:rsidRPr="0022764C">
        <w:rPr>
          <w:b/>
        </w:rPr>
        <w:t>Insurer</w:t>
      </w:r>
      <w:r w:rsidRPr="0022764C">
        <w:t xml:space="preserve"> elects to make a payment to the </w:t>
      </w:r>
      <w:r w:rsidRPr="0022764C">
        <w:rPr>
          <w:b/>
        </w:rPr>
        <w:t>Insured</w:t>
      </w:r>
      <w:r w:rsidRPr="0022764C">
        <w:t xml:space="preserve"> pursuant to Notification and Claims Condition – Applicable to this </w:t>
      </w:r>
      <w:r w:rsidRPr="0022764C">
        <w:rPr>
          <w:b/>
          <w:bCs/>
        </w:rPr>
        <w:t>Section</w:t>
      </w:r>
      <w:r w:rsidRPr="0022764C">
        <w:t xml:space="preserve"> then the </w:t>
      </w:r>
      <w:r w:rsidRPr="0022764C">
        <w:rPr>
          <w:b/>
        </w:rPr>
        <w:t>Insurer</w:t>
      </w:r>
      <w:r w:rsidRPr="0022764C">
        <w:t xml:space="preserve"> shall have no liability to pay Defence Costs and Expenses incurred after the date upon which such payment is made.</w:t>
      </w:r>
    </w:p>
    <w:p w14:paraId="41F3CEC9" w14:textId="77777777" w:rsidR="006A3EF8" w:rsidRPr="0022764C" w:rsidRDefault="006A3EF8" w:rsidP="00933EB0">
      <w:pPr>
        <w:pStyle w:val="Heading3"/>
        <w:numPr>
          <w:ilvl w:val="0"/>
          <w:numId w:val="297"/>
        </w:numPr>
        <w:ind w:left="454" w:hanging="454"/>
      </w:pPr>
      <w:r w:rsidRPr="0022764C">
        <w:t>Rectification</w:t>
      </w:r>
    </w:p>
    <w:p w14:paraId="4150D707" w14:textId="77777777" w:rsidR="006A3EF8" w:rsidRPr="0022764C" w:rsidRDefault="006A3EF8" w:rsidP="00933EB0">
      <w:pPr>
        <w:pStyle w:val="BodyTextIndent"/>
        <w:rPr>
          <w:b/>
        </w:rPr>
      </w:pPr>
      <w:r w:rsidRPr="0022764C">
        <w:t xml:space="preserve">For additional expenses, other than those covered under Insuring Clause 8. (Withdrawal of Content) of this </w:t>
      </w:r>
      <w:r w:rsidRPr="0022764C">
        <w:rPr>
          <w:b/>
          <w:bCs/>
        </w:rPr>
        <w:t>Section</w:t>
      </w:r>
      <w:r w:rsidRPr="0022764C">
        <w:t xml:space="preserve"> directly incurred, with the prior written consent of the </w:t>
      </w:r>
      <w:r w:rsidRPr="0022764C">
        <w:rPr>
          <w:b/>
        </w:rPr>
        <w:t>Insurer</w:t>
      </w:r>
      <w:r w:rsidRPr="0022764C">
        <w:t xml:space="preserve">, in successfully rectifying a problem which otherwise would lead to a claim in excess of such expenses under Insuring Clause 1. (Indemnity) of this </w:t>
      </w:r>
      <w:r w:rsidRPr="0022764C">
        <w:rPr>
          <w:b/>
        </w:rPr>
        <w:t>Section</w:t>
      </w:r>
      <w:r w:rsidRPr="0022764C">
        <w:t>.</w:t>
      </w:r>
    </w:p>
    <w:p w14:paraId="5555F17F" w14:textId="77777777" w:rsidR="006A3EF8" w:rsidRPr="0022764C" w:rsidRDefault="006A3EF8" w:rsidP="00933EB0">
      <w:pPr>
        <w:pStyle w:val="BodyTextIndent"/>
        <w:rPr>
          <w:b/>
        </w:rPr>
      </w:pPr>
      <w:r w:rsidRPr="0022764C">
        <w:t xml:space="preserve">If the </w:t>
      </w:r>
      <w:r w:rsidRPr="0022764C">
        <w:rPr>
          <w:b/>
        </w:rPr>
        <w:t>Insured</w:t>
      </w:r>
      <w:r w:rsidRPr="0022764C">
        <w:t xml:space="preserve"> is unable to get approval from the </w:t>
      </w:r>
      <w:r w:rsidRPr="0022764C">
        <w:rPr>
          <w:b/>
        </w:rPr>
        <w:t>Insurer</w:t>
      </w:r>
      <w:r w:rsidRPr="0022764C">
        <w:t xml:space="preserve"> due to time constraints or lack of detailed information, the </w:t>
      </w:r>
      <w:r w:rsidRPr="0022764C">
        <w:rPr>
          <w:b/>
        </w:rPr>
        <w:t>Insurer</w:t>
      </w:r>
      <w:r w:rsidRPr="0022764C">
        <w:t xml:space="preserve"> will pay such expenses provided that the </w:t>
      </w:r>
      <w:r w:rsidRPr="0022764C">
        <w:rPr>
          <w:b/>
        </w:rPr>
        <w:t>Insured</w:t>
      </w:r>
      <w:r w:rsidRPr="0022764C">
        <w:t xml:space="preserve"> can demonstrate that:</w:t>
      </w:r>
    </w:p>
    <w:p w14:paraId="5D1E79B0" w14:textId="77777777" w:rsidR="006A3EF8" w:rsidRPr="0022764C" w:rsidRDefault="006A3EF8" w:rsidP="00933EB0">
      <w:pPr>
        <w:pStyle w:val="BodyTextIndent"/>
        <w:numPr>
          <w:ilvl w:val="0"/>
          <w:numId w:val="301"/>
        </w:numPr>
        <w:ind w:left="908" w:hanging="454"/>
        <w:rPr>
          <w:b/>
        </w:rPr>
      </w:pPr>
      <w:r w:rsidRPr="0022764C">
        <w:t>such expenses were less than the amount of a potential claim; and</w:t>
      </w:r>
    </w:p>
    <w:p w14:paraId="752F4BFF" w14:textId="77777777" w:rsidR="006A3EF8" w:rsidRPr="0022764C" w:rsidRDefault="006A3EF8" w:rsidP="00933EB0">
      <w:pPr>
        <w:pStyle w:val="BodyTextIndent"/>
        <w:numPr>
          <w:ilvl w:val="0"/>
          <w:numId w:val="301"/>
        </w:numPr>
        <w:ind w:left="908" w:hanging="454"/>
        <w:rPr>
          <w:b/>
        </w:rPr>
      </w:pPr>
      <w:r w:rsidRPr="0022764C">
        <w:t>the amount is reasonable;</w:t>
      </w:r>
      <w:r w:rsidRPr="0022764C">
        <w:rPr>
          <w:b/>
        </w:rPr>
        <w:t xml:space="preserve"> </w:t>
      </w:r>
      <w:r w:rsidRPr="0022764C">
        <w:t>and</w:t>
      </w:r>
    </w:p>
    <w:p w14:paraId="32836787" w14:textId="77777777" w:rsidR="006A3EF8" w:rsidRPr="0022764C" w:rsidRDefault="006A3EF8" w:rsidP="00933EB0">
      <w:pPr>
        <w:pStyle w:val="BodyTextIndent"/>
        <w:numPr>
          <w:ilvl w:val="0"/>
          <w:numId w:val="301"/>
        </w:numPr>
        <w:ind w:left="908" w:hanging="454"/>
      </w:pPr>
      <w:r w:rsidRPr="0022764C">
        <w:t xml:space="preserve">the </w:t>
      </w:r>
      <w:r w:rsidRPr="0022764C">
        <w:rPr>
          <w:b/>
        </w:rPr>
        <w:t>Insured’s</w:t>
      </w:r>
      <w:r w:rsidRPr="0022764C">
        <w:t xml:space="preserve"> client has received the same level and quality of service or deliverables that they were originally entitled to receive.</w:t>
      </w:r>
    </w:p>
    <w:p w14:paraId="7627837A" w14:textId="77777777" w:rsidR="006A3EF8" w:rsidRPr="0022764C" w:rsidRDefault="006A3EF8" w:rsidP="00933EB0">
      <w:pPr>
        <w:pStyle w:val="BodyTextIndent"/>
      </w:pPr>
      <w:r w:rsidRPr="0022764C">
        <w:t xml:space="preserve">Any payment made under this Clause will exclude the </w:t>
      </w:r>
      <w:r w:rsidRPr="0022764C">
        <w:rPr>
          <w:b/>
        </w:rPr>
        <w:t>Insured’s</w:t>
      </w:r>
      <w:r w:rsidRPr="0022764C">
        <w:t xml:space="preserve"> lost profit, mark-up, or VAT or its equivalent and compensation for management time or any lost files or commissions from any other client or potential client. If a claim is later made the amount of expenses paid under this </w:t>
      </w:r>
      <w:r w:rsidRPr="0022764C">
        <w:rPr>
          <w:b/>
          <w:bCs/>
        </w:rPr>
        <w:t>Section</w:t>
      </w:r>
      <w:r w:rsidRPr="0022764C">
        <w:t xml:space="preserve"> will be deducted from the Indemnity Limit for that claim.</w:t>
      </w:r>
    </w:p>
    <w:p w14:paraId="64EBCC90" w14:textId="77777777" w:rsidR="006A3EF8" w:rsidRPr="0022764C" w:rsidRDefault="006A3EF8" w:rsidP="00933EB0">
      <w:pPr>
        <w:pStyle w:val="Heading3"/>
        <w:numPr>
          <w:ilvl w:val="0"/>
          <w:numId w:val="297"/>
        </w:numPr>
        <w:ind w:left="454" w:hanging="454"/>
      </w:pPr>
      <w:r w:rsidRPr="0022764C">
        <w:lastRenderedPageBreak/>
        <w:t>Irrecoverable fees</w:t>
      </w:r>
    </w:p>
    <w:p w14:paraId="4513AA39" w14:textId="77777777" w:rsidR="006A3EF8" w:rsidRPr="0022764C" w:rsidRDefault="006A3EF8" w:rsidP="00933EB0">
      <w:pPr>
        <w:pStyle w:val="BodyTextIndent"/>
        <w:rPr>
          <w:b/>
          <w:sz w:val="24"/>
        </w:rPr>
      </w:pPr>
      <w:r w:rsidRPr="0022764C">
        <w:t xml:space="preserve">For amounts owed to the </w:t>
      </w:r>
      <w:r w:rsidRPr="0022764C">
        <w:rPr>
          <w:b/>
        </w:rPr>
        <w:t>Insured</w:t>
      </w:r>
      <w:r w:rsidRPr="0022764C">
        <w:t xml:space="preserve">, including amounts legally owed by the </w:t>
      </w:r>
      <w:r w:rsidRPr="0022764C">
        <w:rPr>
          <w:b/>
        </w:rPr>
        <w:t>Insured</w:t>
      </w:r>
      <w:r w:rsidRPr="0022764C">
        <w:t xml:space="preserve"> to sub-contractors or suppliers, due to the refusal of the </w:t>
      </w:r>
      <w:r w:rsidRPr="0022764C">
        <w:rPr>
          <w:b/>
        </w:rPr>
        <w:t>Insured’s</w:t>
      </w:r>
      <w:r w:rsidRPr="0022764C">
        <w:t xml:space="preserve"> client to pay for work done by the </w:t>
      </w:r>
      <w:r w:rsidRPr="0022764C">
        <w:rPr>
          <w:b/>
        </w:rPr>
        <w:t>Insured</w:t>
      </w:r>
      <w:r w:rsidRPr="0022764C">
        <w:t xml:space="preserve"> for them where such client has reasonable grounds for being dissatisfied with the work and threatens to bring a claim for more than the amount owed, and which would otherwise be covered under Insuring Clause 1. (Indemnity), provided that such threat is first made against the </w:t>
      </w:r>
      <w:r w:rsidRPr="0022764C">
        <w:rPr>
          <w:b/>
        </w:rPr>
        <w:t>Insured</w:t>
      </w:r>
      <w:r w:rsidRPr="0022764C">
        <w:t xml:space="preserve"> and notified to the </w:t>
      </w:r>
      <w:r w:rsidRPr="0022764C">
        <w:rPr>
          <w:b/>
        </w:rPr>
        <w:t>Insurers</w:t>
      </w:r>
      <w:r w:rsidRPr="0022764C">
        <w:t xml:space="preserve"> during the </w:t>
      </w:r>
      <w:r w:rsidRPr="0022764C">
        <w:rPr>
          <w:b/>
        </w:rPr>
        <w:t>Period of Insurance</w:t>
      </w:r>
      <w:r w:rsidRPr="0022764C">
        <w:t xml:space="preserve">. In such circumstances, if it is possible to settle the dispute by agreeing not to pursue the outstanding amount, the </w:t>
      </w:r>
      <w:r w:rsidRPr="0022764C">
        <w:rPr>
          <w:b/>
        </w:rPr>
        <w:t xml:space="preserve">Insurer </w:t>
      </w:r>
      <w:r w:rsidRPr="0022764C">
        <w:t>will agree to pay the amount owed if they consider that it will avoid a legitimate claim under Insuring Clause 1. (Indemnity) for a greater amount. If, following this, a claim under Insuring Clause 1. (Indemnity)</w:t>
      </w:r>
      <w:r w:rsidRPr="0022764C">
        <w:rPr>
          <w:rFonts w:eastAsia="Arial"/>
        </w:rPr>
        <w:t xml:space="preserve"> still arises then the amount paid under this </w:t>
      </w:r>
      <w:r w:rsidRPr="0022764C">
        <w:rPr>
          <w:rFonts w:eastAsia="Arial"/>
          <w:b/>
          <w:bCs/>
        </w:rPr>
        <w:t>Section</w:t>
      </w:r>
      <w:r w:rsidRPr="0022764C">
        <w:rPr>
          <w:rFonts w:eastAsia="Arial"/>
        </w:rPr>
        <w:t xml:space="preserve"> will be deducted from the Indemnity</w:t>
      </w:r>
      <w:r w:rsidRPr="0022764C">
        <w:rPr>
          <w:rFonts w:eastAsia="Arial"/>
          <w:b/>
        </w:rPr>
        <w:t xml:space="preserve"> </w:t>
      </w:r>
      <w:r w:rsidRPr="0022764C">
        <w:rPr>
          <w:rFonts w:eastAsia="Arial"/>
        </w:rPr>
        <w:t>Limit</w:t>
      </w:r>
      <w:r w:rsidRPr="0022764C">
        <w:rPr>
          <w:rFonts w:eastAsia="Arial"/>
          <w:b/>
        </w:rPr>
        <w:t xml:space="preserve">. </w:t>
      </w:r>
      <w:r w:rsidRPr="0022764C">
        <w:rPr>
          <w:rFonts w:eastAsia="Arial"/>
        </w:rPr>
        <w:t xml:space="preserve">If the </w:t>
      </w:r>
      <w:r w:rsidRPr="0022764C">
        <w:rPr>
          <w:rFonts w:eastAsia="Arial"/>
          <w:b/>
        </w:rPr>
        <w:t>Insured</w:t>
      </w:r>
      <w:r w:rsidRPr="0022764C">
        <w:rPr>
          <w:rFonts w:eastAsia="Arial"/>
        </w:rPr>
        <w:t xml:space="preserve"> eventually recovers part or all of the debt then such recovered amount shall be repaid to the </w:t>
      </w:r>
      <w:r w:rsidRPr="0022764C">
        <w:rPr>
          <w:rFonts w:eastAsia="Arial"/>
          <w:b/>
        </w:rPr>
        <w:t>Insurer</w:t>
      </w:r>
      <w:r w:rsidRPr="0022764C">
        <w:rPr>
          <w:rFonts w:eastAsia="Arial"/>
        </w:rPr>
        <w:t xml:space="preserve"> less the </w:t>
      </w:r>
      <w:r w:rsidRPr="0022764C">
        <w:rPr>
          <w:rFonts w:eastAsia="Arial"/>
          <w:b/>
        </w:rPr>
        <w:t xml:space="preserve">Insured’s </w:t>
      </w:r>
      <w:r w:rsidRPr="0022764C">
        <w:rPr>
          <w:rFonts w:eastAsia="Arial"/>
        </w:rPr>
        <w:t>reasonable expenses of recovering the debt due.</w:t>
      </w:r>
    </w:p>
    <w:p w14:paraId="1E76147E" w14:textId="77777777" w:rsidR="006A3EF8" w:rsidRPr="0022764C" w:rsidRDefault="006A3EF8" w:rsidP="00933EB0">
      <w:pPr>
        <w:pStyle w:val="Heading3"/>
        <w:numPr>
          <w:ilvl w:val="0"/>
          <w:numId w:val="297"/>
        </w:numPr>
        <w:ind w:left="454" w:hanging="454"/>
      </w:pPr>
      <w:r w:rsidRPr="0022764C">
        <w:t>Commitment to Media Space or Print Time</w:t>
      </w:r>
    </w:p>
    <w:p w14:paraId="32FCD9B3" w14:textId="77777777" w:rsidR="006A3EF8" w:rsidRPr="0022764C" w:rsidRDefault="006A3EF8" w:rsidP="00933EB0">
      <w:pPr>
        <w:pStyle w:val="BodyTextIndent"/>
      </w:pPr>
      <w:r w:rsidRPr="0022764C">
        <w:t xml:space="preserve">For claims first notified by the </w:t>
      </w:r>
      <w:r w:rsidRPr="0022764C">
        <w:rPr>
          <w:b/>
          <w:bCs/>
        </w:rPr>
        <w:t>Insured</w:t>
      </w:r>
      <w:r w:rsidRPr="0022764C">
        <w:t xml:space="preserve">, during the </w:t>
      </w:r>
      <w:r w:rsidRPr="0022764C">
        <w:rPr>
          <w:b/>
          <w:bCs/>
        </w:rPr>
        <w:t>Period of Insurance</w:t>
      </w:r>
      <w:r w:rsidRPr="0022764C">
        <w:t xml:space="preserve"> relating to amounts that the </w:t>
      </w:r>
      <w:r w:rsidRPr="0022764C">
        <w:rPr>
          <w:b/>
          <w:bCs/>
        </w:rPr>
        <w:t>Insured</w:t>
      </w:r>
      <w:r w:rsidRPr="0022764C">
        <w:rPr>
          <w:bCs/>
        </w:rPr>
        <w:t xml:space="preserve"> </w:t>
      </w:r>
      <w:r w:rsidRPr="0022764C">
        <w:t xml:space="preserve">is committed to pay for media space or print time, but where the </w:t>
      </w:r>
      <w:r w:rsidRPr="0022764C">
        <w:rPr>
          <w:b/>
          <w:bCs/>
        </w:rPr>
        <w:t>Insured’s</w:t>
      </w:r>
      <w:r w:rsidRPr="0022764C">
        <w:rPr>
          <w:bCs/>
        </w:rPr>
        <w:t xml:space="preserve"> </w:t>
      </w:r>
      <w:r w:rsidRPr="0022764C">
        <w:t xml:space="preserve">client refuses to pay due to allegations that the </w:t>
      </w:r>
      <w:r w:rsidRPr="0022764C">
        <w:rPr>
          <w:b/>
          <w:bCs/>
        </w:rPr>
        <w:t>Insured</w:t>
      </w:r>
      <w:r w:rsidRPr="0022764C">
        <w:rPr>
          <w:bCs/>
        </w:rPr>
        <w:t xml:space="preserve"> </w:t>
      </w:r>
      <w:r w:rsidRPr="0022764C">
        <w:t xml:space="preserve">has acted outside its authority, the </w:t>
      </w:r>
      <w:r w:rsidRPr="0022764C">
        <w:rPr>
          <w:b/>
          <w:bCs/>
        </w:rPr>
        <w:t>Insurer</w:t>
      </w:r>
      <w:r w:rsidRPr="0022764C">
        <w:t xml:space="preserve"> will pay such an amount if it can be shown, by the </w:t>
      </w:r>
      <w:r w:rsidRPr="0022764C">
        <w:rPr>
          <w:b/>
          <w:bCs/>
        </w:rPr>
        <w:t>Insured</w:t>
      </w:r>
      <w:r w:rsidRPr="0022764C">
        <w:t>,</w:t>
      </w:r>
      <w:r w:rsidRPr="0022764C">
        <w:rPr>
          <w:bCs/>
        </w:rPr>
        <w:t xml:space="preserve"> </w:t>
      </w:r>
      <w:r w:rsidRPr="0022764C">
        <w:t>that it cannot legally be recovered from the client and that all reasonable steps have been taken to reduce or avoid the loss.</w:t>
      </w:r>
    </w:p>
    <w:p w14:paraId="29387D26" w14:textId="77777777" w:rsidR="006A3EF8" w:rsidRPr="0022764C" w:rsidRDefault="006A3EF8" w:rsidP="00933EB0">
      <w:pPr>
        <w:pStyle w:val="Heading3"/>
        <w:numPr>
          <w:ilvl w:val="0"/>
          <w:numId w:val="297"/>
        </w:numPr>
        <w:ind w:left="454" w:hanging="454"/>
      </w:pPr>
      <w:r w:rsidRPr="0022764C">
        <w:t>Data Protection Defence Costs</w:t>
      </w:r>
    </w:p>
    <w:p w14:paraId="7725DB77" w14:textId="77777777" w:rsidR="006A3EF8" w:rsidRPr="0022764C" w:rsidRDefault="006A3EF8" w:rsidP="00933EB0">
      <w:pPr>
        <w:pStyle w:val="BodyTextIndent"/>
      </w:pPr>
      <w:r w:rsidRPr="0022764C">
        <w:t xml:space="preserve">Up to a maximum of GBP 250,000 (two hundred and fifty thousand pounds sterling) in the aggregate in the </w:t>
      </w:r>
      <w:r w:rsidRPr="0022764C">
        <w:rPr>
          <w:b/>
        </w:rPr>
        <w:t>Period of Insurance</w:t>
      </w:r>
      <w:r w:rsidRPr="0022764C">
        <w:t xml:space="preserve">, in respect of legal costs and expenses incurred with the </w:t>
      </w:r>
      <w:r w:rsidRPr="0022764C">
        <w:rPr>
          <w:b/>
        </w:rPr>
        <w:t>Insurer’s</w:t>
      </w:r>
      <w:r w:rsidRPr="0022764C">
        <w:t xml:space="preserve"> prior written consent in the defence of any criminal proceedings brought against the </w:t>
      </w:r>
      <w:r w:rsidRPr="0022764C">
        <w:rPr>
          <w:b/>
        </w:rPr>
        <w:t>Insured</w:t>
      </w:r>
      <w:r w:rsidRPr="0022764C">
        <w:t xml:space="preserve"> during the </w:t>
      </w:r>
      <w:r w:rsidRPr="0022764C">
        <w:rPr>
          <w:b/>
        </w:rPr>
        <w:t>Period of Insurance</w:t>
      </w:r>
      <w:r w:rsidRPr="0022764C">
        <w:t xml:space="preserve"> under The Data Protection Act 1998 or amending or superseding</w:t>
      </w:r>
      <w:r w:rsidRPr="0022764C">
        <w:rPr>
          <w:b/>
        </w:rPr>
        <w:t xml:space="preserve"> </w:t>
      </w:r>
      <w:r w:rsidRPr="0022764C">
        <w:t xml:space="preserve">legislation provided always that: </w:t>
      </w:r>
    </w:p>
    <w:p w14:paraId="02615B12" w14:textId="77777777" w:rsidR="006A3EF8" w:rsidRPr="0022764C" w:rsidRDefault="006A3EF8" w:rsidP="00933EB0">
      <w:pPr>
        <w:pStyle w:val="BodyTextIndent"/>
        <w:numPr>
          <w:ilvl w:val="0"/>
          <w:numId w:val="300"/>
        </w:numPr>
        <w:ind w:left="908" w:hanging="454"/>
      </w:pPr>
      <w:r w:rsidRPr="0022764C">
        <w:t xml:space="preserve">the act, error or omission giving rise to the proceedings shall have been committed by the </w:t>
      </w:r>
      <w:r w:rsidRPr="0022764C">
        <w:rPr>
          <w:b/>
          <w:bCs/>
        </w:rPr>
        <w:t>Insured</w:t>
      </w:r>
      <w:r w:rsidRPr="0022764C">
        <w:t xml:space="preserve"> in the ordinary course of their </w:t>
      </w:r>
      <w:r w:rsidRPr="0022764C">
        <w:rPr>
          <w:b/>
          <w:bCs/>
        </w:rPr>
        <w:t>Media Business Services</w:t>
      </w:r>
      <w:r w:rsidRPr="0022764C">
        <w:t>;</w:t>
      </w:r>
    </w:p>
    <w:p w14:paraId="6BEF784F" w14:textId="77777777" w:rsidR="006A3EF8" w:rsidRPr="0022764C" w:rsidRDefault="006A3EF8" w:rsidP="00933EB0">
      <w:pPr>
        <w:pStyle w:val="BodyTextIndent"/>
        <w:numPr>
          <w:ilvl w:val="0"/>
          <w:numId w:val="300"/>
        </w:numPr>
        <w:ind w:left="908" w:hanging="454"/>
        <w:rPr>
          <w:b/>
        </w:rPr>
      </w:pPr>
      <w:r w:rsidRPr="0022764C">
        <w:t xml:space="preserve">the </w:t>
      </w:r>
      <w:r w:rsidRPr="0022764C">
        <w:rPr>
          <w:b/>
        </w:rPr>
        <w:t>Insurer</w:t>
      </w:r>
      <w:r w:rsidRPr="0022764C">
        <w:t xml:space="preserve"> shall be entitled to appoint solicitors and counsel to act on behalf of the </w:t>
      </w:r>
      <w:r w:rsidRPr="0022764C">
        <w:rPr>
          <w:b/>
        </w:rPr>
        <w:t>Insured</w:t>
      </w:r>
      <w:r w:rsidRPr="0022764C">
        <w:t>;</w:t>
      </w:r>
    </w:p>
    <w:p w14:paraId="5CE7666F" w14:textId="77777777" w:rsidR="006A3EF8" w:rsidRPr="0022764C" w:rsidRDefault="006A3EF8" w:rsidP="00933EB0">
      <w:pPr>
        <w:pStyle w:val="BodyTextIndent"/>
        <w:numPr>
          <w:ilvl w:val="0"/>
          <w:numId w:val="300"/>
        </w:numPr>
        <w:ind w:left="908" w:hanging="454"/>
        <w:rPr>
          <w:b/>
        </w:rPr>
      </w:pPr>
      <w:r w:rsidRPr="0022764C">
        <w:t xml:space="preserve">the </w:t>
      </w:r>
      <w:r w:rsidRPr="0022764C">
        <w:rPr>
          <w:b/>
        </w:rPr>
        <w:t>Insurer</w:t>
      </w:r>
      <w:r w:rsidRPr="0022764C">
        <w:t xml:space="preserve"> shall have no liability to pay costs incurred subsequent to a plea or finding of guilt on the part of the </w:t>
      </w:r>
      <w:r w:rsidRPr="0022764C">
        <w:rPr>
          <w:b/>
        </w:rPr>
        <w:t>Insured</w:t>
      </w:r>
      <w:r w:rsidRPr="0022764C">
        <w:t xml:space="preserve">, or in the event that counsel should advise that there are no </w:t>
      </w:r>
      <w:r w:rsidRPr="0022764C">
        <w:t>reasonable prospects of successfully defending the proceedings, except for costs incurred solely for the purpose of making a plea in mitigation before sentencing or costs incurred in making an appeal if counsel shall advise that the prospects of a successful appeal following a finding of guilt are reasonable.</w:t>
      </w:r>
    </w:p>
    <w:p w14:paraId="3451AB48" w14:textId="77777777" w:rsidR="006A3EF8" w:rsidRPr="0022764C" w:rsidRDefault="006A3EF8" w:rsidP="00933EB0">
      <w:pPr>
        <w:pStyle w:val="Heading3"/>
        <w:numPr>
          <w:ilvl w:val="0"/>
          <w:numId w:val="297"/>
        </w:numPr>
        <w:ind w:left="454" w:hanging="454"/>
      </w:pPr>
      <w:r w:rsidRPr="0022764C">
        <w:t>Reputation Management</w:t>
      </w:r>
    </w:p>
    <w:p w14:paraId="3C24C5C5" w14:textId="6D4C76AF" w:rsidR="006A3EF8" w:rsidRPr="0022764C" w:rsidRDefault="006A3EF8" w:rsidP="00933EB0">
      <w:pPr>
        <w:pStyle w:val="BodyTextIndent"/>
        <w:rPr>
          <w:b/>
        </w:rPr>
      </w:pPr>
      <w:r w:rsidRPr="0022764C">
        <w:t xml:space="preserve">Following a claim under Insuring Clause </w:t>
      </w:r>
      <w:del w:id="169" w:author="stuart wolstenholme" w:date="2026-05-29T12:37:00Z" w16du:dateUtc="2026-05-29T11:37:00Z">
        <w:r w:rsidRPr="0022764C" w:rsidDel="00BB79CB">
          <w:delText>1.(</w:delText>
        </w:r>
      </w:del>
      <w:ins w:id="170" w:author="stuart wolstenholme" w:date="2026-05-29T12:37:00Z" w16du:dateUtc="2026-05-29T11:37:00Z">
        <w:r w:rsidR="00BB79CB" w:rsidRPr="0022764C">
          <w:t>1. (</w:t>
        </w:r>
      </w:ins>
      <w:r w:rsidRPr="0022764C">
        <w:t>Indemnity), up to a</w:t>
      </w:r>
      <w:r w:rsidRPr="0022764C">
        <w:rPr>
          <w:b/>
        </w:rPr>
        <w:t xml:space="preserve"> </w:t>
      </w:r>
      <w:r w:rsidRPr="0022764C">
        <w:t xml:space="preserve">maximum of GBP 250,000 </w:t>
      </w:r>
      <w:r w:rsidRPr="0022764C">
        <w:rPr>
          <w:rFonts w:eastAsia="Arial"/>
        </w:rPr>
        <w:t>(two hundred and fifty thousand pounds sterling)</w:t>
      </w:r>
      <w:r w:rsidRPr="0022764C">
        <w:t xml:space="preserve">, for all reasonable costs incurred with the </w:t>
      </w:r>
      <w:r w:rsidRPr="0022764C">
        <w:rPr>
          <w:b/>
        </w:rPr>
        <w:t>Insurer’s</w:t>
      </w:r>
      <w:r w:rsidRPr="0022764C">
        <w:t xml:space="preserve"> prior written consent for a public relations and/or crisis management consultant to avert or mitigate any material damage to the </w:t>
      </w:r>
      <w:r w:rsidRPr="0022764C">
        <w:rPr>
          <w:b/>
        </w:rPr>
        <w:t>Insured’s</w:t>
      </w:r>
      <w:r w:rsidRPr="0022764C">
        <w:t xml:space="preserve"> </w:t>
      </w:r>
      <w:r w:rsidRPr="0022764C">
        <w:rPr>
          <w:b/>
        </w:rPr>
        <w:t>Media Business Services</w:t>
      </w:r>
      <w:r w:rsidRPr="0022764C">
        <w:t xml:space="preserve"> reputation.</w:t>
      </w:r>
    </w:p>
    <w:p w14:paraId="69C3DD85" w14:textId="77777777" w:rsidR="006A3EF8" w:rsidRPr="0022764C" w:rsidRDefault="006A3EF8" w:rsidP="00933EB0">
      <w:pPr>
        <w:pStyle w:val="Heading3"/>
        <w:numPr>
          <w:ilvl w:val="0"/>
          <w:numId w:val="297"/>
        </w:numPr>
        <w:ind w:left="454" w:hanging="454"/>
      </w:pPr>
      <w:r w:rsidRPr="0022764C">
        <w:t>Withdrawal of Content</w:t>
      </w:r>
    </w:p>
    <w:p w14:paraId="1A16380C" w14:textId="77777777" w:rsidR="006A3EF8" w:rsidRPr="0022764C" w:rsidRDefault="006A3EF8" w:rsidP="00933EB0">
      <w:pPr>
        <w:pStyle w:val="BodyTextIndent"/>
        <w:rPr>
          <w:b/>
        </w:rPr>
      </w:pPr>
      <w:r w:rsidRPr="0022764C">
        <w:t xml:space="preserve">Up to a maximum of GBP 250,000 </w:t>
      </w:r>
      <w:r w:rsidRPr="0022764C">
        <w:rPr>
          <w:rFonts w:eastAsia="Arial"/>
        </w:rPr>
        <w:t xml:space="preserve">(two hundred and fifty thousand pounds sterling) </w:t>
      </w:r>
      <w:r w:rsidRPr="0022764C">
        <w:t xml:space="preserve">for expenses necessarily incurred, with the prior written consent of the </w:t>
      </w:r>
      <w:r w:rsidRPr="0022764C">
        <w:rPr>
          <w:b/>
        </w:rPr>
        <w:t>Insurer</w:t>
      </w:r>
      <w:r w:rsidRPr="0022764C">
        <w:t>,</w:t>
      </w:r>
      <w:r w:rsidRPr="0022764C">
        <w:rPr>
          <w:b/>
        </w:rPr>
        <w:t xml:space="preserve"> </w:t>
      </w:r>
      <w:r w:rsidRPr="0022764C">
        <w:t>in the withdrawal or alteration of any data, text, sounds, images or similar content as a result of or in mitigation of a claim</w:t>
      </w:r>
      <w:r w:rsidRPr="0022764C">
        <w:rPr>
          <w:b/>
        </w:rPr>
        <w:t xml:space="preserve"> </w:t>
      </w:r>
      <w:r w:rsidRPr="0022764C">
        <w:t>or potential claim</w:t>
      </w:r>
      <w:r w:rsidRPr="0022764C">
        <w:rPr>
          <w:b/>
        </w:rPr>
        <w:t xml:space="preserve"> </w:t>
      </w:r>
      <w:r w:rsidRPr="0022764C">
        <w:t>which would otherwise</w:t>
      </w:r>
      <w:r w:rsidRPr="0022764C">
        <w:rPr>
          <w:b/>
        </w:rPr>
        <w:t xml:space="preserve"> </w:t>
      </w:r>
      <w:r w:rsidRPr="0022764C">
        <w:t>be covered under Insuring Clause 1, including as a result of a complaint made to the Advertising Standards Authority (ASA), the Office of Communications (OFCOM), Trading Standards Officers or any other regulatory or self-regulatory body.</w:t>
      </w:r>
    </w:p>
    <w:p w14:paraId="6170DA15" w14:textId="77777777" w:rsidR="006A3EF8" w:rsidRPr="0022764C" w:rsidRDefault="006A3EF8" w:rsidP="00933EB0">
      <w:pPr>
        <w:pStyle w:val="BodyTextIndent"/>
      </w:pPr>
      <w:r w:rsidRPr="0022764C">
        <w:t xml:space="preserve">The </w:t>
      </w:r>
      <w:r w:rsidRPr="0022764C">
        <w:rPr>
          <w:b/>
        </w:rPr>
        <w:t>Insurer</w:t>
      </w:r>
      <w:r w:rsidRPr="0022764C">
        <w:t xml:space="preserve"> will only pay such expenses if the </w:t>
      </w:r>
      <w:r w:rsidRPr="0022764C">
        <w:rPr>
          <w:b/>
        </w:rPr>
        <w:t>Insured</w:t>
      </w:r>
      <w:r w:rsidRPr="0022764C">
        <w:t xml:space="preserve"> can demonstrate that:</w:t>
      </w:r>
    </w:p>
    <w:p w14:paraId="416B3A89" w14:textId="77777777" w:rsidR="006A3EF8" w:rsidRPr="0022764C" w:rsidRDefault="006A3EF8" w:rsidP="00933EB0">
      <w:pPr>
        <w:pStyle w:val="BodyTextIndent"/>
        <w:numPr>
          <w:ilvl w:val="0"/>
          <w:numId w:val="299"/>
        </w:numPr>
        <w:ind w:left="908" w:hanging="454"/>
        <w:rPr>
          <w:b/>
        </w:rPr>
      </w:pPr>
      <w:r w:rsidRPr="0022764C">
        <w:t>such content would, if not withdrawn or altered, lead to a claim under Insuring Clause 1. (Indemnity) equal to or in excess of the expenses necessarily incurred in the withdrawal or alteration of the content; and</w:t>
      </w:r>
      <w:r w:rsidRPr="0022764C">
        <w:rPr>
          <w:b/>
        </w:rPr>
        <w:t xml:space="preserve"> </w:t>
      </w:r>
    </w:p>
    <w:p w14:paraId="49B16A9E" w14:textId="77777777" w:rsidR="006A3EF8" w:rsidRPr="0022764C" w:rsidRDefault="006A3EF8" w:rsidP="00933EB0">
      <w:pPr>
        <w:pStyle w:val="BodyTextIndent"/>
        <w:numPr>
          <w:ilvl w:val="0"/>
          <w:numId w:val="299"/>
        </w:numPr>
        <w:ind w:left="908" w:hanging="454"/>
        <w:rPr>
          <w:b/>
        </w:rPr>
      </w:pPr>
      <w:r w:rsidRPr="0022764C">
        <w:t>the expenses incurred are necessary to successfully avoid such claim.</w:t>
      </w:r>
    </w:p>
    <w:p w14:paraId="365408DD" w14:textId="77777777" w:rsidR="006A3EF8" w:rsidRPr="0022764C" w:rsidRDefault="006A3EF8" w:rsidP="00933EB0">
      <w:pPr>
        <w:pStyle w:val="BodyTextIndent"/>
        <w:rPr>
          <w:b/>
        </w:rPr>
      </w:pPr>
      <w:r w:rsidRPr="0022764C">
        <w:t xml:space="preserve">Any payment made under this Clause will exclude the </w:t>
      </w:r>
      <w:r w:rsidRPr="0022764C">
        <w:rPr>
          <w:b/>
        </w:rPr>
        <w:t>Insured’s</w:t>
      </w:r>
      <w:r w:rsidRPr="0022764C">
        <w:t xml:space="preserve"> lost profit, mark-up, or VAT or its equivalent and compensation for management time or any lost files or commissions from any other client or potential client. If a claim is later made the amount of expenses paid under this </w:t>
      </w:r>
      <w:r w:rsidRPr="0022764C">
        <w:rPr>
          <w:b/>
          <w:bCs/>
        </w:rPr>
        <w:t>Section</w:t>
      </w:r>
      <w:r w:rsidRPr="0022764C">
        <w:t xml:space="preserve"> will be deducted from the Indemnity Limit for that claim.</w:t>
      </w:r>
    </w:p>
    <w:p w14:paraId="50E4DB7A" w14:textId="77777777" w:rsidR="006A3EF8" w:rsidRPr="0022764C" w:rsidRDefault="006A3EF8" w:rsidP="00933EB0">
      <w:pPr>
        <w:pStyle w:val="Heading3"/>
        <w:numPr>
          <w:ilvl w:val="0"/>
          <w:numId w:val="297"/>
        </w:numPr>
        <w:ind w:left="454" w:hanging="454"/>
      </w:pPr>
      <w:r w:rsidRPr="0022764C">
        <w:t>Compensation for Court Attendance</w:t>
      </w:r>
    </w:p>
    <w:p w14:paraId="76C4C550" w14:textId="77777777" w:rsidR="006A3EF8" w:rsidRPr="0022764C" w:rsidRDefault="006A3EF8" w:rsidP="00933EB0">
      <w:pPr>
        <w:pStyle w:val="BodyText"/>
        <w:ind w:left="454"/>
      </w:pPr>
      <w:r w:rsidRPr="0022764C">
        <w:t xml:space="preserve">If the </w:t>
      </w:r>
      <w:r w:rsidRPr="0022764C">
        <w:rPr>
          <w:b/>
        </w:rPr>
        <w:t>Insured</w:t>
      </w:r>
      <w:r w:rsidRPr="0022764C">
        <w:t xml:space="preserve"> has to attend court as a witness in connection with a claim</w:t>
      </w:r>
      <w:r w:rsidRPr="0022764C">
        <w:rPr>
          <w:b/>
        </w:rPr>
        <w:t xml:space="preserve"> </w:t>
      </w:r>
      <w:r w:rsidRPr="0022764C">
        <w:t xml:space="preserve">covered under Insuring Clause 1 the </w:t>
      </w:r>
      <w:r w:rsidRPr="0022764C">
        <w:rPr>
          <w:b/>
        </w:rPr>
        <w:t>Insurer</w:t>
      </w:r>
      <w:r w:rsidRPr="0022764C">
        <w:t xml:space="preserve"> will provide compensation to the </w:t>
      </w:r>
      <w:r w:rsidRPr="0022764C">
        <w:rPr>
          <w:b/>
        </w:rPr>
        <w:t>Insured</w:t>
      </w:r>
      <w:r w:rsidRPr="0022764C">
        <w:t xml:space="preserve"> at the following rates per day for each day on which attendance is required:</w:t>
      </w:r>
    </w:p>
    <w:p w14:paraId="75D280C6" w14:textId="77777777" w:rsidR="006A3EF8" w:rsidRPr="0022764C" w:rsidRDefault="006A3EF8" w:rsidP="00933EB0">
      <w:pPr>
        <w:pStyle w:val="BodyText"/>
        <w:numPr>
          <w:ilvl w:val="0"/>
          <w:numId w:val="298"/>
        </w:numPr>
        <w:ind w:left="908" w:hanging="454"/>
        <w:rPr>
          <w:szCs w:val="15"/>
        </w:rPr>
      </w:pPr>
      <w:r w:rsidRPr="0022764C">
        <w:rPr>
          <w:szCs w:val="15"/>
        </w:rPr>
        <w:t xml:space="preserve">any director or partner of the </w:t>
      </w:r>
      <w:r w:rsidRPr="0022764C">
        <w:rPr>
          <w:b/>
          <w:szCs w:val="15"/>
        </w:rPr>
        <w:t>Insured</w:t>
      </w:r>
      <w:r w:rsidRPr="0022764C">
        <w:rPr>
          <w:szCs w:val="15"/>
        </w:rPr>
        <w:t>: GBP 500 (five hundred pounds sterling);</w:t>
      </w:r>
    </w:p>
    <w:p w14:paraId="27A32FBB" w14:textId="77777777" w:rsidR="006A3EF8" w:rsidRPr="0022764C" w:rsidRDefault="006A3EF8" w:rsidP="00933EB0">
      <w:pPr>
        <w:pStyle w:val="BodyText"/>
        <w:numPr>
          <w:ilvl w:val="0"/>
          <w:numId w:val="298"/>
        </w:numPr>
        <w:ind w:left="908" w:hanging="454"/>
        <w:rPr>
          <w:rFonts w:eastAsia="MS Mincho"/>
          <w:szCs w:val="24"/>
        </w:rPr>
      </w:pPr>
      <w:r w:rsidRPr="0022764C">
        <w:rPr>
          <w:szCs w:val="15"/>
        </w:rPr>
        <w:lastRenderedPageBreak/>
        <w:t xml:space="preserve">any Employee of the </w:t>
      </w:r>
      <w:r w:rsidRPr="0022764C">
        <w:rPr>
          <w:b/>
          <w:szCs w:val="15"/>
        </w:rPr>
        <w:t xml:space="preserve">Insured: </w:t>
      </w:r>
      <w:r w:rsidRPr="0022764C">
        <w:rPr>
          <w:szCs w:val="15"/>
        </w:rPr>
        <w:t>GBP 250 (two hundred and fifty pounds sterling).</w:t>
      </w:r>
    </w:p>
    <w:p w14:paraId="3A6ADFE4" w14:textId="77777777" w:rsidR="006A3EF8" w:rsidRPr="0022764C" w:rsidRDefault="006A3EF8" w:rsidP="00933EB0">
      <w:pPr>
        <w:pStyle w:val="Heading3"/>
        <w:numPr>
          <w:ilvl w:val="0"/>
          <w:numId w:val="297"/>
        </w:numPr>
        <w:ind w:left="454" w:hanging="454"/>
      </w:pPr>
      <w:r w:rsidRPr="0022764C">
        <w:t>Costs for Prosecuting Infringement of the Insured’s Intellectual Property Rights</w:t>
      </w:r>
    </w:p>
    <w:p w14:paraId="311C0831" w14:textId="77777777" w:rsidR="006A3EF8" w:rsidRPr="0022764C" w:rsidRDefault="006A3EF8" w:rsidP="00933EB0">
      <w:pPr>
        <w:pStyle w:val="BodyText"/>
        <w:ind w:left="454"/>
        <w:rPr>
          <w:b/>
        </w:rPr>
      </w:pPr>
      <w:r w:rsidRPr="0022764C">
        <w:t xml:space="preserve">Up to a maximum of GBP 25,000 </w:t>
      </w:r>
      <w:r w:rsidRPr="0022764C">
        <w:rPr>
          <w:rFonts w:eastAsia="Arial"/>
        </w:rPr>
        <w:t xml:space="preserve">(twenty-five thousand pounds sterling) </w:t>
      </w:r>
      <w:r w:rsidRPr="0022764C">
        <w:t xml:space="preserve">in the aggregate in the </w:t>
      </w:r>
      <w:r w:rsidRPr="0022764C">
        <w:rPr>
          <w:b/>
        </w:rPr>
        <w:t>Period of Insurance</w:t>
      </w:r>
      <w:r w:rsidRPr="0022764C">
        <w:t>,</w:t>
      </w:r>
      <w:r w:rsidRPr="0022764C">
        <w:rPr>
          <w:b/>
        </w:rPr>
        <w:t xml:space="preserve"> </w:t>
      </w:r>
      <w:r w:rsidRPr="0022764C">
        <w:t xml:space="preserve">for the reasonable and necessary costs and expenses incurred by the </w:t>
      </w:r>
      <w:r w:rsidRPr="0022764C">
        <w:rPr>
          <w:b/>
        </w:rPr>
        <w:t>Insured</w:t>
      </w:r>
      <w:r w:rsidRPr="0022764C">
        <w:t xml:space="preserve">, with the </w:t>
      </w:r>
      <w:r w:rsidRPr="0022764C">
        <w:rPr>
          <w:b/>
        </w:rPr>
        <w:t>Insurer’s</w:t>
      </w:r>
      <w:r w:rsidRPr="0022764C">
        <w:t xml:space="preserve"> prior written consent, in the pursuance of any claim first made by the </w:t>
      </w:r>
      <w:r w:rsidRPr="0022764C">
        <w:rPr>
          <w:b/>
        </w:rPr>
        <w:t>Insured</w:t>
      </w:r>
      <w:r w:rsidRPr="0022764C">
        <w:t xml:space="preserve"> against a third party during the </w:t>
      </w:r>
      <w:r w:rsidRPr="0022764C">
        <w:rPr>
          <w:b/>
        </w:rPr>
        <w:t>Period of Insurance</w:t>
      </w:r>
      <w:r w:rsidRPr="0022764C">
        <w:t xml:space="preserve">, for infringement of intellectual property rights first discovered by the </w:t>
      </w:r>
      <w:r w:rsidRPr="0022764C">
        <w:rPr>
          <w:b/>
        </w:rPr>
        <w:t>Insured</w:t>
      </w:r>
      <w:r w:rsidRPr="0022764C">
        <w:t xml:space="preserve"> during the </w:t>
      </w:r>
      <w:r w:rsidRPr="0022764C">
        <w:rPr>
          <w:b/>
        </w:rPr>
        <w:t>Period of Insurance</w:t>
      </w:r>
      <w:r w:rsidRPr="0022764C">
        <w:t xml:space="preserve"> where the ownership of such rights is vested in the </w:t>
      </w:r>
      <w:r w:rsidRPr="0022764C">
        <w:rPr>
          <w:b/>
        </w:rPr>
        <w:t>Insured</w:t>
      </w:r>
      <w:r w:rsidRPr="0022764C">
        <w:rPr>
          <w:bCs/>
        </w:rPr>
        <w:t>.</w:t>
      </w:r>
    </w:p>
    <w:p w14:paraId="1B731BE4" w14:textId="77777777" w:rsidR="006A3EF8" w:rsidRPr="0022764C" w:rsidRDefault="006A3EF8" w:rsidP="00933EB0">
      <w:pPr>
        <w:pStyle w:val="BodyText"/>
        <w:ind w:left="454"/>
        <w:rPr>
          <w:lang w:eastAsia="en-GB"/>
        </w:rPr>
      </w:pPr>
      <w:r w:rsidRPr="0022764C">
        <w:rPr>
          <w:lang w:eastAsia="en-GB"/>
        </w:rPr>
        <w:t xml:space="preserve">For the purposes of this Insuring Clause the </w:t>
      </w:r>
      <w:r w:rsidRPr="0022764C">
        <w:rPr>
          <w:b/>
          <w:bCs/>
          <w:lang w:eastAsia="en-GB"/>
        </w:rPr>
        <w:t xml:space="preserve">Insurer </w:t>
      </w:r>
      <w:r w:rsidRPr="0022764C">
        <w:rPr>
          <w:lang w:eastAsia="en-GB"/>
        </w:rPr>
        <w:t xml:space="preserve">will only give prior consent where the </w:t>
      </w:r>
      <w:r w:rsidRPr="0022764C">
        <w:rPr>
          <w:b/>
          <w:lang w:eastAsia="en-GB"/>
        </w:rPr>
        <w:t>Insured</w:t>
      </w:r>
      <w:r w:rsidRPr="0022764C">
        <w:rPr>
          <w:lang w:eastAsia="en-GB"/>
        </w:rPr>
        <w:t xml:space="preserve"> has provided, at their own expense, an opinion from a solicitor, barrister or suitably qualified intellectual property agent evidencing the existence of the </w:t>
      </w:r>
      <w:r w:rsidRPr="0022764C">
        <w:rPr>
          <w:b/>
          <w:lang w:eastAsia="en-GB"/>
        </w:rPr>
        <w:t>Insured's</w:t>
      </w:r>
      <w:r w:rsidRPr="0022764C">
        <w:rPr>
          <w:lang w:eastAsia="en-GB"/>
        </w:rPr>
        <w:t xml:space="preserve"> intellectual property rights, the infringement of those rights, a measurable loss and a reasonable prospect of success.</w:t>
      </w:r>
    </w:p>
    <w:p w14:paraId="2A01B65F" w14:textId="025F093C" w:rsidR="006A3EF8" w:rsidRPr="0022764C" w:rsidRDefault="006A3EF8" w:rsidP="00933EB0">
      <w:pPr>
        <w:pStyle w:val="BodyText"/>
        <w:ind w:left="454"/>
      </w:pPr>
      <w:r w:rsidRPr="0022764C">
        <w:t xml:space="preserve">For the avoidance of doubt, the </w:t>
      </w:r>
      <w:r w:rsidRPr="0022764C">
        <w:rPr>
          <w:b/>
        </w:rPr>
        <w:t>Insurer’s</w:t>
      </w:r>
      <w:r w:rsidRPr="0022764C">
        <w:t xml:space="preserve"> total liability to indemnify the </w:t>
      </w:r>
      <w:r w:rsidRPr="0022764C">
        <w:rPr>
          <w:b/>
        </w:rPr>
        <w:t>Insured</w:t>
      </w:r>
      <w:r w:rsidRPr="0022764C">
        <w:t xml:space="preserve"> under any combination of these Insuring Clauses shall not exceed the Sum stated in the </w:t>
      </w:r>
      <w:r w:rsidRPr="0022764C">
        <w:rPr>
          <w:b/>
        </w:rPr>
        <w:t>Schedule</w:t>
      </w:r>
      <w:r w:rsidRPr="0022764C">
        <w:t xml:space="preserve"> under the heading “Indemnity Limit” in respect of any one claim or series of claims arising out of one originating cause regardless of the number of Insuring Clauses that it or they might relate to.</w:t>
      </w:r>
    </w:p>
    <w:p w14:paraId="1EBE2B5D" w14:textId="77777777" w:rsidR="006A3EF8" w:rsidRPr="0022764C" w:rsidRDefault="006A3EF8" w:rsidP="00933EB0">
      <w:pPr>
        <w:pStyle w:val="BodyText"/>
        <w:rPr>
          <w:szCs w:val="18"/>
        </w:rPr>
      </w:pPr>
      <w:r w:rsidRPr="0022764C">
        <w:t>For the avoidance of doubt the indemnity provided under Insuring Clauses 5.-10. is not additional to and shall not increase the Indemnity</w:t>
      </w:r>
      <w:r w:rsidRPr="0022764C">
        <w:rPr>
          <w:b/>
        </w:rPr>
        <w:t xml:space="preserve"> </w:t>
      </w:r>
      <w:r w:rsidRPr="0022764C">
        <w:t>Limit</w:t>
      </w:r>
      <w:r w:rsidRPr="0022764C">
        <w:rPr>
          <w:szCs w:val="18"/>
        </w:rPr>
        <w:t>.</w:t>
      </w:r>
    </w:p>
    <w:p w14:paraId="009241E4" w14:textId="77777777" w:rsidR="006A3EF8" w:rsidRPr="0022764C" w:rsidRDefault="006A3EF8" w:rsidP="00933EB0">
      <w:pPr>
        <w:pStyle w:val="Heading1"/>
      </w:pPr>
      <w:r w:rsidRPr="0022764C">
        <w:t>Extensions</w:t>
      </w:r>
    </w:p>
    <w:p w14:paraId="05F676AA" w14:textId="77777777" w:rsidR="006A3EF8" w:rsidRPr="0022764C" w:rsidRDefault="006A3EF8" w:rsidP="00933EB0">
      <w:pPr>
        <w:pStyle w:val="BodyText"/>
      </w:pPr>
      <w:r w:rsidRPr="0022764C">
        <w:t xml:space="preserve">In respect of indemnity provided under Insuring Clause 1 (Indemnity) and subject otherwise to this </w:t>
      </w:r>
      <w:r w:rsidRPr="0022764C">
        <w:rPr>
          <w:b/>
        </w:rPr>
        <w:t>Policy’s</w:t>
      </w:r>
      <w:r w:rsidRPr="0022764C">
        <w:t xml:space="preserve"> terms and conditions the following Extensions of cover apply:</w:t>
      </w:r>
    </w:p>
    <w:p w14:paraId="5B32F907" w14:textId="77777777" w:rsidR="006A3EF8" w:rsidRPr="0022764C" w:rsidRDefault="006A3EF8" w:rsidP="00933EB0">
      <w:pPr>
        <w:pStyle w:val="Heading3"/>
      </w:pPr>
      <w:r w:rsidRPr="0022764C">
        <w:t>Joint ventures</w:t>
      </w:r>
    </w:p>
    <w:p w14:paraId="4D885964" w14:textId="77777777" w:rsidR="006A3EF8" w:rsidRPr="0022764C" w:rsidRDefault="006A3EF8" w:rsidP="00933EB0">
      <w:pPr>
        <w:pStyle w:val="BodyText"/>
        <w:rPr>
          <w:rFonts w:eastAsia="Times New Roman"/>
          <w:b/>
          <w:bCs/>
          <w:sz w:val="22"/>
          <w:szCs w:val="22"/>
        </w:rPr>
      </w:pPr>
      <w:r w:rsidRPr="0022764C">
        <w:t xml:space="preserve">The </w:t>
      </w:r>
      <w:r w:rsidRPr="0022764C">
        <w:rPr>
          <w:b/>
        </w:rPr>
        <w:t>Insured</w:t>
      </w:r>
      <w:r w:rsidRPr="0022764C">
        <w:t xml:space="preserve"> is indemnified up to the Indemnity Limit for any claim or Circumstance arising from </w:t>
      </w:r>
      <w:r w:rsidRPr="0022764C">
        <w:rPr>
          <w:b/>
        </w:rPr>
        <w:t xml:space="preserve">Media Business Services </w:t>
      </w:r>
      <w:r w:rsidRPr="0022764C">
        <w:rPr>
          <w:bCs/>
        </w:rPr>
        <w:t>carried out by or in the name of a consortium of professional people or firms or other</w:t>
      </w:r>
      <w:r w:rsidRPr="0022764C">
        <w:t xml:space="preserve"> association formed of which all or any of the </w:t>
      </w:r>
      <w:r w:rsidRPr="0022764C">
        <w:rPr>
          <w:b/>
        </w:rPr>
        <w:t xml:space="preserve">Insured </w:t>
      </w:r>
      <w:r w:rsidRPr="0022764C">
        <w:t xml:space="preserve">form part for the purpose of undertaking any joint venture or any other profit-sharing arrangement but only in respect of the direct acts or omissions of the </w:t>
      </w:r>
      <w:r w:rsidRPr="0022764C">
        <w:rPr>
          <w:b/>
        </w:rPr>
        <w:t>Insured</w:t>
      </w:r>
      <w:r w:rsidRPr="0022764C">
        <w:rPr>
          <w:bCs/>
        </w:rPr>
        <w:t>.</w:t>
      </w:r>
    </w:p>
    <w:p w14:paraId="02DA35BC" w14:textId="77777777" w:rsidR="006A3EF8" w:rsidRPr="0022764C" w:rsidRDefault="006A3EF8" w:rsidP="00933EB0">
      <w:pPr>
        <w:pStyle w:val="Heading3"/>
      </w:pPr>
      <w:r w:rsidRPr="0022764C">
        <w:t>Indemnity to Principals</w:t>
      </w:r>
    </w:p>
    <w:p w14:paraId="084C3010" w14:textId="77777777" w:rsidR="006A3EF8" w:rsidRPr="0022764C" w:rsidRDefault="006A3EF8" w:rsidP="00933EB0">
      <w:pPr>
        <w:pStyle w:val="BodyText"/>
        <w:rPr>
          <w:rFonts w:eastAsia="Times New Roman"/>
          <w:b/>
          <w:bCs/>
          <w:sz w:val="22"/>
          <w:szCs w:val="22"/>
        </w:rPr>
      </w:pPr>
      <w:r w:rsidRPr="0022764C">
        <w:t xml:space="preserve">If the </w:t>
      </w:r>
      <w:r w:rsidRPr="0022764C">
        <w:rPr>
          <w:b/>
        </w:rPr>
        <w:t>Insured</w:t>
      </w:r>
      <w:r w:rsidRPr="0022764C">
        <w:t xml:space="preserve"> so requests, the </w:t>
      </w:r>
      <w:r w:rsidRPr="0022764C">
        <w:rPr>
          <w:b/>
        </w:rPr>
        <w:t>Insurer</w:t>
      </w:r>
      <w:r w:rsidRPr="0022764C">
        <w:t xml:space="preserve"> will indemnify any Principal with whom the </w:t>
      </w:r>
      <w:r w:rsidRPr="0022764C">
        <w:rPr>
          <w:b/>
        </w:rPr>
        <w:t>Insured</w:t>
      </w:r>
      <w:r w:rsidRPr="0022764C">
        <w:t xml:space="preserve"> has entered into an agreement as far as is necessary to meet the requirements of such agreement but only in respect of liability incurred to independent third parties arising directly from the </w:t>
      </w:r>
      <w:r w:rsidRPr="0022764C">
        <w:rPr>
          <w:b/>
        </w:rPr>
        <w:t>Media Business Services</w:t>
      </w:r>
      <w:r w:rsidRPr="0022764C">
        <w:t xml:space="preserve"> performed by the </w:t>
      </w:r>
      <w:r w:rsidRPr="0022764C">
        <w:rPr>
          <w:b/>
        </w:rPr>
        <w:t>Insured</w:t>
      </w:r>
      <w:r w:rsidRPr="0022764C">
        <w:rPr>
          <w:bCs/>
        </w:rPr>
        <w:t>.</w:t>
      </w:r>
    </w:p>
    <w:p w14:paraId="6DDC8338" w14:textId="77777777" w:rsidR="006A3EF8" w:rsidRPr="0022764C" w:rsidRDefault="006A3EF8" w:rsidP="00933EB0">
      <w:pPr>
        <w:pStyle w:val="Heading3"/>
      </w:pPr>
      <w:r w:rsidRPr="0022764C">
        <w:t>Mergers and Acquisitions</w:t>
      </w:r>
    </w:p>
    <w:p w14:paraId="3FA2EF06" w14:textId="77777777" w:rsidR="006A3EF8" w:rsidRPr="0022764C" w:rsidRDefault="006A3EF8" w:rsidP="00933EB0">
      <w:pPr>
        <w:pStyle w:val="BodyText"/>
        <w:numPr>
          <w:ilvl w:val="0"/>
          <w:numId w:val="304"/>
        </w:numPr>
        <w:ind w:left="454" w:hanging="454"/>
      </w:pPr>
      <w:r w:rsidRPr="0022764C">
        <w:t xml:space="preserve">If, during the </w:t>
      </w:r>
      <w:r w:rsidRPr="0022764C">
        <w:rPr>
          <w:b/>
        </w:rPr>
        <w:t>Period of Insurance</w:t>
      </w:r>
      <w:r w:rsidRPr="0022764C">
        <w:t xml:space="preserve"> the </w:t>
      </w:r>
      <w:r w:rsidRPr="0022764C">
        <w:rPr>
          <w:b/>
        </w:rPr>
        <w:t>Insured</w:t>
      </w:r>
      <w:r w:rsidRPr="0022764C">
        <w:t xml:space="preserve"> creates or acquires a company or companies subsequent to inception and the turnover relating to all such created or acquired companies does not exceed 20% (twenty percent) of the estimated turnover of the companies covered under this </w:t>
      </w:r>
      <w:r w:rsidRPr="0022764C">
        <w:rPr>
          <w:b/>
          <w:bCs/>
        </w:rPr>
        <w:t>Policy</w:t>
      </w:r>
      <w:r w:rsidRPr="0022764C">
        <w:t xml:space="preserve"> at inception (less the turnover for companies sold during the </w:t>
      </w:r>
      <w:r w:rsidRPr="0022764C">
        <w:rPr>
          <w:b/>
        </w:rPr>
        <w:t>Period of Insurance</w:t>
      </w:r>
      <w:r w:rsidRPr="0022764C">
        <w:t xml:space="preserve">), then this </w:t>
      </w:r>
      <w:r w:rsidRPr="0022764C">
        <w:rPr>
          <w:b/>
        </w:rPr>
        <w:t>Policy</w:t>
      </w:r>
      <w:r w:rsidRPr="0022764C">
        <w:t xml:space="preserve"> shall include as an </w:t>
      </w:r>
      <w:r w:rsidRPr="0022764C">
        <w:rPr>
          <w:b/>
        </w:rPr>
        <w:t>Insured</w:t>
      </w:r>
      <w:r w:rsidRPr="0022764C">
        <w:t xml:space="preserve"> any such company created or acquired automatically from the date of creation or acquisition without additional premium provided that:</w:t>
      </w:r>
    </w:p>
    <w:p w14:paraId="68B89544" w14:textId="77777777" w:rsidR="006A3EF8" w:rsidRPr="0022764C" w:rsidRDefault="006A3EF8" w:rsidP="00933EB0">
      <w:pPr>
        <w:pStyle w:val="BodyText"/>
        <w:numPr>
          <w:ilvl w:val="0"/>
          <w:numId w:val="305"/>
        </w:numPr>
        <w:ind w:left="908" w:hanging="454"/>
      </w:pPr>
      <w:r w:rsidRPr="0022764C">
        <w:rPr>
          <w:b/>
        </w:rPr>
        <w:t xml:space="preserve">Media Business Services </w:t>
      </w:r>
      <w:r w:rsidRPr="0022764C">
        <w:t xml:space="preserve">carried out by such company is similar to that of the </w:t>
      </w:r>
      <w:r w:rsidRPr="0022764C">
        <w:rPr>
          <w:b/>
        </w:rPr>
        <w:t>Insured</w:t>
      </w:r>
      <w:r w:rsidRPr="0022764C">
        <w:t>; and</w:t>
      </w:r>
    </w:p>
    <w:p w14:paraId="0C43349D" w14:textId="77777777" w:rsidR="006A3EF8" w:rsidRPr="0022764C" w:rsidRDefault="006A3EF8" w:rsidP="00933EB0">
      <w:pPr>
        <w:pStyle w:val="BodyText"/>
        <w:numPr>
          <w:ilvl w:val="0"/>
          <w:numId w:val="305"/>
        </w:numPr>
        <w:ind w:left="908" w:hanging="454"/>
      </w:pPr>
      <w:r w:rsidRPr="0022764C">
        <w:t>prior to the acquisition the acquired company’s directors or officers shall not have notified or be aware of any professional indemnity claims or circumstances; and</w:t>
      </w:r>
    </w:p>
    <w:p w14:paraId="09461586" w14:textId="77777777" w:rsidR="006A3EF8" w:rsidRPr="0022764C" w:rsidRDefault="006A3EF8" w:rsidP="00933EB0">
      <w:pPr>
        <w:pStyle w:val="BodyText"/>
        <w:numPr>
          <w:ilvl w:val="0"/>
          <w:numId w:val="305"/>
        </w:numPr>
        <w:ind w:left="908" w:hanging="454"/>
        <w:rPr>
          <w:sz w:val="22"/>
          <w:szCs w:val="22"/>
        </w:rPr>
      </w:pPr>
      <w:r w:rsidRPr="0022764C">
        <w:t xml:space="preserve">the Retroactive Date applicable to the </w:t>
      </w:r>
      <w:r w:rsidRPr="0022764C">
        <w:rPr>
          <w:b/>
        </w:rPr>
        <w:t xml:space="preserve">Media Business Services </w:t>
      </w:r>
      <w:r w:rsidRPr="0022764C">
        <w:t>of the new entity is deemed to be the date of acquisition or creation</w:t>
      </w:r>
      <w:r w:rsidRPr="0022764C">
        <w:rPr>
          <w:sz w:val="22"/>
          <w:szCs w:val="22"/>
        </w:rPr>
        <w:t>;</w:t>
      </w:r>
    </w:p>
    <w:p w14:paraId="60B468C7" w14:textId="77777777" w:rsidR="006A3EF8" w:rsidRPr="0022764C" w:rsidRDefault="006A3EF8" w:rsidP="00933EB0">
      <w:pPr>
        <w:pStyle w:val="BodyText"/>
        <w:numPr>
          <w:ilvl w:val="0"/>
          <w:numId w:val="304"/>
        </w:numPr>
        <w:ind w:left="454" w:hanging="454"/>
      </w:pPr>
      <w:r w:rsidRPr="0022764C">
        <w:t xml:space="preserve">Where the </w:t>
      </w:r>
      <w:r w:rsidRPr="0022764C">
        <w:rPr>
          <w:b/>
        </w:rPr>
        <w:t xml:space="preserve">Insured </w:t>
      </w:r>
      <w:r w:rsidRPr="0022764C">
        <w:t xml:space="preserve">creates or acquires a company or companies subsequent to inception and the turnover relating to all such created or acquired companies exceeds 20% (twenty percent) of the estimated turnover of the companies covered under this </w:t>
      </w:r>
      <w:r w:rsidRPr="0022764C">
        <w:rPr>
          <w:b/>
        </w:rPr>
        <w:t>Policy</w:t>
      </w:r>
      <w:r w:rsidRPr="0022764C">
        <w:t xml:space="preserve"> at inception (less the turnover for companies sold during the </w:t>
      </w:r>
      <w:r w:rsidRPr="0022764C">
        <w:rPr>
          <w:b/>
        </w:rPr>
        <w:t>Period of Insurance</w:t>
      </w:r>
      <w:r w:rsidRPr="0022764C">
        <w:t xml:space="preserve">), then this </w:t>
      </w:r>
      <w:r w:rsidRPr="0022764C">
        <w:rPr>
          <w:b/>
        </w:rPr>
        <w:t>Policy</w:t>
      </w:r>
      <w:r w:rsidRPr="0022764C">
        <w:t xml:space="preserve"> shall include as an </w:t>
      </w:r>
      <w:r w:rsidRPr="0022764C">
        <w:rPr>
          <w:b/>
        </w:rPr>
        <w:t>Insured</w:t>
      </w:r>
      <w:r w:rsidRPr="0022764C">
        <w:t xml:space="preserve"> any such company created or acquired automatically from the date of creation or acquisition provided that:</w:t>
      </w:r>
    </w:p>
    <w:p w14:paraId="042495DB" w14:textId="04765410" w:rsidR="006A3EF8" w:rsidRPr="0022764C" w:rsidRDefault="006A3EF8" w:rsidP="00933EB0">
      <w:pPr>
        <w:pStyle w:val="BodyText"/>
        <w:numPr>
          <w:ilvl w:val="0"/>
          <w:numId w:val="306"/>
        </w:numPr>
        <w:ind w:left="908" w:hanging="454"/>
      </w:pPr>
      <w:r w:rsidRPr="0022764C">
        <w:t xml:space="preserve">the terms stated in a. </w:t>
      </w:r>
      <w:del w:id="171" w:author="stuart wolstenholme" w:date="2026-05-29T12:37:00Z" w16du:dateUtc="2026-05-29T11:37:00Z">
        <w:r w:rsidRPr="0022764C" w:rsidDel="00BB79CB">
          <w:delText>i</w:delText>
        </w:r>
      </w:del>
      <w:ins w:id="172" w:author="stuart wolstenholme" w:date="2026-05-29T12:37:00Z" w16du:dateUtc="2026-05-29T11:37:00Z">
        <w:r w:rsidR="00BB79CB" w:rsidRPr="0022764C">
          <w:t>I</w:t>
        </w:r>
      </w:ins>
      <w:r w:rsidRPr="0022764C">
        <w:t xml:space="preserve"> to iii above also apply to such created or acquired companies;</w:t>
      </w:r>
    </w:p>
    <w:p w14:paraId="0A9593D5" w14:textId="77777777" w:rsidR="006A3EF8" w:rsidRPr="0022764C" w:rsidRDefault="006A3EF8" w:rsidP="00933EB0">
      <w:pPr>
        <w:pStyle w:val="BodyText"/>
        <w:numPr>
          <w:ilvl w:val="0"/>
          <w:numId w:val="306"/>
        </w:numPr>
        <w:ind w:left="908" w:hanging="454"/>
      </w:pPr>
      <w:r w:rsidRPr="0022764C">
        <w:t xml:space="preserve">the </w:t>
      </w:r>
      <w:r w:rsidRPr="0022764C">
        <w:rPr>
          <w:b/>
        </w:rPr>
        <w:t>Insured</w:t>
      </w:r>
      <w:r w:rsidRPr="0022764C">
        <w:t xml:space="preserve"> notifies the </w:t>
      </w:r>
      <w:r w:rsidRPr="0022764C">
        <w:rPr>
          <w:b/>
        </w:rPr>
        <w:t>Insurer</w:t>
      </w:r>
      <w:r w:rsidRPr="0022764C">
        <w:t xml:space="preserve"> as soon as is reasonably practicable of the creation or acquisition;</w:t>
      </w:r>
    </w:p>
    <w:p w14:paraId="2754F85F" w14:textId="77777777" w:rsidR="006A3EF8" w:rsidRPr="0022764C" w:rsidRDefault="006A3EF8" w:rsidP="00933EB0">
      <w:pPr>
        <w:pStyle w:val="BodyText"/>
        <w:numPr>
          <w:ilvl w:val="0"/>
          <w:numId w:val="306"/>
        </w:numPr>
        <w:ind w:left="908" w:hanging="454"/>
      </w:pPr>
      <w:r w:rsidRPr="0022764C">
        <w:t xml:space="preserve">the </w:t>
      </w:r>
      <w:r w:rsidRPr="0022764C">
        <w:rPr>
          <w:b/>
        </w:rPr>
        <w:t>Insured</w:t>
      </w:r>
      <w:r w:rsidRPr="0022764C">
        <w:t xml:space="preserve"> accepts the revised premium and or terms applying to each and every such creation and or acquisition;</w:t>
      </w:r>
    </w:p>
    <w:p w14:paraId="01C90B83" w14:textId="77777777" w:rsidR="006A3EF8" w:rsidRPr="0022764C" w:rsidRDefault="006A3EF8" w:rsidP="00933EB0">
      <w:pPr>
        <w:pStyle w:val="BodyText"/>
        <w:numPr>
          <w:ilvl w:val="0"/>
          <w:numId w:val="306"/>
        </w:numPr>
        <w:ind w:left="908" w:hanging="454"/>
      </w:pPr>
      <w:r w:rsidRPr="0022764C">
        <w:t xml:space="preserve">all cover in respect of such created or acquired entities will terminate 30 (thirty) days following creation or acquisition if terms cannot be agreed between the </w:t>
      </w:r>
      <w:r w:rsidRPr="0022764C">
        <w:rPr>
          <w:b/>
        </w:rPr>
        <w:t>Insured</w:t>
      </w:r>
      <w:r w:rsidRPr="0022764C">
        <w:t xml:space="preserve"> and the </w:t>
      </w:r>
      <w:r w:rsidRPr="0022764C">
        <w:rPr>
          <w:b/>
        </w:rPr>
        <w:t>Insurer</w:t>
      </w:r>
      <w:r w:rsidRPr="0022764C">
        <w:t>.</w:t>
      </w:r>
    </w:p>
    <w:p w14:paraId="18CB6082" w14:textId="77777777" w:rsidR="006A3EF8" w:rsidRPr="0022764C" w:rsidRDefault="006A3EF8" w:rsidP="00933EB0">
      <w:pPr>
        <w:pStyle w:val="Heading1"/>
      </w:pPr>
      <w:r w:rsidRPr="0022764C">
        <w:lastRenderedPageBreak/>
        <w:t>Conditions</w:t>
      </w:r>
    </w:p>
    <w:p w14:paraId="4D420C62" w14:textId="77777777" w:rsidR="006A3EF8" w:rsidRPr="0022764C" w:rsidRDefault="006A3EF8" w:rsidP="00933EB0">
      <w:pPr>
        <w:pStyle w:val="Heading3"/>
      </w:pPr>
      <w:r w:rsidRPr="0022764C">
        <w:t xml:space="preserve">Change of Control </w:t>
      </w:r>
    </w:p>
    <w:p w14:paraId="79E1DC12" w14:textId="77777777" w:rsidR="006A3EF8" w:rsidRPr="0022764C" w:rsidRDefault="006A3EF8" w:rsidP="00933EB0">
      <w:pPr>
        <w:pStyle w:val="BodyText"/>
      </w:pPr>
      <w:r w:rsidRPr="0022764C">
        <w:t>In the event that the</w:t>
      </w:r>
      <w:r w:rsidRPr="0022764C">
        <w:rPr>
          <w:b/>
        </w:rPr>
        <w:t xml:space="preserve"> Insured</w:t>
      </w:r>
      <w:r w:rsidRPr="0022764C">
        <w:t xml:space="preserve"> merges into or consolidates with or sells all or substantially all of its assets or shares to a third party (whether a company, corporation or any other legal entity or person) or there is any acquisition of more than 50% (fifty percent) of the voting share capital of the</w:t>
      </w:r>
      <w:r w:rsidRPr="0022764C">
        <w:rPr>
          <w:b/>
        </w:rPr>
        <w:t xml:space="preserve"> Insured </w:t>
      </w:r>
      <w:r w:rsidRPr="0022764C">
        <w:t xml:space="preserve">by a third party (whether a company, corporation or any other legal entity or person) the </w:t>
      </w:r>
      <w:r w:rsidRPr="0022764C">
        <w:rPr>
          <w:b/>
        </w:rPr>
        <w:t xml:space="preserve">Insured </w:t>
      </w:r>
      <w:r w:rsidRPr="0022764C">
        <w:t>shall give written notice of such event prior to its execution. Upon receipt of such notice, the</w:t>
      </w:r>
      <w:r w:rsidRPr="0022764C">
        <w:rPr>
          <w:b/>
        </w:rPr>
        <w:t xml:space="preserve"> Insurer</w:t>
      </w:r>
      <w:r w:rsidRPr="0022764C">
        <w:t xml:space="preserve"> may at its absolute discretion agree to continuation of this </w:t>
      </w:r>
      <w:r w:rsidRPr="0022764C">
        <w:rPr>
          <w:b/>
        </w:rPr>
        <w:t>Policy</w:t>
      </w:r>
      <w:r w:rsidRPr="0022764C">
        <w:t xml:space="preserve">, to be confirmed by way of a written endorsement to this </w:t>
      </w:r>
      <w:r w:rsidRPr="0022764C">
        <w:rPr>
          <w:b/>
        </w:rPr>
        <w:t>Policy</w:t>
      </w:r>
      <w:r w:rsidRPr="0022764C">
        <w:t xml:space="preserve">. In the absence of such agreement and/or if notice is not forthcoming as required under this Condition, the cover provided by this </w:t>
      </w:r>
      <w:r w:rsidRPr="0022764C">
        <w:rPr>
          <w:b/>
        </w:rPr>
        <w:t>Policy</w:t>
      </w:r>
      <w:r w:rsidRPr="0022764C">
        <w:t xml:space="preserve"> shall cease with immediate effect at the date of the change of control.</w:t>
      </w:r>
    </w:p>
    <w:p w14:paraId="68C4A1E3" w14:textId="77777777" w:rsidR="006A3EF8" w:rsidRPr="0022764C" w:rsidRDefault="006A3EF8" w:rsidP="00933EB0">
      <w:pPr>
        <w:pStyle w:val="BodyText"/>
      </w:pPr>
      <w:r w:rsidRPr="0022764C">
        <w:t>For the avoidance of doubt, the</w:t>
      </w:r>
      <w:r w:rsidRPr="0022764C">
        <w:rPr>
          <w:b/>
        </w:rPr>
        <w:t xml:space="preserve"> Insured</w:t>
      </w:r>
      <w:r w:rsidRPr="0022764C">
        <w:t xml:space="preserve"> shall not be entitled to an indemnity in respect of any claims made under this </w:t>
      </w:r>
      <w:r w:rsidRPr="0022764C">
        <w:rPr>
          <w:b/>
        </w:rPr>
        <w:t>Policy</w:t>
      </w:r>
      <w:r w:rsidRPr="0022764C">
        <w:t xml:space="preserve"> where notification of the claim occurs after a change in control (as referred to in this Condition) where the change of control was not reported to the </w:t>
      </w:r>
      <w:r w:rsidRPr="0022764C">
        <w:rPr>
          <w:b/>
        </w:rPr>
        <w:t xml:space="preserve">Insurer </w:t>
      </w:r>
      <w:r w:rsidRPr="0022764C">
        <w:t>and approved in accordance with this Condition.</w:t>
      </w:r>
    </w:p>
    <w:p w14:paraId="5A836B56" w14:textId="77777777" w:rsidR="006A3EF8" w:rsidRPr="0022764C" w:rsidRDefault="006A3EF8" w:rsidP="00933EB0">
      <w:pPr>
        <w:pStyle w:val="Heading3"/>
      </w:pPr>
      <w:r w:rsidRPr="0022764C">
        <w:t xml:space="preserve">Premium Payment Clause </w:t>
      </w:r>
    </w:p>
    <w:p w14:paraId="7EB9B554" w14:textId="77777777" w:rsidR="006A3EF8" w:rsidRPr="0022764C" w:rsidRDefault="006A3EF8" w:rsidP="00933EB0">
      <w:pPr>
        <w:pStyle w:val="BodyText"/>
      </w:pPr>
      <w:r w:rsidRPr="0022764C">
        <w:t xml:space="preserve">The </w:t>
      </w:r>
      <w:r w:rsidRPr="0022764C">
        <w:rPr>
          <w:b/>
          <w:bCs/>
        </w:rPr>
        <w:t xml:space="preserve">Insured </w:t>
      </w:r>
      <w:r w:rsidRPr="0022764C">
        <w:t xml:space="preserve">undertakes that the premium will be paid in full to the </w:t>
      </w:r>
      <w:r w:rsidRPr="0022764C">
        <w:rPr>
          <w:b/>
          <w:bCs/>
        </w:rPr>
        <w:t xml:space="preserve">Insurer </w:t>
      </w:r>
      <w:r w:rsidRPr="0022764C">
        <w:t xml:space="preserve">within 60 (sixty) days of inception of this </w:t>
      </w:r>
      <w:r w:rsidRPr="0022764C">
        <w:rPr>
          <w:b/>
          <w:bCs/>
        </w:rPr>
        <w:t>Policy</w:t>
      </w:r>
      <w:r w:rsidRPr="0022764C">
        <w:t xml:space="preserve"> (or, in respect of instalment premiums agreed by the </w:t>
      </w:r>
      <w:r w:rsidRPr="0022764C">
        <w:rPr>
          <w:b/>
          <w:bCs/>
        </w:rPr>
        <w:t xml:space="preserve">Insurer, </w:t>
      </w:r>
      <w:r w:rsidRPr="0022764C">
        <w:t xml:space="preserve">when due). </w:t>
      </w:r>
    </w:p>
    <w:p w14:paraId="356E57B8" w14:textId="77777777" w:rsidR="006A3EF8" w:rsidRPr="0022764C" w:rsidRDefault="006A3EF8" w:rsidP="00933EB0">
      <w:pPr>
        <w:pStyle w:val="BodyText"/>
      </w:pPr>
      <w:r w:rsidRPr="0022764C">
        <w:t xml:space="preserve">If the premium due under this </w:t>
      </w:r>
      <w:r w:rsidRPr="0022764C">
        <w:rPr>
          <w:b/>
          <w:bCs/>
        </w:rPr>
        <w:t>Policy</w:t>
      </w:r>
      <w:r w:rsidRPr="0022764C">
        <w:t xml:space="preserve"> has not been so paid to the </w:t>
      </w:r>
      <w:r w:rsidRPr="0022764C">
        <w:rPr>
          <w:b/>
          <w:bCs/>
        </w:rPr>
        <w:t xml:space="preserve">Insurer </w:t>
      </w:r>
      <w:r w:rsidRPr="0022764C">
        <w:t xml:space="preserve">by the 60th (sixtieth) day from the inception of this </w:t>
      </w:r>
      <w:r w:rsidRPr="0022764C">
        <w:rPr>
          <w:b/>
          <w:bCs/>
        </w:rPr>
        <w:t>Policy</w:t>
      </w:r>
      <w:r w:rsidRPr="0022764C">
        <w:t xml:space="preserve">, (and, in respect of instalment premiums, by the date they are due), the </w:t>
      </w:r>
      <w:r w:rsidRPr="0022764C">
        <w:rPr>
          <w:b/>
          <w:bCs/>
        </w:rPr>
        <w:t xml:space="preserve">Insurer </w:t>
      </w:r>
      <w:r w:rsidRPr="0022764C">
        <w:t xml:space="preserve">shall have the right to cancel this </w:t>
      </w:r>
      <w:r w:rsidRPr="0022764C">
        <w:rPr>
          <w:b/>
          <w:bCs/>
        </w:rPr>
        <w:t>Policy</w:t>
      </w:r>
      <w:r w:rsidRPr="0022764C">
        <w:t xml:space="preserve"> by notifying the </w:t>
      </w:r>
      <w:r w:rsidRPr="0022764C">
        <w:rPr>
          <w:b/>
          <w:bCs/>
        </w:rPr>
        <w:t xml:space="preserve">Insured </w:t>
      </w:r>
      <w:r w:rsidRPr="0022764C">
        <w:t xml:space="preserve">via their broker in writing. In the event of cancellation, premium is due to the </w:t>
      </w:r>
      <w:r w:rsidRPr="0022764C">
        <w:rPr>
          <w:b/>
          <w:bCs/>
        </w:rPr>
        <w:t xml:space="preserve">Insurer </w:t>
      </w:r>
      <w:r w:rsidRPr="0022764C">
        <w:t xml:space="preserve">on a pro rata basis for the period that the </w:t>
      </w:r>
      <w:r w:rsidRPr="0022764C">
        <w:rPr>
          <w:b/>
          <w:bCs/>
        </w:rPr>
        <w:t xml:space="preserve">Insurer </w:t>
      </w:r>
      <w:r w:rsidRPr="0022764C">
        <w:t xml:space="preserve">is on risk but the full policy premium shall be payable to the </w:t>
      </w:r>
      <w:r w:rsidRPr="0022764C">
        <w:rPr>
          <w:b/>
          <w:bCs/>
        </w:rPr>
        <w:t xml:space="preserve">Insurer </w:t>
      </w:r>
      <w:r w:rsidRPr="0022764C">
        <w:t xml:space="preserve">in the event of a loss or occurrence prior to the date of termination which gives rise to a valid claim under this </w:t>
      </w:r>
      <w:r w:rsidRPr="0022764C">
        <w:rPr>
          <w:b/>
          <w:bCs/>
        </w:rPr>
        <w:t>Policy</w:t>
      </w:r>
      <w:r w:rsidRPr="0022764C">
        <w:t xml:space="preserve">. </w:t>
      </w:r>
    </w:p>
    <w:p w14:paraId="6527FF97" w14:textId="77777777" w:rsidR="006A3EF8" w:rsidRPr="0022764C" w:rsidRDefault="006A3EF8" w:rsidP="00933EB0">
      <w:pPr>
        <w:pStyle w:val="BodyText"/>
      </w:pPr>
      <w:r w:rsidRPr="0022764C">
        <w:t xml:space="preserve">It is agreed that the </w:t>
      </w:r>
      <w:r w:rsidRPr="0022764C">
        <w:rPr>
          <w:b/>
          <w:bCs/>
        </w:rPr>
        <w:t xml:space="preserve">Insurer </w:t>
      </w:r>
      <w:r w:rsidRPr="0022764C">
        <w:t xml:space="preserve">shall give not less than 15 (fifteen) days prior notice of cancellation to the </w:t>
      </w:r>
      <w:r w:rsidRPr="0022764C">
        <w:rPr>
          <w:b/>
          <w:bCs/>
        </w:rPr>
        <w:t xml:space="preserve">Insured </w:t>
      </w:r>
      <w:r w:rsidRPr="0022764C">
        <w:t xml:space="preserve">via their Insurance Adviser. If premium due is paid in full to the </w:t>
      </w:r>
      <w:r w:rsidRPr="0022764C">
        <w:rPr>
          <w:b/>
          <w:bCs/>
        </w:rPr>
        <w:t xml:space="preserve">Insurer </w:t>
      </w:r>
      <w:r w:rsidRPr="0022764C">
        <w:t xml:space="preserve">before the notice period expires, notice of cancellation shall automatically be revoked. If not, this </w:t>
      </w:r>
      <w:r w:rsidRPr="0022764C">
        <w:rPr>
          <w:b/>
          <w:bCs/>
        </w:rPr>
        <w:t>Policy</w:t>
      </w:r>
      <w:r w:rsidRPr="0022764C">
        <w:t xml:space="preserve"> shall automatically terminate at the end of the notice period. </w:t>
      </w:r>
    </w:p>
    <w:p w14:paraId="4A852437" w14:textId="77777777" w:rsidR="006A3EF8" w:rsidRPr="0022764C" w:rsidRDefault="006A3EF8" w:rsidP="00933EB0">
      <w:pPr>
        <w:pStyle w:val="BodyText"/>
      </w:pPr>
      <w:r w:rsidRPr="0022764C">
        <w:t xml:space="preserve">If any provision of this Clause is found by any court or administrative body of competent jurisdiction to be invalid or unenforceable, such invalidity or unenforceability will not affect the other provisions of this Clause which will remain in full force and effect. </w:t>
      </w:r>
    </w:p>
    <w:p w14:paraId="70CB1C15" w14:textId="77777777" w:rsidR="006A3EF8" w:rsidRPr="0022764C" w:rsidRDefault="006A3EF8" w:rsidP="00933EB0">
      <w:pPr>
        <w:pStyle w:val="Heading3"/>
      </w:pPr>
      <w:r w:rsidRPr="0022764C">
        <w:t xml:space="preserve">Reasonable Steps to Avoid Loss </w:t>
      </w:r>
    </w:p>
    <w:p w14:paraId="3B01441F" w14:textId="77777777" w:rsidR="006A3EF8" w:rsidRPr="0022764C" w:rsidRDefault="006A3EF8" w:rsidP="00933EB0">
      <w:pPr>
        <w:pStyle w:val="BodyText"/>
        <w:rPr>
          <w:b/>
        </w:rPr>
      </w:pPr>
      <w:r w:rsidRPr="0022764C">
        <w:t xml:space="preserve">Without prejudice to the Notification and Claims Conditions in this </w:t>
      </w:r>
      <w:r w:rsidRPr="0022764C">
        <w:rPr>
          <w:b/>
        </w:rPr>
        <w:t>Policy</w:t>
      </w:r>
      <w:r w:rsidRPr="0022764C">
        <w:t xml:space="preserve">, the </w:t>
      </w:r>
      <w:r w:rsidRPr="0022764C">
        <w:rPr>
          <w:b/>
        </w:rPr>
        <w:t>Insured</w:t>
      </w:r>
      <w:r w:rsidRPr="0022764C">
        <w:t xml:space="preserve"> shall take all reasonable steps to avoid or mitigate any loss, damage or liability that may result in any claim or Circumstance notifiable under this </w:t>
      </w:r>
      <w:r w:rsidRPr="0022764C">
        <w:rPr>
          <w:b/>
        </w:rPr>
        <w:t>Section</w:t>
      </w:r>
      <w:r w:rsidRPr="0022764C">
        <w:t>.</w:t>
      </w:r>
    </w:p>
    <w:p w14:paraId="3A9F21B8" w14:textId="77777777" w:rsidR="006A3EF8" w:rsidRPr="0022764C" w:rsidRDefault="006A3EF8" w:rsidP="00933EB0">
      <w:pPr>
        <w:pStyle w:val="BodyText"/>
        <w:rPr>
          <w:b/>
        </w:rPr>
      </w:pPr>
      <w:r w:rsidRPr="0022764C">
        <w:t xml:space="preserve">In addition, in relation to Insuring Clause 1.h., the </w:t>
      </w:r>
      <w:r w:rsidRPr="0022764C">
        <w:rPr>
          <w:b/>
        </w:rPr>
        <w:t>Insured</w:t>
      </w:r>
      <w:r w:rsidRPr="0022764C">
        <w:t xml:space="preserve"> shall protect its Computer System by:</w:t>
      </w:r>
    </w:p>
    <w:p w14:paraId="05DD5C20" w14:textId="77777777" w:rsidR="006A3EF8" w:rsidRPr="0022764C" w:rsidRDefault="006A3EF8" w:rsidP="00933EB0">
      <w:pPr>
        <w:pStyle w:val="BodyText"/>
        <w:numPr>
          <w:ilvl w:val="0"/>
          <w:numId w:val="307"/>
        </w:numPr>
        <w:ind w:left="454" w:hanging="454"/>
        <w:rPr>
          <w:b/>
        </w:rPr>
      </w:pPr>
      <w:r w:rsidRPr="0022764C">
        <w:t>having Virus protection software operating in place which is running, correctly configured and regularly or automatically updated;</w:t>
      </w:r>
    </w:p>
    <w:p w14:paraId="1823E7A8" w14:textId="77777777" w:rsidR="006A3EF8" w:rsidRPr="0022764C" w:rsidRDefault="006A3EF8" w:rsidP="00933EB0">
      <w:pPr>
        <w:pStyle w:val="BodyText"/>
        <w:numPr>
          <w:ilvl w:val="0"/>
          <w:numId w:val="307"/>
        </w:numPr>
        <w:ind w:left="454" w:hanging="454"/>
        <w:rPr>
          <w:b/>
        </w:rPr>
      </w:pPr>
      <w:r w:rsidRPr="0022764C">
        <w:t>having a fire wall or similar configured device to control access to its Computer System;</w:t>
      </w:r>
    </w:p>
    <w:p w14:paraId="347ADC11" w14:textId="77777777" w:rsidR="006A3EF8" w:rsidRPr="0022764C" w:rsidRDefault="006A3EF8" w:rsidP="00933EB0">
      <w:pPr>
        <w:pStyle w:val="BodyText"/>
        <w:numPr>
          <w:ilvl w:val="0"/>
          <w:numId w:val="307"/>
        </w:numPr>
        <w:ind w:left="454" w:hanging="454"/>
      </w:pPr>
      <w:r w:rsidRPr="0022764C">
        <w:t>encrypting and controlling the access to its Computer System and external devices including plug-in devices networked to its Computer System;</w:t>
      </w:r>
    </w:p>
    <w:p w14:paraId="68594F51" w14:textId="77777777" w:rsidR="006A3EF8" w:rsidRPr="0022764C" w:rsidRDefault="006A3EF8" w:rsidP="00933EB0">
      <w:pPr>
        <w:pStyle w:val="BodyText"/>
        <w:numPr>
          <w:ilvl w:val="0"/>
          <w:numId w:val="307"/>
        </w:numPr>
        <w:ind w:left="454" w:hanging="454"/>
        <w:rPr>
          <w:b/>
        </w:rPr>
      </w:pPr>
      <w:r w:rsidRPr="0022764C">
        <w:t>controlling unauthorised access to its Computer System by correctly configuring its wireless network;</w:t>
      </w:r>
    </w:p>
    <w:p w14:paraId="4544B9C8" w14:textId="77777777" w:rsidR="006A3EF8" w:rsidRPr="0022764C" w:rsidRDefault="006A3EF8" w:rsidP="00933EB0">
      <w:pPr>
        <w:pStyle w:val="BodyText"/>
        <w:numPr>
          <w:ilvl w:val="0"/>
          <w:numId w:val="307"/>
        </w:numPr>
        <w:ind w:left="454" w:hanging="454"/>
        <w:rPr>
          <w:b/>
        </w:rPr>
      </w:pPr>
      <w:r w:rsidRPr="0022764C">
        <w:t>changing all passwords on information and communication assets at least every 60 (sixty) days and cancel any username, password or other security protection after it knew or had reasonable grounds to suspect that it had been available to any unauthorised person;</w:t>
      </w:r>
    </w:p>
    <w:p w14:paraId="789801F3" w14:textId="77777777" w:rsidR="006A3EF8" w:rsidRPr="0022764C" w:rsidRDefault="006A3EF8" w:rsidP="00933EB0">
      <w:pPr>
        <w:pStyle w:val="BodyText"/>
        <w:numPr>
          <w:ilvl w:val="0"/>
          <w:numId w:val="307"/>
        </w:numPr>
        <w:ind w:left="454" w:hanging="454"/>
      </w:pPr>
      <w:r w:rsidRPr="0022764C">
        <w:t>taking regular back-up copies of any data, file or programme on its Computer System;</w:t>
      </w:r>
    </w:p>
    <w:p w14:paraId="7A8FAE60" w14:textId="77777777" w:rsidR="006A3EF8" w:rsidRPr="0022764C" w:rsidRDefault="006A3EF8" w:rsidP="00933EB0">
      <w:pPr>
        <w:pStyle w:val="BodyText"/>
        <w:numPr>
          <w:ilvl w:val="0"/>
          <w:numId w:val="307"/>
        </w:numPr>
        <w:ind w:left="454" w:hanging="454"/>
      </w:pPr>
      <w:r w:rsidRPr="0022764C">
        <w:t>having an operational system for logging and monitoring user activity on its Computer System.</w:t>
      </w:r>
    </w:p>
    <w:p w14:paraId="752196AD" w14:textId="77777777" w:rsidR="006A3EF8" w:rsidRPr="0022764C" w:rsidRDefault="006A3EF8" w:rsidP="00933EB0">
      <w:pPr>
        <w:pStyle w:val="Heading3"/>
      </w:pPr>
      <w:r w:rsidRPr="0022764C">
        <w:t>Dishonest or Fraudulent Act or Omission</w:t>
      </w:r>
    </w:p>
    <w:p w14:paraId="249E6A27" w14:textId="77777777" w:rsidR="006A3EF8" w:rsidRPr="0022764C" w:rsidRDefault="006A3EF8" w:rsidP="00933EB0">
      <w:pPr>
        <w:pStyle w:val="BodyText"/>
      </w:pPr>
      <w:r w:rsidRPr="0022764C">
        <w:t>In the event of a loss or claim which involves the dishonest, fraudulent or malicious act or omission of any former or present</w:t>
      </w:r>
      <w:r w:rsidRPr="0022764C">
        <w:rPr>
          <w:b/>
        </w:rPr>
        <w:t xml:space="preserve"> </w:t>
      </w:r>
      <w:r w:rsidRPr="0022764C">
        <w:t xml:space="preserve">Employee the </w:t>
      </w:r>
      <w:r w:rsidRPr="0022764C">
        <w:rPr>
          <w:b/>
        </w:rPr>
        <w:t>Insured</w:t>
      </w:r>
      <w:r w:rsidRPr="0022764C">
        <w:t xml:space="preserve"> shall take all reasonable action (including legal proceedings) to obtain reimbursement from the Employee</w:t>
      </w:r>
      <w:r w:rsidRPr="0022764C">
        <w:rPr>
          <w:b/>
        </w:rPr>
        <w:t xml:space="preserve"> </w:t>
      </w:r>
      <w:r w:rsidRPr="0022764C">
        <w:t xml:space="preserve">concerned (and from any Employee who may have conspired to commit or have condoned such act or omission) or from the estate or legal representatives of such Employee. Any monies which but for such dishonest, fraudulent or malicious act or omission would be due to such Employee from the </w:t>
      </w:r>
      <w:r w:rsidRPr="0022764C">
        <w:rPr>
          <w:b/>
        </w:rPr>
        <w:t>Insured</w:t>
      </w:r>
      <w:r w:rsidRPr="0022764C">
        <w:t xml:space="preserve"> or any monies held by the </w:t>
      </w:r>
      <w:r w:rsidRPr="0022764C">
        <w:rPr>
          <w:b/>
        </w:rPr>
        <w:t>Insured</w:t>
      </w:r>
      <w:r w:rsidRPr="0022764C">
        <w:t xml:space="preserve"> for such Employee shall be deducted from any amount payable under this </w:t>
      </w:r>
      <w:r w:rsidRPr="0022764C">
        <w:rPr>
          <w:b/>
        </w:rPr>
        <w:t>Section</w:t>
      </w:r>
      <w:r w:rsidRPr="0022764C">
        <w:t xml:space="preserve">. </w:t>
      </w:r>
    </w:p>
    <w:p w14:paraId="6C5B2505" w14:textId="77777777" w:rsidR="006A3EF8" w:rsidRPr="0022764C" w:rsidRDefault="006A3EF8" w:rsidP="00933EB0">
      <w:pPr>
        <w:pStyle w:val="Heading1"/>
      </w:pPr>
      <w:r w:rsidRPr="0022764C">
        <w:t>Exclusions</w:t>
      </w:r>
    </w:p>
    <w:p w14:paraId="7FA81C43" w14:textId="77777777" w:rsidR="006A3EF8" w:rsidRPr="0022764C" w:rsidRDefault="006A3EF8" w:rsidP="00933EB0">
      <w:pPr>
        <w:pStyle w:val="BodyText"/>
      </w:pPr>
      <w:r w:rsidRPr="0022764C">
        <w:t xml:space="preserve">The </w:t>
      </w:r>
      <w:r w:rsidRPr="0022764C">
        <w:rPr>
          <w:b/>
          <w:bCs/>
        </w:rPr>
        <w:t>Insurer</w:t>
      </w:r>
      <w:r w:rsidRPr="0022764C">
        <w:t xml:space="preserve"> shall not be liable to indemnify the </w:t>
      </w:r>
      <w:r w:rsidRPr="0022764C">
        <w:rPr>
          <w:b/>
          <w:bCs/>
        </w:rPr>
        <w:t>Insured</w:t>
      </w:r>
      <w:r w:rsidRPr="0022764C">
        <w:t xml:space="preserve"> against:</w:t>
      </w:r>
    </w:p>
    <w:p w14:paraId="6F512275" w14:textId="77777777" w:rsidR="006A3EF8" w:rsidRPr="0022764C" w:rsidRDefault="006A3EF8" w:rsidP="00933EB0">
      <w:pPr>
        <w:pStyle w:val="Heading3"/>
      </w:pPr>
      <w:r w:rsidRPr="0022764C">
        <w:t>Adherence to Legal Advice</w:t>
      </w:r>
    </w:p>
    <w:p w14:paraId="16A3E6E8" w14:textId="77777777" w:rsidR="006A3EF8" w:rsidRPr="0022764C" w:rsidRDefault="006A3EF8" w:rsidP="00933EB0">
      <w:pPr>
        <w:pStyle w:val="BodyText"/>
      </w:pPr>
      <w:r w:rsidRPr="0022764C">
        <w:t xml:space="preserve">Any claim arising out of or relating directly or in any way from any failure of the </w:t>
      </w:r>
      <w:r w:rsidRPr="0022764C">
        <w:rPr>
          <w:b/>
        </w:rPr>
        <w:t>Insured</w:t>
      </w:r>
      <w:r w:rsidRPr="0022764C">
        <w:t xml:space="preserve"> to adhere to its own legal advice with regard to clearances of any data, text, sounds, images </w:t>
      </w:r>
      <w:r w:rsidRPr="0022764C">
        <w:lastRenderedPageBreak/>
        <w:t>or similar content that is intended to be, or has been, disseminated;</w:t>
      </w:r>
    </w:p>
    <w:p w14:paraId="28DE0443" w14:textId="77777777" w:rsidR="006A3EF8" w:rsidRPr="0022764C" w:rsidRDefault="006A3EF8" w:rsidP="00933EB0">
      <w:pPr>
        <w:pStyle w:val="Heading3"/>
      </w:pPr>
      <w:r w:rsidRPr="0022764C">
        <w:t>Asbestos</w:t>
      </w:r>
    </w:p>
    <w:p w14:paraId="685637BC" w14:textId="77777777" w:rsidR="006A3EF8" w:rsidRPr="0022764C" w:rsidRDefault="006A3EF8" w:rsidP="00933EB0">
      <w:pPr>
        <w:pStyle w:val="BodyText"/>
      </w:pPr>
      <w:r w:rsidRPr="0022764C">
        <w:t>Any claim arising directly or in any way out of or resulting from or in consequence of or in any way involving asbestos or any materials containing asbestos in whatever form or quantity;</w:t>
      </w:r>
    </w:p>
    <w:p w14:paraId="4EA50661" w14:textId="77777777" w:rsidR="006A3EF8" w:rsidRPr="0022764C" w:rsidRDefault="006A3EF8" w:rsidP="00933EB0">
      <w:pPr>
        <w:pStyle w:val="Heading3"/>
      </w:pPr>
      <w:r w:rsidRPr="0022764C">
        <w:t>Bodily Injury/Property Damage</w:t>
      </w:r>
    </w:p>
    <w:p w14:paraId="2BF2A456" w14:textId="77777777" w:rsidR="006A3EF8" w:rsidRPr="0022764C" w:rsidRDefault="006A3EF8" w:rsidP="00933EB0">
      <w:pPr>
        <w:pStyle w:val="BodyText"/>
        <w:rPr>
          <w:bCs/>
        </w:rPr>
      </w:pPr>
      <w:r w:rsidRPr="0022764C">
        <w:t xml:space="preserve">Any claim for bodily injury, sickness, disease, psychological injury, emotional distress, nervous shock or death sustained by any person or any loss, damage or destruction of property unless such claim arises directly from negligent publication, negligent misstatement or negligent misrepresentation contained within any data, text, sounds, images or similar content that has been created by the </w:t>
      </w:r>
      <w:r w:rsidRPr="0022764C">
        <w:rPr>
          <w:b/>
        </w:rPr>
        <w:t>Insured</w:t>
      </w:r>
      <w:r w:rsidRPr="0022764C">
        <w:t xml:space="preserve"> as part of their </w:t>
      </w:r>
      <w:r w:rsidRPr="0022764C">
        <w:rPr>
          <w:b/>
        </w:rPr>
        <w:t>Media Business Services</w:t>
      </w:r>
      <w:r w:rsidRPr="0022764C">
        <w:rPr>
          <w:bCs/>
        </w:rPr>
        <w:t>;</w:t>
      </w:r>
    </w:p>
    <w:p w14:paraId="16973CB4" w14:textId="77777777" w:rsidR="006A3EF8" w:rsidRPr="0022764C" w:rsidRDefault="006A3EF8" w:rsidP="00933EB0">
      <w:pPr>
        <w:pStyle w:val="Heading3"/>
      </w:pPr>
      <w:r w:rsidRPr="0022764C">
        <w:t>Claims by Employees</w:t>
      </w:r>
    </w:p>
    <w:p w14:paraId="4300877A" w14:textId="77777777" w:rsidR="006A3EF8" w:rsidRPr="0022764C" w:rsidRDefault="006A3EF8" w:rsidP="00933EB0">
      <w:pPr>
        <w:pStyle w:val="BodyText"/>
      </w:pPr>
      <w:r w:rsidRPr="0022764C">
        <w:t xml:space="preserve">Any claim made against the </w:t>
      </w:r>
      <w:r w:rsidRPr="0022764C">
        <w:rPr>
          <w:b/>
        </w:rPr>
        <w:t>Insured</w:t>
      </w:r>
      <w:r w:rsidRPr="0022764C">
        <w:t xml:space="preserve"> by any present or former Employee;</w:t>
      </w:r>
    </w:p>
    <w:p w14:paraId="065A351B" w14:textId="77777777" w:rsidR="006A3EF8" w:rsidRPr="0022764C" w:rsidRDefault="006A3EF8" w:rsidP="00933EB0">
      <w:pPr>
        <w:pStyle w:val="Heading3"/>
      </w:pPr>
      <w:r w:rsidRPr="0022764C">
        <w:t>Claims by Financially Associated Persons or Entities</w:t>
      </w:r>
    </w:p>
    <w:p w14:paraId="4DB401DB" w14:textId="77777777" w:rsidR="006A3EF8" w:rsidRPr="0022764C" w:rsidRDefault="006A3EF8" w:rsidP="00933EB0">
      <w:pPr>
        <w:pStyle w:val="BodyText"/>
      </w:pPr>
      <w:r w:rsidRPr="0022764C">
        <w:t xml:space="preserve">Any claim made against the </w:t>
      </w:r>
      <w:r w:rsidRPr="0022764C">
        <w:rPr>
          <w:b/>
        </w:rPr>
        <w:t xml:space="preserve">Insured </w:t>
      </w:r>
      <w:r w:rsidRPr="0022764C">
        <w:t xml:space="preserve">by any Financially Associated Person or Entity whether alone or jointly with any other person or entity. However, this Exclusion shall not apply to any claim brought against such Financially Associated Person or Entity by an independent third party which would, but for this Exclusion, be covered by this </w:t>
      </w:r>
      <w:r w:rsidRPr="0022764C">
        <w:rPr>
          <w:b/>
        </w:rPr>
        <w:t>Section</w:t>
      </w:r>
      <w:r w:rsidRPr="0022764C">
        <w:t xml:space="preserve">; </w:t>
      </w:r>
    </w:p>
    <w:p w14:paraId="0DB81F7B" w14:textId="77777777" w:rsidR="006A3EF8" w:rsidRPr="0022764C" w:rsidRDefault="006A3EF8" w:rsidP="00933EB0">
      <w:pPr>
        <w:pStyle w:val="Heading3"/>
      </w:pPr>
      <w:r w:rsidRPr="0022764C">
        <w:t>Claims or Circumstances Known at Inception</w:t>
      </w:r>
    </w:p>
    <w:p w14:paraId="6B9C5AE4" w14:textId="77777777" w:rsidR="006A3EF8" w:rsidRPr="0022764C" w:rsidRDefault="006A3EF8" w:rsidP="00933EB0">
      <w:pPr>
        <w:pStyle w:val="BodyText"/>
      </w:pPr>
      <w:r w:rsidRPr="0022764C">
        <w:t xml:space="preserve">Any claim arising directly or in any way from any claim or Circumstance of which the </w:t>
      </w:r>
      <w:r w:rsidRPr="0022764C">
        <w:rPr>
          <w:b/>
        </w:rPr>
        <w:t>Insured</w:t>
      </w:r>
      <w:r w:rsidRPr="0022764C">
        <w:t xml:space="preserve"> was, or ought reasonably to have been, aware prior to inception of this </w:t>
      </w:r>
      <w:r w:rsidRPr="0022764C">
        <w:rPr>
          <w:b/>
        </w:rPr>
        <w:t>Policy</w:t>
      </w:r>
      <w:r w:rsidRPr="0022764C">
        <w:t>, whether notified under any other insurance or not;</w:t>
      </w:r>
    </w:p>
    <w:p w14:paraId="6857D948" w14:textId="77777777" w:rsidR="006A3EF8" w:rsidRPr="0022764C" w:rsidRDefault="006A3EF8" w:rsidP="00933EB0">
      <w:pPr>
        <w:pStyle w:val="Heading3"/>
      </w:pPr>
      <w:r w:rsidRPr="0022764C">
        <w:t>Collection of Private Data Without Consent</w:t>
      </w:r>
    </w:p>
    <w:p w14:paraId="0D37941F" w14:textId="77777777" w:rsidR="006A3EF8" w:rsidRPr="0022764C" w:rsidRDefault="006A3EF8" w:rsidP="00933EB0">
      <w:pPr>
        <w:pStyle w:val="BodyText"/>
      </w:pPr>
      <w:r w:rsidRPr="0022764C">
        <w:t>Any claim arising directly or in any way from your actual or alleged failure to obtain explicit consent from any private individual before collecting storing or sharing any of their personal information, including but not limited to internet search history and internet browsing habits. This Exclusion shall not apply where private data has been collected by a third party without the knowledge of the</w:t>
      </w:r>
      <w:r w:rsidRPr="0022764C">
        <w:rPr>
          <w:b/>
        </w:rPr>
        <w:t xml:space="preserve"> Insured</w:t>
      </w:r>
      <w:r w:rsidRPr="0022764C">
        <w:t>;</w:t>
      </w:r>
    </w:p>
    <w:p w14:paraId="283A317F" w14:textId="77777777" w:rsidR="006A3EF8" w:rsidRPr="0022764C" w:rsidRDefault="006A3EF8" w:rsidP="00933EB0">
      <w:pPr>
        <w:pStyle w:val="Heading3"/>
      </w:pPr>
      <w:r w:rsidRPr="0022764C">
        <w:t>Collusion and Conspiracy</w:t>
      </w:r>
    </w:p>
    <w:p w14:paraId="5B898C82" w14:textId="77777777" w:rsidR="006A3EF8" w:rsidRPr="0022764C" w:rsidRDefault="006A3EF8" w:rsidP="00933EB0">
      <w:pPr>
        <w:pStyle w:val="BodyText"/>
      </w:pPr>
      <w:r w:rsidRPr="0022764C">
        <w:t>Any claim arising</w:t>
      </w:r>
      <w:r w:rsidRPr="0022764C">
        <w:rPr>
          <w:rFonts w:eastAsia="Times New Roman"/>
        </w:rPr>
        <w:t xml:space="preserve"> </w:t>
      </w:r>
      <w:r w:rsidRPr="0022764C">
        <w:t>from any alleged collusion, conspiracy, extortion or threatened violence;</w:t>
      </w:r>
    </w:p>
    <w:p w14:paraId="46E039FB" w14:textId="77777777" w:rsidR="006A3EF8" w:rsidRPr="0022764C" w:rsidRDefault="006A3EF8" w:rsidP="00933EB0">
      <w:pPr>
        <w:pStyle w:val="Heading3"/>
      </w:pPr>
      <w:r w:rsidRPr="0022764C">
        <w:t>Commercial Disputes</w:t>
      </w:r>
    </w:p>
    <w:p w14:paraId="231D3B76" w14:textId="4E5796DA" w:rsidR="006A3EF8" w:rsidRPr="0022764C" w:rsidRDefault="006A3EF8" w:rsidP="00933EB0">
      <w:pPr>
        <w:pStyle w:val="BodyText"/>
      </w:pPr>
      <w:r w:rsidRPr="0022764C">
        <w:t xml:space="preserve">Any claim arising from any commercial dispute between the </w:t>
      </w:r>
      <w:r w:rsidRPr="0022764C">
        <w:rPr>
          <w:b/>
        </w:rPr>
        <w:t>Insured</w:t>
      </w:r>
      <w:r w:rsidRPr="0022764C">
        <w:t xml:space="preserve"> and their business partners or business associates, including but not limited to any joint venture partner or any other </w:t>
      </w:r>
      <w:del w:id="173" w:author="stuart wolstenholme" w:date="2026-05-29T12:37:00Z" w16du:dateUtc="2026-05-29T11:37:00Z">
        <w:r w:rsidRPr="0022764C" w:rsidDel="00BB79CB">
          <w:delText>third party</w:delText>
        </w:r>
      </w:del>
      <w:ins w:id="174" w:author="stuart wolstenholme" w:date="2026-05-29T12:37:00Z" w16du:dateUtc="2026-05-29T11:37:00Z">
        <w:r w:rsidR="00BB79CB" w:rsidRPr="0022764C">
          <w:t>third-party</w:t>
        </w:r>
      </w:ins>
      <w:r w:rsidRPr="0022764C">
        <w:t xml:space="preserve"> service providers, distributors, contributors or collaborators, but only to the extent such a claim is based upon:</w:t>
      </w:r>
    </w:p>
    <w:p w14:paraId="337ED936" w14:textId="77777777" w:rsidR="006A3EF8" w:rsidRPr="0022764C" w:rsidRDefault="006A3EF8" w:rsidP="00933EB0">
      <w:pPr>
        <w:pStyle w:val="BodyText"/>
        <w:numPr>
          <w:ilvl w:val="0"/>
          <w:numId w:val="308"/>
        </w:numPr>
        <w:ind w:left="454" w:hanging="454"/>
        <w:rPr>
          <w:b/>
        </w:rPr>
      </w:pPr>
      <w:r w:rsidRPr="0022764C">
        <w:t>commission or royalty, or any other term upon which such partner or associate is to be compensated in connection with doing business with you, or any compensation or remuneration promised or owed by you pursuant to those terms; or</w:t>
      </w:r>
    </w:p>
    <w:p w14:paraId="245FC110" w14:textId="77777777" w:rsidR="006A3EF8" w:rsidRPr="0022764C" w:rsidRDefault="006A3EF8" w:rsidP="00933EB0">
      <w:pPr>
        <w:pStyle w:val="BodyText"/>
        <w:numPr>
          <w:ilvl w:val="0"/>
          <w:numId w:val="308"/>
        </w:numPr>
        <w:ind w:left="454" w:hanging="454"/>
        <w:rPr>
          <w:b/>
        </w:rPr>
      </w:pPr>
      <w:r w:rsidRPr="0022764C">
        <w:t xml:space="preserve">the </w:t>
      </w:r>
      <w:r w:rsidRPr="0022764C">
        <w:rPr>
          <w:b/>
        </w:rPr>
        <w:t>Insured’s</w:t>
      </w:r>
      <w:r w:rsidRPr="0022764C">
        <w:t xml:space="preserve"> decision to cease doing business with</w:t>
      </w:r>
      <w:r w:rsidRPr="0022764C">
        <w:rPr>
          <w:b/>
        </w:rPr>
        <w:t xml:space="preserve"> </w:t>
      </w:r>
      <w:r w:rsidRPr="0022764C">
        <w:t>such a partner or associate:</w:t>
      </w:r>
    </w:p>
    <w:p w14:paraId="087E517E" w14:textId="77777777" w:rsidR="006A3EF8" w:rsidRPr="0022764C" w:rsidRDefault="006A3EF8" w:rsidP="00933EB0">
      <w:pPr>
        <w:pStyle w:val="Heading3"/>
      </w:pPr>
      <w:r w:rsidRPr="0022764C">
        <w:t>Contractual Liability</w:t>
      </w:r>
    </w:p>
    <w:p w14:paraId="7108F79B" w14:textId="77777777" w:rsidR="006A3EF8" w:rsidRPr="0022764C" w:rsidRDefault="006A3EF8" w:rsidP="00933EB0">
      <w:pPr>
        <w:pStyle w:val="BodyText"/>
      </w:pPr>
      <w:r w:rsidRPr="0022764C">
        <w:t xml:space="preserve">Any claim arising directly or in any way from any breach or alleged breach of any contractual duty or duty of care owed or alleged to have been owed by the </w:t>
      </w:r>
      <w:r w:rsidRPr="0022764C">
        <w:rPr>
          <w:b/>
        </w:rPr>
        <w:t>Insured</w:t>
      </w:r>
      <w:r w:rsidRPr="0022764C">
        <w:t xml:space="preserve"> to any third party and which is more onerous than any duty that would otherwise be implied by common law or statute.</w:t>
      </w:r>
    </w:p>
    <w:p w14:paraId="000FF54A" w14:textId="77777777" w:rsidR="006A3EF8" w:rsidRPr="0022764C" w:rsidRDefault="006A3EF8" w:rsidP="00933EB0">
      <w:pPr>
        <w:pStyle w:val="Heading3"/>
      </w:pPr>
      <w:r w:rsidRPr="0022764C">
        <w:t>Costs and Expenses Incurred Without Prior Consent</w:t>
      </w:r>
    </w:p>
    <w:p w14:paraId="7F41D4A5" w14:textId="77777777" w:rsidR="006A3EF8" w:rsidRPr="0022764C" w:rsidRDefault="006A3EF8" w:rsidP="00933EB0">
      <w:pPr>
        <w:pStyle w:val="BodyText"/>
      </w:pPr>
      <w:r w:rsidRPr="0022764C">
        <w:t xml:space="preserve">Any claim for costs and expenses incurred without the prior consent of the </w:t>
      </w:r>
      <w:r w:rsidRPr="0022764C">
        <w:rPr>
          <w:b/>
        </w:rPr>
        <w:t>Insurer</w:t>
      </w:r>
      <w:r w:rsidRPr="0022764C">
        <w:t>;</w:t>
      </w:r>
    </w:p>
    <w:p w14:paraId="1B87CA10" w14:textId="77777777" w:rsidR="006A3EF8" w:rsidRPr="0022764C" w:rsidRDefault="006A3EF8" w:rsidP="00933EB0">
      <w:pPr>
        <w:pStyle w:val="Heading3"/>
      </w:pPr>
      <w:r w:rsidRPr="0022764C">
        <w:t>Credit Card</w:t>
      </w:r>
    </w:p>
    <w:p w14:paraId="435F7C56" w14:textId="77777777" w:rsidR="006A3EF8" w:rsidRPr="0022764C" w:rsidRDefault="006A3EF8" w:rsidP="00933EB0">
      <w:pPr>
        <w:pStyle w:val="BodyText"/>
      </w:pPr>
      <w:r w:rsidRPr="0022764C">
        <w:t>Any claim arising directly or in any way from any unauthorised or fraudulent use of any credit, debit, charge or store card;</w:t>
      </w:r>
    </w:p>
    <w:p w14:paraId="4131D5BF" w14:textId="77777777" w:rsidR="006A3EF8" w:rsidRPr="0022764C" w:rsidRDefault="006A3EF8" w:rsidP="00933EB0">
      <w:pPr>
        <w:pStyle w:val="Heading3"/>
      </w:pPr>
      <w:r w:rsidRPr="0022764C">
        <w:t>Deliberate Acts</w:t>
      </w:r>
    </w:p>
    <w:p w14:paraId="2FE1C672" w14:textId="77777777" w:rsidR="006A3EF8" w:rsidRPr="0022764C" w:rsidRDefault="006A3EF8" w:rsidP="00933EB0">
      <w:pPr>
        <w:pStyle w:val="BodyText"/>
      </w:pPr>
      <w:r w:rsidRPr="0022764C">
        <w:t xml:space="preserve">Any claim arising directly or in any way from any deliberate or reckless breach, act, omission or infringement committed, condoned or ignored by the </w:t>
      </w:r>
      <w:r w:rsidRPr="0022764C">
        <w:rPr>
          <w:b/>
        </w:rPr>
        <w:t>Insured</w:t>
      </w:r>
      <w:r w:rsidRPr="0022764C">
        <w:t xml:space="preserve">, except as covered under Insuring Clause 1.l. of this </w:t>
      </w:r>
      <w:r w:rsidRPr="0022764C">
        <w:rPr>
          <w:b/>
          <w:bCs/>
        </w:rPr>
        <w:t>Section</w:t>
      </w:r>
      <w:r w:rsidRPr="0022764C">
        <w:t>;</w:t>
      </w:r>
    </w:p>
    <w:p w14:paraId="0386D6E3" w14:textId="77777777" w:rsidR="006A3EF8" w:rsidRPr="0022764C" w:rsidRDefault="006A3EF8" w:rsidP="00933EB0">
      <w:pPr>
        <w:pStyle w:val="Heading3"/>
      </w:pPr>
      <w:r w:rsidRPr="0022764C">
        <w:t>Dishonesty</w:t>
      </w:r>
    </w:p>
    <w:p w14:paraId="66EE8347" w14:textId="77777777" w:rsidR="006A3EF8" w:rsidRPr="0022764C" w:rsidRDefault="006A3EF8" w:rsidP="00933EB0">
      <w:pPr>
        <w:pStyle w:val="BodyText"/>
      </w:pPr>
      <w:r w:rsidRPr="0022764C">
        <w:t xml:space="preserve">Any claim arising directly or in any way from any dishonest, fraudulent, malicious or illegal act or omission of the </w:t>
      </w:r>
      <w:r w:rsidRPr="0022764C">
        <w:rPr>
          <w:b/>
        </w:rPr>
        <w:t>Insured</w:t>
      </w:r>
      <w:r w:rsidRPr="0022764C">
        <w:t xml:space="preserve"> or any </w:t>
      </w:r>
      <w:r w:rsidRPr="0022764C">
        <w:rPr>
          <w:bCs/>
        </w:rPr>
        <w:t>Employee</w:t>
      </w:r>
      <w:r w:rsidRPr="0022764C">
        <w:t xml:space="preserve">, except as covered by Insuring Clause 1.l. of this </w:t>
      </w:r>
      <w:r w:rsidRPr="0022764C">
        <w:rPr>
          <w:b/>
          <w:bCs/>
        </w:rPr>
        <w:t>Section</w:t>
      </w:r>
      <w:r w:rsidRPr="0022764C">
        <w:t>;</w:t>
      </w:r>
    </w:p>
    <w:p w14:paraId="672F1933" w14:textId="77777777" w:rsidR="006A3EF8" w:rsidRPr="0022764C" w:rsidRDefault="006A3EF8" w:rsidP="00933EB0">
      <w:pPr>
        <w:pStyle w:val="Heading3"/>
      </w:pPr>
      <w:r w:rsidRPr="0022764C">
        <w:t>Employee Benefit Schemes / Stocks and Shares</w:t>
      </w:r>
    </w:p>
    <w:p w14:paraId="14E6B4A3" w14:textId="77777777" w:rsidR="006A3EF8" w:rsidRPr="0022764C" w:rsidRDefault="006A3EF8" w:rsidP="00933EB0">
      <w:pPr>
        <w:pStyle w:val="BodyText"/>
      </w:pPr>
      <w:r w:rsidRPr="0022764C">
        <w:t>Any claim: arising directly or in any way from the operation or administration of any pension or other employee benefit scheme or trust fund, or the sale or purchase or dealing in any stocks, shares or securities or the misuse of any information relating to them or the breach of any related legislation or regulation;</w:t>
      </w:r>
    </w:p>
    <w:p w14:paraId="71AC9566" w14:textId="77777777" w:rsidR="006A3EF8" w:rsidRPr="0022764C" w:rsidRDefault="006A3EF8" w:rsidP="00933EB0">
      <w:pPr>
        <w:pStyle w:val="Heading3"/>
      </w:pPr>
      <w:r w:rsidRPr="0022764C">
        <w:lastRenderedPageBreak/>
        <w:t>Employers’ Liability</w:t>
      </w:r>
    </w:p>
    <w:p w14:paraId="04EC4F23" w14:textId="77777777" w:rsidR="006A3EF8" w:rsidRPr="0022764C" w:rsidRDefault="006A3EF8" w:rsidP="00933EB0">
      <w:pPr>
        <w:pStyle w:val="BodyText"/>
      </w:pPr>
      <w:r w:rsidRPr="0022764C">
        <w:t xml:space="preserve">Any claim arising directly or in any way from bodily injury, sickness, disease, psychological injury, emotional distress, nervous shock or death sustained by any Employee arising out of or in the course of their employment by the </w:t>
      </w:r>
      <w:r w:rsidRPr="0022764C">
        <w:rPr>
          <w:b/>
        </w:rPr>
        <w:t>Insured</w:t>
      </w:r>
      <w:r w:rsidRPr="0022764C">
        <w:t xml:space="preserve">, or for any breach of any obligation owed by the </w:t>
      </w:r>
      <w:r w:rsidRPr="0022764C">
        <w:rPr>
          <w:b/>
        </w:rPr>
        <w:t>Insured</w:t>
      </w:r>
      <w:r w:rsidRPr="0022764C">
        <w:t xml:space="preserve"> as an employer to any partner, principal, director, member or Employee or applicant for employment;</w:t>
      </w:r>
    </w:p>
    <w:p w14:paraId="78A4A689" w14:textId="77777777" w:rsidR="006A3EF8" w:rsidRPr="0022764C" w:rsidRDefault="006A3EF8" w:rsidP="00933EB0">
      <w:pPr>
        <w:pStyle w:val="Heading3"/>
      </w:pPr>
      <w:r w:rsidRPr="0022764C">
        <w:t>False Advertising</w:t>
      </w:r>
    </w:p>
    <w:p w14:paraId="5F95D825" w14:textId="77777777" w:rsidR="006A3EF8" w:rsidRPr="0022764C" w:rsidRDefault="006A3EF8" w:rsidP="00933EB0">
      <w:pPr>
        <w:pStyle w:val="BodyText"/>
      </w:pPr>
      <w:r w:rsidRPr="0022764C">
        <w:t xml:space="preserve">Any claim arising directly or in any way from false </w:t>
      </w:r>
      <w:r w:rsidRPr="0022764C">
        <w:rPr>
          <w:bCs/>
        </w:rPr>
        <w:t>Advertising</w:t>
      </w:r>
      <w:r w:rsidRPr="0022764C">
        <w:rPr>
          <w:b/>
          <w:bCs/>
        </w:rPr>
        <w:t xml:space="preserve"> </w:t>
      </w:r>
      <w:r w:rsidRPr="0022764C">
        <w:t xml:space="preserve">or misrepresentation in </w:t>
      </w:r>
      <w:r w:rsidRPr="0022764C">
        <w:rPr>
          <w:bCs/>
        </w:rPr>
        <w:t>Advertising.  T</w:t>
      </w:r>
      <w:r w:rsidRPr="0022764C">
        <w:t>his Exclusion shall not apply in respect of any claim or portion of any claim</w:t>
      </w:r>
      <w:r w:rsidRPr="0022764C">
        <w:rPr>
          <w:b/>
        </w:rPr>
        <w:t xml:space="preserve"> </w:t>
      </w:r>
      <w:r w:rsidRPr="0022764C">
        <w:t>relating to the alleged unauthorised use of a third party’s trademark;</w:t>
      </w:r>
    </w:p>
    <w:p w14:paraId="1291DF62" w14:textId="77777777" w:rsidR="006A3EF8" w:rsidRPr="0022764C" w:rsidRDefault="006A3EF8" w:rsidP="00933EB0">
      <w:pPr>
        <w:pStyle w:val="Heading3"/>
      </w:pPr>
      <w:r w:rsidRPr="0022764C">
        <w:t>Financial Advice</w:t>
      </w:r>
    </w:p>
    <w:p w14:paraId="01336136" w14:textId="77777777" w:rsidR="006A3EF8" w:rsidRPr="0022764C" w:rsidRDefault="006A3EF8" w:rsidP="00933EB0">
      <w:pPr>
        <w:pStyle w:val="BodyText"/>
      </w:pPr>
      <w:r w:rsidRPr="0022764C">
        <w:t>Any claim arising directly or in any way from any investment, the provision of any finance or other financial advice;</w:t>
      </w:r>
    </w:p>
    <w:p w14:paraId="2B250758" w14:textId="77777777" w:rsidR="006A3EF8" w:rsidRPr="0022764C" w:rsidRDefault="006A3EF8" w:rsidP="00933EB0">
      <w:pPr>
        <w:pStyle w:val="Heading3"/>
      </w:pPr>
      <w:r w:rsidRPr="0022764C">
        <w:t xml:space="preserve">Fines and Penalties </w:t>
      </w:r>
    </w:p>
    <w:p w14:paraId="469793AF" w14:textId="77777777" w:rsidR="006A3EF8" w:rsidRPr="0022764C" w:rsidRDefault="006A3EF8" w:rsidP="00933EB0">
      <w:pPr>
        <w:pStyle w:val="BodyText"/>
      </w:pPr>
      <w:r w:rsidRPr="0022764C">
        <w:t xml:space="preserve">Any claim for penalties, fines, multiple, exemplary, liquidated or other non-compensatory Damages awarded other than in actions brought for libel, slander or defamation in so far as they are covered by this </w:t>
      </w:r>
      <w:r w:rsidRPr="0022764C">
        <w:rPr>
          <w:b/>
        </w:rPr>
        <w:t>Policy</w:t>
      </w:r>
      <w:r w:rsidRPr="0022764C">
        <w:t>;</w:t>
      </w:r>
    </w:p>
    <w:p w14:paraId="40098850" w14:textId="77777777" w:rsidR="006A3EF8" w:rsidRPr="0022764C" w:rsidRDefault="006A3EF8" w:rsidP="00933EB0">
      <w:pPr>
        <w:pStyle w:val="BodyText"/>
      </w:pPr>
      <w:r w:rsidRPr="0022764C">
        <w:t>This Exclusion shall not apply to punitive, multiple or exemplary Damages</w:t>
      </w:r>
      <w:r w:rsidRPr="0022764C">
        <w:rPr>
          <w:b/>
        </w:rPr>
        <w:t xml:space="preserve"> </w:t>
      </w:r>
      <w:r w:rsidRPr="0022764C">
        <w:t xml:space="preserve">where the law permits the </w:t>
      </w:r>
      <w:r w:rsidRPr="0022764C">
        <w:rPr>
          <w:b/>
        </w:rPr>
        <w:t>Insurer</w:t>
      </w:r>
      <w:r w:rsidRPr="0022764C">
        <w:t xml:space="preserve"> to pay them;</w:t>
      </w:r>
    </w:p>
    <w:p w14:paraId="48BF3E3A" w14:textId="77777777" w:rsidR="006A3EF8" w:rsidRPr="0022764C" w:rsidRDefault="006A3EF8" w:rsidP="00933EB0">
      <w:pPr>
        <w:pStyle w:val="Heading3"/>
      </w:pPr>
      <w:r w:rsidRPr="0022764C">
        <w:t>Geographical Limits</w:t>
      </w:r>
    </w:p>
    <w:p w14:paraId="6BC316C0" w14:textId="6878E1FB" w:rsidR="006A3EF8" w:rsidRPr="0022764C" w:rsidRDefault="006A3EF8" w:rsidP="00933EB0">
      <w:pPr>
        <w:pStyle w:val="BodyText"/>
        <w:rPr>
          <w:b/>
        </w:rPr>
      </w:pPr>
      <w:r w:rsidRPr="0022764C">
        <w:t>Any claim in</w:t>
      </w:r>
      <w:r w:rsidRPr="0022764C">
        <w:rPr>
          <w:rFonts w:eastAsia="Times New Roman"/>
        </w:rPr>
        <w:t xml:space="preserve"> </w:t>
      </w:r>
      <w:r w:rsidRPr="0022764C">
        <w:t xml:space="preserve">respect of work carried out outside the Geographical Limits stated in the </w:t>
      </w:r>
      <w:r w:rsidRPr="0022764C">
        <w:rPr>
          <w:b/>
        </w:rPr>
        <w:t>Schedule</w:t>
      </w:r>
      <w:r w:rsidRPr="0022764C">
        <w:t>;</w:t>
      </w:r>
    </w:p>
    <w:p w14:paraId="364CC23B" w14:textId="77777777" w:rsidR="006A3EF8" w:rsidRPr="0022764C" w:rsidRDefault="006A3EF8" w:rsidP="00933EB0">
      <w:pPr>
        <w:pStyle w:val="Heading3"/>
      </w:pPr>
      <w:r w:rsidRPr="0022764C">
        <w:t>Insolvency/Bankruptcy of Insured</w:t>
      </w:r>
    </w:p>
    <w:p w14:paraId="39C41C4A" w14:textId="77777777" w:rsidR="006A3EF8" w:rsidRPr="0022764C" w:rsidRDefault="006A3EF8" w:rsidP="00933EB0">
      <w:pPr>
        <w:pStyle w:val="BodyText"/>
      </w:pPr>
      <w:r w:rsidRPr="0022764C">
        <w:t xml:space="preserve">Any claim arising out of or relating directly or in any way to the insolvency, liquidation, receivership or bankruptcy of the </w:t>
      </w:r>
      <w:r w:rsidRPr="0022764C">
        <w:rPr>
          <w:b/>
        </w:rPr>
        <w:t>Insured</w:t>
      </w:r>
      <w:r w:rsidRPr="0022764C">
        <w:t>;</w:t>
      </w:r>
    </w:p>
    <w:p w14:paraId="337E07F8" w14:textId="77777777" w:rsidR="006A3EF8" w:rsidRPr="0022764C" w:rsidRDefault="006A3EF8" w:rsidP="00933EB0">
      <w:pPr>
        <w:pStyle w:val="BodyText"/>
      </w:pPr>
      <w:r w:rsidRPr="0022764C">
        <w:t>Any claim arising</w:t>
      </w:r>
      <w:r w:rsidRPr="0022764C">
        <w:rPr>
          <w:rFonts w:eastAsia="Times New Roman"/>
        </w:rPr>
        <w:t xml:space="preserve"> </w:t>
      </w:r>
      <w:r w:rsidRPr="0022764C">
        <w:t xml:space="preserve">from statements that the </w:t>
      </w:r>
      <w:r w:rsidRPr="0022764C">
        <w:rPr>
          <w:b/>
        </w:rPr>
        <w:t xml:space="preserve">Insured </w:t>
      </w:r>
      <w:r w:rsidRPr="0022764C">
        <w:t xml:space="preserve">knew, or ought to have known, were defamatory at the time of publication unless the </w:t>
      </w:r>
      <w:r w:rsidRPr="0022764C">
        <w:rPr>
          <w:b/>
        </w:rPr>
        <w:t xml:space="preserve">Insured </w:t>
      </w:r>
      <w:r w:rsidRPr="0022764C">
        <w:t>can demonstrate that they believed there to be a good defence to any action arising from it;</w:t>
      </w:r>
    </w:p>
    <w:p w14:paraId="05047AB5" w14:textId="77777777" w:rsidR="006A3EF8" w:rsidRPr="0022764C" w:rsidRDefault="006A3EF8" w:rsidP="00933EB0">
      <w:pPr>
        <w:pStyle w:val="Heading3"/>
      </w:pPr>
      <w:r w:rsidRPr="0022764C">
        <w:t>Land, Buildings etc</w:t>
      </w:r>
    </w:p>
    <w:p w14:paraId="17E41B6B" w14:textId="77777777" w:rsidR="006A3EF8" w:rsidRPr="0022764C" w:rsidRDefault="006A3EF8" w:rsidP="00933EB0">
      <w:pPr>
        <w:pStyle w:val="BodyText"/>
      </w:pPr>
      <w:r w:rsidRPr="0022764C">
        <w:t xml:space="preserve">Any claim arising directly or in any way from the ownership, possession or use by or on behalf of the </w:t>
      </w:r>
      <w:r w:rsidRPr="0022764C">
        <w:rPr>
          <w:b/>
        </w:rPr>
        <w:t>Insured</w:t>
      </w:r>
      <w:r w:rsidRPr="0022764C">
        <w:t xml:space="preserve"> of any land, buildings, aircraft, watercraft, vessel or mechanically propelled vehicle;</w:t>
      </w:r>
    </w:p>
    <w:p w14:paraId="24FC8B0D" w14:textId="77777777" w:rsidR="006A3EF8" w:rsidRPr="0022764C" w:rsidRDefault="006A3EF8" w:rsidP="00933EB0">
      <w:pPr>
        <w:pStyle w:val="Heading3"/>
      </w:pPr>
      <w:r w:rsidRPr="0022764C">
        <w:t>Legal Action</w:t>
      </w:r>
    </w:p>
    <w:p w14:paraId="076F2786" w14:textId="77777777" w:rsidR="006A3EF8" w:rsidRPr="0022764C" w:rsidRDefault="006A3EF8" w:rsidP="00933EB0">
      <w:pPr>
        <w:pStyle w:val="BodyText"/>
      </w:pPr>
      <w:r w:rsidRPr="0022764C">
        <w:t>Any claim in respect of an action for Damages:</w:t>
      </w:r>
    </w:p>
    <w:p w14:paraId="4E4C0331" w14:textId="77777777" w:rsidR="006A3EF8" w:rsidRPr="0022764C" w:rsidRDefault="006A3EF8" w:rsidP="00933EB0">
      <w:pPr>
        <w:pStyle w:val="BodyText"/>
        <w:numPr>
          <w:ilvl w:val="0"/>
          <w:numId w:val="309"/>
        </w:numPr>
        <w:ind w:left="454" w:hanging="454"/>
      </w:pPr>
      <w:r w:rsidRPr="0022764C">
        <w:t xml:space="preserve">brought outside the </w:t>
      </w:r>
      <w:r w:rsidRPr="0022764C">
        <w:rPr>
          <w:b/>
        </w:rPr>
        <w:t xml:space="preserve">Jurisdiction </w:t>
      </w:r>
      <w:r w:rsidRPr="0022764C">
        <w:t xml:space="preserve">(including the enforcement within the </w:t>
      </w:r>
      <w:r w:rsidRPr="0022764C">
        <w:rPr>
          <w:b/>
        </w:rPr>
        <w:t>Jurisdiction</w:t>
      </w:r>
      <w:r w:rsidRPr="0022764C">
        <w:t xml:space="preserve"> of a judgment or finding of another court or tribunal that is not within the </w:t>
      </w:r>
      <w:r w:rsidRPr="0022764C">
        <w:rPr>
          <w:b/>
        </w:rPr>
        <w:t>Jurisdiction</w:t>
      </w:r>
      <w:r w:rsidRPr="0022764C">
        <w:t>);</w:t>
      </w:r>
    </w:p>
    <w:p w14:paraId="55233B87" w14:textId="77777777" w:rsidR="006A3EF8" w:rsidRPr="0022764C" w:rsidRDefault="006A3EF8" w:rsidP="00933EB0">
      <w:pPr>
        <w:pStyle w:val="BodyText"/>
        <w:numPr>
          <w:ilvl w:val="0"/>
          <w:numId w:val="309"/>
        </w:numPr>
        <w:ind w:left="454" w:hanging="454"/>
      </w:pPr>
      <w:r w:rsidRPr="0022764C">
        <w:t xml:space="preserve">in which it is contended that the governing law is outside the </w:t>
      </w:r>
      <w:r w:rsidRPr="0022764C">
        <w:rPr>
          <w:b/>
        </w:rPr>
        <w:t>Jurisdiction</w:t>
      </w:r>
      <w:r w:rsidRPr="0022764C">
        <w:t>;</w:t>
      </w:r>
    </w:p>
    <w:p w14:paraId="43AF83E2" w14:textId="77777777" w:rsidR="006A3EF8" w:rsidRPr="0022764C" w:rsidRDefault="006A3EF8" w:rsidP="00933EB0">
      <w:pPr>
        <w:pStyle w:val="BodyText"/>
        <w:numPr>
          <w:ilvl w:val="0"/>
          <w:numId w:val="309"/>
        </w:numPr>
        <w:ind w:left="454" w:hanging="454"/>
      </w:pPr>
      <w:r w:rsidRPr="0022764C">
        <w:t xml:space="preserve">brought outside the </w:t>
      </w:r>
      <w:r w:rsidRPr="0022764C">
        <w:rPr>
          <w:b/>
        </w:rPr>
        <w:t>Jurisdiction</w:t>
      </w:r>
      <w:r w:rsidRPr="0022764C">
        <w:t xml:space="preserve"> to enforce a judgment or finding of a court or other tribunal in any other jurisdiction.</w:t>
      </w:r>
    </w:p>
    <w:p w14:paraId="3F6346C6" w14:textId="77777777" w:rsidR="006A3EF8" w:rsidRPr="0022764C" w:rsidRDefault="006A3EF8" w:rsidP="00933EB0">
      <w:pPr>
        <w:pStyle w:val="Heading3"/>
      </w:pPr>
      <w:r w:rsidRPr="0022764C">
        <w:t>Legislation and Regulation</w:t>
      </w:r>
    </w:p>
    <w:p w14:paraId="5E9EF351" w14:textId="77777777" w:rsidR="006A3EF8" w:rsidRPr="0022764C" w:rsidRDefault="006A3EF8" w:rsidP="00933EB0">
      <w:pPr>
        <w:pStyle w:val="BodyText"/>
      </w:pPr>
      <w:r w:rsidRPr="0022764C">
        <w:t>Any claim arising directly or in any way from the breach of any taxation, competition, restraint of trade or anti-trust legislation or regulation including:</w:t>
      </w:r>
    </w:p>
    <w:p w14:paraId="12E95F04" w14:textId="77777777" w:rsidR="006A3EF8" w:rsidRPr="0022764C" w:rsidRDefault="006A3EF8" w:rsidP="00933EB0">
      <w:pPr>
        <w:pStyle w:val="BodyText"/>
        <w:numPr>
          <w:ilvl w:val="1"/>
          <w:numId w:val="310"/>
        </w:numPr>
        <w:ind w:left="454" w:hanging="454"/>
      </w:pPr>
      <w:r w:rsidRPr="0022764C">
        <w:t>the Employment Retirement Income Security Act 1974, Public Law 93-496, commonly referred to as the Pension Reform act of 1974, and amendments thereto, or similar provisions of any Federal State or Local Statutory Law or Common Law;</w:t>
      </w:r>
    </w:p>
    <w:p w14:paraId="1DEEE835" w14:textId="77777777" w:rsidR="006A3EF8" w:rsidRPr="0022764C" w:rsidRDefault="006A3EF8" w:rsidP="00933EB0">
      <w:pPr>
        <w:pStyle w:val="BodyText"/>
        <w:numPr>
          <w:ilvl w:val="1"/>
          <w:numId w:val="310"/>
        </w:numPr>
        <w:ind w:left="454" w:hanging="454"/>
      </w:pPr>
      <w:r w:rsidRPr="0022764C">
        <w:t>the Racketeer Influenced and Corrupt Organisations Act, 18 USC Sections 1961 et seq., and any amendments thereto, or any rules or regulations promulgated thereunder;</w:t>
      </w:r>
    </w:p>
    <w:p w14:paraId="714F053A" w14:textId="77777777" w:rsidR="006A3EF8" w:rsidRPr="0022764C" w:rsidRDefault="006A3EF8" w:rsidP="00933EB0">
      <w:pPr>
        <w:pStyle w:val="BodyText"/>
        <w:numPr>
          <w:ilvl w:val="1"/>
          <w:numId w:val="310"/>
        </w:numPr>
        <w:ind w:left="454" w:hanging="454"/>
      </w:pPr>
      <w:r w:rsidRPr="0022764C">
        <w:t>the Securities Act of 1933, the Securities Exchange Act 1934 or any similar Federal or State Law or any Common Law relating thereto;</w:t>
      </w:r>
    </w:p>
    <w:p w14:paraId="7F888950" w14:textId="77777777" w:rsidR="006A3EF8" w:rsidRPr="0022764C" w:rsidRDefault="006A3EF8" w:rsidP="00933EB0">
      <w:pPr>
        <w:pStyle w:val="BodyText"/>
        <w:numPr>
          <w:ilvl w:val="1"/>
          <w:numId w:val="310"/>
        </w:numPr>
        <w:ind w:left="454" w:hanging="454"/>
      </w:pPr>
      <w:r w:rsidRPr="0022764C">
        <w:t>the CAN-SPAM Act of 2003 or any subsequent amendments to that Act;</w:t>
      </w:r>
    </w:p>
    <w:p w14:paraId="3408BD05" w14:textId="77777777" w:rsidR="006A3EF8" w:rsidRPr="0022764C" w:rsidRDefault="006A3EF8" w:rsidP="00933EB0">
      <w:pPr>
        <w:pStyle w:val="BodyText"/>
        <w:numPr>
          <w:ilvl w:val="1"/>
          <w:numId w:val="310"/>
        </w:numPr>
        <w:ind w:left="454" w:hanging="454"/>
      </w:pPr>
      <w:r w:rsidRPr="0022764C">
        <w:t>the Telephone Consumer Protection Act (TCPA) of 1991 or any subsequent amendments to that Act;</w:t>
      </w:r>
    </w:p>
    <w:p w14:paraId="4E484581" w14:textId="77777777" w:rsidR="006A3EF8" w:rsidRPr="0022764C" w:rsidRDefault="006A3EF8" w:rsidP="00933EB0">
      <w:pPr>
        <w:pStyle w:val="BodyText"/>
        <w:numPr>
          <w:ilvl w:val="1"/>
          <w:numId w:val="310"/>
        </w:numPr>
        <w:ind w:left="454" w:hanging="454"/>
      </w:pPr>
      <w:r w:rsidRPr="0022764C">
        <w:t>any other law, regulation or statute relating to unsolicited communications, distributions, sending or transmitting of any communication via telephone or any other electronic or telecommunications device</w:t>
      </w:r>
    </w:p>
    <w:p w14:paraId="459F33CA" w14:textId="77777777" w:rsidR="006A3EF8" w:rsidRPr="0022764C" w:rsidRDefault="006A3EF8" w:rsidP="00933EB0">
      <w:pPr>
        <w:pStyle w:val="Heading3"/>
      </w:pPr>
      <w:r w:rsidRPr="0022764C">
        <w:t>License Payments</w:t>
      </w:r>
    </w:p>
    <w:p w14:paraId="0792A2A1" w14:textId="77777777" w:rsidR="006A3EF8" w:rsidRPr="0022764C" w:rsidRDefault="006A3EF8" w:rsidP="00933EB0">
      <w:pPr>
        <w:pStyle w:val="BodyText"/>
      </w:pPr>
      <w:r w:rsidRPr="0022764C">
        <w:rPr>
          <w:rFonts w:eastAsia="MS Mincho"/>
        </w:rPr>
        <w:t>Any claim</w:t>
      </w:r>
      <w:r w:rsidRPr="0022764C">
        <w:t xml:space="preserve"> arising directly or in any way from any payment owed to a licensor under a license; however, this Exclusion will not apply to any covered portion(s) of any copyright and/or trademark claim that results in a damage award that is measured by the amount a claimant would have received had the </w:t>
      </w:r>
      <w:r w:rsidRPr="0022764C">
        <w:rPr>
          <w:b/>
        </w:rPr>
        <w:t>Insured</w:t>
      </w:r>
      <w:r w:rsidRPr="0022764C">
        <w:t xml:space="preserve"> paid for a license to use the claimant’s infringed work and/or mark;</w:t>
      </w:r>
    </w:p>
    <w:p w14:paraId="1F75B097" w14:textId="77777777" w:rsidR="006A3EF8" w:rsidRPr="0022764C" w:rsidRDefault="006A3EF8" w:rsidP="00933EB0">
      <w:pPr>
        <w:pStyle w:val="Heading3"/>
      </w:pPr>
      <w:r w:rsidRPr="0022764C">
        <w:t>Loss, Damage or Destruction of Bearer Bonds or Coupons</w:t>
      </w:r>
    </w:p>
    <w:p w14:paraId="010449E1" w14:textId="77777777"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the loss, damage or destruction of any bearer bonds, coupons, bank or currency notes, share certificates, stamps or other negotiable paper;</w:t>
      </w:r>
    </w:p>
    <w:p w14:paraId="1C92F8FC" w14:textId="77777777" w:rsidR="006A3EF8" w:rsidRPr="0022764C" w:rsidRDefault="006A3EF8" w:rsidP="00933EB0">
      <w:pPr>
        <w:pStyle w:val="Heading3"/>
      </w:pPr>
      <w:r w:rsidRPr="0022764C">
        <w:lastRenderedPageBreak/>
        <w:t>Negatives, Film, Prints and Electrical Media</w:t>
      </w:r>
    </w:p>
    <w:p w14:paraId="4D669086" w14:textId="77777777" w:rsidR="006A3EF8" w:rsidRPr="0022764C" w:rsidRDefault="006A3EF8" w:rsidP="00933EB0">
      <w:pPr>
        <w:pStyle w:val="BodyText"/>
      </w:pPr>
      <w:r w:rsidRPr="0022764C">
        <w:rPr>
          <w:rFonts w:eastAsia="MS Mincho"/>
        </w:rPr>
        <w:t>Any claim</w:t>
      </w:r>
      <w:r w:rsidRPr="0022764C">
        <w:t xml:space="preserve"> arising from damage to or loss or destruction of negatives, exposed or unexposed film, prints, library stock or magnetic or electrical media unless they have been duplicated where such duplicate can be used to restore them to their original state;</w:t>
      </w:r>
    </w:p>
    <w:p w14:paraId="72C333C4" w14:textId="77777777" w:rsidR="006A3EF8" w:rsidRPr="0022764C" w:rsidRDefault="006A3EF8" w:rsidP="00933EB0">
      <w:pPr>
        <w:pStyle w:val="Heading3"/>
      </w:pPr>
      <w:r w:rsidRPr="0022764C">
        <w:t>Obscenity</w:t>
      </w:r>
    </w:p>
    <w:p w14:paraId="45A5C882" w14:textId="77777777" w:rsidR="006A3EF8" w:rsidRPr="0022764C" w:rsidRDefault="006A3EF8" w:rsidP="00933EB0">
      <w:pPr>
        <w:pStyle w:val="BodyText"/>
      </w:pPr>
      <w:r w:rsidRPr="0022764C">
        <w:rPr>
          <w:rFonts w:eastAsia="MS Mincho"/>
        </w:rPr>
        <w:t>Any claim</w:t>
      </w:r>
      <w:r w:rsidRPr="0022764C">
        <w:t xml:space="preserve"> arising directly or in any way from any obscenity, blasphemy or pornographic material;</w:t>
      </w:r>
    </w:p>
    <w:p w14:paraId="040A090F" w14:textId="77777777" w:rsidR="006A3EF8" w:rsidRPr="0022764C" w:rsidRDefault="006A3EF8" w:rsidP="00933EB0">
      <w:pPr>
        <w:pStyle w:val="Heading3"/>
        <w:rPr>
          <w:rFonts w:cstheme="majorHAnsi"/>
        </w:rPr>
      </w:pPr>
      <w:r w:rsidRPr="0022764C">
        <w:t>Official</w:t>
      </w:r>
      <w:r w:rsidRPr="0022764C">
        <w:rPr>
          <w:rFonts w:cstheme="majorHAnsi"/>
        </w:rPr>
        <w:t xml:space="preserve"> Action or Investigation</w:t>
      </w:r>
    </w:p>
    <w:p w14:paraId="100A3229" w14:textId="77777777"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any official action or investigation by or decision or order of any public, local or government body or authority except as covered by Insuring Clause 6 (Data Protection Defence Costs);</w:t>
      </w:r>
    </w:p>
    <w:p w14:paraId="7232FABA" w14:textId="77777777" w:rsidR="006A3EF8" w:rsidRPr="0022764C" w:rsidRDefault="006A3EF8" w:rsidP="00933EB0">
      <w:pPr>
        <w:pStyle w:val="Heading3"/>
      </w:pPr>
      <w:r w:rsidRPr="0022764C">
        <w:t>Other Appointments</w:t>
      </w:r>
    </w:p>
    <w:p w14:paraId="28C99560" w14:textId="77777777" w:rsidR="006A3EF8" w:rsidRPr="0022764C" w:rsidRDefault="006A3EF8" w:rsidP="00933EB0">
      <w:pPr>
        <w:pStyle w:val="BodyText"/>
      </w:pPr>
      <w:r w:rsidRPr="0022764C">
        <w:rPr>
          <w:rFonts w:eastAsia="MS Mincho"/>
        </w:rPr>
        <w:t>Any claim</w:t>
      </w:r>
      <w:r w:rsidRPr="0022764C">
        <w:t xml:space="preserve"> made against any </w:t>
      </w:r>
      <w:r w:rsidRPr="0022764C">
        <w:rPr>
          <w:b/>
        </w:rPr>
        <w:t>Insured</w:t>
      </w:r>
      <w:r w:rsidRPr="0022764C">
        <w:t xml:space="preserve"> in the capacity as:</w:t>
      </w:r>
    </w:p>
    <w:p w14:paraId="58745B9D" w14:textId="77777777" w:rsidR="006A3EF8" w:rsidRPr="0022764C" w:rsidRDefault="006A3EF8" w:rsidP="00933EB0">
      <w:pPr>
        <w:pStyle w:val="BodyText"/>
        <w:numPr>
          <w:ilvl w:val="0"/>
          <w:numId w:val="311"/>
        </w:numPr>
        <w:ind w:left="454" w:hanging="454"/>
      </w:pPr>
      <w:r w:rsidRPr="0022764C">
        <w:t xml:space="preserve">director or officer of the </w:t>
      </w:r>
      <w:r w:rsidRPr="0022764C">
        <w:rPr>
          <w:b/>
        </w:rPr>
        <w:t>Insured</w:t>
      </w:r>
      <w:r w:rsidRPr="0022764C">
        <w:t xml:space="preserve"> or of any other company or arising out of the management of the </w:t>
      </w:r>
      <w:r w:rsidRPr="0022764C">
        <w:rPr>
          <w:b/>
        </w:rPr>
        <w:t>Insured</w:t>
      </w:r>
      <w:r w:rsidRPr="0022764C">
        <w:t xml:space="preserve"> or of any other company; or</w:t>
      </w:r>
    </w:p>
    <w:p w14:paraId="02EB8AC7" w14:textId="77777777" w:rsidR="006A3EF8" w:rsidRPr="0022764C" w:rsidRDefault="006A3EF8" w:rsidP="00933EB0">
      <w:pPr>
        <w:pStyle w:val="BodyText"/>
        <w:numPr>
          <w:ilvl w:val="0"/>
          <w:numId w:val="311"/>
        </w:numPr>
        <w:ind w:left="454" w:hanging="454"/>
      </w:pPr>
      <w:r w:rsidRPr="0022764C">
        <w:t xml:space="preserve">trustee of any trust or as officer or employee of any pension fund or any other employee benefit scheme, whether for the benefit of members or </w:t>
      </w:r>
      <w:r w:rsidRPr="0022764C">
        <w:rPr>
          <w:bCs/>
        </w:rPr>
        <w:t>Employees</w:t>
      </w:r>
      <w:r w:rsidRPr="0022764C">
        <w:t xml:space="preserve"> of the </w:t>
      </w:r>
      <w:r w:rsidRPr="0022764C">
        <w:rPr>
          <w:b/>
        </w:rPr>
        <w:t>Insured</w:t>
      </w:r>
      <w:r w:rsidRPr="0022764C">
        <w:t xml:space="preserve"> or otherwise;</w:t>
      </w:r>
    </w:p>
    <w:p w14:paraId="2137A79F" w14:textId="77777777" w:rsidR="006A3EF8" w:rsidRPr="0022764C" w:rsidRDefault="006A3EF8" w:rsidP="00933EB0">
      <w:pPr>
        <w:pStyle w:val="Heading3"/>
      </w:pPr>
      <w:r w:rsidRPr="0022764C">
        <w:t>Other Insurance</w:t>
      </w:r>
    </w:p>
    <w:p w14:paraId="6F26427F" w14:textId="77777777" w:rsidR="006A3EF8" w:rsidRPr="0022764C" w:rsidRDefault="006A3EF8" w:rsidP="00933EB0">
      <w:pPr>
        <w:pStyle w:val="BodyText"/>
      </w:pPr>
      <w:r w:rsidRPr="0022764C">
        <w:rPr>
          <w:rFonts w:eastAsia="MS Mincho"/>
        </w:rPr>
        <w:t>Any claim</w:t>
      </w:r>
      <w:r w:rsidRPr="0022764C">
        <w:t xml:space="preserve"> in respect of which the </w:t>
      </w:r>
      <w:r w:rsidRPr="0022764C">
        <w:rPr>
          <w:b/>
        </w:rPr>
        <w:t>Insured</w:t>
      </w:r>
      <w:r w:rsidRPr="0022764C">
        <w:t xml:space="preserve"> is, or but for the existence of this </w:t>
      </w:r>
      <w:r w:rsidRPr="0022764C">
        <w:rPr>
          <w:b/>
        </w:rPr>
        <w:t>Policy</w:t>
      </w:r>
      <w:r w:rsidRPr="0022764C">
        <w:t xml:space="preserve"> would be, entitled to indemnity under any other insurance except in respect of any excess beyond the amount which is payable under such other insurance;</w:t>
      </w:r>
    </w:p>
    <w:p w14:paraId="29D1FAC6" w14:textId="77777777" w:rsidR="006A3EF8" w:rsidRPr="0022764C" w:rsidRDefault="006A3EF8" w:rsidP="00933EB0">
      <w:pPr>
        <w:pStyle w:val="Heading3"/>
      </w:pPr>
      <w:r w:rsidRPr="0022764C">
        <w:t>Ownership and Rights</w:t>
      </w:r>
    </w:p>
    <w:p w14:paraId="778E427C" w14:textId="38A1151F" w:rsidR="006A3EF8" w:rsidRPr="0022764C" w:rsidRDefault="006A3EF8" w:rsidP="00933EB0">
      <w:pPr>
        <w:pStyle w:val="BodyText"/>
        <w:rPr>
          <w:b/>
        </w:rPr>
      </w:pPr>
      <w:r w:rsidRPr="0022764C">
        <w:rPr>
          <w:rFonts w:eastAsia="MS Mincho"/>
          <w:szCs w:val="24"/>
        </w:rPr>
        <w:t>Any claim</w:t>
      </w:r>
      <w:r w:rsidRPr="0022764C">
        <w:t xml:space="preserve"> arising out of any claim made by any former, present or prospective Employee, partner, joint </w:t>
      </w:r>
      <w:del w:id="175" w:author="stuart wolstenholme" w:date="2026-05-29T12:37:00Z" w16du:dateUtc="2026-05-29T11:37:00Z">
        <w:r w:rsidRPr="0022764C" w:rsidDel="00BB79CB">
          <w:delText>venturer</w:delText>
        </w:r>
      </w:del>
      <w:ins w:id="176" w:author="stuart wolstenholme" w:date="2026-05-29T12:37:00Z" w16du:dateUtc="2026-05-29T11:37:00Z">
        <w:r w:rsidR="00BB79CB" w:rsidRPr="0022764C">
          <w:t>ventures</w:t>
        </w:r>
      </w:ins>
      <w:r w:rsidRPr="0022764C">
        <w:t xml:space="preserve">, co-venturer, officer or director of the </w:t>
      </w:r>
      <w:r w:rsidRPr="0022764C">
        <w:rPr>
          <w:b/>
        </w:rPr>
        <w:t>Insured</w:t>
      </w:r>
      <w:r w:rsidRPr="0022764C">
        <w:t xml:space="preserve"> or any of the </w:t>
      </w:r>
      <w:r w:rsidRPr="0022764C">
        <w:rPr>
          <w:b/>
        </w:rPr>
        <w:t>Insured’s</w:t>
      </w:r>
      <w:r w:rsidRPr="0022764C">
        <w:t xml:space="preserve"> sub-contractors or suppliers, but only in respect of claims involving disputes over the ownership or exercise of rights in the material or services supplied by or to the </w:t>
      </w:r>
      <w:r w:rsidRPr="0022764C">
        <w:rPr>
          <w:b/>
        </w:rPr>
        <w:t>Insured</w:t>
      </w:r>
      <w:r w:rsidRPr="0022764C">
        <w:rPr>
          <w:bCs/>
        </w:rPr>
        <w:t>;</w:t>
      </w:r>
    </w:p>
    <w:p w14:paraId="279996F8" w14:textId="77777777" w:rsidR="006A3EF8" w:rsidRPr="0022764C" w:rsidRDefault="006A3EF8" w:rsidP="00933EB0">
      <w:pPr>
        <w:pStyle w:val="Heading3"/>
      </w:pPr>
      <w:r w:rsidRPr="0022764C">
        <w:t>Patents</w:t>
      </w:r>
    </w:p>
    <w:p w14:paraId="4A416EC0" w14:textId="77777777" w:rsidR="006A3EF8" w:rsidRPr="0022764C" w:rsidRDefault="006A3EF8" w:rsidP="00933EB0">
      <w:pPr>
        <w:pStyle w:val="BodyText"/>
      </w:pPr>
      <w:r w:rsidRPr="0022764C">
        <w:rPr>
          <w:rFonts w:eastAsia="MS Mincho"/>
          <w:szCs w:val="24"/>
        </w:rPr>
        <w:t>Any claim</w:t>
      </w:r>
      <w:r w:rsidRPr="0022764C">
        <w:t xml:space="preserve"> notwithstanding</w:t>
      </w:r>
      <w:r w:rsidRPr="0022764C">
        <w:rPr>
          <w:rFonts w:eastAsia="Times New Roman"/>
        </w:rPr>
        <w:t xml:space="preserve"> </w:t>
      </w:r>
      <w:r w:rsidRPr="0022764C">
        <w:t xml:space="preserve">Insuring Clause 1.c. of this </w:t>
      </w:r>
      <w:r w:rsidRPr="0022764C">
        <w:rPr>
          <w:b/>
          <w:bCs/>
        </w:rPr>
        <w:t>Section</w:t>
      </w:r>
      <w:r w:rsidRPr="0022764C">
        <w:t>, arising directly or in any way from the infringement of any patent;</w:t>
      </w:r>
    </w:p>
    <w:p w14:paraId="4B42A09A" w14:textId="77777777" w:rsidR="006A3EF8" w:rsidRPr="0022764C" w:rsidRDefault="006A3EF8" w:rsidP="00933EB0">
      <w:pPr>
        <w:pStyle w:val="Heading3"/>
      </w:pPr>
      <w:r w:rsidRPr="0022764C">
        <w:t>Products</w:t>
      </w:r>
    </w:p>
    <w:p w14:paraId="56182084" w14:textId="77777777" w:rsidR="006A3EF8" w:rsidRPr="0022764C" w:rsidRDefault="006A3EF8" w:rsidP="00933EB0">
      <w:pPr>
        <w:pStyle w:val="BodyText"/>
      </w:pPr>
      <w:r w:rsidRPr="0022764C">
        <w:rPr>
          <w:rFonts w:eastAsia="MS Mincho"/>
        </w:rPr>
        <w:t>Any claim</w:t>
      </w:r>
      <w:r w:rsidRPr="0022764C">
        <w:t xml:space="preserve"> arising out of or relating to:</w:t>
      </w:r>
    </w:p>
    <w:p w14:paraId="76A4495B" w14:textId="3138FC50" w:rsidR="006A3EF8" w:rsidRPr="0022764C" w:rsidRDefault="006A3EF8" w:rsidP="00933EB0">
      <w:pPr>
        <w:pStyle w:val="BodyText"/>
        <w:numPr>
          <w:ilvl w:val="0"/>
          <w:numId w:val="312"/>
        </w:numPr>
        <w:ind w:left="454" w:hanging="454"/>
        <w:rPr>
          <w:b/>
        </w:rPr>
      </w:pPr>
      <w:r w:rsidRPr="0022764C">
        <w:t xml:space="preserve">goods or products sold, supplied, repaired, altered, manufactured, installed or maintained unless such claim arises as a direct consequence of negligent </w:t>
      </w:r>
      <w:r w:rsidRPr="0022764C">
        <w:t>advice, design or specification by the</w:t>
      </w:r>
      <w:r w:rsidRPr="0022764C">
        <w:rPr>
          <w:b/>
        </w:rPr>
        <w:t xml:space="preserve"> Insured</w:t>
      </w:r>
      <w:r w:rsidRPr="0022764C">
        <w:t xml:space="preserve"> in the performance of their </w:t>
      </w:r>
      <w:r w:rsidRPr="0022764C">
        <w:rPr>
          <w:b/>
        </w:rPr>
        <w:t>Media Business Services</w:t>
      </w:r>
      <w:r w:rsidRPr="0022764C">
        <w:t>; or</w:t>
      </w:r>
    </w:p>
    <w:p w14:paraId="179F2D5C" w14:textId="77777777" w:rsidR="006A3EF8" w:rsidRPr="0022764C" w:rsidRDefault="006A3EF8" w:rsidP="00933EB0">
      <w:pPr>
        <w:pStyle w:val="BodyText"/>
        <w:numPr>
          <w:ilvl w:val="0"/>
          <w:numId w:val="312"/>
        </w:numPr>
        <w:ind w:left="454" w:hanging="454"/>
        <w:rPr>
          <w:b/>
        </w:rPr>
      </w:pPr>
      <w:r w:rsidRPr="0022764C">
        <w:t>buildings, building works or physical structures constructed, repaired, installed, erected, removed or demolished.</w:t>
      </w:r>
    </w:p>
    <w:p w14:paraId="509BDB4B" w14:textId="77777777" w:rsidR="006A3EF8" w:rsidRPr="0022764C" w:rsidRDefault="006A3EF8" w:rsidP="00933EB0">
      <w:pPr>
        <w:pStyle w:val="BodyText"/>
      </w:pPr>
      <w:r w:rsidRPr="0022764C">
        <w:t>This Exclusion shall not apply where there has been a breach of duty in the sale or supply of any product but only if:</w:t>
      </w:r>
    </w:p>
    <w:p w14:paraId="0638A0EB" w14:textId="77777777" w:rsidR="006A3EF8" w:rsidRPr="0022764C" w:rsidRDefault="006A3EF8" w:rsidP="00933EB0">
      <w:pPr>
        <w:pStyle w:val="BodyText"/>
        <w:numPr>
          <w:ilvl w:val="0"/>
          <w:numId w:val="313"/>
        </w:numPr>
        <w:ind w:left="454" w:hanging="454"/>
        <w:rPr>
          <w:rFonts w:eastAsia="MS Mincho"/>
          <w:b/>
          <w:szCs w:val="24"/>
        </w:rPr>
      </w:pPr>
      <w:r w:rsidRPr="0022764C">
        <w:rPr>
          <w:rFonts w:eastAsia="MS Mincho"/>
          <w:szCs w:val="24"/>
        </w:rPr>
        <w:t xml:space="preserve">it is sold or supplied by the </w:t>
      </w:r>
      <w:r w:rsidRPr="0022764C">
        <w:rPr>
          <w:rFonts w:eastAsia="MS Mincho"/>
          <w:b/>
          <w:szCs w:val="24"/>
        </w:rPr>
        <w:t>Insured</w:t>
      </w:r>
      <w:r w:rsidRPr="0022764C">
        <w:rPr>
          <w:rFonts w:eastAsia="MS Mincho"/>
          <w:szCs w:val="24"/>
        </w:rPr>
        <w:t xml:space="preserve"> in conduct of the </w:t>
      </w:r>
      <w:r w:rsidRPr="0022764C">
        <w:rPr>
          <w:rFonts w:eastAsia="MS Mincho"/>
          <w:b/>
          <w:szCs w:val="24"/>
        </w:rPr>
        <w:t>Insured’s</w:t>
      </w:r>
      <w:r w:rsidRPr="0022764C">
        <w:rPr>
          <w:rFonts w:eastAsia="MS Mincho"/>
          <w:szCs w:val="24"/>
        </w:rPr>
        <w:t xml:space="preserve"> </w:t>
      </w:r>
      <w:r w:rsidRPr="0022764C">
        <w:rPr>
          <w:rFonts w:eastAsia="MS Mincho"/>
          <w:b/>
          <w:szCs w:val="24"/>
        </w:rPr>
        <w:t>Media Business Services</w:t>
      </w:r>
      <w:r w:rsidRPr="0022764C">
        <w:rPr>
          <w:rFonts w:eastAsia="MS Mincho"/>
          <w:szCs w:val="24"/>
        </w:rPr>
        <w:t>; and</w:t>
      </w:r>
    </w:p>
    <w:p w14:paraId="45821496" w14:textId="77777777" w:rsidR="006A3EF8" w:rsidRPr="0022764C" w:rsidRDefault="006A3EF8" w:rsidP="00933EB0">
      <w:pPr>
        <w:pStyle w:val="BodyText"/>
        <w:numPr>
          <w:ilvl w:val="0"/>
          <w:numId w:val="313"/>
        </w:numPr>
        <w:ind w:left="454" w:hanging="454"/>
        <w:rPr>
          <w:rFonts w:eastAsia="MS Mincho"/>
          <w:b/>
          <w:szCs w:val="24"/>
        </w:rPr>
      </w:pPr>
      <w:r w:rsidRPr="0022764C">
        <w:rPr>
          <w:rFonts w:eastAsia="MS Mincho"/>
          <w:szCs w:val="24"/>
        </w:rPr>
        <w:t xml:space="preserve">the </w:t>
      </w:r>
      <w:r w:rsidRPr="0022764C">
        <w:rPr>
          <w:rFonts w:eastAsia="MS Mincho"/>
          <w:b/>
          <w:szCs w:val="24"/>
        </w:rPr>
        <w:t>Insured</w:t>
      </w:r>
      <w:r w:rsidRPr="0022764C">
        <w:rPr>
          <w:rFonts w:eastAsia="MS Mincho"/>
          <w:szCs w:val="24"/>
        </w:rPr>
        <w:t xml:space="preserve"> has undertaken all reasonable steps which are contemporaneously and fully documented, to ensure that the product:</w:t>
      </w:r>
    </w:p>
    <w:p w14:paraId="2A5CA7B1" w14:textId="77777777" w:rsidR="006A3EF8" w:rsidRPr="0022764C" w:rsidRDefault="006A3EF8" w:rsidP="00933EB0">
      <w:pPr>
        <w:pStyle w:val="BodyText"/>
        <w:numPr>
          <w:ilvl w:val="0"/>
          <w:numId w:val="314"/>
        </w:numPr>
        <w:ind w:left="908" w:hanging="454"/>
        <w:rPr>
          <w:b/>
        </w:rPr>
      </w:pPr>
      <w:r w:rsidRPr="0022764C">
        <w:t xml:space="preserve">complies with all relevant health and safety regulations and standards in the </w:t>
      </w:r>
      <w:r w:rsidRPr="0022764C">
        <w:rPr>
          <w:b/>
        </w:rPr>
        <w:t>United Kingdom</w:t>
      </w:r>
      <w:r w:rsidRPr="0022764C">
        <w:t xml:space="preserve"> or wherever the </w:t>
      </w:r>
      <w:r w:rsidRPr="0022764C">
        <w:rPr>
          <w:b/>
        </w:rPr>
        <w:t>Insured</w:t>
      </w:r>
      <w:r w:rsidRPr="0022764C">
        <w:t xml:space="preserve"> supply to;</w:t>
      </w:r>
    </w:p>
    <w:p w14:paraId="3F9A0C0A" w14:textId="77777777" w:rsidR="006A3EF8" w:rsidRPr="0022764C" w:rsidRDefault="006A3EF8" w:rsidP="00933EB0">
      <w:pPr>
        <w:pStyle w:val="BodyText"/>
        <w:numPr>
          <w:ilvl w:val="0"/>
          <w:numId w:val="314"/>
        </w:numPr>
        <w:ind w:left="908" w:hanging="454"/>
        <w:rPr>
          <w:b/>
        </w:rPr>
      </w:pPr>
      <w:r w:rsidRPr="0022764C">
        <w:t>is sold or supplied with any instructions which are necessary for its safe use;</w:t>
      </w:r>
    </w:p>
    <w:p w14:paraId="13CCB433" w14:textId="77777777" w:rsidR="006A3EF8" w:rsidRPr="0022764C" w:rsidRDefault="006A3EF8" w:rsidP="00933EB0">
      <w:pPr>
        <w:pStyle w:val="BodyText"/>
        <w:numPr>
          <w:ilvl w:val="0"/>
          <w:numId w:val="314"/>
        </w:numPr>
        <w:ind w:left="908" w:hanging="454"/>
        <w:rPr>
          <w:b/>
        </w:rPr>
      </w:pPr>
      <w:r w:rsidRPr="0022764C">
        <w:t>is fit and proper for its purpose; and</w:t>
      </w:r>
    </w:p>
    <w:p w14:paraId="2F29D6D4" w14:textId="77777777" w:rsidR="006A3EF8" w:rsidRPr="0022764C" w:rsidRDefault="006A3EF8" w:rsidP="00933EB0">
      <w:pPr>
        <w:pStyle w:val="BodyText"/>
        <w:numPr>
          <w:ilvl w:val="0"/>
          <w:numId w:val="313"/>
        </w:numPr>
        <w:ind w:left="454" w:hanging="454"/>
        <w:rPr>
          <w:b/>
        </w:rPr>
      </w:pPr>
      <w:r w:rsidRPr="0022764C">
        <w:t xml:space="preserve">the product was supplied by a manufacturer or sourcing agent that the </w:t>
      </w:r>
      <w:r w:rsidRPr="0022764C">
        <w:rPr>
          <w:b/>
        </w:rPr>
        <w:t>Insured</w:t>
      </w:r>
      <w:r w:rsidRPr="0022764C">
        <w:t xml:space="preserve"> knew to be reputable, reliable and solvent and with whom the </w:t>
      </w:r>
      <w:r w:rsidRPr="0022764C">
        <w:rPr>
          <w:b/>
        </w:rPr>
        <w:t>Insured</w:t>
      </w:r>
      <w:r w:rsidRPr="0022764C">
        <w:t xml:space="preserve"> has a written contract; and</w:t>
      </w:r>
    </w:p>
    <w:p w14:paraId="732355BC" w14:textId="77777777" w:rsidR="006A3EF8" w:rsidRPr="0022764C" w:rsidRDefault="006A3EF8" w:rsidP="00933EB0">
      <w:pPr>
        <w:pStyle w:val="BodyText"/>
        <w:numPr>
          <w:ilvl w:val="0"/>
          <w:numId w:val="313"/>
        </w:numPr>
        <w:ind w:left="454" w:hanging="454"/>
        <w:rPr>
          <w:b/>
        </w:rPr>
      </w:pPr>
      <w:r w:rsidRPr="0022764C">
        <w:t xml:space="preserve">the </w:t>
      </w:r>
      <w:r w:rsidRPr="0022764C">
        <w:rPr>
          <w:b/>
        </w:rPr>
        <w:t>Insured</w:t>
      </w:r>
      <w:r w:rsidRPr="0022764C">
        <w:t xml:space="preserve"> has written indemnity from the manufacturer or sourcing agent against loss which arises from the product; and</w:t>
      </w:r>
    </w:p>
    <w:p w14:paraId="2D9CFB85" w14:textId="77777777" w:rsidR="006A3EF8" w:rsidRPr="0022764C" w:rsidRDefault="006A3EF8" w:rsidP="00933EB0">
      <w:pPr>
        <w:pStyle w:val="BodyText"/>
        <w:numPr>
          <w:ilvl w:val="0"/>
          <w:numId w:val="313"/>
        </w:numPr>
        <w:ind w:left="454" w:hanging="454"/>
        <w:rPr>
          <w:rFonts w:eastAsia="Arial"/>
          <w:b/>
        </w:rPr>
      </w:pPr>
      <w:r w:rsidRPr="0022764C">
        <w:t xml:space="preserve">the </w:t>
      </w:r>
      <w:r w:rsidRPr="0022764C">
        <w:rPr>
          <w:b/>
        </w:rPr>
        <w:t>Insured</w:t>
      </w:r>
      <w:r w:rsidRPr="0022764C">
        <w:t xml:space="preserve"> has effected Public and Products liability insurance being generally available in the London insurance market for indemnity against Products Liability.</w:t>
      </w:r>
    </w:p>
    <w:p w14:paraId="7A69D848" w14:textId="77777777" w:rsidR="006A3EF8" w:rsidRPr="0022764C" w:rsidRDefault="006A3EF8" w:rsidP="00933EB0">
      <w:pPr>
        <w:pStyle w:val="Heading3"/>
      </w:pPr>
      <w:r w:rsidRPr="0022764C">
        <w:t>Products Harmful to Health</w:t>
      </w:r>
    </w:p>
    <w:p w14:paraId="499B407C" w14:textId="77777777" w:rsidR="006A3EF8" w:rsidRPr="0022764C" w:rsidRDefault="006A3EF8" w:rsidP="00933EB0">
      <w:pPr>
        <w:pStyle w:val="BodyText"/>
      </w:pPr>
      <w:r w:rsidRPr="0022764C">
        <w:rPr>
          <w:rFonts w:eastAsia="MS Mincho"/>
        </w:rPr>
        <w:t>Any claim</w:t>
      </w:r>
      <w:r w:rsidRPr="0022764C">
        <w:t xml:space="preserve"> arising directly or in any way from any product that contains tobacco, nicotine, alcohol or any pharmaceutical product or any other product which is or becomes harmful, dangerous or hazardous in any way to the health of any person, animal or plant;</w:t>
      </w:r>
    </w:p>
    <w:p w14:paraId="6405B87A" w14:textId="77777777" w:rsidR="006A3EF8" w:rsidRPr="0022764C" w:rsidRDefault="006A3EF8" w:rsidP="00933EB0">
      <w:pPr>
        <w:pStyle w:val="Heading3"/>
      </w:pPr>
      <w:r w:rsidRPr="0022764C">
        <w:t>Results of Competitions</w:t>
      </w:r>
    </w:p>
    <w:p w14:paraId="4A82FB95" w14:textId="77777777"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the outcome or operation of any competition, game, contest, promotion or lottery;</w:t>
      </w:r>
    </w:p>
    <w:p w14:paraId="1DFA661D" w14:textId="77777777" w:rsidR="006A3EF8" w:rsidRPr="0022764C" w:rsidRDefault="006A3EF8" w:rsidP="00933EB0">
      <w:pPr>
        <w:pStyle w:val="Heading3"/>
      </w:pPr>
      <w:r w:rsidRPr="0022764C">
        <w:t>Restricted Recovery Rights</w:t>
      </w:r>
    </w:p>
    <w:p w14:paraId="2A2C17FD" w14:textId="77777777" w:rsidR="006A3EF8" w:rsidRPr="0022764C" w:rsidRDefault="006A3EF8" w:rsidP="00933EB0">
      <w:pPr>
        <w:pStyle w:val="BodyText"/>
      </w:pPr>
      <w:r w:rsidRPr="0022764C">
        <w:rPr>
          <w:rFonts w:eastAsia="MS Mincho"/>
        </w:rPr>
        <w:t>Any claim</w:t>
      </w:r>
      <w:r w:rsidRPr="0022764C">
        <w:t xml:space="preserve"> where the </w:t>
      </w:r>
      <w:r w:rsidRPr="0022764C">
        <w:rPr>
          <w:b/>
        </w:rPr>
        <w:t>Insured’s</w:t>
      </w:r>
      <w:r w:rsidRPr="0022764C">
        <w:t xml:space="preserve"> right of recovery from any third party in respect of that claim has been restricted by the terms of any contract entered into by the </w:t>
      </w:r>
      <w:r w:rsidRPr="0022764C">
        <w:rPr>
          <w:b/>
        </w:rPr>
        <w:t>Insured</w:t>
      </w:r>
      <w:r w:rsidRPr="0022764C">
        <w:t>;</w:t>
      </w:r>
    </w:p>
    <w:p w14:paraId="78A11A40" w14:textId="77777777" w:rsidR="006A3EF8" w:rsidRPr="0022764C" w:rsidRDefault="006A3EF8" w:rsidP="00933EB0">
      <w:pPr>
        <w:pStyle w:val="Heading3"/>
      </w:pPr>
      <w:r w:rsidRPr="0022764C">
        <w:t>Retroactive Date</w:t>
      </w:r>
    </w:p>
    <w:p w14:paraId="5779052E" w14:textId="201524B4" w:rsidR="006A3EF8" w:rsidRPr="0022764C" w:rsidRDefault="006A3EF8" w:rsidP="00933EB0">
      <w:pPr>
        <w:pStyle w:val="BodyText"/>
      </w:pPr>
      <w:r w:rsidRPr="0022764C">
        <w:rPr>
          <w:rFonts w:eastAsia="MS Mincho"/>
        </w:rPr>
        <w:t>Any claim</w:t>
      </w:r>
      <w:r w:rsidRPr="0022764C">
        <w:t xml:space="preserve"> made by or against or incurred by the </w:t>
      </w:r>
      <w:r w:rsidRPr="0022764C">
        <w:rPr>
          <w:b/>
        </w:rPr>
        <w:t>Insured</w:t>
      </w:r>
      <w:r w:rsidRPr="0022764C">
        <w:t xml:space="preserve"> arising from any act or omission or originating cause that occurred prior to the Retroactive Date stated in the </w:t>
      </w:r>
      <w:r w:rsidRPr="0022764C">
        <w:rPr>
          <w:b/>
        </w:rPr>
        <w:t>Schedule</w:t>
      </w:r>
      <w:r w:rsidRPr="0022764C">
        <w:t>;</w:t>
      </w:r>
    </w:p>
    <w:p w14:paraId="58C8A055" w14:textId="77777777" w:rsidR="006A3EF8" w:rsidRPr="0022764C" w:rsidRDefault="006A3EF8" w:rsidP="00933EB0">
      <w:pPr>
        <w:pStyle w:val="Heading3"/>
      </w:pPr>
      <w:r w:rsidRPr="0022764C">
        <w:lastRenderedPageBreak/>
        <w:t xml:space="preserve">Seepage and Pollution </w:t>
      </w:r>
    </w:p>
    <w:p w14:paraId="23BBC8ED" w14:textId="77777777" w:rsidR="006A3EF8" w:rsidRPr="0022764C" w:rsidRDefault="006A3EF8" w:rsidP="00933EB0">
      <w:pPr>
        <w:pStyle w:val="BodyText"/>
      </w:pPr>
      <w:r w:rsidRPr="0022764C">
        <w:rPr>
          <w:rFonts w:eastAsia="MS Mincho"/>
        </w:rPr>
        <w:t>Any claim</w:t>
      </w:r>
      <w:r w:rsidRPr="0022764C">
        <w:t xml:space="preserve"> based</w:t>
      </w:r>
      <w:r w:rsidRPr="0022764C">
        <w:rPr>
          <w:rFonts w:eastAsia="Times New Roman"/>
        </w:rPr>
        <w:t xml:space="preserve"> </w:t>
      </w:r>
      <w:r w:rsidRPr="0022764C">
        <w:t xml:space="preserve">upon, arising out of or relating directly or in any way to, in consequence of or in any way involving seepage, </w:t>
      </w:r>
      <w:r w:rsidRPr="0022764C">
        <w:rPr>
          <w:b/>
          <w:bCs/>
        </w:rPr>
        <w:t>Pollution</w:t>
      </w:r>
      <w:r w:rsidRPr="0022764C">
        <w:t xml:space="preserve"> or contamination of any kind</w:t>
      </w:r>
    </w:p>
    <w:p w14:paraId="76180316" w14:textId="77777777" w:rsidR="006A3EF8" w:rsidRPr="0022764C" w:rsidRDefault="006A3EF8" w:rsidP="00933EB0">
      <w:pPr>
        <w:pStyle w:val="Heading3"/>
      </w:pPr>
      <w:r w:rsidRPr="0022764C">
        <w:t>Stunts</w:t>
      </w:r>
    </w:p>
    <w:p w14:paraId="123B5EC7" w14:textId="77777777" w:rsidR="006A3EF8" w:rsidRPr="0022764C" w:rsidRDefault="006A3EF8" w:rsidP="00933EB0">
      <w:pPr>
        <w:pStyle w:val="BodyText"/>
      </w:pPr>
      <w:r w:rsidRPr="0022764C">
        <w:rPr>
          <w:rFonts w:eastAsia="MS Mincho"/>
        </w:rPr>
        <w:t>Any claim</w:t>
      </w:r>
      <w:r w:rsidRPr="0022764C">
        <w:t xml:space="preserve"> arising directly or in any way from any stunt or other similar activity during the making or production of any Advertising, educational or promotional materials;</w:t>
      </w:r>
    </w:p>
    <w:p w14:paraId="0AAFAE78" w14:textId="77777777" w:rsidR="006A3EF8" w:rsidRPr="0022764C" w:rsidRDefault="006A3EF8" w:rsidP="00933EB0">
      <w:pPr>
        <w:pStyle w:val="Heading3"/>
      </w:pPr>
      <w:r w:rsidRPr="0022764C">
        <w:t>Takeover or Merger</w:t>
      </w:r>
    </w:p>
    <w:p w14:paraId="10C4F196" w14:textId="77777777" w:rsidR="006A3EF8" w:rsidRPr="0022764C" w:rsidRDefault="006A3EF8" w:rsidP="00933EB0">
      <w:pPr>
        <w:pStyle w:val="BodyText"/>
      </w:pPr>
      <w:r w:rsidRPr="0022764C">
        <w:rPr>
          <w:rFonts w:eastAsia="MS Mincho"/>
        </w:rPr>
        <w:t>Any claim</w:t>
      </w:r>
      <w:r w:rsidRPr="0022764C">
        <w:t xml:space="preserve"> arising directly or in any way by reason of acts, errors or omissions committed by the </w:t>
      </w:r>
      <w:r w:rsidRPr="0022764C">
        <w:rPr>
          <w:b/>
        </w:rPr>
        <w:t xml:space="preserve">Insured </w:t>
      </w:r>
      <w:r w:rsidRPr="0022764C">
        <w:t>after the date of its merger with or acquisition by another entity unless otherwise agreed by the</w:t>
      </w:r>
      <w:r w:rsidRPr="0022764C">
        <w:rPr>
          <w:b/>
        </w:rPr>
        <w:t xml:space="preserve"> Insurer</w:t>
      </w:r>
      <w:r w:rsidRPr="0022764C">
        <w:t>;</w:t>
      </w:r>
    </w:p>
    <w:p w14:paraId="6E74BF9C" w14:textId="77777777" w:rsidR="006A3EF8" w:rsidRPr="0022764C" w:rsidRDefault="006A3EF8" w:rsidP="00933EB0">
      <w:pPr>
        <w:pStyle w:val="Heading3"/>
      </w:pPr>
      <w:r w:rsidRPr="0022764C">
        <w:t xml:space="preserve">Terrorism </w:t>
      </w:r>
    </w:p>
    <w:p w14:paraId="0FE7C5C0" w14:textId="77777777" w:rsidR="006A3EF8" w:rsidRPr="0022764C" w:rsidRDefault="006A3EF8" w:rsidP="00933EB0">
      <w:pPr>
        <w:pStyle w:val="BodyText"/>
      </w:pPr>
      <w:r w:rsidRPr="0022764C">
        <w:t>Any claim arising directly or in any way out of, happening through or in consequence of any act or acts of force or violence for political, religious or other ends directed towards the overthrowing or influencing of any government, or for the purpose of putting the public in fear by any person or persons acting alone or on behalf of or in connection with any organisation.</w:t>
      </w:r>
    </w:p>
    <w:p w14:paraId="499A16D0" w14:textId="77777777" w:rsidR="006A3EF8" w:rsidRPr="0022764C" w:rsidRDefault="006A3EF8" w:rsidP="00933EB0">
      <w:pPr>
        <w:pStyle w:val="BodyText"/>
      </w:pPr>
      <w:r w:rsidRPr="0022764C">
        <w:t xml:space="preserve">In the event of any dispute as to whether or not this Exclusion applies the </w:t>
      </w:r>
      <w:r w:rsidRPr="0022764C">
        <w:rPr>
          <w:b/>
        </w:rPr>
        <w:t>Insured</w:t>
      </w:r>
      <w:r w:rsidRPr="0022764C">
        <w:t xml:space="preserve"> shall have the burden of proving that this Exclusion does not apply;</w:t>
      </w:r>
    </w:p>
    <w:p w14:paraId="376A0F04" w14:textId="77777777" w:rsidR="006A3EF8" w:rsidRPr="0022764C" w:rsidRDefault="006A3EF8" w:rsidP="00933EB0">
      <w:pPr>
        <w:pStyle w:val="Heading3"/>
      </w:pPr>
      <w:r w:rsidRPr="0022764C">
        <w:t>Trading Losses</w:t>
      </w:r>
    </w:p>
    <w:p w14:paraId="7ACEE40B" w14:textId="77777777" w:rsidR="006A3EF8" w:rsidRPr="0022764C" w:rsidRDefault="006A3EF8" w:rsidP="00933EB0">
      <w:pPr>
        <w:pStyle w:val="BodyText"/>
      </w:pPr>
      <w:r w:rsidRPr="0022764C">
        <w:rPr>
          <w:rFonts w:eastAsia="MS Mincho"/>
        </w:rPr>
        <w:t>Any claim</w:t>
      </w:r>
      <w:r w:rsidRPr="0022764C">
        <w:t xml:space="preserve"> arising out of:</w:t>
      </w:r>
    </w:p>
    <w:p w14:paraId="6E0F60CC" w14:textId="77777777" w:rsidR="006A3EF8" w:rsidRPr="0022764C" w:rsidRDefault="006A3EF8" w:rsidP="00933EB0">
      <w:pPr>
        <w:pStyle w:val="BodyText"/>
        <w:numPr>
          <w:ilvl w:val="0"/>
          <w:numId w:val="315"/>
        </w:numPr>
        <w:ind w:left="454" w:hanging="454"/>
      </w:pPr>
      <w:r w:rsidRPr="0022764C">
        <w:t xml:space="preserve">any trading loss or trading liability incurred by any business managed or carried on by the </w:t>
      </w:r>
      <w:r w:rsidRPr="0022764C">
        <w:rPr>
          <w:b/>
        </w:rPr>
        <w:t>Insured</w:t>
      </w:r>
      <w:r w:rsidRPr="0022764C">
        <w:t xml:space="preserve"> (including the loss of any client account or business);</w:t>
      </w:r>
    </w:p>
    <w:p w14:paraId="5F01540A" w14:textId="77777777" w:rsidR="006A3EF8" w:rsidRPr="0022764C" w:rsidRDefault="006A3EF8" w:rsidP="00933EB0">
      <w:pPr>
        <w:pStyle w:val="BodyText"/>
        <w:numPr>
          <w:ilvl w:val="0"/>
          <w:numId w:val="315"/>
        </w:numPr>
        <w:ind w:left="454" w:hanging="454"/>
      </w:pPr>
      <w:r w:rsidRPr="0022764C">
        <w:t xml:space="preserve">loss caused by the </w:t>
      </w:r>
      <w:r w:rsidRPr="0022764C">
        <w:rPr>
          <w:b/>
        </w:rPr>
        <w:t xml:space="preserve">Insured </w:t>
      </w:r>
      <w:r w:rsidRPr="0022764C">
        <w:t>in consequence of a share or asset sale</w:t>
      </w:r>
      <w:r w:rsidRPr="0022764C">
        <w:rPr>
          <w:b/>
        </w:rPr>
        <w:t xml:space="preserve"> </w:t>
      </w:r>
      <w:r w:rsidRPr="0022764C">
        <w:t xml:space="preserve">to any prospective purchaser, associated business, merger partner, joint venture partner or similar because of any misstatement or misrepresentation made by the </w:t>
      </w:r>
      <w:r w:rsidRPr="0022764C">
        <w:rPr>
          <w:b/>
        </w:rPr>
        <w:t>Insured</w:t>
      </w:r>
      <w:r w:rsidRPr="0022764C">
        <w:t>;</w:t>
      </w:r>
    </w:p>
    <w:p w14:paraId="5101ED0E" w14:textId="77777777" w:rsidR="006A3EF8" w:rsidRPr="0022764C" w:rsidRDefault="006A3EF8" w:rsidP="00933EB0">
      <w:pPr>
        <w:pStyle w:val="BodyText"/>
        <w:numPr>
          <w:ilvl w:val="0"/>
          <w:numId w:val="315"/>
        </w:numPr>
        <w:ind w:left="454" w:hanging="454"/>
      </w:pPr>
      <w:r w:rsidRPr="0022764C">
        <w:t xml:space="preserve">the actual or alleged over-charging or improper receipt of fees by the </w:t>
      </w:r>
      <w:r w:rsidRPr="0022764C">
        <w:rPr>
          <w:b/>
        </w:rPr>
        <w:t>Insured</w:t>
      </w:r>
      <w:r w:rsidRPr="0022764C">
        <w:t>;</w:t>
      </w:r>
    </w:p>
    <w:p w14:paraId="51F021BA" w14:textId="77777777" w:rsidR="006A3EF8" w:rsidRPr="0022764C" w:rsidRDefault="006A3EF8" w:rsidP="00933EB0">
      <w:pPr>
        <w:pStyle w:val="Heading3"/>
      </w:pPr>
      <w:r w:rsidRPr="0022764C">
        <w:t>Utility Provider</w:t>
      </w:r>
    </w:p>
    <w:p w14:paraId="044ACF24" w14:textId="77777777" w:rsidR="006A3EF8" w:rsidRPr="0022764C" w:rsidRDefault="006A3EF8" w:rsidP="00933EB0">
      <w:pPr>
        <w:pStyle w:val="BodyText"/>
      </w:pPr>
      <w:r w:rsidRPr="0022764C">
        <w:rPr>
          <w:rFonts w:eastAsia="MS Mincho"/>
        </w:rPr>
        <w:t>Any claim</w:t>
      </w:r>
      <w:r w:rsidRPr="0022764C">
        <w:t xml:space="preserve"> arising out of the failure of the service provided by an internet service provider, any telecommunications provider or other utility provider;</w:t>
      </w:r>
    </w:p>
    <w:p w14:paraId="44F94124" w14:textId="77777777" w:rsidR="006A3EF8" w:rsidRPr="0022764C" w:rsidRDefault="006A3EF8" w:rsidP="00933EB0">
      <w:pPr>
        <w:pStyle w:val="Heading3"/>
      </w:pPr>
      <w:r w:rsidRPr="0022764C">
        <w:t xml:space="preserve">Virus </w:t>
      </w:r>
    </w:p>
    <w:p w14:paraId="4F0F3690" w14:textId="7A94FF8F" w:rsidR="006A3EF8" w:rsidRPr="0022764C" w:rsidRDefault="006A3EF8" w:rsidP="00EC2C27">
      <w:pPr>
        <w:pStyle w:val="BodyText"/>
        <w:rPr>
          <w:rFonts w:eastAsia="MS Mincho"/>
          <w:b/>
        </w:rPr>
        <w:sectPr w:rsidR="006A3EF8" w:rsidRPr="0022764C" w:rsidSect="006A3EF8">
          <w:headerReference w:type="default" r:id="rId18"/>
          <w:type w:val="nextColumn"/>
          <w:pgSz w:w="11906" w:h="16838" w:orient="landscape"/>
          <w:pgMar w:top="992" w:right="737" w:bottom="737" w:left="737" w:header="720" w:footer="241" w:gutter="0"/>
          <w:cols w:num="2" w:space="720"/>
        </w:sectPr>
      </w:pPr>
      <w:r w:rsidRPr="0022764C">
        <w:rPr>
          <w:rFonts w:eastAsia="MS Mincho"/>
        </w:rPr>
        <w:t>Any claim</w:t>
      </w:r>
      <w:r w:rsidRPr="0022764C">
        <w:t xml:space="preserve"> arising directly or in any way from any Virus provided that this Exclusion shall not apply in respect of any Claim made for loss suffered by an independent third party as a result of the unintentional transmission of a Virus that </w:t>
      </w:r>
      <w:r w:rsidRPr="0022764C">
        <w:t xml:space="preserve">was specifically targeted at the </w:t>
      </w:r>
      <w:r w:rsidRPr="0022764C">
        <w:rPr>
          <w:b/>
        </w:rPr>
        <w:t xml:space="preserve">Insured’s </w:t>
      </w:r>
      <w:r w:rsidRPr="0022764C">
        <w:t xml:space="preserve">Computer System unless such Virus was created by the </w:t>
      </w:r>
      <w:r w:rsidRPr="0022764C">
        <w:rPr>
          <w:b/>
        </w:rPr>
        <w:t>Insured</w:t>
      </w:r>
    </w:p>
    <w:p w14:paraId="1F918ECA" w14:textId="2606AD8B" w:rsidR="00C07262" w:rsidRPr="0022764C" w:rsidDel="006A3EF8" w:rsidRDefault="00C07262">
      <w:pPr>
        <w:pStyle w:val="BodyText"/>
        <w:sectPr w:rsidR="00C07262" w:rsidRPr="0022764C" w:rsidDel="006A3EF8">
          <w:headerReference w:type="default" r:id="rId19"/>
          <w:type w:val="nextColumn"/>
          <w:pgSz w:w="11906" w:h="16838" w:orient="landscape"/>
          <w:pgMar w:top="992" w:right="737" w:bottom="737" w:left="737" w:header="720" w:footer="241" w:gutter="0"/>
          <w:cols w:num="2" w:space="720"/>
        </w:sectPr>
      </w:pPr>
    </w:p>
    <w:p w14:paraId="7988A89E" w14:textId="3F8300B2" w:rsidR="00662B74" w:rsidRPr="0022764C" w:rsidDel="006234DD" w:rsidRDefault="00662B74">
      <w:pPr>
        <w:pStyle w:val="BodyText"/>
        <w:sectPr w:rsidR="00662B74" w:rsidRPr="0022764C" w:rsidDel="006234DD" w:rsidSect="00662B74">
          <w:headerReference w:type="default" r:id="rId20"/>
          <w:footerReference w:type="default" r:id="rId21"/>
          <w:type w:val="nextColumn"/>
          <w:pgSz w:w="11906" w:h="16838" w:orient="landscape"/>
          <w:pgMar w:top="1134" w:right="737" w:bottom="1134" w:left="737" w:header="454" w:footer="454" w:gutter="0"/>
          <w:cols w:space="708"/>
        </w:sectPr>
      </w:pPr>
      <w:bookmarkStart w:id="177" w:name="_Section_14_–"/>
      <w:bookmarkEnd w:id="177"/>
    </w:p>
    <w:p w14:paraId="6C545BB3" w14:textId="77777777" w:rsidR="008C3F93" w:rsidRPr="0022764C" w:rsidRDefault="008C3F93" w:rsidP="008C3F93">
      <w:pPr>
        <w:pStyle w:val="Subtitle"/>
      </w:pPr>
      <w:bookmarkStart w:id="6023" w:name="tocpg_23"/>
      <w:bookmarkEnd w:id="6023"/>
      <w:bookmarkStart w:id="178" w:name="Section_13"/>
      <w:r w:rsidRPr="0022764C">
        <w:t>Section 13 – Commercial Legal Expenses Section</w:t>
      </w:r>
      <w:bookmarkEnd w:id="178"/>
    </w:p>
    <w:p w14:paraId="1B6CFFB9" w14:textId="77777777" w:rsidR="00871857" w:rsidRPr="0022764C" w:rsidRDefault="00871857" w:rsidP="00871857">
      <w:pPr>
        <w:pStyle w:val="BodyText"/>
      </w:pPr>
      <w:r w:rsidRPr="0022764C">
        <w:t xml:space="preserve">This Section is operative only if stated in </w:t>
      </w:r>
      <w:r w:rsidRPr="0022764C">
        <w:rPr>
          <w:b/>
          <w:bCs/>
        </w:rPr>
        <w:t xml:space="preserve">your </w:t>
      </w:r>
      <w:r w:rsidRPr="0022764C">
        <w:t xml:space="preserve">Schedule. </w:t>
      </w:r>
    </w:p>
    <w:p w14:paraId="3F9B16E0" w14:textId="77777777" w:rsidR="00871857" w:rsidRPr="0022764C" w:rsidRDefault="00871857" w:rsidP="00871857">
      <w:pPr>
        <w:pStyle w:val="BodyText"/>
      </w:pPr>
      <w:r w:rsidRPr="0022764C">
        <w:t xml:space="preserve">ARAG plc is authorised and regulated by the Financial Conduct Authority (FRN452369). Registered Address: Unit 4a, Greenway Court, Bedwas, Caerphilly CF83 8DW. Registered in England. Company Number 02585818. </w:t>
      </w:r>
    </w:p>
    <w:p w14:paraId="3BC971D5" w14:textId="77777777" w:rsidR="00871857" w:rsidRPr="0022764C" w:rsidRDefault="00871857" w:rsidP="00871857">
      <w:pPr>
        <w:pStyle w:val="BodyText"/>
      </w:pPr>
      <w:r w:rsidRPr="0022764C">
        <w:t xml:space="preserve">ARAG plc is authorised to administer this insurance on behalf of the </w:t>
      </w:r>
      <w:r w:rsidRPr="0022764C">
        <w:rPr>
          <w:b/>
          <w:bCs/>
        </w:rPr>
        <w:t xml:space="preserve">insurer </w:t>
      </w:r>
      <w:r w:rsidRPr="0022764C">
        <w:t xml:space="preserve">ARAG Legal Expenses Insurance Company Limited. </w:t>
      </w:r>
    </w:p>
    <w:p w14:paraId="157F57DA" w14:textId="77777777" w:rsidR="00871857" w:rsidRPr="0022764C" w:rsidRDefault="00871857" w:rsidP="00871857">
      <w:pPr>
        <w:pStyle w:val="BodyText"/>
      </w:pPr>
      <w:r w:rsidRPr="0022764C">
        <w:t xml:space="preserve">ARAG Legal Expenses Insurance Company Limited is authorised by the Prudential Regulation Authority and regulated by the Financial Conduct Authority (FRN202106) and the Prudential Regulation Authority. Registered Address: Unit 4a, Greenway Court, Bedwas, Caerphilly CF83 8DW. Registered in England and Wales. Company Number 103274. </w:t>
      </w:r>
    </w:p>
    <w:p w14:paraId="1E59874A" w14:textId="7FA26EBD" w:rsidR="008C3F93" w:rsidRPr="0022764C" w:rsidRDefault="008C3F93" w:rsidP="00871857">
      <w:pPr>
        <w:pStyle w:val="BodyText"/>
      </w:pPr>
      <w:r w:rsidRPr="0022764C">
        <w:t xml:space="preserve">This can be checked by visiting the FCA website at </w:t>
      </w:r>
      <w:hyperlink r:id="rId22" w:tooltip="https://register.fca.org.uk/" w:history="1">
        <w:r w:rsidRPr="0022764C">
          <w:rPr>
            <w:rStyle w:val="Hyperlink"/>
            <w:rFonts w:asciiTheme="majorHAnsi" w:hAnsiTheme="majorHAnsi" w:cstheme="majorHAnsi"/>
            <w:color w:val="auto"/>
          </w:rPr>
          <w:t>https://register.fca.org.uk/</w:t>
        </w:r>
      </w:hyperlink>
      <w:r w:rsidRPr="0022764C">
        <w:t xml:space="preserve"> </w:t>
      </w:r>
    </w:p>
    <w:p w14:paraId="6BA7DFEC" w14:textId="77777777" w:rsidR="008C3F93" w:rsidRPr="0022764C" w:rsidRDefault="008C3F93" w:rsidP="008C3F93">
      <w:pPr>
        <w:pStyle w:val="Heading1"/>
        <w:rPr>
          <w:b/>
        </w:rPr>
      </w:pPr>
      <w:r w:rsidRPr="0022764C">
        <w:t>Definitions</w:t>
      </w:r>
    </w:p>
    <w:p w14:paraId="224649DC" w14:textId="77777777" w:rsidR="008C3F93" w:rsidRPr="0022764C" w:rsidRDefault="008C3F93" w:rsidP="008C3F93">
      <w:pPr>
        <w:pStyle w:val="BodyText"/>
      </w:pPr>
      <w:r w:rsidRPr="0022764C">
        <w:t xml:space="preserve">The following definitions apply to this </w:t>
      </w:r>
      <w:r w:rsidRPr="0022764C">
        <w:rPr>
          <w:b/>
          <w:bCs/>
        </w:rPr>
        <w:t>Section</w:t>
      </w:r>
      <w:r w:rsidRPr="0022764C">
        <w:t xml:space="preserve"> of the </w:t>
      </w:r>
      <w:r w:rsidRPr="0022764C">
        <w:rPr>
          <w:b/>
          <w:bCs/>
        </w:rPr>
        <w:t>Policy</w:t>
      </w:r>
      <w:r w:rsidRPr="0022764C">
        <w:t xml:space="preserve"> only. If a term below is also defined in the General Definitions the definition below replaces the General Definition for purposes of this </w:t>
      </w:r>
      <w:r w:rsidRPr="0022764C">
        <w:rPr>
          <w:b/>
          <w:bCs/>
        </w:rPr>
        <w:t>Section</w:t>
      </w:r>
      <w:r w:rsidRPr="0022764C">
        <w:t xml:space="preserve">. Wherever these words appear within this </w:t>
      </w:r>
      <w:r w:rsidRPr="0022764C">
        <w:rPr>
          <w:b/>
          <w:bCs/>
        </w:rPr>
        <w:t>Section</w:t>
      </w:r>
      <w:r w:rsidRPr="0022764C">
        <w:t xml:space="preserve"> of the </w:t>
      </w:r>
      <w:r w:rsidRPr="0022764C">
        <w:rPr>
          <w:b/>
          <w:bCs/>
        </w:rPr>
        <w:t>Policy</w:t>
      </w:r>
      <w:r w:rsidRPr="0022764C">
        <w:t xml:space="preserve"> in </w:t>
      </w:r>
      <w:r w:rsidRPr="0022764C">
        <w:rPr>
          <w:b/>
          <w:bCs/>
        </w:rPr>
        <w:t>bold</w:t>
      </w:r>
      <w:r w:rsidRPr="0022764C">
        <w:t xml:space="preserve"> they shall bear the same meaning throughout this </w:t>
      </w:r>
      <w:r w:rsidRPr="0022764C">
        <w:rPr>
          <w:b/>
          <w:bCs/>
        </w:rPr>
        <w:t>Section</w:t>
      </w:r>
      <w:r w:rsidRPr="0022764C">
        <w:t xml:space="preserve">. </w:t>
      </w:r>
    </w:p>
    <w:p w14:paraId="7D8C50C3" w14:textId="77777777" w:rsidR="008C3F93" w:rsidRPr="0022764C" w:rsidRDefault="008C3F93" w:rsidP="008C3F93">
      <w:pPr>
        <w:pStyle w:val="Heading3"/>
      </w:pPr>
      <w:r w:rsidRPr="0022764C">
        <w:t xml:space="preserve">Appointed Advisor </w:t>
      </w:r>
    </w:p>
    <w:p w14:paraId="0B0352DC" w14:textId="77777777" w:rsidR="008C3F93" w:rsidRPr="0022764C" w:rsidRDefault="008C3F93" w:rsidP="008C3F93">
      <w:pPr>
        <w:pStyle w:val="BodyText"/>
        <w:numPr>
          <w:ilvl w:val="0"/>
          <w:numId w:val="328"/>
        </w:numPr>
        <w:ind w:left="454" w:hanging="454"/>
      </w:pPr>
      <w:r w:rsidRPr="0022764C">
        <w:t xml:space="preserve">The solicitor, accountant, or other advisor (who is not a mediator), appointed by </w:t>
      </w:r>
      <w:r w:rsidRPr="0022764C">
        <w:rPr>
          <w:b/>
        </w:rPr>
        <w:t>U</w:t>
      </w:r>
      <w:r w:rsidRPr="0022764C">
        <w:rPr>
          <w:b/>
          <w:bCs/>
        </w:rPr>
        <w:t>s</w:t>
      </w:r>
      <w:r w:rsidRPr="0022764C">
        <w:t xml:space="preserve"> to act on behalf of the </w:t>
      </w:r>
      <w:r w:rsidRPr="0022764C">
        <w:rPr>
          <w:b/>
          <w:bCs/>
        </w:rPr>
        <w:t>Insured</w:t>
      </w:r>
      <w:r w:rsidRPr="0022764C">
        <w:t>;</w:t>
      </w:r>
    </w:p>
    <w:p w14:paraId="198E8BE1" w14:textId="77777777" w:rsidR="008C3F93" w:rsidRPr="0022764C" w:rsidRDefault="008C3F93" w:rsidP="008C3F93">
      <w:pPr>
        <w:pStyle w:val="BodyText"/>
        <w:numPr>
          <w:ilvl w:val="0"/>
          <w:numId w:val="328"/>
        </w:numPr>
        <w:ind w:left="454" w:hanging="454"/>
      </w:pPr>
      <w:r w:rsidRPr="0022764C">
        <w:t>The mediator appointed by</w:t>
      </w:r>
      <w:r w:rsidRPr="0022764C">
        <w:rPr>
          <w:b/>
          <w:bCs/>
        </w:rPr>
        <w:t xml:space="preserve"> Us</w:t>
      </w:r>
      <w:r w:rsidRPr="0022764C">
        <w:t xml:space="preserve"> to provide impartial dispute resolution in relation to a claim accepted by </w:t>
      </w:r>
      <w:r w:rsidRPr="0022764C">
        <w:rPr>
          <w:b/>
          <w:bCs/>
        </w:rPr>
        <w:t>Us</w:t>
      </w:r>
      <w:r w:rsidRPr="0022764C">
        <w:t>.</w:t>
      </w:r>
    </w:p>
    <w:p w14:paraId="0C98F4EF" w14:textId="77777777" w:rsidR="008C3F93" w:rsidRPr="0022764C" w:rsidRDefault="008C3F93" w:rsidP="008C3F93">
      <w:pPr>
        <w:pStyle w:val="Heading3"/>
      </w:pPr>
      <w:r w:rsidRPr="0022764C">
        <w:t xml:space="preserve">Business </w:t>
      </w:r>
    </w:p>
    <w:p w14:paraId="62F91F28" w14:textId="77777777" w:rsidR="008C3F93" w:rsidRPr="0022764C" w:rsidRDefault="008C3F93" w:rsidP="008C3F93">
      <w:pPr>
        <w:pStyle w:val="BodyText"/>
      </w:pPr>
      <w:r w:rsidRPr="0022764C">
        <w:t xml:space="preserve">The occupation, trade profession or enterprise carried out by the entity shown in the </w:t>
      </w:r>
      <w:r w:rsidRPr="0022764C">
        <w:rPr>
          <w:b/>
          <w:bCs/>
        </w:rPr>
        <w:t>Schedule</w:t>
      </w:r>
      <w:r w:rsidRPr="0022764C">
        <w:t xml:space="preserve"> that attaches to this </w:t>
      </w:r>
      <w:r w:rsidRPr="0022764C">
        <w:rPr>
          <w:b/>
          <w:bCs/>
        </w:rPr>
        <w:t>Policy</w:t>
      </w:r>
      <w:r w:rsidRPr="0022764C">
        <w:t>.</w:t>
      </w:r>
    </w:p>
    <w:p w14:paraId="0A2D336D" w14:textId="77777777" w:rsidR="008C3F93" w:rsidRPr="0022764C" w:rsidRDefault="008C3F93" w:rsidP="008C3F93">
      <w:pPr>
        <w:pStyle w:val="Heading3"/>
      </w:pPr>
      <w:r w:rsidRPr="0022764C">
        <w:t xml:space="preserve">Collective Conditional Fee Agreement </w:t>
      </w:r>
    </w:p>
    <w:p w14:paraId="031A93AD" w14:textId="77777777" w:rsidR="008C3F93" w:rsidRPr="0022764C" w:rsidRDefault="008C3F93" w:rsidP="008C3F93">
      <w:pPr>
        <w:pStyle w:val="BodyText"/>
        <w:rPr>
          <w:b/>
          <w:bCs/>
        </w:rPr>
      </w:pPr>
      <w:r w:rsidRPr="0022764C">
        <w:t xml:space="preserve">A legally enforceable agreement entered into on a common basis between the </w:t>
      </w:r>
      <w:r w:rsidRPr="0022764C">
        <w:rPr>
          <w:b/>
          <w:bCs/>
        </w:rPr>
        <w:t>Appointed Advisor</w:t>
      </w:r>
      <w:r w:rsidRPr="0022764C">
        <w:t xml:space="preserve"> and</w:t>
      </w:r>
      <w:r w:rsidRPr="0022764C">
        <w:rPr>
          <w:b/>
          <w:bCs/>
        </w:rPr>
        <w:t xml:space="preserve"> Us</w:t>
      </w:r>
      <w:r w:rsidRPr="0022764C">
        <w:t xml:space="preserve"> to pay their professional fees on the basis of either </w:t>
      </w:r>
    </w:p>
    <w:p w14:paraId="2D9FF45E" w14:textId="77777777" w:rsidR="008C3F93" w:rsidRPr="0022764C" w:rsidRDefault="008C3F93" w:rsidP="008C3F93">
      <w:pPr>
        <w:pStyle w:val="BodyText"/>
        <w:numPr>
          <w:ilvl w:val="0"/>
          <w:numId w:val="329"/>
        </w:numPr>
        <w:ind w:left="454" w:hanging="454"/>
      </w:pPr>
      <w:r w:rsidRPr="0022764C">
        <w:t>100% “no-win no-fee”</w:t>
      </w:r>
    </w:p>
    <w:p w14:paraId="6C6E8D8B" w14:textId="77777777" w:rsidR="008C3F93" w:rsidRPr="0022764C" w:rsidRDefault="008C3F93" w:rsidP="008C3F93">
      <w:pPr>
        <w:pStyle w:val="BodyText"/>
        <w:numPr>
          <w:ilvl w:val="0"/>
          <w:numId w:val="329"/>
        </w:numPr>
        <w:ind w:left="454" w:hanging="454"/>
      </w:pPr>
      <w:r w:rsidRPr="0022764C">
        <w:t>Where discounted, that a discounted fee is payable.</w:t>
      </w:r>
    </w:p>
    <w:p w14:paraId="683904B4" w14:textId="77777777" w:rsidR="008C3F93" w:rsidRPr="0022764C" w:rsidRDefault="008C3F93" w:rsidP="008C3F93">
      <w:pPr>
        <w:pStyle w:val="Heading3"/>
      </w:pPr>
      <w:r w:rsidRPr="0022764C">
        <w:t xml:space="preserve">Conditional Fee Agreement </w:t>
      </w:r>
    </w:p>
    <w:p w14:paraId="6E766D4A" w14:textId="77777777" w:rsidR="008C3F93" w:rsidRPr="0022764C" w:rsidRDefault="008C3F93" w:rsidP="008C3F93">
      <w:pPr>
        <w:pStyle w:val="BodyText"/>
        <w:rPr>
          <w:b/>
          <w:bCs/>
        </w:rPr>
      </w:pPr>
      <w:r w:rsidRPr="0022764C">
        <w:t>A legally enforceable agreement between</w:t>
      </w:r>
      <w:r w:rsidRPr="0022764C">
        <w:rPr>
          <w:b/>
          <w:bCs/>
        </w:rPr>
        <w:t xml:space="preserve"> You</w:t>
      </w:r>
      <w:r w:rsidRPr="0022764C">
        <w:t xml:space="preserve"> and the </w:t>
      </w:r>
      <w:r w:rsidRPr="0022764C">
        <w:rPr>
          <w:b/>
          <w:bCs/>
        </w:rPr>
        <w:t>Appointed Advisor</w:t>
      </w:r>
      <w:r w:rsidRPr="0022764C">
        <w:t xml:space="preserve"> for paying their professional fees on the basis of either </w:t>
      </w:r>
    </w:p>
    <w:p w14:paraId="504BB268" w14:textId="77777777" w:rsidR="008C3F93" w:rsidRPr="0022764C" w:rsidRDefault="008C3F93" w:rsidP="008C3F93">
      <w:pPr>
        <w:pStyle w:val="BodyText"/>
        <w:numPr>
          <w:ilvl w:val="0"/>
          <w:numId w:val="330"/>
        </w:numPr>
        <w:ind w:left="454" w:hanging="454"/>
      </w:pPr>
      <w:r w:rsidRPr="0022764C">
        <w:t>100% “no-win no-fee”</w:t>
      </w:r>
    </w:p>
    <w:p w14:paraId="030829CF" w14:textId="77777777" w:rsidR="008C3F93" w:rsidRPr="0022764C" w:rsidRDefault="008C3F93" w:rsidP="008C3F93">
      <w:pPr>
        <w:pStyle w:val="BodyText"/>
        <w:numPr>
          <w:ilvl w:val="0"/>
          <w:numId w:val="330"/>
        </w:numPr>
        <w:ind w:left="454" w:hanging="454"/>
      </w:pPr>
      <w:r w:rsidRPr="0022764C">
        <w:t>Where discounted, that a discounted fee is payable.</w:t>
      </w:r>
    </w:p>
    <w:p w14:paraId="6B389E7F" w14:textId="77777777" w:rsidR="008C3F93" w:rsidRPr="0022764C" w:rsidRDefault="008C3F93" w:rsidP="008C3F93">
      <w:pPr>
        <w:pStyle w:val="Heading3"/>
      </w:pPr>
      <w:r w:rsidRPr="0022764C">
        <w:t xml:space="preserve">Employee </w:t>
      </w:r>
    </w:p>
    <w:p w14:paraId="76256619" w14:textId="77777777" w:rsidR="008C3F93" w:rsidRPr="0022764C" w:rsidRDefault="008C3F93" w:rsidP="008C3F93">
      <w:pPr>
        <w:pStyle w:val="BodyText"/>
        <w:rPr>
          <w:b/>
          <w:bCs/>
        </w:rPr>
      </w:pPr>
      <w:r w:rsidRPr="0022764C">
        <w:t>A worker who has or alleges they have entered into a contract of service with</w:t>
      </w:r>
      <w:r w:rsidRPr="0022764C">
        <w:rPr>
          <w:b/>
          <w:bCs/>
        </w:rPr>
        <w:t xml:space="preserve"> You</w:t>
      </w:r>
      <w:r w:rsidRPr="0022764C">
        <w:t xml:space="preserve">. </w:t>
      </w:r>
    </w:p>
    <w:p w14:paraId="13CAB682" w14:textId="77777777" w:rsidR="008C3F93" w:rsidRPr="0022764C" w:rsidRDefault="008C3F93" w:rsidP="008C3F93">
      <w:pPr>
        <w:pStyle w:val="Heading3"/>
      </w:pPr>
      <w:r w:rsidRPr="0022764C">
        <w:t xml:space="preserve">Insured </w:t>
      </w:r>
    </w:p>
    <w:p w14:paraId="62C86294" w14:textId="77777777" w:rsidR="008C3F93" w:rsidRPr="0022764C" w:rsidRDefault="008C3F93" w:rsidP="008C3F93">
      <w:pPr>
        <w:pStyle w:val="BodyText"/>
        <w:numPr>
          <w:ilvl w:val="0"/>
          <w:numId w:val="331"/>
        </w:numPr>
        <w:ind w:left="454" w:hanging="454"/>
      </w:pPr>
      <w:r w:rsidRPr="0022764C">
        <w:rPr>
          <w:b/>
          <w:bCs/>
        </w:rPr>
        <w:t>You</w:t>
      </w:r>
      <w:r w:rsidRPr="0022764C">
        <w:t xml:space="preserve">, </w:t>
      </w:r>
      <w:r w:rsidRPr="0022764C">
        <w:rPr>
          <w:b/>
          <w:bCs/>
        </w:rPr>
        <w:t>Your</w:t>
      </w:r>
      <w:r w:rsidRPr="0022764C">
        <w:t xml:space="preserve"> directors, partners, managers, officers and </w:t>
      </w:r>
      <w:r w:rsidRPr="0022764C">
        <w:rPr>
          <w:b/>
          <w:bCs/>
        </w:rPr>
        <w:t>Employees</w:t>
      </w:r>
      <w:r w:rsidRPr="0022764C">
        <w:t xml:space="preserve"> of </w:t>
      </w:r>
      <w:r w:rsidRPr="0022764C">
        <w:rPr>
          <w:b/>
          <w:bCs/>
        </w:rPr>
        <w:t>Your Business</w:t>
      </w:r>
      <w:r w:rsidRPr="0022764C">
        <w:t>;</w:t>
      </w:r>
    </w:p>
    <w:p w14:paraId="3C7AC14D" w14:textId="77777777" w:rsidR="008C3F93" w:rsidRPr="0022764C" w:rsidRDefault="008C3F93" w:rsidP="008C3F93">
      <w:pPr>
        <w:pStyle w:val="BodyText"/>
        <w:numPr>
          <w:ilvl w:val="0"/>
          <w:numId w:val="331"/>
        </w:numPr>
        <w:ind w:left="454" w:hanging="454"/>
      </w:pPr>
      <w:r w:rsidRPr="0022764C">
        <w:t xml:space="preserve">A person declared to </w:t>
      </w:r>
      <w:r w:rsidRPr="0022764C">
        <w:rPr>
          <w:b/>
          <w:bCs/>
        </w:rPr>
        <w:t>Us</w:t>
      </w:r>
      <w:r w:rsidRPr="0022764C">
        <w:t xml:space="preserve">, who is contracted to perform work for </w:t>
      </w:r>
      <w:r w:rsidRPr="0022764C">
        <w:rPr>
          <w:b/>
          <w:bCs/>
        </w:rPr>
        <w:t>You</w:t>
      </w:r>
      <w:r w:rsidRPr="0022764C">
        <w:t xml:space="preserve">, who in all other respects </w:t>
      </w:r>
      <w:r w:rsidRPr="0022764C">
        <w:rPr>
          <w:b/>
          <w:bCs/>
        </w:rPr>
        <w:t xml:space="preserve">You </w:t>
      </w:r>
      <w:r w:rsidRPr="0022764C">
        <w:t xml:space="preserve">have arranged to insure on the same basis as </w:t>
      </w:r>
      <w:r w:rsidRPr="0022764C">
        <w:rPr>
          <w:b/>
          <w:bCs/>
        </w:rPr>
        <w:t>Your Employees</w:t>
      </w:r>
      <w:r w:rsidRPr="0022764C">
        <w:t xml:space="preserve"> and who performs work under </w:t>
      </w:r>
      <w:r w:rsidRPr="0022764C">
        <w:rPr>
          <w:b/>
          <w:bCs/>
        </w:rPr>
        <w:t xml:space="preserve">Your </w:t>
      </w:r>
      <w:r w:rsidRPr="0022764C">
        <w:t>supervision.</w:t>
      </w:r>
    </w:p>
    <w:p w14:paraId="4C567246" w14:textId="77777777" w:rsidR="008C3F93" w:rsidRPr="0022764C" w:rsidRDefault="008C3F93" w:rsidP="008C3F93">
      <w:pPr>
        <w:pStyle w:val="Heading3"/>
      </w:pPr>
      <w:r w:rsidRPr="0022764C">
        <w:t xml:space="preserve">Insurer </w:t>
      </w:r>
    </w:p>
    <w:p w14:paraId="2B6AD653" w14:textId="50849077" w:rsidR="008C3F93" w:rsidRPr="0022764C" w:rsidRDefault="00871857" w:rsidP="008C3F93">
      <w:pPr>
        <w:pStyle w:val="BodyText"/>
      </w:pPr>
      <w:r w:rsidRPr="0022764C">
        <w:t>ARAG Legal Expenses Insurance Company Limited.</w:t>
      </w:r>
    </w:p>
    <w:p w14:paraId="3CAD0166" w14:textId="77777777" w:rsidR="008C3F93" w:rsidRPr="0022764C" w:rsidRDefault="008C3F93" w:rsidP="008C3F93">
      <w:pPr>
        <w:pStyle w:val="Heading3"/>
      </w:pPr>
      <w:r w:rsidRPr="0022764C">
        <w:t xml:space="preserve">Legal Costs &amp; Expenses </w:t>
      </w:r>
    </w:p>
    <w:p w14:paraId="541B7853" w14:textId="77777777" w:rsidR="008C3F93" w:rsidRPr="0022764C" w:rsidRDefault="008C3F93" w:rsidP="008C3F93">
      <w:pPr>
        <w:pStyle w:val="BodyText"/>
        <w:numPr>
          <w:ilvl w:val="0"/>
          <w:numId w:val="332"/>
        </w:numPr>
        <w:ind w:left="454" w:hanging="454"/>
      </w:pPr>
      <w:r w:rsidRPr="0022764C">
        <w:t xml:space="preserve">Reasonable legal costs and disbursements reasonably and proportionately incurred by the </w:t>
      </w:r>
      <w:r w:rsidRPr="0022764C">
        <w:rPr>
          <w:b/>
          <w:bCs/>
        </w:rPr>
        <w:t>Appointed Advisor</w:t>
      </w:r>
      <w:r w:rsidRPr="0022764C">
        <w:t xml:space="preserve"> on the standard basis and agreed in advance by </w:t>
      </w:r>
      <w:r w:rsidRPr="0022764C">
        <w:rPr>
          <w:b/>
          <w:bCs/>
        </w:rPr>
        <w:t>Us</w:t>
      </w:r>
      <w:r w:rsidRPr="0022764C">
        <w:t>. The term “standard basis” can be found within the Courts’ Civil Procedure Rules Part 44.2.</w:t>
      </w:r>
    </w:p>
    <w:p w14:paraId="3CE3F2ED" w14:textId="77777777" w:rsidR="008C3F93" w:rsidRPr="0022764C" w:rsidRDefault="008C3F93" w:rsidP="008C3F93">
      <w:pPr>
        <w:pStyle w:val="BodyText"/>
        <w:numPr>
          <w:ilvl w:val="0"/>
          <w:numId w:val="332"/>
        </w:numPr>
        <w:ind w:left="454" w:hanging="454"/>
      </w:pPr>
      <w:r w:rsidRPr="0022764C">
        <w:t xml:space="preserve">In civil claims, other side’s costs, fees and disbursements where the </w:t>
      </w:r>
      <w:r w:rsidRPr="0022764C">
        <w:rPr>
          <w:b/>
          <w:bCs/>
        </w:rPr>
        <w:t>Insured</w:t>
      </w:r>
      <w:r w:rsidRPr="0022764C">
        <w:t xml:space="preserve"> has been ordered to pay them or pays them with</w:t>
      </w:r>
      <w:r w:rsidRPr="0022764C">
        <w:rPr>
          <w:b/>
          <w:bCs/>
        </w:rPr>
        <w:t xml:space="preserve"> Our</w:t>
      </w:r>
      <w:r w:rsidRPr="0022764C">
        <w:t xml:space="preserve"> agreement.</w:t>
      </w:r>
    </w:p>
    <w:p w14:paraId="0FEB41B9" w14:textId="77777777" w:rsidR="008C3F93" w:rsidRPr="0022764C" w:rsidRDefault="008C3F93" w:rsidP="008C3F93">
      <w:pPr>
        <w:pStyle w:val="BodyText"/>
        <w:numPr>
          <w:ilvl w:val="0"/>
          <w:numId w:val="332"/>
        </w:numPr>
        <w:ind w:left="454" w:hanging="454"/>
      </w:pPr>
      <w:r w:rsidRPr="0022764C">
        <w:t xml:space="preserve">Reasonable accountancy fees reasonably incurred under Insured Event Tax Disputes by the </w:t>
      </w:r>
      <w:r w:rsidRPr="0022764C">
        <w:rPr>
          <w:b/>
          <w:bCs/>
        </w:rPr>
        <w:t>Appointed Advisor</w:t>
      </w:r>
      <w:r w:rsidRPr="0022764C">
        <w:t xml:space="preserve"> and agreed by </w:t>
      </w:r>
      <w:r w:rsidRPr="0022764C">
        <w:rPr>
          <w:b/>
          <w:bCs/>
        </w:rPr>
        <w:t>Us</w:t>
      </w:r>
      <w:r w:rsidRPr="0022764C">
        <w:t xml:space="preserve"> in advance.</w:t>
      </w:r>
    </w:p>
    <w:p w14:paraId="4F44FE98" w14:textId="77777777" w:rsidR="008C3F93" w:rsidRPr="0022764C" w:rsidRDefault="008C3F93" w:rsidP="008C3F93">
      <w:pPr>
        <w:pStyle w:val="BodyText"/>
        <w:numPr>
          <w:ilvl w:val="0"/>
          <w:numId w:val="332"/>
        </w:numPr>
        <w:ind w:left="454" w:hanging="454"/>
      </w:pPr>
      <w:r w:rsidRPr="0022764C">
        <w:t>Health and Safety Executive Fees for Intervention.</w:t>
      </w:r>
    </w:p>
    <w:p w14:paraId="24E7E363" w14:textId="77777777" w:rsidR="008C3F93" w:rsidRPr="0022764C" w:rsidRDefault="008C3F93" w:rsidP="008C3F93">
      <w:pPr>
        <w:pStyle w:val="BodyText"/>
        <w:numPr>
          <w:ilvl w:val="0"/>
          <w:numId w:val="332"/>
        </w:numPr>
        <w:ind w:left="454" w:hanging="454"/>
      </w:pPr>
      <w:r w:rsidRPr="0022764C">
        <w:rPr>
          <w:b/>
          <w:bCs/>
        </w:rPr>
        <w:t>Your Employee’s</w:t>
      </w:r>
      <w:r w:rsidRPr="0022764C">
        <w:t xml:space="preserve"> basic wages or salary under Insured Event Loss of Earnings in the course of their employment with </w:t>
      </w:r>
      <w:r w:rsidRPr="0022764C">
        <w:rPr>
          <w:b/>
          <w:bCs/>
        </w:rPr>
        <w:t>You</w:t>
      </w:r>
      <w:r w:rsidRPr="0022764C">
        <w:t xml:space="preserve"> while attending court or tribunal at the request of the </w:t>
      </w:r>
      <w:r w:rsidRPr="0022764C">
        <w:rPr>
          <w:b/>
          <w:bCs/>
        </w:rPr>
        <w:t>Appointed Advisor</w:t>
      </w:r>
      <w:r w:rsidRPr="0022764C">
        <w:t xml:space="preserve"> or whilst on jury service where lost wages or salary cannot be claimed back from the court or tribunal.</w:t>
      </w:r>
    </w:p>
    <w:p w14:paraId="6F0B2275" w14:textId="77777777" w:rsidR="008C3F93" w:rsidRPr="0022764C" w:rsidRDefault="008C3F93" w:rsidP="008C3F93">
      <w:pPr>
        <w:pStyle w:val="BodyText"/>
        <w:numPr>
          <w:ilvl w:val="0"/>
          <w:numId w:val="332"/>
        </w:numPr>
        <w:ind w:left="454" w:hanging="454"/>
      </w:pPr>
      <w:r w:rsidRPr="0022764C">
        <w:t>The reasonable cost of phone calls, postage (including special delivery), image scanning, photocopying or credit reports incurred under Insured Event Executive Suite 3 where the</w:t>
      </w:r>
      <w:r w:rsidRPr="0022764C">
        <w:rPr>
          <w:b/>
          <w:bCs/>
        </w:rPr>
        <w:t xml:space="preserve"> Insured</w:t>
      </w:r>
      <w:r w:rsidRPr="0022764C">
        <w:t xml:space="preserve"> has taken advice from </w:t>
      </w:r>
      <w:r w:rsidRPr="0022764C">
        <w:rPr>
          <w:b/>
          <w:bCs/>
        </w:rPr>
        <w:t>Our</w:t>
      </w:r>
      <w:r w:rsidRPr="0022764C">
        <w:t xml:space="preserve"> Identity theft advice and resolution service.</w:t>
      </w:r>
    </w:p>
    <w:p w14:paraId="1935C603" w14:textId="77777777" w:rsidR="008C3F93" w:rsidRPr="0022764C" w:rsidRDefault="008C3F93" w:rsidP="008C3F93">
      <w:pPr>
        <w:pStyle w:val="BodyText"/>
        <w:numPr>
          <w:ilvl w:val="0"/>
          <w:numId w:val="332"/>
        </w:numPr>
        <w:ind w:left="454" w:hanging="454"/>
      </w:pPr>
      <w:r w:rsidRPr="0022764C">
        <w:t xml:space="preserve">The professional fees and expenses of an </w:t>
      </w:r>
      <w:r w:rsidRPr="0022764C">
        <w:rPr>
          <w:b/>
          <w:bCs/>
        </w:rPr>
        <w:t>Appointed Advisor</w:t>
      </w:r>
      <w:r w:rsidRPr="0022764C">
        <w:t xml:space="preserve"> selected by </w:t>
      </w:r>
      <w:r w:rsidRPr="0022764C">
        <w:rPr>
          <w:b/>
          <w:bCs/>
        </w:rPr>
        <w:t>Us</w:t>
      </w:r>
      <w:r w:rsidRPr="0022764C">
        <w:t xml:space="preserve"> to reduce the actual adverse or negative publicity or media attention under Insured Events Executive Suite 5 and Crisis Communication.</w:t>
      </w:r>
    </w:p>
    <w:p w14:paraId="3EFA1CF5" w14:textId="77777777" w:rsidR="008C3F93" w:rsidRPr="0022764C" w:rsidRDefault="008C3F93" w:rsidP="008C3F93">
      <w:pPr>
        <w:pStyle w:val="Heading3"/>
      </w:pPr>
      <w:r w:rsidRPr="0022764C">
        <w:lastRenderedPageBreak/>
        <w:t xml:space="preserve">Reasonable Prospects of Success </w:t>
      </w:r>
    </w:p>
    <w:p w14:paraId="1C35C1DE" w14:textId="77777777" w:rsidR="008C3F93" w:rsidRPr="0022764C" w:rsidRDefault="008C3F93" w:rsidP="008C3F93">
      <w:pPr>
        <w:pStyle w:val="BodyText"/>
        <w:numPr>
          <w:ilvl w:val="0"/>
          <w:numId w:val="333"/>
        </w:numPr>
        <w:ind w:left="454" w:hanging="454"/>
      </w:pPr>
      <w:r w:rsidRPr="0022764C">
        <w:t xml:space="preserve">Other than as set out in 2 And 3 below, a greater than 50% chance of the </w:t>
      </w:r>
      <w:r w:rsidRPr="0022764C">
        <w:rPr>
          <w:b/>
          <w:bCs/>
        </w:rPr>
        <w:t>Insured</w:t>
      </w:r>
      <w:r w:rsidRPr="0022764C">
        <w:t xml:space="preserve"> successfully pursuing or defending the claim and, if the</w:t>
      </w:r>
      <w:r w:rsidRPr="0022764C">
        <w:rPr>
          <w:b/>
          <w:bCs/>
        </w:rPr>
        <w:t xml:space="preserve"> Insured</w:t>
      </w:r>
      <w:r w:rsidRPr="0022764C">
        <w:t xml:space="preserve"> is seeking damages or compensation, a greater than 50% chance of enforcing any judgment that might be obtained.</w:t>
      </w:r>
    </w:p>
    <w:p w14:paraId="555B137A" w14:textId="77777777" w:rsidR="008C3F93" w:rsidRPr="0022764C" w:rsidRDefault="008C3F93" w:rsidP="008C3F93">
      <w:pPr>
        <w:pStyle w:val="BodyText"/>
        <w:numPr>
          <w:ilvl w:val="0"/>
          <w:numId w:val="333"/>
        </w:numPr>
        <w:ind w:left="454" w:hanging="454"/>
      </w:pPr>
      <w:r w:rsidRPr="0022764C">
        <w:t>In criminal prosecution claims where the</w:t>
      </w:r>
      <w:r w:rsidRPr="0022764C">
        <w:rPr>
          <w:b/>
          <w:bCs/>
        </w:rPr>
        <w:t xml:space="preserve"> Insured</w:t>
      </w:r>
      <w:r w:rsidRPr="0022764C">
        <w:t>:</w:t>
      </w:r>
    </w:p>
    <w:p w14:paraId="22070125" w14:textId="77777777" w:rsidR="008C3F93" w:rsidRPr="0022764C" w:rsidRDefault="008C3F93" w:rsidP="008C3F93">
      <w:pPr>
        <w:pStyle w:val="BodyText"/>
        <w:numPr>
          <w:ilvl w:val="0"/>
          <w:numId w:val="334"/>
        </w:numPr>
        <w:ind w:left="908" w:hanging="454"/>
      </w:pPr>
      <w:r w:rsidRPr="0022764C">
        <w:t>pleads guilty, a greater than 50% chance of reducing any sentence or fine or</w:t>
      </w:r>
    </w:p>
    <w:p w14:paraId="01C3A969" w14:textId="77777777" w:rsidR="008C3F93" w:rsidRPr="0022764C" w:rsidRDefault="008C3F93" w:rsidP="008C3F93">
      <w:pPr>
        <w:pStyle w:val="BodyText"/>
        <w:numPr>
          <w:ilvl w:val="0"/>
          <w:numId w:val="334"/>
        </w:numPr>
        <w:ind w:left="908" w:hanging="454"/>
      </w:pPr>
      <w:r w:rsidRPr="0022764C">
        <w:t>pleads not guilty, a greater than 50% chance of that plea being accepted by the court.</w:t>
      </w:r>
    </w:p>
    <w:p w14:paraId="4A46C0C4" w14:textId="77777777" w:rsidR="008C3F93" w:rsidRPr="0022764C" w:rsidRDefault="008C3F93" w:rsidP="008C3F93">
      <w:pPr>
        <w:pStyle w:val="BodyText"/>
        <w:numPr>
          <w:ilvl w:val="0"/>
          <w:numId w:val="333"/>
        </w:numPr>
        <w:ind w:left="454" w:hanging="454"/>
      </w:pPr>
      <w:r w:rsidRPr="0022764C">
        <w:t>In all claims involving an appeal, a greater than 50% chance of the</w:t>
      </w:r>
      <w:r w:rsidRPr="0022764C">
        <w:rPr>
          <w:b/>
          <w:bCs/>
        </w:rPr>
        <w:t xml:space="preserve"> Insured</w:t>
      </w:r>
      <w:r w:rsidRPr="0022764C">
        <w:t xml:space="preserve"> being successful.</w:t>
      </w:r>
    </w:p>
    <w:p w14:paraId="175DEBB6" w14:textId="77777777" w:rsidR="008C3F93" w:rsidRPr="0022764C" w:rsidRDefault="008C3F93" w:rsidP="008C3F93">
      <w:pPr>
        <w:pStyle w:val="BodyText"/>
      </w:pPr>
      <w:r w:rsidRPr="0022764C">
        <w:t xml:space="preserve">Where it has been determined than </w:t>
      </w:r>
      <w:r w:rsidRPr="0022764C">
        <w:rPr>
          <w:b/>
          <w:bCs/>
        </w:rPr>
        <w:t>Reasonable Prospects of Success</w:t>
      </w:r>
      <w:r w:rsidRPr="0022764C">
        <w:t xml:space="preserve"> do not exist, the </w:t>
      </w:r>
      <w:r w:rsidRPr="0022764C">
        <w:rPr>
          <w:b/>
          <w:bCs/>
        </w:rPr>
        <w:t xml:space="preserve">Insured </w:t>
      </w:r>
      <w:r w:rsidRPr="0022764C">
        <w:t xml:space="preserve">shall be liable to pay any legal costs incurred should they pursue or defend their claim irrespective of the outcome. </w:t>
      </w:r>
    </w:p>
    <w:p w14:paraId="09285AB2" w14:textId="77777777" w:rsidR="008C3F93" w:rsidRPr="0022764C" w:rsidRDefault="008C3F93" w:rsidP="008C3F93">
      <w:pPr>
        <w:pStyle w:val="Heading3"/>
      </w:pPr>
      <w:r w:rsidRPr="0022764C">
        <w:t xml:space="preserve">Territorial Limit </w:t>
      </w:r>
    </w:p>
    <w:p w14:paraId="6C2C0D44" w14:textId="6A524288" w:rsidR="008C3F93" w:rsidRPr="0022764C" w:rsidRDefault="008C3F93" w:rsidP="008C3F93">
      <w:pPr>
        <w:pStyle w:val="BodyText"/>
        <w:numPr>
          <w:ilvl w:val="0"/>
          <w:numId w:val="335"/>
        </w:numPr>
        <w:ind w:left="454" w:hanging="454"/>
      </w:pPr>
      <w:r w:rsidRPr="0022764C">
        <w:t xml:space="preserve">For Insured Events </w:t>
      </w:r>
      <w:r w:rsidRPr="0022764C">
        <w:rPr>
          <w:b/>
          <w:bCs/>
        </w:rPr>
        <w:t>Legal Defence and Contract &amp; Debt Recovery</w:t>
      </w:r>
      <w:r w:rsidRPr="0022764C">
        <w:t xml:space="preserve"> the </w:t>
      </w:r>
      <w:r w:rsidRPr="0022764C">
        <w:rPr>
          <w:b/>
          <w:bCs/>
        </w:rPr>
        <w:t>United Kingdom</w:t>
      </w:r>
      <w:r w:rsidRPr="0022764C">
        <w:t xml:space="preserve">, channel Islands, Isle of Man, Norway, Switzerland and countries in the European Union. </w:t>
      </w:r>
    </w:p>
    <w:p w14:paraId="7105E927" w14:textId="038EE5B1" w:rsidR="008C3F93" w:rsidRPr="0022764C" w:rsidRDefault="008C3F93" w:rsidP="008C3F93">
      <w:pPr>
        <w:pStyle w:val="BodyText"/>
        <w:numPr>
          <w:ilvl w:val="0"/>
          <w:numId w:val="335"/>
        </w:numPr>
        <w:ind w:left="454" w:hanging="454"/>
      </w:pPr>
      <w:r w:rsidRPr="0022764C">
        <w:t xml:space="preserve">For all other Insured Events the </w:t>
      </w:r>
      <w:r w:rsidRPr="0022764C">
        <w:rPr>
          <w:b/>
          <w:bCs/>
        </w:rPr>
        <w:t xml:space="preserve">United Kingdom, </w:t>
      </w:r>
      <w:r w:rsidRPr="0022764C">
        <w:t xml:space="preserve">Channel Islands and the Isle of Man. </w:t>
      </w:r>
    </w:p>
    <w:p w14:paraId="0ACE7C53" w14:textId="77777777" w:rsidR="008C3F93" w:rsidRPr="0022764C" w:rsidRDefault="008C3F93" w:rsidP="008C3F93">
      <w:pPr>
        <w:pStyle w:val="Heading3"/>
      </w:pPr>
      <w:r w:rsidRPr="0022764C">
        <w:t xml:space="preserve">We/Us/Our </w:t>
      </w:r>
    </w:p>
    <w:p w14:paraId="2E843912" w14:textId="77777777" w:rsidR="008C3F93" w:rsidRPr="0022764C" w:rsidRDefault="008C3F93" w:rsidP="008C3F93">
      <w:pPr>
        <w:pStyle w:val="BodyText"/>
        <w:rPr>
          <w:b/>
          <w:bCs/>
        </w:rPr>
      </w:pPr>
      <w:r w:rsidRPr="0022764C">
        <w:t>ARAG plc who is authorised under a binding authority agreement to administer this insurance on behalf of the</w:t>
      </w:r>
      <w:r w:rsidRPr="0022764C">
        <w:rPr>
          <w:b/>
          <w:bCs/>
        </w:rPr>
        <w:t xml:space="preserve"> Insurer</w:t>
      </w:r>
      <w:r w:rsidRPr="0022764C">
        <w:t xml:space="preserve">. </w:t>
      </w:r>
    </w:p>
    <w:p w14:paraId="218E34DE" w14:textId="77777777" w:rsidR="008C3F93" w:rsidRPr="0022764C" w:rsidRDefault="008C3F93" w:rsidP="008C3F93">
      <w:pPr>
        <w:pStyle w:val="Heading3"/>
      </w:pPr>
      <w:r w:rsidRPr="0022764C">
        <w:t xml:space="preserve">You/Your </w:t>
      </w:r>
    </w:p>
    <w:p w14:paraId="678EED81" w14:textId="77777777" w:rsidR="008C3F93" w:rsidRPr="0022764C" w:rsidRDefault="008C3F93" w:rsidP="008C3F93">
      <w:pPr>
        <w:pStyle w:val="BodyText"/>
        <w:rPr>
          <w:b/>
          <w:bCs/>
        </w:rPr>
      </w:pPr>
      <w:r w:rsidRPr="0022764C">
        <w:t xml:space="preserve">The individual, partnership or corporate body named in the </w:t>
      </w:r>
      <w:r w:rsidRPr="0022764C">
        <w:rPr>
          <w:b/>
          <w:bCs/>
        </w:rPr>
        <w:t>Schedule</w:t>
      </w:r>
      <w:r w:rsidRPr="0022764C">
        <w:t>, including any subsidiary and/or associated companies declared to</w:t>
      </w:r>
      <w:r w:rsidRPr="0022764C">
        <w:rPr>
          <w:b/>
          <w:bCs/>
        </w:rPr>
        <w:t xml:space="preserve"> Us</w:t>
      </w:r>
      <w:r w:rsidRPr="0022764C">
        <w:t xml:space="preserve">. </w:t>
      </w:r>
    </w:p>
    <w:p w14:paraId="713A6B4A" w14:textId="77777777" w:rsidR="008C3F93" w:rsidRPr="0022764C" w:rsidRDefault="008C3F93" w:rsidP="008C3F93">
      <w:pPr>
        <w:pStyle w:val="Heading3"/>
      </w:pPr>
      <w:r w:rsidRPr="0022764C">
        <w:t>The Cover</w:t>
      </w:r>
    </w:p>
    <w:p w14:paraId="6932F8A1" w14:textId="77777777" w:rsidR="008C3F93" w:rsidRPr="0022764C" w:rsidRDefault="008C3F93" w:rsidP="008C3F93">
      <w:pPr>
        <w:pStyle w:val="BodyText"/>
        <w:rPr>
          <w:lang w:eastAsia="en-GB"/>
        </w:rPr>
      </w:pPr>
      <w:r w:rsidRPr="0022764C">
        <w:rPr>
          <w:lang w:eastAsia="en-GB"/>
        </w:rPr>
        <w:t xml:space="preserve">Following an Insured Event, the </w:t>
      </w:r>
      <w:r w:rsidRPr="0022764C">
        <w:rPr>
          <w:b/>
          <w:bCs/>
          <w:lang w:eastAsia="en-GB"/>
        </w:rPr>
        <w:t>Insurer</w:t>
      </w:r>
      <w:r w:rsidRPr="0022764C">
        <w:rPr>
          <w:b/>
          <w:lang w:eastAsia="en-GB"/>
        </w:rPr>
        <w:t xml:space="preserve"> </w:t>
      </w:r>
      <w:r w:rsidRPr="0022764C">
        <w:rPr>
          <w:lang w:eastAsia="en-GB"/>
        </w:rPr>
        <w:t xml:space="preserve">will pay </w:t>
      </w:r>
      <w:r w:rsidRPr="0022764C">
        <w:rPr>
          <w:b/>
          <w:lang w:eastAsia="en-GB"/>
        </w:rPr>
        <w:t>Legal Costs &amp; Expenses</w:t>
      </w:r>
      <w:r w:rsidRPr="0022764C">
        <w:rPr>
          <w:lang w:eastAsia="en-GB"/>
        </w:rPr>
        <w:t xml:space="preserve"> including the cost of appeals (and compensation awards under Insured Event Employment Compensation Awards) up to: </w:t>
      </w:r>
    </w:p>
    <w:p w14:paraId="63793757" w14:textId="4C1A10A8" w:rsidR="008C3F93" w:rsidRPr="0022764C" w:rsidRDefault="008C3F93" w:rsidP="008C3F93">
      <w:pPr>
        <w:pStyle w:val="BodyText"/>
        <w:numPr>
          <w:ilvl w:val="0"/>
          <w:numId w:val="336"/>
        </w:numPr>
        <w:ind w:left="454" w:hanging="454"/>
        <w:rPr>
          <w:lang w:eastAsia="en-GB"/>
        </w:rPr>
      </w:pPr>
      <w:r w:rsidRPr="0022764C">
        <w:t>GBP 100,000 for all claims related by time or originating cause; and</w:t>
      </w:r>
    </w:p>
    <w:p w14:paraId="3C4CF24D" w14:textId="77777777" w:rsidR="008C3F93" w:rsidRPr="0022764C" w:rsidRDefault="008C3F93" w:rsidP="008C3F93">
      <w:pPr>
        <w:pStyle w:val="BodyText"/>
        <w:numPr>
          <w:ilvl w:val="0"/>
          <w:numId w:val="336"/>
        </w:numPr>
        <w:ind w:left="454" w:hanging="454"/>
        <w:rPr>
          <w:lang w:eastAsia="en-GB"/>
        </w:rPr>
      </w:pPr>
      <w:r w:rsidRPr="0022764C">
        <w:t xml:space="preserve">an aggregate limit of GBP 1,000,000 for </w:t>
      </w:r>
      <w:r w:rsidRPr="0022764C">
        <w:rPr>
          <w:lang w:eastAsia="en-GB"/>
        </w:rPr>
        <w:t>compensation awards under Insured Event Employment Compensation Awards</w:t>
      </w:r>
      <w:r w:rsidRPr="0022764C">
        <w:t xml:space="preserve">; </w:t>
      </w:r>
    </w:p>
    <w:p w14:paraId="6EF84AD0" w14:textId="77777777" w:rsidR="008C3F93" w:rsidRPr="0022764C" w:rsidRDefault="008C3F93" w:rsidP="008C3F93">
      <w:pPr>
        <w:pStyle w:val="BodyText"/>
      </w:pPr>
      <w:r w:rsidRPr="0022764C">
        <w:t xml:space="preserve">subject to all of the following requirements being met. </w:t>
      </w:r>
    </w:p>
    <w:p w14:paraId="465AFB68" w14:textId="77777777" w:rsidR="008C3F93" w:rsidRPr="0022764C" w:rsidRDefault="008C3F93" w:rsidP="008C3F93">
      <w:pPr>
        <w:pStyle w:val="BodyText"/>
        <w:numPr>
          <w:ilvl w:val="0"/>
          <w:numId w:val="337"/>
        </w:numPr>
        <w:ind w:left="454" w:hanging="454"/>
      </w:pPr>
      <w:r w:rsidRPr="0022764C">
        <w:t xml:space="preserve">Unless otherwise stated in this </w:t>
      </w:r>
      <w:r w:rsidRPr="0022764C">
        <w:rPr>
          <w:b/>
          <w:bCs/>
        </w:rPr>
        <w:t>Section</w:t>
      </w:r>
      <w:r w:rsidRPr="0022764C">
        <w:t xml:space="preserve"> of the </w:t>
      </w:r>
      <w:r w:rsidRPr="0022764C">
        <w:rPr>
          <w:b/>
          <w:bCs/>
        </w:rPr>
        <w:t>Policy</w:t>
      </w:r>
      <w:r w:rsidRPr="0022764C">
        <w:t xml:space="preserve">, the Insured Event arises in connection with </w:t>
      </w:r>
      <w:r w:rsidRPr="0022764C">
        <w:rPr>
          <w:b/>
          <w:bCs/>
        </w:rPr>
        <w:t>Your Business</w:t>
      </w:r>
      <w:r w:rsidRPr="0022764C">
        <w:t xml:space="preserve"> and occurs within the </w:t>
      </w:r>
      <w:r w:rsidRPr="0022764C">
        <w:rPr>
          <w:b/>
          <w:bCs/>
        </w:rPr>
        <w:t>Territorial Limit</w:t>
      </w:r>
      <w:r w:rsidRPr="0022764C">
        <w:t>.</w:t>
      </w:r>
    </w:p>
    <w:p w14:paraId="2B6BA9B6" w14:textId="77777777" w:rsidR="008C3F93" w:rsidRPr="0022764C" w:rsidRDefault="008C3F93" w:rsidP="008C3F93">
      <w:pPr>
        <w:pStyle w:val="BodyText"/>
        <w:numPr>
          <w:ilvl w:val="0"/>
          <w:numId w:val="337"/>
        </w:numPr>
        <w:ind w:left="454" w:hanging="454"/>
      </w:pPr>
      <w:r w:rsidRPr="0022764C">
        <w:t>The claim</w:t>
      </w:r>
    </w:p>
    <w:p w14:paraId="5C5A784B" w14:textId="77777777" w:rsidR="008C3F93" w:rsidRPr="0022764C" w:rsidRDefault="008C3F93" w:rsidP="008C3F93">
      <w:pPr>
        <w:pStyle w:val="BodyText"/>
        <w:numPr>
          <w:ilvl w:val="0"/>
          <w:numId w:val="339"/>
        </w:numPr>
        <w:ind w:left="908" w:hanging="454"/>
      </w:pPr>
      <w:r w:rsidRPr="0022764C">
        <w:t xml:space="preserve">always has </w:t>
      </w:r>
      <w:r w:rsidRPr="0022764C">
        <w:rPr>
          <w:b/>
          <w:bCs/>
        </w:rPr>
        <w:t>Reasonable Prospects of Success</w:t>
      </w:r>
      <w:r w:rsidRPr="0022764C">
        <w:t xml:space="preserve"> and</w:t>
      </w:r>
    </w:p>
    <w:p w14:paraId="15C5B289" w14:textId="77777777" w:rsidR="008C3F93" w:rsidRPr="0022764C" w:rsidRDefault="008C3F93" w:rsidP="008C3F93">
      <w:pPr>
        <w:pStyle w:val="BodyText"/>
        <w:numPr>
          <w:ilvl w:val="0"/>
          <w:numId w:val="339"/>
        </w:numPr>
        <w:ind w:left="908" w:hanging="454"/>
      </w:pPr>
      <w:r w:rsidRPr="0022764C">
        <w:t xml:space="preserve">is reported to </w:t>
      </w:r>
      <w:r w:rsidRPr="0022764C">
        <w:rPr>
          <w:b/>
          <w:bCs/>
        </w:rPr>
        <w:t>Us</w:t>
      </w:r>
      <w:r w:rsidRPr="0022764C">
        <w:t xml:space="preserve"> </w:t>
      </w:r>
    </w:p>
    <w:p w14:paraId="5C5EEAB7" w14:textId="77777777" w:rsidR="008C3F93" w:rsidRPr="0022764C" w:rsidRDefault="008C3F93" w:rsidP="008C3F93">
      <w:pPr>
        <w:pStyle w:val="BodyText"/>
        <w:numPr>
          <w:ilvl w:val="0"/>
          <w:numId w:val="340"/>
        </w:numPr>
        <w:ind w:left="1361" w:hanging="454"/>
      </w:pPr>
      <w:r w:rsidRPr="0022764C">
        <w:t xml:space="preserve">during the </w:t>
      </w:r>
      <w:r w:rsidRPr="0022764C">
        <w:rPr>
          <w:b/>
          <w:bCs/>
        </w:rPr>
        <w:t>Period of Insurance</w:t>
      </w:r>
      <w:r w:rsidRPr="0022764C">
        <w:t xml:space="preserve"> and</w:t>
      </w:r>
    </w:p>
    <w:p w14:paraId="405F4A1E" w14:textId="77777777" w:rsidR="008C3F93" w:rsidRPr="0022764C" w:rsidRDefault="008C3F93" w:rsidP="008C3F93">
      <w:pPr>
        <w:pStyle w:val="BodyText"/>
        <w:numPr>
          <w:ilvl w:val="0"/>
          <w:numId w:val="340"/>
        </w:numPr>
        <w:ind w:left="1361" w:hanging="454"/>
      </w:pPr>
      <w:r w:rsidRPr="0022764C">
        <w:t xml:space="preserve">as soon as the </w:t>
      </w:r>
      <w:r w:rsidRPr="0022764C">
        <w:rPr>
          <w:b/>
          <w:bCs/>
        </w:rPr>
        <w:t>Insured</w:t>
      </w:r>
      <w:r w:rsidRPr="0022764C">
        <w:t xml:space="preserve"> first becomes aware of circumstances which could give rise to a claim. </w:t>
      </w:r>
    </w:p>
    <w:p w14:paraId="22AB405C" w14:textId="77777777" w:rsidR="008C3F93" w:rsidRPr="0022764C" w:rsidRDefault="008C3F93" w:rsidP="008C3F93">
      <w:pPr>
        <w:pStyle w:val="BodyText"/>
        <w:numPr>
          <w:ilvl w:val="0"/>
          <w:numId w:val="337"/>
        </w:numPr>
        <w:ind w:left="454" w:hanging="454"/>
      </w:pPr>
      <w:r w:rsidRPr="0022764C">
        <w:t xml:space="preserve">Unless there is a conflict of interest, the </w:t>
      </w:r>
      <w:r w:rsidRPr="0022764C">
        <w:rPr>
          <w:b/>
          <w:bCs/>
        </w:rPr>
        <w:t xml:space="preserve">Insured </w:t>
      </w:r>
      <w:r w:rsidRPr="0022764C">
        <w:t xml:space="preserve">always agrees to use the </w:t>
      </w:r>
      <w:r w:rsidRPr="0022764C">
        <w:rPr>
          <w:b/>
          <w:bCs/>
        </w:rPr>
        <w:t>Appointed Advisor</w:t>
      </w:r>
      <w:r w:rsidRPr="0022764C">
        <w:t xml:space="preserve"> chosen by </w:t>
      </w:r>
      <w:r w:rsidRPr="0022764C">
        <w:rPr>
          <w:b/>
          <w:bCs/>
        </w:rPr>
        <w:t>Us</w:t>
      </w:r>
    </w:p>
    <w:p w14:paraId="1ED0CCA3" w14:textId="77777777" w:rsidR="008C3F93" w:rsidRPr="0022764C" w:rsidRDefault="008C3F93" w:rsidP="008C3F93">
      <w:pPr>
        <w:pStyle w:val="BodyText"/>
        <w:numPr>
          <w:ilvl w:val="0"/>
          <w:numId w:val="338"/>
        </w:numPr>
        <w:ind w:left="908" w:hanging="454"/>
      </w:pPr>
      <w:r w:rsidRPr="0022764C">
        <w:t xml:space="preserve">in any claim to be heard by an Employment Tribunal and/or </w:t>
      </w:r>
    </w:p>
    <w:p w14:paraId="4B473A11" w14:textId="77777777" w:rsidR="008C3F93" w:rsidRPr="0022764C" w:rsidRDefault="008C3F93" w:rsidP="008C3F93">
      <w:pPr>
        <w:pStyle w:val="BodyText"/>
        <w:numPr>
          <w:ilvl w:val="0"/>
          <w:numId w:val="338"/>
        </w:numPr>
        <w:ind w:left="908" w:hanging="454"/>
      </w:pPr>
      <w:r w:rsidRPr="0022764C">
        <w:t xml:space="preserve">before proceedings have been or need to be issued. </w:t>
      </w:r>
    </w:p>
    <w:p w14:paraId="068B8881" w14:textId="77777777" w:rsidR="008C3F93" w:rsidRPr="0022764C" w:rsidRDefault="008C3F93" w:rsidP="008C3F93">
      <w:pPr>
        <w:pStyle w:val="BodyText"/>
        <w:numPr>
          <w:ilvl w:val="0"/>
          <w:numId w:val="337"/>
        </w:numPr>
        <w:ind w:left="454" w:hanging="454"/>
      </w:pPr>
      <w:r w:rsidRPr="0022764C">
        <w:t xml:space="preserve">Any dispute will be dealt with through mediation or by a court, tribunal, Advisory Conciliation and Arbitration Service or a relevant regulatory or licensing body within the </w:t>
      </w:r>
      <w:r w:rsidRPr="0022764C">
        <w:rPr>
          <w:b/>
          <w:bCs/>
        </w:rPr>
        <w:t>Territorial Limit</w:t>
      </w:r>
      <w:r w:rsidRPr="0022764C">
        <w:t>.</w:t>
      </w:r>
    </w:p>
    <w:p w14:paraId="320066AD" w14:textId="77777777" w:rsidR="008C3F93" w:rsidRPr="0022764C" w:rsidRDefault="008C3F93" w:rsidP="008C3F93">
      <w:pPr>
        <w:pStyle w:val="BodyText"/>
      </w:pPr>
      <w:r w:rsidRPr="0022764C">
        <w:rPr>
          <w:b/>
          <w:bCs/>
        </w:rPr>
        <w:t xml:space="preserve">We </w:t>
      </w:r>
      <w:r w:rsidRPr="0022764C">
        <w:t xml:space="preserve">consider that a claim has been reported to </w:t>
      </w:r>
      <w:r w:rsidRPr="0022764C">
        <w:rPr>
          <w:b/>
          <w:bCs/>
        </w:rPr>
        <w:t>Us</w:t>
      </w:r>
      <w:r w:rsidRPr="0022764C">
        <w:t xml:space="preserve"> when </w:t>
      </w:r>
      <w:r w:rsidRPr="0022764C">
        <w:rPr>
          <w:b/>
          <w:bCs/>
        </w:rPr>
        <w:t>We</w:t>
      </w:r>
      <w:r w:rsidRPr="0022764C">
        <w:t xml:space="preserve"> have received the </w:t>
      </w:r>
      <w:r w:rsidRPr="0022764C">
        <w:rPr>
          <w:b/>
          <w:bCs/>
        </w:rPr>
        <w:t xml:space="preserve">Insured’s </w:t>
      </w:r>
      <w:r w:rsidRPr="0022764C">
        <w:t>fully completed claim form.</w:t>
      </w:r>
    </w:p>
    <w:p w14:paraId="546FBBF6" w14:textId="77777777" w:rsidR="008C3F93" w:rsidRPr="0022764C" w:rsidRDefault="008C3F93" w:rsidP="008C3F93">
      <w:pPr>
        <w:pStyle w:val="BodyText"/>
      </w:pPr>
      <w:r w:rsidRPr="0022764C">
        <w:t xml:space="preserve">This </w:t>
      </w:r>
      <w:r w:rsidRPr="0022764C">
        <w:rPr>
          <w:b/>
          <w:bCs/>
        </w:rPr>
        <w:t xml:space="preserve">Section </w:t>
      </w:r>
      <w:r w:rsidRPr="0022764C">
        <w:t xml:space="preserve">of the </w:t>
      </w:r>
      <w:r w:rsidRPr="0022764C">
        <w:rPr>
          <w:b/>
          <w:bCs/>
        </w:rPr>
        <w:t>Policy</w:t>
      </w:r>
      <w:r w:rsidRPr="0022764C">
        <w:t xml:space="preserve"> will pay any otherwise covered claim involving the use of or inability to use a computer, including devices such as smart phones, tablets and wearable technology. This cover is subject to all other </w:t>
      </w:r>
      <w:r w:rsidRPr="0022764C">
        <w:rPr>
          <w:b/>
          <w:bCs/>
        </w:rPr>
        <w:t>Policy</w:t>
      </w:r>
      <w:r w:rsidRPr="0022764C">
        <w:t xml:space="preserve"> terms.</w:t>
      </w:r>
    </w:p>
    <w:p w14:paraId="5D8AA049" w14:textId="77777777" w:rsidR="008C3F93" w:rsidRPr="0022764C" w:rsidRDefault="008C3F93" w:rsidP="008C3F93">
      <w:pPr>
        <w:pStyle w:val="Heading1"/>
      </w:pPr>
      <w:r w:rsidRPr="0022764C">
        <w:t xml:space="preserve">Insured Events </w:t>
      </w:r>
    </w:p>
    <w:p w14:paraId="2A33FB25" w14:textId="77777777" w:rsidR="008C3F93" w:rsidRPr="0022764C" w:rsidRDefault="008C3F93" w:rsidP="008C3F93">
      <w:pPr>
        <w:pStyle w:val="Heading3"/>
      </w:pPr>
      <w:r w:rsidRPr="0022764C">
        <w:t>Employment</w:t>
      </w:r>
    </w:p>
    <w:p w14:paraId="27368020" w14:textId="77777777" w:rsidR="008C3F93" w:rsidRPr="0022764C" w:rsidRDefault="008C3F93" w:rsidP="008C3F93">
      <w:pPr>
        <w:pStyle w:val="BodyText"/>
      </w:pPr>
      <w:r w:rsidRPr="0022764C">
        <w:t xml:space="preserve">A dispute between </w:t>
      </w:r>
      <w:r w:rsidRPr="0022764C">
        <w:rPr>
          <w:b/>
          <w:bCs/>
        </w:rPr>
        <w:t xml:space="preserve">You </w:t>
      </w:r>
      <w:r w:rsidRPr="0022764C">
        <w:t xml:space="preserve">and </w:t>
      </w:r>
      <w:r w:rsidRPr="0022764C">
        <w:rPr>
          <w:b/>
          <w:bCs/>
        </w:rPr>
        <w:t>Your</w:t>
      </w:r>
      <w:r w:rsidRPr="0022764C">
        <w:t xml:space="preserve"> </w:t>
      </w:r>
      <w:r w:rsidRPr="0022764C">
        <w:rPr>
          <w:b/>
        </w:rPr>
        <w:t>Employee</w:t>
      </w:r>
      <w:r w:rsidRPr="0022764C">
        <w:t>, ex-</w:t>
      </w:r>
      <w:r w:rsidRPr="0022764C">
        <w:rPr>
          <w:b/>
          <w:bCs/>
        </w:rPr>
        <w:t>Em</w:t>
      </w:r>
      <w:r w:rsidRPr="0022764C">
        <w:rPr>
          <w:b/>
        </w:rPr>
        <w:t>ployee</w:t>
      </w:r>
      <w:r w:rsidRPr="0022764C">
        <w:t xml:space="preserve">, or a prospective </w:t>
      </w:r>
      <w:r w:rsidRPr="0022764C">
        <w:rPr>
          <w:b/>
        </w:rPr>
        <w:t>Employee</w:t>
      </w:r>
      <w:r w:rsidRPr="0022764C">
        <w:t xml:space="preserve">, arising from a breach or an alleged breach of their </w:t>
      </w:r>
    </w:p>
    <w:p w14:paraId="70DE229D" w14:textId="77777777" w:rsidR="008C3F93" w:rsidRPr="0022764C" w:rsidRDefault="008C3F93" w:rsidP="008C3F93">
      <w:pPr>
        <w:pStyle w:val="BodyText"/>
        <w:numPr>
          <w:ilvl w:val="0"/>
          <w:numId w:val="341"/>
        </w:numPr>
        <w:ind w:left="454" w:hanging="454"/>
      </w:pPr>
      <w:r w:rsidRPr="0022764C">
        <w:t xml:space="preserve">contract of service with </w:t>
      </w:r>
      <w:r w:rsidRPr="0022764C">
        <w:rPr>
          <w:b/>
          <w:bCs/>
        </w:rPr>
        <w:t>You</w:t>
      </w:r>
      <w:r w:rsidRPr="0022764C">
        <w:t xml:space="preserve"> </w:t>
      </w:r>
    </w:p>
    <w:p w14:paraId="14E2DCD2" w14:textId="77777777" w:rsidR="008C3F93" w:rsidRPr="0022764C" w:rsidRDefault="008C3F93" w:rsidP="008C3F93">
      <w:pPr>
        <w:pStyle w:val="BodyText"/>
        <w:numPr>
          <w:ilvl w:val="0"/>
          <w:numId w:val="341"/>
        </w:numPr>
        <w:ind w:left="454" w:hanging="454"/>
      </w:pPr>
      <w:r w:rsidRPr="0022764C">
        <w:t xml:space="preserve">related legal rights. </w:t>
      </w:r>
    </w:p>
    <w:p w14:paraId="5E3E1A76" w14:textId="77777777" w:rsidR="008C3F93" w:rsidRPr="0022764C" w:rsidRDefault="008C3F93" w:rsidP="008C3F93">
      <w:pPr>
        <w:pStyle w:val="BodyText"/>
      </w:pPr>
      <w:r w:rsidRPr="0022764C">
        <w:rPr>
          <w:b/>
          <w:bCs/>
        </w:rPr>
        <w:t>You</w:t>
      </w:r>
      <w:r w:rsidRPr="0022764C">
        <w:t xml:space="preserve"> can claim under this </w:t>
      </w:r>
      <w:r w:rsidRPr="0022764C">
        <w:rPr>
          <w:b/>
          <w:bCs/>
        </w:rPr>
        <w:t>Section</w:t>
      </w:r>
      <w:r w:rsidRPr="0022764C">
        <w:t xml:space="preserve"> of the </w:t>
      </w:r>
      <w:r w:rsidRPr="0022764C">
        <w:rPr>
          <w:b/>
          <w:bCs/>
        </w:rPr>
        <w:t>Policy</w:t>
      </w:r>
      <w:r w:rsidRPr="0022764C">
        <w:t xml:space="preserve"> as soon as internal procedures as set out in the </w:t>
      </w:r>
    </w:p>
    <w:p w14:paraId="0F8A0739" w14:textId="77777777" w:rsidR="008C3F93" w:rsidRPr="0022764C" w:rsidRDefault="008C3F93" w:rsidP="008C3F93">
      <w:pPr>
        <w:pStyle w:val="BodyText"/>
        <w:numPr>
          <w:ilvl w:val="0"/>
          <w:numId w:val="342"/>
        </w:numPr>
        <w:ind w:left="454" w:hanging="454"/>
      </w:pPr>
      <w:r w:rsidRPr="0022764C">
        <w:t xml:space="preserve">ACAS Code of Practice for Disciplinary and Grievance Procedures, or </w:t>
      </w:r>
    </w:p>
    <w:p w14:paraId="3D43CDD4" w14:textId="77777777" w:rsidR="008C3F93" w:rsidRPr="0022764C" w:rsidRDefault="008C3F93" w:rsidP="008C3F93">
      <w:pPr>
        <w:pStyle w:val="BodyText"/>
        <w:numPr>
          <w:ilvl w:val="0"/>
          <w:numId w:val="342"/>
        </w:numPr>
        <w:ind w:left="454" w:hanging="454"/>
      </w:pPr>
      <w:r w:rsidRPr="0022764C">
        <w:t xml:space="preserve">Labour Relations Agency Code of Practice on Disciplinary and Grievance Procedures in Northern Ireland </w:t>
      </w:r>
    </w:p>
    <w:p w14:paraId="6D3C19BA" w14:textId="77777777" w:rsidR="008C3F93" w:rsidRPr="0022764C" w:rsidRDefault="008C3F93" w:rsidP="008C3F93">
      <w:pPr>
        <w:pStyle w:val="BodyText"/>
      </w:pPr>
      <w:r w:rsidRPr="0022764C">
        <w:t>have been or ought to have been concluded.</w:t>
      </w:r>
    </w:p>
    <w:p w14:paraId="35B3DB00" w14:textId="77777777" w:rsidR="008C3F93" w:rsidRPr="0022764C" w:rsidRDefault="008C3F93" w:rsidP="008C3F93">
      <w:pPr>
        <w:pStyle w:val="Heading3"/>
      </w:pPr>
      <w:r w:rsidRPr="0022764C">
        <w:t>What is not covered under Employment</w:t>
      </w:r>
    </w:p>
    <w:p w14:paraId="4FE54E2A" w14:textId="77777777" w:rsidR="008C3F93" w:rsidRPr="0022764C" w:rsidRDefault="008C3F93" w:rsidP="008C3F93">
      <w:pPr>
        <w:pStyle w:val="BodyText"/>
      </w:pPr>
      <w:r w:rsidRPr="0022764C">
        <w:t>Any claim arising from or relating to:</w:t>
      </w:r>
    </w:p>
    <w:p w14:paraId="2AF47FD2" w14:textId="77777777" w:rsidR="008C3F93" w:rsidRPr="0022764C" w:rsidRDefault="008C3F93" w:rsidP="008C3F93">
      <w:pPr>
        <w:pStyle w:val="BodyText"/>
        <w:numPr>
          <w:ilvl w:val="0"/>
          <w:numId w:val="343"/>
        </w:numPr>
        <w:ind w:left="454" w:hanging="454"/>
      </w:pPr>
      <w:r w:rsidRPr="0022764C">
        <w:t xml:space="preserve">the pursuit of an action by </w:t>
      </w:r>
      <w:r w:rsidRPr="0022764C">
        <w:rPr>
          <w:b/>
          <w:bCs/>
        </w:rPr>
        <w:t>You</w:t>
      </w:r>
      <w:r w:rsidRPr="0022764C">
        <w:t xml:space="preserve"> other than an appeal against the decision of a court or tribunal</w:t>
      </w:r>
    </w:p>
    <w:p w14:paraId="00D8579C" w14:textId="77777777" w:rsidR="008C3F93" w:rsidRPr="0022764C" w:rsidRDefault="008C3F93" w:rsidP="008C3F93">
      <w:pPr>
        <w:pStyle w:val="BodyText"/>
        <w:numPr>
          <w:ilvl w:val="0"/>
          <w:numId w:val="343"/>
        </w:numPr>
        <w:ind w:left="454" w:hanging="454"/>
      </w:pPr>
      <w:r w:rsidRPr="0022764C">
        <w:t xml:space="preserve">actual or alleged redundancy that is notified to </w:t>
      </w:r>
      <w:r w:rsidRPr="0022764C">
        <w:rPr>
          <w:b/>
        </w:rPr>
        <w:t>Employees</w:t>
      </w:r>
      <w:r w:rsidRPr="0022764C">
        <w:t xml:space="preserve"> within 180 days of the start of this </w:t>
      </w:r>
      <w:r w:rsidRPr="0022764C">
        <w:rPr>
          <w:b/>
          <w:bCs/>
        </w:rPr>
        <w:t xml:space="preserve">Section </w:t>
      </w:r>
      <w:r w:rsidRPr="0022764C">
        <w:t xml:space="preserve">of the </w:t>
      </w:r>
      <w:r w:rsidRPr="0022764C">
        <w:rPr>
          <w:b/>
          <w:bCs/>
        </w:rPr>
        <w:t>Policy</w:t>
      </w:r>
      <w:r w:rsidRPr="0022764C">
        <w:t xml:space="preserve">, except where </w:t>
      </w:r>
      <w:r w:rsidRPr="0022764C">
        <w:rPr>
          <w:b/>
          <w:bCs/>
        </w:rPr>
        <w:t>You</w:t>
      </w:r>
      <w:r w:rsidRPr="0022764C">
        <w:t xml:space="preserve"> have had equivalent cover in force up until the start of this </w:t>
      </w:r>
      <w:r w:rsidRPr="0022764C">
        <w:rPr>
          <w:b/>
          <w:bCs/>
        </w:rPr>
        <w:t xml:space="preserve">Section </w:t>
      </w:r>
      <w:r w:rsidRPr="0022764C">
        <w:t xml:space="preserve">of the </w:t>
      </w:r>
      <w:r w:rsidRPr="0022764C">
        <w:rPr>
          <w:b/>
          <w:bCs/>
        </w:rPr>
        <w:t>Policy</w:t>
      </w:r>
    </w:p>
    <w:p w14:paraId="06A5B79E" w14:textId="77777777" w:rsidR="008C3F93" w:rsidRPr="0022764C" w:rsidRDefault="008C3F93" w:rsidP="008C3F93">
      <w:pPr>
        <w:pStyle w:val="BodyText"/>
        <w:numPr>
          <w:ilvl w:val="0"/>
          <w:numId w:val="343"/>
        </w:numPr>
        <w:ind w:left="454" w:hanging="454"/>
      </w:pPr>
      <w:r w:rsidRPr="0022764C">
        <w:lastRenderedPageBreak/>
        <w:t xml:space="preserve">costs </w:t>
      </w:r>
      <w:r w:rsidRPr="0022764C">
        <w:rPr>
          <w:b/>
          <w:bCs/>
        </w:rPr>
        <w:t>You</w:t>
      </w:r>
      <w:r w:rsidRPr="0022764C">
        <w:t xml:space="preserve"> incur to prepare for an internal disciplinary hearing, grievance or appeal </w:t>
      </w:r>
    </w:p>
    <w:p w14:paraId="1E81E7DE" w14:textId="77777777" w:rsidR="008C3F93" w:rsidRPr="0022764C" w:rsidRDefault="008C3F93" w:rsidP="008C3F93">
      <w:pPr>
        <w:pStyle w:val="BodyText"/>
        <w:numPr>
          <w:ilvl w:val="0"/>
          <w:numId w:val="343"/>
        </w:numPr>
        <w:ind w:left="454" w:hanging="454"/>
      </w:pPr>
      <w:r w:rsidRPr="0022764C">
        <w:t xml:space="preserve">a pension scheme where actions are brought by ten or more </w:t>
      </w:r>
      <w:r w:rsidRPr="0022764C">
        <w:rPr>
          <w:b/>
        </w:rPr>
        <w:t>Employees</w:t>
      </w:r>
      <w:r w:rsidRPr="0022764C">
        <w:t xml:space="preserve"> or ex-</w:t>
      </w:r>
      <w:r w:rsidRPr="0022764C">
        <w:rPr>
          <w:b/>
        </w:rPr>
        <w:t>Employees</w:t>
      </w:r>
      <w:r w:rsidRPr="0022764C">
        <w:t>.</w:t>
      </w:r>
    </w:p>
    <w:p w14:paraId="78A8E8D9" w14:textId="77777777" w:rsidR="008C3F93" w:rsidRPr="0022764C" w:rsidRDefault="008C3F93" w:rsidP="008C3F93">
      <w:pPr>
        <w:pStyle w:val="Heading3"/>
      </w:pPr>
      <w:r w:rsidRPr="0022764C">
        <w:t>Employment Compensation Awards</w:t>
      </w:r>
    </w:p>
    <w:p w14:paraId="02F9CC67" w14:textId="77777777" w:rsidR="008C3F93" w:rsidRPr="0022764C" w:rsidRDefault="008C3F93" w:rsidP="008C3F93">
      <w:pPr>
        <w:pStyle w:val="BodyText"/>
      </w:pPr>
      <w:r w:rsidRPr="0022764C">
        <w:t xml:space="preserve">Following a claim </w:t>
      </w:r>
      <w:r w:rsidRPr="0022764C">
        <w:rPr>
          <w:b/>
          <w:bCs/>
        </w:rPr>
        <w:t>We</w:t>
      </w:r>
      <w:r w:rsidRPr="0022764C">
        <w:t xml:space="preserve"> have accepted under Insured Event Employment, the </w:t>
      </w:r>
      <w:r w:rsidRPr="0022764C">
        <w:rPr>
          <w:b/>
          <w:bCs/>
        </w:rPr>
        <w:t>Insurer</w:t>
      </w:r>
      <w:r w:rsidRPr="0022764C">
        <w:t xml:space="preserve"> will pay any</w:t>
      </w:r>
    </w:p>
    <w:p w14:paraId="44233527" w14:textId="77777777" w:rsidR="008C3F93" w:rsidRPr="0022764C" w:rsidRDefault="008C3F93" w:rsidP="008C3F93">
      <w:pPr>
        <w:pStyle w:val="BodyText"/>
        <w:numPr>
          <w:ilvl w:val="0"/>
          <w:numId w:val="344"/>
        </w:numPr>
        <w:ind w:left="454" w:hanging="454"/>
      </w:pPr>
      <w:r w:rsidRPr="0022764C">
        <w:t>basic and compensatory award or</w:t>
      </w:r>
    </w:p>
    <w:p w14:paraId="15BAF9AE" w14:textId="77777777" w:rsidR="008C3F93" w:rsidRPr="0022764C" w:rsidRDefault="008C3F93" w:rsidP="008C3F93">
      <w:pPr>
        <w:pStyle w:val="BodyText"/>
        <w:numPr>
          <w:ilvl w:val="0"/>
          <w:numId w:val="344"/>
        </w:numPr>
        <w:ind w:left="454" w:hanging="454"/>
      </w:pPr>
      <w:r w:rsidRPr="0022764C">
        <w:t xml:space="preserve">an amount agreed by </w:t>
      </w:r>
      <w:r w:rsidRPr="0022764C">
        <w:rPr>
          <w:b/>
          <w:bCs/>
        </w:rPr>
        <w:t>Us</w:t>
      </w:r>
      <w:r w:rsidRPr="0022764C">
        <w:t xml:space="preserve"> in settlement of a dispute.</w:t>
      </w:r>
    </w:p>
    <w:p w14:paraId="410950E4" w14:textId="77777777" w:rsidR="008C3F93" w:rsidRPr="0022764C" w:rsidRDefault="008C3F93" w:rsidP="008C3F93">
      <w:pPr>
        <w:pStyle w:val="BodyText"/>
        <w:rPr>
          <w:lang w:eastAsia="en-GB"/>
        </w:rPr>
      </w:pPr>
      <w:r w:rsidRPr="0022764C">
        <w:rPr>
          <w:lang w:eastAsia="en-GB"/>
        </w:rPr>
        <w:t>Provided that compensation is:</w:t>
      </w:r>
    </w:p>
    <w:p w14:paraId="1D711C03" w14:textId="77777777" w:rsidR="008C3F93" w:rsidRPr="0022764C" w:rsidRDefault="008C3F93" w:rsidP="008C3F93">
      <w:pPr>
        <w:pStyle w:val="BodyText"/>
        <w:numPr>
          <w:ilvl w:val="0"/>
          <w:numId w:val="345"/>
        </w:numPr>
        <w:ind w:left="454" w:hanging="454"/>
      </w:pPr>
      <w:r w:rsidRPr="0022764C">
        <w:t xml:space="preserve">agreed through mediation, conciliation or under a settlement approved by </w:t>
      </w:r>
      <w:r w:rsidRPr="0022764C">
        <w:rPr>
          <w:b/>
          <w:bCs/>
        </w:rPr>
        <w:t>Us</w:t>
      </w:r>
      <w:r w:rsidRPr="0022764C">
        <w:t xml:space="preserve"> in advance or</w:t>
      </w:r>
    </w:p>
    <w:p w14:paraId="174C691F" w14:textId="77777777" w:rsidR="008C3F93" w:rsidRPr="0022764C" w:rsidRDefault="008C3F93" w:rsidP="008C3F93">
      <w:pPr>
        <w:pStyle w:val="BodyText"/>
        <w:numPr>
          <w:ilvl w:val="0"/>
          <w:numId w:val="345"/>
        </w:numPr>
        <w:ind w:left="454" w:hanging="454"/>
      </w:pPr>
      <w:r w:rsidRPr="0022764C">
        <w:t>awarded by a tribunal judgment after full argument unless given by default.</w:t>
      </w:r>
    </w:p>
    <w:p w14:paraId="69698F6B" w14:textId="77777777" w:rsidR="008C3F93" w:rsidRPr="0022764C" w:rsidRDefault="008C3F93" w:rsidP="008C3F93">
      <w:pPr>
        <w:pStyle w:val="Heading3"/>
      </w:pPr>
      <w:r w:rsidRPr="0022764C">
        <w:t>What is not covered under Employment Compensation Awards</w:t>
      </w:r>
    </w:p>
    <w:p w14:paraId="11AFEED0" w14:textId="77777777" w:rsidR="008C3F93" w:rsidRPr="0022764C" w:rsidRDefault="008C3F93" w:rsidP="008C3F93">
      <w:pPr>
        <w:pStyle w:val="BodyText"/>
        <w:numPr>
          <w:ilvl w:val="0"/>
          <w:numId w:val="346"/>
        </w:numPr>
        <w:ind w:left="454" w:hanging="454"/>
      </w:pPr>
      <w:r w:rsidRPr="0022764C">
        <w:t xml:space="preserve">Money due to an </w:t>
      </w:r>
      <w:r w:rsidRPr="0022764C">
        <w:rPr>
          <w:b/>
        </w:rPr>
        <w:t>Employee</w:t>
      </w:r>
      <w:r w:rsidRPr="0022764C">
        <w:t xml:space="preserve"> under a contract or a statutory provision relating thereto.</w:t>
      </w:r>
    </w:p>
    <w:p w14:paraId="25696D78" w14:textId="77777777" w:rsidR="008C3F93" w:rsidRPr="0022764C" w:rsidRDefault="008C3F93" w:rsidP="008C3F93">
      <w:pPr>
        <w:pStyle w:val="BodyText"/>
        <w:numPr>
          <w:ilvl w:val="0"/>
          <w:numId w:val="346"/>
        </w:numPr>
        <w:ind w:left="454" w:hanging="454"/>
      </w:pPr>
      <w:r w:rsidRPr="0022764C">
        <w:t>Compensation awards or settlements relating to</w:t>
      </w:r>
    </w:p>
    <w:p w14:paraId="58994825" w14:textId="77777777" w:rsidR="008C3F93" w:rsidRPr="0022764C" w:rsidRDefault="008C3F93" w:rsidP="008C3F93">
      <w:pPr>
        <w:pStyle w:val="BodyText"/>
        <w:numPr>
          <w:ilvl w:val="0"/>
          <w:numId w:val="347"/>
        </w:numPr>
        <w:ind w:left="908" w:hanging="454"/>
      </w:pPr>
      <w:r w:rsidRPr="0022764C">
        <w:t>trade union membership, industrial or labour arbitration or collective bargaining agreements</w:t>
      </w:r>
    </w:p>
    <w:p w14:paraId="0B718C16" w14:textId="77777777" w:rsidR="008C3F93" w:rsidRPr="0022764C" w:rsidRDefault="008C3F93" w:rsidP="008C3F93">
      <w:pPr>
        <w:pStyle w:val="BodyText"/>
        <w:numPr>
          <w:ilvl w:val="0"/>
          <w:numId w:val="347"/>
        </w:numPr>
        <w:ind w:left="908" w:hanging="454"/>
      </w:pPr>
      <w:r w:rsidRPr="0022764C">
        <w:t>civil claims or statutory rights relating to trustees of occupational pension schemes.</w:t>
      </w:r>
    </w:p>
    <w:p w14:paraId="1E17D6E6" w14:textId="77777777" w:rsidR="008C3F93" w:rsidRPr="0022764C" w:rsidRDefault="008C3F93" w:rsidP="008C3F93">
      <w:pPr>
        <w:pStyle w:val="Heading3"/>
      </w:pPr>
      <w:r w:rsidRPr="0022764C">
        <w:t>Employment Restrictive Covenants</w:t>
      </w:r>
    </w:p>
    <w:p w14:paraId="139C0428" w14:textId="77777777" w:rsidR="008C3F93" w:rsidRPr="0022764C" w:rsidRDefault="008C3F93" w:rsidP="008C3F93">
      <w:pPr>
        <w:pStyle w:val="BodyText"/>
        <w:numPr>
          <w:ilvl w:val="0"/>
          <w:numId w:val="348"/>
        </w:numPr>
        <w:ind w:left="454" w:hanging="454"/>
      </w:pPr>
      <w:r w:rsidRPr="0022764C">
        <w:t xml:space="preserve">A dispute with </w:t>
      </w:r>
      <w:r w:rsidRPr="0022764C">
        <w:rPr>
          <w:b/>
          <w:bCs/>
        </w:rPr>
        <w:t xml:space="preserve">Your </w:t>
      </w:r>
      <w:r w:rsidRPr="0022764C">
        <w:rPr>
          <w:b/>
        </w:rPr>
        <w:t>Employee</w:t>
      </w:r>
      <w:r w:rsidRPr="0022764C">
        <w:t xml:space="preserve"> or ex-</w:t>
      </w:r>
      <w:r w:rsidRPr="0022764C">
        <w:rPr>
          <w:b/>
        </w:rPr>
        <w:t>Employee</w:t>
      </w:r>
      <w:r w:rsidRPr="0022764C">
        <w:t xml:space="preserve"> which arises from their breach of a restrictive covenant where </w:t>
      </w:r>
      <w:r w:rsidRPr="0022764C">
        <w:rPr>
          <w:b/>
          <w:bCs/>
        </w:rPr>
        <w:t>You</w:t>
      </w:r>
      <w:r w:rsidRPr="0022764C">
        <w:t xml:space="preserve"> are seeking financial remedy or damages. </w:t>
      </w:r>
    </w:p>
    <w:p w14:paraId="63583AC3" w14:textId="77777777" w:rsidR="008C3F93" w:rsidRPr="0022764C" w:rsidRDefault="008C3F93" w:rsidP="008C3F93">
      <w:pPr>
        <w:pStyle w:val="BodyText"/>
        <w:ind w:left="454"/>
      </w:pPr>
      <w:r w:rsidRPr="0022764C">
        <w:t xml:space="preserve">Provided that the restrictive covenant </w:t>
      </w:r>
    </w:p>
    <w:p w14:paraId="4AD32893" w14:textId="77777777" w:rsidR="008C3F93" w:rsidRPr="0022764C" w:rsidRDefault="008C3F93" w:rsidP="008C3F93">
      <w:pPr>
        <w:pStyle w:val="BodyText"/>
        <w:numPr>
          <w:ilvl w:val="0"/>
          <w:numId w:val="349"/>
        </w:numPr>
        <w:ind w:left="908" w:hanging="454"/>
      </w:pPr>
      <w:r w:rsidRPr="0022764C">
        <w:t xml:space="preserve">is designed to protect </w:t>
      </w:r>
      <w:r w:rsidRPr="0022764C">
        <w:rPr>
          <w:b/>
          <w:bCs/>
        </w:rPr>
        <w:t>Your</w:t>
      </w:r>
      <w:r w:rsidRPr="0022764C">
        <w:t xml:space="preserve"> legitimate business interests, for a period not exceeding 12 months and</w:t>
      </w:r>
    </w:p>
    <w:p w14:paraId="21C87229" w14:textId="77777777" w:rsidR="008C3F93" w:rsidRPr="0022764C" w:rsidRDefault="008C3F93" w:rsidP="008C3F93">
      <w:pPr>
        <w:pStyle w:val="BodyText"/>
        <w:numPr>
          <w:ilvl w:val="0"/>
          <w:numId w:val="349"/>
        </w:numPr>
        <w:ind w:left="908" w:hanging="454"/>
      </w:pPr>
      <w:r w:rsidRPr="0022764C">
        <w:t xml:space="preserve">is evidenced in writing and signed by </w:t>
      </w:r>
      <w:r w:rsidRPr="0022764C">
        <w:rPr>
          <w:b/>
          <w:bCs/>
        </w:rPr>
        <w:t>Your</w:t>
      </w:r>
      <w:r w:rsidRPr="0022764C">
        <w:rPr>
          <w:b/>
        </w:rPr>
        <w:t xml:space="preserve"> Employee</w:t>
      </w:r>
      <w:r w:rsidRPr="0022764C">
        <w:t xml:space="preserve"> or ex-</w:t>
      </w:r>
      <w:r w:rsidRPr="0022764C">
        <w:rPr>
          <w:b/>
        </w:rPr>
        <w:t>Employee</w:t>
      </w:r>
      <w:r w:rsidRPr="0022764C">
        <w:t xml:space="preserve"> and</w:t>
      </w:r>
    </w:p>
    <w:p w14:paraId="21D051CF" w14:textId="77777777" w:rsidR="008C3F93" w:rsidRPr="0022764C" w:rsidRDefault="008C3F93" w:rsidP="008C3F93">
      <w:pPr>
        <w:pStyle w:val="BodyText"/>
        <w:numPr>
          <w:ilvl w:val="0"/>
          <w:numId w:val="349"/>
        </w:numPr>
        <w:ind w:left="908" w:hanging="454"/>
      </w:pPr>
      <w:r w:rsidRPr="0022764C">
        <w:rPr>
          <w:rFonts w:eastAsia="Times New Roman"/>
        </w:rPr>
        <w:t xml:space="preserve">extends no further than is reasonably necessary to protect </w:t>
      </w:r>
      <w:r w:rsidRPr="0022764C">
        <w:t>the</w:t>
      </w:r>
      <w:r w:rsidRPr="0022764C">
        <w:rPr>
          <w:rFonts w:eastAsia="Times New Roman"/>
        </w:rPr>
        <w:t xml:space="preserve"> </w:t>
      </w:r>
      <w:r w:rsidRPr="0022764C">
        <w:rPr>
          <w:rFonts w:eastAsia="Times New Roman"/>
          <w:b/>
          <w:bCs/>
        </w:rPr>
        <w:t>Business</w:t>
      </w:r>
      <w:r w:rsidRPr="0022764C">
        <w:rPr>
          <w:rFonts w:eastAsia="Times New Roman"/>
        </w:rPr>
        <w:t xml:space="preserve"> interests</w:t>
      </w:r>
      <w:r w:rsidRPr="0022764C">
        <w:t>.</w:t>
      </w:r>
    </w:p>
    <w:p w14:paraId="4FDF2D8B" w14:textId="77777777" w:rsidR="008C3F93" w:rsidRPr="0022764C" w:rsidRDefault="008C3F93" w:rsidP="008C3F93">
      <w:pPr>
        <w:pStyle w:val="BodyText"/>
        <w:numPr>
          <w:ilvl w:val="0"/>
          <w:numId w:val="348"/>
        </w:numPr>
        <w:ind w:left="454" w:hanging="454"/>
      </w:pPr>
      <w:r w:rsidRPr="0022764C">
        <w:t xml:space="preserve">A dispute with another party who alleges that </w:t>
      </w:r>
      <w:r w:rsidRPr="0022764C">
        <w:rPr>
          <w:b/>
          <w:bCs/>
        </w:rPr>
        <w:t>You</w:t>
      </w:r>
      <w:r w:rsidRPr="0022764C">
        <w:t xml:space="preserve"> have breached their legal rights protected by a restrictive covenant.</w:t>
      </w:r>
    </w:p>
    <w:p w14:paraId="3FE301F1" w14:textId="77777777" w:rsidR="008C3F93" w:rsidRPr="0022764C" w:rsidRDefault="008C3F93" w:rsidP="008C3F93">
      <w:pPr>
        <w:pStyle w:val="Heading3"/>
      </w:pPr>
      <w:r w:rsidRPr="0022764C">
        <w:t>Tax Disputes</w:t>
      </w:r>
    </w:p>
    <w:p w14:paraId="02CE493B" w14:textId="77777777" w:rsidR="008C3F93" w:rsidRPr="0022764C" w:rsidRDefault="008C3F93" w:rsidP="008C3F93">
      <w:pPr>
        <w:pStyle w:val="BodyText"/>
        <w:numPr>
          <w:ilvl w:val="0"/>
          <w:numId w:val="350"/>
        </w:numPr>
        <w:ind w:left="454" w:hanging="454"/>
      </w:pPr>
      <w:r w:rsidRPr="0022764C">
        <w:t xml:space="preserve">A formally notified enquiry into </w:t>
      </w:r>
      <w:r w:rsidRPr="0022764C">
        <w:rPr>
          <w:b/>
          <w:bCs/>
        </w:rPr>
        <w:t>Your Business</w:t>
      </w:r>
      <w:r w:rsidRPr="0022764C">
        <w:t xml:space="preserve"> tax.</w:t>
      </w:r>
    </w:p>
    <w:p w14:paraId="3EDC0545" w14:textId="77777777" w:rsidR="008C3F93" w:rsidRPr="0022764C" w:rsidRDefault="008C3F93" w:rsidP="008C3F93">
      <w:pPr>
        <w:pStyle w:val="BodyText"/>
        <w:numPr>
          <w:ilvl w:val="0"/>
          <w:numId w:val="350"/>
        </w:numPr>
        <w:ind w:left="454" w:hanging="454"/>
      </w:pPr>
      <w:r w:rsidRPr="0022764C">
        <w:t>A dispute about</w:t>
      </w:r>
      <w:r w:rsidRPr="0022764C">
        <w:rPr>
          <w:b/>
          <w:bCs/>
        </w:rPr>
        <w:t xml:space="preserve"> Your</w:t>
      </w:r>
      <w:r w:rsidRPr="0022764C">
        <w:t xml:space="preserve"> compliance with HMRC regulations relating to</w:t>
      </w:r>
      <w:r w:rsidRPr="0022764C">
        <w:rPr>
          <w:b/>
          <w:bCs/>
        </w:rPr>
        <w:t xml:space="preserve"> Your</w:t>
      </w:r>
      <w:r w:rsidRPr="0022764C">
        <w:t xml:space="preserve"> </w:t>
      </w:r>
      <w:r w:rsidRPr="0022764C">
        <w:rPr>
          <w:b/>
        </w:rPr>
        <w:t>Employees</w:t>
      </w:r>
      <w:r w:rsidRPr="0022764C">
        <w:t>, workers or payments to contractors.</w:t>
      </w:r>
    </w:p>
    <w:p w14:paraId="19C301B0" w14:textId="77777777" w:rsidR="008C3F93" w:rsidRPr="0022764C" w:rsidRDefault="008C3F93" w:rsidP="008C3F93">
      <w:pPr>
        <w:pStyle w:val="BodyText"/>
        <w:numPr>
          <w:ilvl w:val="0"/>
          <w:numId w:val="350"/>
        </w:numPr>
        <w:ind w:left="454" w:hanging="454"/>
      </w:pPr>
      <w:r w:rsidRPr="0022764C">
        <w:t>A dispute with HMRC about Value Added Tax.</w:t>
      </w:r>
    </w:p>
    <w:p w14:paraId="69246A58" w14:textId="77777777" w:rsidR="008C3F93" w:rsidRPr="0022764C" w:rsidRDefault="008C3F93" w:rsidP="008C3F93">
      <w:pPr>
        <w:pStyle w:val="BodyText"/>
        <w:ind w:left="454"/>
      </w:pPr>
      <w:r w:rsidRPr="0022764C">
        <w:t xml:space="preserve">Provided that: </w:t>
      </w:r>
    </w:p>
    <w:p w14:paraId="35108EA8" w14:textId="77777777" w:rsidR="008C3F93" w:rsidRPr="0022764C" w:rsidRDefault="008C3F93" w:rsidP="008C3F93">
      <w:pPr>
        <w:pStyle w:val="BodyText"/>
        <w:numPr>
          <w:ilvl w:val="0"/>
          <w:numId w:val="351"/>
        </w:numPr>
        <w:ind w:left="908" w:hanging="454"/>
      </w:pPr>
      <w:r w:rsidRPr="0022764C">
        <w:rPr>
          <w:b/>
          <w:bCs/>
        </w:rPr>
        <w:t xml:space="preserve">You </w:t>
      </w:r>
      <w:r w:rsidRPr="0022764C">
        <w:t>maintain proper records in accordance with legal requirements and</w:t>
      </w:r>
    </w:p>
    <w:p w14:paraId="573D90F5" w14:textId="461F122D" w:rsidR="008C3F93" w:rsidRPr="0022764C" w:rsidRDefault="008C3F93" w:rsidP="008C3F93">
      <w:pPr>
        <w:pStyle w:val="BodyText"/>
        <w:numPr>
          <w:ilvl w:val="0"/>
          <w:numId w:val="351"/>
        </w:numPr>
        <w:ind w:left="908" w:hanging="454"/>
      </w:pPr>
      <w:r w:rsidRPr="0022764C">
        <w:t xml:space="preserve">in respect of any appealable </w:t>
      </w:r>
      <w:del w:id="179" w:author="stuart wolstenholme" w:date="2026-05-29T12:38:00Z" w16du:dateUtc="2026-05-29T11:38:00Z">
        <w:r w:rsidRPr="0022764C" w:rsidDel="00BB79CB">
          <w:delText>matter</w:delText>
        </w:r>
      </w:del>
      <w:ins w:id="180" w:author="stuart wolstenholme" w:date="2026-05-29T12:38:00Z" w16du:dateUtc="2026-05-29T11:38:00Z">
        <w:r w:rsidR="00BB79CB" w:rsidRPr="0022764C">
          <w:t>matter,</w:t>
        </w:r>
      </w:ins>
      <w:r w:rsidRPr="0022764C">
        <w:t xml:space="preserve"> </w:t>
      </w:r>
      <w:r w:rsidRPr="0022764C">
        <w:rPr>
          <w:b/>
          <w:bCs/>
        </w:rPr>
        <w:t>You</w:t>
      </w:r>
      <w:r w:rsidRPr="0022764C">
        <w:t xml:space="preserve"> have requested an internal review from HMRC where available.</w:t>
      </w:r>
    </w:p>
    <w:p w14:paraId="6FEEDD3E" w14:textId="77777777" w:rsidR="008C3F93" w:rsidRPr="0022764C" w:rsidRDefault="008C3F93" w:rsidP="008C3F93">
      <w:pPr>
        <w:pStyle w:val="Heading3"/>
      </w:pPr>
      <w:r w:rsidRPr="0022764C">
        <w:t>What is not covered under Tax Disputes</w:t>
      </w:r>
    </w:p>
    <w:p w14:paraId="39AA9659" w14:textId="77777777" w:rsidR="008C3F93" w:rsidRPr="0022764C" w:rsidRDefault="008C3F93" w:rsidP="008C3F93">
      <w:pPr>
        <w:pStyle w:val="BodyText"/>
        <w:rPr>
          <w:b/>
          <w:bCs/>
        </w:rPr>
      </w:pPr>
      <w:r w:rsidRPr="0022764C">
        <w:t>Any claim arising from or relating to:</w:t>
      </w:r>
    </w:p>
    <w:p w14:paraId="6056B3DD" w14:textId="77777777" w:rsidR="008C3F93" w:rsidRPr="0022764C" w:rsidRDefault="008C3F93" w:rsidP="008C3F93">
      <w:pPr>
        <w:pStyle w:val="BodyText"/>
        <w:numPr>
          <w:ilvl w:val="0"/>
          <w:numId w:val="352"/>
        </w:numPr>
        <w:ind w:left="454" w:hanging="454"/>
      </w:pPr>
      <w:r w:rsidRPr="0022764C">
        <w:t>tax returns which are submitted late or for any other reason, result in HMRC imposing a penalty, or which contain careless and/or deliberate misstatements or omissions</w:t>
      </w:r>
    </w:p>
    <w:p w14:paraId="793F15D3" w14:textId="77777777" w:rsidR="008C3F93" w:rsidRPr="0022764C" w:rsidRDefault="008C3F93" w:rsidP="008C3F93">
      <w:pPr>
        <w:pStyle w:val="BodyText"/>
        <w:numPr>
          <w:ilvl w:val="0"/>
          <w:numId w:val="352"/>
        </w:numPr>
        <w:ind w:left="454" w:hanging="454"/>
      </w:pPr>
      <w:r w:rsidRPr="0022764C">
        <w:t>an investigation by the Fraud Investigation Service of HMRC</w:t>
      </w:r>
    </w:p>
    <w:p w14:paraId="0435391D" w14:textId="77777777" w:rsidR="008C3F93" w:rsidRPr="0022764C" w:rsidRDefault="008C3F93" w:rsidP="008C3F93">
      <w:pPr>
        <w:pStyle w:val="BodyText"/>
        <w:numPr>
          <w:ilvl w:val="0"/>
          <w:numId w:val="352"/>
        </w:numPr>
        <w:ind w:left="454" w:hanging="454"/>
      </w:pPr>
      <w:r w:rsidRPr="0022764C">
        <w:t xml:space="preserve">circumstances where the Disclosure of Tax Avoidance Scheme Regulations apply or should apply </w:t>
      </w:r>
      <w:r w:rsidRPr="0022764C">
        <w:rPr>
          <w:bCs/>
        </w:rPr>
        <w:t>to</w:t>
      </w:r>
      <w:r w:rsidRPr="0022764C">
        <w:t xml:space="preserve"> </w:t>
      </w:r>
      <w:r w:rsidRPr="0022764C">
        <w:rPr>
          <w:b/>
        </w:rPr>
        <w:t>Your</w:t>
      </w:r>
      <w:r w:rsidRPr="0022764C">
        <w:t xml:space="preserve"> financial arrangements</w:t>
      </w:r>
    </w:p>
    <w:p w14:paraId="08DCD1F3" w14:textId="77777777" w:rsidR="008C3F93" w:rsidRPr="0022764C" w:rsidRDefault="008C3F93" w:rsidP="008C3F93">
      <w:pPr>
        <w:pStyle w:val="BodyText"/>
        <w:numPr>
          <w:ilvl w:val="0"/>
          <w:numId w:val="352"/>
        </w:numPr>
        <w:ind w:left="454" w:hanging="454"/>
      </w:pPr>
      <w:r w:rsidRPr="0022764C">
        <w:t>any enquiry that concerns assets, monies or wealth outside of Great Britain and Northern Ireland</w:t>
      </w:r>
    </w:p>
    <w:p w14:paraId="1A6F0489" w14:textId="77777777" w:rsidR="008C3F93" w:rsidRPr="0022764C" w:rsidRDefault="008C3F93" w:rsidP="008C3F93">
      <w:pPr>
        <w:pStyle w:val="BodyText"/>
        <w:numPr>
          <w:ilvl w:val="0"/>
          <w:numId w:val="352"/>
        </w:numPr>
        <w:ind w:left="454" w:hanging="454"/>
      </w:pPr>
      <w:r w:rsidRPr="0022764C">
        <w:rPr>
          <w:b/>
          <w:bCs/>
        </w:rPr>
        <w:t>Your</w:t>
      </w:r>
      <w:r w:rsidRPr="0022764C">
        <w:t xml:space="preserve"> failure to register for VAT.</w:t>
      </w:r>
    </w:p>
    <w:p w14:paraId="300DCA85" w14:textId="77777777" w:rsidR="008C3F93" w:rsidRPr="0022764C" w:rsidRDefault="008C3F93" w:rsidP="008C3F93">
      <w:pPr>
        <w:pStyle w:val="Heading3"/>
      </w:pPr>
      <w:r w:rsidRPr="0022764C">
        <w:t>Property</w:t>
      </w:r>
    </w:p>
    <w:p w14:paraId="1C1F267D" w14:textId="77777777" w:rsidR="008C3F93" w:rsidRPr="0022764C" w:rsidRDefault="008C3F93" w:rsidP="008C3F93">
      <w:pPr>
        <w:pStyle w:val="BodyText"/>
      </w:pPr>
      <w:r w:rsidRPr="0022764C">
        <w:t xml:space="preserve">A dispute relating to material property which </w:t>
      </w:r>
      <w:r w:rsidRPr="0022764C">
        <w:rPr>
          <w:b/>
          <w:bCs/>
        </w:rPr>
        <w:t>You</w:t>
      </w:r>
      <w:r w:rsidRPr="0022764C">
        <w:t xml:space="preserve"> own or is </w:t>
      </w:r>
      <w:r w:rsidRPr="0022764C">
        <w:rPr>
          <w:b/>
          <w:bCs/>
        </w:rPr>
        <w:t>Your</w:t>
      </w:r>
      <w:r w:rsidRPr="0022764C">
        <w:t xml:space="preserve"> responsibility:</w:t>
      </w:r>
    </w:p>
    <w:p w14:paraId="7214388A" w14:textId="77777777" w:rsidR="008C3F93" w:rsidRPr="0022764C" w:rsidRDefault="008C3F93" w:rsidP="008C3F93">
      <w:pPr>
        <w:pStyle w:val="BodyText"/>
        <w:numPr>
          <w:ilvl w:val="0"/>
          <w:numId w:val="353"/>
        </w:numPr>
        <w:ind w:left="454" w:hanging="454"/>
      </w:pPr>
      <w:r w:rsidRPr="0022764C">
        <w:t xml:space="preserve">following an event which causes physical damage to </w:t>
      </w:r>
      <w:r w:rsidRPr="0022764C">
        <w:rPr>
          <w:b/>
          <w:bCs/>
        </w:rPr>
        <w:t>Your</w:t>
      </w:r>
      <w:r w:rsidRPr="0022764C">
        <w:rPr>
          <w:b/>
        </w:rPr>
        <w:t xml:space="preserve"> </w:t>
      </w:r>
      <w:r w:rsidRPr="0022764C">
        <w:t>material property</w:t>
      </w:r>
    </w:p>
    <w:p w14:paraId="0CC9E9A4" w14:textId="77777777" w:rsidR="008C3F93" w:rsidRPr="0022764C" w:rsidRDefault="008C3F93" w:rsidP="008C3F93">
      <w:pPr>
        <w:pStyle w:val="BodyText"/>
        <w:numPr>
          <w:ilvl w:val="0"/>
          <w:numId w:val="353"/>
        </w:numPr>
        <w:ind w:left="454" w:hanging="454"/>
      </w:pPr>
      <w:r w:rsidRPr="0022764C">
        <w:t xml:space="preserve">following a public or private nuisance or trespass </w:t>
      </w:r>
    </w:p>
    <w:p w14:paraId="3914F472" w14:textId="77777777" w:rsidR="008C3F93" w:rsidRPr="0022764C" w:rsidRDefault="008C3F93" w:rsidP="008C3F93">
      <w:pPr>
        <w:pStyle w:val="BodyText"/>
        <w:numPr>
          <w:ilvl w:val="0"/>
          <w:numId w:val="353"/>
        </w:numPr>
        <w:ind w:left="454" w:hanging="454"/>
      </w:pPr>
      <w:r w:rsidRPr="0022764C">
        <w:t xml:space="preserve">which </w:t>
      </w:r>
      <w:r w:rsidRPr="0022764C">
        <w:rPr>
          <w:b/>
          <w:bCs/>
        </w:rPr>
        <w:t xml:space="preserve">You </w:t>
      </w:r>
      <w:r w:rsidRPr="0022764C">
        <w:t xml:space="preserve">wish to recover or repossess from an </w:t>
      </w:r>
      <w:r w:rsidRPr="0022764C">
        <w:rPr>
          <w:b/>
        </w:rPr>
        <w:t>Employee</w:t>
      </w:r>
      <w:r w:rsidRPr="0022764C">
        <w:t xml:space="preserve"> or ex-</w:t>
      </w:r>
      <w:r w:rsidRPr="0022764C">
        <w:rPr>
          <w:b/>
        </w:rPr>
        <w:t>Employee</w:t>
      </w:r>
      <w:r w:rsidRPr="0022764C">
        <w:t>.</w:t>
      </w:r>
    </w:p>
    <w:p w14:paraId="73F29845" w14:textId="77777777" w:rsidR="008C3F93" w:rsidRPr="0022764C" w:rsidRDefault="008C3F93" w:rsidP="008C3F93">
      <w:pPr>
        <w:pStyle w:val="Heading3"/>
      </w:pPr>
      <w:r w:rsidRPr="0022764C">
        <w:t>What is not covered under Property</w:t>
      </w:r>
    </w:p>
    <w:p w14:paraId="3CC88D9F" w14:textId="77777777" w:rsidR="008C3F93" w:rsidRPr="0022764C" w:rsidRDefault="008C3F93" w:rsidP="008C3F93">
      <w:pPr>
        <w:pStyle w:val="BodyText"/>
      </w:pPr>
      <w:r w:rsidRPr="0022764C">
        <w:t>Any claim arising from or relating to:</w:t>
      </w:r>
    </w:p>
    <w:p w14:paraId="74EDDEA8" w14:textId="77777777" w:rsidR="008C3F93" w:rsidRPr="0022764C" w:rsidRDefault="008C3F93" w:rsidP="008C3F93">
      <w:pPr>
        <w:pStyle w:val="BodyText"/>
        <w:numPr>
          <w:ilvl w:val="0"/>
          <w:numId w:val="354"/>
        </w:numPr>
        <w:ind w:left="454" w:hanging="454"/>
      </w:pPr>
      <w:r w:rsidRPr="0022764C">
        <w:t xml:space="preserve">a contract between </w:t>
      </w:r>
      <w:r w:rsidRPr="0022764C">
        <w:rPr>
          <w:b/>
          <w:bCs/>
        </w:rPr>
        <w:t>You</w:t>
      </w:r>
      <w:r w:rsidRPr="0022764C">
        <w:t xml:space="preserve"> and a third party except for a claim under Property 3 above</w:t>
      </w:r>
    </w:p>
    <w:p w14:paraId="6483C153" w14:textId="77777777" w:rsidR="008C3F93" w:rsidRPr="0022764C" w:rsidRDefault="008C3F93" w:rsidP="008C3F93">
      <w:pPr>
        <w:pStyle w:val="BodyText"/>
        <w:numPr>
          <w:ilvl w:val="0"/>
          <w:numId w:val="354"/>
        </w:numPr>
        <w:ind w:left="454" w:hanging="454"/>
      </w:pPr>
      <w:r w:rsidRPr="0022764C">
        <w:t xml:space="preserve">goods lent or hired out </w:t>
      </w:r>
    </w:p>
    <w:p w14:paraId="2D9C7561" w14:textId="77777777" w:rsidR="008C3F93" w:rsidRPr="0022764C" w:rsidRDefault="008C3F93" w:rsidP="008C3F93">
      <w:pPr>
        <w:pStyle w:val="BodyText"/>
        <w:numPr>
          <w:ilvl w:val="0"/>
          <w:numId w:val="354"/>
        </w:numPr>
        <w:ind w:left="454" w:hanging="454"/>
      </w:pPr>
      <w:r w:rsidRPr="0022764C">
        <w:t>compulsory purchase, demolition restrictions, controls or permissions placed on land or property by any government, local or public authority.</w:t>
      </w:r>
    </w:p>
    <w:p w14:paraId="664FD71D" w14:textId="77777777" w:rsidR="008C3F93" w:rsidRPr="0022764C" w:rsidRDefault="008C3F93" w:rsidP="008C3F93">
      <w:pPr>
        <w:pStyle w:val="Heading3"/>
      </w:pPr>
      <w:r w:rsidRPr="0022764C">
        <w:t>Legal Defence</w:t>
      </w:r>
    </w:p>
    <w:p w14:paraId="1FFC5B50" w14:textId="77777777" w:rsidR="008C3F93" w:rsidRPr="0022764C" w:rsidRDefault="008C3F93" w:rsidP="008C3F93">
      <w:pPr>
        <w:pStyle w:val="BodyText"/>
        <w:numPr>
          <w:ilvl w:val="0"/>
          <w:numId w:val="355"/>
        </w:numPr>
        <w:ind w:left="454" w:hanging="454"/>
      </w:pPr>
      <w:r w:rsidRPr="0022764C">
        <w:t xml:space="preserve">A criminal investigation and/or enquiry by: </w:t>
      </w:r>
    </w:p>
    <w:p w14:paraId="2F47D57E" w14:textId="77777777" w:rsidR="008C3F93" w:rsidRPr="0022764C" w:rsidRDefault="008C3F93" w:rsidP="008C3F93">
      <w:pPr>
        <w:pStyle w:val="BodyText"/>
        <w:numPr>
          <w:ilvl w:val="0"/>
          <w:numId w:val="356"/>
        </w:numPr>
        <w:ind w:left="908" w:hanging="454"/>
      </w:pPr>
      <w:r w:rsidRPr="0022764C">
        <w:t>the police</w:t>
      </w:r>
    </w:p>
    <w:p w14:paraId="71D61CE9" w14:textId="77777777" w:rsidR="008C3F93" w:rsidRPr="0022764C" w:rsidRDefault="008C3F93" w:rsidP="008C3F93">
      <w:pPr>
        <w:pStyle w:val="BodyText"/>
        <w:numPr>
          <w:ilvl w:val="0"/>
          <w:numId w:val="356"/>
        </w:numPr>
        <w:ind w:left="908" w:hanging="454"/>
      </w:pPr>
      <w:r w:rsidRPr="0022764C">
        <w:t>other body with the power to prosecute</w:t>
      </w:r>
    </w:p>
    <w:p w14:paraId="3E200431" w14:textId="77777777" w:rsidR="008C3F93" w:rsidRPr="0022764C" w:rsidRDefault="008C3F93" w:rsidP="008C3F93">
      <w:pPr>
        <w:pStyle w:val="BodyText"/>
        <w:ind w:left="454"/>
      </w:pPr>
      <w:r w:rsidRPr="0022764C">
        <w:t xml:space="preserve">where it is suspected that an offence may have been committed that could lead to the </w:t>
      </w:r>
      <w:r w:rsidRPr="0022764C">
        <w:rPr>
          <w:b/>
        </w:rPr>
        <w:t>Insured</w:t>
      </w:r>
      <w:r w:rsidRPr="0022764C">
        <w:t xml:space="preserve"> being prosecuted.</w:t>
      </w:r>
    </w:p>
    <w:p w14:paraId="6D4D94DA" w14:textId="77777777" w:rsidR="008C3F93" w:rsidRPr="0022764C" w:rsidRDefault="008C3F93" w:rsidP="008C3F93">
      <w:pPr>
        <w:pStyle w:val="BodyText"/>
        <w:numPr>
          <w:ilvl w:val="0"/>
          <w:numId w:val="355"/>
        </w:numPr>
        <w:ind w:left="454" w:hanging="454"/>
      </w:pPr>
      <w:r w:rsidRPr="0022764C">
        <w:t xml:space="preserve">The charge for an offence or alleged offence which leads to the </w:t>
      </w:r>
      <w:r w:rsidRPr="0022764C">
        <w:rPr>
          <w:b/>
          <w:bCs/>
        </w:rPr>
        <w:t>I</w:t>
      </w:r>
      <w:r w:rsidRPr="0022764C">
        <w:rPr>
          <w:b/>
        </w:rPr>
        <w:t>nsured</w:t>
      </w:r>
      <w:r w:rsidRPr="0022764C">
        <w:t xml:space="preserve"> being prosecuted in a court of criminal jurisdiction.</w:t>
      </w:r>
    </w:p>
    <w:p w14:paraId="54547338" w14:textId="77777777" w:rsidR="008C3F93" w:rsidRPr="0022764C" w:rsidRDefault="008C3F93" w:rsidP="008C3F93">
      <w:pPr>
        <w:pStyle w:val="Heading3"/>
      </w:pPr>
      <w:r w:rsidRPr="0022764C">
        <w:lastRenderedPageBreak/>
        <w:t>What is not covered under Legal Defence</w:t>
      </w:r>
    </w:p>
    <w:p w14:paraId="46D50748" w14:textId="77777777" w:rsidR="008C3F93" w:rsidRPr="0022764C" w:rsidRDefault="008C3F93" w:rsidP="008C3F93">
      <w:pPr>
        <w:pStyle w:val="BodyText"/>
      </w:pPr>
      <w:r w:rsidRPr="0022764C">
        <w:t>Any claim relating to a parking offence.</w:t>
      </w:r>
    </w:p>
    <w:p w14:paraId="75852A1F" w14:textId="77777777" w:rsidR="008C3F93" w:rsidRPr="0022764C" w:rsidRDefault="008C3F93" w:rsidP="008C3F93">
      <w:pPr>
        <w:pStyle w:val="Heading3"/>
      </w:pPr>
      <w:r w:rsidRPr="0022764C">
        <w:t xml:space="preserve">Compliance &amp; Regulation </w:t>
      </w:r>
    </w:p>
    <w:p w14:paraId="10ADE6B8" w14:textId="77777777" w:rsidR="008C3F93" w:rsidRPr="0022764C" w:rsidRDefault="008C3F93" w:rsidP="008C3F93">
      <w:pPr>
        <w:pStyle w:val="BodyText"/>
        <w:numPr>
          <w:ilvl w:val="0"/>
          <w:numId w:val="357"/>
        </w:numPr>
        <w:ind w:left="454" w:hanging="454"/>
      </w:pPr>
      <w:r w:rsidRPr="0022764C">
        <w:t xml:space="preserve">Receipt of a Statutory Notice that imposes terms against which </w:t>
      </w:r>
      <w:r w:rsidRPr="0022764C">
        <w:rPr>
          <w:b/>
          <w:bCs/>
        </w:rPr>
        <w:t>You</w:t>
      </w:r>
      <w:r w:rsidRPr="0022764C">
        <w:t xml:space="preserve"> wish to appeal.</w:t>
      </w:r>
    </w:p>
    <w:p w14:paraId="7A78D344" w14:textId="77777777" w:rsidR="008C3F93" w:rsidRPr="0022764C" w:rsidRDefault="008C3F93" w:rsidP="008C3F93">
      <w:pPr>
        <w:pStyle w:val="BodyText"/>
        <w:numPr>
          <w:ilvl w:val="0"/>
          <w:numId w:val="357"/>
        </w:numPr>
        <w:ind w:left="454" w:hanging="454"/>
      </w:pPr>
      <w:r w:rsidRPr="0022764C">
        <w:t>Notice of a formal investigation or disciplinary hearing by any professional or regulatory body.</w:t>
      </w:r>
    </w:p>
    <w:p w14:paraId="084DE146" w14:textId="77777777" w:rsidR="008C3F93" w:rsidRPr="0022764C" w:rsidRDefault="008C3F93" w:rsidP="008C3F93">
      <w:pPr>
        <w:pStyle w:val="BodyText"/>
        <w:numPr>
          <w:ilvl w:val="0"/>
          <w:numId w:val="357"/>
        </w:numPr>
        <w:ind w:left="454" w:hanging="454"/>
      </w:pPr>
      <w:r w:rsidRPr="0022764C">
        <w:t>A civil action alleging wrongful arrest arising from an allegation of theft.</w:t>
      </w:r>
    </w:p>
    <w:p w14:paraId="2EC800CA" w14:textId="77777777" w:rsidR="008C3F93" w:rsidRPr="0022764C" w:rsidRDefault="008C3F93" w:rsidP="008C3F93">
      <w:pPr>
        <w:pStyle w:val="BodyText"/>
        <w:numPr>
          <w:ilvl w:val="0"/>
          <w:numId w:val="357"/>
        </w:numPr>
        <w:ind w:left="454" w:hanging="454"/>
      </w:pPr>
      <w:r w:rsidRPr="0022764C">
        <w:t xml:space="preserve">A claim against </w:t>
      </w:r>
      <w:r w:rsidRPr="0022764C">
        <w:rPr>
          <w:b/>
          <w:bCs/>
        </w:rPr>
        <w:t>You</w:t>
      </w:r>
      <w:r w:rsidRPr="0022764C">
        <w:t xml:space="preserve"> for compensation under the Data Protection Act 2018 provided that</w:t>
      </w:r>
    </w:p>
    <w:p w14:paraId="49D30E5D" w14:textId="77777777" w:rsidR="008C3F93" w:rsidRPr="0022764C" w:rsidRDefault="008C3F93" w:rsidP="008C3F93">
      <w:pPr>
        <w:pStyle w:val="BodyText"/>
        <w:numPr>
          <w:ilvl w:val="0"/>
          <w:numId w:val="358"/>
        </w:numPr>
        <w:ind w:left="908" w:hanging="454"/>
      </w:pPr>
      <w:r w:rsidRPr="0022764C">
        <w:rPr>
          <w:b/>
          <w:bCs/>
        </w:rPr>
        <w:t>You</w:t>
      </w:r>
      <w:r w:rsidRPr="0022764C">
        <w:t xml:space="preserve"> are registered with the Information Commissioner</w:t>
      </w:r>
    </w:p>
    <w:p w14:paraId="40DADC7A" w14:textId="77777777" w:rsidR="008C3F93" w:rsidRPr="0022764C" w:rsidRDefault="008C3F93" w:rsidP="008C3F93">
      <w:pPr>
        <w:pStyle w:val="BodyText"/>
        <w:numPr>
          <w:ilvl w:val="0"/>
          <w:numId w:val="358"/>
        </w:numPr>
        <w:ind w:left="908" w:hanging="454"/>
      </w:pPr>
      <w:r w:rsidRPr="0022764C">
        <w:rPr>
          <w:b/>
          <w:bCs/>
        </w:rPr>
        <w:t>You</w:t>
      </w:r>
      <w:r w:rsidRPr="0022764C">
        <w:t xml:space="preserve"> are able to evidence that </w:t>
      </w:r>
      <w:r w:rsidRPr="0022764C">
        <w:rPr>
          <w:b/>
          <w:bCs/>
        </w:rPr>
        <w:t>You</w:t>
      </w:r>
      <w:r w:rsidRPr="0022764C">
        <w:rPr>
          <w:b/>
        </w:rPr>
        <w:t xml:space="preserve"> </w:t>
      </w:r>
      <w:r w:rsidRPr="0022764C">
        <w:t>have in place a process to</w:t>
      </w:r>
    </w:p>
    <w:p w14:paraId="2749143B" w14:textId="77777777" w:rsidR="008C3F93" w:rsidRPr="0022764C" w:rsidRDefault="008C3F93" w:rsidP="008C3F93">
      <w:pPr>
        <w:pStyle w:val="BodyText"/>
        <w:numPr>
          <w:ilvl w:val="0"/>
          <w:numId w:val="360"/>
        </w:numPr>
        <w:ind w:left="1361" w:hanging="454"/>
      </w:pPr>
      <w:r w:rsidRPr="0022764C">
        <w:t xml:space="preserve">investigate complaints from data subjects regarding a breach of their privacy rights </w:t>
      </w:r>
    </w:p>
    <w:p w14:paraId="3999E217" w14:textId="77777777" w:rsidR="008C3F93" w:rsidRPr="0022764C" w:rsidRDefault="008C3F93" w:rsidP="008C3F93">
      <w:pPr>
        <w:pStyle w:val="BodyText"/>
        <w:numPr>
          <w:ilvl w:val="0"/>
          <w:numId w:val="360"/>
        </w:numPr>
        <w:ind w:left="1361" w:hanging="454"/>
      </w:pPr>
      <w:r w:rsidRPr="0022764C">
        <w:t xml:space="preserve">offer suitable redress where a breach has occurred and that </w:t>
      </w:r>
      <w:r w:rsidRPr="0022764C">
        <w:rPr>
          <w:b/>
          <w:bCs/>
        </w:rPr>
        <w:t>Your</w:t>
      </w:r>
      <w:r w:rsidRPr="0022764C">
        <w:t xml:space="preserve"> complaints process has been fully engaged.</w:t>
      </w:r>
    </w:p>
    <w:p w14:paraId="5F837135" w14:textId="77777777" w:rsidR="008C3F93" w:rsidRPr="0022764C" w:rsidRDefault="008C3F93" w:rsidP="008C3F93">
      <w:pPr>
        <w:pStyle w:val="BodyText"/>
        <w:numPr>
          <w:ilvl w:val="0"/>
          <w:numId w:val="357"/>
        </w:numPr>
        <w:ind w:left="454" w:hanging="454"/>
      </w:pPr>
      <w:r w:rsidRPr="0022764C">
        <w:t xml:space="preserve">A civil action alleging that </w:t>
      </w:r>
      <w:r w:rsidRPr="0022764C">
        <w:rPr>
          <w:bCs/>
        </w:rPr>
        <w:t xml:space="preserve">an </w:t>
      </w:r>
      <w:r w:rsidRPr="0022764C">
        <w:rPr>
          <w:b/>
        </w:rPr>
        <w:t>Insured</w:t>
      </w:r>
      <w:r w:rsidRPr="0022764C">
        <w:t xml:space="preserve"> has </w:t>
      </w:r>
    </w:p>
    <w:p w14:paraId="509AEAD3" w14:textId="77777777" w:rsidR="008C3F93" w:rsidRPr="0022764C" w:rsidRDefault="008C3F93" w:rsidP="008C3F93">
      <w:pPr>
        <w:pStyle w:val="BodyText"/>
        <w:numPr>
          <w:ilvl w:val="0"/>
          <w:numId w:val="359"/>
        </w:numPr>
        <w:ind w:left="908" w:hanging="454"/>
      </w:pPr>
      <w:r w:rsidRPr="0022764C">
        <w:t>committed an act of unlawful discrimination; or</w:t>
      </w:r>
    </w:p>
    <w:p w14:paraId="622F820F" w14:textId="77777777" w:rsidR="008C3F93" w:rsidRPr="0022764C" w:rsidRDefault="008C3F93" w:rsidP="008C3F93">
      <w:pPr>
        <w:pStyle w:val="BodyText"/>
        <w:numPr>
          <w:ilvl w:val="0"/>
          <w:numId w:val="359"/>
        </w:numPr>
        <w:ind w:left="908" w:hanging="454"/>
      </w:pPr>
      <w:r w:rsidRPr="0022764C">
        <w:t xml:space="preserve">failed to correctly exercise their fiduciary duty as a trustee of a pension fund set up for the benefit of </w:t>
      </w:r>
      <w:r w:rsidRPr="0022764C">
        <w:rPr>
          <w:b/>
        </w:rPr>
        <w:t>Your Employees</w:t>
      </w:r>
      <w:r w:rsidRPr="0022764C">
        <w:rPr>
          <w:bCs/>
        </w:rPr>
        <w:t>.</w:t>
      </w:r>
    </w:p>
    <w:p w14:paraId="539D5862" w14:textId="77777777" w:rsidR="008C3F93" w:rsidRPr="0022764C" w:rsidRDefault="008C3F93" w:rsidP="008C3F93">
      <w:pPr>
        <w:pStyle w:val="Heading3"/>
      </w:pPr>
      <w:r w:rsidRPr="0022764C">
        <w:t xml:space="preserve">What is not covered under Compliance &amp; Regulation </w:t>
      </w:r>
    </w:p>
    <w:p w14:paraId="565486C2" w14:textId="77777777" w:rsidR="008C3F93" w:rsidRPr="0022764C" w:rsidRDefault="008C3F93" w:rsidP="008C3F93">
      <w:pPr>
        <w:pStyle w:val="BodyText"/>
      </w:pPr>
      <w:r w:rsidRPr="0022764C">
        <w:t>Any claim arising from or relating to:</w:t>
      </w:r>
    </w:p>
    <w:p w14:paraId="03C2B48B" w14:textId="77777777" w:rsidR="008C3F93" w:rsidRPr="0022764C" w:rsidRDefault="008C3F93" w:rsidP="008C3F93">
      <w:pPr>
        <w:pStyle w:val="BodyText"/>
        <w:numPr>
          <w:ilvl w:val="0"/>
          <w:numId w:val="361"/>
        </w:numPr>
        <w:ind w:left="454" w:hanging="454"/>
      </w:pPr>
      <w:r w:rsidRPr="0022764C">
        <w:t xml:space="preserve">the pursuit of an action by </w:t>
      </w:r>
      <w:r w:rsidRPr="0022764C">
        <w:rPr>
          <w:b/>
          <w:bCs/>
        </w:rPr>
        <w:t>You</w:t>
      </w:r>
      <w:r w:rsidRPr="0022764C">
        <w:t xml:space="preserve"> other than an appeal</w:t>
      </w:r>
    </w:p>
    <w:p w14:paraId="5F94F9D5" w14:textId="77777777" w:rsidR="008C3F93" w:rsidRPr="0022764C" w:rsidRDefault="008C3F93" w:rsidP="008C3F93">
      <w:pPr>
        <w:pStyle w:val="BodyText"/>
        <w:numPr>
          <w:ilvl w:val="0"/>
          <w:numId w:val="361"/>
        </w:numPr>
        <w:ind w:left="454" w:hanging="454"/>
      </w:pPr>
      <w:r w:rsidRPr="0022764C">
        <w:t>a routine inspection by a regulatory authority</w:t>
      </w:r>
    </w:p>
    <w:p w14:paraId="71414933" w14:textId="77777777" w:rsidR="008C3F93" w:rsidRPr="0022764C" w:rsidRDefault="008C3F93" w:rsidP="008C3F93">
      <w:pPr>
        <w:pStyle w:val="BodyText"/>
        <w:numPr>
          <w:ilvl w:val="0"/>
          <w:numId w:val="361"/>
        </w:numPr>
        <w:ind w:left="454" w:hanging="454"/>
      </w:pPr>
      <w:r w:rsidRPr="0022764C">
        <w:t>an enquiry, investigation or enforcement action by HMRC</w:t>
      </w:r>
    </w:p>
    <w:p w14:paraId="70A22E26" w14:textId="77777777" w:rsidR="008C3F93" w:rsidRPr="0022764C" w:rsidRDefault="008C3F93" w:rsidP="008C3F93">
      <w:pPr>
        <w:pStyle w:val="BodyText"/>
        <w:numPr>
          <w:ilvl w:val="0"/>
          <w:numId w:val="361"/>
        </w:numPr>
        <w:ind w:left="454" w:hanging="454"/>
      </w:pPr>
      <w:r w:rsidRPr="0022764C">
        <w:t xml:space="preserve">a claim brought against </w:t>
      </w:r>
      <w:r w:rsidRPr="0022764C">
        <w:rPr>
          <w:b/>
          <w:bCs/>
        </w:rPr>
        <w:t>Your Business</w:t>
      </w:r>
      <w:r w:rsidRPr="0022764C">
        <w:rPr>
          <w:b/>
        </w:rPr>
        <w:t xml:space="preserve"> </w:t>
      </w:r>
      <w:r w:rsidRPr="0022764C">
        <w:t>where unlawful discrimination has been alleged.</w:t>
      </w:r>
    </w:p>
    <w:p w14:paraId="18D15521" w14:textId="77777777" w:rsidR="008C3F93" w:rsidRPr="0022764C" w:rsidRDefault="008C3F93" w:rsidP="008C3F93">
      <w:pPr>
        <w:pStyle w:val="Heading3"/>
      </w:pPr>
      <w:r w:rsidRPr="0022764C">
        <w:t>Statutory Licence Appeals</w:t>
      </w:r>
    </w:p>
    <w:p w14:paraId="31BB8711" w14:textId="77777777" w:rsidR="008C3F93" w:rsidRPr="0022764C" w:rsidRDefault="008C3F93" w:rsidP="008C3F93">
      <w:pPr>
        <w:pStyle w:val="BodyText"/>
      </w:pPr>
      <w:r w:rsidRPr="0022764C">
        <w:t xml:space="preserve">An appeal against a formal written proposal by the relevant authority to alter, suspend, revoke or refuse to renew a licence or compulsory registration required to run </w:t>
      </w:r>
      <w:r w:rsidRPr="0022764C">
        <w:rPr>
          <w:b/>
          <w:bCs/>
        </w:rPr>
        <w:t>Your</w:t>
      </w:r>
      <w:r w:rsidRPr="0022764C">
        <w:rPr>
          <w:b/>
        </w:rPr>
        <w:t xml:space="preserve"> Business</w:t>
      </w:r>
      <w:r w:rsidRPr="0022764C">
        <w:t>.</w:t>
      </w:r>
    </w:p>
    <w:p w14:paraId="023953DF" w14:textId="77777777" w:rsidR="008C3F93" w:rsidRPr="0022764C" w:rsidRDefault="008C3F93" w:rsidP="008C3F93">
      <w:pPr>
        <w:pStyle w:val="Heading3"/>
      </w:pPr>
      <w:r w:rsidRPr="0022764C">
        <w:t>Loss of Earnings</w:t>
      </w:r>
    </w:p>
    <w:p w14:paraId="6C534A6E" w14:textId="77777777" w:rsidR="008C3F93" w:rsidRPr="0022764C" w:rsidRDefault="008C3F93" w:rsidP="008C3F93">
      <w:pPr>
        <w:pStyle w:val="BodyText"/>
      </w:pPr>
      <w:r w:rsidRPr="0022764C">
        <w:t xml:space="preserve">This </w:t>
      </w:r>
      <w:r w:rsidRPr="0022764C">
        <w:rPr>
          <w:b/>
          <w:bCs/>
        </w:rPr>
        <w:t>I</w:t>
      </w:r>
      <w:r w:rsidRPr="0022764C">
        <w:rPr>
          <w:b/>
        </w:rPr>
        <w:t xml:space="preserve">nsured’s </w:t>
      </w:r>
      <w:r w:rsidRPr="0022764C">
        <w:t xml:space="preserve">absence from work to attend court, tribunal, arbitration, regulatory proceedings or a professional body’s disciplinary hearing at the request of the </w:t>
      </w:r>
      <w:r w:rsidRPr="0022764C">
        <w:rPr>
          <w:b/>
          <w:bCs/>
        </w:rPr>
        <w:t>Appointed</w:t>
      </w:r>
      <w:r w:rsidRPr="0022764C">
        <w:t xml:space="preserve"> </w:t>
      </w:r>
      <w:r w:rsidRPr="0022764C">
        <w:rPr>
          <w:b/>
          <w:bCs/>
        </w:rPr>
        <w:t>Advisor</w:t>
      </w:r>
      <w:r w:rsidRPr="0022764C">
        <w:t xml:space="preserve"> or whilst on jury service which results in loss of earnings.</w:t>
      </w:r>
    </w:p>
    <w:p w14:paraId="525B558C" w14:textId="77777777" w:rsidR="008C3F93" w:rsidRPr="0022764C" w:rsidRDefault="008C3F93" w:rsidP="008C3F93">
      <w:pPr>
        <w:pStyle w:val="Heading3"/>
      </w:pPr>
      <w:r w:rsidRPr="0022764C">
        <w:t>What is not covered under Loss of Earnings</w:t>
      </w:r>
    </w:p>
    <w:p w14:paraId="14EDC8E2" w14:textId="77777777" w:rsidR="008C3F93" w:rsidRPr="0022764C" w:rsidRDefault="008C3F93" w:rsidP="008C3F93">
      <w:pPr>
        <w:pStyle w:val="BodyText"/>
      </w:pPr>
      <w:r w:rsidRPr="0022764C">
        <w:t>Any sum which can be recovered from the court.</w:t>
      </w:r>
    </w:p>
    <w:p w14:paraId="01404499" w14:textId="77777777" w:rsidR="008C3F93" w:rsidRPr="0022764C" w:rsidRDefault="008C3F93" w:rsidP="008C3F93">
      <w:pPr>
        <w:pStyle w:val="Heading3"/>
      </w:pPr>
      <w:r w:rsidRPr="0022764C">
        <w:t>Personal Injury</w:t>
      </w:r>
    </w:p>
    <w:p w14:paraId="1994416E" w14:textId="77777777" w:rsidR="008C3F93" w:rsidRPr="0022764C" w:rsidRDefault="008C3F93" w:rsidP="008C3F93">
      <w:pPr>
        <w:pStyle w:val="BodyText"/>
      </w:pPr>
      <w:r w:rsidRPr="0022764C">
        <w:t xml:space="preserve">An event that causes bodily injury to, or the death of, an </w:t>
      </w:r>
      <w:r w:rsidRPr="0022764C">
        <w:rPr>
          <w:b/>
        </w:rPr>
        <w:t>Insured</w:t>
      </w:r>
      <w:r w:rsidRPr="0022764C">
        <w:t>.</w:t>
      </w:r>
    </w:p>
    <w:p w14:paraId="679ED401" w14:textId="77777777" w:rsidR="008C3F93" w:rsidRPr="0022764C" w:rsidRDefault="008C3F93" w:rsidP="008C3F93">
      <w:pPr>
        <w:pStyle w:val="Heading3"/>
      </w:pPr>
      <w:r w:rsidRPr="0022764C">
        <w:t>What is not covered under Personal Injury</w:t>
      </w:r>
    </w:p>
    <w:p w14:paraId="533814CC" w14:textId="77777777" w:rsidR="008C3F93" w:rsidRPr="0022764C" w:rsidRDefault="008C3F93" w:rsidP="008C3F93">
      <w:pPr>
        <w:pStyle w:val="BodyText"/>
      </w:pPr>
      <w:r w:rsidRPr="0022764C">
        <w:t>Any claim arising from or relating to a condition, illness or disease which develops gradually over time.</w:t>
      </w:r>
    </w:p>
    <w:p w14:paraId="2982C3F5" w14:textId="77777777" w:rsidR="008C3F93" w:rsidRPr="0022764C" w:rsidRDefault="008C3F93" w:rsidP="008C3F93">
      <w:pPr>
        <w:pStyle w:val="Heading3"/>
      </w:pPr>
      <w:r w:rsidRPr="0022764C">
        <w:t>Executive Suite</w:t>
      </w:r>
    </w:p>
    <w:p w14:paraId="18A44C6C" w14:textId="77777777" w:rsidR="008C3F93" w:rsidRPr="0022764C" w:rsidRDefault="008C3F93" w:rsidP="008C3F93">
      <w:pPr>
        <w:pStyle w:val="BodyText"/>
      </w:pPr>
      <w:r w:rsidRPr="0022764C">
        <w:t xml:space="preserve">This Insured Event applies only to the principal, executive officers, directors and partners of </w:t>
      </w:r>
      <w:r w:rsidRPr="0022764C">
        <w:rPr>
          <w:b/>
          <w:bCs/>
        </w:rPr>
        <w:t>Your</w:t>
      </w:r>
      <w:r w:rsidRPr="0022764C">
        <w:t xml:space="preserve"> </w:t>
      </w:r>
      <w:r w:rsidRPr="0022764C">
        <w:rPr>
          <w:b/>
        </w:rPr>
        <w:t>Business</w:t>
      </w:r>
      <w:r w:rsidRPr="0022764C">
        <w:t xml:space="preserve">. </w:t>
      </w:r>
    </w:p>
    <w:p w14:paraId="72148A79" w14:textId="77777777" w:rsidR="008C3F93" w:rsidRPr="0022764C" w:rsidRDefault="008C3F93" w:rsidP="008C3F93">
      <w:pPr>
        <w:pStyle w:val="BodyText"/>
        <w:numPr>
          <w:ilvl w:val="0"/>
          <w:numId w:val="362"/>
        </w:numPr>
        <w:ind w:left="454" w:hanging="454"/>
      </w:pPr>
      <w:r w:rsidRPr="0022764C">
        <w:t xml:space="preserve">An HMRC enquiry into the executive’s personal tax affairs. </w:t>
      </w:r>
    </w:p>
    <w:p w14:paraId="1911297D" w14:textId="77777777" w:rsidR="008C3F93" w:rsidRPr="0022764C" w:rsidRDefault="008C3F93" w:rsidP="008C3F93">
      <w:pPr>
        <w:pStyle w:val="BodyText"/>
        <w:numPr>
          <w:ilvl w:val="0"/>
          <w:numId w:val="362"/>
        </w:numPr>
        <w:ind w:left="454" w:hanging="454"/>
      </w:pPr>
      <w:r w:rsidRPr="0022764C">
        <w:t xml:space="preserve">A motoring prosecution that arises from driving for personal, social or domestic use, including commuting to or from </w:t>
      </w:r>
      <w:r w:rsidRPr="0022764C">
        <w:rPr>
          <w:b/>
          <w:bCs/>
        </w:rPr>
        <w:t>Your</w:t>
      </w:r>
      <w:r w:rsidRPr="0022764C">
        <w:rPr>
          <w:b/>
        </w:rPr>
        <w:t xml:space="preserve"> Business</w:t>
      </w:r>
      <w:r w:rsidRPr="0022764C">
        <w:t>.</w:t>
      </w:r>
    </w:p>
    <w:p w14:paraId="427158AE" w14:textId="77777777" w:rsidR="008C3F93" w:rsidRPr="0022764C" w:rsidRDefault="008C3F93" w:rsidP="008C3F93">
      <w:pPr>
        <w:pStyle w:val="BodyText"/>
        <w:numPr>
          <w:ilvl w:val="0"/>
          <w:numId w:val="362"/>
        </w:numPr>
        <w:ind w:left="454" w:hanging="454"/>
      </w:pPr>
      <w:r w:rsidRPr="0022764C">
        <w:t>A claim that arises from personal identity theft provided that the person claiming has sought and followed advice from the Executive Suite - Identity Theft Resolution helpline.</w:t>
      </w:r>
    </w:p>
    <w:p w14:paraId="1163F4DD" w14:textId="77777777" w:rsidR="008C3F93" w:rsidRPr="0022764C" w:rsidRDefault="008C3F93" w:rsidP="008C3F93">
      <w:pPr>
        <w:pStyle w:val="BodyText"/>
        <w:numPr>
          <w:ilvl w:val="0"/>
          <w:numId w:val="362"/>
        </w:numPr>
        <w:ind w:left="454" w:hanging="454"/>
      </w:pPr>
      <w:r w:rsidRPr="0022764C">
        <w:t xml:space="preserve">A dispute that arises from the terms of </w:t>
      </w:r>
      <w:r w:rsidRPr="0022764C">
        <w:rPr>
          <w:b/>
          <w:bCs/>
        </w:rPr>
        <w:t>Your</w:t>
      </w:r>
      <w:r w:rsidRPr="0022764C">
        <w:t xml:space="preserve"> </w:t>
      </w:r>
      <w:r w:rsidRPr="0022764C">
        <w:rPr>
          <w:b/>
        </w:rPr>
        <w:t>Business</w:t>
      </w:r>
      <w:r w:rsidRPr="0022764C">
        <w:t xml:space="preserve"> partnership agreement that is to be referred to mediation. </w:t>
      </w:r>
    </w:p>
    <w:p w14:paraId="42B57A1B" w14:textId="77777777" w:rsidR="008C3F93" w:rsidRPr="0022764C" w:rsidRDefault="008C3F93" w:rsidP="008C3F93">
      <w:pPr>
        <w:pStyle w:val="BodyText"/>
        <w:numPr>
          <w:ilvl w:val="0"/>
          <w:numId w:val="362"/>
        </w:numPr>
        <w:ind w:left="454" w:hanging="454"/>
      </w:pPr>
      <w:r w:rsidRPr="0022764C">
        <w:t xml:space="preserve">Crisis communication as described in Insured Event Crisis Communication below shall be available to the principal, executive officers directors and partners of the </w:t>
      </w:r>
      <w:r w:rsidRPr="0022764C">
        <w:rPr>
          <w:b/>
        </w:rPr>
        <w:t>Business</w:t>
      </w:r>
      <w:r w:rsidRPr="0022764C">
        <w:t xml:space="preserve"> for matters occurring in their private and personal capacity that cause significant adverse publicity or reputational damage.</w:t>
      </w:r>
    </w:p>
    <w:p w14:paraId="471A4403" w14:textId="77777777" w:rsidR="008C3F93" w:rsidRPr="0022764C" w:rsidRDefault="008C3F93" w:rsidP="008C3F93">
      <w:pPr>
        <w:pStyle w:val="Heading3"/>
      </w:pPr>
      <w:r w:rsidRPr="0022764C">
        <w:t>What is not covered under Executive Suite</w:t>
      </w:r>
    </w:p>
    <w:p w14:paraId="55AFF7A3" w14:textId="77777777" w:rsidR="008C3F93" w:rsidRPr="0022764C" w:rsidRDefault="008C3F93" w:rsidP="008C3F93">
      <w:pPr>
        <w:pStyle w:val="BodyText"/>
        <w:numPr>
          <w:ilvl w:val="0"/>
          <w:numId w:val="363"/>
        </w:numPr>
        <w:ind w:left="454" w:hanging="454"/>
      </w:pPr>
      <w:r w:rsidRPr="0022764C">
        <w:t>Any claim arising from or relating to:</w:t>
      </w:r>
    </w:p>
    <w:p w14:paraId="5ABC0C2B" w14:textId="77777777" w:rsidR="008C3F93" w:rsidRPr="0022764C" w:rsidRDefault="008C3F93" w:rsidP="008C3F93">
      <w:pPr>
        <w:pStyle w:val="BodyText"/>
        <w:numPr>
          <w:ilvl w:val="0"/>
          <w:numId w:val="364"/>
        </w:numPr>
        <w:ind w:left="908" w:hanging="454"/>
      </w:pPr>
      <w:r w:rsidRPr="0022764C">
        <w:t>tax returns which are submitted late or for any other reason, result in HMRC imposing a penalty or which contain careless and/or deliberate misstatements or omissions</w:t>
      </w:r>
    </w:p>
    <w:p w14:paraId="7B2BB34C" w14:textId="77777777" w:rsidR="008C3F93" w:rsidRPr="0022764C" w:rsidRDefault="008C3F93" w:rsidP="008C3F93">
      <w:pPr>
        <w:pStyle w:val="BodyText"/>
        <w:numPr>
          <w:ilvl w:val="0"/>
          <w:numId w:val="364"/>
        </w:numPr>
        <w:ind w:left="908" w:hanging="454"/>
      </w:pPr>
      <w:r w:rsidRPr="0022764C">
        <w:t>an investigation by the Fraud Investigation Service of HMRC</w:t>
      </w:r>
    </w:p>
    <w:p w14:paraId="568A571B" w14:textId="77777777" w:rsidR="008C3F93" w:rsidRPr="0022764C" w:rsidRDefault="008C3F93" w:rsidP="008C3F93">
      <w:pPr>
        <w:pStyle w:val="BodyText"/>
        <w:numPr>
          <w:ilvl w:val="0"/>
          <w:numId w:val="364"/>
        </w:numPr>
        <w:ind w:left="908" w:hanging="454"/>
      </w:pPr>
      <w:r w:rsidRPr="0022764C">
        <w:t>circumstances where the Disclosure of Tax Avoidance Scheme Regulations apply or should apply to the executive’s financial arrangements</w:t>
      </w:r>
    </w:p>
    <w:p w14:paraId="143C8140" w14:textId="77777777" w:rsidR="008C3F93" w:rsidRPr="0022764C" w:rsidRDefault="008C3F93" w:rsidP="008C3F93">
      <w:pPr>
        <w:pStyle w:val="BodyText"/>
        <w:numPr>
          <w:ilvl w:val="0"/>
          <w:numId w:val="364"/>
        </w:numPr>
        <w:ind w:left="908" w:hanging="454"/>
      </w:pPr>
      <w:r w:rsidRPr="0022764C">
        <w:t>any enquiry that concerns assets, monies or wealth outside of the United Kingdom</w:t>
      </w:r>
    </w:p>
    <w:p w14:paraId="703730F0" w14:textId="77777777" w:rsidR="008C3F93" w:rsidRPr="0022764C" w:rsidRDefault="008C3F93" w:rsidP="008C3F93">
      <w:pPr>
        <w:pStyle w:val="BodyText"/>
        <w:numPr>
          <w:ilvl w:val="0"/>
          <w:numId w:val="364"/>
        </w:numPr>
        <w:ind w:left="908" w:hanging="454"/>
      </w:pPr>
      <w:r w:rsidRPr="0022764C">
        <w:t>a parking offence</w:t>
      </w:r>
    </w:p>
    <w:p w14:paraId="105D6C57" w14:textId="77777777" w:rsidR="008C3F93" w:rsidRPr="0022764C" w:rsidRDefault="008C3F93" w:rsidP="008C3F93">
      <w:pPr>
        <w:pStyle w:val="BodyText"/>
        <w:numPr>
          <w:ilvl w:val="0"/>
          <w:numId w:val="364"/>
        </w:numPr>
        <w:ind w:left="908" w:hanging="454"/>
      </w:pPr>
      <w:r w:rsidRPr="0022764C">
        <w:t xml:space="preserve">costs incurred in excess of GBP 25,000 for a claim under Executive Suite 4 and 5 above. </w:t>
      </w:r>
    </w:p>
    <w:p w14:paraId="6B11F089" w14:textId="77777777" w:rsidR="008C3F93" w:rsidRPr="0022764C" w:rsidRDefault="008C3F93" w:rsidP="008C3F93">
      <w:pPr>
        <w:pStyle w:val="BodyText"/>
        <w:numPr>
          <w:ilvl w:val="0"/>
          <w:numId w:val="363"/>
        </w:numPr>
        <w:ind w:left="454" w:hanging="454"/>
      </w:pPr>
      <w:r w:rsidRPr="0022764C">
        <w:t>Crisis communication for a matter that has not actually resulted in adverse publicity appearing online, in print or broadcast.</w:t>
      </w:r>
    </w:p>
    <w:p w14:paraId="2A45BB0C" w14:textId="77777777" w:rsidR="008C3F93" w:rsidRPr="0022764C" w:rsidRDefault="008C3F93" w:rsidP="008C3F93">
      <w:pPr>
        <w:pStyle w:val="Heading3"/>
      </w:pPr>
      <w:r w:rsidRPr="0022764C">
        <w:t>Contract &amp; Debt Recovery</w:t>
      </w:r>
    </w:p>
    <w:p w14:paraId="502577D3" w14:textId="605F3F37" w:rsidR="008C3F93" w:rsidRPr="0022764C" w:rsidRDefault="008C3F93" w:rsidP="008C3F93">
      <w:pPr>
        <w:pStyle w:val="BodyText"/>
      </w:pPr>
      <w:r w:rsidRPr="0022764C">
        <w:t xml:space="preserve">A breach or alleged breach of an agreement or alleged agreement which has been entered into by </w:t>
      </w:r>
      <w:r w:rsidRPr="0022764C">
        <w:rPr>
          <w:b/>
          <w:bCs/>
        </w:rPr>
        <w:t xml:space="preserve">You </w:t>
      </w:r>
      <w:r w:rsidRPr="0022764C">
        <w:t xml:space="preserve">or on </w:t>
      </w:r>
      <w:r w:rsidRPr="0022764C">
        <w:rPr>
          <w:b/>
          <w:bCs/>
        </w:rPr>
        <w:t>Your</w:t>
      </w:r>
      <w:r w:rsidRPr="0022764C">
        <w:t xml:space="preserve"> </w:t>
      </w:r>
      <w:r w:rsidRPr="0022764C">
        <w:lastRenderedPageBreak/>
        <w:t xml:space="preserve">behalf to buy, sell, hire or lease goods or services or to rent </w:t>
      </w:r>
      <w:r w:rsidRPr="0022764C">
        <w:rPr>
          <w:b/>
          <w:bCs/>
        </w:rPr>
        <w:t>Your</w:t>
      </w:r>
      <w:r w:rsidRPr="0022764C">
        <w:t xml:space="preserve"> </w:t>
      </w:r>
      <w:r w:rsidRPr="0022764C">
        <w:rPr>
          <w:b/>
        </w:rPr>
        <w:t xml:space="preserve">Business </w:t>
      </w:r>
      <w:r w:rsidRPr="0022764C">
        <w:rPr>
          <w:bCs/>
        </w:rPr>
        <w:t>premises,</w:t>
      </w:r>
      <w:r w:rsidRPr="0022764C">
        <w:t xml:space="preserve"> provided that </w:t>
      </w:r>
      <w:r w:rsidRPr="0022764C">
        <w:rPr>
          <w:bCs/>
        </w:rPr>
        <w:t>if</w:t>
      </w:r>
      <w:r w:rsidRPr="0022764C">
        <w:t xml:space="preserve"> </w:t>
      </w:r>
      <w:r w:rsidRPr="0022764C">
        <w:rPr>
          <w:b/>
        </w:rPr>
        <w:t>You</w:t>
      </w:r>
      <w:r w:rsidRPr="0022764C">
        <w:t xml:space="preserve"> are claiming for an undisputed </w:t>
      </w:r>
      <w:del w:id="181" w:author="stuart wolstenholme" w:date="2026-05-29T12:38:00Z" w16du:dateUtc="2026-05-29T11:38:00Z">
        <w:r w:rsidRPr="0022764C" w:rsidDel="00BB79CB">
          <w:delText>debt</w:delText>
        </w:r>
      </w:del>
      <w:ins w:id="182" w:author="stuart wolstenholme" w:date="2026-05-29T12:38:00Z" w16du:dateUtc="2026-05-29T11:38:00Z">
        <w:r w:rsidR="00BB79CB" w:rsidRPr="0022764C">
          <w:t>debt,</w:t>
        </w:r>
      </w:ins>
      <w:r w:rsidRPr="0022764C">
        <w:t xml:space="preserve"> </w:t>
      </w:r>
      <w:r w:rsidRPr="0022764C">
        <w:rPr>
          <w:b/>
          <w:bCs/>
        </w:rPr>
        <w:t>You</w:t>
      </w:r>
      <w:r w:rsidRPr="0022764C">
        <w:t xml:space="preserve"> have exhausted </w:t>
      </w:r>
      <w:r w:rsidRPr="0022764C">
        <w:rPr>
          <w:b/>
          <w:bCs/>
        </w:rPr>
        <w:t xml:space="preserve">Your </w:t>
      </w:r>
      <w:r w:rsidRPr="0022764C">
        <w:t>normal credit control procedures.</w:t>
      </w:r>
    </w:p>
    <w:p w14:paraId="4872C9E5" w14:textId="77777777" w:rsidR="008C3F93" w:rsidRPr="0022764C" w:rsidRDefault="008C3F93" w:rsidP="008C3F93">
      <w:pPr>
        <w:pStyle w:val="Heading3"/>
      </w:pPr>
      <w:r w:rsidRPr="0022764C">
        <w:t>What is not covered under Contract &amp; Debt Recovery</w:t>
      </w:r>
    </w:p>
    <w:p w14:paraId="76B833C6" w14:textId="77777777" w:rsidR="008C3F93" w:rsidRPr="0022764C" w:rsidRDefault="008C3F93" w:rsidP="008C3F93">
      <w:pPr>
        <w:pStyle w:val="BodyText"/>
      </w:pPr>
      <w:r w:rsidRPr="0022764C">
        <w:t xml:space="preserve">Any claim arising from or relating to: </w:t>
      </w:r>
    </w:p>
    <w:p w14:paraId="13A72E1D" w14:textId="77777777" w:rsidR="008C3F93" w:rsidRPr="0022764C" w:rsidRDefault="008C3F93" w:rsidP="008C3F93">
      <w:pPr>
        <w:pStyle w:val="BodyText"/>
        <w:numPr>
          <w:ilvl w:val="0"/>
          <w:numId w:val="365"/>
        </w:numPr>
        <w:ind w:left="454" w:hanging="454"/>
      </w:pPr>
      <w:r w:rsidRPr="0022764C">
        <w:t>an amount which is less than GBP 200</w:t>
      </w:r>
    </w:p>
    <w:p w14:paraId="0FA0D9B1" w14:textId="77777777" w:rsidR="008C3F93" w:rsidRPr="0022764C" w:rsidRDefault="008C3F93" w:rsidP="008C3F93">
      <w:pPr>
        <w:pStyle w:val="BodyText"/>
        <w:numPr>
          <w:ilvl w:val="0"/>
          <w:numId w:val="365"/>
        </w:numPr>
        <w:ind w:left="454" w:hanging="454"/>
      </w:pPr>
      <w:r w:rsidRPr="0022764C">
        <w:t xml:space="preserve">a dispute with a tenant or leasee where </w:t>
      </w:r>
      <w:r w:rsidRPr="0022764C">
        <w:rPr>
          <w:b/>
          <w:bCs/>
        </w:rPr>
        <w:t>You</w:t>
      </w:r>
      <w:r w:rsidRPr="0022764C">
        <w:t xml:space="preserve"> are the landlord or lessor</w:t>
      </w:r>
    </w:p>
    <w:p w14:paraId="28CC15E5" w14:textId="77777777" w:rsidR="008C3F93" w:rsidRPr="0022764C" w:rsidRDefault="008C3F93" w:rsidP="008C3F93">
      <w:pPr>
        <w:pStyle w:val="BodyText"/>
        <w:numPr>
          <w:ilvl w:val="0"/>
          <w:numId w:val="365"/>
        </w:numPr>
        <w:ind w:left="454" w:hanging="454"/>
      </w:pPr>
      <w:r w:rsidRPr="0022764C">
        <w:t xml:space="preserve">the sale or purchase of land or buildings </w:t>
      </w:r>
    </w:p>
    <w:p w14:paraId="3870CDAE" w14:textId="77777777" w:rsidR="008C3F93" w:rsidRPr="0022764C" w:rsidRDefault="008C3F93" w:rsidP="008C3F93">
      <w:pPr>
        <w:pStyle w:val="BodyText"/>
        <w:numPr>
          <w:ilvl w:val="0"/>
          <w:numId w:val="365"/>
        </w:numPr>
        <w:ind w:left="454" w:hanging="454"/>
      </w:pPr>
      <w:r w:rsidRPr="0022764C">
        <w:t xml:space="preserve">loans, mortgages, endowments, pensions or any other financial product </w:t>
      </w:r>
    </w:p>
    <w:p w14:paraId="5A8F5DBB" w14:textId="77777777" w:rsidR="008C3F93" w:rsidRPr="0022764C" w:rsidRDefault="008C3F93" w:rsidP="008C3F93">
      <w:pPr>
        <w:pStyle w:val="BodyText"/>
        <w:numPr>
          <w:ilvl w:val="0"/>
          <w:numId w:val="365"/>
        </w:numPr>
        <w:ind w:left="454" w:hanging="454"/>
      </w:pPr>
      <w:r w:rsidRPr="0022764C">
        <w:t xml:space="preserve">computer hardware, software internet services or systems which </w:t>
      </w:r>
    </w:p>
    <w:p w14:paraId="490BC0C0" w14:textId="77777777" w:rsidR="008C3F93" w:rsidRPr="0022764C" w:rsidRDefault="008C3F93" w:rsidP="008C3F93">
      <w:pPr>
        <w:pStyle w:val="BodyText"/>
        <w:numPr>
          <w:ilvl w:val="0"/>
          <w:numId w:val="366"/>
        </w:numPr>
        <w:ind w:left="908" w:hanging="454"/>
      </w:pPr>
      <w:r w:rsidRPr="0022764C">
        <w:t xml:space="preserve">have been supplied by </w:t>
      </w:r>
      <w:r w:rsidRPr="0022764C">
        <w:rPr>
          <w:b/>
          <w:bCs/>
        </w:rPr>
        <w:t>You</w:t>
      </w:r>
      <w:r w:rsidRPr="0022764C">
        <w:t xml:space="preserve"> or </w:t>
      </w:r>
    </w:p>
    <w:p w14:paraId="62EE5C37" w14:textId="77777777" w:rsidR="008C3F93" w:rsidRPr="0022764C" w:rsidRDefault="008C3F93" w:rsidP="008C3F93">
      <w:pPr>
        <w:pStyle w:val="BodyText"/>
        <w:numPr>
          <w:ilvl w:val="0"/>
          <w:numId w:val="366"/>
        </w:numPr>
        <w:ind w:left="908" w:hanging="454"/>
      </w:pPr>
      <w:r w:rsidRPr="0022764C">
        <w:t xml:space="preserve">have been tailored to </w:t>
      </w:r>
      <w:r w:rsidRPr="0022764C">
        <w:rPr>
          <w:b/>
          <w:bCs/>
        </w:rPr>
        <w:t>Your</w:t>
      </w:r>
      <w:r w:rsidRPr="0022764C">
        <w:t xml:space="preserve"> requirements</w:t>
      </w:r>
    </w:p>
    <w:p w14:paraId="6D549B58" w14:textId="77777777" w:rsidR="008C3F93" w:rsidRPr="0022764C" w:rsidRDefault="008C3F93" w:rsidP="008C3F93">
      <w:pPr>
        <w:pStyle w:val="BodyText"/>
        <w:numPr>
          <w:ilvl w:val="0"/>
          <w:numId w:val="365"/>
        </w:numPr>
        <w:ind w:left="454" w:hanging="454"/>
      </w:pPr>
      <w:r w:rsidRPr="0022764C">
        <w:t xml:space="preserve">a breach or alleged breach of a professional duty by an </w:t>
      </w:r>
      <w:r w:rsidRPr="0022764C">
        <w:rPr>
          <w:b/>
        </w:rPr>
        <w:t>Insured</w:t>
      </w:r>
    </w:p>
    <w:p w14:paraId="61D8785A" w14:textId="77777777" w:rsidR="008C3F93" w:rsidRPr="0022764C" w:rsidRDefault="008C3F93" w:rsidP="008C3F93">
      <w:pPr>
        <w:pStyle w:val="BodyText"/>
        <w:numPr>
          <w:ilvl w:val="0"/>
          <w:numId w:val="365"/>
        </w:numPr>
        <w:ind w:left="454" w:hanging="454"/>
      </w:pPr>
      <w:r w:rsidRPr="0022764C">
        <w:t>the settlement payable under an insurance policy</w:t>
      </w:r>
    </w:p>
    <w:p w14:paraId="488DF86D" w14:textId="77777777" w:rsidR="008C3F93" w:rsidRPr="0022764C" w:rsidRDefault="008C3F93" w:rsidP="008C3F93">
      <w:pPr>
        <w:pStyle w:val="BodyText"/>
        <w:numPr>
          <w:ilvl w:val="0"/>
          <w:numId w:val="365"/>
        </w:numPr>
        <w:ind w:left="454" w:hanging="454"/>
      </w:pPr>
      <w:r w:rsidRPr="0022764C">
        <w:t xml:space="preserve">dispute relating to an </w:t>
      </w:r>
      <w:r w:rsidRPr="0022764C">
        <w:rPr>
          <w:b/>
        </w:rPr>
        <w:t>Employee</w:t>
      </w:r>
      <w:r w:rsidRPr="0022764C">
        <w:t xml:space="preserve"> or ex-</w:t>
      </w:r>
      <w:r w:rsidRPr="0022764C">
        <w:rPr>
          <w:b/>
        </w:rPr>
        <w:t>Employee</w:t>
      </w:r>
    </w:p>
    <w:p w14:paraId="09803E60" w14:textId="77777777" w:rsidR="008C3F93" w:rsidRPr="0022764C" w:rsidRDefault="008C3F93" w:rsidP="008C3F93">
      <w:pPr>
        <w:pStyle w:val="BodyText"/>
        <w:numPr>
          <w:ilvl w:val="0"/>
          <w:numId w:val="365"/>
        </w:numPr>
        <w:ind w:left="454" w:hanging="454"/>
      </w:pPr>
      <w:r w:rsidRPr="0022764C">
        <w:t>adjudication or arbitration.</w:t>
      </w:r>
    </w:p>
    <w:p w14:paraId="17E59503" w14:textId="77777777" w:rsidR="008C3F93" w:rsidRPr="0022764C" w:rsidRDefault="008C3F93" w:rsidP="008C3F93">
      <w:pPr>
        <w:pStyle w:val="Heading3"/>
      </w:pPr>
      <w:r w:rsidRPr="0022764C">
        <w:t>Crisis Communication</w:t>
      </w:r>
    </w:p>
    <w:p w14:paraId="5D92470A" w14:textId="77777777" w:rsidR="008C3F93" w:rsidRPr="0022764C" w:rsidRDefault="008C3F93" w:rsidP="008C3F93">
      <w:pPr>
        <w:pStyle w:val="BodyText"/>
      </w:pPr>
      <w:r w:rsidRPr="0022764C">
        <w:t xml:space="preserve">Following an event which causes significant adverse publicity or reputational damage which is likely to have a widespread financial impact on </w:t>
      </w:r>
      <w:r w:rsidRPr="0022764C">
        <w:rPr>
          <w:b/>
          <w:bCs/>
        </w:rPr>
        <w:t>Your</w:t>
      </w:r>
      <w:r w:rsidRPr="0022764C">
        <w:rPr>
          <w:b/>
        </w:rPr>
        <w:t xml:space="preserve"> Business</w:t>
      </w:r>
      <w:r w:rsidRPr="0022764C">
        <w:t xml:space="preserve">, </w:t>
      </w:r>
      <w:r w:rsidRPr="0022764C">
        <w:rPr>
          <w:b/>
          <w:bCs/>
        </w:rPr>
        <w:t>We</w:t>
      </w:r>
      <w:r w:rsidRPr="0022764C">
        <w:t xml:space="preserve"> will:</w:t>
      </w:r>
    </w:p>
    <w:p w14:paraId="4FBC3841" w14:textId="77777777" w:rsidR="008C3F93" w:rsidRPr="0022764C" w:rsidRDefault="008C3F93" w:rsidP="008C3F93">
      <w:pPr>
        <w:pStyle w:val="BodyText"/>
        <w:numPr>
          <w:ilvl w:val="0"/>
          <w:numId w:val="367"/>
        </w:numPr>
        <w:ind w:left="454" w:hanging="454"/>
      </w:pPr>
      <w:r w:rsidRPr="0022764C">
        <w:t xml:space="preserve">liaise with </w:t>
      </w:r>
      <w:r w:rsidRPr="0022764C">
        <w:rPr>
          <w:b/>
          <w:bCs/>
        </w:rPr>
        <w:t xml:space="preserve">You </w:t>
      </w:r>
      <w:r w:rsidRPr="0022764C">
        <w:t xml:space="preserve">and </w:t>
      </w:r>
      <w:r w:rsidRPr="0022764C">
        <w:rPr>
          <w:b/>
          <w:bCs/>
        </w:rPr>
        <w:t>Your</w:t>
      </w:r>
      <w:r w:rsidRPr="0022764C">
        <w:t xml:space="preserve"> solicitor (whether the solicitor is an </w:t>
      </w:r>
      <w:r w:rsidRPr="0022764C">
        <w:rPr>
          <w:b/>
          <w:bCs/>
        </w:rPr>
        <w:t>Appointed Advisor</w:t>
      </w:r>
      <w:r w:rsidRPr="0022764C">
        <w:t xml:space="preserve"> under this </w:t>
      </w:r>
      <w:r w:rsidRPr="0022764C">
        <w:rPr>
          <w:b/>
          <w:bCs/>
        </w:rPr>
        <w:t xml:space="preserve">Section </w:t>
      </w:r>
      <w:r w:rsidRPr="0022764C">
        <w:t>of the</w:t>
      </w:r>
      <w:r w:rsidRPr="0022764C">
        <w:rPr>
          <w:b/>
          <w:bCs/>
        </w:rPr>
        <w:t xml:space="preserve"> Policy</w:t>
      </w:r>
      <w:r w:rsidRPr="0022764C">
        <w:t xml:space="preserve">, or acts on </w:t>
      </w:r>
      <w:r w:rsidRPr="0022764C">
        <w:rPr>
          <w:b/>
          <w:bCs/>
        </w:rPr>
        <w:t xml:space="preserve">Your </w:t>
      </w:r>
      <w:r w:rsidRPr="0022764C">
        <w:t>behalf under any other policy) to draft a media statement or press release</w:t>
      </w:r>
    </w:p>
    <w:p w14:paraId="02C6E57E" w14:textId="77777777" w:rsidR="008C3F93" w:rsidRPr="0022764C" w:rsidRDefault="008C3F93" w:rsidP="008C3F93">
      <w:pPr>
        <w:pStyle w:val="BodyText"/>
        <w:numPr>
          <w:ilvl w:val="0"/>
          <w:numId w:val="367"/>
        </w:numPr>
        <w:ind w:left="454" w:hanging="454"/>
      </w:pPr>
      <w:r w:rsidRPr="0022764C">
        <w:t xml:space="preserve">prepare communication </w:t>
      </w:r>
      <w:r w:rsidRPr="0022764C">
        <w:rPr>
          <w:bCs/>
        </w:rPr>
        <w:t>for</w:t>
      </w:r>
      <w:r w:rsidRPr="0022764C">
        <w:t xml:space="preserve"> </w:t>
      </w:r>
      <w:r w:rsidRPr="0022764C">
        <w:rPr>
          <w:b/>
        </w:rPr>
        <w:t>Your</w:t>
      </w:r>
      <w:r w:rsidRPr="0022764C">
        <w:t xml:space="preserve"> staff, clients, patients, suppliers and/or a telephone or website script or social media messaging</w:t>
      </w:r>
    </w:p>
    <w:p w14:paraId="235EB804" w14:textId="77777777" w:rsidR="008C3F93" w:rsidRPr="0022764C" w:rsidRDefault="008C3F93" w:rsidP="008C3F93">
      <w:pPr>
        <w:pStyle w:val="BodyText"/>
        <w:numPr>
          <w:ilvl w:val="0"/>
          <w:numId w:val="367"/>
        </w:numPr>
        <w:ind w:left="454" w:hanging="454"/>
      </w:pPr>
      <w:r w:rsidRPr="0022764C">
        <w:t xml:space="preserve">arrange, support and represent an </w:t>
      </w:r>
      <w:r w:rsidRPr="0022764C">
        <w:rPr>
          <w:b/>
        </w:rPr>
        <w:t>Insured</w:t>
      </w:r>
      <w:r w:rsidRPr="0022764C">
        <w:t xml:space="preserve"> at an event which media will be reporting</w:t>
      </w:r>
    </w:p>
    <w:p w14:paraId="03C62F80" w14:textId="77777777" w:rsidR="008C3F93" w:rsidRPr="0022764C" w:rsidRDefault="008C3F93" w:rsidP="008C3F93">
      <w:pPr>
        <w:pStyle w:val="BodyText"/>
        <w:numPr>
          <w:ilvl w:val="0"/>
          <w:numId w:val="367"/>
        </w:numPr>
        <w:ind w:left="454" w:hanging="454"/>
      </w:pPr>
      <w:r w:rsidRPr="0022764C">
        <w:t xml:space="preserve">support the </w:t>
      </w:r>
      <w:r w:rsidRPr="0022764C">
        <w:rPr>
          <w:b/>
        </w:rPr>
        <w:t>Insured</w:t>
      </w:r>
      <w:r w:rsidRPr="0022764C">
        <w:t xml:space="preserve"> by taking phone calls/emails and managing interaction with media outlets</w:t>
      </w:r>
    </w:p>
    <w:p w14:paraId="6518F4E6" w14:textId="77777777" w:rsidR="008C3F93" w:rsidRPr="0022764C" w:rsidRDefault="008C3F93" w:rsidP="008C3F93">
      <w:pPr>
        <w:pStyle w:val="BodyText"/>
        <w:numPr>
          <w:ilvl w:val="0"/>
          <w:numId w:val="367"/>
        </w:numPr>
        <w:ind w:left="454" w:hanging="454"/>
      </w:pPr>
      <w:r w:rsidRPr="0022764C">
        <w:t xml:space="preserve">support and prepare the </w:t>
      </w:r>
      <w:r w:rsidRPr="0022764C">
        <w:rPr>
          <w:b/>
        </w:rPr>
        <w:t>Insured</w:t>
      </w:r>
      <w:r w:rsidRPr="0022764C">
        <w:t xml:space="preserve"> for media interviews </w:t>
      </w:r>
    </w:p>
    <w:p w14:paraId="09780CA0" w14:textId="77777777" w:rsidR="008C3F93" w:rsidRPr="0022764C" w:rsidRDefault="008C3F93" w:rsidP="008C3F93">
      <w:pPr>
        <w:pStyle w:val="BodyText"/>
      </w:pPr>
      <w:r w:rsidRPr="0022764C">
        <w:t xml:space="preserve">provided that </w:t>
      </w:r>
      <w:r w:rsidRPr="0022764C">
        <w:rPr>
          <w:b/>
          <w:bCs/>
        </w:rPr>
        <w:t>You</w:t>
      </w:r>
      <w:r w:rsidRPr="0022764C">
        <w:t xml:space="preserve"> have sought and followed advice from </w:t>
      </w:r>
      <w:r w:rsidRPr="0022764C">
        <w:rPr>
          <w:b/>
          <w:bCs/>
        </w:rPr>
        <w:t>Our</w:t>
      </w:r>
      <w:r w:rsidRPr="0022764C">
        <w:t xml:space="preserve"> Crisis Communication helpline.</w:t>
      </w:r>
    </w:p>
    <w:p w14:paraId="5D890D45" w14:textId="77777777" w:rsidR="008C3F93" w:rsidRPr="0022764C" w:rsidRDefault="008C3F93" w:rsidP="008C3F93">
      <w:pPr>
        <w:pStyle w:val="Heading3"/>
      </w:pPr>
      <w:r w:rsidRPr="0022764C">
        <w:t>What is not covered under Crisis Communication</w:t>
      </w:r>
    </w:p>
    <w:p w14:paraId="6DCF0447" w14:textId="77777777" w:rsidR="008C3F93" w:rsidRPr="0022764C" w:rsidRDefault="008C3F93" w:rsidP="008C3F93">
      <w:pPr>
        <w:pStyle w:val="BodyText"/>
      </w:pPr>
      <w:r w:rsidRPr="0022764C">
        <w:t xml:space="preserve">Any claim arising from or relating to: </w:t>
      </w:r>
    </w:p>
    <w:p w14:paraId="39E40D6E" w14:textId="77777777" w:rsidR="008C3F93" w:rsidRPr="0022764C" w:rsidRDefault="008C3F93" w:rsidP="008C3F93">
      <w:pPr>
        <w:pStyle w:val="BodyText"/>
        <w:numPr>
          <w:ilvl w:val="0"/>
          <w:numId w:val="368"/>
        </w:numPr>
        <w:ind w:left="454" w:hanging="454"/>
      </w:pPr>
      <w:r w:rsidRPr="0022764C">
        <w:t xml:space="preserve">matters that should be dealt with through </w:t>
      </w:r>
      <w:r w:rsidRPr="0022764C">
        <w:rPr>
          <w:b/>
          <w:bCs/>
        </w:rPr>
        <w:t>Your</w:t>
      </w:r>
      <w:r w:rsidRPr="0022764C">
        <w:t xml:space="preserve"> normal complaints procedures</w:t>
      </w:r>
    </w:p>
    <w:p w14:paraId="7CE415B1" w14:textId="77777777" w:rsidR="008C3F93" w:rsidRPr="0022764C" w:rsidRDefault="008C3F93" w:rsidP="008C3F93">
      <w:pPr>
        <w:pStyle w:val="BodyText"/>
        <w:numPr>
          <w:ilvl w:val="0"/>
          <w:numId w:val="368"/>
        </w:numPr>
        <w:ind w:left="454" w:hanging="454"/>
      </w:pPr>
      <w:r w:rsidRPr="0022764C">
        <w:t>a matter that has not actually resulted in adverse publicity appearing online, in print or broadcast</w:t>
      </w:r>
    </w:p>
    <w:p w14:paraId="5521143F" w14:textId="77777777" w:rsidR="008C3F93" w:rsidRPr="0022764C" w:rsidRDefault="008C3F93" w:rsidP="008C3F93">
      <w:pPr>
        <w:pStyle w:val="BodyText"/>
        <w:numPr>
          <w:ilvl w:val="0"/>
          <w:numId w:val="368"/>
        </w:numPr>
        <w:ind w:left="454" w:hanging="454"/>
      </w:pPr>
      <w:r w:rsidRPr="0022764C">
        <w:t>costs incurred in excess of GBP 25,000.</w:t>
      </w:r>
    </w:p>
    <w:p w14:paraId="711292EB" w14:textId="77777777" w:rsidR="008C3F93" w:rsidRPr="0022764C" w:rsidRDefault="008C3F93" w:rsidP="008C3F93">
      <w:pPr>
        <w:pStyle w:val="Heading1"/>
      </w:pPr>
      <w:r w:rsidRPr="0022764C">
        <w:t xml:space="preserve">Exclusions </w:t>
      </w:r>
    </w:p>
    <w:p w14:paraId="709B3FFF" w14:textId="77777777" w:rsidR="008C3F93" w:rsidRPr="0022764C" w:rsidRDefault="008C3F93" w:rsidP="008C3F93">
      <w:pPr>
        <w:pStyle w:val="BodyText"/>
      </w:pPr>
      <w:r w:rsidRPr="0022764C">
        <w:t xml:space="preserve">The </w:t>
      </w:r>
      <w:r w:rsidRPr="0022764C">
        <w:rPr>
          <w:b/>
          <w:bCs/>
        </w:rPr>
        <w:t xml:space="preserve">Insured </w:t>
      </w:r>
      <w:r w:rsidRPr="0022764C">
        <w:t>is not covered for any claim arising from or relating to:</w:t>
      </w:r>
    </w:p>
    <w:p w14:paraId="0EF318F1" w14:textId="77777777" w:rsidR="008C3F93" w:rsidRPr="0022764C" w:rsidRDefault="008C3F93" w:rsidP="008C3F93">
      <w:pPr>
        <w:pStyle w:val="BodyText"/>
        <w:numPr>
          <w:ilvl w:val="0"/>
          <w:numId w:val="314"/>
        </w:numPr>
        <w:ind w:left="454" w:hanging="454"/>
      </w:pPr>
      <w:r w:rsidRPr="0022764C">
        <w:t xml:space="preserve">any costs or compensation awards incurred without </w:t>
      </w:r>
      <w:r w:rsidRPr="0022764C">
        <w:rPr>
          <w:b/>
          <w:bCs/>
        </w:rPr>
        <w:t>Our</w:t>
      </w:r>
      <w:r w:rsidRPr="0022764C">
        <w:t xml:space="preserve"> consent</w:t>
      </w:r>
    </w:p>
    <w:p w14:paraId="1F10A068" w14:textId="77777777" w:rsidR="008C3F93" w:rsidRPr="0022764C" w:rsidRDefault="008C3F93" w:rsidP="008C3F93">
      <w:pPr>
        <w:pStyle w:val="BodyText"/>
        <w:numPr>
          <w:ilvl w:val="0"/>
          <w:numId w:val="314"/>
        </w:numPr>
        <w:ind w:left="454" w:hanging="454"/>
      </w:pPr>
      <w:r w:rsidRPr="0022764C">
        <w:t xml:space="preserve">any actual or alleged act, omission or dispute happening before, or existing at the start of the insurance provided by this </w:t>
      </w:r>
      <w:r w:rsidRPr="0022764C">
        <w:rPr>
          <w:b/>
          <w:bCs/>
        </w:rPr>
        <w:t xml:space="preserve">Section </w:t>
      </w:r>
      <w:r w:rsidRPr="0022764C">
        <w:t xml:space="preserve">of the </w:t>
      </w:r>
      <w:r w:rsidRPr="0022764C">
        <w:rPr>
          <w:b/>
          <w:bCs/>
        </w:rPr>
        <w:t>Policy</w:t>
      </w:r>
      <w:r w:rsidRPr="0022764C">
        <w:t xml:space="preserve">, and which the </w:t>
      </w:r>
      <w:r w:rsidRPr="0022764C">
        <w:rPr>
          <w:b/>
        </w:rPr>
        <w:t>Insured</w:t>
      </w:r>
      <w:r w:rsidRPr="0022764C">
        <w:t xml:space="preserve"> knew or ought reasonably to have known could lead to a claim</w:t>
      </w:r>
    </w:p>
    <w:p w14:paraId="5BE67ADD" w14:textId="77777777" w:rsidR="008C3F93" w:rsidRPr="0022764C" w:rsidRDefault="008C3F93" w:rsidP="008C3F93">
      <w:pPr>
        <w:pStyle w:val="BodyText"/>
        <w:numPr>
          <w:ilvl w:val="0"/>
          <w:numId w:val="314"/>
        </w:numPr>
        <w:ind w:left="454" w:hanging="454"/>
      </w:pPr>
      <w:r w:rsidRPr="0022764C">
        <w:t xml:space="preserve">an allegation against the </w:t>
      </w:r>
      <w:r w:rsidRPr="0022764C">
        <w:rPr>
          <w:b/>
        </w:rPr>
        <w:t>Insured</w:t>
      </w:r>
      <w:r w:rsidRPr="0022764C">
        <w:t xml:space="preserve"> involving:</w:t>
      </w:r>
    </w:p>
    <w:p w14:paraId="34045C42" w14:textId="77777777" w:rsidR="008C3F93" w:rsidRPr="0022764C" w:rsidRDefault="008C3F93" w:rsidP="008C3F93">
      <w:pPr>
        <w:pStyle w:val="BodyText"/>
        <w:numPr>
          <w:ilvl w:val="0"/>
          <w:numId w:val="315"/>
        </w:numPr>
        <w:ind w:left="908" w:hanging="454"/>
      </w:pPr>
      <w:r w:rsidRPr="0022764C">
        <w:t>assault, violence, malicious falsehood or defamation</w:t>
      </w:r>
    </w:p>
    <w:p w14:paraId="26542000" w14:textId="77777777" w:rsidR="008C3F93" w:rsidRPr="0022764C" w:rsidRDefault="008C3F93" w:rsidP="008C3F93">
      <w:pPr>
        <w:pStyle w:val="BodyText"/>
        <w:numPr>
          <w:ilvl w:val="0"/>
          <w:numId w:val="315"/>
        </w:numPr>
        <w:ind w:left="908" w:hanging="454"/>
      </w:pPr>
      <w:r w:rsidRPr="0022764C">
        <w:t>indecent or obscene materials</w:t>
      </w:r>
    </w:p>
    <w:p w14:paraId="045C798B" w14:textId="77777777" w:rsidR="008C3F93" w:rsidRPr="0022764C" w:rsidRDefault="008C3F93" w:rsidP="008C3F93">
      <w:pPr>
        <w:pStyle w:val="BodyText"/>
        <w:numPr>
          <w:ilvl w:val="0"/>
          <w:numId w:val="315"/>
        </w:numPr>
        <w:ind w:left="908" w:hanging="454"/>
      </w:pPr>
      <w:r w:rsidRPr="0022764C">
        <w:t>the use of alcohol or its unauthorised or unregulated manufacture, unlicensed dealing in alcohol or dealing in or using illegal drugs</w:t>
      </w:r>
    </w:p>
    <w:p w14:paraId="6AAF7F4B" w14:textId="77777777" w:rsidR="008C3F93" w:rsidRPr="0022764C" w:rsidRDefault="008C3F93" w:rsidP="008C3F93">
      <w:pPr>
        <w:pStyle w:val="BodyText"/>
        <w:numPr>
          <w:ilvl w:val="0"/>
          <w:numId w:val="315"/>
        </w:numPr>
        <w:ind w:left="908" w:hanging="454"/>
      </w:pPr>
      <w:r w:rsidRPr="0022764C">
        <w:t xml:space="preserve">illegal immigration </w:t>
      </w:r>
    </w:p>
    <w:p w14:paraId="69B34A1E" w14:textId="77777777" w:rsidR="008C3F93" w:rsidRPr="0022764C" w:rsidRDefault="008C3F93" w:rsidP="008C3F93">
      <w:pPr>
        <w:pStyle w:val="BodyText"/>
        <w:numPr>
          <w:ilvl w:val="0"/>
          <w:numId w:val="315"/>
        </w:numPr>
        <w:ind w:left="908" w:hanging="454"/>
      </w:pPr>
      <w:r w:rsidRPr="0022764C">
        <w:t>money laundering or bribery offences, breaches of international sanctions, fraud, or any other financial crime activities</w:t>
      </w:r>
    </w:p>
    <w:p w14:paraId="1E2F53FE" w14:textId="77777777" w:rsidR="008C3F93" w:rsidRPr="0022764C" w:rsidRDefault="008C3F93" w:rsidP="008C3F93">
      <w:pPr>
        <w:pStyle w:val="BodyText"/>
        <w:ind w:left="454"/>
      </w:pPr>
      <w:r w:rsidRPr="0022764C">
        <w:rPr>
          <w:lang w:eastAsia="en-GB"/>
        </w:rPr>
        <w:t>except in relation to Insured Event Crisis Communication</w:t>
      </w:r>
    </w:p>
    <w:p w14:paraId="18B5EAC0" w14:textId="77777777" w:rsidR="008C3F93" w:rsidRPr="0022764C" w:rsidRDefault="008C3F93" w:rsidP="008C3F93">
      <w:pPr>
        <w:pStyle w:val="BodyText"/>
        <w:numPr>
          <w:ilvl w:val="0"/>
          <w:numId w:val="314"/>
        </w:numPr>
        <w:ind w:left="454" w:hanging="454"/>
      </w:pPr>
      <w:r w:rsidRPr="0022764C">
        <w:t xml:space="preserve">defending a claim in respect of damages for personal injury (other than injury to feeling in relation to Insured Event Employment), or loss or damage to property owned by the </w:t>
      </w:r>
      <w:r w:rsidRPr="0022764C">
        <w:rPr>
          <w:b/>
          <w:bCs/>
        </w:rPr>
        <w:t>Insured</w:t>
      </w:r>
    </w:p>
    <w:p w14:paraId="15FB996D" w14:textId="77777777" w:rsidR="008C3F93" w:rsidRPr="0022764C" w:rsidRDefault="008C3F93" w:rsidP="008C3F93">
      <w:pPr>
        <w:pStyle w:val="BodyText"/>
        <w:numPr>
          <w:ilvl w:val="0"/>
          <w:numId w:val="314"/>
        </w:numPr>
        <w:ind w:left="454" w:hanging="454"/>
      </w:pPr>
      <w:r w:rsidRPr="0022764C">
        <w:t>National Minimum Wage and/or National Living Wage Regulations</w:t>
      </w:r>
    </w:p>
    <w:p w14:paraId="70399D9F" w14:textId="77777777" w:rsidR="008C3F93" w:rsidRPr="0022764C" w:rsidRDefault="008C3F93" w:rsidP="008C3F93">
      <w:pPr>
        <w:pStyle w:val="BodyText"/>
        <w:numPr>
          <w:ilvl w:val="0"/>
          <w:numId w:val="314"/>
        </w:numPr>
        <w:ind w:left="454" w:hanging="454"/>
      </w:pPr>
      <w:r w:rsidRPr="0022764C">
        <w:t>patents, copyright, passing-off, trade or service marks, registered designs and confidential information (except in relation to Insured Event Employment Restrictive Covenants</w:t>
      </w:r>
    </w:p>
    <w:p w14:paraId="364C3573" w14:textId="3C3D45CD" w:rsidR="008C3F93" w:rsidRPr="0022764C" w:rsidRDefault="008C3F93" w:rsidP="0053269E">
      <w:pPr>
        <w:pStyle w:val="BodyText"/>
        <w:numPr>
          <w:ilvl w:val="0"/>
          <w:numId w:val="314"/>
        </w:numPr>
        <w:ind w:left="454" w:hanging="454"/>
      </w:pPr>
      <w:r w:rsidRPr="0022764C">
        <w:t>a dispute with any subsidiary, parent, associated or sister company or between shareholders or partners (except in relation to mediation under Insured Event Executive Suite 4)</w:t>
      </w:r>
    </w:p>
    <w:p w14:paraId="49A5F8B7" w14:textId="77777777" w:rsidR="0053269E" w:rsidRPr="0022764C" w:rsidRDefault="0053269E" w:rsidP="0053269E">
      <w:pPr>
        <w:pStyle w:val="BodyText"/>
        <w:numPr>
          <w:ilvl w:val="0"/>
          <w:numId w:val="314"/>
        </w:numPr>
        <w:ind w:left="454" w:hanging="454"/>
      </w:pPr>
    </w:p>
    <w:p w14:paraId="24AB48D5" w14:textId="77777777" w:rsidR="008C3F93" w:rsidRPr="0022764C" w:rsidRDefault="008C3F93" w:rsidP="008C3F93">
      <w:pPr>
        <w:pStyle w:val="BodyText"/>
        <w:numPr>
          <w:ilvl w:val="1"/>
          <w:numId w:val="316"/>
        </w:numPr>
        <w:ind w:left="908" w:hanging="454"/>
      </w:pPr>
      <w:r w:rsidRPr="0022764C">
        <w:t>a franchise agreement</w:t>
      </w:r>
    </w:p>
    <w:p w14:paraId="5A15D4DD" w14:textId="77777777" w:rsidR="008C3F93" w:rsidRPr="0022764C" w:rsidRDefault="008C3F93" w:rsidP="008C3F93">
      <w:pPr>
        <w:pStyle w:val="BodyText"/>
        <w:numPr>
          <w:ilvl w:val="1"/>
          <w:numId w:val="316"/>
        </w:numPr>
        <w:ind w:left="908" w:hanging="454"/>
      </w:pPr>
      <w:r w:rsidRPr="0022764C">
        <w:t xml:space="preserve">an agency agreement through which one party has the legal capacity to alter the legal relations of the other </w:t>
      </w:r>
    </w:p>
    <w:p w14:paraId="1294190D" w14:textId="77777777" w:rsidR="008C3F93" w:rsidRPr="0022764C" w:rsidRDefault="008C3F93" w:rsidP="008C3F93">
      <w:pPr>
        <w:pStyle w:val="BodyText"/>
        <w:numPr>
          <w:ilvl w:val="0"/>
          <w:numId w:val="314"/>
        </w:numPr>
        <w:ind w:left="454" w:hanging="454"/>
      </w:pPr>
      <w:r w:rsidRPr="0022764C">
        <w:t>a judicial review</w:t>
      </w:r>
    </w:p>
    <w:p w14:paraId="5691B760" w14:textId="77777777" w:rsidR="008C3F93" w:rsidRPr="0022764C" w:rsidRDefault="008C3F93" w:rsidP="008C3F93">
      <w:pPr>
        <w:pStyle w:val="BodyText"/>
        <w:numPr>
          <w:ilvl w:val="0"/>
          <w:numId w:val="314"/>
        </w:numPr>
        <w:ind w:left="454" w:hanging="454"/>
      </w:pPr>
      <w:r w:rsidRPr="0022764C">
        <w:t xml:space="preserve">a dispute with </w:t>
      </w:r>
      <w:r w:rsidRPr="0022764C">
        <w:rPr>
          <w:b/>
          <w:bCs/>
        </w:rPr>
        <w:t>Us</w:t>
      </w:r>
      <w:r w:rsidRPr="0022764C">
        <w:t xml:space="preserve">, the </w:t>
      </w:r>
      <w:r w:rsidRPr="0022764C">
        <w:rPr>
          <w:b/>
          <w:bCs/>
        </w:rPr>
        <w:t>Insurer</w:t>
      </w:r>
      <w:r w:rsidRPr="0022764C">
        <w:t xml:space="preserve"> or the party who arranged this cover not dealt with under the Arbitration Condition </w:t>
      </w:r>
    </w:p>
    <w:p w14:paraId="2F34CBCC" w14:textId="77777777" w:rsidR="008C3F93" w:rsidRPr="0022764C" w:rsidRDefault="008C3F93" w:rsidP="008C3F93">
      <w:pPr>
        <w:pStyle w:val="BodyText"/>
        <w:numPr>
          <w:ilvl w:val="0"/>
          <w:numId w:val="314"/>
        </w:numPr>
        <w:ind w:left="454" w:hanging="454"/>
      </w:pPr>
      <w:r w:rsidRPr="0022764C">
        <w:t xml:space="preserve">the payment of fines, penalties or compensation awarded against the </w:t>
      </w:r>
      <w:r w:rsidRPr="0022764C">
        <w:rPr>
          <w:b/>
          <w:bCs/>
        </w:rPr>
        <w:t>Insured</w:t>
      </w:r>
      <w:r w:rsidRPr="0022764C">
        <w:t xml:space="preserve"> (except as covered under Insured Event Employment Compensation Awards); or </w:t>
      </w:r>
      <w:r w:rsidRPr="0022764C">
        <w:lastRenderedPageBreak/>
        <w:t xml:space="preserve">costs awarded against the </w:t>
      </w:r>
      <w:r w:rsidRPr="0022764C">
        <w:rPr>
          <w:b/>
          <w:bCs/>
        </w:rPr>
        <w:t>Insured</w:t>
      </w:r>
      <w:r w:rsidRPr="0022764C">
        <w:t xml:space="preserve"> by a court of criminal jurisdiction.</w:t>
      </w:r>
    </w:p>
    <w:p w14:paraId="177B167F" w14:textId="77777777" w:rsidR="008C3F93" w:rsidRPr="0022764C" w:rsidRDefault="008C3F93" w:rsidP="008C3F93">
      <w:pPr>
        <w:pStyle w:val="Heading1"/>
      </w:pPr>
      <w:r w:rsidRPr="0022764C">
        <w:t>Conditions</w:t>
      </w:r>
    </w:p>
    <w:p w14:paraId="681AC141" w14:textId="77777777" w:rsidR="008C3F93" w:rsidRPr="0022764C" w:rsidRDefault="008C3F93" w:rsidP="008C3F93">
      <w:pPr>
        <w:pStyle w:val="BodyText"/>
        <w:rPr>
          <w:color w:val="009CE4"/>
        </w:rPr>
      </w:pPr>
      <w:r w:rsidRPr="0022764C">
        <w:t xml:space="preserve">Where the </w:t>
      </w:r>
      <w:r w:rsidRPr="0022764C">
        <w:rPr>
          <w:b/>
          <w:bCs/>
        </w:rPr>
        <w:t>Insurer’s</w:t>
      </w:r>
      <w:r w:rsidRPr="0022764C">
        <w:t xml:space="preserve"> risk is affected by the </w:t>
      </w:r>
      <w:r w:rsidRPr="0022764C">
        <w:rPr>
          <w:b/>
          <w:bCs/>
        </w:rPr>
        <w:t>Insured’s</w:t>
      </w:r>
      <w:r w:rsidRPr="0022764C">
        <w:t xml:space="preserve"> failure to keep to these conditions the</w:t>
      </w:r>
      <w:r w:rsidRPr="0022764C">
        <w:rPr>
          <w:b/>
          <w:bCs/>
        </w:rPr>
        <w:t xml:space="preserve"> Insurer</w:t>
      </w:r>
      <w:r w:rsidRPr="0022764C">
        <w:t xml:space="preserve"> can cancel this </w:t>
      </w:r>
      <w:r w:rsidRPr="0022764C">
        <w:rPr>
          <w:b/>
          <w:bCs/>
        </w:rPr>
        <w:t>Section</w:t>
      </w:r>
      <w:r w:rsidRPr="0022764C">
        <w:t xml:space="preserve"> of </w:t>
      </w:r>
      <w:r w:rsidRPr="0022764C">
        <w:rPr>
          <w:b/>
          <w:bCs/>
        </w:rPr>
        <w:t>Your Policy</w:t>
      </w:r>
      <w:r w:rsidRPr="0022764C">
        <w:t xml:space="preserve">, refuse a claim or withdraw from an ongoing claim. The </w:t>
      </w:r>
      <w:r w:rsidRPr="0022764C">
        <w:rPr>
          <w:b/>
          <w:bCs/>
        </w:rPr>
        <w:t xml:space="preserve">Insurer </w:t>
      </w:r>
      <w:r w:rsidRPr="0022764C">
        <w:t xml:space="preserve">also reserves the right to recover </w:t>
      </w:r>
      <w:r w:rsidRPr="0022764C">
        <w:rPr>
          <w:b/>
          <w:bCs/>
        </w:rPr>
        <w:t xml:space="preserve">Legal Costs &amp; Expenses </w:t>
      </w:r>
      <w:r w:rsidRPr="0022764C">
        <w:t>from</w:t>
      </w:r>
      <w:r w:rsidRPr="0022764C">
        <w:rPr>
          <w:b/>
          <w:bCs/>
        </w:rPr>
        <w:t xml:space="preserve"> You</w:t>
      </w:r>
      <w:r w:rsidRPr="0022764C">
        <w:t xml:space="preserve"> if this happens</w:t>
      </w:r>
    </w:p>
    <w:p w14:paraId="6574C084" w14:textId="77777777" w:rsidR="008C3F93" w:rsidRPr="0022764C" w:rsidRDefault="008C3F93" w:rsidP="008C3F93">
      <w:pPr>
        <w:pStyle w:val="Heading3"/>
      </w:pPr>
      <w:r w:rsidRPr="0022764C">
        <w:t>The Insured’s Responsibilities</w:t>
      </w:r>
    </w:p>
    <w:p w14:paraId="4B0A62FE" w14:textId="77777777" w:rsidR="008C3F93" w:rsidRPr="0022764C" w:rsidRDefault="008C3F93" w:rsidP="008C3F93">
      <w:pPr>
        <w:pStyle w:val="BodyText"/>
      </w:pPr>
      <w:r w:rsidRPr="0022764C">
        <w:t>An</w:t>
      </w:r>
      <w:r w:rsidRPr="0022764C">
        <w:rPr>
          <w:b/>
        </w:rPr>
        <w:t xml:space="preserve"> Insured</w:t>
      </w:r>
      <w:r w:rsidRPr="0022764C">
        <w:t xml:space="preserve"> must:</w:t>
      </w:r>
    </w:p>
    <w:p w14:paraId="68847859" w14:textId="77777777" w:rsidR="008C3F93" w:rsidRPr="0022764C" w:rsidRDefault="008C3F93" w:rsidP="008C3F93">
      <w:pPr>
        <w:pStyle w:val="BodyText"/>
        <w:numPr>
          <w:ilvl w:val="0"/>
          <w:numId w:val="323"/>
        </w:numPr>
        <w:ind w:left="454" w:hanging="454"/>
      </w:pPr>
      <w:r w:rsidRPr="0022764C">
        <w:t xml:space="preserve">tell </w:t>
      </w:r>
      <w:r w:rsidRPr="0022764C">
        <w:rPr>
          <w:b/>
          <w:bCs/>
        </w:rPr>
        <w:t>Us</w:t>
      </w:r>
      <w:r w:rsidRPr="0022764C">
        <w:t xml:space="preserve"> immediately of anything that may make it more costly or difficult for the </w:t>
      </w:r>
      <w:r w:rsidRPr="0022764C">
        <w:rPr>
          <w:b/>
          <w:bCs/>
        </w:rPr>
        <w:t>Appointed Advisor</w:t>
      </w:r>
      <w:r w:rsidRPr="0022764C">
        <w:t xml:space="preserve"> to resolve the claim in the </w:t>
      </w:r>
      <w:r w:rsidRPr="0022764C">
        <w:rPr>
          <w:b/>
        </w:rPr>
        <w:t>Insured’s</w:t>
      </w:r>
      <w:r w:rsidRPr="0022764C">
        <w:t xml:space="preserve"> favour</w:t>
      </w:r>
    </w:p>
    <w:p w14:paraId="3D09D283" w14:textId="77777777" w:rsidR="008C3F93" w:rsidRPr="0022764C" w:rsidRDefault="008C3F93" w:rsidP="008C3F93">
      <w:pPr>
        <w:pStyle w:val="BodyText"/>
        <w:numPr>
          <w:ilvl w:val="0"/>
          <w:numId w:val="323"/>
        </w:numPr>
        <w:ind w:left="454" w:hanging="454"/>
      </w:pPr>
      <w:r w:rsidRPr="0022764C">
        <w:t xml:space="preserve">cooperate fully with </w:t>
      </w:r>
      <w:r w:rsidRPr="0022764C">
        <w:rPr>
          <w:b/>
          <w:bCs/>
        </w:rPr>
        <w:t>Us</w:t>
      </w:r>
      <w:r w:rsidRPr="0022764C">
        <w:t xml:space="preserve">, give the </w:t>
      </w:r>
      <w:r w:rsidRPr="0022764C">
        <w:rPr>
          <w:b/>
          <w:bCs/>
        </w:rPr>
        <w:t>Appointed Advisor</w:t>
      </w:r>
      <w:r w:rsidRPr="0022764C">
        <w:t xml:space="preserve"> any instructions </w:t>
      </w:r>
      <w:r w:rsidRPr="0022764C">
        <w:rPr>
          <w:b/>
          <w:bCs/>
        </w:rPr>
        <w:t xml:space="preserve">We </w:t>
      </w:r>
      <w:r w:rsidRPr="0022764C">
        <w:t>require, and keep them updated with progress of the claim and not hinder them</w:t>
      </w:r>
    </w:p>
    <w:p w14:paraId="3CDDBFCF" w14:textId="77777777" w:rsidR="008C3F93" w:rsidRPr="0022764C" w:rsidRDefault="008C3F93" w:rsidP="008C3F93">
      <w:pPr>
        <w:pStyle w:val="BodyText"/>
        <w:numPr>
          <w:ilvl w:val="0"/>
          <w:numId w:val="323"/>
        </w:numPr>
        <w:ind w:left="454" w:hanging="454"/>
      </w:pPr>
      <w:r w:rsidRPr="0022764C">
        <w:t xml:space="preserve">take reasonable steps to claim back </w:t>
      </w:r>
      <w:r w:rsidRPr="0022764C">
        <w:rPr>
          <w:b/>
        </w:rPr>
        <w:t>Legal Costs &amp; Expenses</w:t>
      </w:r>
      <w:r w:rsidRPr="0022764C">
        <w:t xml:space="preserve"> and, where recovered, pay them to the </w:t>
      </w:r>
      <w:r w:rsidRPr="0022764C">
        <w:rPr>
          <w:b/>
          <w:bCs/>
        </w:rPr>
        <w:t>Insurer</w:t>
      </w:r>
    </w:p>
    <w:p w14:paraId="22144856" w14:textId="77777777" w:rsidR="008C3F93" w:rsidRPr="0022764C" w:rsidRDefault="008C3F93" w:rsidP="008C3F93">
      <w:pPr>
        <w:pStyle w:val="BodyText"/>
        <w:numPr>
          <w:ilvl w:val="0"/>
          <w:numId w:val="323"/>
        </w:numPr>
        <w:ind w:left="454" w:hanging="454"/>
      </w:pPr>
      <w:r w:rsidRPr="0022764C">
        <w:t xml:space="preserve">allow the </w:t>
      </w:r>
      <w:r w:rsidRPr="0022764C">
        <w:rPr>
          <w:b/>
          <w:bCs/>
        </w:rPr>
        <w:t>Insurer</w:t>
      </w:r>
      <w:r w:rsidRPr="0022764C">
        <w:t xml:space="preserve"> to take over and conduct in the </w:t>
      </w:r>
      <w:r w:rsidRPr="0022764C">
        <w:rPr>
          <w:b/>
        </w:rPr>
        <w:t>Insured’s</w:t>
      </w:r>
      <w:r w:rsidRPr="0022764C">
        <w:t xml:space="preserve"> name, any claim.</w:t>
      </w:r>
    </w:p>
    <w:p w14:paraId="7F27C070" w14:textId="77777777" w:rsidR="008C3F93" w:rsidRPr="0022764C" w:rsidRDefault="008C3F93" w:rsidP="008C3F93">
      <w:pPr>
        <w:pStyle w:val="Heading3"/>
      </w:pPr>
      <w:r w:rsidRPr="0022764C">
        <w:t>Freedom to Choose an Appointed Advisor</w:t>
      </w:r>
    </w:p>
    <w:p w14:paraId="330E878B" w14:textId="77777777" w:rsidR="008C3F93" w:rsidRPr="0022764C" w:rsidRDefault="008C3F93" w:rsidP="008C3F93">
      <w:pPr>
        <w:pStyle w:val="BodyText"/>
        <w:numPr>
          <w:ilvl w:val="0"/>
          <w:numId w:val="321"/>
        </w:numPr>
        <w:ind w:left="454" w:hanging="454"/>
        <w:rPr>
          <w:lang w:eastAsia="en-GB"/>
        </w:rPr>
      </w:pPr>
      <w:r w:rsidRPr="0022764C">
        <w:rPr>
          <w:lang w:eastAsia="en-GB"/>
        </w:rPr>
        <w:t xml:space="preserve">In certain circumstances as set out in 2 below the </w:t>
      </w:r>
      <w:r w:rsidRPr="0022764C">
        <w:rPr>
          <w:b/>
          <w:bCs/>
          <w:lang w:eastAsia="en-GB"/>
        </w:rPr>
        <w:t>Insured</w:t>
      </w:r>
      <w:r w:rsidRPr="0022764C">
        <w:rPr>
          <w:lang w:eastAsia="en-GB"/>
        </w:rPr>
        <w:t xml:space="preserve"> may choose an </w:t>
      </w:r>
      <w:r w:rsidRPr="0022764C">
        <w:rPr>
          <w:b/>
          <w:bCs/>
          <w:lang w:eastAsia="en-GB"/>
        </w:rPr>
        <w:t>Appointed Advisor</w:t>
      </w:r>
      <w:r w:rsidRPr="0022764C">
        <w:rPr>
          <w:lang w:eastAsia="en-GB"/>
        </w:rPr>
        <w:t xml:space="preserve">. In all other cases no such right exists and </w:t>
      </w:r>
      <w:r w:rsidRPr="0022764C">
        <w:rPr>
          <w:b/>
          <w:bCs/>
          <w:lang w:eastAsia="en-GB"/>
        </w:rPr>
        <w:t>We</w:t>
      </w:r>
      <w:r w:rsidRPr="0022764C">
        <w:rPr>
          <w:lang w:eastAsia="en-GB"/>
        </w:rPr>
        <w:t xml:space="preserve"> shall choose the </w:t>
      </w:r>
      <w:r w:rsidRPr="0022764C">
        <w:rPr>
          <w:b/>
          <w:bCs/>
          <w:lang w:eastAsia="en-GB"/>
        </w:rPr>
        <w:t>Appointed Advisor</w:t>
      </w:r>
      <w:r w:rsidRPr="0022764C">
        <w:rPr>
          <w:lang w:eastAsia="en-GB"/>
        </w:rPr>
        <w:t xml:space="preserve">. </w:t>
      </w:r>
    </w:p>
    <w:p w14:paraId="4F72A6E7" w14:textId="77777777" w:rsidR="008C3F93" w:rsidRPr="0022764C" w:rsidRDefault="008C3F93" w:rsidP="008C3F93">
      <w:pPr>
        <w:pStyle w:val="BodyText"/>
        <w:numPr>
          <w:ilvl w:val="0"/>
          <w:numId w:val="321"/>
        </w:numPr>
        <w:ind w:left="454" w:hanging="454"/>
        <w:rPr>
          <w:lang w:eastAsia="en-GB"/>
        </w:rPr>
      </w:pPr>
      <w:r w:rsidRPr="0022764C">
        <w:rPr>
          <w:lang w:eastAsia="en-GB"/>
        </w:rPr>
        <w:t xml:space="preserve">If: </w:t>
      </w:r>
    </w:p>
    <w:p w14:paraId="7C79C9BA" w14:textId="77777777" w:rsidR="008C3F93" w:rsidRPr="0022764C" w:rsidRDefault="008C3F93" w:rsidP="008C3F93">
      <w:pPr>
        <w:pStyle w:val="BodyText"/>
        <w:numPr>
          <w:ilvl w:val="0"/>
          <w:numId w:val="322"/>
        </w:numPr>
        <w:ind w:left="908" w:hanging="454"/>
        <w:rPr>
          <w:lang w:eastAsia="en-GB"/>
        </w:rPr>
      </w:pPr>
      <w:r w:rsidRPr="0022764C">
        <w:rPr>
          <w:lang w:eastAsia="en-GB"/>
        </w:rPr>
        <w:t xml:space="preserve">a suitably qualified advisor considers that it has become necessary to issue proceedings or proceedings are issued against an </w:t>
      </w:r>
      <w:r w:rsidRPr="0022764C">
        <w:rPr>
          <w:b/>
          <w:bCs/>
          <w:lang w:eastAsia="en-GB"/>
        </w:rPr>
        <w:t>Insured</w:t>
      </w:r>
      <w:r w:rsidRPr="0022764C">
        <w:rPr>
          <w:lang w:eastAsia="en-GB"/>
        </w:rPr>
        <w:t>, or</w:t>
      </w:r>
    </w:p>
    <w:p w14:paraId="673CCE4B" w14:textId="77777777" w:rsidR="008C3F93" w:rsidRPr="0022764C" w:rsidRDefault="008C3F93" w:rsidP="008C3F93">
      <w:pPr>
        <w:pStyle w:val="BodyText"/>
        <w:numPr>
          <w:ilvl w:val="0"/>
          <w:numId w:val="322"/>
        </w:numPr>
        <w:ind w:left="908" w:hanging="454"/>
        <w:rPr>
          <w:lang w:eastAsia="en-GB"/>
        </w:rPr>
      </w:pPr>
      <w:r w:rsidRPr="0022764C">
        <w:rPr>
          <w:lang w:eastAsia="en-GB"/>
        </w:rPr>
        <w:t>there is a conflict of interest</w:t>
      </w:r>
    </w:p>
    <w:p w14:paraId="22C2F87A" w14:textId="77777777" w:rsidR="008C3F93" w:rsidRPr="0022764C" w:rsidRDefault="008C3F93" w:rsidP="008C3F93">
      <w:pPr>
        <w:pStyle w:val="BodyText"/>
        <w:ind w:left="454"/>
        <w:rPr>
          <w:lang w:eastAsia="en-GB"/>
        </w:rPr>
      </w:pPr>
      <w:r w:rsidRPr="0022764C">
        <w:rPr>
          <w:lang w:eastAsia="en-GB"/>
        </w:rPr>
        <w:t xml:space="preserve">the </w:t>
      </w:r>
      <w:r w:rsidRPr="0022764C">
        <w:rPr>
          <w:b/>
          <w:bCs/>
          <w:lang w:eastAsia="en-GB"/>
        </w:rPr>
        <w:t>Insured</w:t>
      </w:r>
      <w:r w:rsidRPr="0022764C">
        <w:rPr>
          <w:lang w:eastAsia="en-GB"/>
        </w:rPr>
        <w:t xml:space="preserve"> may choose a qualified </w:t>
      </w:r>
      <w:r w:rsidRPr="0022764C">
        <w:rPr>
          <w:b/>
          <w:bCs/>
          <w:lang w:eastAsia="en-GB"/>
        </w:rPr>
        <w:t xml:space="preserve">Appointed Advisor </w:t>
      </w:r>
      <w:r w:rsidRPr="0022764C">
        <w:rPr>
          <w:lang w:eastAsia="en-GB"/>
        </w:rPr>
        <w:t xml:space="preserve">except where the </w:t>
      </w:r>
      <w:r w:rsidRPr="0022764C">
        <w:rPr>
          <w:b/>
          <w:bCs/>
          <w:lang w:eastAsia="en-GB"/>
        </w:rPr>
        <w:t xml:space="preserve">Insured’s </w:t>
      </w:r>
      <w:r w:rsidRPr="0022764C">
        <w:rPr>
          <w:lang w:eastAsia="en-GB"/>
        </w:rPr>
        <w:t xml:space="preserve">claim is to be dealt with by the Employment Tribunal, </w:t>
      </w:r>
      <w:r w:rsidRPr="0022764C">
        <w:rPr>
          <w:b/>
          <w:bCs/>
          <w:lang w:eastAsia="en-GB"/>
        </w:rPr>
        <w:t xml:space="preserve">We </w:t>
      </w:r>
      <w:r w:rsidRPr="0022764C">
        <w:rPr>
          <w:lang w:eastAsia="en-GB"/>
        </w:rPr>
        <w:t xml:space="preserve">shall always choose the </w:t>
      </w:r>
      <w:r w:rsidRPr="0022764C">
        <w:rPr>
          <w:b/>
          <w:bCs/>
          <w:lang w:eastAsia="en-GB"/>
        </w:rPr>
        <w:t>Appointed Advisor</w:t>
      </w:r>
      <w:r w:rsidRPr="0022764C">
        <w:rPr>
          <w:lang w:eastAsia="en-GB"/>
        </w:rPr>
        <w:t xml:space="preserve">. </w:t>
      </w:r>
    </w:p>
    <w:p w14:paraId="2CC32302" w14:textId="77777777" w:rsidR="008C3F93" w:rsidRPr="0022764C" w:rsidRDefault="008C3F93" w:rsidP="008C3F93">
      <w:pPr>
        <w:pStyle w:val="BodyText"/>
        <w:numPr>
          <w:ilvl w:val="0"/>
          <w:numId w:val="321"/>
        </w:numPr>
        <w:ind w:left="454" w:hanging="454"/>
        <w:rPr>
          <w:lang w:eastAsia="en-GB"/>
        </w:rPr>
      </w:pPr>
      <w:r w:rsidRPr="0022764C">
        <w:rPr>
          <w:lang w:eastAsia="en-GB"/>
        </w:rPr>
        <w:t>Where the Insured wishes to exercise the right to choose, the Insured must write to Us with their preferred representative’s contact details.</w:t>
      </w:r>
    </w:p>
    <w:p w14:paraId="5522D087" w14:textId="77777777" w:rsidR="008C3F93" w:rsidRPr="0022764C" w:rsidRDefault="008C3F93" w:rsidP="008C3F93">
      <w:pPr>
        <w:pStyle w:val="BodyText"/>
        <w:numPr>
          <w:ilvl w:val="0"/>
          <w:numId w:val="321"/>
        </w:numPr>
        <w:ind w:left="454" w:hanging="454"/>
        <w:rPr>
          <w:lang w:eastAsia="en-GB"/>
        </w:rPr>
      </w:pPr>
      <w:r w:rsidRPr="0022764C">
        <w:rPr>
          <w:lang w:eastAsia="en-GB"/>
        </w:rPr>
        <w:t xml:space="preserve">Where the </w:t>
      </w:r>
      <w:r w:rsidRPr="0022764C">
        <w:rPr>
          <w:b/>
          <w:bCs/>
          <w:lang w:eastAsia="en-GB"/>
        </w:rPr>
        <w:t>Insured</w:t>
      </w:r>
      <w:r w:rsidRPr="0022764C">
        <w:rPr>
          <w:lang w:eastAsia="en-GB"/>
        </w:rPr>
        <w:t xml:space="preserve"> chooses to use their preferred representative, </w:t>
      </w:r>
      <w:r w:rsidRPr="0022764C">
        <w:t>the</w:t>
      </w:r>
      <w:r w:rsidRPr="0022764C">
        <w:rPr>
          <w:b/>
          <w:bCs/>
        </w:rPr>
        <w:t xml:space="preserve"> Insurer</w:t>
      </w:r>
      <w:r w:rsidRPr="0022764C">
        <w:t xml:space="preserve"> will not pay more than </w:t>
      </w:r>
      <w:r w:rsidRPr="0022764C">
        <w:rPr>
          <w:b/>
          <w:bCs/>
        </w:rPr>
        <w:t>We</w:t>
      </w:r>
      <w:r w:rsidRPr="0022764C">
        <w:t xml:space="preserve"> agree to pay a solicitor from </w:t>
      </w:r>
      <w:r w:rsidRPr="0022764C">
        <w:rPr>
          <w:b/>
          <w:bCs/>
        </w:rPr>
        <w:t>Our</w:t>
      </w:r>
      <w:r w:rsidRPr="0022764C">
        <w:t xml:space="preserve"> panel and will pay only the costs that the</w:t>
      </w:r>
      <w:r w:rsidRPr="0022764C">
        <w:rPr>
          <w:b/>
          <w:bCs/>
        </w:rPr>
        <w:t xml:space="preserve"> Insurer</w:t>
      </w:r>
      <w:r w:rsidRPr="0022764C">
        <w:t xml:space="preserve"> would have been liable to pay. (</w:t>
      </w:r>
      <w:r w:rsidRPr="0022764C">
        <w:rPr>
          <w:b/>
          <w:bCs/>
        </w:rPr>
        <w:t>Our</w:t>
      </w:r>
      <w:r w:rsidRPr="0022764C">
        <w:t xml:space="preserve"> panel solicitor firms are chosen with care and </w:t>
      </w:r>
      <w:r w:rsidRPr="0022764C">
        <w:rPr>
          <w:b/>
          <w:bCs/>
        </w:rPr>
        <w:t>We</w:t>
      </w:r>
      <w:r w:rsidRPr="0022764C">
        <w:t xml:space="preserve"> agree special terms with them which may be less than the rates available from other firms.)</w:t>
      </w:r>
    </w:p>
    <w:p w14:paraId="33A6ABDA" w14:textId="77777777" w:rsidR="008C3F93" w:rsidRPr="0022764C" w:rsidRDefault="008C3F93" w:rsidP="008C3F93">
      <w:pPr>
        <w:pStyle w:val="BodyText"/>
        <w:numPr>
          <w:ilvl w:val="0"/>
          <w:numId w:val="321"/>
        </w:numPr>
        <w:ind w:left="454" w:hanging="454"/>
        <w:rPr>
          <w:rFonts w:eastAsia="Times New Roman"/>
          <w:lang w:eastAsia="en-GB"/>
        </w:rPr>
      </w:pPr>
      <w:r w:rsidRPr="0022764C">
        <w:t xml:space="preserve">If the </w:t>
      </w:r>
      <w:r w:rsidRPr="0022764C">
        <w:rPr>
          <w:b/>
          <w:bCs/>
        </w:rPr>
        <w:t>Insured</w:t>
      </w:r>
      <w:r w:rsidRPr="0022764C">
        <w:t xml:space="preserve"> dismisses the </w:t>
      </w:r>
      <w:r w:rsidRPr="0022764C">
        <w:rPr>
          <w:b/>
          <w:bCs/>
        </w:rPr>
        <w:t>Appointed Advisor</w:t>
      </w:r>
      <w:r w:rsidRPr="0022764C">
        <w:t xml:space="preserve"> without good reason, or withdraws from the claim without</w:t>
      </w:r>
      <w:r w:rsidRPr="0022764C">
        <w:rPr>
          <w:b/>
          <w:bCs/>
        </w:rPr>
        <w:t xml:space="preserve"> Our</w:t>
      </w:r>
      <w:r w:rsidRPr="0022764C">
        <w:t xml:space="preserve"> written agreement, or if the </w:t>
      </w:r>
      <w:r w:rsidRPr="0022764C">
        <w:rPr>
          <w:b/>
          <w:bCs/>
        </w:rPr>
        <w:t>Appointed Advisor</w:t>
      </w:r>
      <w:r w:rsidRPr="0022764C">
        <w:t xml:space="preserve"> refuses with good reason to continue acting </w:t>
      </w:r>
      <w:r w:rsidRPr="0022764C">
        <w:t xml:space="preserve">for an </w:t>
      </w:r>
      <w:r w:rsidRPr="0022764C">
        <w:rPr>
          <w:b/>
          <w:bCs/>
        </w:rPr>
        <w:t>Insured</w:t>
      </w:r>
      <w:r w:rsidRPr="0022764C">
        <w:t xml:space="preserve">, the </w:t>
      </w:r>
      <w:r w:rsidRPr="0022764C">
        <w:rPr>
          <w:b/>
          <w:bCs/>
        </w:rPr>
        <w:t xml:space="preserve">Insurer’s </w:t>
      </w:r>
      <w:r w:rsidRPr="0022764C">
        <w:t>liability in respect of that claim will end immediately.</w:t>
      </w:r>
    </w:p>
    <w:p w14:paraId="1C1B97C0" w14:textId="77777777" w:rsidR="008C3F93" w:rsidRPr="0022764C" w:rsidRDefault="008C3F93" w:rsidP="008C3F93">
      <w:pPr>
        <w:pStyle w:val="BodyText"/>
        <w:numPr>
          <w:ilvl w:val="0"/>
          <w:numId w:val="321"/>
        </w:numPr>
        <w:ind w:left="454" w:hanging="454"/>
        <w:rPr>
          <w:rFonts w:eastAsia="Times New Roman"/>
          <w:lang w:eastAsia="en-GB"/>
        </w:rPr>
      </w:pPr>
      <w:r w:rsidRPr="0022764C">
        <w:t>In respect of pursuing a claim relating to Insured Event Contract &amp; Debt Recovery</w:t>
      </w:r>
      <w:r w:rsidRPr="0022764C">
        <w:rPr>
          <w:b/>
          <w:bCs/>
        </w:rPr>
        <w:t xml:space="preserve"> You</w:t>
      </w:r>
      <w:r w:rsidRPr="0022764C">
        <w:t xml:space="preserve"> must enter into a </w:t>
      </w:r>
      <w:r w:rsidRPr="0022764C">
        <w:rPr>
          <w:b/>
          <w:bCs/>
        </w:rPr>
        <w:t>Conditional Fee Agreement</w:t>
      </w:r>
      <w:r w:rsidRPr="0022764C">
        <w:t xml:space="preserve"> (unless the </w:t>
      </w:r>
      <w:r w:rsidRPr="0022764C">
        <w:rPr>
          <w:b/>
          <w:bCs/>
        </w:rPr>
        <w:t>Appointed Advisor</w:t>
      </w:r>
      <w:r w:rsidRPr="0022764C">
        <w:t xml:space="preserve"> has entered into a </w:t>
      </w:r>
      <w:r w:rsidRPr="0022764C">
        <w:rPr>
          <w:b/>
          <w:bCs/>
        </w:rPr>
        <w:t>Collective Conditional Fee Agreement</w:t>
      </w:r>
      <w:r w:rsidRPr="0022764C">
        <w:t>) where legally permitted.</w:t>
      </w:r>
    </w:p>
    <w:p w14:paraId="69995426" w14:textId="77777777" w:rsidR="008C3F93" w:rsidRPr="0022764C" w:rsidRDefault="008C3F93" w:rsidP="008C3F93">
      <w:pPr>
        <w:pStyle w:val="Heading3"/>
      </w:pPr>
      <w:r w:rsidRPr="0022764C">
        <w:t>Consent</w:t>
      </w:r>
    </w:p>
    <w:p w14:paraId="3A3E26DF" w14:textId="77777777" w:rsidR="008C3F93" w:rsidRPr="0022764C" w:rsidRDefault="008C3F93" w:rsidP="008C3F93">
      <w:pPr>
        <w:pStyle w:val="BodyText"/>
        <w:numPr>
          <w:ilvl w:val="0"/>
          <w:numId w:val="320"/>
        </w:numPr>
        <w:ind w:left="454" w:hanging="454"/>
        <w:rPr>
          <w:b/>
          <w:bCs/>
          <w:lang w:eastAsia="en-GB"/>
        </w:rPr>
      </w:pPr>
      <w:r w:rsidRPr="0022764C">
        <w:t xml:space="preserve">The </w:t>
      </w:r>
      <w:r w:rsidRPr="0022764C">
        <w:rPr>
          <w:b/>
        </w:rPr>
        <w:t>Insured</w:t>
      </w:r>
      <w:r w:rsidRPr="0022764C">
        <w:t xml:space="preserve"> must agree to </w:t>
      </w:r>
      <w:r w:rsidRPr="0022764C">
        <w:rPr>
          <w:b/>
          <w:bCs/>
        </w:rPr>
        <w:t>Us</w:t>
      </w:r>
      <w:r w:rsidRPr="0022764C">
        <w:t xml:space="preserve"> having sight of the </w:t>
      </w:r>
      <w:r w:rsidRPr="0022764C">
        <w:rPr>
          <w:b/>
          <w:bCs/>
        </w:rPr>
        <w:t>Appointed Advisor’s</w:t>
      </w:r>
      <w:r w:rsidRPr="0022764C">
        <w:t xml:space="preserve"> file relating to the </w:t>
      </w:r>
      <w:r w:rsidRPr="0022764C">
        <w:rPr>
          <w:b/>
        </w:rPr>
        <w:t>Insured’s</w:t>
      </w:r>
      <w:r w:rsidRPr="0022764C">
        <w:t xml:space="preserve"> claim. The </w:t>
      </w:r>
      <w:r w:rsidRPr="0022764C">
        <w:rPr>
          <w:b/>
        </w:rPr>
        <w:t>Insured</w:t>
      </w:r>
      <w:r w:rsidRPr="0022764C">
        <w:t xml:space="preserve"> is considered to have provided consent to </w:t>
      </w:r>
      <w:r w:rsidRPr="0022764C">
        <w:rPr>
          <w:b/>
          <w:bCs/>
        </w:rPr>
        <w:t xml:space="preserve">Us </w:t>
      </w:r>
      <w:r w:rsidRPr="0022764C">
        <w:t xml:space="preserve">or </w:t>
      </w:r>
      <w:r w:rsidRPr="0022764C">
        <w:rPr>
          <w:b/>
          <w:bCs/>
        </w:rPr>
        <w:t xml:space="preserve">Our </w:t>
      </w:r>
      <w:r w:rsidRPr="0022764C">
        <w:t>appointed agent to have sight of their file for auditing and quality and cost control purposes.</w:t>
      </w:r>
    </w:p>
    <w:p w14:paraId="7D661685" w14:textId="77777777" w:rsidR="008C3F93" w:rsidRPr="0022764C" w:rsidRDefault="008C3F93" w:rsidP="008C3F93">
      <w:pPr>
        <w:pStyle w:val="BodyText"/>
        <w:numPr>
          <w:ilvl w:val="0"/>
          <w:numId w:val="320"/>
        </w:numPr>
        <w:ind w:left="454" w:hanging="454"/>
        <w:rPr>
          <w:b/>
          <w:bCs/>
          <w:lang w:eastAsia="en-GB"/>
        </w:rPr>
      </w:pPr>
      <w:r w:rsidRPr="0022764C">
        <w:t xml:space="preserve">An </w:t>
      </w:r>
      <w:r w:rsidRPr="0022764C">
        <w:rPr>
          <w:b/>
          <w:bCs/>
        </w:rPr>
        <w:t xml:space="preserve">Insured </w:t>
      </w:r>
      <w:r w:rsidRPr="0022764C">
        <w:t xml:space="preserve">must have </w:t>
      </w:r>
      <w:r w:rsidRPr="0022764C">
        <w:rPr>
          <w:b/>
          <w:bCs/>
        </w:rPr>
        <w:t>Your</w:t>
      </w:r>
      <w:r w:rsidRPr="0022764C">
        <w:t xml:space="preserve"> agreement to claim under this </w:t>
      </w:r>
      <w:r w:rsidRPr="0022764C">
        <w:rPr>
          <w:b/>
          <w:bCs/>
        </w:rPr>
        <w:t>Section</w:t>
      </w:r>
      <w:r w:rsidRPr="0022764C">
        <w:t xml:space="preserve"> of the </w:t>
      </w:r>
      <w:r w:rsidRPr="0022764C">
        <w:rPr>
          <w:b/>
          <w:bCs/>
        </w:rPr>
        <w:t>Policy</w:t>
      </w:r>
      <w:r w:rsidRPr="0022764C">
        <w:t>.</w:t>
      </w:r>
    </w:p>
    <w:p w14:paraId="507AE088" w14:textId="77777777" w:rsidR="008C3F93" w:rsidRPr="0022764C" w:rsidRDefault="008C3F93" w:rsidP="008C3F93">
      <w:pPr>
        <w:pStyle w:val="Heading3"/>
      </w:pPr>
      <w:r w:rsidRPr="0022764C">
        <w:t>Settlement</w:t>
      </w:r>
    </w:p>
    <w:p w14:paraId="150490C2" w14:textId="77777777" w:rsidR="008C3F93" w:rsidRPr="0022764C" w:rsidRDefault="008C3F93" w:rsidP="008C3F93">
      <w:pPr>
        <w:pStyle w:val="BodyText"/>
        <w:numPr>
          <w:ilvl w:val="0"/>
          <w:numId w:val="319"/>
        </w:numPr>
        <w:ind w:left="454" w:hanging="454"/>
        <w:rPr>
          <w:b/>
          <w:bCs/>
          <w:lang w:eastAsia="en-GB"/>
        </w:rPr>
      </w:pPr>
      <w:r w:rsidRPr="0022764C">
        <w:rPr>
          <w:lang w:eastAsia="en-GB"/>
        </w:rPr>
        <w:t xml:space="preserve">The </w:t>
      </w:r>
      <w:r w:rsidRPr="0022764C">
        <w:rPr>
          <w:b/>
          <w:bCs/>
          <w:lang w:eastAsia="en-GB"/>
        </w:rPr>
        <w:t xml:space="preserve">Insurer </w:t>
      </w:r>
      <w:r w:rsidRPr="0022764C">
        <w:rPr>
          <w:lang w:eastAsia="en-GB"/>
        </w:rPr>
        <w:t xml:space="preserve">can settle the claim by paying the reasonable value of the </w:t>
      </w:r>
      <w:r w:rsidRPr="0022764C">
        <w:rPr>
          <w:b/>
          <w:bCs/>
          <w:lang w:eastAsia="en-GB"/>
        </w:rPr>
        <w:t>Insured’s</w:t>
      </w:r>
      <w:r w:rsidRPr="0022764C">
        <w:rPr>
          <w:lang w:eastAsia="en-GB"/>
        </w:rPr>
        <w:t xml:space="preserve"> claim.</w:t>
      </w:r>
    </w:p>
    <w:p w14:paraId="6B3223A9" w14:textId="77777777" w:rsidR="008C3F93" w:rsidRPr="0022764C" w:rsidRDefault="008C3F93" w:rsidP="008C3F93">
      <w:pPr>
        <w:pStyle w:val="BodyText"/>
        <w:numPr>
          <w:ilvl w:val="0"/>
          <w:numId w:val="319"/>
        </w:numPr>
        <w:ind w:left="454" w:hanging="454"/>
        <w:rPr>
          <w:b/>
          <w:bCs/>
          <w:lang w:eastAsia="en-GB"/>
        </w:rPr>
      </w:pPr>
      <w:r w:rsidRPr="0022764C">
        <w:rPr>
          <w:lang w:eastAsia="en-GB"/>
        </w:rPr>
        <w:t xml:space="preserve">The </w:t>
      </w:r>
      <w:r w:rsidRPr="0022764C">
        <w:rPr>
          <w:b/>
          <w:bCs/>
          <w:lang w:eastAsia="en-GB"/>
        </w:rPr>
        <w:t>Insured</w:t>
      </w:r>
      <w:r w:rsidRPr="0022764C">
        <w:rPr>
          <w:lang w:eastAsia="en-GB"/>
        </w:rPr>
        <w:t xml:space="preserve"> must not negotiate or settle the claim without </w:t>
      </w:r>
      <w:r w:rsidRPr="0022764C">
        <w:rPr>
          <w:b/>
          <w:bCs/>
          <w:lang w:eastAsia="en-GB"/>
        </w:rPr>
        <w:t xml:space="preserve">Our </w:t>
      </w:r>
      <w:r w:rsidRPr="0022764C">
        <w:rPr>
          <w:lang w:eastAsia="en-GB"/>
        </w:rPr>
        <w:t>written agreement.</w:t>
      </w:r>
    </w:p>
    <w:p w14:paraId="7D8F0BA4" w14:textId="77777777" w:rsidR="008C3F93" w:rsidRPr="0022764C" w:rsidRDefault="008C3F93" w:rsidP="008C3F93">
      <w:pPr>
        <w:pStyle w:val="BodyText"/>
        <w:numPr>
          <w:ilvl w:val="0"/>
          <w:numId w:val="319"/>
        </w:numPr>
        <w:ind w:left="454" w:hanging="454"/>
        <w:rPr>
          <w:b/>
          <w:bCs/>
          <w:lang w:eastAsia="en-GB"/>
        </w:rPr>
      </w:pPr>
      <w:r w:rsidRPr="0022764C">
        <w:rPr>
          <w:lang w:eastAsia="en-GB"/>
        </w:rPr>
        <w:t xml:space="preserve">If the </w:t>
      </w:r>
      <w:r w:rsidRPr="0022764C">
        <w:rPr>
          <w:b/>
          <w:bCs/>
          <w:lang w:eastAsia="en-GB"/>
        </w:rPr>
        <w:t>Insured</w:t>
      </w:r>
      <w:r w:rsidRPr="0022764C">
        <w:rPr>
          <w:lang w:eastAsia="en-GB"/>
        </w:rPr>
        <w:t xml:space="preserve"> refuses to settle the claim following advice to do so from the </w:t>
      </w:r>
      <w:r w:rsidRPr="0022764C">
        <w:rPr>
          <w:b/>
          <w:bCs/>
          <w:lang w:eastAsia="en-GB"/>
        </w:rPr>
        <w:t>Appointed Advisor</w:t>
      </w:r>
      <w:r w:rsidRPr="0022764C">
        <w:rPr>
          <w:lang w:eastAsia="en-GB"/>
        </w:rPr>
        <w:t xml:space="preserve"> the </w:t>
      </w:r>
      <w:r w:rsidRPr="0022764C">
        <w:rPr>
          <w:b/>
          <w:bCs/>
          <w:lang w:eastAsia="en-GB"/>
        </w:rPr>
        <w:t xml:space="preserve">Insurer </w:t>
      </w:r>
      <w:r w:rsidRPr="0022764C">
        <w:rPr>
          <w:lang w:eastAsia="en-GB"/>
        </w:rPr>
        <w:t xml:space="preserve">reserves the right to refuse to pay further costs. </w:t>
      </w:r>
    </w:p>
    <w:p w14:paraId="73BE9F84" w14:textId="77777777" w:rsidR="008C3F93" w:rsidRPr="0022764C" w:rsidRDefault="008C3F93" w:rsidP="008C3F93">
      <w:pPr>
        <w:pStyle w:val="Heading3"/>
      </w:pPr>
      <w:r w:rsidRPr="0022764C">
        <w:t>Barrister’s Opinion</w:t>
      </w:r>
    </w:p>
    <w:p w14:paraId="72FA7E6A" w14:textId="77777777" w:rsidR="008C3F93" w:rsidRPr="0022764C" w:rsidRDefault="008C3F93" w:rsidP="008C3F93">
      <w:pPr>
        <w:pStyle w:val="BodyText"/>
      </w:pPr>
      <w:r w:rsidRPr="0022764C">
        <w:rPr>
          <w:b/>
          <w:bCs/>
        </w:rPr>
        <w:t>We</w:t>
      </w:r>
      <w:r w:rsidRPr="0022764C">
        <w:t xml:space="preserve"> may require the </w:t>
      </w:r>
      <w:r w:rsidRPr="0022764C">
        <w:rPr>
          <w:b/>
          <w:bCs/>
        </w:rPr>
        <w:t>Insured</w:t>
      </w:r>
      <w:r w:rsidRPr="0022764C">
        <w:t xml:space="preserve"> to obtain and pay for an opinion from a barrister if a dispute arises regarding the merits or value of the claim. If the opinion supports the </w:t>
      </w:r>
      <w:r w:rsidRPr="0022764C">
        <w:rPr>
          <w:b/>
          <w:bCs/>
        </w:rPr>
        <w:t>Insured</w:t>
      </w:r>
      <w:r w:rsidRPr="0022764C">
        <w:t xml:space="preserve">, then the </w:t>
      </w:r>
      <w:r w:rsidRPr="0022764C">
        <w:rPr>
          <w:b/>
          <w:bCs/>
        </w:rPr>
        <w:t>Insurer</w:t>
      </w:r>
      <w:r w:rsidRPr="0022764C">
        <w:t xml:space="preserve"> will reimburse the reasonable costs of that opinion. If that opinion conflicts with advice obtained by </w:t>
      </w:r>
      <w:r w:rsidRPr="0022764C">
        <w:rPr>
          <w:b/>
          <w:bCs/>
        </w:rPr>
        <w:t>Us</w:t>
      </w:r>
      <w:r w:rsidRPr="0022764C">
        <w:t xml:space="preserve">, then the </w:t>
      </w:r>
      <w:r w:rsidRPr="0022764C">
        <w:rPr>
          <w:b/>
          <w:bCs/>
        </w:rPr>
        <w:t>Insurer</w:t>
      </w:r>
      <w:r w:rsidRPr="0022764C">
        <w:t xml:space="preserve"> will pay for a final opinion which will be binding on the </w:t>
      </w:r>
      <w:r w:rsidRPr="0022764C">
        <w:rPr>
          <w:b/>
          <w:bCs/>
        </w:rPr>
        <w:t>Insured</w:t>
      </w:r>
      <w:r w:rsidRPr="0022764C">
        <w:t xml:space="preserve"> and </w:t>
      </w:r>
      <w:r w:rsidRPr="0022764C">
        <w:rPr>
          <w:b/>
          <w:bCs/>
        </w:rPr>
        <w:t>Us</w:t>
      </w:r>
      <w:r w:rsidRPr="0022764C">
        <w:t xml:space="preserve">. This does not affect the </w:t>
      </w:r>
      <w:r w:rsidRPr="0022764C">
        <w:rPr>
          <w:b/>
          <w:bCs/>
        </w:rPr>
        <w:t>Insured’s</w:t>
      </w:r>
      <w:r w:rsidRPr="0022764C">
        <w:t xml:space="preserve"> rights under the Arbitration Condition below.</w:t>
      </w:r>
    </w:p>
    <w:p w14:paraId="0ED0A544" w14:textId="77777777" w:rsidR="008C3F93" w:rsidRPr="0022764C" w:rsidRDefault="008C3F93" w:rsidP="008C3F93">
      <w:pPr>
        <w:pStyle w:val="Heading3"/>
      </w:pPr>
      <w:r w:rsidRPr="0022764C">
        <w:t>Arbitration</w:t>
      </w:r>
    </w:p>
    <w:p w14:paraId="7560E5CF" w14:textId="77777777" w:rsidR="008C3F93" w:rsidRPr="0022764C" w:rsidRDefault="008C3F93" w:rsidP="008C3F93">
      <w:pPr>
        <w:pStyle w:val="BodyText"/>
      </w:pPr>
      <w:r w:rsidRPr="0022764C">
        <w:t xml:space="preserve">If any dispute between the </w:t>
      </w:r>
      <w:r w:rsidRPr="0022764C">
        <w:rPr>
          <w:b/>
          <w:bCs/>
        </w:rPr>
        <w:t xml:space="preserve">Insured </w:t>
      </w:r>
      <w:r w:rsidRPr="0022764C">
        <w:t xml:space="preserve">and </w:t>
      </w:r>
      <w:r w:rsidRPr="0022764C">
        <w:rPr>
          <w:b/>
          <w:bCs/>
        </w:rPr>
        <w:t>Us</w:t>
      </w:r>
      <w:r w:rsidRPr="0022764C">
        <w:t xml:space="preserve"> arises from this </w:t>
      </w:r>
      <w:r w:rsidRPr="0022764C">
        <w:rPr>
          <w:b/>
          <w:bCs/>
        </w:rPr>
        <w:t xml:space="preserve">Section </w:t>
      </w:r>
      <w:r w:rsidRPr="0022764C">
        <w:t xml:space="preserve">of the </w:t>
      </w:r>
      <w:r w:rsidRPr="0022764C">
        <w:rPr>
          <w:b/>
          <w:bCs/>
        </w:rPr>
        <w:t>Policy</w:t>
      </w:r>
      <w:r w:rsidRPr="0022764C">
        <w:t xml:space="preserve">, the </w:t>
      </w:r>
      <w:r w:rsidRPr="0022764C">
        <w:rPr>
          <w:b/>
          <w:bCs/>
        </w:rPr>
        <w:t>Insured</w:t>
      </w:r>
      <w:r w:rsidRPr="0022764C">
        <w:t xml:space="preserve"> can make a complaint to </w:t>
      </w:r>
      <w:r w:rsidRPr="0022764C">
        <w:rPr>
          <w:b/>
          <w:bCs/>
        </w:rPr>
        <w:t xml:space="preserve">Us </w:t>
      </w:r>
      <w:r w:rsidRPr="0022764C">
        <w:t xml:space="preserve">as described under How to Complain below and </w:t>
      </w:r>
      <w:r w:rsidRPr="0022764C">
        <w:rPr>
          <w:b/>
          <w:bCs/>
        </w:rPr>
        <w:t>We</w:t>
      </w:r>
      <w:r w:rsidRPr="0022764C">
        <w:t xml:space="preserve"> will try to resolve the matter. If </w:t>
      </w:r>
      <w:r w:rsidRPr="0022764C">
        <w:rPr>
          <w:b/>
          <w:bCs/>
        </w:rPr>
        <w:t>We</w:t>
      </w:r>
      <w:r w:rsidRPr="0022764C">
        <w:t xml:space="preserve"> are unable to satisfy the</w:t>
      </w:r>
      <w:r w:rsidRPr="0022764C">
        <w:rPr>
          <w:b/>
          <w:bCs/>
        </w:rPr>
        <w:t xml:space="preserve"> Insured’s</w:t>
      </w:r>
      <w:r w:rsidRPr="0022764C">
        <w:t xml:space="preserve"> concerns and the matter can be dealt with by the Financial Ombudsman Service the </w:t>
      </w:r>
      <w:r w:rsidRPr="0022764C">
        <w:rPr>
          <w:b/>
          <w:bCs/>
        </w:rPr>
        <w:t>Insured</w:t>
      </w:r>
      <w:r w:rsidRPr="0022764C">
        <w:t xml:space="preserve"> can ask them to arbitrate over the complaint. </w:t>
      </w:r>
    </w:p>
    <w:p w14:paraId="215D3AAD" w14:textId="77777777" w:rsidR="008C3F93" w:rsidRPr="0022764C" w:rsidRDefault="008C3F93" w:rsidP="008C3F93">
      <w:pPr>
        <w:pStyle w:val="BodyText"/>
      </w:pPr>
      <w:r w:rsidRPr="0022764C">
        <w:t>If the dispute cannot be dealt with by the Financial Ombudsman Service, it can be referred for independent arbitration to a qualified person agreed unpin by both parties. The loser of the dispute shall be liable to pay the costs incurred.</w:t>
      </w:r>
    </w:p>
    <w:p w14:paraId="10A0B7B9" w14:textId="77777777" w:rsidR="008C3F93" w:rsidRPr="0022764C" w:rsidRDefault="008C3F93" w:rsidP="008C3F93">
      <w:pPr>
        <w:pStyle w:val="BodyText"/>
      </w:pPr>
      <w:r w:rsidRPr="0022764C">
        <w:t xml:space="preserve">If </w:t>
      </w:r>
      <w:r w:rsidRPr="0022764C">
        <w:rPr>
          <w:b/>
          <w:bCs/>
        </w:rPr>
        <w:t>We</w:t>
      </w:r>
      <w:r w:rsidRPr="0022764C">
        <w:t xml:space="preserve"> and the</w:t>
      </w:r>
      <w:r w:rsidRPr="0022764C">
        <w:rPr>
          <w:b/>
          <w:bCs/>
        </w:rPr>
        <w:t xml:space="preserve"> Insured</w:t>
      </w:r>
      <w:r w:rsidRPr="0022764C">
        <w:t xml:space="preserve"> fail to agree of a suitable person to arbitrate the matter </w:t>
      </w:r>
      <w:r w:rsidRPr="0022764C">
        <w:rPr>
          <w:b/>
          <w:bCs/>
        </w:rPr>
        <w:t xml:space="preserve">We </w:t>
      </w:r>
      <w:r w:rsidRPr="0022764C">
        <w:t xml:space="preserve">will ask the President of the relevant Law Society to nominate. The arbitration shall be subject to the Arbitration Acts and the arbitrator’s decision shall be binding on both parties. </w:t>
      </w:r>
    </w:p>
    <w:p w14:paraId="00B4E284" w14:textId="77777777" w:rsidR="008C3F93" w:rsidRPr="0022764C" w:rsidRDefault="008C3F93" w:rsidP="008C3F93">
      <w:pPr>
        <w:pStyle w:val="Heading3"/>
      </w:pPr>
      <w:r w:rsidRPr="0022764C">
        <w:lastRenderedPageBreak/>
        <w:t>Other Insurance</w:t>
      </w:r>
    </w:p>
    <w:p w14:paraId="36629F2C" w14:textId="77777777" w:rsidR="008C3F93" w:rsidRPr="0022764C" w:rsidRDefault="008C3F93" w:rsidP="008C3F93">
      <w:pPr>
        <w:pStyle w:val="BodyText"/>
      </w:pPr>
      <w:r w:rsidRPr="0022764C">
        <w:t xml:space="preserve">The </w:t>
      </w:r>
      <w:r w:rsidRPr="0022764C">
        <w:rPr>
          <w:b/>
          <w:bCs/>
        </w:rPr>
        <w:t>Insurer</w:t>
      </w:r>
      <w:r w:rsidRPr="0022764C">
        <w:t xml:space="preserve"> will not pay more than their fair share (rateable proportion) for any claim covered by another policy, or any claim that would have been covered by any other policy if this </w:t>
      </w:r>
      <w:r w:rsidRPr="0022764C">
        <w:rPr>
          <w:b/>
          <w:bCs/>
        </w:rPr>
        <w:t>Section</w:t>
      </w:r>
      <w:r w:rsidRPr="0022764C">
        <w:t xml:space="preserve"> of the </w:t>
      </w:r>
      <w:r w:rsidRPr="0022764C">
        <w:rPr>
          <w:b/>
          <w:bCs/>
        </w:rPr>
        <w:t>Policy</w:t>
      </w:r>
      <w:r w:rsidRPr="0022764C">
        <w:t xml:space="preserve"> did not exist; even if the other insurer refuses the claim. </w:t>
      </w:r>
    </w:p>
    <w:p w14:paraId="00811DD3" w14:textId="77777777" w:rsidR="008C3F93" w:rsidRPr="0022764C" w:rsidRDefault="008C3F93" w:rsidP="008C3F93">
      <w:pPr>
        <w:pStyle w:val="Heading3"/>
      </w:pPr>
      <w:r w:rsidRPr="0022764C">
        <w:t>Fraudulent Claims and Claims Tainted by Dishonesty</w:t>
      </w:r>
    </w:p>
    <w:p w14:paraId="7461E77D" w14:textId="77777777" w:rsidR="008C3F93" w:rsidRPr="0022764C" w:rsidRDefault="008C3F93" w:rsidP="008C3F93">
      <w:pPr>
        <w:pStyle w:val="BodyText"/>
        <w:numPr>
          <w:ilvl w:val="0"/>
          <w:numId w:val="317"/>
        </w:numPr>
        <w:ind w:left="454" w:hanging="454"/>
      </w:pPr>
      <w:r w:rsidRPr="0022764C">
        <w:t xml:space="preserve">If the </w:t>
      </w:r>
      <w:r w:rsidRPr="0022764C">
        <w:rPr>
          <w:b/>
          <w:bCs/>
        </w:rPr>
        <w:t>Insured</w:t>
      </w:r>
      <w:r w:rsidRPr="0022764C">
        <w:t xml:space="preserve"> makes any claim which is fraudulent or false, this </w:t>
      </w:r>
      <w:r w:rsidRPr="0022764C">
        <w:rPr>
          <w:b/>
          <w:bCs/>
        </w:rPr>
        <w:t>Section</w:t>
      </w:r>
      <w:r w:rsidRPr="0022764C">
        <w:t xml:space="preserve"> of the </w:t>
      </w:r>
      <w:r w:rsidRPr="0022764C">
        <w:rPr>
          <w:b/>
          <w:bCs/>
        </w:rPr>
        <w:t>Policy</w:t>
      </w:r>
      <w:r w:rsidRPr="0022764C">
        <w:t xml:space="preserve"> may become void and all benefit under it may be lost. </w:t>
      </w:r>
    </w:p>
    <w:p w14:paraId="6AFA9D52" w14:textId="77777777" w:rsidR="008C3F93" w:rsidRPr="0022764C" w:rsidRDefault="008C3F93" w:rsidP="008C3F93">
      <w:pPr>
        <w:pStyle w:val="BodyText"/>
        <w:numPr>
          <w:ilvl w:val="0"/>
          <w:numId w:val="317"/>
        </w:numPr>
        <w:ind w:left="454" w:hanging="454"/>
      </w:pPr>
      <w:r w:rsidRPr="0022764C">
        <w:t xml:space="preserve">An </w:t>
      </w:r>
      <w:r w:rsidRPr="0022764C">
        <w:rPr>
          <w:b/>
          <w:bCs/>
        </w:rPr>
        <w:t>Insured</w:t>
      </w:r>
      <w:r w:rsidRPr="0022764C">
        <w:t xml:space="preserve"> shall at all times be entirely truthful and open in any evidence, disclosure or statement they give and shall act with complete honesty and integrity throughout. Where, on the balance of probabilities and having considered carefully all the facts of the claim, it appears to the </w:t>
      </w:r>
      <w:r w:rsidRPr="0022764C">
        <w:rPr>
          <w:b/>
          <w:bCs/>
        </w:rPr>
        <w:t>Appointed Advisor</w:t>
      </w:r>
      <w:r w:rsidRPr="0022764C">
        <w:t xml:space="preserve"> that the </w:t>
      </w:r>
      <w:r w:rsidRPr="0022764C">
        <w:rPr>
          <w:b/>
          <w:bCs/>
        </w:rPr>
        <w:t>Insured</w:t>
      </w:r>
      <w:r w:rsidRPr="0022764C">
        <w:t xml:space="preserve"> has breached this condition and that the breach has: </w:t>
      </w:r>
    </w:p>
    <w:p w14:paraId="2B72425C" w14:textId="77777777" w:rsidR="008C3F93" w:rsidRPr="0022764C" w:rsidRDefault="008C3F93" w:rsidP="008C3F93">
      <w:pPr>
        <w:pStyle w:val="BodyText"/>
        <w:numPr>
          <w:ilvl w:val="0"/>
          <w:numId w:val="318"/>
        </w:numPr>
        <w:ind w:left="908" w:hanging="454"/>
      </w:pPr>
      <w:r w:rsidRPr="0022764C">
        <w:t xml:space="preserve">affected </w:t>
      </w:r>
      <w:r w:rsidRPr="0022764C">
        <w:rPr>
          <w:b/>
          <w:bCs/>
        </w:rPr>
        <w:t>Our</w:t>
      </w:r>
      <w:r w:rsidRPr="0022764C">
        <w:t xml:space="preserve"> assessment of </w:t>
      </w:r>
      <w:r w:rsidRPr="0022764C">
        <w:rPr>
          <w:b/>
          <w:bCs/>
        </w:rPr>
        <w:t>Reasonable Prospects of Success</w:t>
      </w:r>
      <w:r w:rsidRPr="0022764C">
        <w:t>, and/or</w:t>
      </w:r>
    </w:p>
    <w:p w14:paraId="596888BB" w14:textId="77777777" w:rsidR="008C3F93" w:rsidRPr="0022764C" w:rsidRDefault="008C3F93" w:rsidP="008C3F93">
      <w:pPr>
        <w:pStyle w:val="BodyText"/>
        <w:numPr>
          <w:ilvl w:val="0"/>
          <w:numId w:val="318"/>
        </w:numPr>
        <w:ind w:left="908" w:hanging="454"/>
      </w:pPr>
      <w:r w:rsidRPr="0022764C">
        <w:t xml:space="preserve">prejudiced any part the outcome of </w:t>
      </w:r>
      <w:r w:rsidRPr="0022764C">
        <w:rPr>
          <w:b/>
          <w:bCs/>
        </w:rPr>
        <w:t>Your</w:t>
      </w:r>
      <w:r w:rsidRPr="0022764C">
        <w:t xml:space="preserve"> claim</w:t>
      </w:r>
    </w:p>
    <w:p w14:paraId="1A524873" w14:textId="77777777" w:rsidR="008C3F93" w:rsidRPr="0022764C" w:rsidRDefault="008C3F93" w:rsidP="008C3F93">
      <w:pPr>
        <w:pStyle w:val="BodyText"/>
      </w:pPr>
      <w:r w:rsidRPr="0022764C">
        <w:t>the</w:t>
      </w:r>
      <w:r w:rsidRPr="0022764C">
        <w:rPr>
          <w:b/>
          <w:bCs/>
        </w:rPr>
        <w:t xml:space="preserve"> Insurer</w:t>
      </w:r>
      <w:r w:rsidRPr="0022764C">
        <w:t xml:space="preserve"> shall have no liability for </w:t>
      </w:r>
      <w:r w:rsidRPr="0022764C">
        <w:rPr>
          <w:b/>
          <w:bCs/>
        </w:rPr>
        <w:t>Legal Costs &amp; Expenses</w:t>
      </w:r>
      <w:r w:rsidRPr="0022764C">
        <w:t xml:space="preserve"> incurred from the date of the </w:t>
      </w:r>
      <w:r w:rsidRPr="0022764C">
        <w:rPr>
          <w:b/>
          <w:bCs/>
        </w:rPr>
        <w:t>Insured’s</w:t>
      </w:r>
      <w:r w:rsidRPr="0022764C">
        <w:t xml:space="preserve"> breach.</w:t>
      </w:r>
    </w:p>
    <w:p w14:paraId="61B22770" w14:textId="77777777" w:rsidR="008C3F93" w:rsidRPr="0022764C" w:rsidRDefault="008C3F93" w:rsidP="008C3F93">
      <w:pPr>
        <w:pStyle w:val="Heading3"/>
      </w:pPr>
      <w:r w:rsidRPr="0022764C">
        <w:t>Acts of Parliament</w:t>
      </w:r>
    </w:p>
    <w:p w14:paraId="0A9FCE5B" w14:textId="77777777" w:rsidR="008C3F93" w:rsidRPr="0022764C" w:rsidRDefault="008C3F93" w:rsidP="008C3F93">
      <w:pPr>
        <w:pStyle w:val="BodyText"/>
      </w:pPr>
      <w:r w:rsidRPr="0022764C">
        <w:t xml:space="preserve">All legal instruments, bodies and rules referred to within this </w:t>
      </w:r>
      <w:r w:rsidRPr="0022764C">
        <w:rPr>
          <w:b/>
          <w:bCs/>
        </w:rPr>
        <w:t>Section</w:t>
      </w:r>
      <w:r w:rsidRPr="0022764C">
        <w:t xml:space="preserve"> shall include the equivalent in Wales, Scotland, Northern Ireland, the Isle of Man and the Channel Islands and any subsequent amendment or replacement legislation.</w:t>
      </w:r>
    </w:p>
    <w:p w14:paraId="2FBC244B" w14:textId="77777777" w:rsidR="008C3F93" w:rsidRPr="0022764C" w:rsidRDefault="008C3F93" w:rsidP="008C3F93">
      <w:pPr>
        <w:pStyle w:val="Heading1"/>
      </w:pPr>
      <w:r w:rsidRPr="0022764C">
        <w:t>Helplines</w:t>
      </w:r>
    </w:p>
    <w:p w14:paraId="5FC923AA" w14:textId="63890D49" w:rsidR="008C3F93" w:rsidRPr="0022764C" w:rsidRDefault="008C3F93" w:rsidP="008C3F93">
      <w:pPr>
        <w:pStyle w:val="BodyText"/>
      </w:pPr>
      <w:r w:rsidRPr="0022764C">
        <w:t xml:space="preserve">All helplines are subject to fair and reasonable use. The level of fair usage will depend on individual circumstances. However, if </w:t>
      </w:r>
      <w:r w:rsidRPr="0022764C">
        <w:rPr>
          <w:b/>
          <w:bCs/>
        </w:rPr>
        <w:t>Our</w:t>
      </w:r>
      <w:r w:rsidRPr="0022764C">
        <w:t xml:space="preserve"> advisors consider that </w:t>
      </w:r>
      <w:r w:rsidRPr="0022764C">
        <w:rPr>
          <w:b/>
          <w:bCs/>
        </w:rPr>
        <w:t>Your</w:t>
      </w:r>
      <w:r w:rsidRPr="0022764C">
        <w:t xml:space="preserve"> helpline usage is becoming </w:t>
      </w:r>
      <w:del w:id="183" w:author="stuart wolstenholme" w:date="2026-05-29T12:38:00Z" w16du:dateUtc="2026-05-29T11:38:00Z">
        <w:r w:rsidRPr="0022764C" w:rsidDel="00BB79CB">
          <w:delText>excessive</w:delText>
        </w:r>
      </w:del>
      <w:ins w:id="184" w:author="stuart wolstenholme" w:date="2026-05-29T12:38:00Z" w16du:dateUtc="2026-05-29T11:38:00Z">
        <w:r w:rsidR="00BB79CB" w:rsidRPr="0022764C">
          <w:t>excessive,</w:t>
        </w:r>
      </w:ins>
      <w:r w:rsidRPr="0022764C">
        <w:t xml:space="preserve"> they will tell </w:t>
      </w:r>
      <w:r w:rsidRPr="0022764C">
        <w:rPr>
          <w:b/>
          <w:bCs/>
        </w:rPr>
        <w:t>You</w:t>
      </w:r>
      <w:r w:rsidRPr="0022764C">
        <w:t xml:space="preserve">. If following that warning usage is not reduced to a more reasonable level, </w:t>
      </w:r>
      <w:r w:rsidRPr="0022764C">
        <w:rPr>
          <w:b/>
          <w:bCs/>
          <w:color w:val="000000"/>
        </w:rPr>
        <w:t>We</w:t>
      </w:r>
      <w:r w:rsidRPr="0022764C">
        <w:rPr>
          <w:color w:val="000000"/>
        </w:rPr>
        <w:t xml:space="preserve"> can</w:t>
      </w:r>
      <w:r w:rsidRPr="0022764C">
        <w:t xml:space="preserve"> refuse to accept further calls.</w:t>
      </w:r>
    </w:p>
    <w:p w14:paraId="426A2978" w14:textId="77777777" w:rsidR="008C3F93" w:rsidRPr="0022764C" w:rsidRDefault="008C3F93" w:rsidP="008C3F93">
      <w:pPr>
        <w:pStyle w:val="Heading3"/>
      </w:pPr>
      <w:r w:rsidRPr="0022764C">
        <w:t>Legal and Tax Advice - 0344 571 7978</w:t>
      </w:r>
    </w:p>
    <w:p w14:paraId="7DC5ABF8" w14:textId="77777777" w:rsidR="008C3F93" w:rsidRPr="0022764C" w:rsidRDefault="008C3F93" w:rsidP="008C3F93">
      <w:pPr>
        <w:pStyle w:val="BodyText"/>
        <w:rPr>
          <w:b/>
          <w:bCs/>
        </w:rPr>
      </w:pPr>
      <w:r w:rsidRPr="0022764C">
        <w:t xml:space="preserve">If </w:t>
      </w:r>
      <w:r w:rsidRPr="0022764C">
        <w:rPr>
          <w:b/>
          <w:bCs/>
        </w:rPr>
        <w:t>You</w:t>
      </w:r>
      <w:r w:rsidRPr="0022764C">
        <w:t xml:space="preserve"> have a legal or tax problem relating to </w:t>
      </w:r>
      <w:r w:rsidRPr="0022764C">
        <w:rPr>
          <w:b/>
          <w:bCs/>
        </w:rPr>
        <w:t>Your</w:t>
      </w:r>
      <w:r w:rsidRPr="0022764C">
        <w:t xml:space="preserve"> </w:t>
      </w:r>
      <w:r w:rsidRPr="0022764C">
        <w:rPr>
          <w:b/>
          <w:bCs/>
        </w:rPr>
        <w:t>Business</w:t>
      </w:r>
      <w:r w:rsidRPr="0022764C">
        <w:t xml:space="preserve">, </w:t>
      </w:r>
      <w:r w:rsidRPr="0022764C">
        <w:rPr>
          <w:b/>
          <w:bCs/>
          <w:color w:val="000000"/>
        </w:rPr>
        <w:t xml:space="preserve">We </w:t>
      </w:r>
      <w:r w:rsidRPr="0022764C">
        <w:t xml:space="preserve">recommend that </w:t>
      </w:r>
      <w:r w:rsidRPr="0022764C">
        <w:rPr>
          <w:b/>
          <w:bCs/>
        </w:rPr>
        <w:t>You</w:t>
      </w:r>
      <w:r w:rsidRPr="0022764C">
        <w:t xml:space="preserve"> call </w:t>
      </w:r>
      <w:r w:rsidRPr="0022764C">
        <w:rPr>
          <w:b/>
          <w:bCs/>
        </w:rPr>
        <w:t>Our</w:t>
      </w:r>
      <w:r w:rsidRPr="0022764C">
        <w:t xml:space="preserve"> confidential legal and tax advice helpline. Legal advice is available 24 hours a day, 365 days of the year, and tax advice is available between 9am and 5pm on weekdays (except bank holidays). </w:t>
      </w:r>
      <w:r w:rsidRPr="0022764C">
        <w:rPr>
          <w:b/>
          <w:bCs/>
          <w:color w:val="000000"/>
        </w:rPr>
        <w:t xml:space="preserve">We </w:t>
      </w:r>
      <w:r w:rsidRPr="0022764C">
        <w:t xml:space="preserve">give advice about business-related legal matters within UK and EU law and tax matters within the UK. </w:t>
      </w:r>
      <w:r w:rsidRPr="0022764C">
        <w:rPr>
          <w:b/>
          <w:bCs/>
        </w:rPr>
        <w:t>Your</w:t>
      </w:r>
      <w:r w:rsidRPr="0022764C">
        <w:t xml:space="preserve"> query will be dealt with by a qualified specialist who is experienced in handling legal and tax-related matters. Use of this service does not constitute reporting of a claim.</w:t>
      </w:r>
    </w:p>
    <w:p w14:paraId="23633EF5" w14:textId="77777777" w:rsidR="008C3F93" w:rsidRPr="0022764C" w:rsidRDefault="008C3F93" w:rsidP="008C3F93">
      <w:pPr>
        <w:pStyle w:val="Heading3"/>
      </w:pPr>
      <w:r w:rsidRPr="0022764C">
        <w:t xml:space="preserve">Redundancy Assistance - 0330 303 1955 </w:t>
      </w:r>
    </w:p>
    <w:p w14:paraId="31730C34" w14:textId="2B97B052" w:rsidR="008C3F93" w:rsidRPr="0022764C" w:rsidRDefault="008C3F93" w:rsidP="008C3F93">
      <w:pPr>
        <w:pStyle w:val="BodyText"/>
      </w:pPr>
      <w:r w:rsidRPr="0022764C">
        <w:rPr>
          <w:rStyle w:val="A5"/>
          <w:rFonts w:asciiTheme="minorHAnsi" w:hAnsiTheme="minorHAnsi" w:cstheme="minorBidi"/>
          <w:color w:val="auto"/>
          <w:szCs w:val="20"/>
        </w:rPr>
        <w:t xml:space="preserve">If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are planning redundancies and need extra legal support, </w:t>
      </w:r>
      <w:r w:rsidRPr="0022764C">
        <w:rPr>
          <w:b/>
          <w:bCs/>
        </w:rPr>
        <w:t>We</w:t>
      </w:r>
      <w:r w:rsidRPr="0022764C">
        <w:rPr>
          <w:rStyle w:val="A5"/>
          <w:rFonts w:asciiTheme="minorHAnsi" w:hAnsiTheme="minorHAnsi" w:cstheme="minorBidi"/>
          <w:color w:val="auto"/>
          <w:szCs w:val="20"/>
        </w:rPr>
        <w:t xml:space="preserve"> can arrange specialist consultancy assistance </w:t>
      </w:r>
      <w:r w:rsidRPr="0022764C">
        <w:rPr>
          <w:rStyle w:val="A5"/>
          <w:rFonts w:asciiTheme="minorHAnsi" w:hAnsiTheme="minorHAnsi" w:cstheme="minorBidi"/>
          <w:color w:val="auto"/>
          <w:szCs w:val="20"/>
        </w:rPr>
        <w:t xml:space="preserve">for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Redundancy assistance will help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to implement a fair selection process and ensure that the redundancy notices are correctly served. The service offers document review and telephone or written advice and is subject to a charge. If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would like </w:t>
      </w:r>
      <w:r w:rsidRPr="0022764C">
        <w:rPr>
          <w:rStyle w:val="A5"/>
          <w:rFonts w:asciiTheme="minorHAnsi" w:hAnsiTheme="minorHAnsi" w:cstheme="minorBidi"/>
          <w:b/>
          <w:bCs/>
          <w:color w:val="auto"/>
          <w:szCs w:val="20"/>
        </w:rPr>
        <w:t>Us</w:t>
      </w:r>
      <w:r w:rsidRPr="0022764C">
        <w:rPr>
          <w:rStyle w:val="A5"/>
          <w:rFonts w:asciiTheme="minorHAnsi" w:hAnsiTheme="minorHAnsi" w:cstheme="minorBidi"/>
          <w:color w:val="auto"/>
          <w:szCs w:val="20"/>
        </w:rPr>
        <w:t xml:space="preserve"> to arrange Redundancy </w:t>
      </w:r>
      <w:del w:id="185" w:author="stuart wolstenholme" w:date="2026-05-29T12:38:00Z" w16du:dateUtc="2026-05-29T11:38:00Z">
        <w:r w:rsidRPr="0022764C" w:rsidDel="00BB79CB">
          <w:rPr>
            <w:rStyle w:val="A5"/>
            <w:rFonts w:asciiTheme="minorHAnsi" w:hAnsiTheme="minorHAnsi" w:cstheme="minorBidi"/>
            <w:color w:val="auto"/>
            <w:szCs w:val="20"/>
          </w:rPr>
          <w:delText>Assistance</w:delText>
        </w:r>
      </w:del>
      <w:ins w:id="186" w:author="stuart wolstenholme" w:date="2026-05-29T12:38:00Z" w16du:dateUtc="2026-05-29T11:38:00Z">
        <w:r w:rsidR="00BB79CB" w:rsidRPr="0022764C">
          <w:rPr>
            <w:rStyle w:val="A5"/>
            <w:rFonts w:asciiTheme="minorHAnsi" w:hAnsiTheme="minorHAnsi" w:cstheme="minorBidi"/>
            <w:color w:val="auto"/>
            <w:szCs w:val="20"/>
          </w:rPr>
          <w:t>Assistance,</w:t>
        </w:r>
      </w:ins>
      <w:r w:rsidRPr="0022764C">
        <w:rPr>
          <w:rStyle w:val="A5"/>
          <w:rFonts w:asciiTheme="minorHAnsi" w:hAnsiTheme="minorHAnsi" w:cstheme="minorBidi"/>
          <w:color w:val="auto"/>
          <w:szCs w:val="20"/>
        </w:rPr>
        <w:t xml:space="preserve"> please call </w:t>
      </w:r>
      <w:r w:rsidRPr="0022764C">
        <w:rPr>
          <w:rStyle w:val="A5"/>
          <w:rFonts w:asciiTheme="minorHAnsi" w:hAnsiTheme="minorHAnsi" w:cstheme="minorBidi"/>
          <w:b/>
          <w:bCs/>
          <w:color w:val="auto"/>
          <w:szCs w:val="20"/>
        </w:rPr>
        <w:t>Us</w:t>
      </w:r>
      <w:r w:rsidRPr="0022764C">
        <w:rPr>
          <w:rStyle w:val="A5"/>
          <w:rFonts w:asciiTheme="minorHAnsi" w:hAnsiTheme="minorHAnsi" w:cstheme="minorBidi"/>
          <w:color w:val="auto"/>
          <w:szCs w:val="20"/>
        </w:rPr>
        <w:t xml:space="preserve"> between 9am and 5pm on weekdays (except bank holidays).</w:t>
      </w:r>
    </w:p>
    <w:p w14:paraId="25A80082" w14:textId="77777777" w:rsidR="008C3F93" w:rsidRPr="0022764C" w:rsidRDefault="008C3F93" w:rsidP="008C3F93">
      <w:pPr>
        <w:pStyle w:val="Heading3"/>
      </w:pPr>
      <w:r w:rsidRPr="0022764C">
        <w:t>Executive Suite – Identity Theft Resolution - 0333 000 2083</w:t>
      </w:r>
    </w:p>
    <w:p w14:paraId="392837FF" w14:textId="77777777" w:rsidR="008C3F93" w:rsidRPr="0022764C" w:rsidRDefault="008C3F93" w:rsidP="008C3F93">
      <w:pPr>
        <w:pStyle w:val="BodyText"/>
        <w:rPr>
          <w:rStyle w:val="A4"/>
          <w:rFonts w:cstheme="minorBidi"/>
          <w:color w:val="auto"/>
          <w:sz w:val="18"/>
        </w:rPr>
      </w:pPr>
      <w:r w:rsidRPr="0022764C">
        <w:rPr>
          <w:rStyle w:val="A5"/>
          <w:rFonts w:asciiTheme="minorHAnsi" w:hAnsiTheme="minorHAnsi" w:cstheme="minorBidi"/>
          <w:color w:val="auto"/>
          <w:szCs w:val="20"/>
        </w:rPr>
        <w:t xml:space="preserve">This service is available to the principal, executive officers, directors and partners of the </w:t>
      </w:r>
      <w:r w:rsidRPr="0022764C">
        <w:rPr>
          <w:rStyle w:val="A5"/>
          <w:rFonts w:asciiTheme="minorHAnsi" w:hAnsiTheme="minorHAnsi" w:cstheme="minorBidi"/>
          <w:b/>
          <w:bCs/>
          <w:color w:val="auto"/>
          <w:szCs w:val="20"/>
        </w:rPr>
        <w:t>Business</w:t>
      </w:r>
      <w:r w:rsidRPr="0022764C">
        <w:rPr>
          <w:rStyle w:val="A5"/>
          <w:rFonts w:asciiTheme="minorHAnsi" w:hAnsiTheme="minorHAnsi" w:cstheme="minorBidi"/>
          <w:color w:val="auto"/>
          <w:szCs w:val="20"/>
        </w:rPr>
        <w:t xml:space="preserve"> between 9am and 5pm on weekdays (except bank holidays). </w:t>
      </w:r>
      <w:r w:rsidRPr="0022764C">
        <w:rPr>
          <w:b/>
          <w:bCs/>
        </w:rPr>
        <w:t>We</w:t>
      </w:r>
      <w:r w:rsidRPr="0022764C">
        <w:rPr>
          <w:rStyle w:val="A5"/>
          <w:rFonts w:asciiTheme="minorHAnsi" w:hAnsiTheme="minorHAnsi" w:cstheme="minorBidi"/>
          <w:color w:val="auto"/>
          <w:szCs w:val="20"/>
        </w:rPr>
        <w:t xml:space="preserve"> provide telephone advice to help executives keep their personal identity secure. Where identity theft is suspected, </w:t>
      </w: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specialist caseworkers can help the victim to restore their credit rating and correspond with their card issuer, bank or other parties. Identity theft expenses are insured under Insured Event Executive Suite 3 when </w:t>
      </w:r>
      <w:r w:rsidRPr="0022764C">
        <w:rPr>
          <w:rStyle w:val="A5"/>
          <w:rFonts w:asciiTheme="minorHAnsi" w:hAnsiTheme="minorHAnsi" w:cstheme="minorBidi"/>
          <w:b/>
          <w:bCs/>
          <w:color w:val="auto"/>
          <w:szCs w:val="20"/>
        </w:rPr>
        <w:t>Your</w:t>
      </w:r>
      <w:r w:rsidRPr="0022764C">
        <w:rPr>
          <w:rStyle w:val="A5"/>
          <w:rFonts w:asciiTheme="minorHAnsi" w:hAnsiTheme="minorHAnsi" w:cstheme="minorBidi"/>
          <w:color w:val="auto"/>
          <w:szCs w:val="20"/>
        </w:rPr>
        <w:t xml:space="preserve"> executives use this helpline.</w:t>
      </w:r>
    </w:p>
    <w:p w14:paraId="56F8F106" w14:textId="77777777" w:rsidR="008C3F93" w:rsidRPr="0022764C" w:rsidRDefault="008C3F93" w:rsidP="008C3F93">
      <w:pPr>
        <w:pStyle w:val="Heading3"/>
      </w:pPr>
      <w:r w:rsidRPr="0022764C">
        <w:t xml:space="preserve">Crisis Communication - 0344 571 7964 </w:t>
      </w:r>
    </w:p>
    <w:p w14:paraId="274366A5" w14:textId="77777777" w:rsidR="008C3F93" w:rsidRPr="0022764C" w:rsidRDefault="008C3F93" w:rsidP="008C3F93">
      <w:pPr>
        <w:pStyle w:val="BodyText"/>
        <w:rPr>
          <w:rStyle w:val="A5"/>
          <w:rFonts w:asciiTheme="minorHAnsi" w:hAnsiTheme="minorHAnsi" w:cstheme="minorBidi"/>
          <w:color w:val="auto"/>
          <w:szCs w:val="20"/>
        </w:rPr>
      </w:pPr>
      <w:r w:rsidRPr="0022764C">
        <w:rPr>
          <w:rStyle w:val="A5"/>
          <w:rFonts w:asciiTheme="minorHAnsi" w:hAnsiTheme="minorHAnsi" w:cstheme="minorBidi"/>
          <w:color w:val="auto"/>
          <w:szCs w:val="20"/>
        </w:rPr>
        <w:t xml:space="preserve">Following an event that has attracted negative publicity which could affect </w:t>
      </w:r>
      <w:r w:rsidRPr="0022764C">
        <w:rPr>
          <w:rStyle w:val="A5"/>
          <w:rFonts w:asciiTheme="minorHAnsi" w:hAnsiTheme="minorHAnsi" w:cstheme="minorBidi"/>
          <w:b/>
          <w:bCs/>
          <w:color w:val="auto"/>
          <w:szCs w:val="20"/>
        </w:rPr>
        <w:t>Your Business, You</w:t>
      </w:r>
      <w:r w:rsidRPr="0022764C">
        <w:rPr>
          <w:rStyle w:val="A5"/>
          <w:rFonts w:asciiTheme="minorHAnsi" w:hAnsiTheme="minorHAnsi" w:cstheme="minorBidi"/>
          <w:color w:val="auto"/>
          <w:szCs w:val="20"/>
        </w:rPr>
        <w:t xml:space="preserve"> can access professional public relations support from </w:t>
      </w: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Crisis communication experts at any time.</w:t>
      </w:r>
    </w:p>
    <w:p w14:paraId="5FC59E42" w14:textId="77777777" w:rsidR="008C3F93" w:rsidRPr="0022764C" w:rsidRDefault="008C3F93" w:rsidP="008C3F93">
      <w:pPr>
        <w:pStyle w:val="BodyText"/>
        <w:rPr>
          <w:rStyle w:val="A5"/>
          <w:rFonts w:asciiTheme="minorHAnsi" w:hAnsiTheme="minorHAnsi" w:cstheme="minorBidi"/>
          <w:color w:val="auto"/>
          <w:szCs w:val="20"/>
        </w:rPr>
      </w:pPr>
      <w:r w:rsidRPr="0022764C">
        <w:rPr>
          <w:rStyle w:val="A5"/>
          <w:rFonts w:asciiTheme="minorHAnsi" w:hAnsiTheme="minorHAnsi" w:cstheme="minorBidi"/>
          <w:color w:val="auto"/>
          <w:szCs w:val="20"/>
        </w:rPr>
        <w:t xml:space="preserve">In advance of any actual adverse publicity, where possible, initial advice for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to act upon will be provided over the phone. If </w:t>
      </w:r>
      <w:r w:rsidRPr="0022764C">
        <w:rPr>
          <w:rStyle w:val="A5"/>
          <w:rFonts w:asciiTheme="minorHAnsi" w:hAnsiTheme="minorHAnsi" w:cstheme="minorBidi"/>
          <w:b/>
          <w:bCs/>
          <w:color w:val="auto"/>
          <w:szCs w:val="20"/>
        </w:rPr>
        <w:t>Your</w:t>
      </w:r>
      <w:r w:rsidRPr="0022764C">
        <w:rPr>
          <w:rStyle w:val="A5"/>
          <w:rFonts w:asciiTheme="minorHAnsi" w:hAnsiTheme="minorHAnsi" w:cstheme="minorBidi"/>
          <w:color w:val="auto"/>
          <w:szCs w:val="20"/>
        </w:rPr>
        <w:t xml:space="preserve"> circumstances require professional work to be carried out at that time, </w:t>
      </w:r>
      <w:r w:rsidRPr="0022764C">
        <w:rPr>
          <w:rStyle w:val="A5"/>
          <w:rFonts w:asciiTheme="minorHAnsi" w:hAnsiTheme="minorHAnsi" w:cstheme="minorBidi"/>
          <w:b/>
          <w:bCs/>
          <w:color w:val="auto"/>
          <w:szCs w:val="20"/>
        </w:rPr>
        <w:t>We</w:t>
      </w:r>
      <w:r w:rsidRPr="0022764C">
        <w:rPr>
          <w:rStyle w:val="A5"/>
          <w:rFonts w:asciiTheme="minorHAnsi" w:hAnsiTheme="minorHAnsi" w:cstheme="minorBidi"/>
          <w:color w:val="auto"/>
          <w:szCs w:val="20"/>
        </w:rPr>
        <w:t xml:space="preserve"> can help on a consultancy basis and subject to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paying a fee.</w:t>
      </w:r>
    </w:p>
    <w:p w14:paraId="3B552D68" w14:textId="77777777" w:rsidR="008C3F93" w:rsidRPr="0022764C" w:rsidRDefault="008C3F93" w:rsidP="008C3F93">
      <w:pPr>
        <w:pStyle w:val="BodyText"/>
        <w:rPr>
          <w:rStyle w:val="A4"/>
          <w:rFonts w:cstheme="minorBidi"/>
          <w:color w:val="auto"/>
          <w:sz w:val="18"/>
        </w:rPr>
      </w:pPr>
      <w:r w:rsidRPr="0022764C">
        <w:rPr>
          <w:rStyle w:val="A5"/>
          <w:rFonts w:asciiTheme="minorHAnsi" w:hAnsiTheme="minorHAnsi" w:cstheme="minorBidi"/>
          <w:color w:val="auto"/>
          <w:szCs w:val="20"/>
        </w:rPr>
        <w:t xml:space="preserve">Where an event has led to actual publicity online, in print or broadcast, that could damage </w:t>
      </w:r>
      <w:r w:rsidRPr="0022764C">
        <w:rPr>
          <w:rStyle w:val="A5"/>
          <w:rFonts w:asciiTheme="minorHAnsi" w:hAnsiTheme="minorHAnsi" w:cstheme="minorBidi"/>
          <w:b/>
          <w:bCs/>
          <w:color w:val="auto"/>
          <w:szCs w:val="20"/>
        </w:rPr>
        <w:t>Your Business, You</w:t>
      </w:r>
      <w:r w:rsidRPr="0022764C">
        <w:rPr>
          <w:rStyle w:val="A5"/>
          <w:rFonts w:asciiTheme="minorHAnsi" w:hAnsiTheme="minorHAnsi" w:cstheme="minorBidi"/>
          <w:color w:val="auto"/>
          <w:szCs w:val="20"/>
        </w:rPr>
        <w:t xml:space="preserve"> are insured against the costs of crisis communication services under</w:t>
      </w:r>
      <w:r w:rsidRPr="0022764C">
        <w:t xml:space="preserve"> </w:t>
      </w:r>
      <w:r w:rsidRPr="0022764C">
        <w:rPr>
          <w:rStyle w:val="A5"/>
          <w:rFonts w:asciiTheme="minorHAnsi" w:hAnsiTheme="minorHAnsi" w:cstheme="minorBidi"/>
          <w:color w:val="auto"/>
          <w:szCs w:val="20"/>
        </w:rPr>
        <w:t xml:space="preserve">Insured Event Crisis Communication when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use this helpline.</w:t>
      </w:r>
    </w:p>
    <w:p w14:paraId="4DBBCA0B" w14:textId="77777777" w:rsidR="008C3F93" w:rsidRPr="0022764C" w:rsidRDefault="008C3F93" w:rsidP="008C3F93">
      <w:pPr>
        <w:pStyle w:val="Heading3"/>
      </w:pPr>
      <w:r w:rsidRPr="0022764C">
        <w:t>Counselling Assistance - 0333 000 2082</w:t>
      </w:r>
    </w:p>
    <w:p w14:paraId="3842EAFA" w14:textId="77777777" w:rsidR="008C3F93" w:rsidRPr="0022764C" w:rsidRDefault="008C3F93" w:rsidP="008C3F93">
      <w:pPr>
        <w:pStyle w:val="BodyText"/>
      </w:pP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qualified counsellors will provide free confidential support and advice by phone to </w:t>
      </w:r>
      <w:r w:rsidRPr="0022764C">
        <w:rPr>
          <w:rStyle w:val="A5"/>
          <w:rFonts w:asciiTheme="minorHAnsi" w:hAnsiTheme="minorHAnsi" w:cstheme="minorBidi"/>
          <w:b/>
          <w:bCs/>
          <w:color w:val="auto"/>
          <w:szCs w:val="20"/>
        </w:rPr>
        <w:t>Your Employees</w:t>
      </w:r>
      <w:r w:rsidRPr="0022764C">
        <w:rPr>
          <w:rStyle w:val="A5"/>
          <w:rFonts w:asciiTheme="minorHAnsi" w:hAnsiTheme="minorHAnsi" w:cstheme="minorBidi"/>
          <w:color w:val="auto"/>
          <w:szCs w:val="20"/>
        </w:rPr>
        <w:t xml:space="preserve"> or their family members who are suffering from emotional upset or feeling worried and anxious about a personal or work-related problem.</w:t>
      </w:r>
    </w:p>
    <w:p w14:paraId="7A3D50A2" w14:textId="77777777" w:rsidR="008C3F93" w:rsidRPr="0022764C" w:rsidRDefault="008C3F93" w:rsidP="008C3F93">
      <w:pPr>
        <w:pStyle w:val="Heading3"/>
      </w:pPr>
      <w:r w:rsidRPr="0022764C">
        <w:t xml:space="preserve">Business Legal Services Website </w:t>
      </w:r>
    </w:p>
    <w:p w14:paraId="1D4B5290" w14:textId="77777777" w:rsidR="008C3F93" w:rsidRPr="0022764C" w:rsidRDefault="008C3F93" w:rsidP="008C3F93">
      <w:pPr>
        <w:pStyle w:val="BodyText"/>
      </w:pPr>
      <w:r w:rsidRPr="0022764C">
        <w:t xml:space="preserve">Register at </w:t>
      </w:r>
      <w:hyperlink r:id="rId23" w:tooltip="http://www.araglegal.co.uk" w:history="1">
        <w:r w:rsidRPr="0022764C">
          <w:rPr>
            <w:rStyle w:val="Hyperlink"/>
            <w:b/>
            <w:bCs/>
            <w:color w:val="auto"/>
          </w:rPr>
          <w:t>www.araglegal.co.uk</w:t>
        </w:r>
      </w:hyperlink>
      <w:r w:rsidRPr="0022764C">
        <w:t xml:space="preserve"> and enter voucher code </w:t>
      </w:r>
      <w:r w:rsidRPr="0022764C">
        <w:rPr>
          <w:b/>
          <w:bCs/>
        </w:rPr>
        <w:t>X1232KC79BB5</w:t>
      </w:r>
      <w:r w:rsidRPr="0022764C">
        <w:t xml:space="preserve"> to access ARAG’s digital law guides and create legal documents and letters to help with commercial legal matters. </w:t>
      </w:r>
    </w:p>
    <w:p w14:paraId="6DAB0D97" w14:textId="77777777" w:rsidR="008C3F93" w:rsidRPr="0022764C" w:rsidRDefault="008C3F93" w:rsidP="008C3F93">
      <w:pPr>
        <w:pStyle w:val="Heading1"/>
      </w:pPr>
      <w:r w:rsidRPr="0022764C">
        <w:t xml:space="preserve">How to Claim </w:t>
      </w:r>
    </w:p>
    <w:p w14:paraId="56354B4C" w14:textId="77777777" w:rsidR="008C3F93" w:rsidRPr="0022764C" w:rsidRDefault="008C3F93" w:rsidP="008C3F93">
      <w:pPr>
        <w:pStyle w:val="Heading3"/>
      </w:pPr>
      <w:r w:rsidRPr="0022764C">
        <w:t>Telling Us About Your Claim</w:t>
      </w:r>
    </w:p>
    <w:p w14:paraId="55967CBF" w14:textId="77777777" w:rsidR="008C3F93" w:rsidRPr="0022764C" w:rsidRDefault="008C3F93" w:rsidP="008C3F93">
      <w:pPr>
        <w:pStyle w:val="BodyText"/>
        <w:numPr>
          <w:ilvl w:val="0"/>
          <w:numId w:val="324"/>
        </w:numPr>
        <w:ind w:left="454" w:hanging="454"/>
      </w:pPr>
      <w:r w:rsidRPr="0022764C">
        <w:t xml:space="preserve">If an </w:t>
      </w:r>
      <w:r w:rsidRPr="0022764C">
        <w:rPr>
          <w:b/>
          <w:bCs/>
        </w:rPr>
        <w:t>Insured</w:t>
      </w:r>
      <w:r w:rsidRPr="0022764C">
        <w:t xml:space="preserve"> needs to make a claim, they must notify ARAG as soon as possible. </w:t>
      </w:r>
    </w:p>
    <w:p w14:paraId="65CEA939" w14:textId="2EF6DD91" w:rsidR="00E408A9" w:rsidRPr="0022764C" w:rsidRDefault="008C3F93" w:rsidP="00E408A9">
      <w:pPr>
        <w:pStyle w:val="BodyText"/>
        <w:numPr>
          <w:ilvl w:val="0"/>
          <w:numId w:val="324"/>
        </w:numPr>
        <w:ind w:left="454" w:hanging="454"/>
      </w:pPr>
      <w:r w:rsidRPr="0022764C">
        <w:lastRenderedPageBreak/>
        <w:t xml:space="preserve">If an </w:t>
      </w:r>
      <w:r w:rsidRPr="0022764C">
        <w:rPr>
          <w:b/>
          <w:bCs/>
        </w:rPr>
        <w:t>Insured</w:t>
      </w:r>
      <w:r w:rsidRPr="0022764C">
        <w:t xml:space="preserve"> instructs their own solicitor or accountant without telling ARAG, they will be liable for costs that are not covered by this </w:t>
      </w:r>
      <w:r w:rsidRPr="0022764C">
        <w:rPr>
          <w:b/>
          <w:bCs/>
        </w:rPr>
        <w:t>Section</w:t>
      </w:r>
      <w:r w:rsidRPr="0022764C">
        <w:t xml:space="preserve"> of the </w:t>
      </w:r>
      <w:r w:rsidRPr="0022764C">
        <w:rPr>
          <w:b/>
          <w:bCs/>
        </w:rPr>
        <w:t>Policy</w:t>
      </w:r>
      <w:r w:rsidRPr="0022764C">
        <w:t>.</w:t>
      </w:r>
    </w:p>
    <w:p w14:paraId="14C82459" w14:textId="32FD0896" w:rsidR="00E408A9" w:rsidRPr="0022764C" w:rsidRDefault="00E408A9" w:rsidP="00E408A9">
      <w:pPr>
        <w:pStyle w:val="BodyText"/>
        <w:numPr>
          <w:ilvl w:val="0"/>
          <w:numId w:val="324"/>
        </w:numPr>
        <w:ind w:left="454" w:hanging="454"/>
      </w:pPr>
      <w:r w:rsidRPr="0022764C">
        <w:rPr>
          <w:rFonts w:ascii="Arial" w:hAnsi="Arial" w:cs="Arial"/>
          <w:szCs w:val="18"/>
        </w:rPr>
        <w:t xml:space="preserve">claim can be made online at www.arag.co.uk/newclaims. </w:t>
      </w:r>
      <w:del w:id="187" w:author="stuart wolstenholme" w:date="2026-05-29T12:38:00Z" w16du:dateUtc="2026-05-29T11:38:00Z">
        <w:r w:rsidRPr="0022764C" w:rsidDel="00BB79CB">
          <w:rPr>
            <w:rFonts w:ascii="Arial" w:hAnsi="Arial" w:cs="Arial"/>
            <w:szCs w:val="18"/>
          </w:rPr>
          <w:delText>Alternatively</w:delText>
        </w:r>
      </w:del>
      <w:ins w:id="188" w:author="stuart wolstenholme" w:date="2026-05-29T12:38:00Z" w16du:dateUtc="2026-05-29T11:38:00Z">
        <w:r w:rsidR="00BB79CB" w:rsidRPr="0022764C">
          <w:rPr>
            <w:rFonts w:ascii="Arial" w:hAnsi="Arial" w:cs="Arial"/>
            <w:szCs w:val="18"/>
          </w:rPr>
          <w:t>Alternatively,</w:t>
        </w:r>
      </w:ins>
      <w:r w:rsidRPr="0022764C">
        <w:rPr>
          <w:rFonts w:ascii="Arial" w:hAnsi="Arial" w:cs="Arial"/>
          <w:szCs w:val="18"/>
        </w:rPr>
        <w:t xml:space="preserve"> an insured can obtain a claim form by downloading one at www.arag.co.uk/newclaims or by calling us on 0330 303 1955 between 9am and 5pm weekdays (except bank holidays).</w:t>
      </w:r>
    </w:p>
    <w:p w14:paraId="3F245BA7" w14:textId="77777777" w:rsidR="00E408A9" w:rsidRPr="0022764C" w:rsidRDefault="00E408A9" w:rsidP="00E408A9">
      <w:pPr>
        <w:pStyle w:val="BodyText"/>
        <w:numPr>
          <w:ilvl w:val="0"/>
          <w:numId w:val="324"/>
        </w:numPr>
        <w:ind w:left="454" w:hanging="454"/>
      </w:pPr>
      <w:r w:rsidRPr="0022764C">
        <w:rPr>
          <w:rFonts w:ascii="Arial" w:hAnsi="Arial" w:cs="Arial"/>
          <w:szCs w:val="18"/>
        </w:rPr>
        <w:t xml:space="preserve">The completed application and supporting documentation can be submitted online or sent to us by email, or post. Further details are set out on our website. </w:t>
      </w:r>
    </w:p>
    <w:p w14:paraId="443EE8DE" w14:textId="1016360D" w:rsidR="00E408A9" w:rsidRPr="0022764C" w:rsidRDefault="00E408A9">
      <w:pPr>
        <w:pStyle w:val="BodyText"/>
        <w:numPr>
          <w:ilvl w:val="0"/>
          <w:numId w:val="324"/>
        </w:numPr>
        <w:ind w:left="454" w:hanging="454"/>
      </w:pPr>
      <w:r w:rsidRPr="0022764C">
        <w:rPr>
          <w:rFonts w:ascii="Arial" w:hAnsi="Arial" w:cs="Arial"/>
          <w:b/>
          <w:bCs/>
          <w:szCs w:val="18"/>
        </w:rPr>
        <w:t xml:space="preserve">We </w:t>
      </w:r>
      <w:r w:rsidRPr="0022764C">
        <w:rPr>
          <w:rFonts w:ascii="Arial" w:hAnsi="Arial" w:cs="Arial"/>
          <w:szCs w:val="18"/>
        </w:rPr>
        <w:t xml:space="preserve">consider that a claim has been reported to </w:t>
      </w:r>
      <w:r w:rsidRPr="0022764C">
        <w:rPr>
          <w:rFonts w:ascii="Arial" w:hAnsi="Arial" w:cs="Arial"/>
          <w:b/>
          <w:bCs/>
          <w:szCs w:val="18"/>
        </w:rPr>
        <w:t xml:space="preserve">us </w:t>
      </w:r>
      <w:r w:rsidRPr="0022764C">
        <w:rPr>
          <w:rFonts w:ascii="Arial" w:hAnsi="Arial" w:cs="Arial"/>
          <w:szCs w:val="18"/>
        </w:rPr>
        <w:t xml:space="preserve">when </w:t>
      </w:r>
      <w:r w:rsidRPr="0022764C">
        <w:rPr>
          <w:rFonts w:ascii="Arial" w:hAnsi="Arial" w:cs="Arial"/>
          <w:b/>
          <w:bCs/>
          <w:szCs w:val="18"/>
        </w:rPr>
        <w:t xml:space="preserve">we </w:t>
      </w:r>
      <w:r w:rsidRPr="0022764C">
        <w:rPr>
          <w:rFonts w:ascii="Arial" w:hAnsi="Arial" w:cs="Arial"/>
          <w:szCs w:val="18"/>
        </w:rPr>
        <w:t xml:space="preserve">have received the </w:t>
      </w:r>
      <w:r w:rsidRPr="0022764C">
        <w:rPr>
          <w:rFonts w:ascii="Arial" w:hAnsi="Arial" w:cs="Arial"/>
          <w:b/>
          <w:bCs/>
          <w:szCs w:val="18"/>
        </w:rPr>
        <w:t>insured</w:t>
      </w:r>
      <w:r w:rsidRPr="0022764C">
        <w:rPr>
          <w:rFonts w:ascii="Arial" w:hAnsi="Arial" w:cs="Arial"/>
          <w:szCs w:val="18"/>
        </w:rPr>
        <w:t xml:space="preserve">’s fully completed claim form. </w:t>
      </w:r>
    </w:p>
    <w:p w14:paraId="1751C2A9" w14:textId="77777777" w:rsidR="008C3F93" w:rsidRPr="0022764C" w:rsidRDefault="008C3F93" w:rsidP="008C3F93">
      <w:pPr>
        <w:pStyle w:val="BodyText"/>
        <w:numPr>
          <w:ilvl w:val="0"/>
          <w:numId w:val="324"/>
        </w:numPr>
        <w:ind w:left="454" w:hanging="454"/>
      </w:pPr>
      <w:r w:rsidRPr="0022764C">
        <w:t xml:space="preserve">The completed claim form and supporting documentation can be sent to ARAG by email or post. Further details are set out in the claim form itself. </w:t>
      </w:r>
    </w:p>
    <w:p w14:paraId="36A58B10" w14:textId="77777777" w:rsidR="008C3F93" w:rsidRPr="0022764C" w:rsidRDefault="008C3F93" w:rsidP="008C3F93">
      <w:pPr>
        <w:pStyle w:val="Heading3"/>
      </w:pPr>
      <w:r w:rsidRPr="0022764C">
        <w:t xml:space="preserve">What Happens Next? </w:t>
      </w:r>
    </w:p>
    <w:p w14:paraId="07D4AB19" w14:textId="77777777" w:rsidR="008C3F93" w:rsidRPr="0022764C" w:rsidRDefault="008C3F93" w:rsidP="008C3F93">
      <w:pPr>
        <w:pStyle w:val="BodyText"/>
        <w:numPr>
          <w:ilvl w:val="0"/>
          <w:numId w:val="325"/>
        </w:numPr>
        <w:ind w:left="454" w:hanging="454"/>
      </w:pPr>
      <w:r w:rsidRPr="0022764C">
        <w:t xml:space="preserve">ARAG will send the </w:t>
      </w:r>
      <w:r w:rsidRPr="0022764C">
        <w:rPr>
          <w:b/>
          <w:bCs/>
        </w:rPr>
        <w:t>Insured</w:t>
      </w:r>
      <w:r w:rsidRPr="0022764C">
        <w:t xml:space="preserve"> a written acknowledgement by the end of the next working day after receiving their claim form. </w:t>
      </w:r>
    </w:p>
    <w:p w14:paraId="04B4A019" w14:textId="77777777" w:rsidR="008C3F93" w:rsidRPr="0022764C" w:rsidRDefault="008C3F93" w:rsidP="008C3F93">
      <w:pPr>
        <w:pStyle w:val="BodyText"/>
        <w:numPr>
          <w:ilvl w:val="0"/>
          <w:numId w:val="325"/>
        </w:numPr>
        <w:ind w:left="454" w:hanging="454"/>
      </w:pPr>
      <w:r w:rsidRPr="0022764C">
        <w:t xml:space="preserve">Within five working days of receiving all the information needed to assess the availability of cover under this </w:t>
      </w:r>
      <w:r w:rsidRPr="0022764C">
        <w:rPr>
          <w:b/>
          <w:bCs/>
        </w:rPr>
        <w:t xml:space="preserve">Section </w:t>
      </w:r>
      <w:r w:rsidRPr="0022764C">
        <w:t xml:space="preserve">of the </w:t>
      </w:r>
      <w:r w:rsidRPr="0022764C">
        <w:rPr>
          <w:b/>
          <w:bCs/>
        </w:rPr>
        <w:t>Policy</w:t>
      </w:r>
      <w:r w:rsidRPr="0022764C">
        <w:t xml:space="preserve">, ARAG will write to the </w:t>
      </w:r>
      <w:r w:rsidRPr="0022764C">
        <w:rPr>
          <w:b/>
          <w:bCs/>
        </w:rPr>
        <w:t>Insured</w:t>
      </w:r>
      <w:r w:rsidRPr="0022764C">
        <w:t xml:space="preserve"> either: </w:t>
      </w:r>
    </w:p>
    <w:p w14:paraId="206E9389" w14:textId="77777777" w:rsidR="008C3F93" w:rsidRPr="0022764C" w:rsidRDefault="008C3F93" w:rsidP="008C3F93">
      <w:pPr>
        <w:pStyle w:val="BodyText"/>
        <w:numPr>
          <w:ilvl w:val="0"/>
          <w:numId w:val="326"/>
        </w:numPr>
        <w:ind w:left="908" w:hanging="454"/>
      </w:pPr>
      <w:r w:rsidRPr="0022764C">
        <w:t xml:space="preserve">confirming cover under the terms of this </w:t>
      </w:r>
      <w:r w:rsidRPr="0022764C">
        <w:rPr>
          <w:b/>
          <w:bCs/>
        </w:rPr>
        <w:t xml:space="preserve">Section </w:t>
      </w:r>
      <w:r w:rsidRPr="0022764C">
        <w:t xml:space="preserve">of the </w:t>
      </w:r>
      <w:r w:rsidRPr="0022764C">
        <w:rPr>
          <w:b/>
          <w:bCs/>
        </w:rPr>
        <w:t>Policy</w:t>
      </w:r>
      <w:r w:rsidRPr="0022764C">
        <w:t xml:space="preserve"> and advising the </w:t>
      </w:r>
      <w:r w:rsidRPr="0022764C">
        <w:rPr>
          <w:b/>
          <w:bCs/>
        </w:rPr>
        <w:t>Insured</w:t>
      </w:r>
      <w:r w:rsidRPr="0022764C">
        <w:t xml:space="preserve"> of the next steps to progress their claim; or </w:t>
      </w:r>
    </w:p>
    <w:p w14:paraId="4D1EA7F0" w14:textId="77777777" w:rsidR="008C3F93" w:rsidRPr="0022764C" w:rsidRDefault="008C3F93" w:rsidP="008C3F93">
      <w:pPr>
        <w:pStyle w:val="BodyText"/>
        <w:numPr>
          <w:ilvl w:val="0"/>
          <w:numId w:val="326"/>
        </w:numPr>
        <w:ind w:left="908" w:hanging="454"/>
      </w:pPr>
      <w:r w:rsidRPr="0022764C">
        <w:t xml:space="preserve">if the claim is not covered, ARAG will explain in full the reason why and advise whether they can assist in another way. </w:t>
      </w:r>
    </w:p>
    <w:p w14:paraId="2C1D92BB" w14:textId="11985301" w:rsidR="008C3F93" w:rsidRPr="0022764C" w:rsidRDefault="008C3F93" w:rsidP="008C3F93">
      <w:pPr>
        <w:pStyle w:val="BodyText"/>
        <w:numPr>
          <w:ilvl w:val="0"/>
          <w:numId w:val="325"/>
        </w:numPr>
        <w:ind w:left="454" w:hanging="454"/>
      </w:pPr>
      <w:r w:rsidRPr="0022764C">
        <w:t xml:space="preserve">When a representative is </w:t>
      </w:r>
      <w:del w:id="189" w:author="stuart wolstenholme" w:date="2026-05-29T12:38:00Z" w16du:dateUtc="2026-05-29T11:38:00Z">
        <w:r w:rsidRPr="0022764C" w:rsidDel="00BB79CB">
          <w:delText>appointed</w:delText>
        </w:r>
      </w:del>
      <w:ins w:id="190" w:author="stuart wolstenholme" w:date="2026-05-29T12:38:00Z" w16du:dateUtc="2026-05-29T11:38:00Z">
        <w:r w:rsidR="00BB79CB" w:rsidRPr="0022764C">
          <w:t>appointed,</w:t>
        </w:r>
      </w:ins>
      <w:r w:rsidRPr="0022764C">
        <w:t xml:space="preserve"> they will try to resolve the </w:t>
      </w:r>
      <w:r w:rsidRPr="0022764C">
        <w:rPr>
          <w:b/>
          <w:bCs/>
        </w:rPr>
        <w:t>Insured’s</w:t>
      </w:r>
      <w:r w:rsidRPr="0022764C">
        <w:t xml:space="preserve"> dispute without delay, arranging mediation whenever possible. </w:t>
      </w:r>
    </w:p>
    <w:p w14:paraId="0592E308" w14:textId="77777777" w:rsidR="008C3F93" w:rsidRPr="0022764C" w:rsidRDefault="008C3F93" w:rsidP="008C3F93">
      <w:pPr>
        <w:pStyle w:val="BodyText"/>
        <w:numPr>
          <w:ilvl w:val="0"/>
          <w:numId w:val="325"/>
        </w:numPr>
        <w:ind w:left="454" w:hanging="454"/>
      </w:pPr>
      <w:r w:rsidRPr="0022764C">
        <w:t xml:space="preserve">ARAG will check the progress of the </w:t>
      </w:r>
      <w:r w:rsidRPr="0022764C">
        <w:rPr>
          <w:b/>
          <w:bCs/>
        </w:rPr>
        <w:t>Insured’s</w:t>
      </w:r>
      <w:r w:rsidRPr="0022764C">
        <w:t xml:space="preserve"> claim with the </w:t>
      </w:r>
      <w:r w:rsidRPr="0022764C">
        <w:rPr>
          <w:b/>
          <w:bCs/>
        </w:rPr>
        <w:t>Appointed Advisor</w:t>
      </w:r>
      <w:r w:rsidRPr="0022764C">
        <w:t xml:space="preserve"> from time to time. Sometimes matters cannot be resolved quickly, particularly if the other side is slow to cooperate or a legal timetable is decided by the courts. </w:t>
      </w:r>
    </w:p>
    <w:p w14:paraId="6F1C6E3D" w14:textId="77777777" w:rsidR="008C3F93" w:rsidRPr="0022764C" w:rsidRDefault="008C3F93" w:rsidP="008C3F93">
      <w:pPr>
        <w:pStyle w:val="Heading1"/>
      </w:pPr>
      <w:r w:rsidRPr="0022764C">
        <w:t>Privacy Statement</w:t>
      </w:r>
    </w:p>
    <w:p w14:paraId="30BE0D2D" w14:textId="77777777" w:rsidR="008C3F93" w:rsidRPr="0022764C" w:rsidRDefault="008C3F93" w:rsidP="008C3F93">
      <w:pPr>
        <w:pStyle w:val="BodyText"/>
        <w:rPr>
          <w:szCs w:val="18"/>
        </w:rPr>
      </w:pPr>
      <w:r w:rsidRPr="0022764C">
        <w:rPr>
          <w:szCs w:val="18"/>
        </w:rPr>
        <w:t xml:space="preserve">This is a summary of how </w:t>
      </w:r>
      <w:r w:rsidRPr="0022764C">
        <w:rPr>
          <w:b/>
          <w:bCs/>
          <w:szCs w:val="18"/>
        </w:rPr>
        <w:t>We</w:t>
      </w:r>
      <w:r w:rsidRPr="0022764C">
        <w:rPr>
          <w:szCs w:val="18"/>
        </w:rPr>
        <w:t xml:space="preserve"> collect, use, share and store personal information. To view </w:t>
      </w:r>
      <w:r w:rsidRPr="0022764C">
        <w:rPr>
          <w:b/>
          <w:bCs/>
          <w:szCs w:val="18"/>
        </w:rPr>
        <w:t>Our</w:t>
      </w:r>
      <w:r w:rsidRPr="0022764C">
        <w:rPr>
          <w:szCs w:val="18"/>
        </w:rPr>
        <w:t xml:space="preserve"> full privacy statement, please see </w:t>
      </w:r>
      <w:r w:rsidRPr="0022764C">
        <w:rPr>
          <w:b/>
          <w:bCs/>
          <w:szCs w:val="18"/>
        </w:rPr>
        <w:t>Our</w:t>
      </w:r>
      <w:r w:rsidRPr="0022764C">
        <w:rPr>
          <w:szCs w:val="18"/>
        </w:rPr>
        <w:t xml:space="preserve"> website </w:t>
      </w:r>
      <w:hyperlink r:id="rId24" w:tooltip="http://www.arag.co.uk" w:history="1">
        <w:r w:rsidRPr="0022764C">
          <w:rPr>
            <w:rStyle w:val="Hyperlink"/>
            <w:rFonts w:asciiTheme="majorHAnsi" w:hAnsiTheme="majorHAnsi" w:cstheme="majorHAnsi"/>
            <w:b/>
            <w:bCs/>
            <w:szCs w:val="18"/>
          </w:rPr>
          <w:t>www.arag.co.uk</w:t>
        </w:r>
      </w:hyperlink>
      <w:r w:rsidRPr="0022764C">
        <w:rPr>
          <w:szCs w:val="18"/>
        </w:rPr>
        <w:t xml:space="preserve">. </w:t>
      </w:r>
    </w:p>
    <w:p w14:paraId="060C4A4C" w14:textId="77777777" w:rsidR="008C3F93" w:rsidRPr="0022764C" w:rsidRDefault="008C3F93" w:rsidP="008C3F93">
      <w:pPr>
        <w:pStyle w:val="Heading3"/>
      </w:pPr>
      <w:r w:rsidRPr="0022764C">
        <w:t>Collecting Personal Information</w:t>
      </w:r>
    </w:p>
    <w:p w14:paraId="208AFC02" w14:textId="77777777" w:rsidR="008C3F93" w:rsidRPr="0022764C" w:rsidRDefault="008C3F93" w:rsidP="008C3F93">
      <w:pPr>
        <w:pStyle w:val="BodyText"/>
      </w:pPr>
      <w:r w:rsidRPr="0022764C">
        <w:rPr>
          <w:b/>
          <w:bCs/>
        </w:rPr>
        <w:t>We</w:t>
      </w:r>
      <w:r w:rsidRPr="0022764C">
        <w:t xml:space="preserve"> may be required to collect certain personal or sensitive information which may include name, address, date of birth and if appropriate medical information. </w:t>
      </w:r>
      <w:r w:rsidRPr="0022764C">
        <w:rPr>
          <w:b/>
          <w:bCs/>
        </w:rPr>
        <w:t>We</w:t>
      </w:r>
      <w:r w:rsidRPr="0022764C">
        <w:t xml:space="preserve"> will hold and process this information in accordance with all relevant data protection regulations and legislation. Should </w:t>
      </w:r>
      <w:r w:rsidRPr="0022764C">
        <w:rPr>
          <w:b/>
          <w:bCs/>
        </w:rPr>
        <w:t>We</w:t>
      </w:r>
      <w:r w:rsidRPr="0022764C">
        <w:t xml:space="preserve"> ask for </w:t>
      </w:r>
      <w:r w:rsidRPr="0022764C">
        <w:t xml:space="preserve">personal or sensitive information, </w:t>
      </w:r>
      <w:r w:rsidRPr="0022764C">
        <w:rPr>
          <w:b/>
          <w:bCs/>
        </w:rPr>
        <w:t>We</w:t>
      </w:r>
      <w:r w:rsidRPr="0022764C">
        <w:t xml:space="preserve"> undertake that it shall only be used in accordance with </w:t>
      </w:r>
      <w:r w:rsidRPr="0022764C">
        <w:rPr>
          <w:b/>
          <w:bCs/>
        </w:rPr>
        <w:t>Our</w:t>
      </w:r>
      <w:r w:rsidRPr="0022764C">
        <w:t xml:space="preserve"> privacy statement. </w:t>
      </w:r>
      <w:r w:rsidRPr="0022764C">
        <w:rPr>
          <w:b/>
          <w:bCs/>
        </w:rPr>
        <w:t>We</w:t>
      </w:r>
      <w:r w:rsidRPr="0022764C">
        <w:t xml:space="preserve"> may also collect information for other parties such as suppliers </w:t>
      </w:r>
      <w:r w:rsidRPr="0022764C">
        <w:rPr>
          <w:b/>
          <w:bCs/>
        </w:rPr>
        <w:t>We</w:t>
      </w:r>
      <w:r w:rsidRPr="0022764C">
        <w:t xml:space="preserve"> appoint to process the handling of a claim.</w:t>
      </w:r>
    </w:p>
    <w:p w14:paraId="0EF2ADA0" w14:textId="77777777" w:rsidR="008C3F93" w:rsidRPr="0022764C" w:rsidRDefault="008C3F93" w:rsidP="008C3F93">
      <w:pPr>
        <w:pStyle w:val="Heading3"/>
      </w:pPr>
      <w:r w:rsidRPr="0022764C">
        <w:t xml:space="preserve">Using Personal or Sensitive Information </w:t>
      </w:r>
    </w:p>
    <w:p w14:paraId="0EFB7EE3" w14:textId="77777777" w:rsidR="008C3F93" w:rsidRPr="0022764C" w:rsidRDefault="008C3F93" w:rsidP="008C3F93">
      <w:pPr>
        <w:pStyle w:val="BodyText"/>
      </w:pPr>
      <w:r w:rsidRPr="0022764C">
        <w:t xml:space="preserve">The reason </w:t>
      </w:r>
      <w:r w:rsidRPr="0022764C">
        <w:rPr>
          <w:b/>
          <w:bCs/>
        </w:rPr>
        <w:t>We</w:t>
      </w:r>
      <w:r w:rsidRPr="0022764C">
        <w:t xml:space="preserve"> collect personal or sensitive information is to fulfil </w:t>
      </w:r>
      <w:r w:rsidRPr="0022764C">
        <w:rPr>
          <w:b/>
          <w:bCs/>
        </w:rPr>
        <w:t>Our</w:t>
      </w:r>
      <w:r w:rsidRPr="0022764C">
        <w:t xml:space="preserve"> contractual and regulatory obligations in providing </w:t>
      </w:r>
      <w:r w:rsidRPr="0022764C">
        <w:rPr>
          <w:b/>
          <w:bCs/>
        </w:rPr>
        <w:t>this insurance product, for example to process premium or</w:t>
      </w:r>
      <w:r w:rsidRPr="0022764C">
        <w:t xml:space="preserve"> handle a claim. To fulfil these obligations, </w:t>
      </w:r>
      <w:r w:rsidRPr="0022764C">
        <w:rPr>
          <w:b/>
          <w:bCs/>
        </w:rPr>
        <w:t>We</w:t>
      </w:r>
      <w:r w:rsidRPr="0022764C">
        <w:t xml:space="preserve"> may need to share personal or sensitive information with other organisations. </w:t>
      </w:r>
      <w:r w:rsidRPr="0022764C">
        <w:rPr>
          <w:b/>
          <w:bCs/>
        </w:rPr>
        <w:t>We</w:t>
      </w:r>
      <w:r w:rsidRPr="0022764C">
        <w:t xml:space="preserve"> will not disclose personal or sensitive information for any purpose other than the purpose for which it was collected. Please refer to </w:t>
      </w:r>
      <w:r w:rsidRPr="0022764C">
        <w:rPr>
          <w:b/>
          <w:bCs/>
        </w:rPr>
        <w:t>Our</w:t>
      </w:r>
      <w:r w:rsidRPr="0022764C">
        <w:t xml:space="preserve"> full privacy statement for full details. </w:t>
      </w:r>
    </w:p>
    <w:p w14:paraId="613F80F0" w14:textId="77777777" w:rsidR="008C3F93" w:rsidRPr="0022764C" w:rsidRDefault="008C3F93" w:rsidP="008C3F93">
      <w:pPr>
        <w:pStyle w:val="Heading3"/>
      </w:pPr>
      <w:r w:rsidRPr="0022764C">
        <w:t xml:space="preserve">Keeping Personal Information </w:t>
      </w:r>
    </w:p>
    <w:p w14:paraId="5C42530C" w14:textId="77777777" w:rsidR="008C3F93" w:rsidRPr="0022764C" w:rsidRDefault="008C3F93" w:rsidP="008C3F93">
      <w:pPr>
        <w:pStyle w:val="BodyText"/>
      </w:pPr>
      <w:r w:rsidRPr="0022764C">
        <w:rPr>
          <w:b/>
          <w:bCs/>
        </w:rPr>
        <w:t>We</w:t>
      </w:r>
      <w:r w:rsidRPr="0022764C">
        <w:t xml:space="preserve"> shall not keep personal information for any longer than necessary.</w:t>
      </w:r>
    </w:p>
    <w:p w14:paraId="7778E7B8" w14:textId="77777777" w:rsidR="008C3F93" w:rsidRPr="0022764C" w:rsidRDefault="008C3F93" w:rsidP="008C3F93">
      <w:pPr>
        <w:pStyle w:val="Heading3"/>
      </w:pPr>
      <w:r w:rsidRPr="0022764C">
        <w:t xml:space="preserve">Your Rights </w:t>
      </w:r>
    </w:p>
    <w:p w14:paraId="745E816A" w14:textId="77777777" w:rsidR="008C3F93" w:rsidRPr="0022764C" w:rsidRDefault="008C3F93" w:rsidP="008C3F93">
      <w:pPr>
        <w:pStyle w:val="BodyText"/>
      </w:pPr>
      <w:r w:rsidRPr="0022764C">
        <w:t xml:space="preserve">Any person insured by this </w:t>
      </w:r>
      <w:r w:rsidRPr="0022764C">
        <w:rPr>
          <w:b/>
          <w:bCs/>
        </w:rPr>
        <w:t>Section</w:t>
      </w:r>
      <w:r w:rsidRPr="0022764C">
        <w:t xml:space="preserve"> of the </w:t>
      </w:r>
      <w:r w:rsidRPr="0022764C">
        <w:rPr>
          <w:b/>
          <w:bCs/>
        </w:rPr>
        <w:t>Policy</w:t>
      </w:r>
      <w:r w:rsidRPr="0022764C">
        <w:t xml:space="preserve"> has a number of rights in relation to how </w:t>
      </w:r>
      <w:r w:rsidRPr="0022764C">
        <w:rPr>
          <w:b/>
          <w:bCs/>
        </w:rPr>
        <w:t>We</w:t>
      </w:r>
      <w:r w:rsidRPr="0022764C">
        <w:t xml:space="preserve"> hold personal data including; the right to a copy of the personal data </w:t>
      </w:r>
      <w:r w:rsidRPr="0022764C">
        <w:rPr>
          <w:b/>
          <w:bCs/>
        </w:rPr>
        <w:t>We</w:t>
      </w:r>
      <w:r w:rsidRPr="0022764C">
        <w:t xml:space="preserve"> hold; the right to object to the use of personal data or the withdrawal of previously given consent; the right to have personal data deleted. </w:t>
      </w:r>
    </w:p>
    <w:p w14:paraId="6897BE36" w14:textId="26E0A9D1" w:rsidR="008C3F93" w:rsidRPr="0022764C" w:rsidRDefault="008C3F93" w:rsidP="008C3F93">
      <w:pPr>
        <w:pStyle w:val="BodyText"/>
      </w:pPr>
      <w:r w:rsidRPr="0022764C">
        <w:t xml:space="preserve">For a full list of privacy rights and when </w:t>
      </w:r>
      <w:r w:rsidRPr="0022764C">
        <w:rPr>
          <w:b/>
          <w:bCs/>
        </w:rPr>
        <w:t>We</w:t>
      </w:r>
      <w:r w:rsidRPr="0022764C">
        <w:t xml:space="preserve"> will not be able to delete personal </w:t>
      </w:r>
      <w:del w:id="191" w:author="stuart wolstenholme" w:date="2026-05-29T12:38:00Z" w16du:dateUtc="2026-05-29T11:38:00Z">
        <w:r w:rsidRPr="0022764C" w:rsidDel="00BB79CB">
          <w:delText>data</w:delText>
        </w:r>
      </w:del>
      <w:ins w:id="192" w:author="stuart wolstenholme" w:date="2026-05-29T12:38:00Z" w16du:dateUtc="2026-05-29T11:38:00Z">
        <w:r w:rsidR="00BB79CB" w:rsidRPr="0022764C">
          <w:t>data,</w:t>
        </w:r>
      </w:ins>
      <w:r w:rsidRPr="0022764C">
        <w:t xml:space="preserve"> please refer to </w:t>
      </w:r>
      <w:r w:rsidRPr="0022764C">
        <w:rPr>
          <w:b/>
          <w:bCs/>
        </w:rPr>
        <w:t>Our</w:t>
      </w:r>
      <w:r w:rsidRPr="0022764C">
        <w:t xml:space="preserve"> full privacy statement.</w:t>
      </w:r>
    </w:p>
    <w:p w14:paraId="2068FD74" w14:textId="77777777" w:rsidR="008C3F93" w:rsidRPr="0022764C" w:rsidRDefault="008C3F93" w:rsidP="008C3F93">
      <w:pPr>
        <w:pStyle w:val="Heading1"/>
        <w:rPr>
          <w:lang w:eastAsia="en-GB"/>
        </w:rPr>
      </w:pPr>
      <w:r w:rsidRPr="0022764C">
        <w:rPr>
          <w:lang w:eastAsia="en-GB"/>
        </w:rPr>
        <w:t xml:space="preserve">How to Complain </w:t>
      </w:r>
    </w:p>
    <w:p w14:paraId="76D00AD4" w14:textId="77777777" w:rsidR="008C3F93" w:rsidRPr="0022764C" w:rsidRDefault="008C3F93" w:rsidP="008C3F93">
      <w:pPr>
        <w:pStyle w:val="BodyText"/>
      </w:pPr>
      <w:r w:rsidRPr="0022764C">
        <w:t xml:space="preserve">If a complaint arises, this should be addressed to ARAG’s Customer Relations Department who will arrange to have it reviewed at the appropriate level. ARAG can be reached in the following ways: </w:t>
      </w:r>
    </w:p>
    <w:p w14:paraId="263C4FFE" w14:textId="77777777" w:rsidR="008C3F93" w:rsidRPr="0022764C" w:rsidRDefault="008C3F93" w:rsidP="008C3F93">
      <w:pPr>
        <w:pStyle w:val="BodyText"/>
        <w:numPr>
          <w:ilvl w:val="0"/>
          <w:numId w:val="327"/>
        </w:numPr>
        <w:ind w:left="454" w:hanging="454"/>
      </w:pPr>
      <w:r w:rsidRPr="0022764C">
        <w:t>0117 917 1561 (hours of operation are 9am-5pm, Mondays to Fridays excluding bank holidays. For our mutual protection and training purposes, calls may be recorded).</w:t>
      </w:r>
    </w:p>
    <w:p w14:paraId="72D5892E" w14:textId="77777777" w:rsidR="008C3F93" w:rsidRPr="0022764C" w:rsidRDefault="008C3F93" w:rsidP="008C3F93">
      <w:pPr>
        <w:pStyle w:val="BodyText"/>
        <w:numPr>
          <w:ilvl w:val="0"/>
          <w:numId w:val="327"/>
        </w:numPr>
        <w:ind w:left="454" w:hanging="454"/>
        <w:rPr>
          <w:szCs w:val="18"/>
        </w:rPr>
      </w:pPr>
      <w:hyperlink r:id="rId25" w:tooltip="mailto:customerrelations@arag.co.uk" w:history="1">
        <w:r w:rsidRPr="0022764C">
          <w:rPr>
            <w:rStyle w:val="Hyperlink"/>
            <w:rFonts w:asciiTheme="majorHAnsi" w:hAnsiTheme="majorHAnsi" w:cstheme="majorHAnsi"/>
            <w:szCs w:val="18"/>
          </w:rPr>
          <w:t>customerrelations@arag.co.uk</w:t>
        </w:r>
      </w:hyperlink>
    </w:p>
    <w:p w14:paraId="04FC959D" w14:textId="6670E3E0" w:rsidR="008C3F93" w:rsidRPr="0022764C" w:rsidRDefault="008C3F93" w:rsidP="008C3F93">
      <w:pPr>
        <w:pStyle w:val="BodyText"/>
        <w:numPr>
          <w:ilvl w:val="0"/>
          <w:numId w:val="327"/>
        </w:numPr>
        <w:ind w:left="454" w:hanging="454"/>
      </w:pPr>
      <w:r w:rsidRPr="0022764C">
        <w:t xml:space="preserve">ARAG plc, 9 </w:t>
      </w:r>
      <w:del w:id="193" w:author="stuart wolstenholme" w:date="2026-05-29T12:38:00Z" w16du:dateUtc="2026-05-29T11:38:00Z">
        <w:r w:rsidRPr="0022764C" w:rsidDel="00BB79CB">
          <w:delText>Whiteladies</w:delText>
        </w:r>
      </w:del>
      <w:ins w:id="194" w:author="stuart wolstenholme" w:date="2026-05-29T12:38:00Z" w16du:dateUtc="2026-05-29T11:38:00Z">
        <w:r w:rsidR="00BB79CB" w:rsidRPr="0022764C">
          <w:t>White ladies</w:t>
        </w:r>
      </w:ins>
      <w:r w:rsidRPr="0022764C">
        <w:t xml:space="preserve"> Road, Clifton, Bristol, BS8 1NN.</w:t>
      </w:r>
    </w:p>
    <w:p w14:paraId="456FED89" w14:textId="38CD5CB1" w:rsidR="006A55C5" w:rsidRPr="0022764C" w:rsidRDefault="008C3F93" w:rsidP="006A55C5">
      <w:pPr>
        <w:pStyle w:val="BodyText"/>
      </w:pPr>
      <w:r w:rsidRPr="0022764C">
        <w:t xml:space="preserve">If ARAG are unable to resolve the complaint to </w:t>
      </w:r>
      <w:r w:rsidRPr="0022764C">
        <w:rPr>
          <w:b/>
          <w:bCs/>
        </w:rPr>
        <w:t>Your</w:t>
      </w:r>
      <w:r w:rsidRPr="0022764C">
        <w:t xml:space="preserve"> </w:t>
      </w:r>
      <w:del w:id="195" w:author="stuart wolstenholme" w:date="2026-05-29T12:38:00Z" w16du:dateUtc="2026-05-29T11:38:00Z">
        <w:r w:rsidRPr="0022764C" w:rsidDel="00BB79CB">
          <w:delText>satisfaction</w:delText>
        </w:r>
      </w:del>
      <w:ins w:id="196" w:author="stuart wolstenholme" w:date="2026-05-29T12:38:00Z" w16du:dateUtc="2026-05-29T11:38:00Z">
        <w:r w:rsidR="00BB79CB" w:rsidRPr="0022764C">
          <w:t>satisfaction,</w:t>
        </w:r>
      </w:ins>
      <w:r w:rsidRPr="0022764C">
        <w:t xml:space="preserve"> then </w:t>
      </w:r>
      <w:r w:rsidRPr="0022764C">
        <w:rPr>
          <w:b/>
          <w:bCs/>
        </w:rPr>
        <w:t>You</w:t>
      </w:r>
      <w:r w:rsidRPr="0022764C">
        <w:t xml:space="preserve"> can refer it to the Financial Ombudsman Service (FOS) provided that it falls within their jurisdiction.</w:t>
      </w:r>
    </w:p>
    <w:p w14:paraId="029F92E9" w14:textId="77777777" w:rsidR="006A55C5" w:rsidRPr="0022764C" w:rsidRDefault="006A55C5" w:rsidP="006A55C5">
      <w:pPr>
        <w:pStyle w:val="BodyText"/>
      </w:pPr>
    </w:p>
    <w:p w14:paraId="7B082A41" w14:textId="77777777" w:rsidR="006A55C5" w:rsidRPr="0022764C" w:rsidRDefault="006A55C5" w:rsidP="006A55C5">
      <w:pPr>
        <w:pStyle w:val="BodyText"/>
      </w:pPr>
    </w:p>
    <w:p w14:paraId="2794DF27" w14:textId="77777777" w:rsidR="006A55C5" w:rsidRPr="0022764C" w:rsidRDefault="006A55C5" w:rsidP="006A55C5">
      <w:pPr>
        <w:pStyle w:val="BodyText"/>
      </w:pPr>
    </w:p>
    <w:p w14:paraId="0AB99E27" w14:textId="56F4BB38" w:rsidR="00662B74" w:rsidRPr="0022764C" w:rsidRDefault="00662B74">
      <w:pPr>
        <w:pStyle w:val="Heading1"/>
      </w:pPr>
      <w:bookmarkStart w:id="6024" w:name="tocpg_24"/>
      <w:bookmarkEnd w:id="6024"/>
      <w:bookmarkStart w:id="197" w:name="Section_14"/>
      <w:r w:rsidRPr="0022764C">
        <w:rPr>
          <w:iCs/>
          <w:color w:val="C79000" w:themeColor="accent2"/>
          <w:sz w:val="52"/>
          <w:szCs w:val="24"/>
        </w:rPr>
        <w:lastRenderedPageBreak/>
        <w:t xml:space="preserve">Section 14 - Management Liability Insurance </w:t>
      </w:r>
      <w:bookmarkEnd w:id="197"/>
    </w:p>
    <w:p w14:paraId="0DF4EF40" w14:textId="77777777" w:rsidR="00662B74" w:rsidRPr="0022764C" w:rsidRDefault="00662B74" w:rsidP="00662B74">
      <w:pPr>
        <w:pStyle w:val="Heading1"/>
        <w:spacing w:before="240"/>
      </w:pPr>
      <w:r w:rsidRPr="0022764C">
        <w:t>Insuring clauses applicable to this Management Liability Section</w:t>
      </w:r>
    </w:p>
    <w:p w14:paraId="088B1CC1" w14:textId="77777777" w:rsidR="00662B74" w:rsidRPr="0022764C" w:rsidRDefault="00662B74" w:rsidP="00662B74">
      <w:pPr>
        <w:pStyle w:val="Heading1"/>
        <w:spacing w:before="240"/>
        <w:rPr>
          <w:sz w:val="18"/>
          <w:szCs w:val="18"/>
        </w:rPr>
      </w:pPr>
      <w:r w:rsidRPr="0022764C">
        <w:rPr>
          <w:color w:val="auto"/>
          <w:sz w:val="18"/>
          <w:szCs w:val="18"/>
        </w:rPr>
        <w:t xml:space="preserve">In respect of the following Insuring Clauses, the </w:t>
      </w:r>
      <w:r w:rsidRPr="0022764C">
        <w:rPr>
          <w:b/>
          <w:color w:val="auto"/>
          <w:sz w:val="18"/>
          <w:szCs w:val="18"/>
        </w:rPr>
        <w:t>Insurer</w:t>
      </w:r>
      <w:r w:rsidRPr="0022764C">
        <w:rPr>
          <w:color w:val="auto"/>
          <w:sz w:val="18"/>
          <w:szCs w:val="18"/>
        </w:rPr>
        <w:t xml:space="preserve"> shall pay up to up to the </w:t>
      </w:r>
      <w:r w:rsidRPr="0022764C">
        <w:rPr>
          <w:b/>
          <w:color w:val="auto"/>
          <w:sz w:val="18"/>
          <w:szCs w:val="18"/>
        </w:rPr>
        <w:t xml:space="preserve">Limit of liability </w:t>
      </w:r>
      <w:r w:rsidRPr="0022764C">
        <w:rPr>
          <w:color w:val="auto"/>
          <w:sz w:val="18"/>
          <w:szCs w:val="18"/>
        </w:rPr>
        <w:t xml:space="preserve">stated in the </w:t>
      </w:r>
      <w:r w:rsidRPr="0022764C">
        <w:rPr>
          <w:b/>
          <w:bCs w:val="0"/>
          <w:color w:val="auto"/>
          <w:sz w:val="18"/>
          <w:szCs w:val="18"/>
        </w:rPr>
        <w:t xml:space="preserve">Schedule </w:t>
      </w:r>
      <w:r w:rsidRPr="0022764C">
        <w:rPr>
          <w:color w:val="auto"/>
          <w:sz w:val="18"/>
          <w:szCs w:val="18"/>
        </w:rPr>
        <w:t xml:space="preserve">for each Insuring Clause purchased in respect of any one </w:t>
      </w:r>
      <w:r w:rsidRPr="0022764C">
        <w:rPr>
          <w:b/>
          <w:color w:val="auto"/>
          <w:sz w:val="18"/>
          <w:szCs w:val="18"/>
        </w:rPr>
        <w:t>Single Claim</w:t>
      </w:r>
      <w:r w:rsidRPr="0022764C">
        <w:rPr>
          <w:color w:val="auto"/>
          <w:sz w:val="18"/>
          <w:szCs w:val="18"/>
        </w:rPr>
        <w:t xml:space="preserve">. For the avoidance of doubt, If the </w:t>
      </w:r>
      <w:r w:rsidRPr="0022764C">
        <w:rPr>
          <w:b/>
          <w:bCs w:val="0"/>
          <w:color w:val="auto"/>
          <w:sz w:val="18"/>
          <w:szCs w:val="18"/>
        </w:rPr>
        <w:t>Schedule</w:t>
      </w:r>
      <w:r w:rsidRPr="0022764C">
        <w:rPr>
          <w:color w:val="auto"/>
          <w:sz w:val="18"/>
          <w:szCs w:val="18"/>
        </w:rPr>
        <w:t xml:space="preserve"> states that an Insuring Clause is “Not Applicable” then there is no coverage in respect of that Insuring Clause.</w:t>
      </w:r>
    </w:p>
    <w:p w14:paraId="575B3666" w14:textId="77777777" w:rsidR="006A55C5" w:rsidRPr="0022764C" w:rsidRDefault="006A55C5" w:rsidP="006A55C5">
      <w:pPr>
        <w:pStyle w:val="Heading2"/>
        <w:numPr>
          <w:ilvl w:val="0"/>
          <w:numId w:val="393"/>
        </w:numPr>
        <w:ind w:left="360"/>
        <w:rPr>
          <w:b/>
          <w:bCs w:val="0"/>
          <w:color w:val="auto"/>
        </w:rPr>
      </w:pPr>
      <w:r w:rsidRPr="0022764C">
        <w:rPr>
          <w:b/>
          <w:bCs w:val="0"/>
          <w:color w:val="auto"/>
        </w:rPr>
        <w:t xml:space="preserve">DIRECTORS’ AND OFFICERS LIABILITY </w:t>
      </w:r>
    </w:p>
    <w:p w14:paraId="6142BC19" w14:textId="77777777" w:rsidR="006A55C5" w:rsidRPr="0022764C" w:rsidRDefault="006A55C5" w:rsidP="006A55C5">
      <w:pPr>
        <w:pStyle w:val="ListNumber0"/>
        <w:numPr>
          <w:ilvl w:val="0"/>
          <w:numId w:val="0"/>
        </w:numPr>
      </w:pPr>
      <w:r w:rsidRPr="0022764C">
        <w:t xml:space="preserve">The </w:t>
      </w:r>
      <w:r w:rsidRPr="0022764C">
        <w:rPr>
          <w:b/>
        </w:rPr>
        <w:t>Insurer</w:t>
      </w:r>
      <w:r w:rsidRPr="0022764C">
        <w:t xml:space="preserve"> shall pay to or on behalf of any </w:t>
      </w:r>
      <w:r w:rsidRPr="0022764C">
        <w:rPr>
          <w:b/>
        </w:rPr>
        <w:t>Insured Person</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such </w:t>
      </w:r>
      <w:r w:rsidRPr="0022764C">
        <w:rPr>
          <w:b/>
        </w:rPr>
        <w:t>Insured</w:t>
      </w:r>
      <w:r w:rsidRPr="0022764C">
        <w:t xml:space="preserve">, except when and to the extent that the </w:t>
      </w:r>
      <w:r w:rsidRPr="0022764C">
        <w:rPr>
          <w:b/>
        </w:rPr>
        <w:t>Company</w:t>
      </w:r>
      <w:r w:rsidRPr="0022764C">
        <w:t xml:space="preserve"> has paid such </w:t>
      </w:r>
      <w:r w:rsidRPr="0022764C">
        <w:rPr>
          <w:b/>
        </w:rPr>
        <w:t>Loss</w:t>
      </w:r>
      <w:r w:rsidRPr="0022764C">
        <w:t xml:space="preserve"> to or on behalf of the</w:t>
      </w:r>
      <w:r w:rsidRPr="0022764C">
        <w:rPr>
          <w:b/>
        </w:rPr>
        <w:t xml:space="preserve"> Insured Person</w:t>
      </w:r>
      <w:r w:rsidRPr="0022764C">
        <w:t xml:space="preserve"> as indemnification or an advance payment.</w:t>
      </w:r>
    </w:p>
    <w:p w14:paraId="5836EB24" w14:textId="77777777" w:rsidR="006A55C5" w:rsidRPr="0022764C" w:rsidRDefault="006A55C5" w:rsidP="006A55C5">
      <w:pPr>
        <w:pStyle w:val="Heading2"/>
        <w:rPr>
          <w:b/>
          <w:bCs w:val="0"/>
          <w:color w:val="auto"/>
        </w:rPr>
      </w:pPr>
      <w:r w:rsidRPr="0022764C">
        <w:rPr>
          <w:b/>
          <w:bCs w:val="0"/>
          <w:color w:val="auto"/>
        </w:rPr>
        <w:t>B.  COMPANY REIMBURSEMENT</w:t>
      </w:r>
    </w:p>
    <w:p w14:paraId="4DE798AC" w14:textId="77777777"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an </w:t>
      </w:r>
      <w:r w:rsidRPr="0022764C">
        <w:rPr>
          <w:b/>
        </w:rPr>
        <w:t>Insured Person</w:t>
      </w:r>
      <w:r w:rsidRPr="0022764C">
        <w:t xml:space="preserve">, if the </w:t>
      </w:r>
      <w:r w:rsidRPr="0022764C">
        <w:rPr>
          <w:b/>
        </w:rPr>
        <w:t>Company</w:t>
      </w:r>
      <w:r w:rsidRPr="0022764C">
        <w:t xml:space="preserve"> has paid such </w:t>
      </w:r>
      <w:r w:rsidRPr="0022764C">
        <w:rPr>
          <w:b/>
        </w:rPr>
        <w:t>Loss</w:t>
      </w:r>
      <w:r w:rsidRPr="0022764C">
        <w:t xml:space="preserve"> to or on behalf of the </w:t>
      </w:r>
      <w:r w:rsidRPr="0022764C">
        <w:rPr>
          <w:b/>
        </w:rPr>
        <w:t>Insured Person</w:t>
      </w:r>
      <w:r w:rsidRPr="0022764C">
        <w:t xml:space="preserve"> as indemnification or an advance payment.</w:t>
      </w:r>
    </w:p>
    <w:p w14:paraId="48D8DB18" w14:textId="77777777" w:rsidR="006A55C5" w:rsidRPr="0022764C" w:rsidRDefault="006A55C5" w:rsidP="006A55C5">
      <w:pPr>
        <w:pStyle w:val="Heading2"/>
        <w:rPr>
          <w:b/>
          <w:bCs w:val="0"/>
          <w:color w:val="auto"/>
        </w:rPr>
      </w:pPr>
      <w:r w:rsidRPr="0022764C">
        <w:rPr>
          <w:b/>
          <w:bCs w:val="0"/>
          <w:color w:val="auto"/>
        </w:rPr>
        <w:t>C.  CORPORATE LIABILITY</w:t>
      </w:r>
    </w:p>
    <w:p w14:paraId="425A150A" w14:textId="77777777"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 </w:t>
      </w:r>
      <w:r w:rsidRPr="0022764C">
        <w:rPr>
          <w:b/>
        </w:rPr>
        <w:t>Claim</w:t>
      </w:r>
      <w:r w:rsidRPr="0022764C">
        <w:t xml:space="preserve"> other than any </w:t>
      </w:r>
      <w:r w:rsidRPr="0022764C">
        <w:rPr>
          <w:b/>
        </w:rPr>
        <w:t>Employment Practice 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the </w:t>
      </w:r>
      <w:r w:rsidRPr="0022764C">
        <w:rPr>
          <w:b/>
        </w:rPr>
        <w:t>Company</w:t>
      </w:r>
      <w:r w:rsidRPr="0022764C">
        <w:t>.</w:t>
      </w:r>
    </w:p>
    <w:p w14:paraId="14E5FB00" w14:textId="77777777" w:rsidR="006A55C5" w:rsidRPr="0022764C" w:rsidRDefault="006A55C5" w:rsidP="006A55C5">
      <w:pPr>
        <w:pStyle w:val="Heading2"/>
        <w:rPr>
          <w:b/>
          <w:bCs w:val="0"/>
          <w:color w:val="auto"/>
        </w:rPr>
      </w:pPr>
      <w:r w:rsidRPr="0022764C">
        <w:rPr>
          <w:b/>
          <w:bCs w:val="0"/>
          <w:color w:val="auto"/>
        </w:rPr>
        <w:t>D.  COMPANY EMPLOYMENT PRACTICE LIABILITY</w:t>
      </w:r>
    </w:p>
    <w:p w14:paraId="55DAE4B9" w14:textId="77777777"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an </w:t>
      </w:r>
      <w:r w:rsidRPr="0022764C">
        <w:rPr>
          <w:b/>
        </w:rPr>
        <w:t>Employment Practice Claim</w:t>
      </w:r>
      <w:r w:rsidRPr="0022764C">
        <w:t xml:space="preserve"> brought or maintained against the </w:t>
      </w:r>
      <w:r w:rsidRPr="0022764C">
        <w:rPr>
          <w:b/>
        </w:rPr>
        <w:t>Company</w:t>
      </w:r>
      <w:r w:rsidRPr="0022764C">
        <w:t xml:space="preserve"> in the United Kingdom and first made during the </w:t>
      </w:r>
      <w:r w:rsidRPr="0022764C">
        <w:rPr>
          <w:b/>
        </w:rPr>
        <w:t>Period of insurance</w:t>
      </w:r>
      <w:r w:rsidRPr="0022764C">
        <w:t xml:space="preserve"> (or </w:t>
      </w:r>
      <w:r w:rsidRPr="0022764C">
        <w:rPr>
          <w:b/>
        </w:rPr>
        <w:t>Discovery Period</w:t>
      </w:r>
      <w:r w:rsidRPr="0022764C">
        <w:t>, if applicable).</w:t>
      </w:r>
    </w:p>
    <w:p w14:paraId="04D34534" w14:textId="77777777" w:rsidR="00662B74" w:rsidRPr="0022764C" w:rsidRDefault="00662B74" w:rsidP="00662B74">
      <w:pPr>
        <w:pStyle w:val="Heading1"/>
        <w:spacing w:before="240"/>
      </w:pPr>
      <w:r w:rsidRPr="0022764C">
        <w:t>Definitions applicable to this Management Liability Section</w:t>
      </w:r>
    </w:p>
    <w:p w14:paraId="38129908" w14:textId="77777777" w:rsidR="00662B74" w:rsidRPr="0022764C" w:rsidRDefault="00662B74" w:rsidP="00662B74">
      <w:pPr>
        <w:pStyle w:val="BodyText"/>
      </w:pPr>
      <w:r w:rsidRPr="0022764C">
        <w:t>For the purposes of this Professional Indemnity Section the words or terms that appear in bold will be interpreted as follows:</w:t>
      </w:r>
    </w:p>
    <w:p w14:paraId="3C85AA23" w14:textId="77777777" w:rsidR="00662B74" w:rsidRPr="0022764C" w:rsidRDefault="00662B74" w:rsidP="00662B74">
      <w:pPr>
        <w:pStyle w:val="Heading2"/>
        <w:rPr>
          <w:color w:val="auto"/>
        </w:rPr>
      </w:pPr>
      <w:r w:rsidRPr="0022764C">
        <w:rPr>
          <w:b/>
          <w:bCs w:val="0"/>
          <w:color w:val="auto"/>
        </w:rPr>
        <w:t>Change in Control means</w:t>
      </w:r>
      <w:r w:rsidRPr="0022764C">
        <w:rPr>
          <w:color w:val="auto"/>
        </w:rPr>
        <w:t>,</w:t>
      </w:r>
    </w:p>
    <w:p w14:paraId="6EDCDF92" w14:textId="5B03C15C" w:rsidR="00662B74" w:rsidRPr="0022764C" w:rsidRDefault="00662B74" w:rsidP="00A51730">
      <w:pPr>
        <w:pStyle w:val="ListNumber0"/>
        <w:numPr>
          <w:ilvl w:val="0"/>
          <w:numId w:val="0"/>
        </w:numPr>
        <w:spacing w:before="0" w:after="120"/>
        <w:ind w:left="360" w:hanging="360"/>
      </w:pPr>
      <w:r w:rsidRPr="0022764C">
        <w:t xml:space="preserve">the appointment of a receiver, administrator, or liquidator, or the equivalent in any jurisdiction, by or on behalf of the </w:t>
      </w:r>
      <w:r w:rsidRPr="0022764C">
        <w:rPr>
          <w:b/>
        </w:rPr>
        <w:t>Named Company</w:t>
      </w:r>
      <w:r w:rsidRPr="0022764C">
        <w:t>; or</w:t>
      </w:r>
    </w:p>
    <w:p w14:paraId="2A79E298" w14:textId="77777777" w:rsidR="00662B74" w:rsidRPr="0022764C" w:rsidRDefault="00662B74" w:rsidP="00662B74">
      <w:pPr>
        <w:pStyle w:val="ListNumber0"/>
        <w:spacing w:before="0" w:after="120"/>
        <w:ind w:left="360" w:hanging="360"/>
      </w:pPr>
      <w:r w:rsidRPr="0022764C">
        <w:t xml:space="preserve">the </w:t>
      </w:r>
      <w:r w:rsidRPr="0022764C">
        <w:rPr>
          <w:b/>
        </w:rPr>
        <w:t>Named Company</w:t>
      </w:r>
      <w:r w:rsidRPr="0022764C">
        <w:t xml:space="preserve"> entering into any scheme of arrangement with its creditors; or</w:t>
      </w:r>
    </w:p>
    <w:p w14:paraId="20F6B31E" w14:textId="77777777" w:rsidR="00662B74" w:rsidRPr="0022764C" w:rsidRDefault="00662B74" w:rsidP="00662B74">
      <w:pPr>
        <w:pStyle w:val="ListNumber0"/>
        <w:spacing w:before="0" w:after="120"/>
        <w:ind w:left="360" w:hanging="360"/>
      </w:pPr>
      <w:r w:rsidRPr="0022764C">
        <w:t xml:space="preserve">the </w:t>
      </w:r>
      <w:r w:rsidRPr="0022764C">
        <w:rPr>
          <w:b/>
        </w:rPr>
        <w:t>Named Company</w:t>
      </w:r>
      <w:r w:rsidRPr="0022764C">
        <w:t xml:space="preserve"> merging with or consolidating into any other company; or</w:t>
      </w:r>
    </w:p>
    <w:p w14:paraId="33424DD5" w14:textId="77777777" w:rsidR="00662B74" w:rsidRPr="0022764C" w:rsidRDefault="00662B74" w:rsidP="00662B74">
      <w:pPr>
        <w:pStyle w:val="ListNumber0"/>
        <w:spacing w:before="0" w:after="120"/>
        <w:ind w:left="360" w:hanging="360"/>
      </w:pPr>
      <w:r w:rsidRPr="0022764C">
        <w:t xml:space="preserve">any person or company other than a </w:t>
      </w:r>
      <w:r w:rsidRPr="0022764C">
        <w:rPr>
          <w:b/>
        </w:rPr>
        <w:t>Company</w:t>
      </w:r>
      <w:r w:rsidRPr="0022764C">
        <w:t xml:space="preserve"> acting alone or in concert:</w:t>
      </w:r>
    </w:p>
    <w:p w14:paraId="11B0A63E" w14:textId="77777777" w:rsidR="00662B74" w:rsidRPr="0022764C" w:rsidRDefault="00662B74" w:rsidP="00662B74">
      <w:pPr>
        <w:pStyle w:val="ListParagraph"/>
        <w:numPr>
          <w:ilvl w:val="0"/>
          <w:numId w:val="373"/>
        </w:numPr>
        <w:spacing w:before="0" w:after="120"/>
      </w:pPr>
      <w:r w:rsidRPr="0022764C">
        <w:t xml:space="preserve">acquiring ownership or control or assuming control pursuant to a written agreement with other shareholders of more than 50% of the voting rights in the </w:t>
      </w:r>
      <w:r w:rsidRPr="0022764C">
        <w:rPr>
          <w:b/>
        </w:rPr>
        <w:t>Named Company</w:t>
      </w:r>
      <w:r w:rsidRPr="0022764C">
        <w:t xml:space="preserve"> and/or more than 50% of the outstanding shares representing the present right to vote for the election of the board of directors of the </w:t>
      </w:r>
      <w:r w:rsidRPr="0022764C">
        <w:rPr>
          <w:b/>
        </w:rPr>
        <w:t>Named Company</w:t>
      </w:r>
      <w:r w:rsidRPr="0022764C">
        <w:t xml:space="preserve"> and/or assuming the right to appoint or remove the majority of the board of directors of the </w:t>
      </w:r>
      <w:r w:rsidRPr="0022764C">
        <w:rPr>
          <w:b/>
        </w:rPr>
        <w:t>Named Company</w:t>
      </w:r>
      <w:r w:rsidRPr="0022764C">
        <w:t xml:space="preserve">; or </w:t>
      </w:r>
    </w:p>
    <w:p w14:paraId="40E66566" w14:textId="77777777" w:rsidR="00662B74" w:rsidRPr="0022764C" w:rsidRDefault="00662B74" w:rsidP="00662B74">
      <w:pPr>
        <w:pStyle w:val="ListParagraph"/>
        <w:numPr>
          <w:ilvl w:val="0"/>
          <w:numId w:val="373"/>
        </w:numPr>
        <w:spacing w:before="0" w:after="120"/>
      </w:pPr>
      <w:r w:rsidRPr="0022764C">
        <w:t xml:space="preserve">acquiring ownership of all or the majority of the assets of the </w:t>
      </w:r>
      <w:r w:rsidRPr="0022764C">
        <w:rPr>
          <w:b/>
        </w:rPr>
        <w:t>Named Company</w:t>
      </w:r>
      <w:r w:rsidRPr="0022764C">
        <w:t>.</w:t>
      </w:r>
    </w:p>
    <w:p w14:paraId="61CCE1D4" w14:textId="77777777" w:rsidR="00662B74" w:rsidRPr="0022764C" w:rsidRDefault="00662B74" w:rsidP="00662B74">
      <w:pPr>
        <w:pStyle w:val="Heading2"/>
        <w:rPr>
          <w:b/>
          <w:bCs w:val="0"/>
          <w:color w:val="auto"/>
        </w:rPr>
      </w:pPr>
      <w:r w:rsidRPr="0022764C">
        <w:rPr>
          <w:b/>
          <w:bCs w:val="0"/>
          <w:color w:val="auto"/>
        </w:rPr>
        <w:t>Claim means,</w:t>
      </w:r>
    </w:p>
    <w:p w14:paraId="0C0071D0" w14:textId="77777777" w:rsidR="00662B74" w:rsidRPr="0022764C" w:rsidRDefault="00662B74" w:rsidP="00662B74">
      <w:pPr>
        <w:pStyle w:val="ListNumber0"/>
        <w:numPr>
          <w:ilvl w:val="0"/>
          <w:numId w:val="0"/>
        </w:numPr>
        <w:spacing w:after="120"/>
        <w:ind w:left="360" w:hanging="360"/>
      </w:pPr>
      <w:r w:rsidRPr="0022764C">
        <w:t>any written demand for monetary or non-monetary relief; or</w:t>
      </w:r>
    </w:p>
    <w:p w14:paraId="081AEC57" w14:textId="77777777" w:rsidR="00662B74" w:rsidRPr="0022764C" w:rsidRDefault="00662B74" w:rsidP="00662B74">
      <w:pPr>
        <w:pStyle w:val="ListNumber0"/>
        <w:spacing w:after="120"/>
        <w:ind w:left="360" w:hanging="360"/>
      </w:pPr>
      <w:r w:rsidRPr="0022764C">
        <w:t xml:space="preserve">any civil (including arbitration and other alternative dispute resolution), criminal, regulatory or administrative proceeding, including any </w:t>
      </w:r>
      <w:r w:rsidRPr="0022764C">
        <w:rPr>
          <w:b/>
        </w:rPr>
        <w:t>Employment Practice Claim</w:t>
      </w:r>
      <w:r w:rsidRPr="0022764C">
        <w:t>,</w:t>
      </w:r>
    </w:p>
    <w:p w14:paraId="0BE98CCA" w14:textId="77777777" w:rsidR="00662B74" w:rsidRPr="0022764C" w:rsidRDefault="00662B74" w:rsidP="00662B74">
      <w:pPr>
        <w:pStyle w:val="ListNumber0"/>
        <w:numPr>
          <w:ilvl w:val="0"/>
          <w:numId w:val="0"/>
        </w:numPr>
        <w:ind w:left="360"/>
      </w:pPr>
      <w:r w:rsidRPr="0022764C">
        <w:t xml:space="preserve">against an </w:t>
      </w:r>
      <w:r w:rsidRPr="0022764C">
        <w:rPr>
          <w:b/>
        </w:rPr>
        <w:t>Insured</w:t>
      </w:r>
      <w:r w:rsidRPr="0022764C">
        <w:t xml:space="preserve"> for one or more </w:t>
      </w:r>
      <w:r w:rsidRPr="0022764C">
        <w:rPr>
          <w:b/>
        </w:rPr>
        <w:t>Wrongful Act(s)</w:t>
      </w:r>
      <w:r w:rsidRPr="0022764C">
        <w:t xml:space="preserve">, deemed to be made upon receipt by or service upon the </w:t>
      </w:r>
      <w:r w:rsidRPr="0022764C">
        <w:rPr>
          <w:b/>
        </w:rPr>
        <w:t>Insured</w:t>
      </w:r>
      <w:r w:rsidRPr="0022764C">
        <w:t>, whichever is earlier, or</w:t>
      </w:r>
    </w:p>
    <w:p w14:paraId="19CAEA4A" w14:textId="77777777" w:rsidR="00662B74" w:rsidRPr="0022764C" w:rsidRDefault="00662B74" w:rsidP="00662B74">
      <w:pPr>
        <w:pStyle w:val="ListNumber0"/>
        <w:spacing w:after="120"/>
        <w:ind w:left="360" w:hanging="360"/>
      </w:pPr>
      <w:r w:rsidRPr="0022764C">
        <w:t xml:space="preserve">for the purposes of giving effect to Extension J only, any </w:t>
      </w:r>
      <w:r w:rsidRPr="0022764C">
        <w:rPr>
          <w:b/>
        </w:rPr>
        <w:t>Investigation</w:t>
      </w:r>
      <w:r w:rsidRPr="0022764C">
        <w:t>.</w:t>
      </w:r>
    </w:p>
    <w:p w14:paraId="188AE89C" w14:textId="77777777" w:rsidR="00662B74" w:rsidRPr="0022764C" w:rsidRDefault="00662B74" w:rsidP="00662B74">
      <w:pPr>
        <w:pStyle w:val="Heading2"/>
        <w:rPr>
          <w:b/>
          <w:bCs w:val="0"/>
          <w:color w:val="auto"/>
        </w:rPr>
      </w:pPr>
      <w:r w:rsidRPr="0022764C">
        <w:rPr>
          <w:b/>
          <w:bCs w:val="0"/>
          <w:color w:val="auto"/>
        </w:rPr>
        <w:t>Company means,</w:t>
      </w:r>
    </w:p>
    <w:p w14:paraId="240A6657" w14:textId="77777777" w:rsidR="00662B74" w:rsidRPr="0022764C" w:rsidRDefault="00662B74" w:rsidP="00662B74">
      <w:pPr>
        <w:pStyle w:val="ListNumber0"/>
        <w:numPr>
          <w:ilvl w:val="0"/>
          <w:numId w:val="0"/>
        </w:numPr>
        <w:spacing w:before="0" w:after="120"/>
        <w:ind w:left="360" w:hanging="360"/>
      </w:pPr>
      <w:r w:rsidRPr="0022764C">
        <w:t xml:space="preserve">the </w:t>
      </w:r>
      <w:r w:rsidRPr="0022764C">
        <w:rPr>
          <w:b/>
        </w:rPr>
        <w:t>Named Company</w:t>
      </w:r>
      <w:r w:rsidRPr="0022764C">
        <w:t xml:space="preserve">; or </w:t>
      </w:r>
    </w:p>
    <w:p w14:paraId="3E04DDE3" w14:textId="77777777"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Subsidiary</w:t>
      </w:r>
      <w:r w:rsidRPr="0022764C">
        <w:t>.</w:t>
      </w:r>
    </w:p>
    <w:p w14:paraId="5BC135D7" w14:textId="77777777" w:rsidR="00662B74" w:rsidRPr="0022764C" w:rsidRDefault="00662B74" w:rsidP="00662B74">
      <w:pPr>
        <w:pStyle w:val="Heading2"/>
        <w:rPr>
          <w:b/>
          <w:bCs w:val="0"/>
          <w:color w:val="auto"/>
        </w:rPr>
      </w:pPr>
      <w:r w:rsidRPr="0022764C">
        <w:rPr>
          <w:b/>
          <w:bCs w:val="0"/>
          <w:color w:val="auto"/>
        </w:rPr>
        <w:t>Defence Costs means,</w:t>
      </w:r>
    </w:p>
    <w:p w14:paraId="466D6FA0" w14:textId="77777777" w:rsidR="00A51730" w:rsidRPr="0022764C" w:rsidRDefault="00662B74" w:rsidP="00662B74">
      <w:pPr>
        <w:pStyle w:val="ListNumber0"/>
        <w:numPr>
          <w:ilvl w:val="0"/>
          <w:numId w:val="0"/>
        </w:numPr>
        <w:spacing w:before="0" w:after="120"/>
        <w:ind w:left="360" w:hanging="360"/>
      </w:pPr>
      <w:r w:rsidRPr="0022764C">
        <w:t>reasonable and necessary fees, costs and expenses</w:t>
      </w:r>
    </w:p>
    <w:p w14:paraId="1E3B53EC" w14:textId="4BD1B083" w:rsidR="00662B74" w:rsidRPr="0022764C" w:rsidRDefault="00662B74" w:rsidP="00662B74">
      <w:pPr>
        <w:pStyle w:val="ListNumber0"/>
        <w:numPr>
          <w:ilvl w:val="0"/>
          <w:numId w:val="0"/>
        </w:numPr>
        <w:spacing w:before="0" w:after="120"/>
        <w:ind w:left="360" w:hanging="360"/>
        <w:rPr>
          <w:b/>
        </w:rPr>
      </w:pPr>
      <w:r w:rsidRPr="0022764C">
        <w:t xml:space="preserve">incurred with the prior written consent of the </w:t>
      </w:r>
      <w:r w:rsidRPr="0022764C">
        <w:rPr>
          <w:b/>
        </w:rPr>
        <w:t>Insurer</w:t>
      </w:r>
      <w:r w:rsidRPr="0022764C">
        <w:t xml:space="preserve"> (not to be unreasonably withheld or delayed), for which the </w:t>
      </w:r>
      <w:r w:rsidRPr="0022764C">
        <w:rPr>
          <w:b/>
        </w:rPr>
        <w:t>Insured</w:t>
      </w:r>
      <w:r w:rsidRPr="0022764C">
        <w:t xml:space="preserve"> is legally liable to pay, including the reasonable premiums but not the collateral for any appeal bond, attachment bond or similar bond for any civil proceeding, resulting from investigating, adjusting, defending, appealing or otherwise participating in a </w:t>
      </w:r>
      <w:r w:rsidRPr="0022764C">
        <w:rPr>
          <w:b/>
        </w:rPr>
        <w:t>Claim</w:t>
      </w:r>
      <w:r w:rsidRPr="0022764C">
        <w:t xml:space="preserve">, but excluding salaries, wages, benefits or overhead expenses of directors, officers or </w:t>
      </w:r>
      <w:r w:rsidRPr="0022764C">
        <w:rPr>
          <w:b/>
        </w:rPr>
        <w:t>Employees</w:t>
      </w:r>
      <w:r w:rsidRPr="0022764C">
        <w:t xml:space="preserve"> of the </w:t>
      </w:r>
      <w:r w:rsidRPr="0022764C">
        <w:rPr>
          <w:b/>
        </w:rPr>
        <w:t xml:space="preserve">Company </w:t>
      </w:r>
      <w:r w:rsidRPr="0022764C">
        <w:t>or costs or overhead expenses of the</w:t>
      </w:r>
      <w:r w:rsidRPr="0022764C">
        <w:rPr>
          <w:b/>
        </w:rPr>
        <w:t xml:space="preserve"> Company </w:t>
      </w:r>
      <w:r w:rsidRPr="0022764C">
        <w:t>itself; and</w:t>
      </w:r>
    </w:p>
    <w:p w14:paraId="650F3DE7" w14:textId="77777777" w:rsidR="00662B74" w:rsidRPr="0022764C" w:rsidRDefault="00662B74" w:rsidP="00662B74">
      <w:pPr>
        <w:pStyle w:val="ListNumber0"/>
        <w:numPr>
          <w:ilvl w:val="0"/>
          <w:numId w:val="0"/>
        </w:numPr>
        <w:spacing w:before="0" w:after="120"/>
        <w:ind w:left="360" w:hanging="360"/>
      </w:pPr>
      <w:r w:rsidRPr="0022764C">
        <w:rPr>
          <w:rFonts w:eastAsia="Times New Roman" w:cs="Arial"/>
        </w:rPr>
        <w:t>for</w:t>
      </w:r>
      <w:r w:rsidRPr="0022764C">
        <w:rPr>
          <w:rFonts w:eastAsia="Times New Roman" w:cs="Arial"/>
          <w:b/>
        </w:rPr>
        <w:t xml:space="preserve"> </w:t>
      </w:r>
      <w:r w:rsidRPr="0022764C">
        <w:rPr>
          <w:rFonts w:eastAsia="Times New Roman" w:cs="Arial"/>
        </w:rPr>
        <w:t xml:space="preserve">the purposes of giving effect to Extension (J) only, </w:t>
      </w:r>
      <w:r w:rsidRPr="0022764C">
        <w:rPr>
          <w:rFonts w:eastAsia="Times New Roman" w:cs="Arial"/>
          <w:b/>
        </w:rPr>
        <w:t>Investigation Costs</w:t>
      </w:r>
    </w:p>
    <w:p w14:paraId="14C6B777" w14:textId="77777777" w:rsidR="00662B74" w:rsidRPr="0022764C" w:rsidRDefault="00662B74" w:rsidP="00662B74">
      <w:pPr>
        <w:pStyle w:val="Heading2"/>
        <w:rPr>
          <w:b/>
          <w:bCs w:val="0"/>
          <w:color w:val="auto"/>
        </w:rPr>
      </w:pPr>
      <w:r w:rsidRPr="0022764C">
        <w:rPr>
          <w:b/>
          <w:bCs w:val="0"/>
          <w:color w:val="auto"/>
        </w:rPr>
        <w:lastRenderedPageBreak/>
        <w:t>Discovery Period means,</w:t>
      </w:r>
    </w:p>
    <w:p w14:paraId="2678FCF7" w14:textId="77777777" w:rsidR="00662B74" w:rsidRPr="0022764C" w:rsidRDefault="00662B74" w:rsidP="00662B74">
      <w:pPr>
        <w:pStyle w:val="BodyTextIndent"/>
        <w:rPr>
          <w:rStyle w:val="BodyTextIndentChar"/>
        </w:rPr>
      </w:pPr>
      <w:r w:rsidRPr="0022764C">
        <w:rPr>
          <w:rStyle w:val="BodyTextIndentChar"/>
        </w:rPr>
        <w:t>means,</w:t>
      </w:r>
    </w:p>
    <w:p w14:paraId="0A8D5412" w14:textId="77777777" w:rsidR="00662B74" w:rsidRPr="0022764C" w:rsidRDefault="00662B74" w:rsidP="00662B74">
      <w:pPr>
        <w:pStyle w:val="BodyText"/>
      </w:pPr>
      <w:r w:rsidRPr="0022764C">
        <w:rPr>
          <w:rStyle w:val="BodyTextIndentChar"/>
        </w:rPr>
        <w:t xml:space="preserve">the relevant period stated in the </w:t>
      </w:r>
      <w:r w:rsidRPr="0022764C">
        <w:rPr>
          <w:rStyle w:val="BodyTextIndentChar"/>
          <w:b/>
          <w:bCs/>
        </w:rPr>
        <w:t>Schedule</w:t>
      </w:r>
      <w:r w:rsidRPr="0022764C">
        <w:rPr>
          <w:rStyle w:val="BodyTextIndentChar"/>
        </w:rPr>
        <w:t xml:space="preserve"> (if applicable) commencing immediately after the Expiration Date stated in the </w:t>
      </w:r>
      <w:r w:rsidRPr="0022764C">
        <w:rPr>
          <w:rStyle w:val="BodyTextIndentChar"/>
          <w:b/>
          <w:bCs/>
        </w:rPr>
        <w:t>Schedule</w:t>
      </w:r>
      <w:r w:rsidRPr="0022764C">
        <w:rPr>
          <w:b/>
          <w:bCs/>
        </w:rPr>
        <w:t>.</w:t>
      </w:r>
    </w:p>
    <w:p w14:paraId="6ADEDCD3" w14:textId="77777777" w:rsidR="00662B74" w:rsidRPr="0022764C" w:rsidRDefault="00662B74" w:rsidP="00662B74">
      <w:pPr>
        <w:pStyle w:val="Heading2"/>
        <w:rPr>
          <w:b/>
          <w:bCs w:val="0"/>
          <w:color w:val="auto"/>
        </w:rPr>
      </w:pPr>
      <w:r w:rsidRPr="0022764C">
        <w:rPr>
          <w:b/>
          <w:bCs w:val="0"/>
          <w:color w:val="auto"/>
        </w:rPr>
        <w:t>Employee means,</w:t>
      </w:r>
    </w:p>
    <w:p w14:paraId="02CA83E4" w14:textId="77777777" w:rsidR="00662B74" w:rsidRPr="0022764C" w:rsidRDefault="00662B74" w:rsidP="00662B74">
      <w:pPr>
        <w:pStyle w:val="BodyText"/>
      </w:pPr>
      <w:r w:rsidRPr="0022764C">
        <w:t>any natural person</w:t>
      </w:r>
    </w:p>
    <w:p w14:paraId="2E327169" w14:textId="77777777" w:rsidR="00662B74" w:rsidRPr="0022764C" w:rsidRDefault="00662B74" w:rsidP="00662B74">
      <w:pPr>
        <w:pStyle w:val="ListNumber0"/>
        <w:numPr>
          <w:ilvl w:val="0"/>
          <w:numId w:val="0"/>
        </w:numPr>
        <w:spacing w:before="0" w:after="120"/>
        <w:ind w:left="360" w:hanging="360"/>
      </w:pPr>
      <w:r w:rsidRPr="0022764C">
        <w:t xml:space="preserve">who is or was under a contract of employment (whether full-time, part-time or otherwise) with the </w:t>
      </w:r>
      <w:r w:rsidRPr="0022764C">
        <w:rPr>
          <w:b/>
        </w:rPr>
        <w:t>Company</w:t>
      </w:r>
      <w:r w:rsidRPr="0022764C">
        <w:t xml:space="preserve"> and whom such </w:t>
      </w:r>
      <w:r w:rsidRPr="0022764C">
        <w:rPr>
          <w:b/>
        </w:rPr>
        <w:t>Company</w:t>
      </w:r>
      <w:r w:rsidRPr="0022764C">
        <w:t xml:space="preserve"> compensates by way of salary, wages and / or commission</w:t>
      </w:r>
    </w:p>
    <w:p w14:paraId="603589BC" w14:textId="77777777" w:rsidR="00662B74" w:rsidRPr="0022764C" w:rsidRDefault="00662B74" w:rsidP="00662B74">
      <w:pPr>
        <w:pStyle w:val="ListNumber0"/>
        <w:numPr>
          <w:ilvl w:val="0"/>
          <w:numId w:val="0"/>
        </w:numPr>
        <w:spacing w:before="0" w:after="120"/>
        <w:ind w:left="360" w:hanging="360"/>
      </w:pPr>
      <w:r w:rsidRPr="0022764C">
        <w:t>who is or was an independent contractor; secondee; volunteer; or student pursuing studies or gaining work experience, but only if and to the extent that;</w:t>
      </w:r>
    </w:p>
    <w:p w14:paraId="00F1D1CF" w14:textId="77777777" w:rsidR="00662B74" w:rsidRPr="0022764C" w:rsidRDefault="00662B74" w:rsidP="00662B74">
      <w:pPr>
        <w:pStyle w:val="ListNumber0"/>
        <w:numPr>
          <w:ilvl w:val="0"/>
          <w:numId w:val="385"/>
        </w:numPr>
        <w:spacing w:before="0" w:after="120"/>
      </w:pPr>
      <w:r w:rsidRPr="0022764C">
        <w:t xml:space="preserve">such natural person is under the direction and supervision of the </w:t>
      </w:r>
      <w:r w:rsidRPr="0022764C">
        <w:rPr>
          <w:b/>
        </w:rPr>
        <w:t>Company</w:t>
      </w:r>
      <w:r w:rsidRPr="0022764C">
        <w:t>; and</w:t>
      </w:r>
    </w:p>
    <w:p w14:paraId="580AA3E0" w14:textId="378962A4" w:rsidR="00662B74" w:rsidRPr="0022764C" w:rsidRDefault="00662B74" w:rsidP="00662B74">
      <w:pPr>
        <w:pStyle w:val="ListNumber0"/>
        <w:numPr>
          <w:ilvl w:val="0"/>
          <w:numId w:val="385"/>
        </w:numPr>
        <w:spacing w:before="0" w:after="120"/>
      </w:pPr>
      <w:r w:rsidRPr="0022764C">
        <w:t xml:space="preserve">the </w:t>
      </w:r>
      <w:r w:rsidRPr="0022764C">
        <w:rPr>
          <w:b/>
        </w:rPr>
        <w:t xml:space="preserve">Company </w:t>
      </w:r>
      <w:r w:rsidRPr="0022764C">
        <w:t>provides indemnification to such individual in the same manner as is provided to the natural persons referred to in (</w:t>
      </w:r>
      <w:del w:id="198" w:author="stuart wolstenholme" w:date="2026-05-29T12:38:00Z" w16du:dateUtc="2026-05-29T11:38:00Z">
        <w:r w:rsidRPr="0022764C" w:rsidDel="00BB79CB">
          <w:delText>i</w:delText>
        </w:r>
      </w:del>
      <w:ins w:id="199" w:author="stuart wolstenholme" w:date="2026-05-29T12:38:00Z" w16du:dateUtc="2026-05-29T11:38:00Z">
        <w:r w:rsidR="00BB79CB" w:rsidRPr="0022764C">
          <w:t>I</w:t>
        </w:r>
      </w:ins>
      <w:r w:rsidRPr="0022764C">
        <w:t>) above</w:t>
      </w:r>
    </w:p>
    <w:p w14:paraId="2B3DB2A0" w14:textId="77777777" w:rsidR="00662B74" w:rsidRPr="0022764C" w:rsidRDefault="00662B74" w:rsidP="00662B74">
      <w:pPr>
        <w:pStyle w:val="Heading2"/>
        <w:rPr>
          <w:b/>
          <w:bCs w:val="0"/>
        </w:rPr>
      </w:pPr>
      <w:r w:rsidRPr="0022764C">
        <w:rPr>
          <w:b/>
          <w:bCs w:val="0"/>
          <w:color w:val="auto"/>
        </w:rPr>
        <w:t>Employment Practice Claim means,</w:t>
      </w:r>
    </w:p>
    <w:p w14:paraId="78FA78CA" w14:textId="77777777" w:rsidR="00662B74" w:rsidRPr="0022764C" w:rsidRDefault="00662B74" w:rsidP="00662B74">
      <w:pPr>
        <w:pStyle w:val="BodyText"/>
      </w:pPr>
      <w:r w:rsidRPr="0022764C">
        <w:t xml:space="preserve">any </w:t>
      </w:r>
      <w:r w:rsidRPr="0022764C">
        <w:rPr>
          <w:b/>
        </w:rPr>
        <w:t>Claim</w:t>
      </w:r>
      <w:r w:rsidRPr="0022764C">
        <w:t xml:space="preserve"> made against an </w:t>
      </w:r>
      <w:r w:rsidRPr="0022764C">
        <w:rPr>
          <w:b/>
        </w:rPr>
        <w:t>Insured</w:t>
      </w:r>
      <w:r w:rsidRPr="0022764C">
        <w:t xml:space="preserve"> for a specified </w:t>
      </w:r>
      <w:r w:rsidRPr="0022764C">
        <w:rPr>
          <w:b/>
        </w:rPr>
        <w:t>Wrongful Employment Practice</w:t>
      </w:r>
      <w:r w:rsidRPr="0022764C">
        <w:t>.</w:t>
      </w:r>
    </w:p>
    <w:p w14:paraId="3BF8E754" w14:textId="77777777" w:rsidR="00662B74" w:rsidRPr="0022764C" w:rsidRDefault="00662B74" w:rsidP="00662B74">
      <w:pPr>
        <w:pStyle w:val="Heading2"/>
        <w:rPr>
          <w:b/>
          <w:bCs w:val="0"/>
          <w:color w:val="auto"/>
        </w:rPr>
      </w:pPr>
      <w:r w:rsidRPr="0022764C">
        <w:rPr>
          <w:b/>
          <w:bCs w:val="0"/>
          <w:color w:val="auto"/>
        </w:rPr>
        <w:t>Insured means,</w:t>
      </w:r>
    </w:p>
    <w:p w14:paraId="56CF446D" w14:textId="77777777" w:rsidR="00662B74" w:rsidRPr="0022764C" w:rsidRDefault="00662B74" w:rsidP="00662B74">
      <w:pPr>
        <w:pStyle w:val="ListNumber0"/>
        <w:numPr>
          <w:ilvl w:val="0"/>
          <w:numId w:val="0"/>
        </w:numPr>
        <w:spacing w:before="0" w:after="120"/>
        <w:ind w:left="360" w:hanging="360"/>
      </w:pPr>
      <w:r w:rsidRPr="0022764C">
        <w:t xml:space="preserve">for the purposes of Insuring Clause A, any </w:t>
      </w:r>
      <w:r w:rsidRPr="0022764C">
        <w:rPr>
          <w:b/>
        </w:rPr>
        <w:t>Insured Person</w:t>
      </w:r>
      <w:r w:rsidRPr="0022764C">
        <w:t>; and</w:t>
      </w:r>
    </w:p>
    <w:p w14:paraId="6880EB4D" w14:textId="77777777" w:rsidR="00662B74" w:rsidRPr="0022764C" w:rsidRDefault="00662B74" w:rsidP="00662B74">
      <w:pPr>
        <w:pStyle w:val="ListNumber0"/>
        <w:numPr>
          <w:ilvl w:val="0"/>
          <w:numId w:val="0"/>
        </w:numPr>
        <w:spacing w:before="0" w:after="120"/>
        <w:ind w:left="360" w:hanging="360"/>
      </w:pPr>
      <w:r w:rsidRPr="0022764C">
        <w:t xml:space="preserve">for the purposes of Insuring Clauses B and C only, any </w:t>
      </w:r>
      <w:r w:rsidRPr="0022764C">
        <w:rPr>
          <w:b/>
        </w:rPr>
        <w:t>Company</w:t>
      </w:r>
      <w:r w:rsidRPr="0022764C">
        <w:t>.</w:t>
      </w:r>
    </w:p>
    <w:p w14:paraId="34CFE3C8" w14:textId="77777777" w:rsidR="00662B74" w:rsidRPr="0022764C" w:rsidRDefault="00662B74" w:rsidP="00662B74">
      <w:pPr>
        <w:pStyle w:val="Heading2"/>
        <w:rPr>
          <w:b/>
          <w:bCs w:val="0"/>
          <w:color w:val="auto"/>
        </w:rPr>
      </w:pPr>
      <w:r w:rsidRPr="0022764C">
        <w:rPr>
          <w:b/>
          <w:bCs w:val="0"/>
          <w:color w:val="auto"/>
        </w:rPr>
        <w:t>Insured Person means,</w:t>
      </w:r>
    </w:p>
    <w:p w14:paraId="26623E55" w14:textId="77777777" w:rsidR="00662B74" w:rsidRPr="0022764C" w:rsidRDefault="00662B74" w:rsidP="00662B74">
      <w:pPr>
        <w:pStyle w:val="BodyText"/>
      </w:pPr>
      <w:r w:rsidRPr="0022764C">
        <w:t>any past, present or future natural person who was, is or shall become:</w:t>
      </w:r>
    </w:p>
    <w:p w14:paraId="21FE1215" w14:textId="611C8CC9" w:rsidR="00662B74" w:rsidRPr="0022764C" w:rsidRDefault="00662B74" w:rsidP="00662B74">
      <w:pPr>
        <w:pStyle w:val="ListNumber0"/>
        <w:numPr>
          <w:ilvl w:val="0"/>
          <w:numId w:val="0"/>
        </w:numPr>
        <w:spacing w:before="0" w:after="120"/>
        <w:ind w:left="360" w:hanging="360"/>
      </w:pPr>
      <w:r w:rsidRPr="0022764C">
        <w:t xml:space="preserve">Director, officer, member, </w:t>
      </w:r>
      <w:del w:id="200" w:author="stuart wolstenholme" w:date="2026-05-29T12:38:00Z" w16du:dateUtc="2026-05-29T11:38:00Z">
        <w:r w:rsidRPr="0022764C" w:rsidDel="00BB79CB">
          <w:delText>manager,  trustee</w:delText>
        </w:r>
      </w:del>
      <w:ins w:id="201" w:author="stuart wolstenholme" w:date="2026-05-29T12:38:00Z" w16du:dateUtc="2026-05-29T11:38:00Z">
        <w:r w:rsidR="00BB79CB" w:rsidRPr="0022764C">
          <w:t>manager, trustee</w:t>
        </w:r>
      </w:ins>
      <w:r w:rsidRPr="0022764C">
        <w:t xml:space="preserve">, non-executive director or de facto director (including any shadow director) of any </w:t>
      </w:r>
      <w:r w:rsidRPr="0022764C">
        <w:rPr>
          <w:b/>
        </w:rPr>
        <w:t>Company</w:t>
      </w:r>
      <w:r w:rsidRPr="0022764C">
        <w:t>; or</w:t>
      </w:r>
    </w:p>
    <w:p w14:paraId="2B0862E2" w14:textId="77777777" w:rsidR="00662B74" w:rsidRPr="0022764C" w:rsidRDefault="00662B74" w:rsidP="00662B74">
      <w:pPr>
        <w:pStyle w:val="ListNumber0"/>
        <w:numPr>
          <w:ilvl w:val="0"/>
          <w:numId w:val="0"/>
        </w:numPr>
        <w:spacing w:before="0" w:after="120"/>
        <w:ind w:left="360" w:hanging="360"/>
      </w:pPr>
      <w:r w:rsidRPr="0022764C">
        <w:t xml:space="preserve">an </w:t>
      </w:r>
      <w:r w:rsidRPr="0022764C">
        <w:rPr>
          <w:b/>
        </w:rPr>
        <w:t>Outside Director</w:t>
      </w:r>
      <w:r w:rsidRPr="0022764C">
        <w:t>; or</w:t>
      </w:r>
    </w:p>
    <w:p w14:paraId="7BC634DD" w14:textId="77777777" w:rsidR="00662B74" w:rsidRPr="0022764C" w:rsidRDefault="00662B74" w:rsidP="00662B74">
      <w:pPr>
        <w:pStyle w:val="ListNumber0"/>
        <w:numPr>
          <w:ilvl w:val="0"/>
          <w:numId w:val="0"/>
        </w:numPr>
        <w:spacing w:before="0" w:after="120"/>
        <w:ind w:left="360" w:hanging="360"/>
      </w:pPr>
      <w:r w:rsidRPr="0022764C">
        <w:t xml:space="preserve">an </w:t>
      </w:r>
      <w:r w:rsidRPr="0022764C">
        <w:rPr>
          <w:b/>
        </w:rPr>
        <w:t>Employee</w:t>
      </w:r>
      <w:r w:rsidRPr="0022764C">
        <w:t xml:space="preserve"> of the </w:t>
      </w:r>
      <w:r w:rsidRPr="0022764C">
        <w:rPr>
          <w:b/>
        </w:rPr>
        <w:t>Company</w:t>
      </w:r>
      <w:r w:rsidRPr="0022764C">
        <w:t xml:space="preserve"> but only with respect to any:</w:t>
      </w:r>
    </w:p>
    <w:p w14:paraId="7DE70E66" w14:textId="77777777" w:rsidR="00662B74" w:rsidRPr="0022764C" w:rsidRDefault="00662B74" w:rsidP="00662B74">
      <w:pPr>
        <w:pStyle w:val="ListNumber0"/>
        <w:numPr>
          <w:ilvl w:val="0"/>
          <w:numId w:val="386"/>
        </w:numPr>
        <w:spacing w:before="0" w:after="120"/>
      </w:pPr>
      <w:r w:rsidRPr="0022764C">
        <w:rPr>
          <w:b/>
        </w:rPr>
        <w:t>Claim</w:t>
      </w:r>
      <w:r w:rsidRPr="0022764C">
        <w:t xml:space="preserve"> for a </w:t>
      </w:r>
      <w:r w:rsidRPr="0022764C">
        <w:rPr>
          <w:b/>
        </w:rPr>
        <w:t>Wrongful Employment Practice</w:t>
      </w:r>
      <w:r w:rsidRPr="0022764C">
        <w:t>; or</w:t>
      </w:r>
    </w:p>
    <w:p w14:paraId="242052AC" w14:textId="77777777" w:rsidR="00662B74" w:rsidRPr="0022764C" w:rsidRDefault="00662B74" w:rsidP="00662B74">
      <w:pPr>
        <w:pStyle w:val="ListNumber0"/>
        <w:numPr>
          <w:ilvl w:val="0"/>
          <w:numId w:val="386"/>
        </w:numPr>
        <w:spacing w:before="0" w:after="120"/>
      </w:pPr>
      <w:r w:rsidRPr="0022764C">
        <w:rPr>
          <w:b/>
        </w:rPr>
        <w:t>Claim</w:t>
      </w:r>
      <w:r w:rsidRPr="0022764C">
        <w:t xml:space="preserve"> where and during such time the </w:t>
      </w:r>
      <w:r w:rsidRPr="0022764C">
        <w:rPr>
          <w:b/>
        </w:rPr>
        <w:t>Employee</w:t>
      </w:r>
      <w:r w:rsidRPr="0022764C">
        <w:t xml:space="preserve"> is a co-defendant along any person listed in 1 above; or; </w:t>
      </w:r>
    </w:p>
    <w:p w14:paraId="07104E74" w14:textId="77777777" w:rsidR="00662B74" w:rsidRPr="0022764C" w:rsidRDefault="00662B74" w:rsidP="00662B74">
      <w:pPr>
        <w:pStyle w:val="ListNumber0"/>
        <w:numPr>
          <w:ilvl w:val="0"/>
          <w:numId w:val="386"/>
        </w:numPr>
        <w:spacing w:before="0" w:after="120"/>
      </w:pPr>
      <w:r w:rsidRPr="0022764C">
        <w:rPr>
          <w:b/>
        </w:rPr>
        <w:t>Claim</w:t>
      </w:r>
      <w:r w:rsidRPr="0022764C">
        <w:t xml:space="preserve"> in respect of a </w:t>
      </w:r>
      <w:r w:rsidRPr="0022764C">
        <w:rPr>
          <w:b/>
        </w:rPr>
        <w:t>Wrongful Act</w:t>
      </w:r>
      <w:r w:rsidRPr="0022764C">
        <w:t xml:space="preserve"> actually or allegedly committed in a managerial or supervisory capacity.</w:t>
      </w:r>
    </w:p>
    <w:p w14:paraId="179E73F0" w14:textId="77777777" w:rsidR="00662B74" w:rsidRPr="0022764C" w:rsidRDefault="00662B74" w:rsidP="00662B74">
      <w:pPr>
        <w:pStyle w:val="ListNumber0"/>
        <w:numPr>
          <w:ilvl w:val="0"/>
          <w:numId w:val="0"/>
        </w:numPr>
        <w:spacing w:before="0"/>
        <w:rPr>
          <w:b/>
        </w:rPr>
      </w:pPr>
    </w:p>
    <w:p w14:paraId="34D26FB7" w14:textId="77777777" w:rsidR="00662B74" w:rsidRPr="0022764C" w:rsidRDefault="00662B74" w:rsidP="00662B74">
      <w:pPr>
        <w:pStyle w:val="ListNumber0"/>
        <w:numPr>
          <w:ilvl w:val="0"/>
          <w:numId w:val="0"/>
        </w:numPr>
        <w:spacing w:before="0"/>
        <w:rPr>
          <w:b/>
        </w:rPr>
      </w:pPr>
      <w:r w:rsidRPr="0022764C">
        <w:rPr>
          <w:b/>
        </w:rPr>
        <w:t>Insured Person</w:t>
      </w:r>
      <w:r w:rsidRPr="0022764C">
        <w:t xml:space="preserve"> shall not include any insolvency practitioner or external auditor appointed on behalf of a </w:t>
      </w:r>
      <w:r w:rsidRPr="0022764C">
        <w:rPr>
          <w:b/>
        </w:rPr>
        <w:t>Company</w:t>
      </w:r>
      <w:r w:rsidRPr="0022764C">
        <w:t>.</w:t>
      </w:r>
    </w:p>
    <w:p w14:paraId="08149BCC" w14:textId="77777777" w:rsidR="00662B74" w:rsidRPr="0022764C" w:rsidRDefault="00662B74" w:rsidP="00662B74">
      <w:pPr>
        <w:pStyle w:val="Heading2"/>
        <w:rPr>
          <w:b/>
          <w:bCs w:val="0"/>
          <w:color w:val="auto"/>
        </w:rPr>
      </w:pPr>
      <w:r w:rsidRPr="0022764C">
        <w:rPr>
          <w:b/>
          <w:bCs w:val="0"/>
          <w:color w:val="auto"/>
        </w:rPr>
        <w:t>Insurer means,</w:t>
      </w:r>
    </w:p>
    <w:p w14:paraId="19A98C32" w14:textId="77777777" w:rsidR="00662B74" w:rsidRPr="0022764C" w:rsidRDefault="00662B74" w:rsidP="00662B74">
      <w:pPr>
        <w:pStyle w:val="BodyText"/>
      </w:pPr>
      <w:r w:rsidRPr="0022764C">
        <w:t xml:space="preserve">The Insurer stated in the </w:t>
      </w:r>
      <w:r w:rsidRPr="0022764C">
        <w:rPr>
          <w:b/>
          <w:bCs/>
        </w:rPr>
        <w:t>Schedule</w:t>
      </w:r>
      <w:r w:rsidRPr="0022764C">
        <w:t xml:space="preserve">. </w:t>
      </w:r>
    </w:p>
    <w:p w14:paraId="18741EA7" w14:textId="77777777" w:rsidR="00662B74" w:rsidRPr="0022764C" w:rsidRDefault="00662B74" w:rsidP="00662B74">
      <w:pPr>
        <w:pStyle w:val="Heading2"/>
        <w:rPr>
          <w:b/>
          <w:bCs w:val="0"/>
          <w:color w:val="auto"/>
        </w:rPr>
      </w:pPr>
      <w:r w:rsidRPr="0022764C">
        <w:rPr>
          <w:b/>
          <w:bCs w:val="0"/>
          <w:color w:val="auto"/>
        </w:rPr>
        <w:t>Investigation means,</w:t>
      </w:r>
    </w:p>
    <w:p w14:paraId="39C8A0E5" w14:textId="77777777" w:rsidR="00662B74" w:rsidRPr="0022764C" w:rsidRDefault="00662B74" w:rsidP="00662B74">
      <w:pPr>
        <w:pStyle w:val="BodyText"/>
      </w:pPr>
      <w:r w:rsidRPr="0022764C">
        <w:t xml:space="preserve">any formal or official hearing, investigation or inquiry by a governmental or judicial agency into the affairs of a </w:t>
      </w:r>
      <w:r w:rsidRPr="0022764C">
        <w:rPr>
          <w:b/>
        </w:rPr>
        <w:t>Company</w:t>
      </w:r>
      <w:r w:rsidRPr="0022764C">
        <w:t xml:space="preserve">, an </w:t>
      </w:r>
      <w:r w:rsidRPr="0022764C">
        <w:rPr>
          <w:b/>
        </w:rPr>
        <w:t>Outside Entity</w:t>
      </w:r>
      <w:r w:rsidRPr="0022764C">
        <w:t xml:space="preserve"> or an</w:t>
      </w:r>
      <w:r w:rsidRPr="0022764C">
        <w:rPr>
          <w:b/>
        </w:rPr>
        <w:t xml:space="preserve"> Insured Person</w:t>
      </w:r>
      <w:r w:rsidRPr="0022764C">
        <w:t xml:space="preserve"> in their capacity as such, commenced by the receipt by an</w:t>
      </w:r>
      <w:r w:rsidRPr="0022764C">
        <w:rPr>
          <w:b/>
        </w:rPr>
        <w:t xml:space="preserve"> Insured Person</w:t>
      </w:r>
      <w:r w:rsidRPr="0022764C">
        <w:t xml:space="preserve"> of written documentation by the body empowered to investigate (in the case of the United States of America, the Securities and Exchange Commission, a subpoena or a Wells Notice): </w:t>
      </w:r>
    </w:p>
    <w:p w14:paraId="60D13BD1" w14:textId="77777777" w:rsidR="00662B74" w:rsidRPr="0022764C" w:rsidRDefault="00662B74" w:rsidP="00662B74">
      <w:pPr>
        <w:pStyle w:val="ListNumber0"/>
        <w:numPr>
          <w:ilvl w:val="0"/>
          <w:numId w:val="0"/>
        </w:numPr>
        <w:spacing w:after="120"/>
        <w:ind w:left="360" w:hanging="360"/>
      </w:pPr>
      <w:r w:rsidRPr="0022764C">
        <w:t xml:space="preserve">at such time when there is no allegation of a </w:t>
      </w:r>
      <w:r w:rsidRPr="0022764C">
        <w:rPr>
          <w:b/>
        </w:rPr>
        <w:t xml:space="preserve">Wrongful Act </w:t>
      </w:r>
      <w:r w:rsidRPr="0022764C">
        <w:t xml:space="preserve">against the </w:t>
      </w:r>
      <w:r w:rsidRPr="0022764C">
        <w:rPr>
          <w:b/>
        </w:rPr>
        <w:t>Insured</w:t>
      </w:r>
      <w:r w:rsidRPr="0022764C">
        <w:t xml:space="preserve"> and relating to any matters existing prior to the Expiration Date; and</w:t>
      </w:r>
    </w:p>
    <w:p w14:paraId="55F0BDD5" w14:textId="77777777" w:rsidR="00662B74" w:rsidRPr="0022764C" w:rsidRDefault="00662B74" w:rsidP="00662B74">
      <w:pPr>
        <w:pStyle w:val="ListNumber0"/>
        <w:numPr>
          <w:ilvl w:val="0"/>
          <w:numId w:val="0"/>
        </w:numPr>
        <w:spacing w:before="0" w:after="120"/>
        <w:ind w:left="360" w:hanging="360"/>
      </w:pPr>
      <w:r w:rsidRPr="0022764C">
        <w:t>that legally requires such</w:t>
      </w:r>
      <w:r w:rsidRPr="0022764C">
        <w:rPr>
          <w:b/>
        </w:rPr>
        <w:t xml:space="preserve"> Insured Person</w:t>
      </w:r>
      <w:r w:rsidRPr="0022764C">
        <w:t xml:space="preserve"> to attend such hearing, investigation or inquiry; or </w:t>
      </w:r>
    </w:p>
    <w:p w14:paraId="0FAF665B" w14:textId="77777777" w:rsidR="00662B74" w:rsidRPr="0022764C" w:rsidRDefault="00662B74" w:rsidP="00662B74">
      <w:pPr>
        <w:pStyle w:val="ListNumber0"/>
        <w:numPr>
          <w:ilvl w:val="0"/>
          <w:numId w:val="0"/>
        </w:numPr>
        <w:spacing w:before="0" w:after="120"/>
        <w:ind w:left="360" w:hanging="360"/>
      </w:pPr>
      <w:r w:rsidRPr="0022764C">
        <w:t xml:space="preserve">in which the Insured is identified by an investigating authority as a subject of such hearing, investigation or inquiry. </w:t>
      </w:r>
    </w:p>
    <w:p w14:paraId="56F65998" w14:textId="77777777" w:rsidR="00662B74" w:rsidRPr="0022764C" w:rsidRDefault="00662B74" w:rsidP="00662B74">
      <w:pPr>
        <w:pStyle w:val="BodyText"/>
      </w:pPr>
      <w:r w:rsidRPr="0022764C">
        <w:rPr>
          <w:b/>
        </w:rPr>
        <w:t>Investigation</w:t>
      </w:r>
      <w:r w:rsidRPr="0022764C">
        <w:t xml:space="preserve"> shall not include routine regulatory supervision, inspection or compliance reviews or any investigation which focuses on an industry rather than a </w:t>
      </w:r>
      <w:r w:rsidRPr="0022764C">
        <w:rPr>
          <w:b/>
        </w:rPr>
        <w:t>Company, Outside Entity</w:t>
      </w:r>
      <w:r w:rsidRPr="0022764C">
        <w:t xml:space="preserve"> or </w:t>
      </w:r>
      <w:r w:rsidRPr="0022764C">
        <w:rPr>
          <w:b/>
        </w:rPr>
        <w:t>Insured Person</w:t>
      </w:r>
      <w:r w:rsidRPr="0022764C">
        <w:t xml:space="preserve"> in their capacity as such.</w:t>
      </w:r>
    </w:p>
    <w:p w14:paraId="43D80053" w14:textId="77777777" w:rsidR="00662B74" w:rsidRPr="0022764C" w:rsidRDefault="00662B74" w:rsidP="00662B74">
      <w:pPr>
        <w:pStyle w:val="ListNumber0"/>
        <w:numPr>
          <w:ilvl w:val="0"/>
          <w:numId w:val="0"/>
        </w:numPr>
        <w:spacing w:before="0"/>
      </w:pPr>
      <w:r w:rsidRPr="0022764C">
        <w:t xml:space="preserve">An </w:t>
      </w:r>
      <w:r w:rsidRPr="0022764C">
        <w:rPr>
          <w:b/>
        </w:rPr>
        <w:t>Investigation</w:t>
      </w:r>
      <w:r w:rsidRPr="0022764C">
        <w:t xml:space="preserve"> shall be deemed first made when the </w:t>
      </w:r>
      <w:r w:rsidRPr="0022764C">
        <w:rPr>
          <w:b/>
        </w:rPr>
        <w:t>Insured Person</w:t>
      </w:r>
      <w:r w:rsidRPr="0022764C">
        <w:t xml:space="preserve"> is first required to participate in, or formally identified as being subject to, such </w:t>
      </w:r>
      <w:r w:rsidRPr="0022764C">
        <w:rPr>
          <w:b/>
        </w:rPr>
        <w:t>Investigation</w:t>
      </w:r>
      <w:r w:rsidRPr="0022764C">
        <w:t>, whichever is the earlier.</w:t>
      </w:r>
    </w:p>
    <w:p w14:paraId="50913D67" w14:textId="77777777" w:rsidR="00662B74" w:rsidRPr="0022764C" w:rsidRDefault="00662B74" w:rsidP="00662B74">
      <w:pPr>
        <w:pStyle w:val="Heading2"/>
        <w:rPr>
          <w:b/>
          <w:bCs w:val="0"/>
          <w:color w:val="auto"/>
        </w:rPr>
      </w:pPr>
      <w:r w:rsidRPr="0022764C">
        <w:rPr>
          <w:b/>
          <w:bCs w:val="0"/>
          <w:color w:val="auto"/>
        </w:rPr>
        <w:t>Investigation Costs means,</w:t>
      </w:r>
    </w:p>
    <w:p w14:paraId="6EED7CAB" w14:textId="77777777" w:rsidR="00662B74" w:rsidRPr="0022764C" w:rsidRDefault="00662B74" w:rsidP="00662B74">
      <w:pPr>
        <w:pStyle w:val="BodyText"/>
      </w:pPr>
      <w:r w:rsidRPr="0022764C">
        <w:t xml:space="preserve">any reasonable and necessary fees, costs and expenses incurred with the prior written consent of the </w:t>
      </w:r>
      <w:r w:rsidRPr="0022764C">
        <w:rPr>
          <w:b/>
        </w:rPr>
        <w:t>Insurer</w:t>
      </w:r>
      <w:r w:rsidRPr="0022764C">
        <w:t xml:space="preserve"> (not to be unreasonably withheld or delayed), for which the </w:t>
      </w:r>
      <w:r w:rsidRPr="0022764C">
        <w:rPr>
          <w:b/>
        </w:rPr>
        <w:t>Insured</w:t>
      </w:r>
      <w:r w:rsidRPr="0022764C">
        <w:t xml:space="preserve"> is legally liable to pay, but excluding salaries, wages, benefits or overhead expenses of directors, officers or </w:t>
      </w:r>
      <w:r w:rsidRPr="0022764C">
        <w:rPr>
          <w:b/>
        </w:rPr>
        <w:t>Employees</w:t>
      </w:r>
      <w:r w:rsidRPr="0022764C">
        <w:t xml:space="preserve"> of the </w:t>
      </w:r>
      <w:r w:rsidRPr="0022764C">
        <w:rPr>
          <w:b/>
        </w:rPr>
        <w:t>Company</w:t>
      </w:r>
      <w:r w:rsidRPr="0022764C">
        <w:t xml:space="preserve"> or costs or overhead expenses of the </w:t>
      </w:r>
      <w:r w:rsidRPr="0022764C">
        <w:rPr>
          <w:b/>
        </w:rPr>
        <w:t>Company</w:t>
      </w:r>
      <w:r w:rsidRPr="0022764C">
        <w:t xml:space="preserve"> itself, in preparing for, or being represented at, an </w:t>
      </w:r>
      <w:r w:rsidRPr="0022764C">
        <w:rPr>
          <w:b/>
        </w:rPr>
        <w:t>Investigation</w:t>
      </w:r>
      <w:r w:rsidRPr="0022764C">
        <w:t>.</w:t>
      </w:r>
    </w:p>
    <w:p w14:paraId="27D4ADAD" w14:textId="77777777" w:rsidR="00662B74" w:rsidRPr="0022764C" w:rsidRDefault="00662B74" w:rsidP="00662B74">
      <w:pPr>
        <w:pStyle w:val="Heading2"/>
        <w:rPr>
          <w:b/>
          <w:bCs w:val="0"/>
          <w:color w:val="auto"/>
          <w:szCs w:val="22"/>
        </w:rPr>
      </w:pPr>
      <w:r w:rsidRPr="0022764C">
        <w:rPr>
          <w:b/>
          <w:bCs w:val="0"/>
          <w:color w:val="auto"/>
          <w:szCs w:val="22"/>
        </w:rPr>
        <w:t>Jurisdiction means,</w:t>
      </w:r>
    </w:p>
    <w:p w14:paraId="22253874" w14:textId="77777777" w:rsidR="00E93A09" w:rsidRPr="0022764C" w:rsidRDefault="00E93A09" w:rsidP="00662B74">
      <w:pPr>
        <w:pStyle w:val="BodyText"/>
      </w:pPr>
      <w:r w:rsidRPr="0022764C">
        <w:t>For the purposes of this Section only, Jurisdiction shall have the meaning stated below, notwithstanding the General Policy Definitions,</w:t>
      </w:r>
    </w:p>
    <w:p w14:paraId="25177B93" w14:textId="1F56D7E4" w:rsidR="00662B74" w:rsidRPr="0022764C" w:rsidRDefault="00662B74" w:rsidP="00662B74">
      <w:pPr>
        <w:pStyle w:val="BodyText"/>
      </w:pPr>
      <w:r w:rsidRPr="0022764C">
        <w:t xml:space="preserve">the jurisdiction stated in the </w:t>
      </w:r>
      <w:r w:rsidRPr="0022764C">
        <w:rPr>
          <w:b/>
          <w:bCs/>
        </w:rPr>
        <w:t>Schedule</w:t>
      </w:r>
      <w:r w:rsidRPr="0022764C">
        <w:t xml:space="preserve">. Where no jurisdiction is stated in the </w:t>
      </w:r>
      <w:r w:rsidRPr="0022764C">
        <w:rPr>
          <w:b/>
          <w:bCs/>
        </w:rPr>
        <w:t>schedule</w:t>
      </w:r>
      <w:r w:rsidRPr="0022764C">
        <w:t xml:space="preserve"> then the </w:t>
      </w:r>
      <w:r w:rsidRPr="0022764C">
        <w:rPr>
          <w:b/>
        </w:rPr>
        <w:t>Jurisdiction</w:t>
      </w:r>
      <w:r w:rsidRPr="0022764C">
        <w:t xml:space="preserve"> shall be Worldwide but excluding the United States of America (including its territories and /or possessions) and Canada. </w:t>
      </w:r>
    </w:p>
    <w:p w14:paraId="10EC72F3" w14:textId="77777777" w:rsidR="00662B74" w:rsidRPr="0022764C" w:rsidRDefault="00662B74" w:rsidP="00662B74">
      <w:pPr>
        <w:pStyle w:val="Heading2"/>
        <w:rPr>
          <w:b/>
          <w:bCs w:val="0"/>
          <w:color w:val="auto"/>
        </w:rPr>
      </w:pPr>
      <w:r w:rsidRPr="0022764C">
        <w:rPr>
          <w:b/>
          <w:bCs w:val="0"/>
          <w:color w:val="auto"/>
        </w:rPr>
        <w:t>Limit of liability means,</w:t>
      </w:r>
    </w:p>
    <w:p w14:paraId="5A027EC3" w14:textId="77777777" w:rsidR="00662B74" w:rsidRPr="0022764C" w:rsidRDefault="00662B74" w:rsidP="00662B74">
      <w:pPr>
        <w:pStyle w:val="BodyText"/>
      </w:pPr>
      <w:r w:rsidRPr="0022764C">
        <w:t xml:space="preserve">the amount stated in the </w:t>
      </w:r>
      <w:r w:rsidRPr="0022764C">
        <w:rPr>
          <w:b/>
          <w:bCs/>
        </w:rPr>
        <w:t>Schedule</w:t>
      </w:r>
      <w:r w:rsidRPr="0022764C">
        <w:t>.</w:t>
      </w:r>
    </w:p>
    <w:p w14:paraId="2CC5D84E" w14:textId="77777777" w:rsidR="00662B74" w:rsidRPr="0022764C" w:rsidRDefault="00662B74" w:rsidP="00662B74">
      <w:pPr>
        <w:pStyle w:val="Heading2"/>
        <w:rPr>
          <w:b/>
          <w:bCs w:val="0"/>
          <w:color w:val="auto"/>
        </w:rPr>
      </w:pPr>
      <w:r w:rsidRPr="0022764C">
        <w:rPr>
          <w:b/>
          <w:bCs w:val="0"/>
          <w:color w:val="auto"/>
        </w:rPr>
        <w:t>Loss means,</w:t>
      </w:r>
    </w:p>
    <w:p w14:paraId="3D07FD88" w14:textId="77777777" w:rsidR="00662B74" w:rsidRPr="0022764C" w:rsidRDefault="00662B74" w:rsidP="00662B74">
      <w:pPr>
        <w:pStyle w:val="ListNumber0"/>
        <w:numPr>
          <w:ilvl w:val="0"/>
          <w:numId w:val="0"/>
        </w:numPr>
        <w:spacing w:before="0" w:after="120"/>
        <w:ind w:left="360" w:hanging="360"/>
      </w:pPr>
      <w:r w:rsidRPr="0022764C">
        <w:rPr>
          <w:b/>
        </w:rPr>
        <w:t>Defence Costs</w:t>
      </w:r>
      <w:r w:rsidRPr="0022764C">
        <w:t>; and</w:t>
      </w:r>
    </w:p>
    <w:p w14:paraId="76961209" w14:textId="77777777" w:rsidR="00662B74" w:rsidRPr="0022764C" w:rsidRDefault="00662B74" w:rsidP="00662B74">
      <w:pPr>
        <w:pStyle w:val="ListNumber0"/>
        <w:numPr>
          <w:ilvl w:val="0"/>
          <w:numId w:val="0"/>
        </w:numPr>
        <w:spacing w:before="0" w:after="120"/>
        <w:ind w:left="360" w:hanging="360"/>
      </w:pPr>
      <w:r w:rsidRPr="0022764C">
        <w:t xml:space="preserve">any amounts that an </w:t>
      </w:r>
      <w:r w:rsidRPr="0022764C">
        <w:rPr>
          <w:b/>
        </w:rPr>
        <w:t>Insured</w:t>
      </w:r>
      <w:r w:rsidRPr="0022764C">
        <w:t xml:space="preserve"> is legally obliged to pay as a result of a </w:t>
      </w:r>
      <w:r w:rsidRPr="0022764C">
        <w:rPr>
          <w:b/>
        </w:rPr>
        <w:t>Claim</w:t>
      </w:r>
      <w:r w:rsidRPr="0022764C">
        <w:t xml:space="preserve"> including:</w:t>
      </w:r>
    </w:p>
    <w:p w14:paraId="763ED5FB" w14:textId="77777777" w:rsidR="00662B74" w:rsidRPr="0022764C" w:rsidRDefault="00662B74" w:rsidP="00662B74">
      <w:pPr>
        <w:pStyle w:val="ListNumber0"/>
        <w:numPr>
          <w:ilvl w:val="0"/>
          <w:numId w:val="387"/>
        </w:numPr>
        <w:spacing w:before="0" w:after="120"/>
      </w:pPr>
      <w:r w:rsidRPr="0022764C">
        <w:t xml:space="preserve">damages including, in respect of Insuring Clauses A and C only, punitive or exemplary damages and the multiplied portion of any multiplied damage award where lawfully insurable by the laws of the </w:t>
      </w:r>
      <w:r w:rsidRPr="0022764C">
        <w:lastRenderedPageBreak/>
        <w:t>jurisdictions in which such sums are payable and in which such sums were ordered to be paid; and</w:t>
      </w:r>
    </w:p>
    <w:p w14:paraId="63A401FB" w14:textId="561A9851" w:rsidR="00662B74" w:rsidRPr="0022764C" w:rsidRDefault="00662B74" w:rsidP="00662B74">
      <w:pPr>
        <w:pStyle w:val="ListNumber0"/>
        <w:numPr>
          <w:ilvl w:val="0"/>
          <w:numId w:val="387"/>
        </w:numPr>
        <w:spacing w:before="0" w:after="120"/>
      </w:pPr>
      <w:r w:rsidRPr="0022764C">
        <w:t xml:space="preserve">settlements, judgments, </w:t>
      </w:r>
      <w:del w:id="202" w:author="stuart wolstenholme" w:date="2026-05-29T12:38:00Z" w16du:dateUtc="2026-05-29T11:38:00Z">
        <w:r w:rsidRPr="0022764C" w:rsidDel="00BB79CB">
          <w:delText>pre</w:delText>
        </w:r>
      </w:del>
      <w:ins w:id="203" w:author="stuart wolstenholme" w:date="2026-05-29T12:38:00Z" w16du:dateUtc="2026-05-29T11:38:00Z">
        <w:r w:rsidR="00BB79CB" w:rsidRPr="0022764C">
          <w:t>pre-</w:t>
        </w:r>
      </w:ins>
      <w:r w:rsidRPr="0022764C">
        <w:t xml:space="preserve"> and post- judgment interest on a covered judgment or award, or awards of costs or other amounts.</w:t>
      </w:r>
    </w:p>
    <w:p w14:paraId="25ECE782" w14:textId="77777777" w:rsidR="00662B74" w:rsidRPr="0022764C" w:rsidRDefault="00662B74" w:rsidP="00662B74">
      <w:pPr>
        <w:pStyle w:val="BodyText"/>
      </w:pPr>
      <w:r w:rsidRPr="0022764C">
        <w:rPr>
          <w:b/>
        </w:rPr>
        <w:t>Loss</w:t>
      </w:r>
      <w:r w:rsidRPr="0022764C">
        <w:t xml:space="preserve"> shall not include:</w:t>
      </w:r>
    </w:p>
    <w:p w14:paraId="0C7A1A3B" w14:textId="77777777" w:rsidR="00662B74" w:rsidRPr="0022764C" w:rsidRDefault="00662B74" w:rsidP="00662B74">
      <w:pPr>
        <w:pStyle w:val="ListNumber0"/>
        <w:numPr>
          <w:ilvl w:val="0"/>
          <w:numId w:val="0"/>
        </w:numPr>
        <w:spacing w:after="120"/>
        <w:ind w:left="360" w:hanging="360"/>
      </w:pPr>
      <w:r w:rsidRPr="0022764C">
        <w:t>any fines or penalties, except, to the extent covered under Extension F, Civil Fines and Penalties; or</w:t>
      </w:r>
    </w:p>
    <w:p w14:paraId="434CFF28" w14:textId="77777777" w:rsidR="00662B74" w:rsidRPr="0022764C" w:rsidRDefault="00662B74" w:rsidP="00662B74">
      <w:pPr>
        <w:pStyle w:val="ListNumber0"/>
        <w:numPr>
          <w:ilvl w:val="0"/>
          <w:numId w:val="0"/>
        </w:numPr>
        <w:spacing w:before="0" w:after="120"/>
        <w:ind w:left="360" w:hanging="360"/>
      </w:pPr>
      <w:r w:rsidRPr="0022764C">
        <w:t xml:space="preserve">taxes (except under Insuring Clause A1 to the extent that personal liability of a director or officer for non-payment of corporate taxes is established by law in the jurisdiction in which the </w:t>
      </w:r>
      <w:r w:rsidRPr="0022764C">
        <w:rPr>
          <w:b/>
        </w:rPr>
        <w:t>Claim</w:t>
      </w:r>
      <w:r w:rsidRPr="0022764C">
        <w:t xml:space="preserve"> is made and such liability constitutes a </w:t>
      </w:r>
      <w:r w:rsidRPr="0022764C">
        <w:rPr>
          <w:b/>
        </w:rPr>
        <w:t>Non-Indemnifiable Loss</w:t>
      </w:r>
      <w:r w:rsidRPr="0022764C">
        <w:t>); or</w:t>
      </w:r>
    </w:p>
    <w:p w14:paraId="7BE5846F" w14:textId="77777777" w:rsidR="00662B74" w:rsidRPr="0022764C" w:rsidRDefault="00662B74" w:rsidP="00662B74">
      <w:pPr>
        <w:pStyle w:val="ListNumber0"/>
        <w:numPr>
          <w:ilvl w:val="0"/>
          <w:numId w:val="0"/>
        </w:numPr>
        <w:spacing w:before="0" w:after="120"/>
        <w:ind w:left="360" w:hanging="360"/>
      </w:pPr>
      <w:r w:rsidRPr="0022764C">
        <w:t>any kind of employment-related benefits; or</w:t>
      </w:r>
    </w:p>
    <w:p w14:paraId="2F168D89" w14:textId="77777777" w:rsidR="00662B74" w:rsidRPr="0022764C" w:rsidRDefault="00662B74" w:rsidP="00662B74">
      <w:pPr>
        <w:pStyle w:val="ListNumber0"/>
        <w:numPr>
          <w:ilvl w:val="0"/>
          <w:numId w:val="0"/>
        </w:numPr>
        <w:spacing w:before="0" w:after="120"/>
        <w:ind w:left="360" w:hanging="360"/>
      </w:pPr>
      <w:r w:rsidRPr="0022764C">
        <w:t>any amounts which are deemed uninsurable under the laws of the jurisdictions in which such sums are payable or in which such sums were ordered to be paid; or</w:t>
      </w:r>
    </w:p>
    <w:p w14:paraId="0F409A50" w14:textId="77777777" w:rsidR="00662B74" w:rsidRPr="0022764C" w:rsidRDefault="00662B74" w:rsidP="00662B74">
      <w:pPr>
        <w:pStyle w:val="ListNumber0"/>
        <w:numPr>
          <w:ilvl w:val="0"/>
          <w:numId w:val="0"/>
        </w:numPr>
        <w:spacing w:before="0" w:after="120"/>
        <w:ind w:left="360" w:hanging="360"/>
      </w:pPr>
      <w:r w:rsidRPr="0022764C">
        <w:t>in respect of Insuring Clause B only, any punitive or exemplary damages, the multiplied portion of any multiplied damage award, or any non-compensatory damages; or</w:t>
      </w:r>
    </w:p>
    <w:p w14:paraId="3C6CA4DD" w14:textId="77777777" w:rsidR="00662B74" w:rsidRPr="0022764C" w:rsidRDefault="00662B74" w:rsidP="00662B74">
      <w:pPr>
        <w:pStyle w:val="ListNumber0"/>
        <w:numPr>
          <w:ilvl w:val="0"/>
          <w:numId w:val="0"/>
        </w:numPr>
        <w:spacing w:before="0" w:after="120"/>
        <w:ind w:left="360" w:hanging="360"/>
      </w:pPr>
      <w:r w:rsidRPr="0022764C">
        <w:t>in respect of Insuring Clause C only, any:</w:t>
      </w:r>
    </w:p>
    <w:p w14:paraId="2EFD75CC" w14:textId="77777777" w:rsidR="00662B74" w:rsidRPr="0022764C" w:rsidRDefault="00662B74" w:rsidP="00662B74">
      <w:pPr>
        <w:pStyle w:val="ListNumber0"/>
        <w:numPr>
          <w:ilvl w:val="0"/>
          <w:numId w:val="388"/>
        </w:numPr>
        <w:spacing w:before="0" w:after="120"/>
      </w:pPr>
      <w:r w:rsidRPr="0022764C">
        <w:t>compensation payable in respect of statutory notice period; or</w:t>
      </w:r>
    </w:p>
    <w:p w14:paraId="4C9CDFD6" w14:textId="77777777" w:rsidR="00662B74" w:rsidRPr="0022764C" w:rsidRDefault="00662B74" w:rsidP="00662B74">
      <w:pPr>
        <w:pStyle w:val="ListNumber0"/>
        <w:numPr>
          <w:ilvl w:val="0"/>
          <w:numId w:val="388"/>
        </w:numPr>
        <w:spacing w:before="0" w:after="120"/>
      </w:pPr>
      <w:r w:rsidRPr="0022764C">
        <w:t xml:space="preserve">compensation earned by the claimant in the course of employment, including but not limited to unpaid wages, salaries, overtime, reimbursement of </w:t>
      </w:r>
      <w:r w:rsidRPr="0022764C">
        <w:rPr>
          <w:b/>
        </w:rPr>
        <w:t>Employee’s</w:t>
      </w:r>
      <w:r w:rsidRPr="0022764C">
        <w:t xml:space="preserve"> expenses, social security, retirement benefits or pension benefits, vacation days or sick days and any amount the </w:t>
      </w:r>
      <w:r w:rsidRPr="0022764C">
        <w:rPr>
          <w:b/>
        </w:rPr>
        <w:t>Company</w:t>
      </w:r>
      <w:r w:rsidRPr="0022764C">
        <w:t xml:space="preserve"> would have been liable for in the absence of a </w:t>
      </w:r>
      <w:r w:rsidRPr="0022764C">
        <w:rPr>
          <w:b/>
        </w:rPr>
        <w:t>Wrongful Act;</w:t>
      </w:r>
      <w:r w:rsidRPr="0022764C">
        <w:t xml:space="preserve"> or</w:t>
      </w:r>
    </w:p>
    <w:p w14:paraId="3943EE95" w14:textId="77777777" w:rsidR="00662B74" w:rsidRPr="0022764C" w:rsidRDefault="00662B74" w:rsidP="00662B74">
      <w:pPr>
        <w:pStyle w:val="ListNumber0"/>
        <w:numPr>
          <w:ilvl w:val="0"/>
          <w:numId w:val="388"/>
        </w:numPr>
        <w:spacing w:before="0" w:after="120"/>
      </w:pPr>
      <w:r w:rsidRPr="0022764C">
        <w:t>severance or redundancy pay; or</w:t>
      </w:r>
    </w:p>
    <w:p w14:paraId="7E249BCC" w14:textId="77777777" w:rsidR="00662B74" w:rsidRPr="0022764C" w:rsidRDefault="00662B74" w:rsidP="00662B74">
      <w:pPr>
        <w:pStyle w:val="ListNumber0"/>
        <w:numPr>
          <w:ilvl w:val="0"/>
          <w:numId w:val="388"/>
        </w:numPr>
        <w:spacing w:before="0" w:after="120"/>
      </w:pPr>
      <w:r w:rsidRPr="0022764C">
        <w:t xml:space="preserve">stock options owed pursuant to any agreement or any other incentive or compensation (including deferred compensation) whose value is imputed or derived from the value of the </w:t>
      </w:r>
      <w:r w:rsidRPr="0022764C">
        <w:rPr>
          <w:b/>
        </w:rPr>
        <w:t>Securities</w:t>
      </w:r>
      <w:r w:rsidRPr="0022764C">
        <w:t xml:space="preserve"> of the </w:t>
      </w:r>
      <w:r w:rsidRPr="0022764C">
        <w:rPr>
          <w:b/>
        </w:rPr>
        <w:t>Company</w:t>
      </w:r>
      <w:r w:rsidRPr="0022764C">
        <w:t xml:space="preserve">, except and to the extent that a judgment or settlement of an </w:t>
      </w:r>
      <w:r w:rsidRPr="0022764C">
        <w:rPr>
          <w:b/>
        </w:rPr>
        <w:t>Employment Practice Claim</w:t>
      </w:r>
      <w:r w:rsidRPr="0022764C">
        <w:t xml:space="preserve"> includes a monetary component measured by the value of stock options or security which did not vest due to the actual or alleged wrongful termination of the claimant; or</w:t>
      </w:r>
    </w:p>
    <w:p w14:paraId="5D79E0DC" w14:textId="77777777" w:rsidR="00662B74" w:rsidRPr="0022764C" w:rsidRDefault="00662B74" w:rsidP="00662B74">
      <w:pPr>
        <w:pStyle w:val="ListNumber0"/>
        <w:numPr>
          <w:ilvl w:val="0"/>
          <w:numId w:val="388"/>
        </w:numPr>
        <w:spacing w:before="0" w:after="120"/>
      </w:pPr>
      <w:r w:rsidRPr="0022764C">
        <w:t xml:space="preserve">amount for which the </w:t>
      </w:r>
      <w:r w:rsidRPr="0022764C">
        <w:rPr>
          <w:b/>
        </w:rPr>
        <w:t>Company</w:t>
      </w:r>
      <w:r w:rsidRPr="0022764C">
        <w:t xml:space="preserve"> is not legally liable; or</w:t>
      </w:r>
    </w:p>
    <w:p w14:paraId="27B44C96" w14:textId="77777777" w:rsidR="00662B74" w:rsidRPr="0022764C" w:rsidRDefault="00662B74" w:rsidP="00662B74">
      <w:pPr>
        <w:pStyle w:val="ListNumber0"/>
        <w:numPr>
          <w:ilvl w:val="0"/>
          <w:numId w:val="388"/>
        </w:numPr>
        <w:spacing w:before="0" w:after="120"/>
      </w:pPr>
      <w:r w:rsidRPr="0022764C">
        <w:t xml:space="preserve">amounts owing under or assumed by the </w:t>
      </w:r>
      <w:r w:rsidRPr="0022764C">
        <w:rPr>
          <w:b/>
        </w:rPr>
        <w:t>Company</w:t>
      </w:r>
      <w:r w:rsidRPr="0022764C">
        <w:t xml:space="preserve"> pursuant to any express written contract or agreement; or</w:t>
      </w:r>
    </w:p>
    <w:p w14:paraId="4AEAE936" w14:textId="77777777" w:rsidR="00662B74" w:rsidRPr="0022764C" w:rsidRDefault="00662B74" w:rsidP="00662B74">
      <w:pPr>
        <w:pStyle w:val="ListNumber0"/>
        <w:numPr>
          <w:ilvl w:val="0"/>
          <w:numId w:val="388"/>
        </w:numPr>
        <w:spacing w:before="0" w:after="120"/>
      </w:pPr>
      <w:r w:rsidRPr="0022764C">
        <w:t xml:space="preserve">medical or insurance benefits, social security (or the equivalent thereof) to which a claimant allegedly was entitled or would have been entitled had the </w:t>
      </w:r>
      <w:r w:rsidRPr="0022764C">
        <w:rPr>
          <w:b/>
        </w:rPr>
        <w:t>Company</w:t>
      </w:r>
      <w:r w:rsidRPr="0022764C">
        <w:t xml:space="preserve"> provided the claimant with a continuation or conversion of such benefits or Insurance; or</w:t>
      </w:r>
    </w:p>
    <w:p w14:paraId="3101AAD7" w14:textId="77777777" w:rsidR="00662B74" w:rsidRPr="0022764C" w:rsidRDefault="00662B74" w:rsidP="00662B74">
      <w:pPr>
        <w:pStyle w:val="ListNumber0"/>
        <w:numPr>
          <w:ilvl w:val="0"/>
          <w:numId w:val="388"/>
        </w:numPr>
        <w:spacing w:before="0" w:after="120"/>
      </w:pPr>
      <w:r w:rsidRPr="0022764C">
        <w:t>costs associated with complying with an order, judgment or award of, or agreement to provide non-</w:t>
      </w:r>
      <w:r w:rsidRPr="0022764C">
        <w:t>monetary relief, including costs associated with providing reasonable accommodations or more accessible building or property.</w:t>
      </w:r>
    </w:p>
    <w:p w14:paraId="2803B500" w14:textId="77777777" w:rsidR="00662B74" w:rsidRPr="0022764C" w:rsidRDefault="00662B74" w:rsidP="00662B74">
      <w:pPr>
        <w:pStyle w:val="Heading2"/>
        <w:rPr>
          <w:rStyle w:val="BodyTextChar"/>
          <w:b/>
          <w:bCs w:val="0"/>
          <w:color w:val="auto"/>
          <w:sz w:val="22"/>
        </w:rPr>
      </w:pPr>
      <w:r w:rsidRPr="0022764C">
        <w:rPr>
          <w:b/>
          <w:bCs w:val="0"/>
          <w:color w:val="auto"/>
        </w:rPr>
        <w:t>Named Company means</w:t>
      </w:r>
      <w:r w:rsidRPr="0022764C">
        <w:rPr>
          <w:rStyle w:val="BodyTextChar"/>
          <w:b/>
          <w:bCs w:val="0"/>
          <w:color w:val="auto"/>
          <w:sz w:val="22"/>
        </w:rPr>
        <w:t>,</w:t>
      </w:r>
    </w:p>
    <w:p w14:paraId="31439200" w14:textId="77777777" w:rsidR="00662B74" w:rsidRPr="0022764C" w:rsidRDefault="00662B74" w:rsidP="00662B74">
      <w:pPr>
        <w:pStyle w:val="BodyText"/>
        <w:rPr>
          <w:rStyle w:val="BodyTextChar"/>
        </w:rPr>
      </w:pPr>
      <w:r w:rsidRPr="0022764C">
        <w:rPr>
          <w:rStyle w:val="BodyTextChar"/>
        </w:rPr>
        <w:t>the entity designated as such in the</w:t>
      </w:r>
      <w:r w:rsidRPr="0022764C">
        <w:rPr>
          <w:rStyle w:val="BodyTextChar"/>
          <w:b/>
          <w:bCs/>
        </w:rPr>
        <w:t xml:space="preserve"> Schedule</w:t>
      </w:r>
      <w:r w:rsidRPr="0022764C">
        <w:rPr>
          <w:rStyle w:val="BodyTextChar"/>
        </w:rPr>
        <w:t>.</w:t>
      </w:r>
    </w:p>
    <w:p w14:paraId="0844CB0B" w14:textId="77777777" w:rsidR="00662B74" w:rsidRPr="0022764C" w:rsidRDefault="00662B74" w:rsidP="00662B74">
      <w:pPr>
        <w:pStyle w:val="Heading2"/>
        <w:rPr>
          <w:rStyle w:val="BodyTextChar"/>
          <w:b/>
          <w:bCs w:val="0"/>
          <w:color w:val="auto"/>
          <w:sz w:val="22"/>
        </w:rPr>
      </w:pPr>
      <w:r w:rsidRPr="0022764C">
        <w:rPr>
          <w:rStyle w:val="BodyTextChar"/>
          <w:b/>
          <w:bCs w:val="0"/>
          <w:color w:val="auto"/>
          <w:sz w:val="22"/>
        </w:rPr>
        <w:t>Non-Executive Director means,</w:t>
      </w:r>
    </w:p>
    <w:p w14:paraId="522E0B95" w14:textId="77777777" w:rsidR="00662B74" w:rsidRPr="0022764C" w:rsidRDefault="00662B74" w:rsidP="00662B74">
      <w:pPr>
        <w:pStyle w:val="BodyText"/>
        <w:rPr>
          <w:rStyle w:val="BodyTextChar"/>
        </w:rPr>
      </w:pPr>
      <w:r w:rsidRPr="0022764C">
        <w:rPr>
          <w:rStyle w:val="BodyTextChar"/>
        </w:rPr>
        <w:t xml:space="preserve">any natural person serving as a non-executive director of the </w:t>
      </w:r>
      <w:r w:rsidRPr="0022764C">
        <w:rPr>
          <w:rStyle w:val="BodyTextChar"/>
          <w:b/>
        </w:rPr>
        <w:t>Named Company</w:t>
      </w:r>
    </w:p>
    <w:p w14:paraId="4B7F41DF" w14:textId="77777777" w:rsidR="00662B74" w:rsidRPr="0022764C" w:rsidRDefault="00662B74" w:rsidP="00662B74">
      <w:pPr>
        <w:pStyle w:val="Heading2"/>
        <w:rPr>
          <w:rStyle w:val="BodyTextChar"/>
          <w:b/>
          <w:bCs w:val="0"/>
          <w:color w:val="auto"/>
          <w:sz w:val="22"/>
        </w:rPr>
      </w:pPr>
      <w:r w:rsidRPr="0022764C">
        <w:rPr>
          <w:rStyle w:val="BodyTextChar"/>
          <w:b/>
          <w:bCs w:val="0"/>
          <w:color w:val="auto"/>
          <w:sz w:val="22"/>
        </w:rPr>
        <w:t>Non-Executive Director Extra Limit means,</w:t>
      </w:r>
    </w:p>
    <w:p w14:paraId="6C0EF3AE" w14:textId="77777777" w:rsidR="00662B74" w:rsidRPr="0022764C" w:rsidRDefault="00662B74" w:rsidP="00662B74">
      <w:pPr>
        <w:pStyle w:val="BodyText"/>
        <w:rPr>
          <w:rStyle w:val="BodyTextChar"/>
        </w:rPr>
      </w:pPr>
      <w:r w:rsidRPr="0022764C">
        <w:rPr>
          <w:rStyle w:val="BodyTextChar"/>
        </w:rPr>
        <w:t xml:space="preserve">the amount specified as such in the </w:t>
      </w:r>
      <w:r w:rsidRPr="0022764C">
        <w:rPr>
          <w:rStyle w:val="BodyTextChar"/>
          <w:b/>
          <w:bCs/>
        </w:rPr>
        <w:t>Schedule</w:t>
      </w:r>
      <w:r w:rsidRPr="0022764C">
        <w:rPr>
          <w:rStyle w:val="BodyTextChar"/>
        </w:rPr>
        <w:t>.</w:t>
      </w:r>
    </w:p>
    <w:p w14:paraId="14A75B17" w14:textId="77777777" w:rsidR="00662B74" w:rsidRPr="0022764C" w:rsidRDefault="00662B74" w:rsidP="00662B74">
      <w:pPr>
        <w:pStyle w:val="Heading2"/>
        <w:rPr>
          <w:b/>
          <w:bCs w:val="0"/>
          <w:color w:val="auto"/>
        </w:rPr>
      </w:pPr>
      <w:r w:rsidRPr="0022764C">
        <w:rPr>
          <w:rStyle w:val="BodyTextChar"/>
          <w:b/>
          <w:bCs w:val="0"/>
          <w:color w:val="auto"/>
          <w:sz w:val="22"/>
        </w:rPr>
        <w:t>Non-Indemnifiable Loss means</w:t>
      </w:r>
      <w:r w:rsidRPr="0022764C">
        <w:rPr>
          <w:b/>
          <w:bCs w:val="0"/>
          <w:color w:val="auto"/>
        </w:rPr>
        <w:t>,</w:t>
      </w:r>
    </w:p>
    <w:p w14:paraId="735E4503" w14:textId="775F51E7" w:rsidR="00662B74" w:rsidRPr="0022764C" w:rsidRDefault="00662B74" w:rsidP="00662B74">
      <w:pPr>
        <w:pStyle w:val="BodyText"/>
      </w:pPr>
      <w:r w:rsidRPr="0022764C">
        <w:rPr>
          <w:b/>
        </w:rPr>
        <w:t>Loss</w:t>
      </w:r>
      <w:r w:rsidRPr="0022764C">
        <w:t xml:space="preserve"> that a </w:t>
      </w:r>
      <w:r w:rsidRPr="0022764C">
        <w:rPr>
          <w:b/>
        </w:rPr>
        <w:t>Company</w:t>
      </w:r>
      <w:r w:rsidRPr="0022764C">
        <w:t xml:space="preserve"> is (</w:t>
      </w:r>
      <w:del w:id="204" w:author="stuart wolstenholme" w:date="2026-05-29T12:38:00Z" w16du:dateUtc="2026-05-29T11:38:00Z">
        <w:r w:rsidRPr="0022764C" w:rsidDel="00BB79CB">
          <w:delText>i</w:delText>
        </w:r>
      </w:del>
      <w:ins w:id="205" w:author="stuart wolstenholme" w:date="2026-05-29T12:38:00Z" w16du:dateUtc="2026-05-29T11:38:00Z">
        <w:r w:rsidR="00BB79CB" w:rsidRPr="0022764C">
          <w:t>I</w:t>
        </w:r>
      </w:ins>
      <w:r w:rsidRPr="0022764C">
        <w:t xml:space="preserve">) legally prohibited from indemnifying the </w:t>
      </w:r>
      <w:r w:rsidRPr="0022764C">
        <w:rPr>
          <w:b/>
        </w:rPr>
        <w:t>Insured Person</w:t>
      </w:r>
      <w:r w:rsidRPr="0022764C">
        <w:t xml:space="preserve"> for, or (ii) unable to indemnify due to its insolvency under Section 123 of the Insolvency Act 1986 or under the law that governs the insolvency of the </w:t>
      </w:r>
      <w:r w:rsidRPr="0022764C">
        <w:rPr>
          <w:b/>
        </w:rPr>
        <w:t>Company</w:t>
      </w:r>
      <w:r w:rsidRPr="0022764C">
        <w:rPr>
          <w:rStyle w:val="BodyTextChar"/>
        </w:rPr>
        <w:t>.</w:t>
      </w:r>
    </w:p>
    <w:p w14:paraId="028A851F" w14:textId="77777777" w:rsidR="00662B74" w:rsidRPr="0022764C" w:rsidRDefault="00662B74" w:rsidP="00662B74">
      <w:pPr>
        <w:pStyle w:val="Heading2"/>
        <w:rPr>
          <w:rStyle w:val="BodyTextChar"/>
          <w:b/>
          <w:bCs w:val="0"/>
          <w:color w:val="auto"/>
          <w:sz w:val="22"/>
        </w:rPr>
      </w:pPr>
      <w:r w:rsidRPr="0022764C">
        <w:rPr>
          <w:rStyle w:val="BodyTextChar"/>
          <w:b/>
          <w:bCs w:val="0"/>
          <w:color w:val="auto"/>
          <w:sz w:val="22"/>
        </w:rPr>
        <w:t>Outside Director means,</w:t>
      </w:r>
    </w:p>
    <w:p w14:paraId="1721A1A6" w14:textId="77777777" w:rsidR="00662B74" w:rsidRPr="0022764C" w:rsidRDefault="00662B74" w:rsidP="00662B74">
      <w:pPr>
        <w:pStyle w:val="BodyText"/>
        <w:rPr>
          <w:rStyle w:val="BodyTextChar"/>
        </w:rPr>
      </w:pPr>
      <w:r w:rsidRPr="0022764C">
        <w:rPr>
          <w:rStyle w:val="BodyTextChar"/>
        </w:rPr>
        <w:t xml:space="preserve">any natural person employed by the </w:t>
      </w:r>
      <w:r w:rsidRPr="0022764C">
        <w:rPr>
          <w:rStyle w:val="BodyTextChar"/>
          <w:b/>
        </w:rPr>
        <w:t>Company</w:t>
      </w:r>
      <w:r w:rsidRPr="0022764C">
        <w:rPr>
          <w:rStyle w:val="BodyTextChar"/>
        </w:rPr>
        <w:t xml:space="preserve"> who, at the specific request of the </w:t>
      </w:r>
      <w:r w:rsidRPr="0022764C">
        <w:rPr>
          <w:rStyle w:val="BodyTextChar"/>
          <w:b/>
        </w:rPr>
        <w:t>Company</w:t>
      </w:r>
      <w:r w:rsidRPr="0022764C">
        <w:rPr>
          <w:rStyle w:val="BodyTextChar"/>
        </w:rPr>
        <w:t xml:space="preserve">, serves as a director, officer, trustee, regent or governor of or in another equivalent executive position with an </w:t>
      </w:r>
      <w:r w:rsidRPr="0022764C">
        <w:rPr>
          <w:rStyle w:val="BodyTextChar"/>
          <w:b/>
        </w:rPr>
        <w:t>Outside Entity</w:t>
      </w:r>
      <w:r w:rsidRPr="0022764C">
        <w:rPr>
          <w:rStyle w:val="BodyTextChar"/>
        </w:rPr>
        <w:t>.</w:t>
      </w:r>
    </w:p>
    <w:p w14:paraId="0043174E" w14:textId="77777777" w:rsidR="00662B74" w:rsidRPr="0022764C" w:rsidRDefault="00662B74" w:rsidP="00662B74">
      <w:pPr>
        <w:pStyle w:val="Heading2"/>
        <w:rPr>
          <w:rStyle w:val="BodyTextChar"/>
          <w:b/>
          <w:bCs w:val="0"/>
          <w:color w:val="auto"/>
          <w:sz w:val="22"/>
        </w:rPr>
      </w:pPr>
      <w:r w:rsidRPr="0022764C">
        <w:rPr>
          <w:rStyle w:val="BodyTextChar"/>
          <w:b/>
          <w:bCs w:val="0"/>
          <w:color w:val="auto"/>
          <w:sz w:val="22"/>
        </w:rPr>
        <w:t>Outside Entity means,</w:t>
      </w:r>
    </w:p>
    <w:p w14:paraId="28E1C615" w14:textId="77777777" w:rsidR="00662B74" w:rsidRPr="0022764C" w:rsidRDefault="00662B74" w:rsidP="00662B74">
      <w:pPr>
        <w:pStyle w:val="ListNumber0"/>
        <w:numPr>
          <w:ilvl w:val="0"/>
          <w:numId w:val="0"/>
        </w:numPr>
        <w:spacing w:before="0" w:after="120"/>
        <w:ind w:left="360" w:hanging="360"/>
      </w:pPr>
      <w:r w:rsidRPr="0022764C">
        <w:t>any organisation, association or entity, run on a non-profit basis; or</w:t>
      </w:r>
    </w:p>
    <w:p w14:paraId="7878D6B0" w14:textId="77777777" w:rsidR="00662B74" w:rsidRPr="0022764C" w:rsidRDefault="00662B74" w:rsidP="00662B74">
      <w:pPr>
        <w:pStyle w:val="ListNumber0"/>
        <w:numPr>
          <w:ilvl w:val="0"/>
          <w:numId w:val="0"/>
        </w:numPr>
        <w:spacing w:before="0" w:after="120"/>
        <w:ind w:left="360" w:hanging="360"/>
      </w:pPr>
      <w:r w:rsidRPr="0022764C">
        <w:t xml:space="preserve">any organisation, association, or entity in which a </w:t>
      </w:r>
      <w:r w:rsidRPr="0022764C">
        <w:rPr>
          <w:b/>
        </w:rPr>
        <w:t>Company</w:t>
      </w:r>
      <w:r w:rsidRPr="0022764C">
        <w:t xml:space="preserve"> owns any but not more than 50% of the issued and outstanding shares representing the right to vote for the election of such </w:t>
      </w:r>
      <w:r w:rsidRPr="0022764C">
        <w:rPr>
          <w:b/>
        </w:rPr>
        <w:t>Outside Entity’s</w:t>
      </w:r>
      <w:r w:rsidRPr="0022764C">
        <w:t xml:space="preserve"> directors, provided however, that </w:t>
      </w:r>
      <w:r w:rsidRPr="0022764C">
        <w:rPr>
          <w:b/>
        </w:rPr>
        <w:t>Outside Entity</w:t>
      </w:r>
      <w:r w:rsidRPr="0022764C">
        <w:t xml:space="preserve"> shall not include:</w:t>
      </w:r>
    </w:p>
    <w:p w14:paraId="4ED11BF7" w14:textId="77777777" w:rsidR="00662B74" w:rsidRPr="0022764C" w:rsidRDefault="00662B74" w:rsidP="00662B74">
      <w:pPr>
        <w:pStyle w:val="BodyText"/>
        <w:numPr>
          <w:ilvl w:val="0"/>
          <w:numId w:val="374"/>
        </w:numPr>
        <w:spacing w:before="0" w:after="120"/>
      </w:pPr>
      <w:r w:rsidRPr="0022764C">
        <w:t>any organisation, association or entity incorporated, domiciled, or which derives more than 50% of its turnover in the United States of America or Canada; or</w:t>
      </w:r>
    </w:p>
    <w:p w14:paraId="472AC0A6" w14:textId="77777777" w:rsidR="00662B74" w:rsidRPr="0022764C" w:rsidRDefault="00662B74" w:rsidP="00662B74">
      <w:pPr>
        <w:pStyle w:val="BodyText"/>
        <w:numPr>
          <w:ilvl w:val="0"/>
          <w:numId w:val="374"/>
        </w:numPr>
        <w:spacing w:before="0" w:after="120"/>
      </w:pPr>
      <w:r w:rsidRPr="0022764C">
        <w:t xml:space="preserve">any organisation, association or entity having any of its </w:t>
      </w:r>
      <w:r w:rsidRPr="0022764C">
        <w:rPr>
          <w:b/>
        </w:rPr>
        <w:t>Securities</w:t>
      </w:r>
      <w:r w:rsidRPr="0022764C">
        <w:t xml:space="preserve"> traded on any exchange; or</w:t>
      </w:r>
    </w:p>
    <w:p w14:paraId="4E2D8C0D" w14:textId="77777777" w:rsidR="00662B74" w:rsidRPr="0022764C" w:rsidRDefault="00662B74" w:rsidP="00662B74">
      <w:pPr>
        <w:pStyle w:val="BodyText"/>
        <w:numPr>
          <w:ilvl w:val="0"/>
          <w:numId w:val="374"/>
        </w:numPr>
        <w:spacing w:before="0" w:after="120"/>
      </w:pPr>
      <w:r w:rsidRPr="0022764C">
        <w:t>any financial institution (including any bank, depository institution, investment company, securities broker, dealer or underwriter, asset manager or insurance company),</w:t>
      </w:r>
    </w:p>
    <w:p w14:paraId="4462B034" w14:textId="77777777" w:rsidR="00662B74" w:rsidRPr="0022764C" w:rsidRDefault="00662B74" w:rsidP="00662B74">
      <w:pPr>
        <w:pStyle w:val="BodyText"/>
        <w:spacing w:before="0"/>
      </w:pPr>
      <w:r w:rsidRPr="0022764C">
        <w:t xml:space="preserve">other than such organisation, association, entity or financial institution which has with the express written consent of the </w:t>
      </w:r>
      <w:r w:rsidRPr="0022764C">
        <w:rPr>
          <w:b/>
        </w:rPr>
        <w:t>Insurer</w:t>
      </w:r>
      <w:r w:rsidRPr="0022764C">
        <w:t xml:space="preserve"> been listed by endorsement to this Management Liability Section.</w:t>
      </w:r>
    </w:p>
    <w:p w14:paraId="190EA0CC" w14:textId="77777777" w:rsidR="00662B74" w:rsidRPr="0022764C" w:rsidRDefault="00662B74" w:rsidP="00662B74">
      <w:pPr>
        <w:pStyle w:val="Heading2"/>
      </w:pPr>
      <w:r w:rsidRPr="0022764C">
        <w:rPr>
          <w:b/>
          <w:bCs w:val="0"/>
          <w:color w:val="auto"/>
        </w:rPr>
        <w:t>Period of insurance means</w:t>
      </w:r>
      <w:r w:rsidRPr="0022764C">
        <w:t>,</w:t>
      </w:r>
    </w:p>
    <w:p w14:paraId="613B66C8" w14:textId="77777777" w:rsidR="00662B74" w:rsidRPr="0022764C" w:rsidRDefault="00662B74" w:rsidP="00662B74">
      <w:pPr>
        <w:pStyle w:val="BodyText"/>
        <w:spacing w:before="0"/>
        <w:rPr>
          <w:rStyle w:val="BodyTextChar"/>
        </w:rPr>
      </w:pPr>
      <w:r w:rsidRPr="0022764C">
        <w:rPr>
          <w:rFonts w:eastAsia="Times New Roman" w:cs="Arial"/>
        </w:rPr>
        <w:t xml:space="preserve">the period stated in the </w:t>
      </w:r>
      <w:r w:rsidRPr="0022764C">
        <w:rPr>
          <w:rFonts w:eastAsia="Times New Roman" w:cs="Arial"/>
          <w:b/>
          <w:bCs/>
        </w:rPr>
        <w:t>Schedule</w:t>
      </w:r>
      <w:r w:rsidRPr="0022764C">
        <w:rPr>
          <w:rFonts w:eastAsia="Times New Roman" w:cs="Arial"/>
        </w:rPr>
        <w:t>.</w:t>
      </w:r>
    </w:p>
    <w:p w14:paraId="3EE2FB18" w14:textId="77777777" w:rsidR="00662B74" w:rsidRPr="0022764C" w:rsidRDefault="00662B74" w:rsidP="00662B74">
      <w:pPr>
        <w:pStyle w:val="Heading2"/>
        <w:rPr>
          <w:rStyle w:val="BodyTextChar"/>
          <w:b/>
          <w:bCs w:val="0"/>
          <w:color w:val="auto"/>
          <w:sz w:val="22"/>
        </w:rPr>
      </w:pPr>
      <w:r w:rsidRPr="0022764C">
        <w:rPr>
          <w:b/>
          <w:bCs w:val="0"/>
          <w:color w:val="auto"/>
        </w:rPr>
        <w:t>Pollutants means,</w:t>
      </w:r>
    </w:p>
    <w:p w14:paraId="24C7ABE6" w14:textId="77777777" w:rsidR="00662B74" w:rsidRPr="0022764C" w:rsidRDefault="00662B74" w:rsidP="00662B74">
      <w:pPr>
        <w:pStyle w:val="BodyText"/>
        <w:spacing w:before="0"/>
        <w:rPr>
          <w:rStyle w:val="BodyTextChar"/>
        </w:rPr>
      </w:pPr>
      <w:r w:rsidRPr="0022764C">
        <w:rPr>
          <w:rStyle w:val="BodyTextChar"/>
        </w:rPr>
        <w:t xml:space="preserve">any substance whether it be solid, liquid, gaseous, biological, radiological or a thermal irritant, or a toxic or </w:t>
      </w:r>
      <w:r w:rsidRPr="0022764C">
        <w:rPr>
          <w:rStyle w:val="BodyTextChar"/>
        </w:rPr>
        <w:lastRenderedPageBreak/>
        <w:t>hazardous substance, or a contaminant including but not limited to asbestos or asbestos products, mycota or by-products, lead or lead containing products, smoke, vapours, dust, fibres, mould, spores, fungi, germs, soot, fumes, acids, alkalis, chemicals, air emissions, odour, waste water, oil, oil products, medical waste, radioactive material of any kind, and waste materials to be recycled, reconditioned or reclaimed.</w:t>
      </w:r>
    </w:p>
    <w:p w14:paraId="1B1A6AC7" w14:textId="77777777" w:rsidR="00662B74" w:rsidRPr="0022764C" w:rsidRDefault="00662B74" w:rsidP="00662B74">
      <w:pPr>
        <w:pStyle w:val="Heading2"/>
        <w:rPr>
          <w:rStyle w:val="BodyTextIndentChar"/>
          <w:b/>
          <w:bCs w:val="0"/>
          <w:color w:val="auto"/>
          <w:sz w:val="22"/>
        </w:rPr>
      </w:pPr>
      <w:r w:rsidRPr="0022764C">
        <w:rPr>
          <w:b/>
          <w:bCs w:val="0"/>
          <w:color w:val="auto"/>
        </w:rPr>
        <w:t>Pollution means</w:t>
      </w:r>
      <w:r w:rsidRPr="0022764C">
        <w:rPr>
          <w:rStyle w:val="BodyTextIndentChar"/>
          <w:b/>
          <w:bCs w:val="0"/>
          <w:color w:val="auto"/>
          <w:sz w:val="22"/>
        </w:rPr>
        <w:t>,</w:t>
      </w:r>
    </w:p>
    <w:p w14:paraId="5F7F0E10" w14:textId="77777777" w:rsidR="00662B74" w:rsidRPr="0022764C" w:rsidRDefault="00662B74" w:rsidP="00662B74">
      <w:pPr>
        <w:pStyle w:val="BodyText"/>
        <w:rPr>
          <w:rStyle w:val="BodyTextIndentChar"/>
        </w:rPr>
      </w:pPr>
      <w:r w:rsidRPr="0022764C">
        <w:rPr>
          <w:rStyle w:val="BodyTextIndentChar"/>
        </w:rPr>
        <w:t xml:space="preserve">any actual, alleged or threatened discharge, dispersal, release or escape of any </w:t>
      </w:r>
      <w:r w:rsidRPr="0022764C">
        <w:rPr>
          <w:rStyle w:val="BodyTextIndentChar"/>
          <w:b/>
        </w:rPr>
        <w:t>Pollutants</w:t>
      </w:r>
      <w:r w:rsidRPr="0022764C">
        <w:rPr>
          <w:rStyle w:val="BodyTextIndentChar"/>
        </w:rPr>
        <w:t>.</w:t>
      </w:r>
    </w:p>
    <w:p w14:paraId="284B5760" w14:textId="77777777" w:rsidR="00662B74" w:rsidRPr="0022764C" w:rsidRDefault="00662B74" w:rsidP="00662B74">
      <w:pPr>
        <w:pStyle w:val="Heading2"/>
        <w:rPr>
          <w:rStyle w:val="BodyTextChar"/>
          <w:b/>
          <w:bCs w:val="0"/>
          <w:color w:val="auto"/>
          <w:sz w:val="22"/>
        </w:rPr>
      </w:pPr>
      <w:r w:rsidRPr="0022764C">
        <w:rPr>
          <w:b/>
          <w:bCs w:val="0"/>
          <w:color w:val="auto"/>
        </w:rPr>
        <w:t>Proposal means</w:t>
      </w:r>
      <w:r w:rsidRPr="0022764C">
        <w:rPr>
          <w:rStyle w:val="BodyTextChar"/>
          <w:b/>
          <w:bCs w:val="0"/>
          <w:color w:val="auto"/>
          <w:sz w:val="22"/>
        </w:rPr>
        <w:t>,</w:t>
      </w:r>
    </w:p>
    <w:p w14:paraId="6D63D65D" w14:textId="77777777" w:rsidR="00662B74" w:rsidRPr="0022764C" w:rsidRDefault="00662B74" w:rsidP="00662B74">
      <w:pPr>
        <w:pStyle w:val="BodyText"/>
        <w:rPr>
          <w:rStyle w:val="BodyTextChar"/>
        </w:rPr>
      </w:pPr>
      <w:r w:rsidRPr="0022764C">
        <w:rPr>
          <w:rStyle w:val="BodyTextChar"/>
          <w:bCs/>
        </w:rPr>
        <w:t>the proposal(s) and any</w:t>
      </w:r>
      <w:r w:rsidRPr="0022764C">
        <w:rPr>
          <w:rStyle w:val="BodyTextChar"/>
        </w:rPr>
        <w:t xml:space="preserve"> document, information or statement specifically made available to the </w:t>
      </w:r>
      <w:r w:rsidRPr="0022764C">
        <w:rPr>
          <w:rStyle w:val="BodyTextChar"/>
          <w:b/>
        </w:rPr>
        <w:t>Insurer</w:t>
      </w:r>
      <w:r w:rsidRPr="0022764C">
        <w:rPr>
          <w:rStyle w:val="BodyTextChar"/>
        </w:rPr>
        <w:t xml:space="preserve"> for the purpose of its assessment of the risk to be covered under this Management Liability Section, as well as any attachments, exhibits, or appendices thereto, which shall be deemed attached to and forming part of this Management Liability Section, including any materials submitted in connection with such proposal, all of which are deemed a part of the Management Liability Section.</w:t>
      </w:r>
    </w:p>
    <w:p w14:paraId="2A239B7B" w14:textId="77777777" w:rsidR="00662B74" w:rsidRPr="0022764C" w:rsidRDefault="00662B74" w:rsidP="00662B74">
      <w:pPr>
        <w:pStyle w:val="Heading2"/>
        <w:rPr>
          <w:b/>
          <w:bCs w:val="0"/>
          <w:color w:val="auto"/>
        </w:rPr>
      </w:pPr>
      <w:r w:rsidRPr="0022764C">
        <w:rPr>
          <w:b/>
          <w:bCs w:val="0"/>
          <w:color w:val="auto"/>
        </w:rPr>
        <w:t>Retaliation means,</w:t>
      </w:r>
    </w:p>
    <w:p w14:paraId="33109487" w14:textId="77777777" w:rsidR="00662B74" w:rsidRPr="0022764C" w:rsidRDefault="00662B74" w:rsidP="00662B74">
      <w:pPr>
        <w:pStyle w:val="BodyText"/>
        <w:rPr>
          <w:rStyle w:val="BodyTextChar"/>
        </w:rPr>
      </w:pPr>
      <w:r w:rsidRPr="0022764C">
        <w:rPr>
          <w:rStyle w:val="BodyTextChar"/>
        </w:rPr>
        <w:t xml:space="preserve">an act of an </w:t>
      </w:r>
      <w:r w:rsidRPr="0022764C">
        <w:rPr>
          <w:rStyle w:val="BodyTextChar"/>
          <w:b/>
        </w:rPr>
        <w:t>Insured</w:t>
      </w:r>
      <w:r w:rsidRPr="0022764C">
        <w:rPr>
          <w:rStyle w:val="BodyTextChar"/>
        </w:rPr>
        <w:t xml:space="preserve"> committed or allegedly committed against an </w:t>
      </w:r>
      <w:r w:rsidRPr="0022764C">
        <w:rPr>
          <w:rStyle w:val="BodyTextChar"/>
          <w:b/>
        </w:rPr>
        <w:t>Employee</w:t>
      </w:r>
      <w:r w:rsidRPr="0022764C">
        <w:rPr>
          <w:rStyle w:val="BodyTextChar"/>
        </w:rPr>
        <w:t xml:space="preserve"> on account of such </w:t>
      </w:r>
      <w:r w:rsidRPr="0022764C">
        <w:rPr>
          <w:rStyle w:val="BodyTextChar"/>
          <w:b/>
        </w:rPr>
        <w:t>Employee</w:t>
      </w:r>
      <w:r w:rsidRPr="0022764C">
        <w:rPr>
          <w:rStyle w:val="BodyTextChar"/>
        </w:rPr>
        <w:t xml:space="preserve"> exercising any rights in law, refusing to breach any law, opposing any unlawful practice, disclosing or threatening to disclose an alleged breach of law or assisting in, testifying in, or cooperating with a proceeding or investigation regarding an alleged breach of law.</w:t>
      </w:r>
    </w:p>
    <w:p w14:paraId="1E1EC687" w14:textId="77777777" w:rsidR="00662B74" w:rsidRPr="0022764C" w:rsidRDefault="00662B74" w:rsidP="00662B74">
      <w:pPr>
        <w:pStyle w:val="Heading2"/>
        <w:rPr>
          <w:b/>
          <w:bCs w:val="0"/>
          <w:color w:val="auto"/>
        </w:rPr>
      </w:pPr>
      <w:r w:rsidRPr="0022764C">
        <w:rPr>
          <w:b/>
          <w:bCs w:val="0"/>
          <w:color w:val="auto"/>
        </w:rPr>
        <w:t>Retired Director means,</w:t>
      </w:r>
    </w:p>
    <w:p w14:paraId="1DB2E776" w14:textId="77777777" w:rsidR="00662B74" w:rsidRPr="0022764C" w:rsidRDefault="00662B74" w:rsidP="00662B74">
      <w:pPr>
        <w:pStyle w:val="BodyText"/>
        <w:rPr>
          <w:rStyle w:val="BodyTextChar"/>
        </w:rPr>
      </w:pPr>
      <w:r w:rsidRPr="0022764C">
        <w:rPr>
          <w:rStyle w:val="BodyTextChar"/>
        </w:rPr>
        <w:t xml:space="preserve">a director or officer who voluntarily ceased to hold such office prior to the Expiration Date stated in the </w:t>
      </w:r>
      <w:r w:rsidRPr="0022764C">
        <w:rPr>
          <w:rStyle w:val="BodyTextChar"/>
          <w:b/>
          <w:bCs/>
        </w:rPr>
        <w:t>Schedule</w:t>
      </w:r>
      <w:r w:rsidRPr="0022764C">
        <w:rPr>
          <w:rStyle w:val="BodyTextChar"/>
        </w:rPr>
        <w:t xml:space="preserve"> other than a disqualified director or where directly related to a </w:t>
      </w:r>
      <w:r w:rsidRPr="0022764C">
        <w:rPr>
          <w:rStyle w:val="BodyTextChar"/>
          <w:b/>
        </w:rPr>
        <w:t>Change in Control</w:t>
      </w:r>
      <w:r w:rsidRPr="0022764C">
        <w:rPr>
          <w:rStyle w:val="BodyTextChar"/>
        </w:rPr>
        <w:t>.</w:t>
      </w:r>
    </w:p>
    <w:p w14:paraId="7366591B" w14:textId="77777777" w:rsidR="00662B74" w:rsidRPr="0022764C" w:rsidRDefault="00662B74" w:rsidP="00662B74">
      <w:pPr>
        <w:pStyle w:val="Heading2"/>
        <w:rPr>
          <w:b/>
          <w:bCs w:val="0"/>
          <w:color w:val="auto"/>
        </w:rPr>
      </w:pPr>
      <w:r w:rsidRPr="0022764C">
        <w:rPr>
          <w:b/>
          <w:bCs w:val="0"/>
          <w:color w:val="auto"/>
        </w:rPr>
        <w:t>Securities means,</w:t>
      </w:r>
    </w:p>
    <w:p w14:paraId="38754656" w14:textId="77777777" w:rsidR="00662B74" w:rsidRPr="0022764C" w:rsidRDefault="00662B74" w:rsidP="00662B74">
      <w:pPr>
        <w:pStyle w:val="BodyText"/>
        <w:rPr>
          <w:rStyle w:val="BodyTextChar"/>
        </w:rPr>
      </w:pPr>
      <w:r w:rsidRPr="0022764C">
        <w:rPr>
          <w:rStyle w:val="BodyTextChar"/>
        </w:rPr>
        <w:t xml:space="preserve">any of the following issued by the </w:t>
      </w:r>
      <w:r w:rsidRPr="0022764C">
        <w:rPr>
          <w:rStyle w:val="BodyTextChar"/>
          <w:b/>
        </w:rPr>
        <w:t>Company</w:t>
      </w:r>
      <w:r w:rsidRPr="0022764C">
        <w:rPr>
          <w:rStyle w:val="BodyTextChar"/>
        </w:rPr>
        <w:t>:</w:t>
      </w:r>
    </w:p>
    <w:p w14:paraId="06182FE1" w14:textId="77777777" w:rsidR="00662B74" w:rsidRPr="0022764C" w:rsidRDefault="00662B74" w:rsidP="00662B74">
      <w:pPr>
        <w:pStyle w:val="ListNumber0"/>
        <w:numPr>
          <w:ilvl w:val="0"/>
          <w:numId w:val="0"/>
        </w:numPr>
        <w:spacing w:before="0" w:after="120"/>
        <w:ind w:left="360" w:hanging="360"/>
      </w:pPr>
      <w:r w:rsidRPr="0022764C">
        <w:t>bonds, debentures, evidence of indebtedness, notes, shares, stocks or other equity or debt security; and</w:t>
      </w:r>
    </w:p>
    <w:p w14:paraId="68F18E06" w14:textId="77777777" w:rsidR="00662B74" w:rsidRPr="0022764C" w:rsidRDefault="00662B74" w:rsidP="00662B74">
      <w:pPr>
        <w:pStyle w:val="ListNumber0"/>
        <w:numPr>
          <w:ilvl w:val="0"/>
          <w:numId w:val="0"/>
        </w:numPr>
        <w:spacing w:before="0" w:after="120"/>
        <w:ind w:left="360" w:hanging="360"/>
      </w:pPr>
      <w:r w:rsidRPr="0022764C">
        <w:t xml:space="preserve">certificates of interest or participation in, receipts for, warrants or other rights to subscribe to or purchase, voting trust certificates relating to, certificates of deposit for, or other documentary evidence of interest in any of the securities referred to in 1. above. </w:t>
      </w:r>
    </w:p>
    <w:p w14:paraId="15E25A5E" w14:textId="77777777" w:rsidR="00662B74" w:rsidRPr="0022764C" w:rsidRDefault="00662B74" w:rsidP="00662B74">
      <w:pPr>
        <w:pStyle w:val="Heading2"/>
        <w:rPr>
          <w:b/>
          <w:bCs w:val="0"/>
          <w:color w:val="auto"/>
        </w:rPr>
      </w:pPr>
      <w:r w:rsidRPr="0022764C">
        <w:rPr>
          <w:b/>
          <w:bCs w:val="0"/>
          <w:color w:val="auto"/>
        </w:rPr>
        <w:t>Single Claim means,</w:t>
      </w:r>
    </w:p>
    <w:p w14:paraId="27B187FD" w14:textId="77777777" w:rsidR="00662B74" w:rsidRPr="0022764C" w:rsidRDefault="00662B74" w:rsidP="00662B74">
      <w:pPr>
        <w:pStyle w:val="BodyText"/>
        <w:rPr>
          <w:rStyle w:val="BodyTextChar"/>
        </w:rPr>
      </w:pPr>
      <w:r w:rsidRPr="0022764C">
        <w:t xml:space="preserve">any one or more </w:t>
      </w:r>
      <w:r w:rsidRPr="0022764C">
        <w:rPr>
          <w:b/>
        </w:rPr>
        <w:t xml:space="preserve">Claim(s) </w:t>
      </w:r>
      <w:r w:rsidRPr="0022764C">
        <w:t xml:space="preserve">arising out of, based upon or attributable to the same, related or continuous or repeated </w:t>
      </w:r>
      <w:r w:rsidRPr="0022764C">
        <w:rPr>
          <w:b/>
        </w:rPr>
        <w:t>Wrongful Act</w:t>
      </w:r>
      <w:r w:rsidRPr="0022764C">
        <w:t xml:space="preserve">, and will be deemed first made at the time the earlier </w:t>
      </w:r>
      <w:r w:rsidRPr="0022764C">
        <w:rPr>
          <w:b/>
        </w:rPr>
        <w:t>Claim</w:t>
      </w:r>
      <w:r w:rsidRPr="0022764C">
        <w:t xml:space="preserve"> was made. In respect of </w:t>
      </w:r>
      <w:r w:rsidRPr="0022764C">
        <w:rPr>
          <w:b/>
        </w:rPr>
        <w:t>Investigations</w:t>
      </w:r>
      <w:r w:rsidRPr="0022764C">
        <w:t xml:space="preserve"> only, if two or more </w:t>
      </w:r>
      <w:r w:rsidRPr="0022764C">
        <w:rPr>
          <w:b/>
        </w:rPr>
        <w:t>Investigations</w:t>
      </w:r>
      <w:r w:rsidRPr="0022764C">
        <w:t xml:space="preserve"> relate to the same or related or continuous or repeated events then they shall be regarded as a </w:t>
      </w:r>
      <w:r w:rsidRPr="0022764C">
        <w:rPr>
          <w:b/>
        </w:rPr>
        <w:t>Single Claim</w:t>
      </w:r>
      <w:r w:rsidRPr="0022764C">
        <w:rPr>
          <w:rStyle w:val="BodyTextChar"/>
        </w:rPr>
        <w:t>.</w:t>
      </w:r>
    </w:p>
    <w:p w14:paraId="60BAC575" w14:textId="77777777" w:rsidR="00662B74" w:rsidRPr="0022764C" w:rsidRDefault="00662B74" w:rsidP="00662B74">
      <w:pPr>
        <w:pStyle w:val="Heading2"/>
        <w:rPr>
          <w:b/>
          <w:bCs w:val="0"/>
          <w:color w:val="auto"/>
        </w:rPr>
      </w:pPr>
      <w:r w:rsidRPr="0022764C">
        <w:rPr>
          <w:b/>
          <w:bCs w:val="0"/>
          <w:color w:val="auto"/>
        </w:rPr>
        <w:t>Subsidiary means,</w:t>
      </w:r>
    </w:p>
    <w:p w14:paraId="7835FD75" w14:textId="77777777" w:rsidR="00662B74" w:rsidRPr="0022764C" w:rsidRDefault="00662B74" w:rsidP="00662B74">
      <w:pPr>
        <w:pStyle w:val="BodyText"/>
        <w:numPr>
          <w:ilvl w:val="0"/>
          <w:numId w:val="396"/>
        </w:numPr>
        <w:spacing w:after="120"/>
        <w:ind w:left="360"/>
      </w:pPr>
      <w:r w:rsidRPr="0022764C">
        <w:t xml:space="preserve">any entity with respect to which, at or before the inception of the </w:t>
      </w:r>
      <w:r w:rsidRPr="0022764C">
        <w:rPr>
          <w:b/>
        </w:rPr>
        <w:t>Period of Insurance</w:t>
      </w:r>
      <w:r w:rsidRPr="0022764C">
        <w:t xml:space="preserve">, and during such time that, the </w:t>
      </w:r>
      <w:r w:rsidRPr="0022764C">
        <w:rPr>
          <w:b/>
        </w:rPr>
        <w:t>Named Company</w:t>
      </w:r>
      <w:r w:rsidRPr="0022764C">
        <w:t xml:space="preserve">, either directly or indirectly, through one or more </w:t>
      </w:r>
      <w:r w:rsidRPr="0022764C">
        <w:rPr>
          <w:b/>
        </w:rPr>
        <w:t>Subsidiaries</w:t>
      </w:r>
      <w:r w:rsidRPr="0022764C">
        <w:t>;</w:t>
      </w:r>
    </w:p>
    <w:p w14:paraId="4A49572E" w14:textId="77777777" w:rsidR="00662B74" w:rsidRPr="0022764C" w:rsidRDefault="00662B74" w:rsidP="00662B74">
      <w:pPr>
        <w:pStyle w:val="BodyText"/>
        <w:numPr>
          <w:ilvl w:val="0"/>
          <w:numId w:val="397"/>
        </w:numPr>
        <w:spacing w:after="120"/>
      </w:pPr>
      <w:r w:rsidRPr="0022764C">
        <w:t>owns more than 50% of the issued and outstanding shares of such entity; or</w:t>
      </w:r>
    </w:p>
    <w:p w14:paraId="7AA26C47" w14:textId="77777777" w:rsidR="00662B74" w:rsidRPr="0022764C" w:rsidRDefault="00662B74" w:rsidP="00662B74">
      <w:pPr>
        <w:pStyle w:val="BodyText"/>
        <w:numPr>
          <w:ilvl w:val="0"/>
          <w:numId w:val="397"/>
        </w:numPr>
        <w:spacing w:after="120"/>
      </w:pPr>
      <w:r w:rsidRPr="0022764C">
        <w:t>controls more than 50% of the voting rights within such entity; or</w:t>
      </w:r>
    </w:p>
    <w:p w14:paraId="4420E790" w14:textId="77777777" w:rsidR="00662B74" w:rsidRPr="0022764C" w:rsidRDefault="00662B74" w:rsidP="00662B74">
      <w:pPr>
        <w:pStyle w:val="BodyText"/>
        <w:numPr>
          <w:ilvl w:val="0"/>
          <w:numId w:val="397"/>
        </w:numPr>
        <w:spacing w:after="120"/>
      </w:pPr>
      <w:r w:rsidRPr="0022764C">
        <w:t>controls the right to vote for the election or removal of the majority of such entity’s board of directors; and</w:t>
      </w:r>
    </w:p>
    <w:p w14:paraId="3D605E3F" w14:textId="77777777" w:rsidR="00662B74" w:rsidRPr="0022764C" w:rsidRDefault="00662B74" w:rsidP="00662B74">
      <w:pPr>
        <w:pStyle w:val="BodyText"/>
        <w:numPr>
          <w:ilvl w:val="0"/>
          <w:numId w:val="396"/>
        </w:numPr>
        <w:spacing w:after="120"/>
        <w:ind w:left="360"/>
      </w:pPr>
      <w:r w:rsidRPr="0022764C">
        <w:t xml:space="preserve">any entity not included in (1) above but included under Extension B. </w:t>
      </w:r>
    </w:p>
    <w:p w14:paraId="350C760C" w14:textId="77777777" w:rsidR="00662B74" w:rsidRPr="0022764C" w:rsidRDefault="00662B74" w:rsidP="00662B74">
      <w:pPr>
        <w:pStyle w:val="BodyText"/>
        <w:numPr>
          <w:ilvl w:val="0"/>
          <w:numId w:val="396"/>
        </w:numPr>
        <w:spacing w:after="120"/>
        <w:ind w:left="360"/>
      </w:pPr>
      <w:r w:rsidRPr="0022764C">
        <w:t xml:space="preserve">If an entity ceases to be a </w:t>
      </w:r>
      <w:r w:rsidRPr="0022764C">
        <w:rPr>
          <w:b/>
        </w:rPr>
        <w:t>Subsidiary</w:t>
      </w:r>
      <w:r w:rsidRPr="0022764C">
        <w:t xml:space="preserve"> during the </w:t>
      </w:r>
      <w:r w:rsidRPr="0022764C">
        <w:rPr>
          <w:b/>
        </w:rPr>
        <w:t>Period of Insurance</w:t>
      </w:r>
      <w:r w:rsidRPr="0022764C">
        <w:t xml:space="preserve">, coverage under this Management Liability Section shall only apply with respect to </w:t>
      </w:r>
      <w:r w:rsidRPr="0022764C">
        <w:rPr>
          <w:b/>
        </w:rPr>
        <w:t>Claims</w:t>
      </w:r>
      <w:r w:rsidRPr="0022764C">
        <w:t xml:space="preserve"> for </w:t>
      </w:r>
      <w:r w:rsidRPr="0022764C">
        <w:rPr>
          <w:b/>
        </w:rPr>
        <w:t>Wrongful Acts</w:t>
      </w:r>
      <w:r w:rsidRPr="0022764C">
        <w:t xml:space="preserve"> actually or allegedly committed, or </w:t>
      </w:r>
      <w:r w:rsidRPr="0022764C">
        <w:rPr>
          <w:b/>
        </w:rPr>
        <w:t>Investigations</w:t>
      </w:r>
      <w:r w:rsidRPr="0022764C">
        <w:t xml:space="preserve"> in relation to events that actually or allegedly occurred or took place, during such time said entity is or was a </w:t>
      </w:r>
      <w:r w:rsidRPr="0022764C">
        <w:rPr>
          <w:b/>
        </w:rPr>
        <w:t>Subsidiary</w:t>
      </w:r>
      <w:r w:rsidRPr="0022764C">
        <w:t xml:space="preserve"> as defined above.</w:t>
      </w:r>
    </w:p>
    <w:p w14:paraId="3A197810" w14:textId="77777777" w:rsidR="00662B74" w:rsidRPr="0022764C" w:rsidRDefault="00662B74" w:rsidP="00662B74">
      <w:pPr>
        <w:pStyle w:val="Heading2"/>
        <w:rPr>
          <w:b/>
          <w:bCs w:val="0"/>
          <w:color w:val="auto"/>
        </w:rPr>
      </w:pPr>
      <w:r w:rsidRPr="0022764C">
        <w:rPr>
          <w:b/>
          <w:bCs w:val="0"/>
          <w:color w:val="auto"/>
        </w:rPr>
        <w:t>Whistleblowing means,</w:t>
      </w:r>
    </w:p>
    <w:p w14:paraId="7E1FBF26" w14:textId="77777777" w:rsidR="00662B74" w:rsidRPr="0022764C" w:rsidRDefault="00662B74" w:rsidP="00662B74">
      <w:pPr>
        <w:pStyle w:val="BodyText"/>
        <w:rPr>
          <w:rFonts w:cs="Arial"/>
        </w:rPr>
      </w:pPr>
      <w:r w:rsidRPr="0022764C">
        <w:t xml:space="preserve">the protected providing of information by an </w:t>
      </w:r>
      <w:r w:rsidRPr="0022764C">
        <w:rPr>
          <w:b/>
        </w:rPr>
        <w:t>Insured</w:t>
      </w:r>
      <w:r w:rsidRPr="0022764C">
        <w:t xml:space="preserve"> to certain public authorities as defined under Section 1514A of the United States Code (as inserted by Section 806 of the Sarbanes-Oxley Act 2002) or under any equivalent legislation in any jurisdiction.</w:t>
      </w:r>
    </w:p>
    <w:p w14:paraId="22F4FDA2" w14:textId="77777777" w:rsidR="00662B74" w:rsidRPr="0022764C" w:rsidRDefault="00662B74" w:rsidP="00662B74">
      <w:pPr>
        <w:pStyle w:val="Heading2"/>
        <w:rPr>
          <w:b/>
          <w:bCs w:val="0"/>
          <w:color w:val="auto"/>
        </w:rPr>
      </w:pPr>
      <w:r w:rsidRPr="0022764C">
        <w:rPr>
          <w:b/>
          <w:bCs w:val="0"/>
          <w:color w:val="auto"/>
        </w:rPr>
        <w:t>Wrongful Act means,</w:t>
      </w:r>
    </w:p>
    <w:p w14:paraId="2BB2E7D3" w14:textId="77777777" w:rsidR="00662B74" w:rsidRPr="0022764C" w:rsidRDefault="00662B74" w:rsidP="00662B74">
      <w:pPr>
        <w:pStyle w:val="BodyText"/>
        <w:numPr>
          <w:ilvl w:val="0"/>
          <w:numId w:val="395"/>
        </w:numPr>
        <w:spacing w:after="120"/>
        <w:ind w:left="360"/>
      </w:pPr>
      <w:r w:rsidRPr="0022764C">
        <w:t>For the purposes of Insuring Clause A only, any:</w:t>
      </w:r>
    </w:p>
    <w:p w14:paraId="0974576E" w14:textId="77777777" w:rsidR="00662B74" w:rsidRPr="0022764C" w:rsidRDefault="00662B74" w:rsidP="00662B74">
      <w:pPr>
        <w:pStyle w:val="ListNumber0"/>
        <w:numPr>
          <w:ilvl w:val="0"/>
          <w:numId w:val="381"/>
        </w:numPr>
        <w:spacing w:before="0" w:after="120"/>
      </w:pPr>
      <w:r w:rsidRPr="0022764C">
        <w:t>actual or alleged act, error, misstatement, misleading statement, omission, breach of duty, breach of statute, civil or common law; or</w:t>
      </w:r>
    </w:p>
    <w:p w14:paraId="4F4ADF44" w14:textId="77777777" w:rsidR="00662B74" w:rsidRPr="0022764C" w:rsidRDefault="00662B74" w:rsidP="00662B74">
      <w:pPr>
        <w:pStyle w:val="ListNumber0"/>
        <w:numPr>
          <w:ilvl w:val="0"/>
          <w:numId w:val="381"/>
        </w:numPr>
        <w:spacing w:before="0" w:after="120"/>
      </w:pPr>
      <w:r w:rsidRPr="0022764C">
        <w:t>proposed act with respect to shareholder derivative actions only; or</w:t>
      </w:r>
    </w:p>
    <w:p w14:paraId="06641869" w14:textId="77777777" w:rsidR="00662B74" w:rsidRPr="0022764C" w:rsidRDefault="00662B74" w:rsidP="00662B74">
      <w:pPr>
        <w:pStyle w:val="ListNumber0"/>
        <w:numPr>
          <w:ilvl w:val="0"/>
          <w:numId w:val="381"/>
        </w:numPr>
        <w:spacing w:before="0" w:after="120"/>
      </w:pPr>
      <w:r w:rsidRPr="0022764C">
        <w:rPr>
          <w:b/>
        </w:rPr>
        <w:t>Wrongful Employment Practice</w:t>
      </w:r>
      <w:r w:rsidRPr="0022764C">
        <w:t>,</w:t>
      </w:r>
    </w:p>
    <w:p w14:paraId="49092C6A" w14:textId="77777777" w:rsidR="00662B74" w:rsidRPr="0022764C" w:rsidRDefault="00662B74" w:rsidP="00662B74">
      <w:pPr>
        <w:pStyle w:val="BodyText"/>
        <w:spacing w:before="0"/>
        <w:ind w:left="360"/>
      </w:pPr>
      <w:r w:rsidRPr="0022764C">
        <w:t>by the</w:t>
      </w:r>
      <w:r w:rsidRPr="0022764C">
        <w:rPr>
          <w:b/>
        </w:rPr>
        <w:t xml:space="preserve"> Insured Person</w:t>
      </w:r>
      <w:r w:rsidRPr="0022764C">
        <w:t xml:space="preserve"> acting in their capacity as such or solely because of such capacity; or</w:t>
      </w:r>
    </w:p>
    <w:p w14:paraId="7FF9C827" w14:textId="77777777" w:rsidR="00662B74" w:rsidRPr="0022764C" w:rsidRDefault="00662B74" w:rsidP="00662B74">
      <w:pPr>
        <w:pStyle w:val="ListNumber0"/>
        <w:numPr>
          <w:ilvl w:val="0"/>
          <w:numId w:val="395"/>
        </w:numPr>
        <w:spacing w:before="0" w:after="120"/>
        <w:ind w:left="360"/>
      </w:pPr>
      <w:r w:rsidRPr="0022764C">
        <w:t xml:space="preserve">For the purposes of giving effect to Insuring Clause B only, any actual or alleged act, error or omission by the </w:t>
      </w:r>
      <w:r w:rsidRPr="0022764C">
        <w:rPr>
          <w:b/>
        </w:rPr>
        <w:t>Company</w:t>
      </w:r>
      <w:r w:rsidRPr="0022764C">
        <w:t xml:space="preserve"> in its capacity as such or solely because of such capacity, but not any </w:t>
      </w:r>
      <w:r w:rsidRPr="0022764C">
        <w:rPr>
          <w:b/>
        </w:rPr>
        <w:t>Wrongful Employment Practice;</w:t>
      </w:r>
      <w:r w:rsidRPr="0022764C">
        <w:t xml:space="preserve"> or</w:t>
      </w:r>
    </w:p>
    <w:p w14:paraId="2C8084B8" w14:textId="77777777" w:rsidR="00662B74" w:rsidRPr="0022764C" w:rsidRDefault="00662B74" w:rsidP="00662B74">
      <w:pPr>
        <w:pStyle w:val="ListNumber0"/>
        <w:numPr>
          <w:ilvl w:val="0"/>
          <w:numId w:val="395"/>
        </w:numPr>
        <w:spacing w:before="0" w:after="120"/>
        <w:ind w:left="360"/>
      </w:pPr>
      <w:r w:rsidRPr="0022764C">
        <w:t xml:space="preserve">For the purposes of Insuring Clause C only, any </w:t>
      </w:r>
      <w:r w:rsidRPr="0022764C">
        <w:rPr>
          <w:b/>
        </w:rPr>
        <w:t>Wrongful Employment Practice</w:t>
      </w:r>
      <w:r w:rsidRPr="0022764C">
        <w:t xml:space="preserve"> by the </w:t>
      </w:r>
      <w:r w:rsidRPr="0022764C">
        <w:rPr>
          <w:b/>
        </w:rPr>
        <w:t>Company</w:t>
      </w:r>
      <w:r w:rsidRPr="0022764C">
        <w:t>.</w:t>
      </w:r>
    </w:p>
    <w:p w14:paraId="597046C2" w14:textId="4BEC5FED" w:rsidR="00662B74" w:rsidRPr="0022764C" w:rsidRDefault="00662B74" w:rsidP="00662B74">
      <w:pPr>
        <w:pStyle w:val="Heading2"/>
      </w:pPr>
      <w:r w:rsidRPr="0022764C">
        <w:rPr>
          <w:b/>
          <w:bCs w:val="0"/>
          <w:color w:val="auto"/>
        </w:rPr>
        <w:t>Wrongful Employment Practice means</w:t>
      </w:r>
      <w:r w:rsidRPr="0022764C">
        <w:rPr>
          <w:color w:val="auto"/>
        </w:rPr>
        <w:t>,</w:t>
      </w:r>
    </w:p>
    <w:p w14:paraId="435757FE" w14:textId="77777777" w:rsidR="00662B74" w:rsidRPr="0022764C" w:rsidRDefault="00662B74" w:rsidP="00662B74">
      <w:pPr>
        <w:pStyle w:val="BodyText"/>
        <w:rPr>
          <w:rStyle w:val="BodyTextChar"/>
        </w:rPr>
      </w:pPr>
      <w:r w:rsidRPr="0022764C">
        <w:rPr>
          <w:rStyle w:val="BodyTextChar"/>
        </w:rPr>
        <w:t xml:space="preserve">in relation to the </w:t>
      </w:r>
      <w:r w:rsidRPr="0022764C">
        <w:rPr>
          <w:rStyle w:val="BodyTextChar"/>
          <w:b/>
        </w:rPr>
        <w:t>Company’s Employees</w:t>
      </w:r>
      <w:r w:rsidRPr="0022764C">
        <w:rPr>
          <w:rStyle w:val="BodyTextChar"/>
        </w:rPr>
        <w:t xml:space="preserve">, any </w:t>
      </w:r>
      <w:r w:rsidRPr="0022764C">
        <w:rPr>
          <w:rStyle w:val="BodyTextChar"/>
          <w:bCs/>
        </w:rPr>
        <w:t>a</w:t>
      </w:r>
      <w:r w:rsidRPr="0022764C">
        <w:rPr>
          <w:rStyle w:val="BodyTextChar"/>
        </w:rPr>
        <w:t>ctual or alleged:</w:t>
      </w:r>
    </w:p>
    <w:p w14:paraId="08D78B1C" w14:textId="77777777" w:rsidR="00662B74" w:rsidRPr="0022764C" w:rsidRDefault="00662B74" w:rsidP="00662B74">
      <w:pPr>
        <w:pStyle w:val="BodyText"/>
        <w:numPr>
          <w:ilvl w:val="0"/>
          <w:numId w:val="398"/>
        </w:numPr>
        <w:spacing w:after="120"/>
        <w:ind w:left="360"/>
      </w:pPr>
      <w:r w:rsidRPr="0022764C">
        <w:t>wrongful or unfair dismissal or discharge or termination of employment, whether actual or constructive, including a related breach of express or implied terms of any contract of employment; or</w:t>
      </w:r>
    </w:p>
    <w:p w14:paraId="500070DC" w14:textId="77777777" w:rsidR="00662B74" w:rsidRPr="0022764C" w:rsidRDefault="00662B74" w:rsidP="00662B74">
      <w:pPr>
        <w:pStyle w:val="BodyText"/>
        <w:numPr>
          <w:ilvl w:val="0"/>
          <w:numId w:val="398"/>
        </w:numPr>
        <w:spacing w:after="120"/>
        <w:ind w:left="360"/>
      </w:pPr>
      <w:r w:rsidRPr="0022764C">
        <w:lastRenderedPageBreak/>
        <w:t>employment-related misrepresentation; or</w:t>
      </w:r>
    </w:p>
    <w:p w14:paraId="3BF690E6" w14:textId="77777777" w:rsidR="00662B74" w:rsidRPr="0022764C" w:rsidRDefault="00662B74" w:rsidP="00662B74">
      <w:pPr>
        <w:pStyle w:val="BodyText"/>
        <w:numPr>
          <w:ilvl w:val="0"/>
          <w:numId w:val="398"/>
        </w:numPr>
        <w:spacing w:after="120"/>
        <w:ind w:left="360"/>
      </w:pPr>
      <w:r w:rsidRPr="0022764C">
        <w:t>breach of any laws concerning employment or discrimination in employment; or</w:t>
      </w:r>
    </w:p>
    <w:p w14:paraId="7D218D62" w14:textId="77777777" w:rsidR="00662B74" w:rsidRPr="0022764C" w:rsidRDefault="00662B74" w:rsidP="00662B74">
      <w:pPr>
        <w:pStyle w:val="BodyText"/>
        <w:numPr>
          <w:ilvl w:val="0"/>
          <w:numId w:val="398"/>
        </w:numPr>
        <w:spacing w:after="120"/>
        <w:ind w:left="360"/>
      </w:pPr>
      <w:r w:rsidRPr="0022764C">
        <w:t>sexual harassment or other unlawful harassment in the work place; or</w:t>
      </w:r>
    </w:p>
    <w:p w14:paraId="0B39F3E6" w14:textId="77777777" w:rsidR="00662B74" w:rsidRPr="0022764C" w:rsidRDefault="00662B74" w:rsidP="00662B74">
      <w:pPr>
        <w:pStyle w:val="BodyText"/>
        <w:numPr>
          <w:ilvl w:val="0"/>
          <w:numId w:val="398"/>
        </w:numPr>
        <w:spacing w:after="120"/>
        <w:ind w:left="360"/>
      </w:pPr>
      <w:r w:rsidRPr="0022764C">
        <w:t>wrongful demotion or deprivation of career opportunity or failure to employ or promote; or</w:t>
      </w:r>
    </w:p>
    <w:p w14:paraId="494E6571" w14:textId="77777777" w:rsidR="00662B74" w:rsidRPr="0022764C" w:rsidRDefault="00662B74" w:rsidP="00662B74">
      <w:pPr>
        <w:pStyle w:val="BodyText"/>
        <w:numPr>
          <w:ilvl w:val="0"/>
          <w:numId w:val="398"/>
        </w:numPr>
        <w:spacing w:after="120"/>
        <w:ind w:left="360"/>
      </w:pPr>
      <w:r w:rsidRPr="0022764C">
        <w:t xml:space="preserve">wrongful discipline of an </w:t>
      </w:r>
      <w:r w:rsidRPr="0022764C">
        <w:rPr>
          <w:b/>
        </w:rPr>
        <w:t>Employee</w:t>
      </w:r>
      <w:r w:rsidRPr="0022764C">
        <w:t xml:space="preserve"> or </w:t>
      </w:r>
      <w:r w:rsidRPr="0022764C">
        <w:rPr>
          <w:b/>
        </w:rPr>
        <w:t>Retaliation</w:t>
      </w:r>
      <w:r w:rsidRPr="0022764C">
        <w:t>; or</w:t>
      </w:r>
    </w:p>
    <w:p w14:paraId="5F96844E" w14:textId="77777777" w:rsidR="00662B74" w:rsidRPr="0022764C" w:rsidRDefault="00662B74" w:rsidP="00662B74">
      <w:pPr>
        <w:pStyle w:val="BodyText"/>
        <w:numPr>
          <w:ilvl w:val="0"/>
          <w:numId w:val="398"/>
        </w:numPr>
        <w:spacing w:after="120"/>
        <w:ind w:left="360"/>
      </w:pPr>
      <w:r w:rsidRPr="0022764C">
        <w:t xml:space="preserve">failure to provide accurate references for </w:t>
      </w:r>
      <w:r w:rsidRPr="0022764C">
        <w:rPr>
          <w:b/>
        </w:rPr>
        <w:t>Employees</w:t>
      </w:r>
      <w:r w:rsidRPr="0022764C">
        <w:t>; or</w:t>
      </w:r>
    </w:p>
    <w:p w14:paraId="2C5E7F86" w14:textId="77777777" w:rsidR="00662B74" w:rsidRPr="0022764C" w:rsidRDefault="00662B74" w:rsidP="00662B74">
      <w:pPr>
        <w:pStyle w:val="BodyText"/>
        <w:numPr>
          <w:ilvl w:val="0"/>
          <w:numId w:val="398"/>
        </w:numPr>
        <w:spacing w:after="120"/>
        <w:ind w:left="360"/>
      </w:pPr>
      <w:r w:rsidRPr="0022764C">
        <w:t>failure to adopt adequate employment policies and procedures; or</w:t>
      </w:r>
    </w:p>
    <w:p w14:paraId="404F13B1" w14:textId="77777777" w:rsidR="00662B74" w:rsidRPr="0022764C" w:rsidRDefault="00662B74" w:rsidP="00662B74">
      <w:pPr>
        <w:pStyle w:val="BodyText"/>
        <w:numPr>
          <w:ilvl w:val="0"/>
          <w:numId w:val="398"/>
        </w:numPr>
        <w:spacing w:after="120"/>
        <w:ind w:left="360"/>
      </w:pPr>
      <w:r w:rsidRPr="0022764C">
        <w:t>employment-related libel, slander, defamation, injury to feelings, humiliation or invasion of privacy; or</w:t>
      </w:r>
    </w:p>
    <w:p w14:paraId="34B3493D" w14:textId="77777777" w:rsidR="00662B74" w:rsidRPr="0022764C" w:rsidRDefault="00662B74" w:rsidP="00662B74">
      <w:pPr>
        <w:pStyle w:val="BodyText"/>
        <w:numPr>
          <w:ilvl w:val="0"/>
          <w:numId w:val="398"/>
        </w:numPr>
        <w:spacing w:after="120"/>
        <w:ind w:left="360"/>
      </w:pPr>
      <w:r w:rsidRPr="0022764C">
        <w:t xml:space="preserve">employment-related breach of the Data Protection Act 1998 in respect of the personal data of any </w:t>
      </w:r>
      <w:r w:rsidRPr="0022764C">
        <w:rPr>
          <w:b/>
        </w:rPr>
        <w:t>Employee</w:t>
      </w:r>
      <w:r w:rsidRPr="0022764C">
        <w:t xml:space="preserve"> or any similar legislation in any other jurisdiction.</w:t>
      </w:r>
    </w:p>
    <w:p w14:paraId="5D0D7E21" w14:textId="77777777" w:rsidR="00662B74" w:rsidRPr="0022764C" w:rsidRDefault="00662B74" w:rsidP="00662B74">
      <w:pPr>
        <w:pStyle w:val="ListNumber0"/>
        <w:numPr>
          <w:ilvl w:val="0"/>
          <w:numId w:val="0"/>
        </w:numPr>
        <w:spacing w:before="0"/>
        <w:ind w:left="360"/>
      </w:pPr>
    </w:p>
    <w:p w14:paraId="69AC9113" w14:textId="77777777" w:rsidR="00662B74" w:rsidRPr="0022764C" w:rsidRDefault="00662B74" w:rsidP="00662B74">
      <w:pPr>
        <w:pStyle w:val="Heading1"/>
        <w:spacing w:before="0"/>
      </w:pPr>
      <w:r w:rsidRPr="0022764C">
        <w:t>Exclusions applicable to all Insuring clauses of this Management Liability Section</w:t>
      </w:r>
    </w:p>
    <w:p w14:paraId="1C4684FC" w14:textId="77777777" w:rsidR="00662B74" w:rsidRPr="0022764C" w:rsidRDefault="00662B74" w:rsidP="00662B74">
      <w:pPr>
        <w:pStyle w:val="BodyText"/>
        <w:spacing w:before="0"/>
      </w:pPr>
      <w:r w:rsidRPr="0022764C">
        <w:t xml:space="preserve">Unless otherwise specifically stated elsewhere in this Management Liability Section, the </w:t>
      </w:r>
      <w:r w:rsidRPr="0022764C">
        <w:rPr>
          <w:b/>
        </w:rPr>
        <w:t>Insurer</w:t>
      </w:r>
      <w:r w:rsidRPr="0022764C">
        <w:t xml:space="preserve"> will not be liable to make any payment for </w:t>
      </w:r>
      <w:r w:rsidRPr="0022764C">
        <w:rPr>
          <w:b/>
        </w:rPr>
        <w:t>Loss</w:t>
      </w:r>
      <w:r w:rsidRPr="0022764C">
        <w:t xml:space="preserve"> in connection with any </w:t>
      </w:r>
      <w:r w:rsidRPr="0022764C">
        <w:rPr>
          <w:b/>
        </w:rPr>
        <w:t>Claim</w:t>
      </w:r>
      <w:r w:rsidRPr="0022764C">
        <w:t>:</w:t>
      </w:r>
    </w:p>
    <w:p w14:paraId="58686D6B" w14:textId="77777777" w:rsidR="00662B74" w:rsidRPr="0022764C" w:rsidRDefault="00662B74" w:rsidP="00662B74">
      <w:pPr>
        <w:pStyle w:val="Heading2"/>
        <w:numPr>
          <w:ilvl w:val="0"/>
          <w:numId w:val="399"/>
        </w:numPr>
        <w:ind w:left="360"/>
        <w:rPr>
          <w:b/>
          <w:bCs w:val="0"/>
          <w:color w:val="auto"/>
        </w:rPr>
      </w:pPr>
      <w:r w:rsidRPr="0022764C">
        <w:rPr>
          <w:b/>
          <w:bCs w:val="0"/>
          <w:color w:val="auto"/>
        </w:rPr>
        <w:t>Unlawful conduct</w:t>
      </w:r>
    </w:p>
    <w:p w14:paraId="393A92B7" w14:textId="77777777" w:rsidR="00662B74" w:rsidRPr="0022764C" w:rsidRDefault="00662B74" w:rsidP="00662B74">
      <w:pPr>
        <w:pStyle w:val="BodyText"/>
      </w:pPr>
      <w:r w:rsidRPr="0022764C">
        <w:t>arising out of, based upon or attributable to:</w:t>
      </w:r>
    </w:p>
    <w:p w14:paraId="171B3F17" w14:textId="77777777" w:rsidR="00662B74" w:rsidRPr="0022764C" w:rsidRDefault="00662B74" w:rsidP="00662B74">
      <w:pPr>
        <w:pStyle w:val="ListNumber0"/>
        <w:numPr>
          <w:ilvl w:val="0"/>
          <w:numId w:val="0"/>
        </w:numPr>
        <w:spacing w:before="0" w:after="120"/>
        <w:ind w:left="360" w:hanging="360"/>
      </w:pPr>
      <w:r w:rsidRPr="0022764C">
        <w:t xml:space="preserve">the gaining by the </w:t>
      </w:r>
      <w:r w:rsidRPr="0022764C">
        <w:rPr>
          <w:b/>
        </w:rPr>
        <w:t xml:space="preserve">Insured </w:t>
      </w:r>
      <w:r w:rsidRPr="0022764C">
        <w:t xml:space="preserve">of any profit or advantage to which such </w:t>
      </w:r>
      <w:r w:rsidRPr="0022764C">
        <w:rPr>
          <w:b/>
        </w:rPr>
        <w:t>Insured</w:t>
      </w:r>
      <w:r w:rsidRPr="0022764C">
        <w:t xml:space="preserve"> was not legally entitled; or</w:t>
      </w:r>
    </w:p>
    <w:p w14:paraId="0B500936" w14:textId="77777777" w:rsidR="00662B74" w:rsidRPr="0022764C" w:rsidRDefault="00662B74" w:rsidP="00662B74">
      <w:pPr>
        <w:pStyle w:val="ListNumber0"/>
        <w:numPr>
          <w:ilvl w:val="0"/>
          <w:numId w:val="0"/>
        </w:numPr>
        <w:spacing w:before="0" w:after="120"/>
        <w:ind w:left="360" w:hanging="360"/>
      </w:pPr>
      <w:r w:rsidRPr="0022764C">
        <w:t xml:space="preserve">the commission by the </w:t>
      </w:r>
      <w:r w:rsidRPr="0022764C">
        <w:rPr>
          <w:b/>
        </w:rPr>
        <w:t>Insured</w:t>
      </w:r>
      <w:r w:rsidRPr="0022764C">
        <w:t xml:space="preserve"> of any deliberately fraudulent or dishonest act.</w:t>
      </w:r>
    </w:p>
    <w:p w14:paraId="187E0468" w14:textId="77777777" w:rsidR="00662B74" w:rsidRPr="0022764C" w:rsidRDefault="00662B74" w:rsidP="00662B74">
      <w:pPr>
        <w:pStyle w:val="BodyText"/>
        <w:spacing w:before="0"/>
      </w:pPr>
      <w:r w:rsidRPr="0022764C">
        <w:t xml:space="preserve">This exclusion shall however only apply where the </w:t>
      </w:r>
      <w:r w:rsidRPr="0022764C">
        <w:rPr>
          <w:b/>
        </w:rPr>
        <w:t>Insured’s</w:t>
      </w:r>
      <w:r w:rsidRPr="0022764C">
        <w:t xml:space="preserve"> behaviour is established primarily or incidentally in a final adjudication by any court, tribunal, legal panel or regulator in the </w:t>
      </w:r>
      <w:r w:rsidRPr="0022764C">
        <w:rPr>
          <w:b/>
        </w:rPr>
        <w:t>Claim</w:t>
      </w:r>
      <w:r w:rsidRPr="0022764C">
        <w:t xml:space="preserve"> or by a written admission of the </w:t>
      </w:r>
      <w:r w:rsidRPr="0022764C">
        <w:rPr>
          <w:b/>
        </w:rPr>
        <w:t>Insured</w:t>
      </w:r>
      <w:r w:rsidRPr="0022764C">
        <w:t>.</w:t>
      </w:r>
    </w:p>
    <w:p w14:paraId="357BCE91" w14:textId="77777777" w:rsidR="00662B74" w:rsidRPr="0022764C" w:rsidRDefault="00662B74" w:rsidP="00662B74">
      <w:pPr>
        <w:pStyle w:val="Heading2"/>
        <w:numPr>
          <w:ilvl w:val="0"/>
          <w:numId w:val="399"/>
        </w:numPr>
        <w:ind w:left="360"/>
        <w:rPr>
          <w:b/>
          <w:bCs w:val="0"/>
          <w:color w:val="auto"/>
        </w:rPr>
      </w:pPr>
      <w:r w:rsidRPr="0022764C">
        <w:rPr>
          <w:b/>
          <w:bCs w:val="0"/>
          <w:color w:val="auto"/>
        </w:rPr>
        <w:t>Bodily injury / Property damage</w:t>
      </w:r>
    </w:p>
    <w:p w14:paraId="69B060C6" w14:textId="77777777" w:rsidR="00662B74" w:rsidRPr="0022764C" w:rsidRDefault="00662B74" w:rsidP="00662B74">
      <w:pPr>
        <w:pStyle w:val="BodyText"/>
      </w:pPr>
      <w:r w:rsidRPr="0022764C">
        <w:t xml:space="preserve">For bodily injury, sickness, mental anguish or emotional distress or disturbance, disease or death of any person howsoever caused, or damage to or loss of or destruction of any tangible property including loss of use thereof; </w:t>
      </w:r>
    </w:p>
    <w:p w14:paraId="2E7D6C70" w14:textId="77777777" w:rsidR="00662B74" w:rsidRPr="0022764C" w:rsidRDefault="00662B74" w:rsidP="00662B74">
      <w:pPr>
        <w:pStyle w:val="BodyText"/>
      </w:pPr>
      <w:r w:rsidRPr="0022764C">
        <w:t xml:space="preserve">This exclusion shall not apply to </w:t>
      </w:r>
      <w:r w:rsidRPr="0022764C">
        <w:rPr>
          <w:b/>
        </w:rPr>
        <w:t>Claim</w:t>
      </w:r>
      <w:r w:rsidRPr="0022764C">
        <w:t xml:space="preserve"> alleging mental anguish or emotional distress caused by a </w:t>
      </w:r>
      <w:r w:rsidRPr="0022764C">
        <w:rPr>
          <w:b/>
        </w:rPr>
        <w:t>Wrongful Employment Practice</w:t>
      </w:r>
      <w:r w:rsidRPr="0022764C">
        <w:t xml:space="preserve">; </w:t>
      </w:r>
    </w:p>
    <w:p w14:paraId="1CB5DCBB" w14:textId="77777777" w:rsidR="00662B74" w:rsidRPr="0022764C" w:rsidRDefault="00662B74" w:rsidP="00662B74">
      <w:pPr>
        <w:pStyle w:val="Heading2"/>
        <w:numPr>
          <w:ilvl w:val="0"/>
          <w:numId w:val="399"/>
        </w:numPr>
        <w:ind w:left="360"/>
        <w:rPr>
          <w:b/>
          <w:bCs w:val="0"/>
          <w:color w:val="auto"/>
        </w:rPr>
      </w:pPr>
      <w:r w:rsidRPr="0022764C">
        <w:rPr>
          <w:b/>
          <w:bCs w:val="0"/>
          <w:color w:val="auto"/>
        </w:rPr>
        <w:t>Pollution</w:t>
      </w:r>
    </w:p>
    <w:p w14:paraId="07E1B5D3" w14:textId="77777777" w:rsidR="00662B74" w:rsidRPr="0022764C" w:rsidRDefault="00662B74" w:rsidP="00662B74">
      <w:pPr>
        <w:pStyle w:val="BodyText"/>
      </w:pPr>
      <w:r w:rsidRPr="0022764C">
        <w:t xml:space="preserve">arising out of, based upon or attributable to any </w:t>
      </w:r>
      <w:r w:rsidRPr="0022764C">
        <w:rPr>
          <w:b/>
        </w:rPr>
        <w:t>Pollution</w:t>
      </w:r>
      <w:r w:rsidRPr="0022764C">
        <w:t xml:space="preserve"> or any direction or request to test for, monitor, clean up, remove, contain, treat, detoxify or neutralise </w:t>
      </w:r>
      <w:r w:rsidRPr="0022764C">
        <w:rPr>
          <w:b/>
        </w:rPr>
        <w:t>Pollutants</w:t>
      </w:r>
      <w:r w:rsidRPr="0022764C">
        <w:t>; provided, that this exclusion will not apply in respect of:</w:t>
      </w:r>
    </w:p>
    <w:p w14:paraId="7909027E" w14:textId="77777777" w:rsidR="00662B74" w:rsidRPr="0022764C" w:rsidRDefault="00662B74" w:rsidP="00662B74">
      <w:pPr>
        <w:pStyle w:val="ListNumber0"/>
        <w:numPr>
          <w:ilvl w:val="0"/>
          <w:numId w:val="0"/>
        </w:numPr>
        <w:spacing w:before="0" w:after="120"/>
        <w:ind w:left="360" w:hanging="360"/>
      </w:pPr>
      <w:r w:rsidRPr="0022764C">
        <w:rPr>
          <w:b/>
        </w:rPr>
        <w:t>Defence Costs</w:t>
      </w:r>
      <w:r w:rsidRPr="0022764C">
        <w:t xml:space="preserve"> incurred in connection with such </w:t>
      </w:r>
      <w:r w:rsidRPr="0022764C">
        <w:rPr>
          <w:b/>
        </w:rPr>
        <w:t>Claim</w:t>
      </w:r>
      <w:r w:rsidRPr="0022764C">
        <w:t xml:space="preserve"> up to the Sub-Limit stated in the </w:t>
      </w:r>
      <w:r w:rsidRPr="0022764C">
        <w:rPr>
          <w:b/>
          <w:bCs/>
        </w:rPr>
        <w:t>Schedule</w:t>
      </w:r>
      <w:r w:rsidRPr="0022764C">
        <w:t>; or</w:t>
      </w:r>
    </w:p>
    <w:p w14:paraId="69B1875E" w14:textId="77777777" w:rsidR="00662B74" w:rsidRPr="0022764C" w:rsidRDefault="00662B74" w:rsidP="00662B74">
      <w:pPr>
        <w:pStyle w:val="ListNumber0"/>
        <w:numPr>
          <w:ilvl w:val="0"/>
          <w:numId w:val="0"/>
        </w:numPr>
        <w:spacing w:before="0" w:after="120"/>
        <w:ind w:left="360" w:hanging="360"/>
      </w:pPr>
      <w:r w:rsidRPr="0022764C">
        <w:t>a Cl</w:t>
      </w:r>
      <w:r w:rsidRPr="0022764C">
        <w:rPr>
          <w:b/>
        </w:rPr>
        <w:t>aim</w:t>
      </w:r>
      <w:r w:rsidRPr="0022764C">
        <w:t xml:space="preserve"> made by any </w:t>
      </w:r>
      <w:r w:rsidRPr="0022764C">
        <w:rPr>
          <w:b/>
        </w:rPr>
        <w:t>Securities</w:t>
      </w:r>
      <w:r w:rsidRPr="0022764C">
        <w:t xml:space="preserve"> holder of the </w:t>
      </w:r>
      <w:r w:rsidRPr="0022764C">
        <w:rPr>
          <w:b/>
        </w:rPr>
        <w:t>Company</w:t>
      </w:r>
      <w:r w:rsidRPr="0022764C">
        <w:t>, either directly or derivatively.</w:t>
      </w:r>
    </w:p>
    <w:p w14:paraId="5AA31B0E" w14:textId="77777777" w:rsidR="00662B74" w:rsidRPr="0022764C" w:rsidRDefault="00662B74" w:rsidP="00662B74">
      <w:pPr>
        <w:pStyle w:val="Heading2"/>
        <w:numPr>
          <w:ilvl w:val="0"/>
          <w:numId w:val="399"/>
        </w:numPr>
        <w:ind w:left="360"/>
        <w:rPr>
          <w:b/>
          <w:bCs w:val="0"/>
          <w:color w:val="auto"/>
        </w:rPr>
      </w:pPr>
      <w:r w:rsidRPr="0022764C">
        <w:rPr>
          <w:b/>
          <w:bCs w:val="0"/>
          <w:color w:val="auto"/>
        </w:rPr>
        <w:t>Trustee Liability</w:t>
      </w:r>
    </w:p>
    <w:p w14:paraId="3E51D63B" w14:textId="77777777" w:rsidR="00662B74" w:rsidRPr="0022764C" w:rsidRDefault="00662B74" w:rsidP="00662B74">
      <w:pPr>
        <w:pStyle w:val="BodyText"/>
      </w:pPr>
      <w:r w:rsidRPr="0022764C">
        <w:t xml:space="preserve">arising out of, based upon or attributable to breach of trust, fiduciary duty or negligence in relation to any retirement, pension, profit sharing, welfare or employee benefit programme or scheme established by the </w:t>
      </w:r>
      <w:r w:rsidRPr="0022764C">
        <w:rPr>
          <w:b/>
        </w:rPr>
        <w:t>Company</w:t>
      </w:r>
      <w:r w:rsidRPr="0022764C">
        <w:t xml:space="preserve"> for the benefit of its directors, officers or </w:t>
      </w:r>
      <w:r w:rsidRPr="0022764C">
        <w:rPr>
          <w:b/>
        </w:rPr>
        <w:t>Employees</w:t>
      </w:r>
      <w:r w:rsidRPr="0022764C">
        <w:t xml:space="preserve">, or for any breach of an </w:t>
      </w:r>
      <w:r w:rsidRPr="0022764C">
        <w:rPr>
          <w:b/>
        </w:rPr>
        <w:t>Insured Person’s</w:t>
      </w:r>
      <w:r w:rsidRPr="0022764C">
        <w:t xml:space="preserve"> responsibilities imposed by law in respect of the foregoing.</w:t>
      </w:r>
    </w:p>
    <w:p w14:paraId="64946FB8" w14:textId="77777777" w:rsidR="00662B74" w:rsidRPr="0022764C" w:rsidRDefault="00662B74" w:rsidP="00662B74">
      <w:pPr>
        <w:pStyle w:val="Heading2"/>
        <w:numPr>
          <w:ilvl w:val="0"/>
          <w:numId w:val="399"/>
        </w:numPr>
        <w:ind w:left="360"/>
        <w:rPr>
          <w:b/>
          <w:bCs w:val="0"/>
          <w:color w:val="auto"/>
        </w:rPr>
      </w:pPr>
      <w:r w:rsidRPr="0022764C">
        <w:rPr>
          <w:b/>
          <w:bCs w:val="0"/>
          <w:color w:val="auto"/>
        </w:rPr>
        <w:t>USA Insured v Insured</w:t>
      </w:r>
    </w:p>
    <w:p w14:paraId="2D8EE154" w14:textId="77777777" w:rsidR="00662B74" w:rsidRPr="0022764C" w:rsidRDefault="00662B74" w:rsidP="00662B74">
      <w:pPr>
        <w:pStyle w:val="BodyText"/>
        <w:spacing w:before="0"/>
      </w:pPr>
      <w:r w:rsidRPr="0022764C">
        <w:t xml:space="preserve">brought or maintained in the United States of America by, on behalf, at the instigation, or with the cooperation of, any </w:t>
      </w:r>
      <w:r w:rsidRPr="0022764C">
        <w:rPr>
          <w:b/>
        </w:rPr>
        <w:t>Company</w:t>
      </w:r>
      <w:r w:rsidRPr="0022764C">
        <w:t xml:space="preserve">, </w:t>
      </w:r>
      <w:r w:rsidRPr="0022764C">
        <w:rPr>
          <w:b/>
        </w:rPr>
        <w:t>Insured</w:t>
      </w:r>
      <w:r w:rsidRPr="0022764C">
        <w:t xml:space="preserve"> or </w:t>
      </w:r>
      <w:r w:rsidRPr="0022764C">
        <w:rPr>
          <w:b/>
        </w:rPr>
        <w:t>Outside Entity</w:t>
      </w:r>
      <w:r w:rsidRPr="0022764C">
        <w:t xml:space="preserve">, unless such </w:t>
      </w:r>
      <w:r w:rsidRPr="0022764C">
        <w:rPr>
          <w:b/>
        </w:rPr>
        <w:t>Claim</w:t>
      </w:r>
      <w:r w:rsidRPr="0022764C">
        <w:t xml:space="preserve"> is brought and maintained:</w:t>
      </w:r>
    </w:p>
    <w:p w14:paraId="5D67142D" w14:textId="77777777"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 Person</w:t>
      </w:r>
      <w:r w:rsidRPr="0022764C">
        <w:t xml:space="preserve"> alleging a </w:t>
      </w:r>
      <w:r w:rsidRPr="0022764C">
        <w:rPr>
          <w:b/>
        </w:rPr>
        <w:t>Wrongful Employment Practice</w:t>
      </w:r>
      <w:r w:rsidRPr="0022764C">
        <w:t>; or</w:t>
      </w:r>
    </w:p>
    <w:p w14:paraId="567DF92F" w14:textId="77777777" w:rsidR="00662B74" w:rsidRPr="0022764C" w:rsidRDefault="00662B74" w:rsidP="00662B74">
      <w:pPr>
        <w:pStyle w:val="ListNumber0"/>
        <w:numPr>
          <w:ilvl w:val="0"/>
          <w:numId w:val="0"/>
        </w:numPr>
        <w:spacing w:before="0" w:after="120"/>
        <w:ind w:left="360" w:hanging="360"/>
      </w:pPr>
      <w:r w:rsidRPr="0022764C">
        <w:t xml:space="preserve">by a Receiver or Manager appointed in respect of a </w:t>
      </w:r>
      <w:r w:rsidRPr="0022764C">
        <w:rPr>
          <w:b/>
        </w:rPr>
        <w:t>Company</w:t>
      </w:r>
      <w:r w:rsidRPr="0022764C">
        <w:t xml:space="preserve"> in the framework of insolvency proceedings, directly or derivatively without the solicitation, voluntary assistance participation or co-operation of an </w:t>
      </w:r>
      <w:r w:rsidRPr="0022764C">
        <w:rPr>
          <w:b/>
        </w:rPr>
        <w:t>Insured</w:t>
      </w:r>
      <w:r w:rsidRPr="0022764C">
        <w:t xml:space="preserve"> or an </w:t>
      </w:r>
      <w:r w:rsidRPr="0022764C">
        <w:rPr>
          <w:b/>
        </w:rPr>
        <w:t>Outside Entity’s</w:t>
      </w:r>
      <w:r w:rsidRPr="0022764C">
        <w:t xml:space="preserve"> directors or officers unless such solicitation, voluntary assistance participation or co-operation is required by law or protected as </w:t>
      </w:r>
      <w:r w:rsidRPr="0022764C">
        <w:rPr>
          <w:b/>
        </w:rPr>
        <w:t>Whistleblowing</w:t>
      </w:r>
      <w:r w:rsidRPr="0022764C">
        <w:t>; or</w:t>
      </w:r>
    </w:p>
    <w:p w14:paraId="39CD5D10" w14:textId="77777777"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w:t>
      </w:r>
      <w:r w:rsidRPr="0022764C">
        <w:t xml:space="preserve"> for contribution or indemnity if the Claim directly results from another </w:t>
      </w:r>
      <w:r w:rsidRPr="0022764C">
        <w:rPr>
          <w:b/>
        </w:rPr>
        <w:t>Claim</w:t>
      </w:r>
      <w:r w:rsidRPr="0022764C">
        <w:t xml:space="preserve"> covered under this Management Liability Section; or</w:t>
      </w:r>
    </w:p>
    <w:p w14:paraId="1677F240" w14:textId="77777777" w:rsidR="00662B74" w:rsidRPr="0022764C" w:rsidRDefault="00662B74" w:rsidP="00662B74">
      <w:pPr>
        <w:pStyle w:val="ListNumber0"/>
        <w:numPr>
          <w:ilvl w:val="0"/>
          <w:numId w:val="0"/>
        </w:numPr>
        <w:spacing w:before="0" w:after="120"/>
        <w:ind w:left="360" w:hanging="360"/>
      </w:pPr>
      <w:r w:rsidRPr="0022764C">
        <w:t xml:space="preserve">by way of shareholder derivative action on behalf of a </w:t>
      </w:r>
      <w:r w:rsidRPr="0022764C">
        <w:rPr>
          <w:b/>
        </w:rPr>
        <w:t>Company</w:t>
      </w:r>
      <w:r w:rsidRPr="0022764C">
        <w:t xml:space="preserve"> or</w:t>
      </w:r>
      <w:r w:rsidRPr="0022764C">
        <w:rPr>
          <w:b/>
        </w:rPr>
        <w:t xml:space="preserve"> Outside Entity</w:t>
      </w:r>
      <w:r w:rsidRPr="0022764C">
        <w:t xml:space="preserve">, without the solicitation, voluntary assistance, participation or co-operation of an </w:t>
      </w:r>
      <w:r w:rsidRPr="0022764C">
        <w:rPr>
          <w:b/>
        </w:rPr>
        <w:t>Insured</w:t>
      </w:r>
      <w:r w:rsidRPr="0022764C">
        <w:t xml:space="preserve"> or an </w:t>
      </w:r>
      <w:r w:rsidRPr="0022764C">
        <w:rPr>
          <w:b/>
        </w:rPr>
        <w:t>Outside Entity’s</w:t>
      </w:r>
      <w:r w:rsidRPr="0022764C">
        <w:t xml:space="preserve"> directors or officers unless such solicitation, voluntary assistance participation or co-operation is required by law or protected as </w:t>
      </w:r>
      <w:r w:rsidRPr="0022764C">
        <w:rPr>
          <w:b/>
        </w:rPr>
        <w:t>Whistleblowing</w:t>
      </w:r>
      <w:r w:rsidRPr="0022764C">
        <w:t>; or</w:t>
      </w:r>
    </w:p>
    <w:p w14:paraId="12954703" w14:textId="77777777" w:rsidR="00662B74" w:rsidRPr="0022764C" w:rsidRDefault="00662B74" w:rsidP="00662B74">
      <w:pPr>
        <w:pStyle w:val="ListNumber0"/>
        <w:numPr>
          <w:ilvl w:val="0"/>
          <w:numId w:val="0"/>
        </w:numPr>
        <w:spacing w:before="0" w:after="120"/>
        <w:ind w:left="360" w:hanging="360"/>
      </w:pPr>
      <w:r w:rsidRPr="0022764C">
        <w:t xml:space="preserve">by a former director, officer or </w:t>
      </w:r>
      <w:r w:rsidRPr="0022764C">
        <w:rPr>
          <w:b/>
        </w:rPr>
        <w:t>Employee</w:t>
      </w:r>
      <w:r w:rsidRPr="0022764C">
        <w:t xml:space="preserve"> of a </w:t>
      </w:r>
      <w:r w:rsidRPr="0022764C">
        <w:rPr>
          <w:b/>
        </w:rPr>
        <w:t>Company</w:t>
      </w:r>
      <w:r w:rsidRPr="0022764C">
        <w:t>; or</w:t>
      </w:r>
    </w:p>
    <w:p w14:paraId="03D1F5B1" w14:textId="77777777"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w:t>
      </w:r>
      <w:r w:rsidRPr="0022764C">
        <w:t xml:space="preserve"> or</w:t>
      </w:r>
      <w:r w:rsidRPr="0022764C">
        <w:rPr>
          <w:b/>
        </w:rPr>
        <w:t xml:space="preserve"> Outside Entity</w:t>
      </w:r>
      <w:r w:rsidRPr="0022764C">
        <w:t xml:space="preserve"> where if failing to do so such </w:t>
      </w:r>
      <w:r w:rsidRPr="0022764C">
        <w:rPr>
          <w:b/>
        </w:rPr>
        <w:t>Insured</w:t>
      </w:r>
      <w:r w:rsidRPr="0022764C">
        <w:t xml:space="preserve"> or </w:t>
      </w:r>
      <w:r w:rsidRPr="0022764C">
        <w:rPr>
          <w:b/>
        </w:rPr>
        <w:t xml:space="preserve">Outside Entity </w:t>
      </w:r>
      <w:r w:rsidRPr="0022764C">
        <w:t>would incur legal liability.</w:t>
      </w:r>
    </w:p>
    <w:p w14:paraId="28CB323D" w14:textId="77777777" w:rsidR="00662B74" w:rsidRPr="0022764C" w:rsidRDefault="00662B74" w:rsidP="00662B74">
      <w:pPr>
        <w:pStyle w:val="BodyText"/>
        <w:spacing w:before="0"/>
      </w:pPr>
      <w:r w:rsidRPr="0022764C">
        <w:t xml:space="preserve">This exclusion shall not apply to </w:t>
      </w:r>
      <w:r w:rsidRPr="0022764C">
        <w:rPr>
          <w:b/>
        </w:rPr>
        <w:t>Defence Costs</w:t>
      </w:r>
      <w:r w:rsidRPr="0022764C">
        <w:t>.</w:t>
      </w:r>
    </w:p>
    <w:p w14:paraId="165304B6" w14:textId="77777777" w:rsidR="00662B74" w:rsidRPr="0022764C" w:rsidRDefault="00662B74" w:rsidP="00662B74">
      <w:pPr>
        <w:pStyle w:val="Heading2"/>
        <w:numPr>
          <w:ilvl w:val="0"/>
          <w:numId w:val="399"/>
        </w:numPr>
        <w:ind w:left="360"/>
        <w:rPr>
          <w:b/>
          <w:bCs w:val="0"/>
          <w:color w:val="auto"/>
        </w:rPr>
      </w:pPr>
      <w:r w:rsidRPr="0022764C">
        <w:rPr>
          <w:b/>
          <w:bCs w:val="0"/>
          <w:color w:val="auto"/>
        </w:rPr>
        <w:t>Prior notice</w:t>
      </w:r>
    </w:p>
    <w:p w14:paraId="09E87697" w14:textId="77777777" w:rsidR="00662B74" w:rsidRPr="0022764C" w:rsidRDefault="00662B74" w:rsidP="00662B74">
      <w:pPr>
        <w:pStyle w:val="BodyText"/>
      </w:pPr>
      <w:r w:rsidRPr="0022764C">
        <w:t xml:space="preserve">arising out of, based upon or attributable to facts or circumstances underlying or alleged, or to the same or related or continuous or repeated </w:t>
      </w:r>
      <w:r w:rsidRPr="0022764C">
        <w:rPr>
          <w:b/>
        </w:rPr>
        <w:t>Wrongful Acts</w:t>
      </w:r>
      <w:r w:rsidRPr="0022764C">
        <w:t xml:space="preserve"> alleged or contained, in any matter which has been reported, or with respect to which any notice has been given, under any policy of which this Management Liability Section is a renewal or replacement or which it may succeed in time.</w:t>
      </w:r>
    </w:p>
    <w:p w14:paraId="361A225F" w14:textId="77777777" w:rsidR="00662B74" w:rsidRPr="0022764C" w:rsidRDefault="00662B74" w:rsidP="00662B74">
      <w:pPr>
        <w:pStyle w:val="Heading2"/>
        <w:numPr>
          <w:ilvl w:val="0"/>
          <w:numId w:val="399"/>
        </w:numPr>
        <w:ind w:left="360"/>
        <w:rPr>
          <w:b/>
          <w:bCs w:val="0"/>
          <w:color w:val="auto"/>
        </w:rPr>
      </w:pPr>
      <w:r w:rsidRPr="0022764C">
        <w:rPr>
          <w:b/>
          <w:bCs w:val="0"/>
          <w:color w:val="auto"/>
        </w:rPr>
        <w:t>Prior or pending litigation</w:t>
      </w:r>
    </w:p>
    <w:p w14:paraId="23A57419" w14:textId="77777777" w:rsidR="00662B74" w:rsidRPr="0022764C" w:rsidRDefault="00662B74" w:rsidP="00662B74">
      <w:pPr>
        <w:pStyle w:val="BodyText"/>
      </w:pPr>
      <w:r w:rsidRPr="0022764C">
        <w:t xml:space="preserve">arising out of, based upon or attributable to any pending or prior civil, criminal, administrative or regulatory proceeding, investigation, arbitration, demand or adjudication as of the Continuity Date stated in the </w:t>
      </w:r>
      <w:r w:rsidRPr="0022764C">
        <w:rPr>
          <w:b/>
          <w:bCs/>
        </w:rPr>
        <w:t>Schedule</w:t>
      </w:r>
      <w:r w:rsidRPr="0022764C">
        <w:t xml:space="preserve">, or alleging or </w:t>
      </w:r>
      <w:r w:rsidRPr="0022764C">
        <w:lastRenderedPageBreak/>
        <w:t xml:space="preserve">derived from the same or essentially the same facts or circumstances as alleged in such pending or prior proceeding, investigation, arbitration, demand or adjudication. </w:t>
      </w:r>
    </w:p>
    <w:p w14:paraId="1D63B7E7" w14:textId="77777777" w:rsidR="00662B74" w:rsidRPr="0022764C" w:rsidRDefault="00662B74" w:rsidP="00662B74">
      <w:pPr>
        <w:pStyle w:val="Heading2"/>
        <w:numPr>
          <w:ilvl w:val="0"/>
          <w:numId w:val="399"/>
        </w:numPr>
        <w:ind w:left="360"/>
        <w:rPr>
          <w:b/>
          <w:bCs w:val="0"/>
          <w:color w:val="auto"/>
        </w:rPr>
      </w:pPr>
      <w:r w:rsidRPr="0022764C">
        <w:rPr>
          <w:b/>
          <w:bCs w:val="0"/>
          <w:color w:val="auto"/>
        </w:rPr>
        <w:t>Professional Liability</w:t>
      </w:r>
    </w:p>
    <w:p w14:paraId="1592E413" w14:textId="77777777" w:rsidR="00662B74" w:rsidRPr="0022764C" w:rsidRDefault="00662B74" w:rsidP="00662B74">
      <w:pPr>
        <w:pStyle w:val="BodyText"/>
        <w:spacing w:before="0"/>
      </w:pPr>
      <w:r w:rsidRPr="0022764C">
        <w:t xml:space="preserve">alleging, arising out of, based upon or attributable to the </w:t>
      </w:r>
      <w:r w:rsidRPr="0022764C">
        <w:rPr>
          <w:b/>
        </w:rPr>
        <w:t>Company’s</w:t>
      </w:r>
      <w:r w:rsidRPr="0022764C">
        <w:t xml:space="preserve"> or an </w:t>
      </w:r>
      <w:r w:rsidRPr="0022764C">
        <w:rPr>
          <w:b/>
        </w:rPr>
        <w:t>Insured’s</w:t>
      </w:r>
      <w:r w:rsidRPr="0022764C">
        <w:t xml:space="preserve"> performance of or failure to perform professional services for others for a fee, or any act, error, or omission relating thereto. </w:t>
      </w:r>
    </w:p>
    <w:p w14:paraId="3F44677F" w14:textId="77777777" w:rsidR="00662B74" w:rsidRPr="0022764C" w:rsidRDefault="00662B74" w:rsidP="00662B74">
      <w:pPr>
        <w:pStyle w:val="BodyText"/>
        <w:spacing w:before="0"/>
      </w:pPr>
      <w:r w:rsidRPr="0022764C">
        <w:t>This exclusion, however, shall not apply to;</w:t>
      </w:r>
    </w:p>
    <w:p w14:paraId="3E434EA0" w14:textId="77777777"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Claim</w:t>
      </w:r>
      <w:r w:rsidRPr="0022764C">
        <w:t xml:space="preserve"> made against an</w:t>
      </w:r>
      <w:r w:rsidRPr="0022764C">
        <w:rPr>
          <w:b/>
        </w:rPr>
        <w:t xml:space="preserve"> Insured Person</w:t>
      </w:r>
      <w:r w:rsidRPr="0022764C">
        <w:t xml:space="preserve"> by any </w:t>
      </w:r>
      <w:r w:rsidRPr="0022764C">
        <w:rPr>
          <w:b/>
        </w:rPr>
        <w:t>Securities</w:t>
      </w:r>
      <w:r w:rsidRPr="0022764C">
        <w:t xml:space="preserve"> holder of the </w:t>
      </w:r>
      <w:r w:rsidRPr="0022764C">
        <w:rPr>
          <w:b/>
        </w:rPr>
        <w:t>Company</w:t>
      </w:r>
      <w:r w:rsidRPr="0022764C">
        <w:t>, either directly or derivatively: or</w:t>
      </w:r>
    </w:p>
    <w:p w14:paraId="372C21A6" w14:textId="77777777"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Claim</w:t>
      </w:r>
      <w:r w:rsidRPr="0022764C">
        <w:t xml:space="preserve"> made against an </w:t>
      </w:r>
      <w:r w:rsidRPr="0022764C">
        <w:rPr>
          <w:b/>
        </w:rPr>
        <w:t>Insured Person</w:t>
      </w:r>
      <w:r w:rsidRPr="0022764C">
        <w:t xml:space="preserve"> alleging a failure to supervise those who performed or failed to perform such professional services.</w:t>
      </w:r>
    </w:p>
    <w:p w14:paraId="3313A8C2" w14:textId="77777777" w:rsidR="00662B74" w:rsidRPr="0022764C" w:rsidRDefault="00662B74" w:rsidP="00662B74">
      <w:pPr>
        <w:pStyle w:val="Heading2"/>
        <w:numPr>
          <w:ilvl w:val="0"/>
          <w:numId w:val="399"/>
        </w:numPr>
        <w:ind w:left="360"/>
        <w:rPr>
          <w:b/>
          <w:bCs w:val="0"/>
          <w:color w:val="auto"/>
        </w:rPr>
      </w:pPr>
      <w:r w:rsidRPr="0022764C">
        <w:rPr>
          <w:b/>
          <w:bCs w:val="0"/>
          <w:color w:val="auto"/>
        </w:rPr>
        <w:t xml:space="preserve"> Offerings</w:t>
      </w:r>
    </w:p>
    <w:p w14:paraId="143DF0F2" w14:textId="77777777" w:rsidR="00662B74" w:rsidRPr="0022764C" w:rsidRDefault="00662B74" w:rsidP="00662B74">
      <w:pPr>
        <w:pStyle w:val="BodyText"/>
      </w:pPr>
      <w:r w:rsidRPr="0022764C">
        <w:rPr>
          <w:rFonts w:eastAsia="Times New Roman" w:cs="Times New Roman"/>
        </w:rPr>
        <w:t xml:space="preserve">arising out of, based upon or attributable to any public or private offering, solicitation or issuance by or on behalf of the </w:t>
      </w:r>
      <w:r w:rsidRPr="0022764C">
        <w:rPr>
          <w:rFonts w:eastAsia="Times New Roman" w:cs="Times New Roman"/>
          <w:b/>
          <w:bCs/>
        </w:rPr>
        <w:t>Company</w:t>
      </w:r>
      <w:r w:rsidRPr="0022764C">
        <w:rPr>
          <w:rFonts w:eastAsia="Times New Roman" w:cs="Times New Roman"/>
        </w:rPr>
        <w:t xml:space="preserve"> of </w:t>
      </w:r>
      <w:r w:rsidRPr="0022764C">
        <w:rPr>
          <w:rFonts w:eastAsia="Times New Roman" w:cs="Times New Roman"/>
          <w:b/>
        </w:rPr>
        <w:t>Securities</w:t>
      </w:r>
      <w:r w:rsidRPr="0022764C">
        <w:rPr>
          <w:rFonts w:eastAsia="Times New Roman" w:cs="Times New Roman"/>
        </w:rPr>
        <w:t xml:space="preserve">, whether or not a prospectus has been issued, unless and to the extent the </w:t>
      </w:r>
      <w:r w:rsidRPr="0022764C">
        <w:rPr>
          <w:rFonts w:eastAsia="Times New Roman" w:cs="Times New Roman"/>
          <w:b/>
        </w:rPr>
        <w:t>Insurer</w:t>
      </w:r>
      <w:r w:rsidRPr="0022764C">
        <w:rPr>
          <w:rFonts w:eastAsia="Times New Roman" w:cs="Times New Roman"/>
        </w:rPr>
        <w:t xml:space="preserve"> has given its prior written consent to the coverage of a specific transaction of this type and the </w:t>
      </w:r>
      <w:r w:rsidRPr="0022764C">
        <w:rPr>
          <w:rFonts w:eastAsia="Times New Roman" w:cs="Times New Roman"/>
          <w:b/>
        </w:rPr>
        <w:t>Named Company</w:t>
      </w:r>
      <w:r w:rsidRPr="0022764C">
        <w:rPr>
          <w:rFonts w:eastAsia="Times New Roman" w:cs="Times New Roman"/>
        </w:rPr>
        <w:t xml:space="preserve"> has paid any additional premium and accepted any change in terms and conditions as required by the </w:t>
      </w:r>
      <w:r w:rsidRPr="0022764C">
        <w:rPr>
          <w:rFonts w:eastAsia="Times New Roman" w:cs="Times New Roman"/>
          <w:b/>
        </w:rPr>
        <w:t>Insurer</w:t>
      </w:r>
      <w:r w:rsidRPr="0022764C">
        <w:t>.</w:t>
      </w:r>
    </w:p>
    <w:p w14:paraId="27513EEB" w14:textId="77777777" w:rsidR="00662B74" w:rsidRPr="0022764C" w:rsidRDefault="00662B74" w:rsidP="00662B74">
      <w:pPr>
        <w:pStyle w:val="Heading2"/>
        <w:numPr>
          <w:ilvl w:val="0"/>
          <w:numId w:val="399"/>
        </w:numPr>
        <w:ind w:left="360"/>
        <w:rPr>
          <w:b/>
          <w:bCs w:val="0"/>
          <w:color w:val="auto"/>
        </w:rPr>
      </w:pPr>
      <w:r w:rsidRPr="0022764C">
        <w:rPr>
          <w:b/>
          <w:bCs w:val="0"/>
          <w:color w:val="auto"/>
        </w:rPr>
        <w:t>Legal action</w:t>
      </w:r>
    </w:p>
    <w:p w14:paraId="72E79064" w14:textId="77777777" w:rsidR="00662B74" w:rsidRPr="0022764C" w:rsidRDefault="00662B74" w:rsidP="00662B74">
      <w:pPr>
        <w:pStyle w:val="ListParagraph"/>
        <w:numPr>
          <w:ilvl w:val="2"/>
          <w:numId w:val="0"/>
        </w:numPr>
        <w:spacing w:after="120"/>
        <w:ind w:left="454" w:hanging="454"/>
      </w:pPr>
      <w:r w:rsidRPr="0022764C">
        <w:t xml:space="preserve">brought outside the </w:t>
      </w:r>
      <w:r w:rsidRPr="0022764C">
        <w:rPr>
          <w:b/>
        </w:rPr>
        <w:t xml:space="preserve">Jurisdiction </w:t>
      </w:r>
      <w:r w:rsidRPr="0022764C">
        <w:t xml:space="preserve">(including the enforcement within the </w:t>
      </w:r>
      <w:r w:rsidRPr="0022764C">
        <w:rPr>
          <w:b/>
        </w:rPr>
        <w:t>Jurisdiction</w:t>
      </w:r>
      <w:r w:rsidRPr="0022764C">
        <w:t xml:space="preserve"> of a judgment or finding of another court or tribunal that is not within the </w:t>
      </w:r>
      <w:r w:rsidRPr="0022764C">
        <w:rPr>
          <w:b/>
        </w:rPr>
        <w:t>Jurisdiction</w:t>
      </w:r>
      <w:r w:rsidRPr="0022764C">
        <w:t>);</w:t>
      </w:r>
    </w:p>
    <w:p w14:paraId="389B300F" w14:textId="77777777" w:rsidR="00662B74" w:rsidRPr="0022764C" w:rsidRDefault="00662B74" w:rsidP="00662B74">
      <w:pPr>
        <w:pStyle w:val="ListParagraph"/>
        <w:numPr>
          <w:ilvl w:val="2"/>
          <w:numId w:val="0"/>
        </w:numPr>
        <w:spacing w:after="120"/>
        <w:ind w:left="454" w:hanging="454"/>
      </w:pPr>
      <w:r w:rsidRPr="0022764C">
        <w:t xml:space="preserve">in which it is contended that the governing law is outside the </w:t>
      </w:r>
      <w:r w:rsidRPr="0022764C">
        <w:rPr>
          <w:b/>
        </w:rPr>
        <w:t>Jurisdiction</w:t>
      </w:r>
      <w:r w:rsidRPr="0022764C">
        <w:t>;</w:t>
      </w:r>
    </w:p>
    <w:p w14:paraId="348F804C" w14:textId="77777777" w:rsidR="00662B74" w:rsidRPr="0022764C" w:rsidRDefault="00662B74" w:rsidP="00662B74">
      <w:pPr>
        <w:pStyle w:val="ListParagraph"/>
        <w:numPr>
          <w:ilvl w:val="2"/>
          <w:numId w:val="0"/>
        </w:numPr>
        <w:spacing w:after="120"/>
        <w:ind w:left="454" w:hanging="454"/>
        <w:rPr>
          <w:rFonts w:eastAsia="Cambria" w:cs="Arial"/>
          <w:szCs w:val="24"/>
        </w:rPr>
      </w:pPr>
      <w:r w:rsidRPr="0022764C">
        <w:t xml:space="preserve">brought outside the </w:t>
      </w:r>
      <w:r w:rsidRPr="0022764C">
        <w:rPr>
          <w:b/>
        </w:rPr>
        <w:t>Jurisdiction</w:t>
      </w:r>
      <w:r w:rsidRPr="0022764C">
        <w:t xml:space="preserve"> to enforce a judgment or finding of a court or other tribunal in any other jurisdiction.</w:t>
      </w:r>
    </w:p>
    <w:p w14:paraId="0039BD14" w14:textId="77777777" w:rsidR="00662B74" w:rsidRPr="0022764C" w:rsidRDefault="00662B74" w:rsidP="00662B74">
      <w:pPr>
        <w:pStyle w:val="ListParagraph"/>
        <w:numPr>
          <w:ilvl w:val="0"/>
          <w:numId w:val="0"/>
        </w:numPr>
        <w:ind w:left="454"/>
      </w:pPr>
    </w:p>
    <w:p w14:paraId="42175719" w14:textId="77777777" w:rsidR="00662B74" w:rsidRPr="0022764C" w:rsidRDefault="00662B74" w:rsidP="00662B74">
      <w:pPr>
        <w:pStyle w:val="Heading2"/>
        <w:numPr>
          <w:ilvl w:val="0"/>
          <w:numId w:val="399"/>
        </w:numPr>
        <w:ind w:left="360"/>
        <w:rPr>
          <w:b/>
          <w:bCs w:val="0"/>
          <w:color w:val="auto"/>
        </w:rPr>
      </w:pPr>
      <w:r w:rsidRPr="0022764C">
        <w:rPr>
          <w:b/>
          <w:bCs w:val="0"/>
          <w:color w:val="auto"/>
        </w:rPr>
        <w:t>Geographical Limits</w:t>
      </w:r>
    </w:p>
    <w:p w14:paraId="147521B8" w14:textId="171551E7" w:rsidR="00662B74" w:rsidRPr="0022764C" w:rsidRDefault="00662B74" w:rsidP="00662B74">
      <w:pPr>
        <w:pStyle w:val="BodyText"/>
        <w:rPr>
          <w:b/>
          <w:bCs/>
        </w:rPr>
      </w:pPr>
      <w:r w:rsidRPr="0022764C">
        <w:t xml:space="preserve">arising out of, based upon or attributed to any </w:t>
      </w:r>
      <w:r w:rsidRPr="0022764C">
        <w:rPr>
          <w:b/>
          <w:bCs/>
        </w:rPr>
        <w:t xml:space="preserve">Wrongful Act </w:t>
      </w:r>
      <w:r w:rsidRPr="0022764C">
        <w:t xml:space="preserve">or </w:t>
      </w:r>
      <w:r w:rsidRPr="0022764C">
        <w:rPr>
          <w:b/>
          <w:bCs/>
        </w:rPr>
        <w:t>Wrongful Employment Practice</w:t>
      </w:r>
      <w:r w:rsidRPr="0022764C">
        <w:t xml:space="preserve"> undertaken outside he Geographical Limits stated in the </w:t>
      </w:r>
      <w:r w:rsidRPr="0022764C">
        <w:rPr>
          <w:b/>
          <w:bCs/>
        </w:rPr>
        <w:t>Schedule</w:t>
      </w:r>
      <w:r w:rsidRPr="0022764C">
        <w:t>.</w:t>
      </w:r>
    </w:p>
    <w:p w14:paraId="6C9B4437" w14:textId="77777777" w:rsidR="00662B74" w:rsidRPr="0022764C" w:rsidRDefault="00662B74" w:rsidP="00662B74">
      <w:pPr>
        <w:pStyle w:val="ListParagraph"/>
        <w:numPr>
          <w:ilvl w:val="0"/>
          <w:numId w:val="0"/>
        </w:numPr>
        <w:ind w:left="454"/>
        <w:rPr>
          <w:rFonts w:eastAsia="Cambria" w:cs="Arial"/>
          <w:szCs w:val="24"/>
        </w:rPr>
      </w:pPr>
    </w:p>
    <w:p w14:paraId="1B94F0E9" w14:textId="77777777" w:rsidR="00662B74" w:rsidRPr="0022764C" w:rsidRDefault="00662B74" w:rsidP="00662B74">
      <w:pPr>
        <w:pStyle w:val="BodyText"/>
        <w:spacing w:after="240"/>
      </w:pPr>
      <w:r w:rsidRPr="0022764C">
        <w:rPr>
          <w:rFonts w:eastAsia="Cambria" w:cs="Arial"/>
          <w:szCs w:val="24"/>
        </w:rPr>
        <w:t xml:space="preserve">For the purposes of determining the applicability of the above Exclusions to </w:t>
      </w:r>
      <w:r w:rsidRPr="0022764C">
        <w:rPr>
          <w:rFonts w:eastAsia="Cambria" w:cs="Arial"/>
          <w:b/>
          <w:szCs w:val="24"/>
        </w:rPr>
        <w:t>Insured Persons</w:t>
      </w:r>
      <w:r w:rsidRPr="0022764C">
        <w:rPr>
          <w:rFonts w:eastAsia="Cambria" w:cs="Arial"/>
          <w:szCs w:val="24"/>
        </w:rPr>
        <w:t xml:space="preserve">, the behaviour of an </w:t>
      </w:r>
      <w:r w:rsidRPr="0022764C">
        <w:rPr>
          <w:rFonts w:eastAsia="Cambria" w:cs="Arial"/>
          <w:b/>
          <w:szCs w:val="24"/>
        </w:rPr>
        <w:t>Insured Person</w:t>
      </w:r>
      <w:r w:rsidRPr="0022764C">
        <w:rPr>
          <w:rFonts w:eastAsia="Cambria" w:cs="Arial"/>
          <w:i/>
          <w:szCs w:val="24"/>
        </w:rPr>
        <w:t xml:space="preserve"> </w:t>
      </w:r>
      <w:r w:rsidRPr="0022764C">
        <w:rPr>
          <w:rFonts w:eastAsia="Cambria" w:cs="Arial"/>
          <w:szCs w:val="24"/>
        </w:rPr>
        <w:t xml:space="preserve">shall not be imputed to any other </w:t>
      </w:r>
      <w:r w:rsidRPr="0022764C">
        <w:rPr>
          <w:rFonts w:eastAsia="Cambria" w:cs="Arial"/>
          <w:b/>
          <w:szCs w:val="24"/>
        </w:rPr>
        <w:t xml:space="preserve">Insured Person </w:t>
      </w:r>
      <w:r w:rsidRPr="0022764C">
        <w:rPr>
          <w:rFonts w:eastAsia="Cambria" w:cs="Arial"/>
          <w:szCs w:val="24"/>
        </w:rPr>
        <w:t>except for Exclusions F and G</w:t>
      </w:r>
      <w:r w:rsidRPr="0022764C">
        <w:t>.</w:t>
      </w:r>
    </w:p>
    <w:p w14:paraId="3BEAE918" w14:textId="77777777" w:rsidR="00662B74" w:rsidRPr="0022764C" w:rsidRDefault="00662B74" w:rsidP="00662B74">
      <w:pPr>
        <w:pStyle w:val="Heading1"/>
      </w:pPr>
      <w:r w:rsidRPr="0022764C">
        <w:t>Exclusions applicable only to Insuring Clause B, Corporate Liability, and to Insuring Clause C, Company Employment Practice Liability of this Management Liability Section:</w:t>
      </w:r>
    </w:p>
    <w:p w14:paraId="3DFD1E60" w14:textId="77777777" w:rsidR="00662B74" w:rsidRPr="0022764C" w:rsidRDefault="00662B74" w:rsidP="00662B74">
      <w:pPr>
        <w:pStyle w:val="BodyText"/>
      </w:pPr>
      <w:r w:rsidRPr="0022764C">
        <w:rPr>
          <w:rFonts w:eastAsia="Cambria" w:cs="Arial"/>
        </w:rPr>
        <w:t xml:space="preserve">Unless otherwise specifically stated elsewhere in this Management Liability Section, the </w:t>
      </w:r>
      <w:r w:rsidRPr="0022764C">
        <w:rPr>
          <w:rFonts w:eastAsia="Cambria" w:cs="Arial"/>
          <w:b/>
        </w:rPr>
        <w:t>Insurer</w:t>
      </w:r>
      <w:r w:rsidRPr="0022764C">
        <w:rPr>
          <w:rFonts w:eastAsia="Cambria" w:cs="Arial"/>
        </w:rPr>
        <w:t xml:space="preserve"> will not be liable to make any payment for </w:t>
      </w:r>
      <w:r w:rsidRPr="0022764C">
        <w:rPr>
          <w:rFonts w:eastAsia="Cambria" w:cs="Arial"/>
          <w:b/>
        </w:rPr>
        <w:t>Loss</w:t>
      </w:r>
      <w:r w:rsidRPr="0022764C">
        <w:rPr>
          <w:rFonts w:eastAsia="Cambria" w:cs="Arial"/>
        </w:rPr>
        <w:t xml:space="preserve"> in connection with any </w:t>
      </w:r>
      <w:r w:rsidRPr="0022764C">
        <w:rPr>
          <w:rFonts w:eastAsia="Cambria" w:cs="Arial"/>
          <w:b/>
        </w:rPr>
        <w:t>Claim</w:t>
      </w:r>
      <w:r w:rsidRPr="0022764C">
        <w:t>:</w:t>
      </w:r>
    </w:p>
    <w:p w14:paraId="32832EDB" w14:textId="77777777" w:rsidR="00662B74" w:rsidRPr="0022764C" w:rsidRDefault="00662B74" w:rsidP="00662B74">
      <w:pPr>
        <w:pStyle w:val="Heading2"/>
        <w:numPr>
          <w:ilvl w:val="0"/>
          <w:numId w:val="399"/>
        </w:numPr>
        <w:ind w:left="360"/>
        <w:rPr>
          <w:b/>
          <w:bCs w:val="0"/>
          <w:color w:val="auto"/>
        </w:rPr>
      </w:pPr>
      <w:r w:rsidRPr="0022764C">
        <w:rPr>
          <w:b/>
          <w:bCs w:val="0"/>
          <w:color w:val="auto"/>
        </w:rPr>
        <w:t>Contractual Liability</w:t>
      </w:r>
    </w:p>
    <w:p w14:paraId="6DA94333" w14:textId="77777777" w:rsidR="00662B74" w:rsidRPr="0022764C" w:rsidRDefault="00662B74" w:rsidP="00662B74">
      <w:pPr>
        <w:pStyle w:val="BodyText"/>
        <w:spacing w:after="240"/>
      </w:pPr>
      <w:r w:rsidRPr="0022764C">
        <w:t xml:space="preserve">arising out of, based upon or attributable to any actual or alleged breach of express or implied contract, agreement, guarantee or warranty except to the extent such liability would have attached to the </w:t>
      </w:r>
      <w:r w:rsidRPr="0022764C">
        <w:rPr>
          <w:b/>
        </w:rPr>
        <w:t>Insured</w:t>
      </w:r>
      <w:r w:rsidRPr="0022764C">
        <w:t xml:space="preserve"> in the absence of such contract, agreement, guarantee or warranty.</w:t>
      </w:r>
    </w:p>
    <w:p w14:paraId="1183EBD9" w14:textId="77777777" w:rsidR="00662B74" w:rsidRPr="0022764C" w:rsidRDefault="00662B74" w:rsidP="00662B74">
      <w:pPr>
        <w:pStyle w:val="Heading1"/>
      </w:pPr>
      <w:r w:rsidRPr="0022764C">
        <w:t>Exclusions applicable only to Insuring Clause B, Corporate Liability of this Management Liability Section.</w:t>
      </w:r>
    </w:p>
    <w:p w14:paraId="0CFBA21A" w14:textId="77777777" w:rsidR="00662B74" w:rsidRPr="0022764C" w:rsidRDefault="00662B74" w:rsidP="00662B74">
      <w:pPr>
        <w:pStyle w:val="Heading2"/>
        <w:numPr>
          <w:ilvl w:val="0"/>
          <w:numId w:val="399"/>
        </w:numPr>
        <w:ind w:left="360"/>
        <w:rPr>
          <w:b/>
          <w:bCs w:val="0"/>
          <w:color w:val="auto"/>
        </w:rPr>
      </w:pPr>
      <w:r w:rsidRPr="0022764C">
        <w:rPr>
          <w:b/>
          <w:bCs w:val="0"/>
          <w:color w:val="auto"/>
        </w:rPr>
        <w:t>Products Liability</w:t>
      </w:r>
    </w:p>
    <w:p w14:paraId="2C8670C0" w14:textId="77777777" w:rsidR="00662B74" w:rsidRPr="0022764C" w:rsidRDefault="00662B74" w:rsidP="00662B74">
      <w:pPr>
        <w:pStyle w:val="BodyText"/>
      </w:pPr>
      <w:r w:rsidRPr="0022764C">
        <w:t xml:space="preserve">arising out of, based upon or attributable to the use, performance or presence of any product manufactured, sold, distributed, installed or maintained by the </w:t>
      </w:r>
      <w:r w:rsidRPr="0022764C">
        <w:rPr>
          <w:b/>
        </w:rPr>
        <w:t>Company</w:t>
      </w:r>
      <w:r w:rsidRPr="0022764C">
        <w:t>.</w:t>
      </w:r>
    </w:p>
    <w:p w14:paraId="3CA03D28" w14:textId="77777777" w:rsidR="00662B74" w:rsidRPr="0022764C" w:rsidRDefault="00662B74" w:rsidP="00662B74">
      <w:pPr>
        <w:pStyle w:val="Heading2"/>
        <w:numPr>
          <w:ilvl w:val="0"/>
          <w:numId w:val="399"/>
        </w:numPr>
        <w:ind w:left="360"/>
        <w:rPr>
          <w:b/>
          <w:bCs w:val="0"/>
          <w:color w:val="auto"/>
        </w:rPr>
      </w:pPr>
      <w:r w:rsidRPr="0022764C">
        <w:rPr>
          <w:b/>
          <w:bCs w:val="0"/>
          <w:color w:val="auto"/>
        </w:rPr>
        <w:t>Infringement of Patent and Copyright</w:t>
      </w:r>
    </w:p>
    <w:p w14:paraId="6A570557" w14:textId="77777777" w:rsidR="00662B74" w:rsidRPr="0022764C" w:rsidRDefault="00662B74" w:rsidP="00662B74">
      <w:pPr>
        <w:pStyle w:val="BodyText"/>
      </w:pPr>
      <w:r w:rsidRPr="0022764C">
        <w:t>arising out of, based upon or attributable to any actual or alleged infringement of copyright, patent, intellectual property, trademarks, trade secrets, misappropriation of ideas and/or disparagement of products.</w:t>
      </w:r>
    </w:p>
    <w:p w14:paraId="2774C455" w14:textId="77777777" w:rsidR="00662B74" w:rsidRPr="0022764C" w:rsidRDefault="00662B74" w:rsidP="00662B74">
      <w:pPr>
        <w:pStyle w:val="Heading2"/>
        <w:numPr>
          <w:ilvl w:val="0"/>
          <w:numId w:val="399"/>
        </w:numPr>
        <w:ind w:left="360"/>
        <w:rPr>
          <w:b/>
          <w:bCs w:val="0"/>
          <w:color w:val="auto"/>
        </w:rPr>
      </w:pPr>
      <w:r w:rsidRPr="0022764C">
        <w:rPr>
          <w:b/>
          <w:bCs w:val="0"/>
          <w:color w:val="auto"/>
        </w:rPr>
        <w:t>Trading Losses</w:t>
      </w:r>
    </w:p>
    <w:p w14:paraId="459CAFAB" w14:textId="77777777" w:rsidR="00662B74" w:rsidRPr="0022764C" w:rsidRDefault="00662B74" w:rsidP="00662B74">
      <w:pPr>
        <w:pStyle w:val="BodyText"/>
      </w:pPr>
      <w:r w:rsidRPr="0022764C">
        <w:t xml:space="preserve">arising out of, based upon or attributable to any trading losses or trading liabilities incurred by the </w:t>
      </w:r>
      <w:r w:rsidRPr="0022764C">
        <w:rPr>
          <w:b/>
        </w:rPr>
        <w:t>Company</w:t>
      </w:r>
      <w:r w:rsidRPr="0022764C">
        <w:t>.</w:t>
      </w:r>
    </w:p>
    <w:p w14:paraId="270C1534" w14:textId="77777777" w:rsidR="00662B74" w:rsidRPr="0022764C" w:rsidRDefault="00662B74" w:rsidP="00662B74">
      <w:pPr>
        <w:pStyle w:val="Heading2"/>
        <w:numPr>
          <w:ilvl w:val="0"/>
          <w:numId w:val="399"/>
        </w:numPr>
        <w:ind w:left="360"/>
        <w:rPr>
          <w:b/>
          <w:bCs w:val="0"/>
          <w:color w:val="auto"/>
        </w:rPr>
      </w:pPr>
      <w:r w:rsidRPr="0022764C">
        <w:rPr>
          <w:b/>
          <w:bCs w:val="0"/>
          <w:color w:val="auto"/>
        </w:rPr>
        <w:t>Anti-trust</w:t>
      </w:r>
    </w:p>
    <w:p w14:paraId="15963CD1" w14:textId="77777777" w:rsidR="00662B74" w:rsidRPr="0022764C" w:rsidRDefault="00662B74" w:rsidP="00662B74">
      <w:pPr>
        <w:pStyle w:val="BodyText"/>
      </w:pPr>
      <w:r w:rsidRPr="0022764C">
        <w:t>arising out of, based upon or attributable to price fixing, restraint of trade, monopolisation of unfair trade or predatory pricing.</w:t>
      </w:r>
    </w:p>
    <w:p w14:paraId="3FA7D7FF" w14:textId="77777777" w:rsidR="00662B74" w:rsidRPr="0022764C" w:rsidRDefault="00662B74" w:rsidP="00662B74">
      <w:pPr>
        <w:pStyle w:val="Heading2"/>
        <w:numPr>
          <w:ilvl w:val="0"/>
          <w:numId w:val="399"/>
        </w:numPr>
        <w:ind w:left="360"/>
        <w:rPr>
          <w:b/>
          <w:bCs w:val="0"/>
          <w:color w:val="auto"/>
        </w:rPr>
      </w:pPr>
      <w:r w:rsidRPr="0022764C">
        <w:rPr>
          <w:b/>
          <w:bCs w:val="0"/>
          <w:color w:val="auto"/>
        </w:rPr>
        <w:t>Employment related Liability</w:t>
      </w:r>
    </w:p>
    <w:p w14:paraId="251622B6" w14:textId="77777777" w:rsidR="00662B74" w:rsidRPr="0022764C" w:rsidRDefault="00662B74" w:rsidP="00662B74">
      <w:pPr>
        <w:pStyle w:val="BodyText"/>
      </w:pPr>
      <w:r w:rsidRPr="0022764C">
        <w:t xml:space="preserve">arising out of, based upon or attributable to </w:t>
      </w:r>
      <w:r w:rsidRPr="0022764C">
        <w:rPr>
          <w:b/>
        </w:rPr>
        <w:t>Wrongful Employment Practice</w:t>
      </w:r>
      <w:r w:rsidRPr="0022764C">
        <w:t>.</w:t>
      </w:r>
    </w:p>
    <w:p w14:paraId="5D3E681F" w14:textId="77777777" w:rsidR="00662B74" w:rsidRPr="0022764C" w:rsidRDefault="00662B74" w:rsidP="00662B74">
      <w:pPr>
        <w:pStyle w:val="Heading2"/>
        <w:numPr>
          <w:ilvl w:val="0"/>
          <w:numId w:val="399"/>
        </w:numPr>
        <w:ind w:left="360"/>
        <w:rPr>
          <w:b/>
          <w:bCs w:val="0"/>
          <w:color w:val="auto"/>
        </w:rPr>
      </w:pPr>
      <w:r w:rsidRPr="0022764C">
        <w:rPr>
          <w:b/>
          <w:bCs w:val="0"/>
          <w:color w:val="auto"/>
        </w:rPr>
        <w:t>Documents or Data</w:t>
      </w:r>
    </w:p>
    <w:p w14:paraId="3E2D5C75" w14:textId="77777777" w:rsidR="00662B74" w:rsidRPr="0022764C" w:rsidRDefault="00662B74" w:rsidP="00662B74">
      <w:pPr>
        <w:pStyle w:val="BodyText"/>
      </w:pPr>
      <w:r w:rsidRPr="0022764C">
        <w:t xml:space="preserve">arising out of, based upon or attributable to the repair, replacement or reconstitution cost of any document or data, directly or indirectly occasioned by any government or public or local authority action or order, or resulting from wear or tear, the action of vermin, gradual deterioration or magnetic </w:t>
      </w:r>
      <w:r w:rsidRPr="0022764C">
        <w:lastRenderedPageBreak/>
        <w:t>flux or loss of magnetism (except where caused by lightning).</w:t>
      </w:r>
    </w:p>
    <w:p w14:paraId="6D40BD42" w14:textId="77777777" w:rsidR="00662B74" w:rsidRPr="0022764C" w:rsidRDefault="00662B74" w:rsidP="00662B74">
      <w:pPr>
        <w:pStyle w:val="Heading2"/>
        <w:numPr>
          <w:ilvl w:val="0"/>
          <w:numId w:val="399"/>
        </w:numPr>
        <w:ind w:left="360"/>
        <w:rPr>
          <w:b/>
          <w:bCs w:val="0"/>
          <w:color w:val="auto"/>
        </w:rPr>
      </w:pPr>
      <w:r w:rsidRPr="0022764C">
        <w:rPr>
          <w:b/>
          <w:bCs w:val="0"/>
          <w:color w:val="auto"/>
        </w:rPr>
        <w:t>Information Technology</w:t>
      </w:r>
    </w:p>
    <w:p w14:paraId="67A97520" w14:textId="77777777" w:rsidR="00662B74" w:rsidRPr="0022764C" w:rsidRDefault="00662B74" w:rsidP="00662B74">
      <w:pPr>
        <w:pStyle w:val="BodyText"/>
      </w:pPr>
      <w:r w:rsidRPr="0022764C">
        <w:t>arising out of, based upon or attributable to:</w:t>
      </w:r>
    </w:p>
    <w:p w14:paraId="6AFF390B" w14:textId="77777777" w:rsidR="00662B74" w:rsidRPr="0022764C" w:rsidRDefault="00662B74" w:rsidP="00662B74">
      <w:pPr>
        <w:pStyle w:val="ListNumber0"/>
        <w:numPr>
          <w:ilvl w:val="0"/>
          <w:numId w:val="0"/>
        </w:numPr>
        <w:spacing w:after="120"/>
        <w:ind w:left="360" w:hanging="360"/>
      </w:pPr>
      <w:r w:rsidRPr="0022764C">
        <w:t>the failure of any computer or other electronic processing device or of any program, instruction or data for use in any computer or other electronic processing device, equipment or system to function in the way expected or intended; or</w:t>
      </w:r>
    </w:p>
    <w:p w14:paraId="5C3C54D4" w14:textId="77777777" w:rsidR="00662B74" w:rsidRPr="0022764C" w:rsidRDefault="00662B74" w:rsidP="00662B74">
      <w:pPr>
        <w:pStyle w:val="ListNumber0"/>
        <w:numPr>
          <w:ilvl w:val="0"/>
          <w:numId w:val="0"/>
        </w:numPr>
        <w:spacing w:after="240"/>
        <w:ind w:left="357" w:hanging="357"/>
      </w:pPr>
      <w:r w:rsidRPr="0022764C">
        <w:t>the transmission or receipt of any virus, program or code that causes loss or damage to any computer system and/or prevents or impairs its proper function or performance.</w:t>
      </w:r>
    </w:p>
    <w:p w14:paraId="118F3058" w14:textId="77777777" w:rsidR="00662B74" w:rsidRPr="0022764C" w:rsidRDefault="00662B74" w:rsidP="00662B74">
      <w:pPr>
        <w:pStyle w:val="Heading1"/>
      </w:pPr>
      <w:r w:rsidRPr="0022764C">
        <w:t>Exclusions applicable only to Insuring Clause C, Company Employment Practice Liability of this Management Liability Section:</w:t>
      </w:r>
    </w:p>
    <w:p w14:paraId="3D3E65F4" w14:textId="77777777" w:rsidR="00662B74" w:rsidRPr="0022764C" w:rsidRDefault="00662B74" w:rsidP="00662B74">
      <w:pPr>
        <w:pStyle w:val="BodyText"/>
      </w:pPr>
      <w:r w:rsidRPr="0022764C">
        <w:t xml:space="preserve">Unless otherwise specifically stated elsewhere in this Management Liability Section, the </w:t>
      </w:r>
      <w:r w:rsidRPr="0022764C">
        <w:rPr>
          <w:b/>
        </w:rPr>
        <w:t>Insurer</w:t>
      </w:r>
      <w:r w:rsidRPr="0022764C">
        <w:t xml:space="preserve"> will not be liable to make any payment for </w:t>
      </w:r>
      <w:r w:rsidRPr="0022764C">
        <w:rPr>
          <w:b/>
        </w:rPr>
        <w:t>Loss</w:t>
      </w:r>
      <w:r w:rsidRPr="0022764C">
        <w:t xml:space="preserve"> in connection with any </w:t>
      </w:r>
      <w:r w:rsidRPr="0022764C">
        <w:rPr>
          <w:b/>
        </w:rPr>
        <w:t>Claim</w:t>
      </w:r>
      <w:r w:rsidRPr="0022764C">
        <w:t>:</w:t>
      </w:r>
    </w:p>
    <w:p w14:paraId="1DDA0E25" w14:textId="77777777" w:rsidR="00662B74" w:rsidRPr="0022764C" w:rsidRDefault="00662B74" w:rsidP="00662B74">
      <w:pPr>
        <w:pStyle w:val="Heading2"/>
        <w:numPr>
          <w:ilvl w:val="0"/>
          <w:numId w:val="399"/>
        </w:numPr>
        <w:ind w:left="360"/>
        <w:rPr>
          <w:b/>
          <w:bCs w:val="0"/>
          <w:color w:val="auto"/>
        </w:rPr>
      </w:pPr>
      <w:r w:rsidRPr="0022764C">
        <w:rPr>
          <w:b/>
          <w:bCs w:val="0"/>
          <w:color w:val="auto"/>
        </w:rPr>
        <w:t>Wage and Hour</w:t>
      </w:r>
    </w:p>
    <w:p w14:paraId="515D6660" w14:textId="77777777" w:rsidR="00662B74" w:rsidRPr="0022764C" w:rsidRDefault="00662B74" w:rsidP="00662B74">
      <w:pPr>
        <w:pStyle w:val="BodyText"/>
      </w:pPr>
      <w:r w:rsidRPr="0022764C">
        <w:t>arising out of, based upon or attributable to any actual or alleged violation of any provision of any law or regulation of any country which regulates any minimum wages, working time, workers' compensation, disability benefits, redundancy or unemployment benefits or compensation, unemployment insurance, pension plans, retirement benefits, social security, or any amendments thereto, or any other similar provisions of any federal, state or local statutory or common law or any laws, rules and regulations promulgated in any other relevant jurisdiction.</w:t>
      </w:r>
    </w:p>
    <w:p w14:paraId="072D4EEA" w14:textId="77777777" w:rsidR="00662B74" w:rsidRPr="0022764C" w:rsidRDefault="00662B74" w:rsidP="00662B74">
      <w:pPr>
        <w:pStyle w:val="Heading2"/>
        <w:numPr>
          <w:ilvl w:val="0"/>
          <w:numId w:val="399"/>
        </w:numPr>
        <w:ind w:left="360"/>
        <w:rPr>
          <w:b/>
          <w:bCs w:val="0"/>
          <w:color w:val="auto"/>
        </w:rPr>
      </w:pPr>
      <w:r w:rsidRPr="0022764C">
        <w:rPr>
          <w:b/>
          <w:bCs w:val="0"/>
          <w:color w:val="auto"/>
        </w:rPr>
        <w:t>Specific facts</w:t>
      </w:r>
    </w:p>
    <w:p w14:paraId="703918E8" w14:textId="77777777" w:rsidR="00662B74" w:rsidRPr="0022764C" w:rsidRDefault="00662B74" w:rsidP="00662B74">
      <w:pPr>
        <w:pStyle w:val="BodyText"/>
      </w:pPr>
      <w:r w:rsidRPr="0022764C">
        <w:t xml:space="preserve">arising out of, based upon or attributable to any actual or alleged violation of any provision of: </w:t>
      </w:r>
    </w:p>
    <w:p w14:paraId="597D7B6F" w14:textId="77777777" w:rsidR="00662B74" w:rsidRPr="0022764C" w:rsidRDefault="00662B74" w:rsidP="00662B74">
      <w:pPr>
        <w:pStyle w:val="ListNumber0"/>
        <w:numPr>
          <w:ilvl w:val="0"/>
          <w:numId w:val="0"/>
        </w:numPr>
        <w:spacing w:before="0" w:after="120"/>
        <w:ind w:left="360" w:hanging="360"/>
      </w:pPr>
      <w:r w:rsidRPr="0022764C">
        <w:t>the United Kingdom Pensions Act 1995 and the United Kingdom Pensions Act 2004; or</w:t>
      </w:r>
    </w:p>
    <w:p w14:paraId="3DF5349B" w14:textId="77777777" w:rsidR="00662B74" w:rsidRPr="0022764C" w:rsidRDefault="00662B74" w:rsidP="00662B74">
      <w:pPr>
        <w:pStyle w:val="ListNumber0"/>
        <w:numPr>
          <w:ilvl w:val="0"/>
          <w:numId w:val="0"/>
        </w:numPr>
        <w:spacing w:before="0" w:after="120"/>
        <w:ind w:left="360" w:hanging="360"/>
      </w:pPr>
      <w:r w:rsidRPr="0022764C">
        <w:t>the United Kingdom Trade Union and Labour Relations (Consolidation) Act 1992; or</w:t>
      </w:r>
    </w:p>
    <w:p w14:paraId="02EFEBA3" w14:textId="77777777" w:rsidR="00662B74" w:rsidRPr="0022764C" w:rsidRDefault="00662B74" w:rsidP="00662B74">
      <w:pPr>
        <w:pStyle w:val="ListNumber0"/>
        <w:numPr>
          <w:ilvl w:val="0"/>
          <w:numId w:val="0"/>
        </w:numPr>
        <w:spacing w:before="0" w:after="120"/>
        <w:ind w:left="360" w:hanging="360"/>
      </w:pPr>
      <w:r w:rsidRPr="0022764C">
        <w:t>the United Kingdom Transfer of Undertaking (Protection of Employment) Regulations 2006; or</w:t>
      </w:r>
    </w:p>
    <w:p w14:paraId="492F9113" w14:textId="77777777" w:rsidR="00662B74" w:rsidRPr="0022764C" w:rsidRDefault="00662B74" w:rsidP="00662B74">
      <w:pPr>
        <w:pStyle w:val="ListNumber0"/>
        <w:numPr>
          <w:ilvl w:val="0"/>
          <w:numId w:val="0"/>
        </w:numPr>
        <w:spacing w:before="0" w:after="120"/>
        <w:ind w:left="360" w:hanging="360"/>
      </w:pPr>
      <w:r w:rsidRPr="0022764C">
        <w:t>the United Kingdom Health and Safety at Work Act 1974; or</w:t>
      </w:r>
    </w:p>
    <w:p w14:paraId="40DD5CF9" w14:textId="77777777" w:rsidR="00662B74" w:rsidRPr="0022764C" w:rsidRDefault="00662B74" w:rsidP="00662B74">
      <w:pPr>
        <w:pStyle w:val="ListNumber0"/>
        <w:numPr>
          <w:ilvl w:val="0"/>
          <w:numId w:val="0"/>
        </w:numPr>
        <w:spacing w:before="0" w:after="120"/>
        <w:ind w:left="360" w:hanging="360"/>
      </w:pPr>
      <w:r w:rsidRPr="0022764C">
        <w:t>any law or regulation of any country which regulates relations with unions, labour relations, collective and non-collective redundancy procedures, health insurance, health and safety at work or disability benefits law or any amendments thereto,</w:t>
      </w:r>
    </w:p>
    <w:p w14:paraId="0744897D" w14:textId="77777777" w:rsidR="00662B74" w:rsidRPr="0022764C" w:rsidRDefault="00662B74" w:rsidP="00662B74">
      <w:pPr>
        <w:pStyle w:val="BodyText"/>
      </w:pPr>
      <w:r w:rsidRPr="0022764C">
        <w:t>or of any other similar provisions of any federal, state or local statutory or common law or any laws, rules and regulations promulgated in any other relevant jurisdiction</w:t>
      </w:r>
    </w:p>
    <w:p w14:paraId="6B5B2965" w14:textId="77777777" w:rsidR="00662B74" w:rsidRPr="0022764C" w:rsidRDefault="00662B74" w:rsidP="00662B74">
      <w:pPr>
        <w:pStyle w:val="Heading1"/>
      </w:pPr>
      <w:r w:rsidRPr="0022764C">
        <w:t>Extensions applicable to this Management Liability Section</w:t>
      </w:r>
    </w:p>
    <w:p w14:paraId="234FEF3F" w14:textId="77777777" w:rsidR="00662B74" w:rsidRPr="0022764C" w:rsidRDefault="00662B74" w:rsidP="00662B74">
      <w:pPr>
        <w:pStyle w:val="BodyText"/>
      </w:pPr>
      <w:r w:rsidRPr="0022764C">
        <w:t>Subject always to the other terms, conditions and exclusions of this Management Liability Section (unless specified otherwise), the following extensions are added to this Management Liability Section:</w:t>
      </w:r>
    </w:p>
    <w:p w14:paraId="4C99F890" w14:textId="77777777" w:rsidR="00662B74" w:rsidRPr="0022764C" w:rsidRDefault="00662B74" w:rsidP="00662B74">
      <w:pPr>
        <w:pStyle w:val="Heading1"/>
      </w:pPr>
      <w:r w:rsidRPr="0022764C">
        <w:t>Extensions applicable to all Insuring Clauses of this Management Liability Section</w:t>
      </w:r>
    </w:p>
    <w:p w14:paraId="49E17A63" w14:textId="77777777" w:rsidR="00662B74" w:rsidRPr="0022764C" w:rsidRDefault="00662B74" w:rsidP="00662B74">
      <w:pPr>
        <w:pStyle w:val="Heading2"/>
        <w:numPr>
          <w:ilvl w:val="0"/>
          <w:numId w:val="403"/>
        </w:numPr>
        <w:ind w:left="360"/>
        <w:rPr>
          <w:b/>
          <w:bCs w:val="0"/>
          <w:color w:val="auto"/>
        </w:rPr>
      </w:pPr>
      <w:r w:rsidRPr="0022764C">
        <w:rPr>
          <w:b/>
          <w:bCs w:val="0"/>
          <w:color w:val="auto"/>
        </w:rPr>
        <w:t>Discovery Period</w:t>
      </w:r>
    </w:p>
    <w:p w14:paraId="6A210C24" w14:textId="77777777" w:rsidR="00662B74" w:rsidRPr="0022764C" w:rsidRDefault="00662B74" w:rsidP="00662B74">
      <w:pPr>
        <w:pStyle w:val="BodyText"/>
        <w:spacing w:before="0"/>
      </w:pPr>
      <w:r w:rsidRPr="0022764C">
        <w:t xml:space="preserve">This Management Liability Section shall be extended to cover </w:t>
      </w:r>
      <w:r w:rsidRPr="0022764C">
        <w:rPr>
          <w:b/>
        </w:rPr>
        <w:t>Claims</w:t>
      </w:r>
      <w:r w:rsidRPr="0022764C">
        <w:t xml:space="preserve"> first made, or in the case of an </w:t>
      </w:r>
      <w:r w:rsidRPr="0022764C">
        <w:rPr>
          <w:b/>
        </w:rPr>
        <w:t>Investigation</w:t>
      </w:r>
      <w:r w:rsidRPr="0022764C">
        <w:t xml:space="preserve">, first commenced, subsequent to the </w:t>
      </w:r>
      <w:r w:rsidRPr="0022764C">
        <w:rPr>
          <w:b/>
        </w:rPr>
        <w:t>Period of insurance</w:t>
      </w:r>
      <w:r w:rsidRPr="0022764C">
        <w:t xml:space="preserve"> but during any applicable </w:t>
      </w:r>
      <w:r w:rsidRPr="0022764C">
        <w:rPr>
          <w:b/>
        </w:rPr>
        <w:t>Discovery period</w:t>
      </w:r>
      <w:r w:rsidRPr="0022764C">
        <w:t xml:space="preserve">, solely for </w:t>
      </w:r>
      <w:r w:rsidRPr="0022764C">
        <w:rPr>
          <w:b/>
        </w:rPr>
        <w:t>Wrongful Acts</w:t>
      </w:r>
      <w:r w:rsidRPr="0022764C">
        <w:t xml:space="preserve"> actually or allegedly committed, or in the case of an </w:t>
      </w:r>
      <w:r w:rsidRPr="0022764C">
        <w:rPr>
          <w:b/>
        </w:rPr>
        <w:t>Investigation</w:t>
      </w:r>
      <w:r w:rsidRPr="0022764C">
        <w:t>, circumstances which occurred, before the Expiration Date stated in the</w:t>
      </w:r>
      <w:r w:rsidRPr="0022764C">
        <w:rPr>
          <w:b/>
          <w:bCs/>
        </w:rPr>
        <w:t xml:space="preserve"> Schedule</w:t>
      </w:r>
      <w:r w:rsidRPr="0022764C">
        <w:t>.</w:t>
      </w:r>
    </w:p>
    <w:p w14:paraId="10DBBBAA" w14:textId="77777777" w:rsidR="00662B74" w:rsidRPr="0022764C" w:rsidRDefault="00662B74" w:rsidP="00662B74">
      <w:pPr>
        <w:pStyle w:val="BodyText"/>
        <w:spacing w:before="0"/>
      </w:pPr>
      <w:r w:rsidRPr="0022764C">
        <w:t xml:space="preserve">A </w:t>
      </w:r>
      <w:r w:rsidRPr="0022764C">
        <w:rPr>
          <w:b/>
        </w:rPr>
        <w:t>Discovery period</w:t>
      </w:r>
      <w:r w:rsidRPr="0022764C">
        <w:t xml:space="preserve"> shall be afforded under the following conditions: </w:t>
      </w:r>
    </w:p>
    <w:p w14:paraId="58BB2287" w14:textId="77777777" w:rsidR="00662B74" w:rsidRPr="0022764C" w:rsidRDefault="00662B74" w:rsidP="00662B74">
      <w:pPr>
        <w:pStyle w:val="ListNumber0"/>
        <w:numPr>
          <w:ilvl w:val="0"/>
          <w:numId w:val="0"/>
        </w:numPr>
        <w:spacing w:before="0" w:after="120"/>
        <w:ind w:left="360" w:hanging="360"/>
      </w:pPr>
      <w:r w:rsidRPr="0022764C">
        <w:t xml:space="preserve">If, subsequent to the expiration of the </w:t>
      </w:r>
      <w:r w:rsidRPr="0022764C">
        <w:rPr>
          <w:b/>
        </w:rPr>
        <w:t>Period of insurance</w:t>
      </w:r>
      <w:r w:rsidRPr="0022764C">
        <w:t xml:space="preserve">, this Management Liability Section is not renewed or replaced by any other policy affording directors’ and officers’ liability coverage, the </w:t>
      </w:r>
      <w:r w:rsidRPr="0022764C">
        <w:rPr>
          <w:b/>
        </w:rPr>
        <w:t>Insurer</w:t>
      </w:r>
      <w:r w:rsidRPr="0022764C">
        <w:t xml:space="preserve"> will grant:</w:t>
      </w:r>
    </w:p>
    <w:p w14:paraId="1E28709C" w14:textId="77777777" w:rsidR="00662B74" w:rsidRPr="0022764C" w:rsidRDefault="00662B74" w:rsidP="00662B74">
      <w:pPr>
        <w:pStyle w:val="ListNumber0"/>
        <w:numPr>
          <w:ilvl w:val="0"/>
          <w:numId w:val="382"/>
        </w:numPr>
        <w:spacing w:before="0" w:after="120"/>
      </w:pPr>
      <w:r w:rsidRPr="0022764C">
        <w:t xml:space="preserve">an automatic </w:t>
      </w:r>
      <w:r w:rsidRPr="0022764C">
        <w:rPr>
          <w:b/>
        </w:rPr>
        <w:t>Discovery Period</w:t>
      </w:r>
      <w:r w:rsidRPr="0022764C">
        <w:t xml:space="preserve"> as stated in the </w:t>
      </w:r>
      <w:r w:rsidRPr="0022764C">
        <w:rPr>
          <w:b/>
          <w:bCs/>
        </w:rPr>
        <w:t>Schedule</w:t>
      </w:r>
      <w:r w:rsidRPr="0022764C">
        <w:t xml:space="preserve"> solely for </w:t>
      </w:r>
      <w:r w:rsidRPr="0022764C">
        <w:rPr>
          <w:b/>
        </w:rPr>
        <w:t>Retired Directors</w:t>
      </w:r>
      <w:r w:rsidRPr="0022764C">
        <w:t xml:space="preserve"> at no additional premium; and</w:t>
      </w:r>
    </w:p>
    <w:p w14:paraId="1074C2CD" w14:textId="77777777" w:rsidR="00662B74" w:rsidRPr="0022764C" w:rsidRDefault="00662B74" w:rsidP="00662B74">
      <w:pPr>
        <w:pStyle w:val="ListNumber0"/>
        <w:numPr>
          <w:ilvl w:val="0"/>
          <w:numId w:val="382"/>
        </w:numPr>
        <w:spacing w:before="0" w:after="120"/>
      </w:pPr>
      <w:r w:rsidRPr="0022764C">
        <w:t xml:space="preserve">subject to written request to this effect and payment of the applicable additional premium before the Expiration Date stated in the </w:t>
      </w:r>
      <w:r w:rsidRPr="0022764C">
        <w:rPr>
          <w:b/>
          <w:bCs/>
        </w:rPr>
        <w:t>Schedule</w:t>
      </w:r>
      <w:r w:rsidRPr="0022764C">
        <w:t xml:space="preserve"> by the </w:t>
      </w:r>
      <w:r w:rsidRPr="0022764C">
        <w:rPr>
          <w:b/>
        </w:rPr>
        <w:t>Named Company</w:t>
      </w:r>
      <w:r w:rsidRPr="0022764C">
        <w:t xml:space="preserve">, an optional </w:t>
      </w:r>
      <w:r w:rsidRPr="0022764C">
        <w:rPr>
          <w:b/>
        </w:rPr>
        <w:t>Discovery Period</w:t>
      </w:r>
      <w:r w:rsidRPr="0022764C">
        <w:t xml:space="preserve"> as stated in the </w:t>
      </w:r>
      <w:r w:rsidRPr="0022764C">
        <w:rPr>
          <w:b/>
          <w:bCs/>
        </w:rPr>
        <w:t>Schedule</w:t>
      </w:r>
      <w:r w:rsidRPr="0022764C">
        <w:t xml:space="preserve"> at the corresponding additional premium.</w:t>
      </w:r>
    </w:p>
    <w:p w14:paraId="6A61F9CD" w14:textId="77777777" w:rsidR="00662B74" w:rsidRPr="0022764C" w:rsidRDefault="00662B74" w:rsidP="00662B74">
      <w:pPr>
        <w:pStyle w:val="ListNumber0"/>
        <w:numPr>
          <w:ilvl w:val="0"/>
          <w:numId w:val="0"/>
        </w:numPr>
        <w:spacing w:before="0"/>
        <w:ind w:left="709"/>
      </w:pPr>
      <w:r w:rsidRPr="0022764C">
        <w:rPr>
          <w:rStyle w:val="BodyTextIndentChar"/>
        </w:rPr>
        <w:t>The additional premium shall be deemed to be fully earned as of</w:t>
      </w:r>
      <w:r w:rsidRPr="0022764C">
        <w:t xml:space="preserve"> the inception of the </w:t>
      </w:r>
      <w:r w:rsidRPr="0022764C">
        <w:rPr>
          <w:b/>
        </w:rPr>
        <w:t>Discovery Period</w:t>
      </w:r>
      <w:r w:rsidRPr="0022764C">
        <w:t>.</w:t>
      </w:r>
    </w:p>
    <w:p w14:paraId="4BB92AAD" w14:textId="77777777"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Discovery Period</w:t>
      </w:r>
      <w:r w:rsidRPr="0022764C">
        <w:t xml:space="preserve"> invoked shall be automatically cancelled upon the effective date or the date of execution of any other policy affording similar coverage to part or all of the </w:t>
      </w:r>
      <w:r w:rsidRPr="0022764C">
        <w:rPr>
          <w:b/>
        </w:rPr>
        <w:t>Insureds</w:t>
      </w:r>
      <w:r w:rsidRPr="0022764C">
        <w:t>, whichever is the earlier.</w:t>
      </w:r>
    </w:p>
    <w:p w14:paraId="19A71CB2" w14:textId="77777777" w:rsidR="00662B74" w:rsidRPr="0022764C" w:rsidRDefault="00662B74" w:rsidP="00662B74">
      <w:pPr>
        <w:pStyle w:val="ListNumber0"/>
        <w:numPr>
          <w:ilvl w:val="0"/>
          <w:numId w:val="0"/>
        </w:numPr>
        <w:spacing w:before="0" w:after="120"/>
        <w:ind w:left="360" w:hanging="360"/>
      </w:pPr>
      <w:r w:rsidRPr="0022764C">
        <w:t xml:space="preserve">Rights to a </w:t>
      </w:r>
      <w:r w:rsidRPr="0022764C">
        <w:rPr>
          <w:b/>
        </w:rPr>
        <w:t xml:space="preserve">Discovery Period </w:t>
      </w:r>
      <w:r w:rsidRPr="0022764C">
        <w:t xml:space="preserve">shall automatically lapse upon a </w:t>
      </w:r>
      <w:r w:rsidRPr="0022764C">
        <w:rPr>
          <w:b/>
        </w:rPr>
        <w:t>Change in Control.</w:t>
      </w:r>
    </w:p>
    <w:p w14:paraId="3B049714" w14:textId="77777777" w:rsidR="00662B74" w:rsidRPr="0022764C" w:rsidRDefault="00662B74" w:rsidP="00662B74">
      <w:pPr>
        <w:pStyle w:val="ListNumber0"/>
        <w:numPr>
          <w:ilvl w:val="0"/>
          <w:numId w:val="0"/>
        </w:numPr>
        <w:spacing w:before="0" w:after="120"/>
        <w:ind w:left="360" w:hanging="360"/>
      </w:pPr>
      <w:r w:rsidRPr="0022764C">
        <w:t xml:space="preserve">There shall be no right for any </w:t>
      </w:r>
      <w:r w:rsidRPr="0022764C">
        <w:rPr>
          <w:b/>
        </w:rPr>
        <w:t>Discovery Period</w:t>
      </w:r>
      <w:r w:rsidRPr="0022764C">
        <w:t xml:space="preserve"> in case of non-payment of premium.</w:t>
      </w:r>
    </w:p>
    <w:p w14:paraId="3A24BFDE" w14:textId="77777777" w:rsidR="00662B74" w:rsidRPr="0022764C" w:rsidRDefault="00662B74" w:rsidP="00662B74">
      <w:pPr>
        <w:pStyle w:val="Heading2"/>
        <w:numPr>
          <w:ilvl w:val="0"/>
          <w:numId w:val="403"/>
        </w:numPr>
        <w:ind w:left="360"/>
        <w:rPr>
          <w:b/>
          <w:bCs w:val="0"/>
          <w:color w:val="auto"/>
        </w:rPr>
      </w:pPr>
      <w:r w:rsidRPr="0022764C">
        <w:rPr>
          <w:b/>
          <w:bCs w:val="0"/>
          <w:color w:val="auto"/>
        </w:rPr>
        <w:t>New Subsidiaries</w:t>
      </w:r>
    </w:p>
    <w:p w14:paraId="2EE18D2D" w14:textId="77777777" w:rsidR="00662B74" w:rsidRPr="0022764C" w:rsidRDefault="00662B74" w:rsidP="00662B74">
      <w:pPr>
        <w:pStyle w:val="BodyText"/>
        <w:spacing w:before="0"/>
      </w:pPr>
      <w:r w:rsidRPr="0022764C">
        <w:t xml:space="preserve">This Management Liability Section shall be extended to include as a </w:t>
      </w:r>
      <w:r w:rsidRPr="0022764C">
        <w:rPr>
          <w:b/>
        </w:rPr>
        <w:t>Subsidiary</w:t>
      </w:r>
      <w:r w:rsidRPr="0022764C">
        <w:t xml:space="preserve">: </w:t>
      </w:r>
    </w:p>
    <w:p w14:paraId="1DF1D5E9" w14:textId="77777777" w:rsidR="00662B74" w:rsidRPr="0022764C" w:rsidRDefault="00662B74" w:rsidP="00662B74">
      <w:pPr>
        <w:pStyle w:val="ListNumber0"/>
        <w:numPr>
          <w:ilvl w:val="0"/>
          <w:numId w:val="0"/>
        </w:numPr>
        <w:spacing w:before="0" w:after="120"/>
        <w:ind w:left="360" w:hanging="360"/>
      </w:pPr>
      <w:r w:rsidRPr="0022764C">
        <w:t xml:space="preserve">any entity acquired or created by the </w:t>
      </w:r>
      <w:r w:rsidRPr="0022764C">
        <w:rPr>
          <w:b/>
        </w:rPr>
        <w:t>Named Company</w:t>
      </w:r>
      <w:r w:rsidRPr="0022764C">
        <w:t xml:space="preserve"> or any </w:t>
      </w:r>
      <w:r w:rsidRPr="0022764C">
        <w:rPr>
          <w:b/>
        </w:rPr>
        <w:t>Subsidiary</w:t>
      </w:r>
      <w:r w:rsidRPr="0022764C">
        <w:t xml:space="preserve"> during the </w:t>
      </w:r>
      <w:r w:rsidRPr="0022764C">
        <w:rPr>
          <w:b/>
        </w:rPr>
        <w:t xml:space="preserve">Period of insurance </w:t>
      </w:r>
      <w:r w:rsidRPr="0022764C">
        <w:t>provided that</w:t>
      </w:r>
      <w:r w:rsidRPr="0022764C">
        <w:rPr>
          <w:b/>
        </w:rPr>
        <w:t xml:space="preserve"> </w:t>
      </w:r>
      <w:r w:rsidRPr="0022764C">
        <w:t xml:space="preserve">the </w:t>
      </w:r>
      <w:r w:rsidRPr="0022764C">
        <w:rPr>
          <w:b/>
        </w:rPr>
        <w:t>Named Company</w:t>
      </w:r>
      <w:r w:rsidRPr="0022764C">
        <w:t xml:space="preserve"> either directly or indirectly, through one or more </w:t>
      </w:r>
      <w:r w:rsidRPr="0022764C">
        <w:rPr>
          <w:b/>
        </w:rPr>
        <w:t>Subsidiaries</w:t>
      </w:r>
      <w:r w:rsidRPr="0022764C">
        <w:t>;</w:t>
      </w:r>
    </w:p>
    <w:p w14:paraId="61A807F6" w14:textId="77777777" w:rsidR="00662B74" w:rsidRPr="0022764C" w:rsidRDefault="00662B74" w:rsidP="00662B74">
      <w:pPr>
        <w:pStyle w:val="ListNumber0"/>
        <w:numPr>
          <w:ilvl w:val="0"/>
          <w:numId w:val="391"/>
        </w:numPr>
        <w:spacing w:before="0" w:after="120"/>
        <w:ind w:left="709" w:hanging="283"/>
      </w:pPr>
      <w:r w:rsidRPr="0022764C">
        <w:t>owns more than 50% of the issued and outstanding shares of such entity; or</w:t>
      </w:r>
    </w:p>
    <w:p w14:paraId="06464AAD" w14:textId="77777777" w:rsidR="00662B74" w:rsidRPr="0022764C" w:rsidRDefault="00662B74" w:rsidP="00662B74">
      <w:pPr>
        <w:pStyle w:val="ListNumber0"/>
        <w:numPr>
          <w:ilvl w:val="0"/>
          <w:numId w:val="391"/>
        </w:numPr>
        <w:spacing w:before="0" w:after="120"/>
        <w:ind w:left="709" w:hanging="283"/>
      </w:pPr>
      <w:r w:rsidRPr="0022764C">
        <w:lastRenderedPageBreak/>
        <w:t>controls more than 50% of the voting rights within such entity; or</w:t>
      </w:r>
    </w:p>
    <w:p w14:paraId="51AB8E50" w14:textId="77777777" w:rsidR="00662B74" w:rsidRPr="0022764C" w:rsidRDefault="00662B74" w:rsidP="00662B74">
      <w:pPr>
        <w:pStyle w:val="ListNumber0"/>
        <w:numPr>
          <w:ilvl w:val="0"/>
          <w:numId w:val="391"/>
        </w:numPr>
        <w:spacing w:before="0" w:after="120"/>
        <w:ind w:left="709" w:hanging="283"/>
      </w:pPr>
      <w:r w:rsidRPr="0022764C">
        <w:t>controls the right to vote for the election or removal of the majority of such entity’s board of directors,</w:t>
      </w:r>
    </w:p>
    <w:p w14:paraId="3D7F6722" w14:textId="77777777" w:rsidR="00662B74" w:rsidRPr="0022764C" w:rsidRDefault="00662B74" w:rsidP="00662B74">
      <w:pPr>
        <w:pStyle w:val="ListNumber0"/>
        <w:numPr>
          <w:ilvl w:val="0"/>
          <w:numId w:val="0"/>
        </w:numPr>
        <w:spacing w:before="0"/>
        <w:ind w:left="357"/>
      </w:pPr>
      <w:r w:rsidRPr="0022764C">
        <w:t>unless such entity:</w:t>
      </w:r>
    </w:p>
    <w:p w14:paraId="5BA4558C" w14:textId="77777777" w:rsidR="00662B74" w:rsidRPr="0022764C" w:rsidRDefault="00662B74" w:rsidP="00662B74">
      <w:pPr>
        <w:pStyle w:val="ListNumber0"/>
        <w:numPr>
          <w:ilvl w:val="0"/>
          <w:numId w:val="392"/>
        </w:numPr>
        <w:spacing w:before="0" w:after="120"/>
        <w:ind w:left="709" w:hanging="425"/>
      </w:pPr>
      <w:r w:rsidRPr="0022764C">
        <w:t>has any assets or is domiciled in the United States of America or Canada; or</w:t>
      </w:r>
    </w:p>
    <w:p w14:paraId="4A72BFAA" w14:textId="77777777" w:rsidR="00662B74" w:rsidRPr="0022764C" w:rsidRDefault="00662B74" w:rsidP="00662B74">
      <w:pPr>
        <w:pStyle w:val="ListNumber0"/>
        <w:numPr>
          <w:ilvl w:val="0"/>
          <w:numId w:val="392"/>
        </w:numPr>
        <w:spacing w:before="0" w:after="120"/>
        <w:ind w:left="709" w:hanging="425"/>
      </w:pPr>
      <w:r w:rsidRPr="0022764C">
        <w:t xml:space="preserve">has any listings of its </w:t>
      </w:r>
      <w:r w:rsidRPr="0022764C">
        <w:rPr>
          <w:b/>
        </w:rPr>
        <w:t>Securities</w:t>
      </w:r>
      <w:r w:rsidRPr="0022764C">
        <w:t xml:space="preserve"> on any exchange; or</w:t>
      </w:r>
    </w:p>
    <w:p w14:paraId="2F2FB480" w14:textId="77777777" w:rsidR="00662B74" w:rsidRPr="0022764C" w:rsidRDefault="00662B74" w:rsidP="00662B74">
      <w:pPr>
        <w:pStyle w:val="ListNumber0"/>
        <w:numPr>
          <w:ilvl w:val="0"/>
          <w:numId w:val="392"/>
        </w:numPr>
        <w:spacing w:before="0" w:after="120"/>
        <w:ind w:left="709" w:hanging="425"/>
      </w:pPr>
      <w:r w:rsidRPr="0022764C">
        <w:t xml:space="preserve">has total consolidated assets (as of the latest annual report and </w:t>
      </w:r>
      <w:r w:rsidRPr="0022764C">
        <w:rPr>
          <w:rFonts w:eastAsia="Cambria" w:cs="Arial"/>
          <w:szCs w:val="24"/>
        </w:rPr>
        <w:t xml:space="preserve">accounts) that exceed 10% of the total consolidated assets of the </w:t>
      </w:r>
      <w:r w:rsidRPr="0022764C">
        <w:rPr>
          <w:rFonts w:eastAsia="Cambria" w:cs="Arial"/>
          <w:b/>
          <w:szCs w:val="24"/>
        </w:rPr>
        <w:t>Named Company</w:t>
      </w:r>
      <w:r w:rsidRPr="0022764C">
        <w:rPr>
          <w:rFonts w:eastAsia="Cambria" w:cs="Times New Roman"/>
          <w:szCs w:val="24"/>
        </w:rPr>
        <w:t xml:space="preserve">, as calculated in accordance with the </w:t>
      </w:r>
      <w:r w:rsidRPr="0022764C">
        <w:rPr>
          <w:rFonts w:eastAsia="Cambria" w:cs="Times New Roman"/>
          <w:b/>
          <w:szCs w:val="24"/>
        </w:rPr>
        <w:t>Named Company</w:t>
      </w:r>
      <w:r w:rsidRPr="0022764C">
        <w:rPr>
          <w:rFonts w:eastAsia="Cambria" w:cs="Times New Roman"/>
          <w:szCs w:val="24"/>
        </w:rPr>
        <w:t>’s usual accounting policies, principles and practices</w:t>
      </w:r>
      <w:r w:rsidRPr="0022764C">
        <w:t>; and</w:t>
      </w:r>
    </w:p>
    <w:p w14:paraId="542C60E0" w14:textId="77777777" w:rsidR="00662B74" w:rsidRPr="0022764C" w:rsidRDefault="00662B74" w:rsidP="00662B74">
      <w:pPr>
        <w:pStyle w:val="ListNumber0"/>
        <w:numPr>
          <w:ilvl w:val="0"/>
          <w:numId w:val="0"/>
        </w:numPr>
        <w:spacing w:before="0" w:after="120"/>
        <w:ind w:left="360" w:hanging="360"/>
      </w:pPr>
      <w:r w:rsidRPr="0022764C">
        <w:t xml:space="preserve">any other entity created or acquired by the </w:t>
      </w:r>
      <w:r w:rsidRPr="0022764C">
        <w:rPr>
          <w:b/>
        </w:rPr>
        <w:t>Named Company</w:t>
      </w:r>
      <w:r w:rsidRPr="0022764C">
        <w:t xml:space="preserve"> during the </w:t>
      </w:r>
      <w:r w:rsidRPr="0022764C">
        <w:rPr>
          <w:b/>
        </w:rPr>
        <w:t>Period of insurance</w:t>
      </w:r>
      <w:r w:rsidRPr="0022764C">
        <w:t xml:space="preserve"> for which the </w:t>
      </w:r>
      <w:r w:rsidRPr="0022764C">
        <w:rPr>
          <w:b/>
        </w:rPr>
        <w:t>Insurer</w:t>
      </w:r>
      <w:r w:rsidRPr="0022764C">
        <w:t xml:space="preserve"> has at its sole discretion agreed, by endorsement to this Management Liability Section, to include as a </w:t>
      </w:r>
      <w:r w:rsidRPr="0022764C">
        <w:rPr>
          <w:b/>
        </w:rPr>
        <w:t>Subsidiary</w:t>
      </w:r>
      <w:r w:rsidRPr="0022764C">
        <w:t xml:space="preserve">, upon the </w:t>
      </w:r>
      <w:r w:rsidRPr="0022764C">
        <w:rPr>
          <w:b/>
        </w:rPr>
        <w:t>Named Company</w:t>
      </w:r>
      <w:r w:rsidRPr="0022764C">
        <w:t xml:space="preserve">’s providing sufficient details to permit the </w:t>
      </w:r>
      <w:r w:rsidRPr="0022764C">
        <w:rPr>
          <w:b/>
        </w:rPr>
        <w:t>Insurer</w:t>
      </w:r>
      <w:r w:rsidRPr="0022764C">
        <w:t xml:space="preserve"> to assess and evaluate the potential increase in exposure, subject to prior payment by the </w:t>
      </w:r>
      <w:r w:rsidRPr="0022764C">
        <w:rPr>
          <w:b/>
        </w:rPr>
        <w:t>Named Company</w:t>
      </w:r>
      <w:r w:rsidRPr="0022764C">
        <w:t xml:space="preserve"> of any reasonable additional premium and to any amendment to the Policy terms of this management liability section required by the </w:t>
      </w:r>
      <w:r w:rsidRPr="0022764C">
        <w:rPr>
          <w:b/>
        </w:rPr>
        <w:t>Insurer</w:t>
      </w:r>
      <w:r w:rsidRPr="0022764C">
        <w:t>.</w:t>
      </w:r>
    </w:p>
    <w:p w14:paraId="458D4B10" w14:textId="77777777" w:rsidR="00662B74" w:rsidRPr="0022764C" w:rsidRDefault="00662B74" w:rsidP="00662B74">
      <w:pPr>
        <w:pStyle w:val="Heading2"/>
        <w:numPr>
          <w:ilvl w:val="0"/>
          <w:numId w:val="403"/>
        </w:numPr>
        <w:ind w:left="360"/>
        <w:rPr>
          <w:b/>
          <w:bCs w:val="0"/>
          <w:color w:val="auto"/>
        </w:rPr>
      </w:pPr>
      <w:r w:rsidRPr="0022764C">
        <w:rPr>
          <w:b/>
          <w:bCs w:val="0"/>
          <w:color w:val="auto"/>
        </w:rPr>
        <w:t>Emergency costs</w:t>
      </w:r>
    </w:p>
    <w:p w14:paraId="58858EE9" w14:textId="77777777" w:rsidR="00662B74" w:rsidRPr="0022764C" w:rsidRDefault="00662B74" w:rsidP="00662B74">
      <w:pPr>
        <w:pStyle w:val="BodyText"/>
      </w:pPr>
      <w:r w:rsidRPr="0022764C">
        <w:t xml:space="preserve">The </w:t>
      </w:r>
      <w:r w:rsidRPr="0022764C">
        <w:rPr>
          <w:b/>
        </w:rPr>
        <w:t>Insurer</w:t>
      </w:r>
      <w:r w:rsidRPr="0022764C">
        <w:t xml:space="preserve"> will waive the requirement for its prior written consent to the incurring of</w:t>
      </w:r>
      <w:r w:rsidRPr="0022764C">
        <w:rPr>
          <w:b/>
        </w:rPr>
        <w:t xml:space="preserve"> Defence Costs</w:t>
      </w:r>
      <w:r w:rsidRPr="0022764C">
        <w:t xml:space="preserve"> up to the maximum aggregate Sub-Limit stated in the</w:t>
      </w:r>
      <w:r w:rsidRPr="0022764C">
        <w:rPr>
          <w:b/>
          <w:bCs/>
        </w:rPr>
        <w:t xml:space="preserve"> Schedule</w:t>
      </w:r>
      <w:r w:rsidRPr="0022764C">
        <w:t xml:space="preserve"> where it was not reasonably practicable for the </w:t>
      </w:r>
      <w:r w:rsidRPr="0022764C">
        <w:rPr>
          <w:b/>
        </w:rPr>
        <w:t>Insured</w:t>
      </w:r>
      <w:r w:rsidRPr="0022764C">
        <w:t xml:space="preserve"> to seek the </w:t>
      </w:r>
      <w:r w:rsidRPr="0022764C">
        <w:rPr>
          <w:b/>
        </w:rPr>
        <w:t>Insurer’s</w:t>
      </w:r>
      <w:r w:rsidRPr="0022764C">
        <w:t xml:space="preserve"> prior written consent. </w:t>
      </w:r>
    </w:p>
    <w:p w14:paraId="16C86247" w14:textId="77777777" w:rsidR="00662B74" w:rsidRPr="0022764C" w:rsidRDefault="00662B74" w:rsidP="00662B74">
      <w:pPr>
        <w:pStyle w:val="Heading1"/>
      </w:pPr>
      <w:r w:rsidRPr="0022764C">
        <w:t>Extensions applicable only to Insuring Clause</w:t>
      </w:r>
      <w:r w:rsidRPr="0022764C">
        <w:rPr>
          <w:rFonts w:cs="Times New Roman"/>
        </w:rPr>
        <w:t xml:space="preserve"> A1,</w:t>
      </w:r>
      <w:r w:rsidRPr="0022764C">
        <w:t xml:space="preserve"> Directors and Officers Liability of this Management Liability Section.</w:t>
      </w:r>
    </w:p>
    <w:p w14:paraId="206F0B45" w14:textId="77777777" w:rsidR="00662B74" w:rsidRPr="0022764C" w:rsidRDefault="00662B74" w:rsidP="00662B74">
      <w:pPr>
        <w:pStyle w:val="Heading2"/>
        <w:numPr>
          <w:ilvl w:val="0"/>
          <w:numId w:val="403"/>
        </w:numPr>
        <w:ind w:left="360"/>
        <w:rPr>
          <w:b/>
          <w:bCs w:val="0"/>
          <w:color w:val="auto"/>
        </w:rPr>
      </w:pPr>
      <w:r w:rsidRPr="0022764C">
        <w:rPr>
          <w:b/>
          <w:bCs w:val="0"/>
          <w:color w:val="auto"/>
        </w:rPr>
        <w:t>Non-Executive Directors cover</w:t>
      </w:r>
    </w:p>
    <w:p w14:paraId="5F1028DC" w14:textId="77777777" w:rsidR="00662B74" w:rsidRPr="0022764C" w:rsidRDefault="00662B74" w:rsidP="00662B74">
      <w:pPr>
        <w:pStyle w:val="BodyText"/>
        <w:spacing w:before="0"/>
      </w:pPr>
      <w:r w:rsidRPr="0022764C">
        <w:t xml:space="preserve">The </w:t>
      </w:r>
      <w:r w:rsidRPr="0022764C">
        <w:rPr>
          <w:b/>
        </w:rPr>
        <w:t>Insurer</w:t>
      </w:r>
      <w:r w:rsidRPr="0022764C">
        <w:t xml:space="preserve"> shall pay to or on behalf of any </w:t>
      </w:r>
      <w:r w:rsidRPr="0022764C">
        <w:rPr>
          <w:b/>
        </w:rPr>
        <w:t>Non-Executive Director</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up to the </w:t>
      </w:r>
      <w:r w:rsidRPr="0022764C">
        <w:rPr>
          <w:b/>
        </w:rPr>
        <w:t xml:space="preserve">Non-Executive Director Extra Limit </w:t>
      </w:r>
      <w:r w:rsidRPr="0022764C">
        <w:t>but only after exhaustion of:</w:t>
      </w:r>
    </w:p>
    <w:p w14:paraId="09FC751D" w14:textId="77777777" w:rsidR="00662B74" w:rsidRPr="0022764C" w:rsidRDefault="00662B74" w:rsidP="00662B74">
      <w:pPr>
        <w:pStyle w:val="ListNumber0"/>
        <w:numPr>
          <w:ilvl w:val="0"/>
          <w:numId w:val="0"/>
        </w:numPr>
        <w:spacing w:before="0" w:after="120"/>
        <w:ind w:left="360" w:hanging="360"/>
      </w:pPr>
      <w:r w:rsidRPr="0022764C">
        <w:t xml:space="preserve">the </w:t>
      </w:r>
      <w:r w:rsidRPr="0022764C">
        <w:rPr>
          <w:b/>
        </w:rPr>
        <w:t>Limit of liability</w:t>
      </w:r>
      <w:r w:rsidRPr="0022764C">
        <w:t xml:space="preserve">; and </w:t>
      </w:r>
    </w:p>
    <w:p w14:paraId="3525904F" w14:textId="77777777" w:rsidR="00662B74" w:rsidRPr="0022764C" w:rsidRDefault="00662B74" w:rsidP="00662B74">
      <w:pPr>
        <w:pStyle w:val="ListNumber0"/>
        <w:numPr>
          <w:ilvl w:val="0"/>
          <w:numId w:val="0"/>
        </w:numPr>
        <w:spacing w:before="0" w:after="120"/>
        <w:ind w:left="360" w:hanging="360"/>
      </w:pPr>
      <w:r w:rsidRPr="0022764C">
        <w:t xml:space="preserve">any other available directors' and officers' or management liability cover whether written excess of the </w:t>
      </w:r>
      <w:r w:rsidRPr="0022764C">
        <w:rPr>
          <w:b/>
        </w:rPr>
        <w:t>Limit of liability</w:t>
      </w:r>
      <w:r w:rsidRPr="0022764C">
        <w:t xml:space="preserve"> or otherwise; and</w:t>
      </w:r>
    </w:p>
    <w:p w14:paraId="7D1DF811" w14:textId="77777777" w:rsidR="00662B74" w:rsidRPr="0022764C" w:rsidRDefault="00662B74" w:rsidP="00662B74">
      <w:pPr>
        <w:pStyle w:val="ListNumber0"/>
        <w:numPr>
          <w:ilvl w:val="0"/>
          <w:numId w:val="0"/>
        </w:numPr>
        <w:spacing w:before="0" w:after="120"/>
        <w:ind w:left="360" w:hanging="360"/>
      </w:pPr>
      <w:r w:rsidRPr="0022764C">
        <w:t>any other valid and collectible indemnification from any other source.</w:t>
      </w:r>
    </w:p>
    <w:p w14:paraId="01C2AE6C" w14:textId="77777777" w:rsidR="00662B74" w:rsidRPr="0022764C" w:rsidRDefault="00662B74" w:rsidP="00662B74">
      <w:pPr>
        <w:pStyle w:val="Heading2"/>
        <w:numPr>
          <w:ilvl w:val="0"/>
          <w:numId w:val="403"/>
        </w:numPr>
        <w:ind w:left="360"/>
        <w:rPr>
          <w:b/>
          <w:bCs w:val="0"/>
          <w:color w:val="auto"/>
        </w:rPr>
      </w:pPr>
      <w:r w:rsidRPr="0022764C">
        <w:rPr>
          <w:b/>
          <w:bCs w:val="0"/>
          <w:color w:val="auto"/>
        </w:rPr>
        <w:t>Management Buy-Out</w:t>
      </w:r>
    </w:p>
    <w:p w14:paraId="24AA1DA8" w14:textId="77777777" w:rsidR="00662B74" w:rsidRPr="0022764C" w:rsidRDefault="00662B74" w:rsidP="00662B74">
      <w:pPr>
        <w:pStyle w:val="BodyText"/>
      </w:pPr>
      <w:r w:rsidRPr="0022764C">
        <w:t>If during the</w:t>
      </w:r>
      <w:r w:rsidRPr="0022764C">
        <w:rPr>
          <w:b/>
        </w:rPr>
        <w:t xml:space="preserve"> Period of insurance</w:t>
      </w:r>
      <w:r w:rsidRPr="0022764C">
        <w:t xml:space="preserve"> a </w:t>
      </w:r>
      <w:r w:rsidRPr="0022764C">
        <w:rPr>
          <w:b/>
        </w:rPr>
        <w:t>Subsidiary</w:t>
      </w:r>
      <w:r w:rsidRPr="0022764C">
        <w:t xml:space="preserve"> ceases to be a </w:t>
      </w:r>
      <w:r w:rsidRPr="0022764C">
        <w:rPr>
          <w:b/>
        </w:rPr>
        <w:t>Subsidiary</w:t>
      </w:r>
      <w:r w:rsidRPr="0022764C">
        <w:t xml:space="preserve"> due to a management buy-out, then upon written notification from the </w:t>
      </w:r>
      <w:r w:rsidRPr="0022764C">
        <w:rPr>
          <w:b/>
        </w:rPr>
        <w:t>Named Company</w:t>
      </w:r>
      <w:r w:rsidRPr="0022764C">
        <w:t xml:space="preserve"> to the </w:t>
      </w:r>
      <w:r w:rsidRPr="0022764C">
        <w:rPr>
          <w:b/>
        </w:rPr>
        <w:t>Insurer</w:t>
      </w:r>
      <w:r w:rsidRPr="0022764C">
        <w:t xml:space="preserve"> </w:t>
      </w:r>
      <w:r w:rsidRPr="0022764C">
        <w:t xml:space="preserve">prior to such event and subject to the </w:t>
      </w:r>
      <w:r w:rsidRPr="0022764C">
        <w:rPr>
          <w:b/>
        </w:rPr>
        <w:t>Period of Insurance</w:t>
      </w:r>
      <w:r w:rsidRPr="0022764C">
        <w:t xml:space="preserve">, this Management Liability Section shall provide coverage in respect of </w:t>
      </w:r>
      <w:r w:rsidRPr="0022764C">
        <w:rPr>
          <w:b/>
        </w:rPr>
        <w:t>Claims</w:t>
      </w:r>
      <w:r w:rsidRPr="0022764C">
        <w:t xml:space="preserve"> for </w:t>
      </w:r>
      <w:r w:rsidRPr="0022764C">
        <w:rPr>
          <w:b/>
        </w:rPr>
        <w:t>Wrongful Acts</w:t>
      </w:r>
      <w:r w:rsidRPr="0022764C">
        <w:t xml:space="preserve"> actually or allegedly committed, or circumstances occurring, during the 45 days immediately after the completion date of such buy-out</w:t>
      </w:r>
    </w:p>
    <w:p w14:paraId="2D408742" w14:textId="77777777" w:rsidR="00662B74" w:rsidRPr="0022764C" w:rsidRDefault="00662B74" w:rsidP="00662B74">
      <w:pPr>
        <w:pStyle w:val="Heading1"/>
        <w:rPr>
          <w:rFonts w:eastAsia="Cambria"/>
        </w:rPr>
      </w:pPr>
      <w:r w:rsidRPr="0022764C">
        <w:t xml:space="preserve">Extensions applicable only to Insuring Clause A, Directors and Officers Liability and Company Reimbursement </w:t>
      </w:r>
      <w:r w:rsidRPr="0022764C">
        <w:rPr>
          <w:rFonts w:eastAsia="Cambria"/>
        </w:rPr>
        <w:t>of this Management Liability Section</w:t>
      </w:r>
    </w:p>
    <w:p w14:paraId="1F91B590" w14:textId="413094DF" w:rsidR="00662B74" w:rsidRPr="0022764C" w:rsidRDefault="00662B74" w:rsidP="00662B74">
      <w:pPr>
        <w:pStyle w:val="Heading2"/>
        <w:numPr>
          <w:ilvl w:val="0"/>
          <w:numId w:val="403"/>
        </w:numPr>
        <w:ind w:left="360"/>
        <w:rPr>
          <w:b/>
          <w:bCs w:val="0"/>
          <w:color w:val="auto"/>
        </w:rPr>
      </w:pPr>
      <w:r w:rsidRPr="0022764C">
        <w:rPr>
          <w:b/>
          <w:bCs w:val="0"/>
          <w:color w:val="auto"/>
        </w:rPr>
        <w:t xml:space="preserve">Civil Fines and </w:t>
      </w:r>
      <w:del w:id="206" w:author="stuart wolstenholme" w:date="2026-05-29T12:39:00Z" w16du:dateUtc="2026-05-29T11:39:00Z">
        <w:r w:rsidRPr="0022764C" w:rsidDel="00BB79CB">
          <w:rPr>
            <w:b/>
            <w:bCs w:val="0"/>
            <w:color w:val="auto"/>
          </w:rPr>
          <w:delText>Penalities</w:delText>
        </w:r>
      </w:del>
      <w:ins w:id="207" w:author="stuart wolstenholme" w:date="2026-05-29T12:39:00Z" w16du:dateUtc="2026-05-29T11:39:00Z">
        <w:r w:rsidR="00BB79CB" w:rsidRPr="0022764C">
          <w:rPr>
            <w:b/>
            <w:bCs w:val="0"/>
            <w:color w:val="auto"/>
          </w:rPr>
          <w:t>Penalties</w:t>
        </w:r>
      </w:ins>
    </w:p>
    <w:p w14:paraId="33EF0CD6" w14:textId="77777777" w:rsidR="00662B74" w:rsidRPr="0022764C" w:rsidRDefault="00662B74" w:rsidP="00662B74">
      <w:pPr>
        <w:pStyle w:val="BodyText"/>
      </w:pPr>
      <w:r w:rsidRPr="0022764C">
        <w:t xml:space="preserve">This Management Liability Section shall be extended to cover as </w:t>
      </w:r>
      <w:r w:rsidRPr="0022764C">
        <w:rPr>
          <w:b/>
        </w:rPr>
        <w:t>Loss</w:t>
      </w:r>
      <w:r w:rsidRPr="0022764C">
        <w:t xml:space="preserve"> any civil fines or penalties it is legally obliged to pay as a result of a </w:t>
      </w:r>
      <w:r w:rsidRPr="0022764C">
        <w:rPr>
          <w:b/>
        </w:rPr>
        <w:t>Claim</w:t>
      </w:r>
      <w:r w:rsidRPr="0022764C">
        <w:t xml:space="preserve"> where lawfully insurable by the laws of the jurisdictions in which such civil fines or penalties are payable and in which such fines or penalties were ordered to be paid</w:t>
      </w:r>
    </w:p>
    <w:p w14:paraId="74CC3811" w14:textId="77777777" w:rsidR="00662B74" w:rsidRPr="0022764C" w:rsidRDefault="00662B74" w:rsidP="00662B74">
      <w:pPr>
        <w:pStyle w:val="Heading2"/>
        <w:numPr>
          <w:ilvl w:val="0"/>
          <w:numId w:val="403"/>
        </w:numPr>
        <w:ind w:left="360"/>
        <w:rPr>
          <w:b/>
          <w:bCs w:val="0"/>
          <w:color w:val="auto"/>
        </w:rPr>
      </w:pPr>
      <w:r w:rsidRPr="0022764C">
        <w:rPr>
          <w:b/>
          <w:bCs w:val="0"/>
          <w:color w:val="auto"/>
        </w:rPr>
        <w:t>Health and Safety Defence</w:t>
      </w:r>
    </w:p>
    <w:p w14:paraId="598FEB92" w14:textId="77777777" w:rsidR="00662B74" w:rsidRPr="0022764C" w:rsidRDefault="00662B74" w:rsidP="00662B74">
      <w:pPr>
        <w:pStyle w:val="BodyText"/>
      </w:pPr>
      <w:r w:rsidRPr="0022764C">
        <w:t xml:space="preserve">This Management Liability Section shall be extended to cover </w:t>
      </w:r>
      <w:r w:rsidRPr="0022764C">
        <w:rPr>
          <w:b/>
        </w:rPr>
        <w:t>Defence Costs</w:t>
      </w:r>
      <w:r w:rsidRPr="0022764C">
        <w:t xml:space="preserve"> incurred by any Insured Person in respect of any Claim made against such </w:t>
      </w:r>
      <w:r w:rsidRPr="0022764C">
        <w:rPr>
          <w:b/>
        </w:rPr>
        <w:t>Insured</w:t>
      </w:r>
      <w:r w:rsidRPr="0022764C">
        <w:t xml:space="preserve"> </w:t>
      </w:r>
      <w:r w:rsidRPr="0022764C">
        <w:rPr>
          <w:b/>
        </w:rPr>
        <w:t>Person</w:t>
      </w:r>
      <w:r w:rsidRPr="0022764C">
        <w:t xml:space="preserve"> for gross negligence manslaughter, or for any breach of any health and safety or equivalent legislation in any jurisdiction under which said </w:t>
      </w:r>
      <w:r w:rsidRPr="0022764C">
        <w:rPr>
          <w:b/>
        </w:rPr>
        <w:t>Insured Person</w:t>
      </w:r>
      <w:r w:rsidRPr="0022764C">
        <w:t xml:space="preserve"> could be found liable by reason of their committing a relevant </w:t>
      </w:r>
      <w:r w:rsidRPr="0022764C">
        <w:rPr>
          <w:b/>
        </w:rPr>
        <w:t>Wrongful Act</w:t>
      </w:r>
      <w:r w:rsidRPr="0022764C">
        <w:t xml:space="preserve"> in their capacity as a director, officer or </w:t>
      </w:r>
      <w:r w:rsidRPr="0022764C">
        <w:rPr>
          <w:b/>
        </w:rPr>
        <w:t>Employee</w:t>
      </w:r>
      <w:r w:rsidRPr="0022764C">
        <w:t xml:space="preserve"> of the </w:t>
      </w:r>
      <w:r w:rsidRPr="0022764C">
        <w:rPr>
          <w:b/>
        </w:rPr>
        <w:t>Company</w:t>
      </w:r>
      <w:r w:rsidRPr="0022764C">
        <w:t>.</w:t>
      </w:r>
    </w:p>
    <w:p w14:paraId="014D2293" w14:textId="77777777" w:rsidR="00662B74" w:rsidRPr="0022764C" w:rsidRDefault="00662B74" w:rsidP="00662B74">
      <w:pPr>
        <w:pStyle w:val="Heading2"/>
        <w:numPr>
          <w:ilvl w:val="0"/>
          <w:numId w:val="403"/>
        </w:numPr>
        <w:ind w:left="360"/>
        <w:rPr>
          <w:b/>
          <w:bCs w:val="0"/>
          <w:color w:val="auto"/>
        </w:rPr>
      </w:pPr>
      <w:r w:rsidRPr="0022764C">
        <w:rPr>
          <w:b/>
          <w:bCs w:val="0"/>
          <w:color w:val="auto"/>
        </w:rPr>
        <w:t>Estate, heirs and legal representatives</w:t>
      </w:r>
    </w:p>
    <w:p w14:paraId="07340F6A" w14:textId="77777777" w:rsidR="00662B74" w:rsidRPr="0022764C" w:rsidRDefault="00662B74" w:rsidP="00662B74">
      <w:pPr>
        <w:pStyle w:val="BodyText"/>
      </w:pPr>
      <w:r w:rsidRPr="0022764C">
        <w:t xml:space="preserve">This Management Liability Section shall be extended to include as </w:t>
      </w:r>
      <w:r w:rsidRPr="0022764C">
        <w:rPr>
          <w:b/>
        </w:rPr>
        <w:t>Insured Persons</w:t>
      </w:r>
      <w:r w:rsidRPr="0022764C">
        <w:t xml:space="preserve"> the estates, heirs, legal representatives or assigns of an </w:t>
      </w:r>
      <w:r w:rsidRPr="0022764C">
        <w:rPr>
          <w:b/>
        </w:rPr>
        <w:t>Insured</w:t>
      </w:r>
      <w:r w:rsidRPr="0022764C">
        <w:t xml:space="preserve"> </w:t>
      </w:r>
      <w:r w:rsidRPr="0022764C">
        <w:rPr>
          <w:b/>
        </w:rPr>
        <w:t>Person</w:t>
      </w:r>
      <w:r w:rsidRPr="0022764C">
        <w:t xml:space="preserve"> who is deceased or the legal representatives or assigns of an</w:t>
      </w:r>
      <w:r w:rsidRPr="0022764C">
        <w:rPr>
          <w:b/>
        </w:rPr>
        <w:t xml:space="preserve"> Insured Person</w:t>
      </w:r>
      <w:r w:rsidRPr="0022764C">
        <w:t xml:space="preserve"> who is incompetent, insolvent or bankrupt, to the extent that such person is subject to a proceeding solely by reason of an actual or alleged </w:t>
      </w:r>
      <w:r w:rsidRPr="0022764C">
        <w:rPr>
          <w:b/>
        </w:rPr>
        <w:t>Wrongful Act</w:t>
      </w:r>
      <w:r w:rsidRPr="0022764C">
        <w:t xml:space="preserve"> of such deceased, incompetent, insolvent or bankrupt </w:t>
      </w:r>
      <w:r w:rsidRPr="0022764C">
        <w:rPr>
          <w:b/>
        </w:rPr>
        <w:t>Insured Person</w:t>
      </w:r>
      <w:r w:rsidRPr="0022764C">
        <w:t xml:space="preserve"> and that such </w:t>
      </w:r>
      <w:r w:rsidRPr="0022764C">
        <w:rPr>
          <w:b/>
        </w:rPr>
        <w:t>Insured Person</w:t>
      </w:r>
      <w:r w:rsidRPr="0022764C">
        <w:t xml:space="preserve"> would have been covered by this Management Liability Section for </w:t>
      </w:r>
      <w:r w:rsidRPr="0022764C">
        <w:rPr>
          <w:b/>
        </w:rPr>
        <w:t>Loss</w:t>
      </w:r>
      <w:r w:rsidRPr="0022764C">
        <w:t xml:space="preserve"> in the absence of their death, incompetence, insolvency or bankruptcy.</w:t>
      </w:r>
    </w:p>
    <w:p w14:paraId="733FF6D9" w14:textId="77777777" w:rsidR="00662B74" w:rsidRPr="0022764C" w:rsidRDefault="00662B74" w:rsidP="00662B74">
      <w:pPr>
        <w:pStyle w:val="Heading2"/>
        <w:numPr>
          <w:ilvl w:val="0"/>
          <w:numId w:val="403"/>
        </w:numPr>
        <w:ind w:left="360"/>
        <w:rPr>
          <w:b/>
          <w:bCs w:val="0"/>
          <w:color w:val="auto"/>
        </w:rPr>
      </w:pPr>
      <w:r w:rsidRPr="0022764C">
        <w:rPr>
          <w:b/>
          <w:bCs w:val="0"/>
          <w:color w:val="auto"/>
        </w:rPr>
        <w:t>Spouses and domestic partners</w:t>
      </w:r>
    </w:p>
    <w:p w14:paraId="77EDE804" w14:textId="77777777" w:rsidR="00662B74" w:rsidRPr="0022764C" w:rsidRDefault="00662B74" w:rsidP="00662B74">
      <w:pPr>
        <w:pStyle w:val="BodyText"/>
      </w:pPr>
      <w:r w:rsidRPr="0022764C">
        <w:t xml:space="preserve">This </w:t>
      </w:r>
      <w:r w:rsidRPr="0022764C">
        <w:rPr>
          <w:rFonts w:eastAsia="Times New Roman" w:cs="Arial"/>
        </w:rPr>
        <w:t xml:space="preserve">Management Liability Section shall be extended to include as </w:t>
      </w:r>
      <w:r w:rsidRPr="0022764C">
        <w:rPr>
          <w:rFonts w:eastAsia="Times New Roman" w:cs="Arial"/>
          <w:b/>
        </w:rPr>
        <w:t>Insured Person</w:t>
      </w:r>
      <w:r w:rsidRPr="0022764C">
        <w:rPr>
          <w:rFonts w:eastAsia="Times New Roman" w:cs="Arial"/>
        </w:rPr>
        <w:t xml:space="preserve"> the lawful spouse or domestic partner, including same sex relationship civil partnerships, of an </w:t>
      </w:r>
      <w:r w:rsidRPr="0022764C">
        <w:rPr>
          <w:rFonts w:eastAsia="Times New Roman" w:cs="Arial"/>
          <w:b/>
        </w:rPr>
        <w:t>Insured Person</w:t>
      </w:r>
      <w:r w:rsidRPr="0022764C">
        <w:rPr>
          <w:rFonts w:eastAsia="Times New Roman" w:cs="Arial"/>
        </w:rPr>
        <w:t xml:space="preserve"> to the extent that such person is subject to a proceeding solely by reason of their ownership interest in property which a claimant seeks as recovery in respect of a </w:t>
      </w:r>
      <w:r w:rsidRPr="0022764C">
        <w:rPr>
          <w:rFonts w:eastAsia="Times New Roman" w:cs="Arial"/>
          <w:b/>
        </w:rPr>
        <w:t>Claim</w:t>
      </w:r>
      <w:r w:rsidRPr="0022764C">
        <w:rPr>
          <w:rFonts w:eastAsia="Times New Roman" w:cs="Arial"/>
        </w:rPr>
        <w:t xml:space="preserve"> against such </w:t>
      </w:r>
      <w:r w:rsidRPr="0022764C">
        <w:rPr>
          <w:rFonts w:eastAsia="Times New Roman" w:cs="Arial"/>
          <w:b/>
        </w:rPr>
        <w:t>Insured</w:t>
      </w:r>
      <w:r w:rsidRPr="0022764C">
        <w:t xml:space="preserve"> </w:t>
      </w:r>
      <w:r w:rsidRPr="0022764C">
        <w:rPr>
          <w:b/>
        </w:rPr>
        <w:t>Person</w:t>
      </w:r>
      <w:r w:rsidRPr="0022764C">
        <w:t>.</w:t>
      </w:r>
    </w:p>
    <w:p w14:paraId="7CEAC960" w14:textId="77777777" w:rsidR="00662B74" w:rsidRPr="0022764C" w:rsidRDefault="00662B74" w:rsidP="00662B74">
      <w:pPr>
        <w:pStyle w:val="Heading1"/>
      </w:pPr>
      <w:r w:rsidRPr="0022764C">
        <w:lastRenderedPageBreak/>
        <w:t>Extensions applicable only to Insuring Clause A, Directors and Officers Liability and Company Reimbursement, and Insuring Clause B, Corporate Liability of this Management Liability Section:</w:t>
      </w:r>
    </w:p>
    <w:p w14:paraId="563C65AE" w14:textId="77777777" w:rsidR="00662B74" w:rsidRPr="0022764C" w:rsidRDefault="00662B74" w:rsidP="00662B74">
      <w:pPr>
        <w:pStyle w:val="Heading2"/>
        <w:numPr>
          <w:ilvl w:val="0"/>
          <w:numId w:val="403"/>
        </w:numPr>
        <w:ind w:left="360"/>
        <w:rPr>
          <w:b/>
          <w:bCs w:val="0"/>
          <w:color w:val="auto"/>
        </w:rPr>
      </w:pPr>
      <w:r w:rsidRPr="0022764C">
        <w:rPr>
          <w:b/>
          <w:bCs w:val="0"/>
          <w:color w:val="auto"/>
        </w:rPr>
        <w:t>Investigations costs</w:t>
      </w:r>
    </w:p>
    <w:p w14:paraId="66159D26" w14:textId="77777777" w:rsidR="00662B74" w:rsidRPr="0022764C" w:rsidRDefault="00662B74" w:rsidP="00662B74">
      <w:pPr>
        <w:pStyle w:val="BodyText"/>
      </w:pPr>
      <w:r w:rsidRPr="0022764C">
        <w:t xml:space="preserve">This </w:t>
      </w:r>
      <w:r w:rsidRPr="0022764C">
        <w:rPr>
          <w:rFonts w:eastAsia="Cambria" w:cs="Arial"/>
        </w:rPr>
        <w:t>Management Liability Section shall be extended to cover the</w:t>
      </w:r>
      <w:r w:rsidRPr="0022764C">
        <w:rPr>
          <w:rFonts w:eastAsia="Cambria" w:cs="Arial"/>
          <w:b/>
        </w:rPr>
        <w:t xml:space="preserve"> </w:t>
      </w:r>
      <w:r w:rsidRPr="0022764C">
        <w:rPr>
          <w:rFonts w:eastAsia="Times New Roman" w:cs="Arial"/>
          <w:b/>
        </w:rPr>
        <w:t xml:space="preserve">Investigation Costs </w:t>
      </w:r>
      <w:r w:rsidRPr="0022764C">
        <w:rPr>
          <w:rFonts w:eastAsia="Times New Roman" w:cs="Arial"/>
        </w:rPr>
        <w:t xml:space="preserve">of an </w:t>
      </w:r>
      <w:r w:rsidRPr="0022764C">
        <w:rPr>
          <w:rFonts w:eastAsia="Times New Roman" w:cs="Arial"/>
          <w:b/>
        </w:rPr>
        <w:t>Insured Person or</w:t>
      </w:r>
      <w:r w:rsidRPr="0022764C">
        <w:rPr>
          <w:rFonts w:eastAsia="Times New Roman" w:cs="Arial"/>
        </w:rPr>
        <w:t xml:space="preserve"> a </w:t>
      </w:r>
      <w:r w:rsidRPr="0022764C">
        <w:rPr>
          <w:rFonts w:eastAsia="Times New Roman" w:cs="Arial"/>
          <w:b/>
        </w:rPr>
        <w:t xml:space="preserve">Company </w:t>
      </w:r>
      <w:r w:rsidRPr="0022764C">
        <w:rPr>
          <w:rFonts w:eastAsia="Times New Roman" w:cs="Arial"/>
        </w:rPr>
        <w:t xml:space="preserve">in respect of any </w:t>
      </w:r>
      <w:r w:rsidRPr="0022764C">
        <w:rPr>
          <w:rFonts w:eastAsia="Times New Roman" w:cs="Arial"/>
          <w:b/>
        </w:rPr>
        <w:t>Investigation</w:t>
      </w:r>
      <w:r w:rsidRPr="0022764C">
        <w:rPr>
          <w:rFonts w:eastAsia="Times New Roman" w:cs="Arial"/>
        </w:rPr>
        <w:t xml:space="preserve"> first commenced during the </w:t>
      </w:r>
      <w:r w:rsidRPr="0022764C">
        <w:rPr>
          <w:rFonts w:eastAsia="Times New Roman" w:cs="Arial"/>
          <w:b/>
        </w:rPr>
        <w:t xml:space="preserve">Period of insurance </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t>)</w:t>
      </w:r>
    </w:p>
    <w:p w14:paraId="663AABF2" w14:textId="77777777" w:rsidR="00662B74" w:rsidRPr="0022764C" w:rsidRDefault="00662B74" w:rsidP="00662B74">
      <w:pPr>
        <w:pStyle w:val="Heading1"/>
        <w:rPr>
          <w:rFonts w:eastAsia="Cambria"/>
        </w:rPr>
      </w:pPr>
      <w:r w:rsidRPr="0022764C">
        <w:t xml:space="preserve">Extensions applicable only to Insuring Clause B, Corporate Liability </w:t>
      </w:r>
      <w:r w:rsidRPr="0022764C">
        <w:rPr>
          <w:rFonts w:eastAsia="Cambria"/>
        </w:rPr>
        <w:t>of this Management Liability Section</w:t>
      </w:r>
    </w:p>
    <w:p w14:paraId="73E34764" w14:textId="77777777" w:rsidR="00662B74" w:rsidRPr="0022764C" w:rsidRDefault="00662B74" w:rsidP="00662B74">
      <w:pPr>
        <w:pStyle w:val="Heading2"/>
        <w:numPr>
          <w:ilvl w:val="0"/>
          <w:numId w:val="403"/>
        </w:numPr>
        <w:ind w:left="360"/>
        <w:rPr>
          <w:b/>
          <w:bCs w:val="0"/>
          <w:color w:val="auto"/>
        </w:rPr>
      </w:pPr>
      <w:r w:rsidRPr="0022764C">
        <w:rPr>
          <w:b/>
          <w:bCs w:val="0"/>
          <w:color w:val="auto"/>
        </w:rPr>
        <w:t>Corporate manslaughter</w:t>
      </w:r>
    </w:p>
    <w:p w14:paraId="7136B76B" w14:textId="77777777" w:rsidR="00662B74" w:rsidRPr="0022764C" w:rsidRDefault="00662B74" w:rsidP="00662B74">
      <w:pPr>
        <w:pStyle w:val="BodyText"/>
      </w:pPr>
      <w:r w:rsidRPr="0022764C">
        <w:t xml:space="preserve">This Management Liability Section shall be extended to cover the </w:t>
      </w:r>
      <w:r w:rsidRPr="0022764C">
        <w:rPr>
          <w:b/>
        </w:rPr>
        <w:t>Loss</w:t>
      </w:r>
      <w:r w:rsidRPr="0022764C">
        <w:t xml:space="preserve"> of any </w:t>
      </w:r>
      <w:r w:rsidRPr="0022764C">
        <w:rPr>
          <w:b/>
        </w:rPr>
        <w:t>Company</w:t>
      </w:r>
      <w:r w:rsidRPr="0022764C">
        <w:t xml:space="preserve"> resulting from any </w:t>
      </w:r>
      <w:r w:rsidRPr="0022764C">
        <w:rPr>
          <w:b/>
        </w:rPr>
        <w:t>Claim</w:t>
      </w:r>
      <w:r w:rsidRPr="0022764C">
        <w:t xml:space="preserve"> first made against such </w:t>
      </w:r>
      <w:r w:rsidRPr="0022764C">
        <w:rPr>
          <w:b/>
        </w:rPr>
        <w:t>Company</w:t>
      </w:r>
      <w:r w:rsidRPr="0022764C">
        <w:t xml:space="preserve"> during the </w:t>
      </w:r>
      <w:r w:rsidRPr="0022764C">
        <w:rPr>
          <w:b/>
        </w:rPr>
        <w:t>Period of insurance</w:t>
      </w:r>
      <w:r w:rsidRPr="0022764C">
        <w:t xml:space="preserve"> (or </w:t>
      </w:r>
      <w:r w:rsidRPr="0022764C">
        <w:rPr>
          <w:b/>
        </w:rPr>
        <w:t>Discovery Period</w:t>
      </w:r>
      <w:r w:rsidRPr="0022764C">
        <w:t xml:space="preserve">, if applicable), based upon the Corporate Manslaughter and Corporate Homicide Act 2007 of the United Kingdom or for gross negligence manslaughter, or for any breach of any health and safety or similar legislation in any jurisdiction. </w:t>
      </w:r>
    </w:p>
    <w:p w14:paraId="5B2779E2" w14:textId="77777777" w:rsidR="00662B74" w:rsidRPr="0022764C" w:rsidRDefault="00662B74" w:rsidP="00662B74">
      <w:pPr>
        <w:pStyle w:val="Heading2"/>
        <w:numPr>
          <w:ilvl w:val="0"/>
          <w:numId w:val="403"/>
        </w:numPr>
        <w:ind w:left="360"/>
        <w:rPr>
          <w:b/>
          <w:bCs w:val="0"/>
          <w:color w:val="auto"/>
        </w:rPr>
      </w:pPr>
      <w:r w:rsidRPr="0022764C">
        <w:rPr>
          <w:b/>
          <w:bCs w:val="0"/>
          <w:color w:val="auto"/>
        </w:rPr>
        <w:t>Corporate bribery</w:t>
      </w:r>
    </w:p>
    <w:p w14:paraId="147BB03E" w14:textId="77777777" w:rsidR="00662B74" w:rsidRPr="0022764C" w:rsidRDefault="00662B74" w:rsidP="00662B74">
      <w:pPr>
        <w:pStyle w:val="BodyText"/>
      </w:pPr>
      <w:r w:rsidRPr="0022764C">
        <w:t xml:space="preserve">This Management Liability Section shall be extended to cover the </w:t>
      </w:r>
      <w:r w:rsidRPr="0022764C">
        <w:rPr>
          <w:b/>
        </w:rPr>
        <w:t>Loss</w:t>
      </w:r>
      <w:r w:rsidRPr="0022764C">
        <w:t xml:space="preserve"> of the </w:t>
      </w:r>
      <w:r w:rsidRPr="0022764C">
        <w:rPr>
          <w:b/>
        </w:rPr>
        <w:t>Named Company</w:t>
      </w:r>
      <w:r w:rsidRPr="0022764C">
        <w:t xml:space="preserve"> resulting from any </w:t>
      </w:r>
      <w:r w:rsidRPr="0022764C">
        <w:rPr>
          <w:b/>
        </w:rPr>
        <w:t>Claim</w:t>
      </w:r>
      <w:r w:rsidRPr="0022764C">
        <w:t xml:space="preserve"> first made against the </w:t>
      </w:r>
      <w:r w:rsidRPr="0022764C">
        <w:rPr>
          <w:b/>
        </w:rPr>
        <w:t>Named Company</w:t>
      </w:r>
      <w:r w:rsidRPr="0022764C">
        <w:t xml:space="preserve"> during the </w:t>
      </w:r>
      <w:r w:rsidRPr="0022764C">
        <w:rPr>
          <w:b/>
        </w:rPr>
        <w:t>Period of Insurance</w:t>
      </w:r>
      <w:r w:rsidRPr="0022764C">
        <w:t xml:space="preserve">, (or </w:t>
      </w:r>
      <w:r w:rsidRPr="0022764C">
        <w:rPr>
          <w:b/>
        </w:rPr>
        <w:t>Discovery Period</w:t>
      </w:r>
      <w:r w:rsidRPr="0022764C">
        <w:t>, if applicable), for any actual or alleged offence within the meaning specified in the 2010 UK Bribery Act or any amendment thereof committed or allegedly committed in the United Kingdom.</w:t>
      </w:r>
    </w:p>
    <w:p w14:paraId="6824E588" w14:textId="77777777" w:rsidR="00662B74" w:rsidRPr="0022764C" w:rsidRDefault="00662B74" w:rsidP="00662B74">
      <w:pPr>
        <w:pStyle w:val="Heading1"/>
      </w:pPr>
      <w:r w:rsidRPr="0022764C">
        <w:t xml:space="preserve">Notification and Claims Conditions applicable to this Management Liability Section </w:t>
      </w:r>
    </w:p>
    <w:p w14:paraId="6A867649" w14:textId="77777777" w:rsidR="00662B74" w:rsidRPr="0022764C" w:rsidRDefault="00662B74" w:rsidP="00662B74">
      <w:pPr>
        <w:pStyle w:val="Heading2"/>
        <w:numPr>
          <w:ilvl w:val="0"/>
          <w:numId w:val="408"/>
        </w:numPr>
        <w:ind w:left="360"/>
        <w:rPr>
          <w:b/>
          <w:bCs w:val="0"/>
          <w:color w:val="auto"/>
        </w:rPr>
      </w:pPr>
      <w:bookmarkStart w:id="208" w:name="_Ref306377608"/>
      <w:r w:rsidRPr="0022764C">
        <w:rPr>
          <w:b/>
          <w:bCs w:val="0"/>
          <w:color w:val="auto"/>
        </w:rPr>
        <w:t>Notice</w:t>
      </w:r>
      <w:bookmarkEnd w:id="208"/>
    </w:p>
    <w:p w14:paraId="4374AD3B" w14:textId="77777777" w:rsidR="00662B74" w:rsidRPr="0022764C" w:rsidRDefault="00662B74" w:rsidP="00662B74">
      <w:pPr>
        <w:pStyle w:val="ListNumber0"/>
        <w:numPr>
          <w:ilvl w:val="0"/>
          <w:numId w:val="0"/>
        </w:numPr>
        <w:spacing w:before="0" w:after="120"/>
        <w:ind w:left="357" w:hanging="357"/>
      </w:pPr>
      <w:r w:rsidRPr="0022764C">
        <w:rPr>
          <w:rFonts w:eastAsia="Cambria" w:cs="Times New Roman"/>
          <w:szCs w:val="24"/>
        </w:rPr>
        <w:t xml:space="preserve">The </w:t>
      </w:r>
      <w:r w:rsidRPr="0022764C">
        <w:rPr>
          <w:rFonts w:eastAsia="Cambria" w:cs="Times New Roman"/>
          <w:b/>
          <w:szCs w:val="24"/>
        </w:rPr>
        <w:t>Insured</w:t>
      </w:r>
      <w:r w:rsidRPr="0022764C">
        <w:rPr>
          <w:rFonts w:eastAsia="Cambria" w:cs="Times New Roman"/>
          <w:szCs w:val="24"/>
        </w:rPr>
        <w:t xml:space="preserve"> shall give written notice, including full details, to the </w:t>
      </w:r>
      <w:r w:rsidRPr="0022764C">
        <w:rPr>
          <w:rFonts w:eastAsia="Cambria" w:cs="Times New Roman"/>
          <w:b/>
          <w:szCs w:val="24"/>
        </w:rPr>
        <w:t>Insurer</w:t>
      </w:r>
      <w:r w:rsidRPr="0022764C">
        <w:rPr>
          <w:rFonts w:eastAsia="Cambria" w:cs="Times New Roman"/>
          <w:szCs w:val="24"/>
        </w:rPr>
        <w:t xml:space="preserve"> of any </w:t>
      </w:r>
      <w:r w:rsidRPr="0022764C">
        <w:rPr>
          <w:rFonts w:eastAsia="Cambria" w:cs="Times New Roman"/>
          <w:b/>
          <w:szCs w:val="24"/>
        </w:rPr>
        <w:t xml:space="preserve">Claim </w:t>
      </w:r>
      <w:r w:rsidRPr="0022764C">
        <w:rPr>
          <w:rFonts w:eastAsia="Cambria" w:cs="Times New Roman"/>
          <w:szCs w:val="24"/>
        </w:rPr>
        <w:t>or any</w:t>
      </w:r>
      <w:r w:rsidRPr="0022764C">
        <w:rPr>
          <w:rFonts w:eastAsia="Cambria" w:cs="Times New Roman"/>
          <w:b/>
          <w:szCs w:val="24"/>
        </w:rPr>
        <w:t xml:space="preserve"> Wrongful Employment Practice </w:t>
      </w:r>
      <w:r w:rsidRPr="0022764C">
        <w:rPr>
          <w:rFonts w:eastAsia="Cambria" w:cs="Times New Roman"/>
          <w:szCs w:val="24"/>
        </w:rPr>
        <w:t xml:space="preserve">as soon as reasonably practicable within the </w:t>
      </w:r>
      <w:r w:rsidRPr="0022764C">
        <w:rPr>
          <w:rFonts w:eastAsia="Cambria" w:cs="Times New Roman"/>
          <w:b/>
          <w:szCs w:val="24"/>
        </w:rPr>
        <w:t>Period of Insurance,</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rPr>
          <w:rFonts w:eastAsia="Cambria" w:cs="Times New Roman"/>
          <w:szCs w:val="24"/>
        </w:rPr>
        <w:t xml:space="preserve">, and, where it has not been reasonably practicable for the </w:t>
      </w:r>
      <w:r w:rsidRPr="0022764C">
        <w:rPr>
          <w:rFonts w:eastAsia="Cambria" w:cs="Times New Roman"/>
          <w:b/>
          <w:szCs w:val="24"/>
        </w:rPr>
        <w:t>Insured</w:t>
      </w:r>
      <w:r w:rsidRPr="0022764C">
        <w:rPr>
          <w:rFonts w:eastAsia="Cambria" w:cs="Times New Roman"/>
          <w:szCs w:val="24"/>
        </w:rPr>
        <w:t xml:space="preserve"> to give notice during the </w:t>
      </w:r>
      <w:r w:rsidRPr="0022764C">
        <w:rPr>
          <w:rFonts w:eastAsia="Cambria" w:cs="Times New Roman"/>
          <w:b/>
          <w:szCs w:val="24"/>
        </w:rPr>
        <w:t>Period of Insurance</w:t>
      </w:r>
      <w:r w:rsidRPr="0022764C">
        <w:rPr>
          <w:rFonts w:eastAsia="Cambria" w:cs="Times New Roman"/>
          <w:szCs w:val="24"/>
        </w:rPr>
        <w:t>,</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rPr>
          <w:rFonts w:eastAsia="Cambria" w:cs="Times New Roman"/>
          <w:szCs w:val="24"/>
        </w:rPr>
        <w:t xml:space="preserve"> then notice shall be given within 28 days of the date of expiration of the </w:t>
      </w:r>
      <w:r w:rsidRPr="0022764C">
        <w:rPr>
          <w:rFonts w:eastAsia="Cambria" w:cs="Times New Roman"/>
          <w:b/>
          <w:szCs w:val="24"/>
        </w:rPr>
        <w:t>Period of Insurance,</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t>.</w:t>
      </w:r>
    </w:p>
    <w:p w14:paraId="6E267AAF" w14:textId="77777777" w:rsidR="00662B74" w:rsidRPr="0022764C" w:rsidRDefault="00662B74" w:rsidP="00662B74">
      <w:pPr>
        <w:pStyle w:val="ListNumber0"/>
        <w:numPr>
          <w:ilvl w:val="0"/>
          <w:numId w:val="0"/>
        </w:numPr>
        <w:spacing w:before="0" w:after="120"/>
        <w:ind w:left="357" w:hanging="357"/>
      </w:pPr>
      <w:r w:rsidRPr="0022764C">
        <w:t xml:space="preserve">If written notice of a </w:t>
      </w:r>
      <w:r w:rsidRPr="0022764C">
        <w:rPr>
          <w:b/>
        </w:rPr>
        <w:t>Claim</w:t>
      </w:r>
      <w:r w:rsidRPr="0022764C">
        <w:t xml:space="preserve"> has been given to the </w:t>
      </w:r>
      <w:r w:rsidRPr="0022764C">
        <w:rPr>
          <w:b/>
        </w:rPr>
        <w:t>Insurer</w:t>
      </w:r>
      <w:r w:rsidRPr="0022764C">
        <w:t xml:space="preserve"> as prescribed above, then any further </w:t>
      </w:r>
      <w:r w:rsidRPr="0022764C">
        <w:rPr>
          <w:b/>
        </w:rPr>
        <w:t>Claim</w:t>
      </w:r>
      <w:r w:rsidRPr="0022764C">
        <w:t xml:space="preserve"> which arises out of, based upon or attributable to the same or related or continuous or repeated </w:t>
      </w:r>
      <w:r w:rsidRPr="0022764C">
        <w:rPr>
          <w:b/>
        </w:rPr>
        <w:t>Wrongful</w:t>
      </w:r>
      <w:r w:rsidRPr="0022764C">
        <w:t xml:space="preserve"> </w:t>
      </w:r>
      <w:r w:rsidRPr="0022764C">
        <w:rPr>
          <w:b/>
        </w:rPr>
        <w:t>Acts</w:t>
      </w:r>
      <w:r w:rsidRPr="0022764C">
        <w:t xml:space="preserve"> will be considered together with the earlier </w:t>
      </w:r>
      <w:r w:rsidRPr="0022764C">
        <w:rPr>
          <w:b/>
        </w:rPr>
        <w:t>Claim</w:t>
      </w:r>
      <w:r w:rsidRPr="0022764C">
        <w:t xml:space="preserve"> as a </w:t>
      </w:r>
      <w:r w:rsidRPr="0022764C">
        <w:rPr>
          <w:b/>
        </w:rPr>
        <w:t>Single</w:t>
      </w:r>
      <w:r w:rsidRPr="0022764C">
        <w:t xml:space="preserve"> </w:t>
      </w:r>
      <w:r w:rsidRPr="0022764C">
        <w:rPr>
          <w:b/>
        </w:rPr>
        <w:t>Claim</w:t>
      </w:r>
      <w:r w:rsidRPr="0022764C">
        <w:t xml:space="preserve"> and will be deemed to have been first notified at the time of the original notice.</w:t>
      </w:r>
    </w:p>
    <w:p w14:paraId="553D8C00" w14:textId="77777777" w:rsidR="00662B74" w:rsidRPr="0022764C" w:rsidRDefault="00662B74" w:rsidP="00662B74">
      <w:pPr>
        <w:pStyle w:val="ListNumber0"/>
        <w:numPr>
          <w:ilvl w:val="0"/>
          <w:numId w:val="0"/>
        </w:numPr>
        <w:spacing w:before="0" w:after="120"/>
        <w:ind w:left="357" w:hanging="357"/>
      </w:pPr>
      <w:r w:rsidRPr="0022764C">
        <w:t xml:space="preserve">If, during the </w:t>
      </w:r>
      <w:r w:rsidRPr="0022764C">
        <w:rPr>
          <w:b/>
        </w:rPr>
        <w:t>Period of Insurance</w:t>
      </w:r>
      <w:r w:rsidRPr="0022764C">
        <w:t xml:space="preserve">, the </w:t>
      </w:r>
      <w:r w:rsidRPr="0022764C">
        <w:rPr>
          <w:b/>
        </w:rPr>
        <w:t>Insured</w:t>
      </w:r>
      <w:r w:rsidRPr="0022764C">
        <w:t xml:space="preserve"> becomes aware of any circumstances which may reasonably be expected to give rise to a </w:t>
      </w:r>
      <w:r w:rsidRPr="0022764C">
        <w:rPr>
          <w:b/>
        </w:rPr>
        <w:t>Claim</w:t>
      </w:r>
      <w:r w:rsidRPr="0022764C">
        <w:t>,</w:t>
      </w:r>
      <w:r w:rsidRPr="0022764C">
        <w:rPr>
          <w:b/>
        </w:rPr>
        <w:t xml:space="preserve"> </w:t>
      </w:r>
      <w:r w:rsidRPr="0022764C">
        <w:t xml:space="preserve">and gives written notice to the </w:t>
      </w:r>
      <w:r w:rsidRPr="0022764C">
        <w:rPr>
          <w:b/>
        </w:rPr>
        <w:t>Insurer</w:t>
      </w:r>
      <w:r w:rsidRPr="0022764C">
        <w:t xml:space="preserve"> of such circumstances and the reasons for anticipating such a </w:t>
      </w:r>
      <w:r w:rsidRPr="0022764C">
        <w:rPr>
          <w:b/>
        </w:rPr>
        <w:t>Claim</w:t>
      </w:r>
      <w:r w:rsidRPr="0022764C">
        <w:t xml:space="preserve">, with full particulars as to dates, persons and entities involved, potential claimants and the consequences which have resulted or may result from any anticipated </w:t>
      </w:r>
      <w:r w:rsidRPr="0022764C">
        <w:rPr>
          <w:b/>
        </w:rPr>
        <w:t>Wrongful</w:t>
      </w:r>
      <w:r w:rsidRPr="0022764C">
        <w:t xml:space="preserve"> </w:t>
      </w:r>
      <w:r w:rsidRPr="0022764C">
        <w:rPr>
          <w:b/>
        </w:rPr>
        <w:t>Act</w:t>
      </w:r>
      <w:r w:rsidRPr="0022764C">
        <w:t xml:space="preserve">, then any </w:t>
      </w:r>
      <w:r w:rsidRPr="0022764C">
        <w:rPr>
          <w:b/>
        </w:rPr>
        <w:t>Claim</w:t>
      </w:r>
      <w:r w:rsidRPr="0022764C">
        <w:t xml:space="preserve"> subsequently arising out of, based upon or attributable to essentially the same circumstances or </w:t>
      </w:r>
      <w:r w:rsidRPr="0022764C">
        <w:rPr>
          <w:b/>
        </w:rPr>
        <w:t>Wrongful</w:t>
      </w:r>
      <w:r w:rsidRPr="0022764C">
        <w:t xml:space="preserve"> </w:t>
      </w:r>
      <w:r w:rsidRPr="0022764C">
        <w:rPr>
          <w:b/>
        </w:rPr>
        <w:t>Acts</w:t>
      </w:r>
      <w:r w:rsidRPr="0022764C">
        <w:t xml:space="preserve"> will be deemed to have been first made at the time notice was first given.</w:t>
      </w:r>
    </w:p>
    <w:p w14:paraId="3530C2BA" w14:textId="77777777" w:rsidR="00662B74" w:rsidRPr="0022764C" w:rsidRDefault="00662B74" w:rsidP="00662B74">
      <w:pPr>
        <w:pStyle w:val="ListNumber0"/>
        <w:numPr>
          <w:ilvl w:val="0"/>
          <w:numId w:val="0"/>
        </w:numPr>
        <w:spacing w:before="0" w:after="120"/>
        <w:ind w:left="357" w:hanging="357"/>
      </w:pPr>
      <w:r w:rsidRPr="0022764C">
        <w:t xml:space="preserve">All notices under Claims condition A shall be in writing, referring to the Policy Number, and be made to the address set out in the </w:t>
      </w:r>
      <w:r w:rsidRPr="0022764C">
        <w:rPr>
          <w:b/>
          <w:bCs/>
        </w:rPr>
        <w:t>Schedule</w:t>
      </w:r>
      <w:r w:rsidRPr="0022764C">
        <w:t>.</w:t>
      </w:r>
    </w:p>
    <w:p w14:paraId="2AAB3489" w14:textId="77777777" w:rsidR="00662B74" w:rsidRPr="0022764C" w:rsidRDefault="00662B74" w:rsidP="00662B74">
      <w:pPr>
        <w:pStyle w:val="ListNumber0"/>
        <w:numPr>
          <w:ilvl w:val="0"/>
          <w:numId w:val="0"/>
        </w:numPr>
        <w:spacing w:before="0" w:after="120"/>
        <w:ind w:left="357" w:hanging="357"/>
      </w:pPr>
      <w:r w:rsidRPr="0022764C">
        <w:t xml:space="preserve">Notification of </w:t>
      </w:r>
      <w:r w:rsidRPr="0022764C">
        <w:rPr>
          <w:b/>
        </w:rPr>
        <w:t>Claims</w:t>
      </w:r>
      <w:r w:rsidRPr="0022764C">
        <w:t xml:space="preserve"> in compliance with this Claims Condition A is a condition precedent to the liability of the </w:t>
      </w:r>
      <w:r w:rsidRPr="0022764C">
        <w:rPr>
          <w:b/>
        </w:rPr>
        <w:t>Insurer</w:t>
      </w:r>
      <w:r w:rsidRPr="0022764C">
        <w:t xml:space="preserve"> hereunder.</w:t>
      </w:r>
    </w:p>
    <w:p w14:paraId="050B32E1" w14:textId="77777777" w:rsidR="00662B74" w:rsidRPr="0022764C" w:rsidRDefault="00662B74" w:rsidP="00662B74">
      <w:pPr>
        <w:pStyle w:val="Heading2"/>
        <w:numPr>
          <w:ilvl w:val="0"/>
          <w:numId w:val="408"/>
        </w:numPr>
        <w:ind w:left="360"/>
        <w:rPr>
          <w:b/>
          <w:bCs w:val="0"/>
          <w:color w:val="auto"/>
        </w:rPr>
      </w:pPr>
      <w:r w:rsidRPr="0022764C">
        <w:rPr>
          <w:b/>
          <w:bCs w:val="0"/>
          <w:color w:val="auto"/>
        </w:rPr>
        <w:t>Defence and settlement of claims and consent</w:t>
      </w:r>
    </w:p>
    <w:p w14:paraId="19ABA3AE" w14:textId="77777777" w:rsidR="00662B74" w:rsidRPr="0022764C" w:rsidRDefault="00662B74" w:rsidP="00662B74">
      <w:pPr>
        <w:pStyle w:val="ListNumber0"/>
        <w:numPr>
          <w:ilvl w:val="0"/>
          <w:numId w:val="0"/>
        </w:numPr>
        <w:spacing w:after="120"/>
        <w:ind w:left="357" w:hanging="357"/>
      </w:pPr>
      <w:r w:rsidRPr="0022764C">
        <w:t xml:space="preserve">It is the duty of the </w:t>
      </w:r>
      <w:r w:rsidRPr="0022764C">
        <w:rPr>
          <w:b/>
        </w:rPr>
        <w:t>Insured</w:t>
      </w:r>
      <w:r w:rsidRPr="0022764C">
        <w:t xml:space="preserve">, not the </w:t>
      </w:r>
      <w:r w:rsidRPr="0022764C">
        <w:rPr>
          <w:b/>
        </w:rPr>
        <w:t>Insurer</w:t>
      </w:r>
      <w:r w:rsidRPr="0022764C">
        <w:t xml:space="preserve">, to defend </w:t>
      </w:r>
      <w:r w:rsidRPr="0022764C">
        <w:rPr>
          <w:b/>
        </w:rPr>
        <w:t>Claims</w:t>
      </w:r>
      <w:r w:rsidRPr="0022764C">
        <w:t xml:space="preserve">. The </w:t>
      </w:r>
      <w:r w:rsidRPr="0022764C">
        <w:rPr>
          <w:b/>
        </w:rPr>
        <w:t>Insurer</w:t>
      </w:r>
      <w:r w:rsidRPr="0022764C">
        <w:rPr>
          <w:i/>
        </w:rPr>
        <w:t xml:space="preserve"> </w:t>
      </w:r>
      <w:r w:rsidRPr="0022764C">
        <w:t xml:space="preserve">shall be entitled to participate fully in the investigation, defence and negotiation of any settlement of any </w:t>
      </w:r>
      <w:r w:rsidRPr="0022764C">
        <w:rPr>
          <w:b/>
        </w:rPr>
        <w:t>Claim</w:t>
      </w:r>
      <w:r w:rsidRPr="0022764C">
        <w:t xml:space="preserve">. In respect of any </w:t>
      </w:r>
      <w:r w:rsidRPr="0022764C">
        <w:rPr>
          <w:b/>
        </w:rPr>
        <w:t>Claim</w:t>
      </w:r>
      <w:r w:rsidRPr="0022764C">
        <w:t xml:space="preserve"> brought or maintained by, on behalf of or at the instigation of any </w:t>
      </w:r>
      <w:r w:rsidRPr="0022764C">
        <w:rPr>
          <w:b/>
        </w:rPr>
        <w:t>Insured</w:t>
      </w:r>
      <w:r w:rsidRPr="0022764C">
        <w:t xml:space="preserve">, </w:t>
      </w:r>
      <w:r w:rsidRPr="0022764C">
        <w:rPr>
          <w:b/>
        </w:rPr>
        <w:t>Outside</w:t>
      </w:r>
      <w:r w:rsidRPr="0022764C">
        <w:rPr>
          <w:i/>
        </w:rPr>
        <w:t xml:space="preserve"> </w:t>
      </w:r>
      <w:r w:rsidRPr="0022764C">
        <w:rPr>
          <w:b/>
        </w:rPr>
        <w:t>Entity</w:t>
      </w:r>
      <w:r w:rsidRPr="0022764C">
        <w:t xml:space="preserve"> or the latter’s directors or officers, the </w:t>
      </w:r>
      <w:r w:rsidRPr="0022764C">
        <w:rPr>
          <w:b/>
        </w:rPr>
        <w:t>Insurer</w:t>
      </w:r>
      <w:r w:rsidRPr="0022764C">
        <w:t xml:space="preserve"> shall have the right (but not the duty) to control the investigation, defence and negotiation of any settlement of such </w:t>
      </w:r>
      <w:r w:rsidRPr="0022764C">
        <w:rPr>
          <w:b/>
        </w:rPr>
        <w:t>Claim</w:t>
      </w:r>
      <w:r w:rsidRPr="0022764C">
        <w:t>.</w:t>
      </w:r>
    </w:p>
    <w:p w14:paraId="68B2F7B1" w14:textId="77777777" w:rsidR="00662B74" w:rsidRPr="0022764C" w:rsidRDefault="00662B74" w:rsidP="00662B74">
      <w:pPr>
        <w:pStyle w:val="ListNumber0"/>
        <w:numPr>
          <w:ilvl w:val="0"/>
          <w:numId w:val="0"/>
        </w:numPr>
        <w:spacing w:before="0"/>
        <w:ind w:left="357"/>
        <w:rPr>
          <w:szCs w:val="18"/>
        </w:rPr>
      </w:pPr>
      <w:r w:rsidRPr="0022764C">
        <w:t>In the event</w:t>
      </w:r>
      <w:r w:rsidRPr="0022764C">
        <w:rPr>
          <w:color w:val="FF0000"/>
          <w:sz w:val="20"/>
        </w:rPr>
        <w:t xml:space="preserve"> </w:t>
      </w:r>
      <w:r w:rsidRPr="0022764C">
        <w:rPr>
          <w:szCs w:val="18"/>
        </w:rPr>
        <w:t xml:space="preserve">of any disagreement arising between the </w:t>
      </w:r>
      <w:r w:rsidRPr="0022764C">
        <w:rPr>
          <w:b/>
          <w:bCs/>
          <w:szCs w:val="18"/>
        </w:rPr>
        <w:t>Insurer</w:t>
      </w:r>
      <w:r w:rsidRPr="0022764C">
        <w:rPr>
          <w:szCs w:val="18"/>
        </w:rPr>
        <w:t xml:space="preserve"> and an </w:t>
      </w:r>
      <w:r w:rsidRPr="0022764C">
        <w:rPr>
          <w:b/>
          <w:bCs/>
          <w:szCs w:val="18"/>
        </w:rPr>
        <w:t>Insured</w:t>
      </w:r>
      <w:r w:rsidRPr="0022764C">
        <w:rPr>
          <w:szCs w:val="18"/>
        </w:rPr>
        <w:t xml:space="preserve"> as to whether or not to contest or settle any legal proceedings or proceed with any appeal of a decision of a Court,  then the parties agree that it shall be determined  by a King’s Counsel to be mutually agreed upon, or in default of agreement to be nominated by the Chairperson of the Counsel to be mutually agreed upon, or in default of agreement to be nominated by the Chairperson of the Bar Council. Such King’s Counsel shall act as an expert and not an arbitrator and their determination shall be based upon the written submissions of the partied and shall be final and binding on the parties, There shall be no obligation on the King’s Counsel to provide reasons unless specifically requested by the </w:t>
      </w:r>
      <w:r w:rsidRPr="0022764C">
        <w:rPr>
          <w:b/>
          <w:bCs/>
          <w:szCs w:val="18"/>
        </w:rPr>
        <w:t xml:space="preserve">Insured </w:t>
      </w:r>
      <w:r w:rsidRPr="0022764C">
        <w:rPr>
          <w:szCs w:val="18"/>
        </w:rPr>
        <w:t xml:space="preserve">or the </w:t>
      </w:r>
      <w:r w:rsidRPr="0022764C">
        <w:rPr>
          <w:b/>
          <w:bCs/>
          <w:szCs w:val="18"/>
        </w:rPr>
        <w:t>Insurer.</w:t>
      </w:r>
      <w:r w:rsidRPr="0022764C">
        <w:rPr>
          <w:szCs w:val="18"/>
        </w:rPr>
        <w:t xml:space="preserve"> The costs of any reference to determination shall be deemed to form part of the </w:t>
      </w:r>
      <w:r w:rsidRPr="0022764C">
        <w:rPr>
          <w:b/>
          <w:bCs/>
          <w:szCs w:val="18"/>
        </w:rPr>
        <w:t>Defence Costs.</w:t>
      </w:r>
    </w:p>
    <w:p w14:paraId="34D524F5" w14:textId="77777777" w:rsidR="00662B74" w:rsidRPr="0022764C" w:rsidRDefault="00662B74" w:rsidP="00662B74">
      <w:pPr>
        <w:pStyle w:val="ListNumber0"/>
        <w:numPr>
          <w:ilvl w:val="0"/>
          <w:numId w:val="0"/>
        </w:numPr>
        <w:spacing w:before="0" w:after="120"/>
        <w:ind w:left="357" w:hanging="360"/>
      </w:pPr>
      <w:r w:rsidRPr="0022764C">
        <w:t xml:space="preserve">An </w:t>
      </w:r>
      <w:r w:rsidRPr="0022764C">
        <w:rPr>
          <w:b/>
        </w:rPr>
        <w:t>Insured</w:t>
      </w:r>
      <w:r w:rsidRPr="0022764C">
        <w:t xml:space="preserve"> shall not admit or assume any liability, enter into any settlement agreement, consent to any judgment, pay any </w:t>
      </w:r>
      <w:r w:rsidRPr="0022764C">
        <w:rPr>
          <w:b/>
        </w:rPr>
        <w:t>Loss</w:t>
      </w:r>
      <w:r w:rsidRPr="0022764C">
        <w:t xml:space="preserve">, or otherwise incur any </w:t>
      </w:r>
      <w:r w:rsidRPr="0022764C">
        <w:rPr>
          <w:b/>
        </w:rPr>
        <w:t>Defence</w:t>
      </w:r>
      <w:r w:rsidRPr="0022764C">
        <w:t xml:space="preserve"> </w:t>
      </w:r>
      <w:r w:rsidRPr="0022764C">
        <w:rPr>
          <w:b/>
        </w:rPr>
        <w:t xml:space="preserve">Costs </w:t>
      </w:r>
      <w:r w:rsidRPr="0022764C">
        <w:t xml:space="preserve">without the </w:t>
      </w:r>
      <w:r w:rsidRPr="0022764C">
        <w:rPr>
          <w:b/>
        </w:rPr>
        <w:t>Insurer</w:t>
      </w:r>
      <w:r w:rsidRPr="0022764C">
        <w:t xml:space="preserve">’s prior written consent, which shall not be unreasonably withheld or delayed. The </w:t>
      </w:r>
      <w:r w:rsidRPr="0022764C">
        <w:rPr>
          <w:b/>
        </w:rPr>
        <w:t>Insurer</w:t>
      </w:r>
      <w:r w:rsidRPr="0022764C">
        <w:t xml:space="preserve"> </w:t>
      </w:r>
      <w:r w:rsidRPr="0022764C">
        <w:lastRenderedPageBreak/>
        <w:t xml:space="preserve">shall not be liable to pay any settlement incurred without its prior written consent. </w:t>
      </w:r>
    </w:p>
    <w:p w14:paraId="6FF794CE" w14:textId="77777777" w:rsidR="00662B74" w:rsidRPr="0022764C" w:rsidRDefault="00662B74" w:rsidP="00662B74">
      <w:pPr>
        <w:pStyle w:val="ListNumber0"/>
        <w:numPr>
          <w:ilvl w:val="0"/>
          <w:numId w:val="0"/>
        </w:numPr>
        <w:spacing w:before="0" w:after="120"/>
        <w:ind w:left="357" w:hanging="360"/>
      </w:pPr>
      <w:r w:rsidRPr="0022764C">
        <w:t xml:space="preserve">The </w:t>
      </w:r>
      <w:r w:rsidRPr="0022764C">
        <w:rPr>
          <w:b/>
        </w:rPr>
        <w:t>Insured</w:t>
      </w:r>
      <w:r w:rsidRPr="0022764C">
        <w:t xml:space="preserve"> shall provide to the </w:t>
      </w:r>
      <w:r w:rsidRPr="0022764C">
        <w:rPr>
          <w:b/>
        </w:rPr>
        <w:t>Insurer</w:t>
      </w:r>
      <w:r w:rsidRPr="0022764C">
        <w:t xml:space="preserve"> all information, assistance and cooperation with regard to a </w:t>
      </w:r>
      <w:r w:rsidRPr="0022764C">
        <w:rPr>
          <w:b/>
        </w:rPr>
        <w:t>Claim</w:t>
      </w:r>
      <w:r w:rsidRPr="0022764C">
        <w:t>.</w:t>
      </w:r>
    </w:p>
    <w:p w14:paraId="08149FD2" w14:textId="77777777" w:rsidR="00662B74" w:rsidRPr="0022764C" w:rsidRDefault="00662B74" w:rsidP="00662B74">
      <w:pPr>
        <w:pStyle w:val="ListNumber0"/>
        <w:numPr>
          <w:ilvl w:val="0"/>
          <w:numId w:val="0"/>
        </w:numPr>
        <w:spacing w:before="0" w:after="120"/>
        <w:ind w:left="357" w:hanging="360"/>
      </w:pPr>
      <w:r w:rsidRPr="0022764C">
        <w:t xml:space="preserve">The </w:t>
      </w:r>
      <w:r w:rsidRPr="0022764C">
        <w:rPr>
          <w:b/>
        </w:rPr>
        <w:t>Insurer</w:t>
      </w:r>
      <w:r w:rsidRPr="0022764C">
        <w:t xml:space="preserve"> shall advance </w:t>
      </w:r>
      <w:r w:rsidRPr="0022764C">
        <w:rPr>
          <w:b/>
        </w:rPr>
        <w:t xml:space="preserve">Defence Costs </w:t>
      </w:r>
      <w:r w:rsidRPr="0022764C">
        <w:t xml:space="preserve">on an as-incurred basis in respect of covered </w:t>
      </w:r>
      <w:r w:rsidRPr="0022764C">
        <w:rPr>
          <w:b/>
        </w:rPr>
        <w:t>Claims</w:t>
      </w:r>
      <w:r w:rsidRPr="0022764C">
        <w:t xml:space="preserve">. If it is finally determined that any such </w:t>
      </w:r>
      <w:r w:rsidRPr="0022764C">
        <w:rPr>
          <w:b/>
        </w:rPr>
        <w:t>Defence</w:t>
      </w:r>
      <w:r w:rsidRPr="0022764C">
        <w:t xml:space="preserve"> </w:t>
      </w:r>
      <w:r w:rsidRPr="0022764C">
        <w:rPr>
          <w:b/>
        </w:rPr>
        <w:t xml:space="preserve">Costs </w:t>
      </w:r>
      <w:r w:rsidRPr="0022764C">
        <w:t xml:space="preserve">so advanced are not covered under this Management Liability Section, the </w:t>
      </w:r>
      <w:r w:rsidRPr="0022764C">
        <w:rPr>
          <w:b/>
        </w:rPr>
        <w:t>Named Company</w:t>
      </w:r>
      <w:r w:rsidRPr="0022764C">
        <w:t xml:space="preserve"> shall repay such amounts to the </w:t>
      </w:r>
      <w:r w:rsidRPr="0022764C">
        <w:rPr>
          <w:b/>
        </w:rPr>
        <w:t>Insurer</w:t>
      </w:r>
      <w:r w:rsidRPr="0022764C">
        <w:t>.</w:t>
      </w:r>
    </w:p>
    <w:p w14:paraId="1A43EDDE" w14:textId="77777777" w:rsidR="00662B74" w:rsidRPr="0022764C" w:rsidRDefault="00662B74" w:rsidP="00662B74">
      <w:pPr>
        <w:pStyle w:val="Heading2"/>
        <w:numPr>
          <w:ilvl w:val="0"/>
          <w:numId w:val="408"/>
        </w:numPr>
        <w:ind w:left="360"/>
        <w:rPr>
          <w:b/>
          <w:bCs w:val="0"/>
          <w:color w:val="auto"/>
        </w:rPr>
      </w:pPr>
      <w:r w:rsidRPr="0022764C">
        <w:rPr>
          <w:b/>
          <w:bCs w:val="0"/>
          <w:color w:val="auto"/>
        </w:rPr>
        <w:t>Allocation</w:t>
      </w:r>
    </w:p>
    <w:p w14:paraId="3B09286D" w14:textId="77777777" w:rsidR="00662B74" w:rsidRPr="0022764C" w:rsidRDefault="00662B74" w:rsidP="00662B74">
      <w:pPr>
        <w:pStyle w:val="ListNumber0"/>
        <w:numPr>
          <w:ilvl w:val="0"/>
          <w:numId w:val="0"/>
        </w:numPr>
        <w:spacing w:before="0" w:after="120"/>
        <w:ind w:left="357" w:hanging="357"/>
      </w:pPr>
      <w:r w:rsidRPr="0022764C">
        <w:t xml:space="preserve">The </w:t>
      </w:r>
      <w:r w:rsidRPr="0022764C">
        <w:rPr>
          <w:b/>
        </w:rPr>
        <w:t>Insurer</w:t>
      </w:r>
      <w:r w:rsidRPr="0022764C">
        <w:t xml:space="preserve"> shall pay only those amounts or portions of </w:t>
      </w:r>
      <w:r w:rsidRPr="0022764C">
        <w:rPr>
          <w:b/>
        </w:rPr>
        <w:t>Loss</w:t>
      </w:r>
      <w:r w:rsidRPr="0022764C">
        <w:t xml:space="preserve"> allocated to covered matters claimed against the </w:t>
      </w:r>
      <w:r w:rsidRPr="0022764C">
        <w:rPr>
          <w:b/>
        </w:rPr>
        <w:t>Insured</w:t>
      </w:r>
      <w:r w:rsidRPr="0022764C">
        <w:t xml:space="preserve">. If the </w:t>
      </w:r>
      <w:r w:rsidRPr="0022764C">
        <w:rPr>
          <w:b/>
        </w:rPr>
        <w:t>Insured</w:t>
      </w:r>
      <w:r w:rsidRPr="0022764C">
        <w:t xml:space="preserve"> incurs any </w:t>
      </w:r>
      <w:r w:rsidRPr="0022764C">
        <w:rPr>
          <w:b/>
        </w:rPr>
        <w:t>Loss</w:t>
      </w:r>
      <w:r w:rsidRPr="0022764C">
        <w:t xml:space="preserve"> arising out of a </w:t>
      </w:r>
      <w:r w:rsidRPr="0022764C">
        <w:rPr>
          <w:b/>
        </w:rPr>
        <w:t>Claim</w:t>
      </w:r>
      <w:r w:rsidRPr="0022764C">
        <w:t xml:space="preserve"> that includes both matters covered and matters not covered by this Management Liability Section, or that is made against both covered and non-covered parties, the </w:t>
      </w:r>
      <w:r w:rsidRPr="0022764C">
        <w:rPr>
          <w:b/>
        </w:rPr>
        <w:t>Insured</w:t>
      </w:r>
      <w:r w:rsidRPr="0022764C">
        <w:t xml:space="preserve"> and the </w:t>
      </w:r>
      <w:r w:rsidRPr="0022764C">
        <w:rPr>
          <w:b/>
        </w:rPr>
        <w:t>Insurer</w:t>
      </w:r>
      <w:r w:rsidRPr="0022764C">
        <w:t xml:space="preserve"> shall use their best efforts to determine a fair and proper allocation of the proportion of the </w:t>
      </w:r>
      <w:r w:rsidRPr="0022764C">
        <w:rPr>
          <w:b/>
        </w:rPr>
        <w:t>Loss</w:t>
      </w:r>
      <w:r w:rsidRPr="0022764C">
        <w:rPr>
          <w:i/>
        </w:rPr>
        <w:t xml:space="preserve"> </w:t>
      </w:r>
      <w:r w:rsidRPr="0022764C">
        <w:t xml:space="preserve">covered hereunder, taking into account the relative legal and financial exposures of the parties to the </w:t>
      </w:r>
      <w:r w:rsidRPr="0022764C">
        <w:rPr>
          <w:b/>
        </w:rPr>
        <w:t>Claim</w:t>
      </w:r>
      <w:r w:rsidRPr="0022764C">
        <w:t xml:space="preserve"> and the relative benefits to be obtained by the resolution of the </w:t>
      </w:r>
      <w:r w:rsidRPr="0022764C">
        <w:rPr>
          <w:b/>
        </w:rPr>
        <w:t>Claim</w:t>
      </w:r>
      <w:r w:rsidRPr="0022764C">
        <w:t xml:space="preserve">. </w:t>
      </w:r>
      <w:bookmarkStart w:id="209" w:name="_Ref306373265"/>
    </w:p>
    <w:p w14:paraId="6960C213" w14:textId="77777777" w:rsidR="00662B74" w:rsidRPr="0022764C" w:rsidRDefault="00662B74" w:rsidP="00662B74">
      <w:pPr>
        <w:pStyle w:val="ListNumber0"/>
        <w:numPr>
          <w:ilvl w:val="0"/>
          <w:numId w:val="0"/>
        </w:numPr>
        <w:spacing w:before="0" w:after="120"/>
        <w:ind w:left="357" w:hanging="357"/>
      </w:pPr>
      <w:r w:rsidRPr="0022764C">
        <w:t xml:space="preserve">If an allocation cannot be agreed between the </w:t>
      </w:r>
      <w:r w:rsidRPr="0022764C">
        <w:rPr>
          <w:b/>
        </w:rPr>
        <w:t>Insured</w:t>
      </w:r>
      <w:r w:rsidRPr="0022764C">
        <w:t xml:space="preserve"> and the </w:t>
      </w:r>
      <w:r w:rsidRPr="0022764C">
        <w:rPr>
          <w:b/>
        </w:rPr>
        <w:t>Insurer</w:t>
      </w:r>
      <w:r w:rsidRPr="0022764C">
        <w:t xml:space="preserve">, then the parties agree that it shall be determined, having regard to the principles stated in this Claims Condition, by a King’s Counsel to be mutually agreed upon, or in default of agreement to be nominated by the Chairperson of the Bar Council. Such King’s Counsel shall act as an expert and not an arbitrator and their determination shall be based upon the written submissions of the parties and shall be final and binding on the parties. There shall be no obligation on the King’s Counsel to provide reasons unless specifically requested by the </w:t>
      </w:r>
      <w:r w:rsidRPr="0022764C">
        <w:rPr>
          <w:b/>
        </w:rPr>
        <w:t>Insured</w:t>
      </w:r>
      <w:r w:rsidRPr="0022764C">
        <w:t xml:space="preserve"> or the </w:t>
      </w:r>
      <w:r w:rsidRPr="0022764C">
        <w:rPr>
          <w:b/>
        </w:rPr>
        <w:t>Insurer</w:t>
      </w:r>
      <w:r w:rsidRPr="0022764C">
        <w:t>.</w:t>
      </w:r>
      <w:bookmarkEnd w:id="209"/>
    </w:p>
    <w:p w14:paraId="400242FF" w14:textId="77777777" w:rsidR="00662B74" w:rsidRPr="0022764C" w:rsidRDefault="00662B74" w:rsidP="00662B74">
      <w:pPr>
        <w:pStyle w:val="ListNumber0"/>
        <w:numPr>
          <w:ilvl w:val="0"/>
          <w:numId w:val="0"/>
        </w:numPr>
        <w:spacing w:before="0" w:after="120"/>
        <w:ind w:left="357" w:hanging="357"/>
      </w:pPr>
      <w:r w:rsidRPr="0022764C">
        <w:t xml:space="preserve">The costs of any reference to expert determination under this Claims Condition shall be borne equally by both the </w:t>
      </w:r>
      <w:r w:rsidRPr="0022764C">
        <w:rPr>
          <w:b/>
        </w:rPr>
        <w:t>Insured</w:t>
      </w:r>
      <w:r w:rsidRPr="0022764C">
        <w:t xml:space="preserve"> and the </w:t>
      </w:r>
      <w:r w:rsidRPr="0022764C">
        <w:rPr>
          <w:b/>
        </w:rPr>
        <w:t>Insurer</w:t>
      </w:r>
      <w:r w:rsidRPr="0022764C">
        <w:t>.</w:t>
      </w:r>
    </w:p>
    <w:p w14:paraId="31D10049" w14:textId="77777777" w:rsidR="00662B74" w:rsidRPr="0022764C" w:rsidRDefault="00662B74" w:rsidP="00662B74">
      <w:pPr>
        <w:pStyle w:val="Heading2"/>
        <w:numPr>
          <w:ilvl w:val="0"/>
          <w:numId w:val="408"/>
        </w:numPr>
        <w:ind w:left="360"/>
        <w:rPr>
          <w:b/>
          <w:bCs w:val="0"/>
          <w:color w:val="auto"/>
        </w:rPr>
      </w:pPr>
      <w:r w:rsidRPr="0022764C">
        <w:rPr>
          <w:b/>
          <w:bCs w:val="0"/>
          <w:color w:val="auto"/>
        </w:rPr>
        <w:t>Priority of payments</w:t>
      </w:r>
    </w:p>
    <w:p w14:paraId="3A04CD95" w14:textId="77777777" w:rsidR="00662B74" w:rsidRPr="0022764C" w:rsidRDefault="00662B74" w:rsidP="00662B74">
      <w:pPr>
        <w:pStyle w:val="ListNumber0"/>
        <w:numPr>
          <w:ilvl w:val="0"/>
          <w:numId w:val="0"/>
        </w:numPr>
        <w:spacing w:before="0"/>
        <w:ind w:left="3"/>
      </w:pPr>
      <w:r w:rsidRPr="0022764C">
        <w:t xml:space="preserve">If the </w:t>
      </w:r>
      <w:r w:rsidRPr="0022764C">
        <w:rPr>
          <w:b/>
        </w:rPr>
        <w:t>Insurer</w:t>
      </w:r>
      <w:r w:rsidRPr="0022764C">
        <w:t xml:space="preserve"> is liable to pay </w:t>
      </w:r>
      <w:r w:rsidRPr="0022764C">
        <w:rPr>
          <w:b/>
        </w:rPr>
        <w:t>Loss</w:t>
      </w:r>
      <w:r w:rsidRPr="0022764C">
        <w:t xml:space="preserve"> covered under more than one Insuring Clause, then it shall pay such </w:t>
      </w:r>
      <w:r w:rsidRPr="0022764C">
        <w:rPr>
          <w:b/>
        </w:rPr>
        <w:t>Loss</w:t>
      </w:r>
      <w:r w:rsidRPr="0022764C">
        <w:t xml:space="preserve"> in the order it falls due. However, where it appears reasonably likely the </w:t>
      </w:r>
      <w:r w:rsidRPr="0022764C">
        <w:rPr>
          <w:b/>
        </w:rPr>
        <w:t xml:space="preserve">Limit of liability </w:t>
      </w:r>
      <w:r w:rsidRPr="0022764C">
        <w:t xml:space="preserve">shall become exhausted by payments of </w:t>
      </w:r>
      <w:r w:rsidRPr="0022764C">
        <w:rPr>
          <w:b/>
        </w:rPr>
        <w:t>Loss</w:t>
      </w:r>
      <w:r w:rsidRPr="0022764C">
        <w:t xml:space="preserve"> the </w:t>
      </w:r>
      <w:r w:rsidRPr="0022764C">
        <w:rPr>
          <w:b/>
        </w:rPr>
        <w:t>Insurer</w:t>
      </w:r>
      <w:r w:rsidRPr="0022764C">
        <w:t xml:space="preserve"> shall, subject to the </w:t>
      </w:r>
      <w:r w:rsidRPr="0022764C">
        <w:rPr>
          <w:b/>
        </w:rPr>
        <w:t>Limit of liability</w:t>
      </w:r>
      <w:r w:rsidRPr="0022764C">
        <w:t xml:space="preserve"> and unless compelled otherwise by law or any judicial or regulatory order, pay </w:t>
      </w:r>
      <w:r w:rsidRPr="0022764C">
        <w:rPr>
          <w:b/>
        </w:rPr>
        <w:t>Loss</w:t>
      </w:r>
      <w:r w:rsidRPr="0022764C">
        <w:t xml:space="preserve"> in the following order:</w:t>
      </w:r>
    </w:p>
    <w:p w14:paraId="654F9788" w14:textId="77777777" w:rsidR="00662B74" w:rsidRPr="0022764C" w:rsidRDefault="00662B74" w:rsidP="00662B74">
      <w:pPr>
        <w:pStyle w:val="ListNumber0"/>
        <w:numPr>
          <w:ilvl w:val="0"/>
          <w:numId w:val="0"/>
        </w:numPr>
        <w:spacing w:before="0" w:after="120"/>
        <w:ind w:left="360" w:hanging="360"/>
      </w:pPr>
      <w:r w:rsidRPr="0022764C">
        <w:t>to or on behalf of an</w:t>
      </w:r>
      <w:r w:rsidRPr="0022764C">
        <w:rPr>
          <w:b/>
        </w:rPr>
        <w:t xml:space="preserve"> Insured Person</w:t>
      </w:r>
      <w:r w:rsidRPr="0022764C">
        <w:t xml:space="preserve"> under Insuring Clause A1; then</w:t>
      </w:r>
    </w:p>
    <w:p w14:paraId="39752468" w14:textId="77777777" w:rsidR="00662B74" w:rsidRPr="0022764C" w:rsidRDefault="00662B74" w:rsidP="00662B74">
      <w:pPr>
        <w:pStyle w:val="ListNumber0"/>
        <w:numPr>
          <w:ilvl w:val="0"/>
          <w:numId w:val="0"/>
        </w:numPr>
        <w:spacing w:before="0" w:after="120"/>
        <w:ind w:left="360" w:hanging="360"/>
      </w:pPr>
      <w:r w:rsidRPr="0022764C">
        <w:t xml:space="preserve">to or on behalf of any </w:t>
      </w:r>
      <w:r w:rsidRPr="0022764C">
        <w:rPr>
          <w:b/>
        </w:rPr>
        <w:t>Company</w:t>
      </w:r>
      <w:r w:rsidRPr="0022764C">
        <w:t xml:space="preserve"> under Insuring Clause A2; then</w:t>
      </w:r>
    </w:p>
    <w:p w14:paraId="5E02881D" w14:textId="77777777" w:rsidR="00662B74" w:rsidRPr="0022764C" w:rsidRDefault="00662B74" w:rsidP="00662B74">
      <w:pPr>
        <w:pStyle w:val="ListNumber0"/>
        <w:numPr>
          <w:ilvl w:val="0"/>
          <w:numId w:val="0"/>
        </w:numPr>
        <w:spacing w:before="0" w:after="120"/>
        <w:ind w:left="360" w:hanging="360"/>
      </w:pPr>
      <w:r w:rsidRPr="0022764C">
        <w:t xml:space="preserve">to or on behalf of any </w:t>
      </w:r>
      <w:r w:rsidRPr="0022764C">
        <w:rPr>
          <w:b/>
        </w:rPr>
        <w:t>Company</w:t>
      </w:r>
      <w:r w:rsidRPr="0022764C">
        <w:t xml:space="preserve"> under Insuring Clauses B and C.</w:t>
      </w:r>
    </w:p>
    <w:p w14:paraId="222CB4AD" w14:textId="77777777" w:rsidR="00662B74" w:rsidRPr="0022764C" w:rsidRDefault="00662B74" w:rsidP="00662B74">
      <w:pPr>
        <w:pStyle w:val="Heading2"/>
        <w:numPr>
          <w:ilvl w:val="0"/>
          <w:numId w:val="408"/>
        </w:numPr>
        <w:ind w:left="360"/>
        <w:rPr>
          <w:b/>
          <w:bCs w:val="0"/>
          <w:color w:val="auto"/>
        </w:rPr>
      </w:pPr>
      <w:r w:rsidRPr="0022764C">
        <w:rPr>
          <w:b/>
          <w:bCs w:val="0"/>
          <w:color w:val="auto"/>
        </w:rPr>
        <w:t>Subrogation and recoveries</w:t>
      </w:r>
    </w:p>
    <w:p w14:paraId="281C1928" w14:textId="77777777" w:rsidR="00662B74" w:rsidRPr="0022764C" w:rsidRDefault="00662B74" w:rsidP="00662B74">
      <w:pPr>
        <w:pStyle w:val="ListNumber0"/>
        <w:numPr>
          <w:ilvl w:val="0"/>
          <w:numId w:val="0"/>
        </w:numPr>
        <w:spacing w:before="0" w:after="120"/>
        <w:ind w:left="357" w:hanging="357"/>
      </w:pPr>
      <w:r w:rsidRPr="0022764C">
        <w:t xml:space="preserve">In the event of any payment under this Management Liability Section, the </w:t>
      </w:r>
      <w:r w:rsidRPr="0022764C">
        <w:rPr>
          <w:b/>
        </w:rPr>
        <w:t>Insurer</w:t>
      </w:r>
      <w:r w:rsidRPr="0022764C">
        <w:t xml:space="preserve"> shall be subrogated to the extent of such payment to all of the </w:t>
      </w:r>
      <w:r w:rsidRPr="0022764C">
        <w:rPr>
          <w:b/>
        </w:rPr>
        <w:t>Insured</w:t>
      </w:r>
      <w:r w:rsidRPr="0022764C">
        <w:t xml:space="preserve">’s rights of recovery. </w:t>
      </w:r>
      <w:r w:rsidRPr="0022764C">
        <w:t xml:space="preserve">The </w:t>
      </w:r>
      <w:r w:rsidRPr="0022764C">
        <w:rPr>
          <w:b/>
        </w:rPr>
        <w:t>Insured</w:t>
      </w:r>
      <w:r w:rsidRPr="0022764C">
        <w:t xml:space="preserve"> shall execute all papers required and do everything reasonably necessary to secure such rights and to enable the </w:t>
      </w:r>
      <w:r w:rsidRPr="0022764C">
        <w:rPr>
          <w:b/>
        </w:rPr>
        <w:t>Insurer</w:t>
      </w:r>
      <w:r w:rsidRPr="0022764C">
        <w:t xml:space="preserve"> to bring any recovery action or suit as reasonably required by the </w:t>
      </w:r>
      <w:r w:rsidRPr="0022764C">
        <w:rPr>
          <w:b/>
        </w:rPr>
        <w:t>Insurer</w:t>
      </w:r>
      <w:r w:rsidRPr="0022764C">
        <w:t>.</w:t>
      </w:r>
    </w:p>
    <w:p w14:paraId="58FDD1DF" w14:textId="77777777" w:rsidR="00662B74" w:rsidRPr="0022764C" w:rsidRDefault="00662B74" w:rsidP="00662B74">
      <w:pPr>
        <w:pStyle w:val="ListNumber0"/>
        <w:numPr>
          <w:ilvl w:val="0"/>
          <w:numId w:val="0"/>
        </w:numPr>
        <w:spacing w:before="0" w:after="120"/>
        <w:ind w:left="357" w:hanging="357"/>
      </w:pPr>
      <w:r w:rsidRPr="0022764C">
        <w:t xml:space="preserve">Any recovery received shall first be applied against any payment made by the </w:t>
      </w:r>
      <w:r w:rsidRPr="0022764C">
        <w:rPr>
          <w:b/>
        </w:rPr>
        <w:t>Insurer</w:t>
      </w:r>
      <w:r w:rsidRPr="0022764C">
        <w:t xml:space="preserve"> with any balance remaining thereafter being remitted</w:t>
      </w:r>
      <w:r w:rsidRPr="0022764C">
        <w:rPr>
          <w:color w:val="000000"/>
        </w:rPr>
        <w:t xml:space="preserve"> to or retained by the </w:t>
      </w:r>
      <w:r w:rsidRPr="0022764C">
        <w:rPr>
          <w:b/>
          <w:color w:val="000000"/>
        </w:rPr>
        <w:t xml:space="preserve">Insured </w:t>
      </w:r>
      <w:r w:rsidRPr="0022764C">
        <w:rPr>
          <w:color w:val="000000"/>
        </w:rPr>
        <w:t>or the</w:t>
      </w:r>
      <w:r w:rsidRPr="0022764C">
        <w:rPr>
          <w:b/>
          <w:color w:val="000000"/>
        </w:rPr>
        <w:t xml:space="preserve"> Company</w:t>
      </w:r>
      <w:r w:rsidRPr="0022764C">
        <w:rPr>
          <w:color w:val="000000"/>
        </w:rPr>
        <w:t>,</w:t>
      </w:r>
      <w:r w:rsidRPr="0022764C">
        <w:rPr>
          <w:b/>
          <w:color w:val="000000"/>
        </w:rPr>
        <w:t xml:space="preserve"> </w:t>
      </w:r>
      <w:r w:rsidRPr="0022764C">
        <w:rPr>
          <w:color w:val="000000"/>
        </w:rPr>
        <w:t>as applicable.</w:t>
      </w:r>
    </w:p>
    <w:p w14:paraId="1C6936A6" w14:textId="77777777" w:rsidR="00662B74" w:rsidRPr="0022764C" w:rsidRDefault="00662B74" w:rsidP="00662B74">
      <w:pPr>
        <w:pStyle w:val="ListNumber0"/>
        <w:numPr>
          <w:ilvl w:val="0"/>
          <w:numId w:val="0"/>
        </w:numPr>
        <w:spacing w:before="0" w:after="120"/>
        <w:ind w:left="357" w:hanging="357"/>
        <w:rPr>
          <w:color w:val="FF0000"/>
        </w:rPr>
      </w:pPr>
      <w:r w:rsidRPr="0022764C">
        <w:t xml:space="preserve">The </w:t>
      </w:r>
      <w:r w:rsidRPr="0022764C">
        <w:rPr>
          <w:b/>
        </w:rPr>
        <w:t>Insurer</w:t>
      </w:r>
      <w:r w:rsidRPr="0022764C">
        <w:t xml:space="preserve"> shall not exercise any right of subrogation against an </w:t>
      </w:r>
      <w:r w:rsidRPr="0022764C">
        <w:rPr>
          <w:b/>
        </w:rPr>
        <w:t>Insured Person</w:t>
      </w:r>
      <w:r w:rsidRPr="0022764C">
        <w:t xml:space="preserve"> unless Exclusion A applies to such </w:t>
      </w:r>
      <w:r w:rsidRPr="0022764C">
        <w:rPr>
          <w:b/>
        </w:rPr>
        <w:t>Insured Person</w:t>
      </w:r>
      <w:r w:rsidRPr="0022764C">
        <w:t>.</w:t>
      </w:r>
    </w:p>
    <w:p w14:paraId="0B624198" w14:textId="77777777" w:rsidR="00662B74" w:rsidRPr="0022764C" w:rsidRDefault="00662B74" w:rsidP="00662B74">
      <w:pPr>
        <w:pStyle w:val="Heading1"/>
      </w:pPr>
      <w:r w:rsidRPr="0022764C">
        <w:t>General Conditions applicable to this Management Liability Section</w:t>
      </w:r>
    </w:p>
    <w:p w14:paraId="537B1C0A" w14:textId="77777777" w:rsidR="00662B74" w:rsidRPr="0022764C" w:rsidRDefault="00662B74" w:rsidP="00662B74">
      <w:pPr>
        <w:pStyle w:val="Heading2"/>
        <w:numPr>
          <w:ilvl w:val="0"/>
          <w:numId w:val="409"/>
        </w:numPr>
        <w:ind w:left="360"/>
        <w:rPr>
          <w:b/>
          <w:bCs w:val="0"/>
          <w:color w:val="auto"/>
        </w:rPr>
      </w:pPr>
      <w:bookmarkStart w:id="210" w:name="_Ref317698465"/>
      <w:r w:rsidRPr="0022764C">
        <w:rPr>
          <w:b/>
          <w:bCs w:val="0"/>
          <w:color w:val="auto"/>
        </w:rPr>
        <w:t>Change in control and automatic run-off</w:t>
      </w:r>
    </w:p>
    <w:p w14:paraId="34EF91D6" w14:textId="77777777" w:rsidR="00662B74" w:rsidRPr="0022764C" w:rsidRDefault="00662B74" w:rsidP="00662B74">
      <w:pPr>
        <w:pStyle w:val="BodyText"/>
      </w:pPr>
      <w:r w:rsidRPr="0022764C">
        <w:t xml:space="preserve">If, during the </w:t>
      </w:r>
      <w:r w:rsidRPr="0022764C">
        <w:rPr>
          <w:b/>
        </w:rPr>
        <w:t>Period of Insurance</w:t>
      </w:r>
      <w:r w:rsidRPr="0022764C">
        <w:t xml:space="preserve">, a </w:t>
      </w:r>
      <w:r w:rsidRPr="0022764C">
        <w:rPr>
          <w:b/>
        </w:rPr>
        <w:t>Change in Control</w:t>
      </w:r>
      <w:r w:rsidRPr="0022764C">
        <w:t xml:space="preserve"> occurs, then coverage under this Management Liability Section will continue in full force and effect until the end of the </w:t>
      </w:r>
      <w:r w:rsidRPr="0022764C">
        <w:rPr>
          <w:b/>
        </w:rPr>
        <w:t>Period of insurance</w:t>
      </w:r>
      <w:r w:rsidRPr="0022764C">
        <w:t xml:space="preserve"> with respect to </w:t>
      </w:r>
      <w:r w:rsidRPr="0022764C">
        <w:rPr>
          <w:b/>
        </w:rPr>
        <w:t>Claims</w:t>
      </w:r>
      <w:r w:rsidRPr="0022764C">
        <w:t xml:space="preserve"> for </w:t>
      </w:r>
      <w:r w:rsidRPr="0022764C">
        <w:rPr>
          <w:b/>
        </w:rPr>
        <w:t>Wrongful</w:t>
      </w:r>
      <w:r w:rsidRPr="0022764C">
        <w:t xml:space="preserve"> </w:t>
      </w:r>
      <w:r w:rsidRPr="0022764C">
        <w:rPr>
          <w:b/>
        </w:rPr>
        <w:t>Acts</w:t>
      </w:r>
      <w:r w:rsidRPr="0022764C">
        <w:t xml:space="preserve"> committed or allegedly committed, and to </w:t>
      </w:r>
      <w:r w:rsidRPr="0022764C">
        <w:rPr>
          <w:b/>
        </w:rPr>
        <w:t>Investigations</w:t>
      </w:r>
      <w:r w:rsidRPr="0022764C">
        <w:t xml:space="preserve"> in relation to events that actually or allegedly occurred or took place, before the effective date of such </w:t>
      </w:r>
      <w:r w:rsidRPr="0022764C">
        <w:rPr>
          <w:b/>
        </w:rPr>
        <w:t>Change in Control</w:t>
      </w:r>
      <w:r w:rsidRPr="0022764C">
        <w:t xml:space="preserve">, but coverage will cease with respect to </w:t>
      </w:r>
      <w:r w:rsidRPr="0022764C">
        <w:rPr>
          <w:b/>
        </w:rPr>
        <w:t>Claims</w:t>
      </w:r>
      <w:r w:rsidRPr="0022764C">
        <w:t xml:space="preserve"> for </w:t>
      </w:r>
      <w:r w:rsidRPr="0022764C">
        <w:rPr>
          <w:b/>
        </w:rPr>
        <w:t>Wrongful</w:t>
      </w:r>
      <w:r w:rsidRPr="0022764C">
        <w:t xml:space="preserve"> </w:t>
      </w:r>
      <w:r w:rsidRPr="0022764C">
        <w:rPr>
          <w:b/>
        </w:rPr>
        <w:t>Acts</w:t>
      </w:r>
      <w:r w:rsidRPr="0022764C">
        <w:t xml:space="preserve"> committed or allegedly committed, and to </w:t>
      </w:r>
      <w:r w:rsidRPr="0022764C">
        <w:rPr>
          <w:b/>
        </w:rPr>
        <w:t>Investigations</w:t>
      </w:r>
      <w:r w:rsidRPr="0022764C">
        <w:t xml:space="preserve"> in relation to events that actually or allegedly occurred or took place, thereafter (unless otherwise agreed to by the </w:t>
      </w:r>
      <w:r w:rsidRPr="0022764C">
        <w:rPr>
          <w:b/>
        </w:rPr>
        <w:t>Named Company</w:t>
      </w:r>
      <w:r w:rsidRPr="0022764C">
        <w:t xml:space="preserve"> and the </w:t>
      </w:r>
      <w:r w:rsidRPr="0022764C">
        <w:rPr>
          <w:b/>
        </w:rPr>
        <w:t>Insurer</w:t>
      </w:r>
      <w:r w:rsidRPr="0022764C">
        <w:t>) and the premium will be considered fully earned in consideration of the coverage provided.</w:t>
      </w:r>
      <w:bookmarkEnd w:id="210"/>
    </w:p>
    <w:p w14:paraId="65BA8F4A" w14:textId="77777777" w:rsidR="00662B74" w:rsidRPr="0022764C" w:rsidRDefault="00662B74" w:rsidP="00662B74">
      <w:pPr>
        <w:pStyle w:val="Heading2"/>
        <w:numPr>
          <w:ilvl w:val="0"/>
          <w:numId w:val="409"/>
        </w:numPr>
        <w:ind w:left="360"/>
        <w:rPr>
          <w:b/>
          <w:bCs w:val="0"/>
          <w:color w:val="auto"/>
        </w:rPr>
      </w:pPr>
      <w:r w:rsidRPr="0022764C">
        <w:rPr>
          <w:b/>
          <w:bCs w:val="0"/>
          <w:color w:val="auto"/>
        </w:rPr>
        <w:t>Limit of liability and retention</w:t>
      </w:r>
    </w:p>
    <w:p w14:paraId="4117EDD6" w14:textId="77777777" w:rsidR="00662B74" w:rsidRPr="0022764C" w:rsidRDefault="00662B74" w:rsidP="00662B74">
      <w:pPr>
        <w:pStyle w:val="ListNumber0"/>
        <w:numPr>
          <w:ilvl w:val="0"/>
          <w:numId w:val="0"/>
        </w:numPr>
        <w:spacing w:before="0" w:after="120"/>
        <w:ind w:left="360" w:hanging="360"/>
      </w:pPr>
      <w:r w:rsidRPr="0022764C">
        <w:rPr>
          <w:b/>
        </w:rPr>
        <w:t>Limit of liability</w:t>
      </w:r>
      <w:r w:rsidRPr="0022764C">
        <w:t xml:space="preserve"> and Sub-Limits:</w:t>
      </w:r>
    </w:p>
    <w:p w14:paraId="4E0C106B" w14:textId="77777777" w:rsidR="00662B74" w:rsidRPr="0022764C" w:rsidRDefault="00662B74" w:rsidP="00662B74">
      <w:pPr>
        <w:pStyle w:val="ListNumber0"/>
        <w:numPr>
          <w:ilvl w:val="0"/>
          <w:numId w:val="383"/>
        </w:numPr>
        <w:spacing w:before="0" w:after="120"/>
      </w:pPr>
      <w:r w:rsidRPr="0022764C">
        <w:t xml:space="preserve">The </w:t>
      </w:r>
      <w:r w:rsidRPr="0022764C">
        <w:rPr>
          <w:b/>
        </w:rPr>
        <w:t>Insurer</w:t>
      </w:r>
      <w:r w:rsidRPr="0022764C">
        <w:t xml:space="preserve">’s total liability under this Management Liability Section for all </w:t>
      </w:r>
      <w:r w:rsidRPr="0022764C">
        <w:rPr>
          <w:b/>
          <w:bCs/>
        </w:rPr>
        <w:t>Loss</w:t>
      </w:r>
      <w:r w:rsidRPr="0022764C">
        <w:t xml:space="preserve"> shall not exceed the sum(s) stated in the </w:t>
      </w:r>
      <w:r w:rsidRPr="0022764C">
        <w:rPr>
          <w:b/>
          <w:bCs/>
        </w:rPr>
        <w:t>Schedule</w:t>
      </w:r>
      <w:r w:rsidRPr="0022764C">
        <w:t xml:space="preserve"> for each </w:t>
      </w:r>
      <w:r w:rsidRPr="0022764C">
        <w:rPr>
          <w:bCs/>
        </w:rPr>
        <w:t>Insuring Clause</w:t>
      </w:r>
      <w:r w:rsidRPr="0022764C">
        <w:rPr>
          <w:b/>
          <w:bCs/>
        </w:rPr>
        <w:t xml:space="preserve"> </w:t>
      </w:r>
      <w:r w:rsidRPr="0022764C">
        <w:t xml:space="preserve">in respect of any one </w:t>
      </w:r>
      <w:r w:rsidRPr="0022764C">
        <w:rPr>
          <w:b/>
          <w:bCs/>
        </w:rPr>
        <w:t>Single Claim</w:t>
      </w:r>
      <w:r w:rsidRPr="0022764C">
        <w:t>.</w:t>
      </w:r>
    </w:p>
    <w:p w14:paraId="3FDEC55E" w14:textId="77777777" w:rsidR="00662B74" w:rsidRPr="0022764C" w:rsidRDefault="00662B74" w:rsidP="00662B74">
      <w:pPr>
        <w:pStyle w:val="ListNumber0"/>
        <w:numPr>
          <w:ilvl w:val="0"/>
          <w:numId w:val="383"/>
        </w:numPr>
        <w:spacing w:before="0" w:after="120"/>
      </w:pPr>
      <w:r w:rsidRPr="0022764C">
        <w:rPr>
          <w:rFonts w:eastAsia="Cambria" w:cs="Times New Roman"/>
          <w:szCs w:val="24"/>
        </w:rPr>
        <w:t>Notwithstanding paragraph 1(a) above:</w:t>
      </w:r>
    </w:p>
    <w:p w14:paraId="60468196" w14:textId="6CE2BF7A"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t xml:space="preserve">in respect of all claims brought or maintained in the United States of America, the </w:t>
      </w:r>
      <w:r w:rsidRPr="0022764C">
        <w:rPr>
          <w:b/>
        </w:rPr>
        <w:t>Insurer’s</w:t>
      </w:r>
      <w:r w:rsidRPr="0022764C">
        <w:t xml:space="preserve"> total liability, in the aggregate during the </w:t>
      </w:r>
      <w:r w:rsidRPr="0022764C">
        <w:rPr>
          <w:b/>
        </w:rPr>
        <w:t xml:space="preserve">Period of insurance, </w:t>
      </w:r>
      <w:r w:rsidRPr="0022764C">
        <w:t xml:space="preserve">under this Management Liability Section for all </w:t>
      </w:r>
      <w:r w:rsidRPr="0022764C">
        <w:rPr>
          <w:b/>
          <w:bCs/>
        </w:rPr>
        <w:t xml:space="preserve">Loss </w:t>
      </w:r>
      <w:r w:rsidRPr="0022764C">
        <w:t xml:space="preserve">shall not exceed the </w:t>
      </w:r>
      <w:r w:rsidRPr="0022764C">
        <w:rPr>
          <w:bCs/>
        </w:rPr>
        <w:t>sum(s)</w:t>
      </w:r>
      <w:r w:rsidRPr="0022764C">
        <w:t xml:space="preserve"> stated in the </w:t>
      </w:r>
      <w:r w:rsidRPr="0022764C">
        <w:rPr>
          <w:b/>
          <w:bCs/>
        </w:rPr>
        <w:t>Schedule</w:t>
      </w:r>
      <w:r w:rsidRPr="0022764C">
        <w:t xml:space="preserve"> for each </w:t>
      </w:r>
      <w:r w:rsidRPr="0022764C">
        <w:rPr>
          <w:bCs/>
        </w:rPr>
        <w:t>Insuring Clause</w:t>
      </w:r>
      <w:r w:rsidRPr="0022764C">
        <w:t xml:space="preserve">. Any payment of </w:t>
      </w:r>
      <w:r w:rsidRPr="0022764C">
        <w:rPr>
          <w:b/>
          <w:bCs/>
        </w:rPr>
        <w:t>Loss</w:t>
      </w:r>
      <w:r w:rsidRPr="0022764C">
        <w:t xml:space="preserve"> under </w:t>
      </w:r>
      <w:del w:id="211" w:author="stuart wolstenholme" w:date="2026-05-29T12:48:00Z" w16du:dateUtc="2026-05-29T11:48:00Z">
        <w:r w:rsidRPr="0022764C" w:rsidDel="0022764C">
          <w:delText>a</w:delText>
        </w:r>
      </w:del>
      <w:ins w:id="212" w:author="stuart wolstenholme" w:date="2026-05-29T12:48:00Z" w16du:dateUtc="2026-05-29T11:48:00Z">
        <w:r w:rsidR="0022764C" w:rsidRPr="0022764C">
          <w:t>an</w:t>
        </w:r>
      </w:ins>
      <w:r w:rsidRPr="0022764C">
        <w:t xml:space="preserve"> </w:t>
      </w:r>
      <w:r w:rsidRPr="0022764C">
        <w:rPr>
          <w:bCs/>
        </w:rPr>
        <w:t>Insuring Clause</w:t>
      </w:r>
      <w:r w:rsidRPr="0022764C">
        <w:t xml:space="preserve"> shall erode the applicable </w:t>
      </w:r>
      <w:r w:rsidRPr="0022764C">
        <w:rPr>
          <w:b/>
          <w:bCs/>
        </w:rPr>
        <w:t>Limit of liability;</w:t>
      </w:r>
    </w:p>
    <w:p w14:paraId="0BE63A8D" w14:textId="5891CA63"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rPr>
          <w:rFonts w:eastAsia="Cambria" w:cs="Times New Roman"/>
          <w:szCs w:val="24"/>
        </w:rPr>
        <w:t xml:space="preserve">in respect of all </w:t>
      </w:r>
      <w:r w:rsidRPr="0022764C">
        <w:rPr>
          <w:rFonts w:eastAsia="Cambria" w:cs="Times New Roman"/>
          <w:b/>
          <w:szCs w:val="24"/>
        </w:rPr>
        <w:t xml:space="preserve">Claims </w:t>
      </w:r>
      <w:r w:rsidRPr="0022764C">
        <w:rPr>
          <w:rFonts w:eastAsia="Cambria" w:cs="Times New Roman"/>
          <w:szCs w:val="24"/>
        </w:rPr>
        <w:t xml:space="preserve">first notified during the </w:t>
      </w:r>
      <w:r w:rsidRPr="0022764C">
        <w:rPr>
          <w:rFonts w:eastAsia="Cambria" w:cs="Times New Roman"/>
          <w:b/>
          <w:szCs w:val="24"/>
        </w:rPr>
        <w:t xml:space="preserve">Discovery Period, </w:t>
      </w:r>
      <w:r w:rsidRPr="0022764C">
        <w:t xml:space="preserve">the </w:t>
      </w:r>
      <w:del w:id="213" w:author="stuart wolstenholme" w:date="2026-05-29T12:39:00Z" w16du:dateUtc="2026-05-29T11:39:00Z">
        <w:r w:rsidRPr="0022764C" w:rsidDel="00BB79CB">
          <w:rPr>
            <w:b/>
            <w:bCs/>
          </w:rPr>
          <w:delText xml:space="preserve">Insurer’s </w:delText>
        </w:r>
        <w:r w:rsidRPr="0022764C" w:rsidDel="00BB79CB">
          <w:delText> total</w:delText>
        </w:r>
      </w:del>
      <w:ins w:id="214" w:author="stuart wolstenholme" w:date="2026-05-29T12:39:00Z" w16du:dateUtc="2026-05-29T11:39:00Z">
        <w:r w:rsidR="00BB79CB" w:rsidRPr="0022764C">
          <w:rPr>
            <w:b/>
            <w:bCs/>
          </w:rPr>
          <w:t xml:space="preserve">Insurer’s </w:t>
        </w:r>
        <w:r w:rsidR="00BB79CB" w:rsidRPr="0022764C">
          <w:t>total</w:t>
        </w:r>
      </w:ins>
      <w:r w:rsidRPr="0022764C">
        <w:t xml:space="preserve"> liability, in the aggregate, under this Management Liability Section for all </w:t>
      </w:r>
      <w:r w:rsidRPr="0022764C">
        <w:rPr>
          <w:b/>
          <w:bCs/>
        </w:rPr>
        <w:t>Loss</w:t>
      </w:r>
      <w:r w:rsidRPr="0022764C">
        <w:t xml:space="preserve"> shall not exceed the sum(s) stated in the </w:t>
      </w:r>
      <w:r w:rsidRPr="0022764C">
        <w:rPr>
          <w:b/>
          <w:bCs/>
        </w:rPr>
        <w:t>Schedule</w:t>
      </w:r>
      <w:r w:rsidRPr="0022764C">
        <w:t xml:space="preserve"> for each </w:t>
      </w:r>
      <w:r w:rsidRPr="0022764C">
        <w:rPr>
          <w:bCs/>
        </w:rPr>
        <w:t>Insuring Clause.</w:t>
      </w:r>
      <w:r w:rsidRPr="0022764C">
        <w:rPr>
          <w:b/>
          <w:bCs/>
        </w:rPr>
        <w:t xml:space="preserve"> </w:t>
      </w:r>
      <w:r w:rsidRPr="0022764C">
        <w:t xml:space="preserve">Any payment of </w:t>
      </w:r>
      <w:r w:rsidRPr="0022764C">
        <w:rPr>
          <w:b/>
          <w:bCs/>
        </w:rPr>
        <w:t xml:space="preserve">Loss </w:t>
      </w:r>
      <w:r w:rsidRPr="0022764C">
        <w:t xml:space="preserve">under an </w:t>
      </w:r>
      <w:r w:rsidRPr="0022764C">
        <w:rPr>
          <w:bCs/>
        </w:rPr>
        <w:t>Insuring Clause</w:t>
      </w:r>
      <w:r w:rsidRPr="0022764C">
        <w:rPr>
          <w:b/>
          <w:bCs/>
        </w:rPr>
        <w:t xml:space="preserve"> </w:t>
      </w:r>
      <w:r w:rsidRPr="0022764C">
        <w:t xml:space="preserve">shall erode the </w:t>
      </w:r>
      <w:r w:rsidRPr="0022764C">
        <w:rPr>
          <w:b/>
          <w:bCs/>
        </w:rPr>
        <w:t>Limit of liability;</w:t>
      </w:r>
    </w:p>
    <w:p w14:paraId="1A60EBA5" w14:textId="77777777"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rPr>
          <w:rFonts w:eastAsia="Cambria" w:cs="Times New Roman"/>
          <w:szCs w:val="24"/>
        </w:rPr>
        <w:lastRenderedPageBreak/>
        <w:t xml:space="preserve">in respect of all payments made for </w:t>
      </w:r>
      <w:r w:rsidRPr="0022764C">
        <w:rPr>
          <w:rFonts w:eastAsia="Cambria" w:cs="Times New Roman"/>
          <w:b/>
          <w:szCs w:val="24"/>
        </w:rPr>
        <w:t>Non-Executive Director Extra Limit</w:t>
      </w:r>
      <w:r w:rsidRPr="0022764C">
        <w:rPr>
          <w:rFonts w:eastAsia="Cambria" w:cs="Times New Roman"/>
          <w:szCs w:val="24"/>
        </w:rPr>
        <w:t xml:space="preserve">, the </w:t>
      </w:r>
      <w:r w:rsidRPr="0022764C">
        <w:rPr>
          <w:rFonts w:eastAsia="Cambria" w:cs="Times New Roman"/>
          <w:b/>
          <w:szCs w:val="24"/>
        </w:rPr>
        <w:t xml:space="preserve">Insurer’s </w:t>
      </w:r>
      <w:r w:rsidRPr="0022764C">
        <w:rPr>
          <w:rFonts w:eastAsia="Cambria" w:cs="Times New Roman"/>
          <w:szCs w:val="24"/>
        </w:rPr>
        <w:t>total liability, in the aggregate during the</w:t>
      </w:r>
      <w:r w:rsidRPr="0022764C">
        <w:rPr>
          <w:rFonts w:eastAsia="Cambria" w:cs="Times New Roman"/>
          <w:b/>
          <w:szCs w:val="24"/>
        </w:rPr>
        <w:t xml:space="preserve"> Period of Insurance</w:t>
      </w:r>
      <w:r w:rsidRPr="0022764C">
        <w:rPr>
          <w:rFonts w:eastAsia="Cambria" w:cs="Times New Roman"/>
          <w:szCs w:val="24"/>
        </w:rPr>
        <w:t xml:space="preserve">, under this Extension for all </w:t>
      </w:r>
      <w:r w:rsidRPr="0022764C">
        <w:rPr>
          <w:rFonts w:eastAsia="Cambria" w:cs="Times New Roman"/>
          <w:b/>
          <w:szCs w:val="24"/>
        </w:rPr>
        <w:t>Loss</w:t>
      </w:r>
      <w:r w:rsidRPr="0022764C">
        <w:rPr>
          <w:rFonts w:eastAsia="Cambria" w:cs="Times New Roman"/>
          <w:szCs w:val="24"/>
        </w:rPr>
        <w:t xml:space="preserve"> shall not exceed the sum(s) stated in the </w:t>
      </w:r>
      <w:r w:rsidRPr="0022764C">
        <w:rPr>
          <w:rFonts w:eastAsia="Cambria" w:cs="Times New Roman"/>
          <w:b/>
          <w:bCs/>
          <w:szCs w:val="24"/>
        </w:rPr>
        <w:t>Schedule</w:t>
      </w:r>
      <w:r w:rsidRPr="0022764C">
        <w:rPr>
          <w:rFonts w:eastAsia="Cambria" w:cs="Times New Roman"/>
          <w:szCs w:val="24"/>
        </w:rPr>
        <w:t>.</w:t>
      </w:r>
    </w:p>
    <w:p w14:paraId="133CEA2B" w14:textId="77777777" w:rsidR="00662B74" w:rsidRPr="0022764C" w:rsidRDefault="00662B74" w:rsidP="00662B74">
      <w:pPr>
        <w:pStyle w:val="ListNumber0"/>
        <w:numPr>
          <w:ilvl w:val="0"/>
          <w:numId w:val="383"/>
        </w:numPr>
        <w:spacing w:before="0" w:after="120"/>
        <w:rPr>
          <w:rFonts w:eastAsia="Cambria" w:cs="Times New Roman"/>
          <w:szCs w:val="24"/>
        </w:rPr>
      </w:pPr>
      <w:r w:rsidRPr="0022764C">
        <w:t xml:space="preserve">The </w:t>
      </w:r>
      <w:r w:rsidRPr="0022764C">
        <w:rPr>
          <w:b/>
        </w:rPr>
        <w:t>Insurer</w:t>
      </w:r>
      <w:r w:rsidRPr="0022764C">
        <w:t xml:space="preserve"> shall have no liability in excess of the </w:t>
      </w:r>
      <w:r w:rsidRPr="0022764C">
        <w:rPr>
          <w:b/>
        </w:rPr>
        <w:t>Limit of liability</w:t>
      </w:r>
      <w:r w:rsidRPr="0022764C">
        <w:t xml:space="preserve"> applicable to the Insuring Clause in question, irrespective of the number of </w:t>
      </w:r>
      <w:r w:rsidRPr="0022764C">
        <w:rPr>
          <w:b/>
        </w:rPr>
        <w:t>Claims,</w:t>
      </w:r>
      <w:r w:rsidRPr="0022764C">
        <w:t xml:space="preserve"> </w:t>
      </w:r>
      <w:r w:rsidRPr="0022764C">
        <w:rPr>
          <w:b/>
        </w:rPr>
        <w:t>Insureds</w:t>
      </w:r>
      <w:r w:rsidRPr="0022764C">
        <w:t xml:space="preserve"> or amount of any </w:t>
      </w:r>
      <w:r w:rsidRPr="0022764C">
        <w:rPr>
          <w:b/>
        </w:rPr>
        <w:t>Loss</w:t>
      </w:r>
      <w:r w:rsidRPr="0022764C">
        <w:t>.</w:t>
      </w:r>
    </w:p>
    <w:p w14:paraId="22F02334" w14:textId="77777777" w:rsidR="00662B74" w:rsidRPr="0022764C" w:rsidRDefault="00662B74" w:rsidP="00662B74">
      <w:pPr>
        <w:pStyle w:val="ListNumber0"/>
        <w:numPr>
          <w:ilvl w:val="0"/>
          <w:numId w:val="383"/>
        </w:numPr>
        <w:spacing w:before="0" w:after="120"/>
        <w:rPr>
          <w:rFonts w:eastAsia="Cambria" w:cs="Times New Roman"/>
          <w:szCs w:val="24"/>
        </w:rPr>
      </w:pPr>
      <w:r w:rsidRPr="0022764C">
        <w:rPr>
          <w:rFonts w:cs="Arial"/>
        </w:rPr>
        <w:t xml:space="preserve">All Sub-Limits stated in the </w:t>
      </w:r>
      <w:r w:rsidRPr="0022764C">
        <w:rPr>
          <w:rFonts w:cs="Arial"/>
          <w:b/>
          <w:bCs/>
        </w:rPr>
        <w:t>Schedule</w:t>
      </w:r>
      <w:r w:rsidRPr="0022764C">
        <w:rPr>
          <w:rFonts w:cs="Arial"/>
        </w:rPr>
        <w:t xml:space="preserve"> are aggregate for the whole </w:t>
      </w:r>
      <w:r w:rsidRPr="0022764C">
        <w:rPr>
          <w:rFonts w:cs="Arial"/>
          <w:b/>
        </w:rPr>
        <w:t>Period of insurance</w:t>
      </w:r>
      <w:r w:rsidRPr="0022764C">
        <w:rPr>
          <w:rFonts w:cs="Arial"/>
        </w:rPr>
        <w:t xml:space="preserve"> (and </w:t>
      </w:r>
      <w:r w:rsidRPr="0022764C">
        <w:rPr>
          <w:rFonts w:cs="Arial"/>
          <w:b/>
        </w:rPr>
        <w:t>Discovery Period</w:t>
      </w:r>
      <w:r w:rsidRPr="0022764C">
        <w:rPr>
          <w:rFonts w:cs="Arial"/>
        </w:rPr>
        <w:t xml:space="preserve"> if applicable) regardless of the number of </w:t>
      </w:r>
      <w:r w:rsidRPr="0022764C">
        <w:rPr>
          <w:rFonts w:cs="Arial"/>
          <w:b/>
        </w:rPr>
        <w:t>Claims</w:t>
      </w:r>
      <w:r w:rsidRPr="0022764C">
        <w:rPr>
          <w:rFonts w:cs="Arial"/>
        </w:rPr>
        <w:t xml:space="preserve"> and are part of and not in addition to the </w:t>
      </w:r>
      <w:r w:rsidRPr="0022764C">
        <w:rPr>
          <w:rFonts w:cs="Arial"/>
          <w:b/>
        </w:rPr>
        <w:t>Limit of liability</w:t>
      </w:r>
      <w:r w:rsidRPr="0022764C">
        <w:rPr>
          <w:rFonts w:cs="Arial"/>
        </w:rPr>
        <w:t xml:space="preserve"> applicable to the relevant Insuring Clause</w:t>
      </w:r>
    </w:p>
    <w:p w14:paraId="7183427A" w14:textId="77777777" w:rsidR="00662B74" w:rsidRPr="0022764C" w:rsidRDefault="00662B74" w:rsidP="00662B74">
      <w:pPr>
        <w:pStyle w:val="ListNumber0"/>
        <w:numPr>
          <w:ilvl w:val="0"/>
          <w:numId w:val="0"/>
        </w:numPr>
        <w:spacing w:before="0" w:after="120"/>
        <w:ind w:left="360" w:hanging="360"/>
        <w:rPr>
          <w:rFonts w:cs="Arial"/>
        </w:rPr>
      </w:pPr>
      <w:r w:rsidRPr="0022764C">
        <w:rPr>
          <w:b/>
        </w:rPr>
        <w:t>Retentions</w:t>
      </w:r>
      <w:r w:rsidRPr="0022764C">
        <w:t>:</w:t>
      </w:r>
    </w:p>
    <w:p w14:paraId="539A3230" w14:textId="77777777" w:rsidR="00662B74" w:rsidRPr="0022764C" w:rsidRDefault="00662B74" w:rsidP="00662B74">
      <w:pPr>
        <w:pStyle w:val="BodyText"/>
        <w:numPr>
          <w:ilvl w:val="0"/>
          <w:numId w:val="376"/>
        </w:numPr>
        <w:spacing w:before="0" w:after="120"/>
        <w:rPr>
          <w:rFonts w:cs="Arial"/>
        </w:rPr>
      </w:pPr>
      <w:r w:rsidRPr="0022764C">
        <w:rPr>
          <w:rFonts w:cs="Arial"/>
        </w:rPr>
        <w:t xml:space="preserve">The </w:t>
      </w:r>
      <w:r w:rsidRPr="0022764C">
        <w:rPr>
          <w:rFonts w:cs="Arial"/>
          <w:b/>
        </w:rPr>
        <w:t>Insurer</w:t>
      </w:r>
      <w:r w:rsidRPr="0022764C">
        <w:rPr>
          <w:rFonts w:cs="Arial"/>
        </w:rPr>
        <w:t xml:space="preserve"> will be liable only for the amount of </w:t>
      </w:r>
      <w:r w:rsidRPr="0022764C">
        <w:rPr>
          <w:rFonts w:cs="Arial"/>
          <w:b/>
        </w:rPr>
        <w:t xml:space="preserve">Loss </w:t>
      </w:r>
      <w:r w:rsidRPr="0022764C">
        <w:rPr>
          <w:rFonts w:cs="Arial"/>
        </w:rPr>
        <w:t xml:space="preserve">which exceeds the Retention stated in the </w:t>
      </w:r>
      <w:r w:rsidRPr="0022764C">
        <w:rPr>
          <w:rFonts w:cs="Arial"/>
          <w:b/>
          <w:bCs/>
        </w:rPr>
        <w:t>Schedule</w:t>
      </w:r>
      <w:r w:rsidRPr="0022764C">
        <w:rPr>
          <w:rFonts w:cs="Arial"/>
        </w:rPr>
        <w:t xml:space="preserve">. Such Retention is to be borne by the </w:t>
      </w:r>
      <w:r w:rsidRPr="0022764C">
        <w:rPr>
          <w:rFonts w:cs="Arial"/>
          <w:b/>
        </w:rPr>
        <w:t>Insured</w:t>
      </w:r>
      <w:r w:rsidRPr="0022764C">
        <w:rPr>
          <w:rFonts w:cs="Arial"/>
          <w:i/>
        </w:rPr>
        <w:t xml:space="preserve"> </w:t>
      </w:r>
      <w:r w:rsidRPr="0022764C">
        <w:rPr>
          <w:rFonts w:cs="Arial"/>
        </w:rPr>
        <w:t xml:space="preserve">and remains uninsured. </w:t>
      </w:r>
    </w:p>
    <w:p w14:paraId="5D843C9E" w14:textId="77777777" w:rsidR="00662B74" w:rsidRPr="0022764C" w:rsidRDefault="00662B74" w:rsidP="00662B74">
      <w:pPr>
        <w:pStyle w:val="BodyText"/>
        <w:numPr>
          <w:ilvl w:val="0"/>
          <w:numId w:val="376"/>
        </w:numPr>
        <w:spacing w:before="0" w:after="120"/>
        <w:rPr>
          <w:rFonts w:cs="Arial"/>
        </w:rPr>
      </w:pPr>
      <w:r w:rsidRPr="0022764C">
        <w:rPr>
          <w:rFonts w:cs="Arial"/>
        </w:rPr>
        <w:t xml:space="preserve">A Retention shall not apply to </w:t>
      </w:r>
      <w:r w:rsidRPr="0022764C">
        <w:rPr>
          <w:rFonts w:cs="Arial"/>
          <w:b/>
        </w:rPr>
        <w:t xml:space="preserve">Non-Indemnifiable Loss </w:t>
      </w:r>
      <w:r w:rsidRPr="0022764C">
        <w:rPr>
          <w:rFonts w:cs="Arial"/>
        </w:rPr>
        <w:t xml:space="preserve">covered under Insuring Clause A1. All other </w:t>
      </w:r>
      <w:r w:rsidRPr="0022764C">
        <w:rPr>
          <w:rFonts w:cs="Arial"/>
          <w:b/>
        </w:rPr>
        <w:t>Loss</w:t>
      </w:r>
      <w:r w:rsidRPr="0022764C">
        <w:rPr>
          <w:rFonts w:cs="Arial"/>
        </w:rPr>
        <w:t xml:space="preserve"> covered under Insuring Clause A1 shall be subject to a Retention to be repaid by the </w:t>
      </w:r>
      <w:r w:rsidRPr="0022764C">
        <w:rPr>
          <w:rFonts w:cs="Arial"/>
          <w:b/>
        </w:rPr>
        <w:t>Company</w:t>
      </w:r>
      <w:r w:rsidRPr="0022764C">
        <w:rPr>
          <w:rFonts w:cs="Arial"/>
        </w:rPr>
        <w:t xml:space="preserve"> to the </w:t>
      </w:r>
      <w:r w:rsidRPr="0022764C">
        <w:rPr>
          <w:rFonts w:cs="Arial"/>
          <w:b/>
        </w:rPr>
        <w:t xml:space="preserve">Insurer </w:t>
      </w:r>
      <w:r w:rsidRPr="0022764C">
        <w:rPr>
          <w:rFonts w:cs="Arial"/>
        </w:rPr>
        <w:t>but not to be applied against the</w:t>
      </w:r>
      <w:r w:rsidRPr="0022764C">
        <w:rPr>
          <w:rFonts w:cs="Arial"/>
          <w:b/>
        </w:rPr>
        <w:t xml:space="preserve"> Insured Person.</w:t>
      </w:r>
    </w:p>
    <w:p w14:paraId="351669CB" w14:textId="77777777" w:rsidR="00662B74" w:rsidRPr="0022764C" w:rsidRDefault="00662B74" w:rsidP="00662B74">
      <w:pPr>
        <w:pStyle w:val="BodyText"/>
        <w:numPr>
          <w:ilvl w:val="0"/>
          <w:numId w:val="376"/>
        </w:numPr>
        <w:spacing w:before="0" w:after="120"/>
        <w:rPr>
          <w:rFonts w:cs="Arial"/>
        </w:rPr>
      </w:pPr>
      <w:r w:rsidRPr="0022764C">
        <w:rPr>
          <w:rFonts w:cs="Arial"/>
        </w:rPr>
        <w:t xml:space="preserve">In the event that a </w:t>
      </w:r>
      <w:r w:rsidRPr="0022764C">
        <w:rPr>
          <w:rFonts w:cs="Arial"/>
          <w:b/>
        </w:rPr>
        <w:t>Claim</w:t>
      </w:r>
      <w:r w:rsidRPr="0022764C">
        <w:rPr>
          <w:rFonts w:cs="Arial"/>
        </w:rPr>
        <w:t xml:space="preserve"> is covered under more than one Insuring Clause, a single Retention amount will apply to all </w:t>
      </w:r>
      <w:r w:rsidRPr="0022764C">
        <w:rPr>
          <w:rFonts w:cs="Arial"/>
          <w:b/>
        </w:rPr>
        <w:t>Loss</w:t>
      </w:r>
      <w:r w:rsidRPr="0022764C">
        <w:rPr>
          <w:rFonts w:cs="Arial"/>
        </w:rPr>
        <w:t xml:space="preserve"> resulting from such </w:t>
      </w:r>
      <w:r w:rsidRPr="0022764C">
        <w:rPr>
          <w:rFonts w:cs="Arial"/>
          <w:b/>
        </w:rPr>
        <w:t>Claim</w:t>
      </w:r>
      <w:r w:rsidRPr="0022764C">
        <w:rPr>
          <w:rFonts w:cs="Arial"/>
        </w:rPr>
        <w:t>, which shall be the highest of the applicable Retention amounts.</w:t>
      </w:r>
    </w:p>
    <w:p w14:paraId="37E555E8" w14:textId="77777777" w:rsidR="00662B74" w:rsidRPr="0022764C" w:rsidRDefault="00662B74" w:rsidP="00662B74">
      <w:pPr>
        <w:pStyle w:val="Heading2"/>
        <w:numPr>
          <w:ilvl w:val="0"/>
          <w:numId w:val="409"/>
        </w:numPr>
        <w:ind w:left="360"/>
        <w:rPr>
          <w:b/>
          <w:bCs w:val="0"/>
          <w:color w:val="auto"/>
        </w:rPr>
      </w:pPr>
      <w:r w:rsidRPr="0022764C">
        <w:rPr>
          <w:b/>
          <w:bCs w:val="0"/>
          <w:color w:val="auto"/>
        </w:rPr>
        <w:t>Other insurance and indemnification</w:t>
      </w:r>
    </w:p>
    <w:p w14:paraId="1521175C" w14:textId="77777777" w:rsidR="00FE10DE" w:rsidRPr="0022764C" w:rsidRDefault="00662B74" w:rsidP="00662B74">
      <w:pPr>
        <w:pStyle w:val="ListNumber0"/>
        <w:numPr>
          <w:ilvl w:val="0"/>
          <w:numId w:val="0"/>
        </w:numPr>
        <w:spacing w:before="0" w:after="120"/>
        <w:ind w:left="360" w:hanging="357"/>
      </w:pPr>
      <w:r w:rsidRPr="0022764C">
        <w:t>This Management Liability Section shall always apply in</w:t>
      </w:r>
    </w:p>
    <w:p w14:paraId="741D71DB" w14:textId="22A0FD45" w:rsidR="00662B74" w:rsidRPr="0022764C" w:rsidRDefault="00662B74">
      <w:pPr>
        <w:pStyle w:val="ListNumber0"/>
        <w:numPr>
          <w:ilvl w:val="0"/>
          <w:numId w:val="0"/>
        </w:numPr>
        <w:spacing w:before="0" w:after="120"/>
      </w:pPr>
      <w:r w:rsidRPr="0022764C">
        <w:t xml:space="preserve">excess of any other valid and collectible insurance or indemnification available to the </w:t>
      </w:r>
      <w:r w:rsidRPr="0022764C">
        <w:rPr>
          <w:b/>
        </w:rPr>
        <w:t>Insured</w:t>
      </w:r>
      <w:r w:rsidRPr="0022764C">
        <w:t xml:space="preserve">. </w:t>
      </w:r>
    </w:p>
    <w:p w14:paraId="28A5D0D3" w14:textId="77777777" w:rsidR="00662B74" w:rsidRPr="0022764C" w:rsidRDefault="00662B74" w:rsidP="00662B74">
      <w:pPr>
        <w:pStyle w:val="ListNumber0"/>
        <w:numPr>
          <w:ilvl w:val="0"/>
          <w:numId w:val="0"/>
        </w:numPr>
        <w:spacing w:before="0" w:after="120"/>
        <w:ind w:left="360" w:hanging="357"/>
      </w:pPr>
      <w:r w:rsidRPr="0022764C">
        <w:t xml:space="preserve">Coverage for </w:t>
      </w:r>
      <w:r w:rsidRPr="0022764C">
        <w:rPr>
          <w:b/>
        </w:rPr>
        <w:t>Claims</w:t>
      </w:r>
      <w:r w:rsidRPr="0022764C">
        <w:t xml:space="preserve"> against an </w:t>
      </w:r>
      <w:r w:rsidRPr="0022764C">
        <w:rPr>
          <w:b/>
        </w:rPr>
        <w:t>Outside</w:t>
      </w:r>
      <w:r w:rsidRPr="0022764C">
        <w:t xml:space="preserve"> </w:t>
      </w:r>
      <w:r w:rsidRPr="0022764C">
        <w:rPr>
          <w:b/>
        </w:rPr>
        <w:t>Director</w:t>
      </w:r>
      <w:r w:rsidRPr="0022764C">
        <w:t xml:space="preserve"> will be specifically in excess of, and will not contribute with:</w:t>
      </w:r>
    </w:p>
    <w:p w14:paraId="7C4908A3" w14:textId="77777777" w:rsidR="00662B74" w:rsidRPr="0022764C" w:rsidRDefault="00662B74" w:rsidP="00662B74">
      <w:pPr>
        <w:pStyle w:val="BodyText"/>
        <w:numPr>
          <w:ilvl w:val="0"/>
          <w:numId w:val="377"/>
        </w:numPr>
        <w:spacing w:before="0" w:after="120"/>
        <w:ind w:hanging="357"/>
      </w:pPr>
      <w:r w:rsidRPr="0022764C">
        <w:t xml:space="preserve">any insurance policy purchased by the </w:t>
      </w:r>
      <w:r w:rsidRPr="0022764C">
        <w:rPr>
          <w:b/>
        </w:rPr>
        <w:t xml:space="preserve">Outside Entity </w:t>
      </w:r>
      <w:r w:rsidRPr="0022764C">
        <w:t>that provides similar coverage to such</w:t>
      </w:r>
      <w:r w:rsidRPr="0022764C">
        <w:rPr>
          <w:b/>
        </w:rPr>
        <w:t xml:space="preserve"> Outside Director </w:t>
      </w:r>
      <w:r w:rsidRPr="0022764C">
        <w:t xml:space="preserve">(if such other insurance is provided by the </w:t>
      </w:r>
      <w:r w:rsidRPr="0022764C">
        <w:rPr>
          <w:b/>
        </w:rPr>
        <w:t>Insurer,</w:t>
      </w:r>
      <w:r w:rsidRPr="0022764C">
        <w:t xml:space="preserve"> then the </w:t>
      </w:r>
      <w:r w:rsidRPr="0022764C">
        <w:rPr>
          <w:b/>
        </w:rPr>
        <w:t>Limit of liability</w:t>
      </w:r>
      <w:r w:rsidRPr="0022764C">
        <w:t xml:space="preserve"> for </w:t>
      </w:r>
      <w:r w:rsidRPr="0022764C">
        <w:rPr>
          <w:b/>
        </w:rPr>
        <w:t>Loss</w:t>
      </w:r>
      <w:r w:rsidRPr="0022764C">
        <w:t xml:space="preserve"> under this Management Liability Section shall be reduced by the amount paid for the benefit of the </w:t>
      </w:r>
      <w:r w:rsidRPr="0022764C">
        <w:rPr>
          <w:b/>
        </w:rPr>
        <w:t>Outside Entity</w:t>
      </w:r>
      <w:r w:rsidRPr="0022764C">
        <w:t xml:space="preserve"> and/or the </w:t>
      </w:r>
      <w:r w:rsidRPr="0022764C">
        <w:rPr>
          <w:b/>
        </w:rPr>
        <w:t>Outside Director</w:t>
      </w:r>
      <w:r w:rsidRPr="0022764C">
        <w:t xml:space="preserve"> under the other insurance provided by the </w:t>
      </w:r>
      <w:r w:rsidRPr="0022764C">
        <w:rPr>
          <w:b/>
        </w:rPr>
        <w:t xml:space="preserve">Insurer </w:t>
      </w:r>
      <w:r w:rsidRPr="0022764C">
        <w:t xml:space="preserve">to the </w:t>
      </w:r>
      <w:r w:rsidRPr="0022764C">
        <w:rPr>
          <w:b/>
        </w:rPr>
        <w:t>Outside Entity</w:t>
      </w:r>
      <w:r w:rsidRPr="0022764C">
        <w:t>); and</w:t>
      </w:r>
    </w:p>
    <w:p w14:paraId="18DD5B30" w14:textId="77777777" w:rsidR="00662B74" w:rsidRPr="0022764C" w:rsidRDefault="00662B74" w:rsidP="00662B74">
      <w:pPr>
        <w:pStyle w:val="BodyText"/>
        <w:numPr>
          <w:ilvl w:val="0"/>
          <w:numId w:val="377"/>
        </w:numPr>
        <w:spacing w:before="0" w:after="120"/>
        <w:ind w:hanging="357"/>
      </w:pPr>
      <w:r w:rsidRPr="0022764C">
        <w:t xml:space="preserve">any other indemnification from any other source to such </w:t>
      </w:r>
      <w:r w:rsidRPr="0022764C">
        <w:rPr>
          <w:b/>
        </w:rPr>
        <w:t>Outside Director</w:t>
      </w:r>
      <w:r w:rsidRPr="0022764C">
        <w:t>.</w:t>
      </w:r>
    </w:p>
    <w:p w14:paraId="7F001195" w14:textId="77777777" w:rsidR="00662B74" w:rsidRPr="0022764C" w:rsidRDefault="00662B74" w:rsidP="00662B74">
      <w:pPr>
        <w:pStyle w:val="Heading2"/>
        <w:numPr>
          <w:ilvl w:val="0"/>
          <w:numId w:val="409"/>
        </w:numPr>
        <w:ind w:left="360"/>
        <w:rPr>
          <w:b/>
          <w:bCs w:val="0"/>
          <w:color w:val="auto"/>
        </w:rPr>
      </w:pPr>
      <w:r w:rsidRPr="0022764C">
        <w:rPr>
          <w:b/>
          <w:bCs w:val="0"/>
          <w:color w:val="auto"/>
        </w:rPr>
        <w:t>Representations and severability</w:t>
      </w:r>
    </w:p>
    <w:p w14:paraId="05FFA4B8" w14:textId="77777777" w:rsidR="00FE10DE" w:rsidRPr="0022764C" w:rsidRDefault="00662B74" w:rsidP="00662B74">
      <w:pPr>
        <w:pStyle w:val="ListNumber0"/>
        <w:numPr>
          <w:ilvl w:val="0"/>
          <w:numId w:val="0"/>
        </w:numPr>
        <w:spacing w:before="0" w:after="120"/>
        <w:ind w:left="360" w:hanging="357"/>
      </w:pPr>
      <w:r w:rsidRPr="0022764C">
        <w:t>The information, particulars and statements contained or</w:t>
      </w:r>
    </w:p>
    <w:p w14:paraId="40AF7678" w14:textId="435DF152" w:rsidR="00662B74" w:rsidRPr="0022764C" w:rsidRDefault="00662B74">
      <w:pPr>
        <w:pStyle w:val="ListNumber0"/>
        <w:numPr>
          <w:ilvl w:val="0"/>
          <w:numId w:val="0"/>
        </w:numPr>
        <w:spacing w:before="0" w:after="120"/>
      </w:pPr>
      <w:r w:rsidRPr="0022764C">
        <w:t xml:space="preserve">referred to in the </w:t>
      </w:r>
      <w:r w:rsidRPr="0022764C">
        <w:rPr>
          <w:b/>
        </w:rPr>
        <w:t>Proposal</w:t>
      </w:r>
      <w:r w:rsidRPr="0022764C">
        <w:t xml:space="preserve"> were material to the acceptance by the </w:t>
      </w:r>
      <w:r w:rsidRPr="0022764C">
        <w:rPr>
          <w:b/>
        </w:rPr>
        <w:t>Insurer</w:t>
      </w:r>
      <w:r w:rsidRPr="0022764C">
        <w:t xml:space="preserve"> of the risk assumed under this Management Liability Section and have been relied upon by the </w:t>
      </w:r>
      <w:r w:rsidRPr="0022764C">
        <w:rPr>
          <w:b/>
        </w:rPr>
        <w:t>Insurer</w:t>
      </w:r>
      <w:r w:rsidRPr="0022764C">
        <w:t>.</w:t>
      </w:r>
    </w:p>
    <w:p w14:paraId="26609E74" w14:textId="77777777" w:rsidR="00662B74" w:rsidRPr="0022764C" w:rsidRDefault="00662B74" w:rsidP="00662B74">
      <w:pPr>
        <w:pStyle w:val="ListNumber0"/>
        <w:numPr>
          <w:ilvl w:val="0"/>
          <w:numId w:val="0"/>
        </w:numPr>
        <w:spacing w:before="0" w:after="120"/>
        <w:ind w:left="360" w:hanging="357"/>
      </w:pPr>
      <w:r w:rsidRPr="0022764C">
        <w:rPr>
          <w:rFonts w:cs="Arial"/>
        </w:rPr>
        <w:t xml:space="preserve">For the purposes of determining the entitlement to cover under or avoidance of this Management Liability Section in respect of an </w:t>
      </w:r>
      <w:r w:rsidRPr="0022764C">
        <w:rPr>
          <w:rFonts w:cs="Arial"/>
          <w:b/>
        </w:rPr>
        <w:t>Insured</w:t>
      </w:r>
      <w:r w:rsidRPr="0022764C">
        <w:rPr>
          <w:rFonts w:cs="Arial"/>
        </w:rPr>
        <w:t>:</w:t>
      </w:r>
    </w:p>
    <w:p w14:paraId="63AB9F35" w14:textId="77777777" w:rsidR="00662B74" w:rsidRPr="0022764C" w:rsidRDefault="00662B74" w:rsidP="00662B74">
      <w:pPr>
        <w:pStyle w:val="BodyText"/>
        <w:numPr>
          <w:ilvl w:val="0"/>
          <w:numId w:val="378"/>
        </w:numPr>
        <w:spacing w:before="0" w:after="120"/>
        <w:ind w:hanging="357"/>
      </w:pPr>
      <w:r w:rsidRPr="0022764C">
        <w:t xml:space="preserve">With respect to Insuring Clause A, no knowledge or information possessed by, or conduct of, any </w:t>
      </w:r>
      <w:r w:rsidRPr="0022764C">
        <w:rPr>
          <w:b/>
        </w:rPr>
        <w:t>Insured</w:t>
      </w:r>
      <w:r w:rsidRPr="0022764C">
        <w:t xml:space="preserve"> </w:t>
      </w:r>
      <w:r w:rsidRPr="0022764C">
        <w:rPr>
          <w:b/>
        </w:rPr>
        <w:t>Person</w:t>
      </w:r>
      <w:r w:rsidRPr="0022764C">
        <w:t xml:space="preserve"> will be imputed to any other </w:t>
      </w:r>
      <w:r w:rsidRPr="0022764C">
        <w:rPr>
          <w:b/>
        </w:rPr>
        <w:t>Insured Person</w:t>
      </w:r>
      <w:r w:rsidRPr="0022764C">
        <w:t>;</w:t>
      </w:r>
    </w:p>
    <w:p w14:paraId="4A0790A4" w14:textId="77777777" w:rsidR="00662B74" w:rsidRPr="0022764C" w:rsidRDefault="00662B74" w:rsidP="00662B74">
      <w:pPr>
        <w:pStyle w:val="BodyText"/>
        <w:numPr>
          <w:ilvl w:val="0"/>
          <w:numId w:val="378"/>
        </w:numPr>
        <w:spacing w:before="0" w:after="120" w:line="276" w:lineRule="auto"/>
        <w:ind w:hanging="357"/>
      </w:pPr>
      <w:r w:rsidRPr="0022764C">
        <w:rPr>
          <w:rFonts w:eastAsia="Cambria" w:cs="Arial"/>
        </w:rPr>
        <w:t>With respect to Insuring Clauses B and C:</w:t>
      </w:r>
    </w:p>
    <w:p w14:paraId="1F44BBFF" w14:textId="77777777" w:rsidR="00662B74" w:rsidRPr="0022764C" w:rsidRDefault="00662B74" w:rsidP="00662B74">
      <w:pPr>
        <w:pStyle w:val="BodyText"/>
        <w:numPr>
          <w:ilvl w:val="0"/>
          <w:numId w:val="379"/>
        </w:numPr>
        <w:spacing w:before="0" w:after="120"/>
        <w:ind w:hanging="357"/>
      </w:pPr>
      <w:r w:rsidRPr="0022764C">
        <w:t xml:space="preserve">the statements made by, information or knowledge possessed by and any conduct of any chief executive officer or chief financial officer (or the equivalent executive or management position) of the </w:t>
      </w:r>
      <w:r w:rsidRPr="0022764C">
        <w:rPr>
          <w:b/>
        </w:rPr>
        <w:t>Named Company</w:t>
      </w:r>
      <w:r w:rsidRPr="0022764C">
        <w:t xml:space="preserve"> shall be imputed to all </w:t>
      </w:r>
      <w:r w:rsidRPr="0022764C">
        <w:rPr>
          <w:b/>
        </w:rPr>
        <w:t>Companies</w:t>
      </w:r>
      <w:r w:rsidRPr="0022764C">
        <w:t>; and</w:t>
      </w:r>
    </w:p>
    <w:p w14:paraId="2AECE600" w14:textId="77777777" w:rsidR="00662B74" w:rsidRPr="0022764C" w:rsidRDefault="00662B74" w:rsidP="00662B74">
      <w:pPr>
        <w:pStyle w:val="BodyText"/>
        <w:numPr>
          <w:ilvl w:val="0"/>
          <w:numId w:val="379"/>
        </w:numPr>
        <w:spacing w:before="0" w:after="120"/>
        <w:ind w:hanging="357"/>
      </w:pPr>
      <w:r w:rsidRPr="0022764C">
        <w:t xml:space="preserve">the knowledge and conduct of any chief executive officer or chief financial officer (or the equivalent executive or management position) of any other </w:t>
      </w:r>
      <w:r w:rsidRPr="0022764C">
        <w:rPr>
          <w:b/>
        </w:rPr>
        <w:t>Company</w:t>
      </w:r>
      <w:r w:rsidRPr="0022764C">
        <w:t xml:space="preserve"> at the Inception Date shall be imputed to such </w:t>
      </w:r>
      <w:r w:rsidRPr="0022764C">
        <w:rPr>
          <w:b/>
        </w:rPr>
        <w:t>Company</w:t>
      </w:r>
      <w:r w:rsidRPr="0022764C">
        <w:t>.</w:t>
      </w:r>
    </w:p>
    <w:p w14:paraId="5D4068F6" w14:textId="77777777" w:rsidR="00662B74" w:rsidRPr="0022764C" w:rsidRDefault="00662B74" w:rsidP="00662B74">
      <w:pPr>
        <w:pStyle w:val="Heading2"/>
        <w:numPr>
          <w:ilvl w:val="0"/>
          <w:numId w:val="409"/>
        </w:numPr>
        <w:ind w:left="360"/>
        <w:rPr>
          <w:b/>
          <w:bCs w:val="0"/>
          <w:color w:val="auto"/>
        </w:rPr>
      </w:pPr>
      <w:r w:rsidRPr="0022764C">
        <w:rPr>
          <w:b/>
          <w:bCs w:val="0"/>
          <w:color w:val="auto"/>
        </w:rPr>
        <w:t>Payment of premium</w:t>
      </w:r>
    </w:p>
    <w:p w14:paraId="0B0792D7" w14:textId="77777777" w:rsidR="00662B74" w:rsidRPr="0022764C" w:rsidRDefault="00662B74" w:rsidP="00662B74">
      <w:pPr>
        <w:pStyle w:val="BodyText"/>
      </w:pPr>
      <w:r w:rsidRPr="0022764C">
        <w:t xml:space="preserve">The </w:t>
      </w:r>
      <w:r w:rsidRPr="0022764C">
        <w:rPr>
          <w:b/>
        </w:rPr>
        <w:t>Insurer</w:t>
      </w:r>
      <w:r w:rsidRPr="0022764C">
        <w:t xml:space="preserve">’s liability under this Management Liability Section shall be subject to full payment of the premium stated in the </w:t>
      </w:r>
      <w:r w:rsidRPr="0022764C">
        <w:rPr>
          <w:b/>
          <w:bCs/>
        </w:rPr>
        <w:t>Schedule</w:t>
      </w:r>
      <w:r w:rsidRPr="0022764C">
        <w:t xml:space="preserve"> by the </w:t>
      </w:r>
      <w:r w:rsidRPr="0022764C">
        <w:rPr>
          <w:b/>
        </w:rPr>
        <w:t>Named Company</w:t>
      </w:r>
      <w:r w:rsidRPr="0022764C">
        <w:t>.</w:t>
      </w:r>
    </w:p>
    <w:p w14:paraId="3C99040B" w14:textId="77777777" w:rsidR="00662B74" w:rsidRPr="0022764C" w:rsidRDefault="00662B74" w:rsidP="00662B74">
      <w:pPr>
        <w:pStyle w:val="BodyText"/>
        <w:rPr>
          <w:color w:val="FF0000"/>
        </w:rPr>
      </w:pPr>
      <w:r w:rsidRPr="0022764C">
        <w:t xml:space="preserve">The </w:t>
      </w:r>
      <w:r w:rsidRPr="0022764C">
        <w:rPr>
          <w:b/>
        </w:rPr>
        <w:t>Insurer</w:t>
      </w:r>
      <w:r w:rsidRPr="0022764C">
        <w:t xml:space="preserve"> may cancel this Management Liability Section for non-payment of premium by sending not less than fourteen (14) days’ notice to the </w:t>
      </w:r>
      <w:r w:rsidRPr="0022764C">
        <w:rPr>
          <w:b/>
        </w:rPr>
        <w:t>Named</w:t>
      </w:r>
      <w:r w:rsidRPr="0022764C">
        <w:t xml:space="preserve"> </w:t>
      </w:r>
      <w:r w:rsidRPr="0022764C">
        <w:rPr>
          <w:b/>
        </w:rPr>
        <w:t>Company</w:t>
      </w:r>
      <w:r w:rsidRPr="0022764C">
        <w:t xml:space="preserve"> at the address stated in the </w:t>
      </w:r>
      <w:r w:rsidRPr="0022764C">
        <w:rPr>
          <w:b/>
          <w:bCs/>
        </w:rPr>
        <w:t>Schedule</w:t>
      </w:r>
      <w:r w:rsidRPr="0022764C">
        <w:t xml:space="preserve">. The </w:t>
      </w:r>
      <w:r w:rsidRPr="0022764C">
        <w:rPr>
          <w:b/>
        </w:rPr>
        <w:t>Insurer</w:t>
      </w:r>
      <w:r w:rsidRPr="0022764C">
        <w:t xml:space="preserve"> may not otherwise cancel this Management Liability Section.</w:t>
      </w:r>
    </w:p>
    <w:p w14:paraId="553CEDD7" w14:textId="77777777" w:rsidR="00662B74" w:rsidRPr="0022764C" w:rsidRDefault="00662B74" w:rsidP="00662B74">
      <w:pPr>
        <w:pStyle w:val="Heading2"/>
        <w:numPr>
          <w:ilvl w:val="0"/>
          <w:numId w:val="409"/>
        </w:numPr>
        <w:ind w:left="360"/>
        <w:rPr>
          <w:b/>
          <w:bCs w:val="0"/>
          <w:color w:val="auto"/>
        </w:rPr>
      </w:pPr>
      <w:r w:rsidRPr="0022764C">
        <w:rPr>
          <w:b/>
          <w:bCs w:val="0"/>
          <w:color w:val="auto"/>
        </w:rPr>
        <w:t>Notices and Authority</w:t>
      </w:r>
    </w:p>
    <w:p w14:paraId="1D7D34C3" w14:textId="77777777" w:rsidR="00662B74" w:rsidRPr="0022764C" w:rsidRDefault="00662B74" w:rsidP="00662B74">
      <w:pPr>
        <w:pStyle w:val="ListNumber0"/>
        <w:numPr>
          <w:ilvl w:val="0"/>
          <w:numId w:val="380"/>
        </w:numPr>
        <w:spacing w:before="0" w:after="120"/>
        <w:ind w:left="357" w:hanging="357"/>
      </w:pPr>
      <w:r w:rsidRPr="0022764C">
        <w:t xml:space="preserve">The </w:t>
      </w:r>
      <w:r w:rsidRPr="0022764C">
        <w:rPr>
          <w:b/>
        </w:rPr>
        <w:t>Named</w:t>
      </w:r>
      <w:r w:rsidRPr="0022764C">
        <w:t xml:space="preserve"> </w:t>
      </w:r>
      <w:r w:rsidRPr="0022764C">
        <w:rPr>
          <w:b/>
        </w:rPr>
        <w:t>Company</w:t>
      </w:r>
      <w:r w:rsidRPr="0022764C">
        <w:t xml:space="preserve"> shall act on behalf of all </w:t>
      </w:r>
      <w:r w:rsidRPr="0022764C">
        <w:rPr>
          <w:b/>
        </w:rPr>
        <w:t>Insureds</w:t>
      </w:r>
      <w:r w:rsidRPr="0022764C">
        <w:t xml:space="preserve"> with respect to the giving and receiving of any notice required under this Management Liability Section, the payment of all premiums, the allocation of </w:t>
      </w:r>
      <w:r w:rsidRPr="0022764C">
        <w:rPr>
          <w:b/>
        </w:rPr>
        <w:t>Loss</w:t>
      </w:r>
      <w:r w:rsidRPr="0022764C">
        <w:t xml:space="preserve">, authorisations and disclosures in respect of the personal data, the declaration of risk and execution of this Management Liability Section and any amendments thereto.  </w:t>
      </w:r>
    </w:p>
    <w:p w14:paraId="675DE6A4" w14:textId="77777777" w:rsidR="00662B74" w:rsidRPr="0022764C" w:rsidRDefault="00662B74" w:rsidP="00662B74">
      <w:pPr>
        <w:pStyle w:val="ListNumber0"/>
        <w:numPr>
          <w:ilvl w:val="0"/>
          <w:numId w:val="380"/>
        </w:numPr>
        <w:spacing w:before="0" w:after="120"/>
        <w:ind w:left="357" w:hanging="357"/>
      </w:pPr>
      <w:r w:rsidRPr="0022764C">
        <w:t xml:space="preserve">In the event of a </w:t>
      </w:r>
      <w:r w:rsidRPr="0022764C">
        <w:rPr>
          <w:b/>
        </w:rPr>
        <w:t>Claim</w:t>
      </w:r>
      <w:r w:rsidRPr="0022764C">
        <w:t xml:space="preserve"> by the </w:t>
      </w:r>
      <w:r w:rsidRPr="0022764C">
        <w:rPr>
          <w:b/>
        </w:rPr>
        <w:t>Named Company</w:t>
      </w:r>
      <w:r w:rsidRPr="0022764C">
        <w:t xml:space="preserve"> or where, in relation to a </w:t>
      </w:r>
      <w:r w:rsidRPr="0022764C">
        <w:rPr>
          <w:b/>
        </w:rPr>
        <w:t>Claim</w:t>
      </w:r>
      <w:r w:rsidRPr="0022764C">
        <w:t xml:space="preserve">, the </w:t>
      </w:r>
      <w:r w:rsidRPr="0022764C">
        <w:rPr>
          <w:b/>
        </w:rPr>
        <w:t>Named Company</w:t>
      </w:r>
      <w:r w:rsidRPr="0022764C">
        <w:t xml:space="preserve"> has some other conflict of interest, an </w:t>
      </w:r>
      <w:r w:rsidRPr="0022764C">
        <w:rPr>
          <w:b/>
        </w:rPr>
        <w:t>Insured Person</w:t>
      </w:r>
      <w:r w:rsidRPr="0022764C">
        <w:t xml:space="preserve"> may withdraw their consent to the </w:t>
      </w:r>
      <w:r w:rsidRPr="0022764C">
        <w:rPr>
          <w:b/>
        </w:rPr>
        <w:t>Named Company</w:t>
      </w:r>
      <w:r w:rsidRPr="0022764C">
        <w:t xml:space="preserve"> acting on their behalf with regard to the handling of such </w:t>
      </w:r>
      <w:r w:rsidRPr="0022764C">
        <w:rPr>
          <w:b/>
        </w:rPr>
        <w:t>Claim</w:t>
      </w:r>
      <w:r w:rsidRPr="0022764C">
        <w:t xml:space="preserve">, and elect to communicate directly with the </w:t>
      </w:r>
      <w:r w:rsidRPr="0022764C">
        <w:rPr>
          <w:b/>
        </w:rPr>
        <w:t>Insurer</w:t>
      </w:r>
      <w:r w:rsidRPr="0022764C">
        <w:t xml:space="preserve">; the </w:t>
      </w:r>
      <w:r w:rsidRPr="0022764C">
        <w:rPr>
          <w:b/>
        </w:rPr>
        <w:t>Insurer</w:t>
      </w:r>
      <w:r w:rsidRPr="0022764C">
        <w:t xml:space="preserve"> shall have no obligation to communicate with any other </w:t>
      </w:r>
      <w:r w:rsidRPr="0022764C">
        <w:rPr>
          <w:b/>
        </w:rPr>
        <w:t>Insured</w:t>
      </w:r>
      <w:r w:rsidRPr="0022764C">
        <w:t xml:space="preserve"> concerning such </w:t>
      </w:r>
      <w:r w:rsidRPr="0022764C">
        <w:rPr>
          <w:b/>
        </w:rPr>
        <w:t>Claim</w:t>
      </w:r>
      <w:r w:rsidRPr="0022764C">
        <w:t>.</w:t>
      </w:r>
    </w:p>
    <w:p w14:paraId="18661E90" w14:textId="77777777" w:rsidR="00662B74" w:rsidRPr="0022764C" w:rsidRDefault="00662B74" w:rsidP="00662B74">
      <w:pPr>
        <w:pStyle w:val="Heading2"/>
        <w:numPr>
          <w:ilvl w:val="0"/>
          <w:numId w:val="409"/>
        </w:numPr>
        <w:ind w:left="360"/>
        <w:rPr>
          <w:b/>
          <w:bCs w:val="0"/>
          <w:color w:val="auto"/>
        </w:rPr>
      </w:pPr>
      <w:r w:rsidRPr="0022764C">
        <w:rPr>
          <w:b/>
          <w:bCs w:val="0"/>
          <w:color w:val="auto"/>
        </w:rPr>
        <w:t>Interpretation</w:t>
      </w:r>
    </w:p>
    <w:p w14:paraId="20AF2CE4" w14:textId="77777777" w:rsidR="00662B74" w:rsidRPr="0022764C" w:rsidRDefault="00662B74" w:rsidP="00662B74">
      <w:pPr>
        <w:pStyle w:val="ListNumber0"/>
        <w:numPr>
          <w:ilvl w:val="0"/>
          <w:numId w:val="0"/>
        </w:numPr>
        <w:spacing w:before="0" w:after="120"/>
        <w:ind w:left="360" w:hanging="357"/>
      </w:pPr>
      <w:r w:rsidRPr="0022764C">
        <w:t>Any reference in this Management Liability Section to:</w:t>
      </w:r>
    </w:p>
    <w:p w14:paraId="7B59F19A" w14:textId="77777777" w:rsidR="00662B74" w:rsidRPr="0022764C" w:rsidRDefault="00662B74" w:rsidP="00662B74">
      <w:pPr>
        <w:pStyle w:val="ListNumber0"/>
        <w:numPr>
          <w:ilvl w:val="0"/>
          <w:numId w:val="384"/>
        </w:numPr>
        <w:spacing w:before="0" w:after="120"/>
        <w:ind w:hanging="357"/>
      </w:pPr>
      <w:r w:rsidRPr="0022764C">
        <w:t>the singular shall include the plural and vice versa; and</w:t>
      </w:r>
    </w:p>
    <w:p w14:paraId="4496ABCA" w14:textId="77777777" w:rsidR="00662B74" w:rsidRPr="0022764C" w:rsidRDefault="00662B74" w:rsidP="00662B74">
      <w:pPr>
        <w:pStyle w:val="ListNumber0"/>
        <w:numPr>
          <w:ilvl w:val="0"/>
          <w:numId w:val="384"/>
        </w:numPr>
        <w:spacing w:before="0" w:after="120"/>
        <w:ind w:hanging="357"/>
      </w:pPr>
      <w:r w:rsidRPr="0022764C">
        <w:t>the masculine shall include the feminine and vice versa; and</w:t>
      </w:r>
    </w:p>
    <w:p w14:paraId="63492E2F" w14:textId="77777777" w:rsidR="00662B74" w:rsidRPr="0022764C" w:rsidRDefault="00662B74" w:rsidP="00662B74">
      <w:pPr>
        <w:pStyle w:val="ListNumber0"/>
        <w:numPr>
          <w:ilvl w:val="0"/>
          <w:numId w:val="384"/>
        </w:numPr>
        <w:spacing w:before="0" w:after="120"/>
        <w:ind w:hanging="357"/>
      </w:pPr>
      <w:r w:rsidRPr="0022764C">
        <w:lastRenderedPageBreak/>
        <w:t>a position or title or legal status of an individual shall include the equivalent position in any other relevant jurisdiction.</w:t>
      </w:r>
    </w:p>
    <w:p w14:paraId="097DBE0F" w14:textId="77777777" w:rsidR="00662B74" w:rsidRPr="0022764C" w:rsidRDefault="00662B74" w:rsidP="00662B74">
      <w:pPr>
        <w:pStyle w:val="ListNumber0"/>
        <w:numPr>
          <w:ilvl w:val="0"/>
          <w:numId w:val="0"/>
        </w:numPr>
        <w:spacing w:before="0" w:after="120"/>
        <w:ind w:left="360" w:hanging="357"/>
      </w:pPr>
      <w:r w:rsidRPr="0022764C">
        <w:t>Policy headings and titles are for reference only and shall have no interpretational value.</w:t>
      </w:r>
    </w:p>
    <w:p w14:paraId="37F0F807" w14:textId="77777777" w:rsidR="00662B74" w:rsidRPr="0022764C" w:rsidRDefault="00662B74" w:rsidP="00662B74">
      <w:pPr>
        <w:pStyle w:val="ListNumber0"/>
        <w:numPr>
          <w:ilvl w:val="0"/>
          <w:numId w:val="0"/>
        </w:numPr>
        <w:spacing w:before="0" w:after="120"/>
        <w:ind w:left="360" w:hanging="357"/>
      </w:pPr>
      <w:r w:rsidRPr="0022764C">
        <w:t xml:space="preserve">This Management Liability Section shall not be assigned without the </w:t>
      </w:r>
      <w:r w:rsidRPr="0022764C">
        <w:rPr>
          <w:b/>
        </w:rPr>
        <w:t>Insurer</w:t>
      </w:r>
      <w:r w:rsidRPr="0022764C">
        <w:t>’s prior written consent, and any other purported assignment shall be null and void.</w:t>
      </w:r>
    </w:p>
    <w:p w14:paraId="3267EF53" w14:textId="77777777" w:rsidR="00662B74" w:rsidRPr="0022764C" w:rsidRDefault="00662B74" w:rsidP="00662B74">
      <w:pPr>
        <w:pStyle w:val="ListNumber0"/>
        <w:numPr>
          <w:ilvl w:val="0"/>
          <w:numId w:val="0"/>
        </w:numPr>
        <w:spacing w:before="0" w:after="120"/>
        <w:ind w:left="360" w:hanging="357"/>
      </w:pPr>
      <w:r w:rsidRPr="0022764C">
        <w:t xml:space="preserve">Nothing in this Management Liability Section is intended to confer a directly enforceable benefit on any party other than the </w:t>
      </w:r>
      <w:r w:rsidRPr="0022764C">
        <w:rPr>
          <w:b/>
        </w:rPr>
        <w:t>Insured</w:t>
      </w:r>
      <w:r w:rsidRPr="0022764C">
        <w:t>.</w:t>
      </w:r>
    </w:p>
    <w:p w14:paraId="58550144" w14:textId="77777777" w:rsidR="00662B74" w:rsidRPr="0022764C" w:rsidRDefault="00662B74" w:rsidP="00662B74">
      <w:pPr>
        <w:pStyle w:val="Heading1"/>
      </w:pPr>
      <w:bookmarkStart w:id="215" w:name="_Ref306373318"/>
      <w:r w:rsidRPr="0022764C">
        <w:t>Policy construction and disputes applicable to this Management Liability Section</w:t>
      </w:r>
    </w:p>
    <w:p w14:paraId="501E7DCC" w14:textId="77777777" w:rsidR="00662B74" w:rsidRPr="0022764C" w:rsidRDefault="00662B74" w:rsidP="00662B74">
      <w:pPr>
        <w:pStyle w:val="BodyText"/>
      </w:pPr>
      <w:r w:rsidRPr="0022764C">
        <w:t xml:space="preserve">This Policy and the </w:t>
      </w:r>
      <w:r w:rsidRPr="0022764C">
        <w:rPr>
          <w:b/>
          <w:bCs/>
        </w:rPr>
        <w:t>Schedule</w:t>
      </w:r>
      <w:r w:rsidRPr="0022764C">
        <w:t xml:space="preserve"> will be interpreted in accordance with the laws of England and Wales. The Policy and the </w:t>
      </w:r>
      <w:r w:rsidRPr="0022764C">
        <w:rPr>
          <w:b/>
          <w:bCs/>
        </w:rPr>
        <w:t>Schedule</w:t>
      </w:r>
      <w:r w:rsidRPr="0022764C">
        <w:t xml:space="preserve"> shall be read together as one contract and any word or expression to which a specific meaning has been attached in any part of this Policy or the Schedule shall bear such specific meaning wherever it may appear.</w:t>
      </w:r>
    </w:p>
    <w:p w14:paraId="3CCCCAC2" w14:textId="77777777" w:rsidR="00662B74" w:rsidRPr="0022764C" w:rsidRDefault="00662B74" w:rsidP="00662B74">
      <w:pPr>
        <w:pStyle w:val="BodyText"/>
      </w:pPr>
      <w:r w:rsidRPr="0022764C">
        <w:t xml:space="preserve">Any dispute concerning the interpretation of the terms, Conditions or Exclusions contained herein is understood and agreed by both the </w:t>
      </w:r>
      <w:r w:rsidRPr="0022764C">
        <w:rPr>
          <w:b/>
        </w:rPr>
        <w:t>Insured</w:t>
      </w:r>
      <w:r w:rsidRPr="0022764C">
        <w:t xml:space="preserve"> and the </w:t>
      </w:r>
      <w:r w:rsidRPr="0022764C">
        <w:rPr>
          <w:b/>
        </w:rPr>
        <w:t>Insurer</w:t>
      </w:r>
      <w:r w:rsidRPr="0022764C">
        <w:t xml:space="preserve"> to be subject to the laws of England and Wales. Each party agrees to refer any such dispute to a mediator to be agreed between the </w:t>
      </w:r>
      <w:r w:rsidRPr="0022764C">
        <w:rPr>
          <w:b/>
        </w:rPr>
        <w:t>Insured</w:t>
      </w:r>
      <w:r w:rsidRPr="0022764C">
        <w:t xml:space="preserve"> and the </w:t>
      </w:r>
      <w:r w:rsidRPr="0022764C">
        <w:rPr>
          <w:b/>
        </w:rPr>
        <w:t>Insurer</w:t>
      </w:r>
      <w:r w:rsidRPr="0022764C">
        <w:t xml:space="preserve"> within 14 working days of any dispute arising under the Policy.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14:paraId="178B518A" w14:textId="77777777" w:rsidR="00662B74" w:rsidRPr="0022764C" w:rsidRDefault="00662B74" w:rsidP="00662B74">
      <w:pPr>
        <w:pStyle w:val="BodyText"/>
      </w:pPr>
      <w:r w:rsidRPr="0022764C">
        <w:t xml:space="preserve">The </w:t>
      </w:r>
      <w:r w:rsidRPr="0022764C">
        <w:rPr>
          <w:b/>
        </w:rPr>
        <w:t>Insured</w:t>
      </w:r>
      <w:r w:rsidRPr="0022764C">
        <w:t xml:space="preserve"> and the </w:t>
      </w:r>
      <w:r w:rsidRPr="0022764C">
        <w:rPr>
          <w:b/>
        </w:rPr>
        <w:t xml:space="preserve">Insurer </w:t>
      </w:r>
      <w:r w:rsidRPr="0022764C">
        <w:t xml:space="preserve">agree to perform their respective continuing obligations under this Policy while the dispute is resolved unless the nature of the dispute prevents such continued performance of those obligations. If any such dispute is not resolved by mediation or the </w:t>
      </w:r>
      <w:r w:rsidRPr="0022764C">
        <w:rPr>
          <w:b/>
        </w:rPr>
        <w:t>Insured</w:t>
      </w:r>
      <w:r w:rsidRPr="0022764C">
        <w:t xml:space="preserve"> and the </w:t>
      </w:r>
      <w:r w:rsidRPr="0022764C">
        <w:rPr>
          <w:b/>
        </w:rPr>
        <w:t>Insurer</w:t>
      </w:r>
      <w:r w:rsidRPr="0022764C">
        <w:t xml:space="preserve"> cannot agree upon the appointment of a mediator or the form that the mediation will take the dispute will be submitted to the exclusive jurisdiction of any court of competent jurisdiction within England and Wales and each party agrees to comply with all requirements necessary to give such court jurisdiction. All matters arising hereunder shall be determined in accordance with the law and practice of such court.</w:t>
      </w:r>
      <w:bookmarkEnd w:id="215"/>
    </w:p>
    <w:p w14:paraId="56C3E589" w14:textId="77777777" w:rsidR="00662B74" w:rsidRPr="0022764C" w:rsidRDefault="00662B74" w:rsidP="00662B74">
      <w:pPr>
        <w:pStyle w:val="Heading2"/>
        <w:numPr>
          <w:ilvl w:val="0"/>
          <w:numId w:val="410"/>
        </w:numPr>
        <w:ind w:left="360"/>
        <w:rPr>
          <w:b/>
          <w:bCs w:val="0"/>
          <w:color w:val="auto"/>
        </w:rPr>
      </w:pPr>
      <w:r w:rsidRPr="0022764C">
        <w:rPr>
          <w:b/>
          <w:bCs w:val="0"/>
          <w:color w:val="auto"/>
        </w:rPr>
        <w:t>Assignment</w:t>
      </w:r>
    </w:p>
    <w:p w14:paraId="3449A0C5" w14:textId="77777777" w:rsidR="00662B74" w:rsidRPr="0022764C" w:rsidRDefault="00662B74" w:rsidP="00662B74">
      <w:pPr>
        <w:pStyle w:val="BodyText"/>
      </w:pPr>
      <w:r w:rsidRPr="0022764C">
        <w:t xml:space="preserve">No assignment of interest under this Management Liability Section will bind the </w:t>
      </w:r>
      <w:r w:rsidRPr="0022764C">
        <w:rPr>
          <w:b/>
        </w:rPr>
        <w:t>Insurer</w:t>
      </w:r>
      <w:r w:rsidRPr="0022764C">
        <w:t xml:space="preserve"> without the </w:t>
      </w:r>
      <w:r w:rsidRPr="0022764C">
        <w:rPr>
          <w:b/>
        </w:rPr>
        <w:t>Insurer</w:t>
      </w:r>
      <w:r w:rsidRPr="0022764C">
        <w:t>’s written consent.</w:t>
      </w:r>
    </w:p>
    <w:p w14:paraId="07A983E8" w14:textId="77777777" w:rsidR="00662B74" w:rsidRPr="0022764C" w:rsidRDefault="00662B74" w:rsidP="00662B74">
      <w:pPr>
        <w:pStyle w:val="Heading2"/>
        <w:numPr>
          <w:ilvl w:val="0"/>
          <w:numId w:val="410"/>
        </w:numPr>
        <w:ind w:left="360"/>
        <w:rPr>
          <w:b/>
          <w:bCs w:val="0"/>
          <w:color w:val="auto"/>
        </w:rPr>
      </w:pPr>
      <w:r w:rsidRPr="0022764C">
        <w:rPr>
          <w:b/>
          <w:bCs w:val="0"/>
          <w:color w:val="auto"/>
        </w:rPr>
        <w:t>Entire Agreement</w:t>
      </w:r>
    </w:p>
    <w:p w14:paraId="0D3602B2" w14:textId="77777777" w:rsidR="00662B74" w:rsidRPr="0022764C" w:rsidRDefault="00662B74" w:rsidP="00662B74">
      <w:pPr>
        <w:pStyle w:val="BodyText"/>
      </w:pPr>
      <w:r w:rsidRPr="0022764C">
        <w:t xml:space="preserve">By acceptance of this Management Liability Section, the </w:t>
      </w:r>
      <w:r w:rsidRPr="0022764C">
        <w:rPr>
          <w:b/>
        </w:rPr>
        <w:t>Insured</w:t>
      </w:r>
      <w:r w:rsidRPr="0022764C">
        <w:t xml:space="preserve"> and the </w:t>
      </w:r>
      <w:r w:rsidRPr="0022764C">
        <w:rPr>
          <w:b/>
        </w:rPr>
        <w:t>Insurer</w:t>
      </w:r>
      <w:r w:rsidRPr="0022764C">
        <w:t xml:space="preserve"> agree that this Management Liability Section (including the </w:t>
      </w:r>
      <w:r w:rsidRPr="0022764C">
        <w:rPr>
          <w:b/>
        </w:rPr>
        <w:t>Proposal</w:t>
      </w:r>
      <w:r w:rsidRPr="0022764C">
        <w:t xml:space="preserve"> and any materials </w:t>
      </w:r>
      <w:r w:rsidRPr="0022764C">
        <w:t>submitted therewith) and any written endorsements attached hereto constitute the sole and entire agreement between the parties with respect to this insurance. Any prior agreement or understanding between the parties is therefore no longer valid.</w:t>
      </w:r>
    </w:p>
    <w:p w14:paraId="6C122EF8" w14:textId="77777777" w:rsidR="00662B74" w:rsidRPr="0022764C" w:rsidRDefault="00662B74" w:rsidP="00662B74">
      <w:pPr>
        <w:pStyle w:val="Heading2"/>
        <w:numPr>
          <w:ilvl w:val="0"/>
          <w:numId w:val="410"/>
        </w:numPr>
        <w:ind w:left="360"/>
        <w:rPr>
          <w:b/>
          <w:bCs w:val="0"/>
          <w:color w:val="auto"/>
        </w:rPr>
      </w:pPr>
      <w:r w:rsidRPr="0022764C">
        <w:rPr>
          <w:b/>
          <w:bCs w:val="0"/>
          <w:color w:val="auto"/>
        </w:rPr>
        <w:t>Territory</w:t>
      </w:r>
    </w:p>
    <w:p w14:paraId="10A0C4CD" w14:textId="77777777" w:rsidR="00662B74" w:rsidRPr="0022764C" w:rsidRDefault="00662B74" w:rsidP="00662B74">
      <w:pPr>
        <w:pStyle w:val="BodyText"/>
        <w:spacing w:before="0"/>
      </w:pPr>
      <w:r w:rsidRPr="0022764C">
        <w:t>Unless prohibited by law, sanction or regulation</w:t>
      </w:r>
    </w:p>
    <w:p w14:paraId="02AAA4BF" w14:textId="77777777" w:rsidR="00662B74" w:rsidRPr="0022764C" w:rsidRDefault="00662B74" w:rsidP="00662B74">
      <w:pPr>
        <w:pStyle w:val="ListNumber0"/>
        <w:numPr>
          <w:ilvl w:val="0"/>
          <w:numId w:val="390"/>
        </w:numPr>
        <w:spacing w:before="0" w:after="120"/>
        <w:ind w:left="360"/>
      </w:pPr>
      <w:r w:rsidRPr="0022764C">
        <w:t>In respect of Insuring Clause</w:t>
      </w:r>
      <w:r w:rsidRPr="0022764C">
        <w:rPr>
          <w:b/>
        </w:rPr>
        <w:t xml:space="preserve"> </w:t>
      </w:r>
      <w:r w:rsidRPr="0022764C">
        <w:t xml:space="preserve">A (Directors </w:t>
      </w:r>
      <w:r w:rsidRPr="0022764C">
        <w:rPr>
          <w:rFonts w:cs="Arial"/>
        </w:rPr>
        <w:t xml:space="preserve">&amp; Officers Liability and Company Reimbursement) this Management Liability Section applies to </w:t>
      </w:r>
      <w:r w:rsidRPr="0022764C">
        <w:rPr>
          <w:rFonts w:cs="Arial"/>
          <w:b/>
        </w:rPr>
        <w:t>Wrongful</w:t>
      </w:r>
      <w:r w:rsidRPr="0022764C">
        <w:rPr>
          <w:rFonts w:cs="Arial"/>
        </w:rPr>
        <w:t xml:space="preserve"> </w:t>
      </w:r>
      <w:r w:rsidRPr="0022764C">
        <w:rPr>
          <w:rFonts w:cs="Arial"/>
          <w:b/>
        </w:rPr>
        <w:t>Acts</w:t>
      </w:r>
      <w:r w:rsidRPr="0022764C">
        <w:rPr>
          <w:rFonts w:cs="Arial"/>
        </w:rPr>
        <w:t xml:space="preserve"> actually or allegedly taking place or </w:t>
      </w:r>
      <w:r w:rsidRPr="0022764C">
        <w:rPr>
          <w:rFonts w:cs="Arial"/>
          <w:b/>
        </w:rPr>
        <w:t>Claims</w:t>
      </w:r>
      <w:r w:rsidRPr="0022764C">
        <w:rPr>
          <w:rFonts w:cs="Arial"/>
        </w:rPr>
        <w:t xml:space="preserve"> made anywhere in the world </w:t>
      </w:r>
    </w:p>
    <w:p w14:paraId="677EF6AC" w14:textId="77777777" w:rsidR="00662B74" w:rsidRPr="0022764C" w:rsidRDefault="00662B74" w:rsidP="00662B74">
      <w:pPr>
        <w:pStyle w:val="ListNumber0"/>
        <w:numPr>
          <w:ilvl w:val="0"/>
          <w:numId w:val="390"/>
        </w:numPr>
        <w:spacing w:before="0" w:after="120"/>
        <w:ind w:left="360"/>
      </w:pPr>
      <w:r w:rsidRPr="0022764C">
        <w:rPr>
          <w:rFonts w:cs="Arial"/>
        </w:rPr>
        <w:t xml:space="preserve">In respect of </w:t>
      </w:r>
      <w:r w:rsidRPr="0022764C">
        <w:t>Insuring Clause</w:t>
      </w:r>
      <w:r w:rsidRPr="0022764C">
        <w:rPr>
          <w:b/>
        </w:rPr>
        <w:t xml:space="preserve"> </w:t>
      </w:r>
      <w:r w:rsidRPr="0022764C">
        <w:rPr>
          <w:rFonts w:cs="Arial"/>
        </w:rPr>
        <w:t xml:space="preserve">B (Corporate Liability) and C (Company Employment Practices Liability) this Management Liability Section applies to </w:t>
      </w:r>
      <w:r w:rsidRPr="0022764C">
        <w:rPr>
          <w:rFonts w:cs="Arial"/>
          <w:b/>
        </w:rPr>
        <w:t>Wrongful</w:t>
      </w:r>
      <w:r w:rsidRPr="0022764C">
        <w:rPr>
          <w:rFonts w:cs="Arial"/>
        </w:rPr>
        <w:t xml:space="preserve"> </w:t>
      </w:r>
      <w:r w:rsidRPr="0022764C">
        <w:rPr>
          <w:rFonts w:cs="Arial"/>
          <w:b/>
        </w:rPr>
        <w:t>Acts</w:t>
      </w:r>
      <w:r w:rsidRPr="0022764C">
        <w:rPr>
          <w:rFonts w:cs="Arial"/>
        </w:rPr>
        <w:t xml:space="preserve"> actually or allegedly taking place or </w:t>
      </w:r>
      <w:r w:rsidRPr="0022764C">
        <w:rPr>
          <w:rFonts w:cs="Arial"/>
          <w:b/>
        </w:rPr>
        <w:t>Claims</w:t>
      </w:r>
      <w:r w:rsidRPr="0022764C">
        <w:rPr>
          <w:rFonts w:cs="Arial"/>
        </w:rPr>
        <w:t xml:space="preserve"> made and </w:t>
      </w:r>
      <w:r w:rsidRPr="0022764C">
        <w:rPr>
          <w:rFonts w:cs="Arial"/>
          <w:b/>
        </w:rPr>
        <w:t>Wrongful Acts</w:t>
      </w:r>
      <w:r w:rsidRPr="0022764C">
        <w:rPr>
          <w:rFonts w:cs="Arial"/>
        </w:rPr>
        <w:t xml:space="preserve"> committed in the European Union and United Kingdom only.</w:t>
      </w:r>
    </w:p>
    <w:p w14:paraId="0CCA02AD" w14:textId="77777777" w:rsidR="00662B74" w:rsidRPr="0022764C" w:rsidRDefault="00662B74" w:rsidP="00662B74">
      <w:pPr>
        <w:pStyle w:val="Heading2"/>
        <w:numPr>
          <w:ilvl w:val="0"/>
          <w:numId w:val="410"/>
        </w:numPr>
        <w:ind w:left="360"/>
        <w:rPr>
          <w:b/>
          <w:bCs w:val="0"/>
        </w:rPr>
      </w:pPr>
      <w:r w:rsidRPr="0022764C">
        <w:rPr>
          <w:b/>
          <w:bCs w:val="0"/>
          <w:color w:val="auto"/>
        </w:rPr>
        <w:t xml:space="preserve">Contracts (Rights of Third Parties) Act 1999 </w:t>
      </w:r>
    </w:p>
    <w:p w14:paraId="769E044C" w14:textId="77777777" w:rsidR="00E32A17" w:rsidRPr="0022764C" w:rsidRDefault="00E32A17" w:rsidP="00662B74">
      <w:pPr>
        <w:pStyle w:val="BodyText"/>
      </w:pPr>
      <w:r w:rsidRPr="0022764C">
        <w:t xml:space="preserve">Nothing in this Management Liability Section is intended to confer a directly enforceable benefit on any third party other than an </w:t>
      </w:r>
      <w:r w:rsidRPr="0022764C">
        <w:rPr>
          <w:b/>
          <w:iCs/>
        </w:rPr>
        <w:t>Insured</w:t>
      </w:r>
      <w:r w:rsidRPr="0022764C">
        <w:rPr>
          <w:i/>
          <w:iCs/>
        </w:rPr>
        <w:t xml:space="preserve">, </w:t>
      </w:r>
      <w:r w:rsidRPr="0022764C">
        <w:t>whether pursuant to the Contracts (Rights of Third Parties) Act 1999 or otherwise.</w:t>
      </w:r>
    </w:p>
    <w:p w14:paraId="685D2E4A" w14:textId="778007F1" w:rsidR="00662B74" w:rsidRPr="0022764C" w:rsidDel="001608FC" w:rsidRDefault="00662B74" w:rsidP="00662B74">
      <w:pPr>
        <w:pStyle w:val="BodyText"/>
        <w:sectPr w:rsidR="00662B74" w:rsidRPr="0022764C" w:rsidDel="001608FC" w:rsidSect="00662B74">
          <w:type w:val="continuous"/>
          <w:pgSz w:w="11906" w:h="16838" w:orient="landscape"/>
          <w:pgMar w:top="1134" w:right="737" w:bottom="1134" w:left="737" w:header="454" w:footer="429" w:gutter="0"/>
          <w:cols w:num="2" w:space="708"/>
        </w:sectPr>
      </w:pPr>
    </w:p>
    <w:p w14:paraId="59C5B2B6" w14:textId="77777777" w:rsidR="00662B74" w:rsidRPr="0022764C" w:rsidRDefault="00662B74" w:rsidP="00662B74"/>
    <w:p w14:paraId="3803BBF6" w14:textId="20ACAD46" w:rsidR="00B0161D" w:rsidRPr="0022764C" w:rsidRDefault="00B0161D">
      <w:pPr>
        <w:pStyle w:val="Subtitle"/>
        <w:keepNext/>
        <w:keepLines/>
        <w:numPr>
          <w:ilvl w:val="1"/>
          <w:numId w:val="0"/>
        </w:numPr>
        <w:tabs>
          <w:tab w:val="left" w:pos="8120"/>
          <w:tab w:val="right" w:pos="10432"/>
        </w:tabs>
        <w:spacing w:before="0" w:line="228" w:lineRule="auto"/>
        <w:rPr>
          <w:rFonts w:ascii="Arial" w:eastAsia="Calibri" w:hAnsi="Arial" w:cs="Times New Roman"/>
          <w:iCs/>
          <w:color w:val="C79000"/>
          <w:sz w:val="52"/>
          <w:szCs w:val="24"/>
        </w:rPr>
      </w:pPr>
      <w:bookmarkStart w:id="6025" w:name="tocpg_25"/>
      <w:bookmarkEnd w:id="6025"/>
      <w:bookmarkStart w:id="216" w:name="Section_15"/>
      <w:bookmarkStart w:id="217" w:name="_Hlk170120152"/>
      <w:r w:rsidRPr="0022764C">
        <w:rPr>
          <w:rFonts w:ascii="Arial" w:eastAsia="Calibri" w:hAnsi="Arial" w:cs="Times New Roman"/>
          <w:iCs/>
          <w:color w:val="C79000"/>
          <w:sz w:val="52"/>
          <w:szCs w:val="24"/>
        </w:rPr>
        <w:t>Section 15 - CyberGuard™</w:t>
      </w:r>
      <w:bookmarkEnd w:id="216"/>
    </w:p>
    <w:p w14:paraId="0AB87932" w14:textId="7DAB8469" w:rsidR="006936E8" w:rsidRPr="0022764C" w:rsidRDefault="006936E8">
      <w:pPr>
        <w:keepNext/>
        <w:keepLines/>
        <w:numPr>
          <w:ilvl w:val="1"/>
          <w:numId w:val="0"/>
        </w:numPr>
        <w:tabs>
          <w:tab w:val="left" w:pos="8120"/>
          <w:tab w:val="right" w:pos="10432"/>
        </w:tabs>
        <w:spacing w:before="0" w:line="228" w:lineRule="auto"/>
        <w:rPr>
          <w:rFonts w:ascii="Arial" w:eastAsia="Calibri" w:hAnsi="Arial" w:cs="Times New Roman"/>
          <w:iCs/>
          <w:color w:val="C79000"/>
          <w:sz w:val="52"/>
          <w:szCs w:val="24"/>
        </w:rPr>
      </w:pPr>
      <w:r w:rsidRPr="0022764C">
        <w:rPr>
          <w:rFonts w:ascii="Arial" w:eastAsia="Calibri" w:hAnsi="Arial" w:cs="Times New Roman"/>
          <w:iCs/>
          <w:color w:val="C79000"/>
          <w:sz w:val="52"/>
          <w:szCs w:val="24"/>
        </w:rPr>
        <w:t>Cyber Liability Policy</w:t>
      </w:r>
    </w:p>
    <w:p w14:paraId="55F57BD7" w14:textId="77777777" w:rsidR="006936E8" w:rsidRPr="0022764C" w:rsidRDefault="006936E8" w:rsidP="006936E8">
      <w:pPr>
        <w:overflowPunct w:val="0"/>
        <w:autoSpaceDE w:val="0"/>
        <w:autoSpaceDN w:val="0"/>
        <w:adjustRightInd w:val="0"/>
        <w:spacing w:beforeLines="100" w:before="240" w:line="200" w:lineRule="exact"/>
        <w:jc w:val="both"/>
        <w:textAlignment w:val="baseline"/>
        <w:rPr>
          <w:rFonts w:eastAsia="Calibri" w:cstheme="minorHAnsi"/>
          <w:iCs/>
          <w:szCs w:val="18"/>
          <w:rPrChange w:id="218" w:author="stuart wolstenholme" w:date="2026-05-29T12:46:00Z" w16du:dateUtc="2026-05-29T11:46:00Z">
            <w:rPr>
              <w:rFonts w:eastAsia="Calibri" w:cstheme="minorHAnsi"/>
              <w:iCs/>
              <w:szCs w:val="18"/>
              <w:lang w:val="en-US"/>
            </w:rPr>
          </w:rPrChange>
        </w:rPr>
      </w:pPr>
      <w:r w:rsidRPr="0022764C">
        <w:rPr>
          <w:rFonts w:eastAsia="Calibri" w:cstheme="minorHAnsi"/>
          <w:iCs/>
          <w:szCs w:val="18"/>
          <w:rPrChange w:id="219" w:author="stuart wolstenholme" w:date="2026-05-29T12:46:00Z" w16du:dateUtc="2026-05-29T11:46:00Z">
            <w:rPr>
              <w:rFonts w:eastAsia="Calibri" w:cstheme="minorHAnsi"/>
              <w:iCs/>
              <w:szCs w:val="18"/>
              <w:lang w:val="en-US"/>
            </w:rPr>
          </w:rPrChange>
        </w:rPr>
        <w:t xml:space="preserve">In consideration of the payment of the premium, the </w:t>
      </w:r>
      <w:r w:rsidRPr="0022764C">
        <w:rPr>
          <w:rFonts w:eastAsia="Calibri" w:cstheme="minorHAnsi"/>
          <w:b/>
          <w:bCs/>
          <w:iCs/>
          <w:szCs w:val="18"/>
          <w:rPrChange w:id="220" w:author="stuart wolstenholme" w:date="2026-05-29T12:46:00Z" w16du:dateUtc="2026-05-29T11:46:00Z">
            <w:rPr>
              <w:rFonts w:eastAsia="Calibri" w:cstheme="minorHAnsi"/>
              <w:b/>
              <w:bCs/>
              <w:iCs/>
              <w:szCs w:val="18"/>
              <w:lang w:val="en-US"/>
            </w:rPr>
          </w:rPrChange>
        </w:rPr>
        <w:t>Named Insured’s</w:t>
      </w:r>
      <w:r w:rsidRPr="0022764C">
        <w:rPr>
          <w:rFonts w:eastAsia="Calibri" w:cstheme="minorHAnsi"/>
          <w:iCs/>
          <w:szCs w:val="18"/>
          <w:rPrChange w:id="221" w:author="stuart wolstenholme" w:date="2026-05-29T12:46:00Z" w16du:dateUtc="2026-05-29T11:46:00Z">
            <w:rPr>
              <w:rFonts w:eastAsia="Calibri" w:cstheme="minorHAnsi"/>
              <w:iCs/>
              <w:szCs w:val="18"/>
              <w:lang w:val="en-US"/>
            </w:rPr>
          </w:rPrChange>
        </w:rPr>
        <w:t xml:space="preserve"> undertaking to pay the applicable </w:t>
      </w:r>
      <w:r w:rsidRPr="0022764C">
        <w:rPr>
          <w:rFonts w:eastAsia="Calibri" w:cstheme="minorHAnsi"/>
          <w:b/>
          <w:bCs/>
          <w:iCs/>
          <w:szCs w:val="18"/>
          <w:rPrChange w:id="222" w:author="stuart wolstenholme" w:date="2026-05-29T12:46:00Z" w16du:dateUtc="2026-05-29T11:46:00Z">
            <w:rPr>
              <w:rFonts w:eastAsia="Calibri" w:cstheme="minorHAnsi"/>
              <w:b/>
              <w:bCs/>
              <w:iCs/>
              <w:szCs w:val="18"/>
              <w:lang w:val="en-US"/>
            </w:rPr>
          </w:rPrChange>
        </w:rPr>
        <w:t>Excess</w:t>
      </w:r>
      <w:r w:rsidRPr="0022764C">
        <w:rPr>
          <w:rFonts w:eastAsia="Calibri" w:cstheme="minorHAnsi"/>
          <w:iCs/>
          <w:szCs w:val="18"/>
          <w:rPrChange w:id="223" w:author="stuart wolstenholme" w:date="2026-05-29T12:46:00Z" w16du:dateUtc="2026-05-29T11:46:00Z">
            <w:rPr>
              <w:rFonts w:eastAsia="Calibri" w:cstheme="minorHAnsi"/>
              <w:iCs/>
              <w:szCs w:val="18"/>
              <w:lang w:val="en-US"/>
            </w:rPr>
          </w:rPrChange>
        </w:rPr>
        <w:t xml:space="preserve"> herein, and in reliance upon all statements made and information provided to </w:t>
      </w:r>
      <w:r w:rsidRPr="0022764C">
        <w:rPr>
          <w:rFonts w:eastAsia="Calibri" w:cstheme="minorHAnsi"/>
          <w:b/>
          <w:bCs/>
          <w:iCs/>
          <w:szCs w:val="18"/>
          <w:rPrChange w:id="224" w:author="stuart wolstenholme" w:date="2026-05-29T12:46:00Z" w16du:dateUtc="2026-05-29T11:46:00Z">
            <w:rPr>
              <w:rFonts w:eastAsia="Calibri" w:cstheme="minorHAnsi"/>
              <w:b/>
              <w:bCs/>
              <w:iCs/>
              <w:szCs w:val="18"/>
              <w:lang w:val="en-US"/>
            </w:rPr>
          </w:rPrChange>
        </w:rPr>
        <w:t>Insurers</w:t>
      </w:r>
      <w:r w:rsidRPr="0022764C">
        <w:rPr>
          <w:rFonts w:eastAsia="Calibri" w:cstheme="minorHAnsi"/>
          <w:iCs/>
          <w:szCs w:val="18"/>
          <w:rPrChange w:id="225" w:author="stuart wolstenholme" w:date="2026-05-29T12:46:00Z" w16du:dateUtc="2026-05-29T11:46:00Z">
            <w:rPr>
              <w:rFonts w:eastAsia="Calibri" w:cstheme="minorHAnsi"/>
              <w:iCs/>
              <w:szCs w:val="18"/>
              <w:lang w:val="en-US"/>
            </w:rPr>
          </w:rPrChange>
        </w:rPr>
        <w:t xml:space="preserve"> and subject to all terms, conditions, limitations and exclusions of this Policy, the </w:t>
      </w:r>
      <w:r w:rsidRPr="0022764C">
        <w:rPr>
          <w:rFonts w:eastAsia="Calibri" w:cstheme="minorHAnsi"/>
          <w:b/>
          <w:bCs/>
          <w:iCs/>
          <w:szCs w:val="18"/>
          <w:rPrChange w:id="226" w:author="stuart wolstenholme" w:date="2026-05-29T12:46:00Z" w16du:dateUtc="2026-05-29T11:46:00Z">
            <w:rPr>
              <w:rFonts w:eastAsia="Calibri" w:cstheme="minorHAnsi"/>
              <w:b/>
              <w:bCs/>
              <w:iCs/>
              <w:szCs w:val="18"/>
              <w:lang w:val="en-US"/>
            </w:rPr>
          </w:rPrChange>
        </w:rPr>
        <w:t>Insurers</w:t>
      </w:r>
      <w:r w:rsidRPr="0022764C">
        <w:rPr>
          <w:rFonts w:eastAsia="Calibri" w:cstheme="minorHAnsi"/>
          <w:iCs/>
          <w:szCs w:val="18"/>
          <w:rPrChange w:id="227" w:author="stuart wolstenholme" w:date="2026-05-29T12:46:00Z" w16du:dateUtc="2026-05-29T11:46:00Z">
            <w:rPr>
              <w:rFonts w:eastAsia="Calibri" w:cstheme="minorHAnsi"/>
              <w:iCs/>
              <w:szCs w:val="18"/>
              <w:lang w:val="en-US"/>
            </w:rPr>
          </w:rPrChange>
        </w:rPr>
        <w:t xml:space="preserve"> agrees with the</w:t>
      </w:r>
      <w:r w:rsidRPr="0022764C">
        <w:rPr>
          <w:rFonts w:eastAsia="Calibri" w:cstheme="minorHAnsi"/>
          <w:b/>
          <w:bCs/>
          <w:iCs/>
          <w:szCs w:val="18"/>
          <w:rPrChange w:id="228" w:author="stuart wolstenholme" w:date="2026-05-29T12:46:00Z" w16du:dateUtc="2026-05-29T11:46:00Z">
            <w:rPr>
              <w:rFonts w:eastAsia="Calibri" w:cstheme="minorHAnsi"/>
              <w:b/>
              <w:bCs/>
              <w:iCs/>
              <w:szCs w:val="18"/>
              <w:lang w:val="en-US"/>
            </w:rPr>
          </w:rPrChange>
        </w:rPr>
        <w:t xml:space="preserve"> Named Insured</w:t>
      </w:r>
      <w:r w:rsidRPr="0022764C">
        <w:rPr>
          <w:rFonts w:eastAsia="Calibri" w:cstheme="minorHAnsi"/>
          <w:iCs/>
          <w:szCs w:val="18"/>
          <w:rPrChange w:id="229" w:author="stuart wolstenholme" w:date="2026-05-29T12:46:00Z" w16du:dateUtc="2026-05-29T11:46:00Z">
            <w:rPr>
              <w:rFonts w:eastAsia="Calibri" w:cstheme="minorHAnsi"/>
              <w:iCs/>
              <w:szCs w:val="18"/>
              <w:lang w:val="en-US"/>
            </w:rPr>
          </w:rPrChange>
        </w:rPr>
        <w:t xml:space="preserve"> as follows:</w:t>
      </w:r>
    </w:p>
    <w:p w14:paraId="459CD5D9" w14:textId="77777777" w:rsidR="006936E8" w:rsidRPr="0022764C" w:rsidRDefault="006936E8" w:rsidP="006936E8">
      <w:pPr>
        <w:autoSpaceDE w:val="0"/>
        <w:autoSpaceDN w:val="0"/>
        <w:adjustRightInd w:val="0"/>
        <w:spacing w:before="0" w:line="240" w:lineRule="auto"/>
        <w:rPr>
          <w:rFonts w:eastAsia="Calibri" w:cstheme="minorHAnsi"/>
          <w:color w:val="009CE4"/>
          <w:sz w:val="32"/>
          <w:szCs w:val="32"/>
          <w14:ligatures w14:val="standardContextual"/>
        </w:rPr>
      </w:pPr>
    </w:p>
    <w:p w14:paraId="2CC4D181" w14:textId="77777777" w:rsidR="006936E8" w:rsidRPr="0022764C" w:rsidRDefault="006936E8" w:rsidP="006936E8">
      <w:pPr>
        <w:pStyle w:val="Heading1"/>
        <w:autoSpaceDE w:val="0"/>
        <w:autoSpaceDN w:val="0"/>
        <w:adjustRightInd w:val="0"/>
        <w:spacing w:before="0" w:line="240" w:lineRule="auto"/>
        <w:rPr>
          <w:rFonts w:asciiTheme="majorHAnsi" w:eastAsia="Calibri" w:hAnsiTheme="majorHAnsi" w:cstheme="majorHAnsi"/>
          <w:color w:val="009CE4"/>
          <w:sz w:val="28"/>
          <w:szCs w:val="28"/>
          <w14:ligatures w14:val="standardContextual"/>
        </w:rPr>
      </w:pPr>
      <w:bookmarkStart w:id="230" w:name="_Hlk165280889"/>
      <w:r w:rsidRPr="0022764C">
        <w:rPr>
          <w:rFonts w:asciiTheme="majorHAnsi" w:eastAsia="Calibri" w:hAnsiTheme="majorHAnsi" w:cstheme="majorHAnsi"/>
          <w:color w:val="009CE4"/>
          <w:sz w:val="28"/>
          <w:szCs w:val="28"/>
          <w14:ligatures w14:val="standardContextual"/>
        </w:rPr>
        <w:t xml:space="preserve">Insuring Clauses </w:t>
      </w:r>
    </w:p>
    <w:p w14:paraId="15A61C61" w14:textId="77777777" w:rsidR="006936E8" w:rsidRPr="0022764C" w:rsidRDefault="006936E8" w:rsidP="006936E8">
      <w:pPr>
        <w:kinsoku w:val="0"/>
        <w:overflowPunct w:val="0"/>
        <w:autoSpaceDE w:val="0"/>
        <w:autoSpaceDN w:val="0"/>
        <w:adjustRightInd w:val="0"/>
        <w:spacing w:beforeLines="100" w:before="240" w:line="200" w:lineRule="exact"/>
        <w:jc w:val="both"/>
        <w:textAlignment w:val="baseline"/>
        <w:rPr>
          <w:rFonts w:eastAsia="Calibri" w:cstheme="minorHAnsi"/>
          <w:szCs w:val="18"/>
          <w:lang w:eastAsia="en-GB"/>
          <w:rPrChange w:id="231"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32" w:author="stuart wolstenholme" w:date="2026-05-29T12:46:00Z" w16du:dateUtc="2026-05-29T11:46:00Z">
            <w:rPr>
              <w:rFonts w:eastAsia="Calibri" w:cstheme="minorHAnsi"/>
              <w:szCs w:val="18"/>
              <w:lang w:val="en-US" w:eastAsia="en-GB"/>
            </w:rPr>
          </w:rPrChange>
        </w:rPr>
        <w:t xml:space="preserve">This Policy applies only to those Insuring Clauses purchased by </w:t>
      </w:r>
      <w:r w:rsidRPr="0022764C">
        <w:rPr>
          <w:rFonts w:eastAsia="Calibri" w:cstheme="minorHAnsi"/>
          <w:iCs/>
          <w:szCs w:val="18"/>
          <w:rPrChange w:id="233" w:author="stuart wolstenholme" w:date="2026-05-29T12:46:00Z" w16du:dateUtc="2026-05-29T11:46:00Z">
            <w:rPr>
              <w:rFonts w:eastAsia="Calibri" w:cstheme="minorHAnsi"/>
              <w:iCs/>
              <w:szCs w:val="18"/>
              <w:lang w:val="en-US"/>
            </w:rPr>
          </w:rPrChange>
        </w:rPr>
        <w:t>the</w:t>
      </w:r>
      <w:r w:rsidRPr="0022764C">
        <w:rPr>
          <w:rFonts w:eastAsia="Calibri" w:cstheme="minorHAnsi"/>
          <w:b/>
          <w:bCs/>
          <w:szCs w:val="18"/>
          <w:lang w:eastAsia="en-GB"/>
          <w:rPrChange w:id="234"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szCs w:val="18"/>
          <w:lang w:eastAsia="en-GB"/>
          <w:rPrChange w:id="235" w:author="stuart wolstenholme" w:date="2026-05-29T12:46:00Z" w16du:dateUtc="2026-05-29T11:46:00Z">
            <w:rPr>
              <w:rFonts w:eastAsia="Calibri" w:cstheme="minorHAnsi"/>
              <w:szCs w:val="18"/>
              <w:lang w:val="en-US" w:eastAsia="en-GB"/>
            </w:rPr>
          </w:rPrChange>
        </w:rPr>
        <w:t>, as shown in the Schedule.</w:t>
      </w:r>
    </w:p>
    <w:p w14:paraId="209B78E7" w14:textId="77777777"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 </w:t>
      </w:r>
    </w:p>
    <w:p w14:paraId="0779EA39" w14:textId="77777777"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p>
    <w:p w14:paraId="6B1B37F0" w14:textId="77777777" w:rsidR="006936E8" w:rsidRPr="0022764C" w:rsidRDefault="006936E8" w:rsidP="006936E8">
      <w:pPr>
        <w:pStyle w:val="Heading2"/>
        <w:numPr>
          <w:ilvl w:val="0"/>
          <w:numId w:val="422"/>
        </w:numPr>
        <w:autoSpaceDE w:val="0"/>
        <w:autoSpaceDN w:val="0"/>
        <w:adjustRightInd w:val="0"/>
        <w:spacing w:before="0" w:after="160" w:line="240" w:lineRule="auto"/>
        <w:rPr>
          <w:rFonts w:asciiTheme="majorHAnsi" w:eastAsia="Calibri" w:hAnsiTheme="majorHAnsi" w:cstheme="majorHAnsi"/>
          <w:b/>
          <w:bCs/>
          <w:color w:val="000000"/>
          <w:sz w:val="28"/>
          <w:szCs w:val="28"/>
          <w14:ligatures w14:val="standardContextual"/>
        </w:rPr>
      </w:pPr>
      <w:r w:rsidRPr="0022764C">
        <w:rPr>
          <w:rFonts w:asciiTheme="majorHAnsi" w:eastAsia="Calibri" w:hAnsiTheme="majorHAnsi" w:cstheme="majorHAnsi"/>
          <w:b/>
          <w:bCs/>
          <w:color w:val="000000"/>
          <w:sz w:val="28"/>
          <w:szCs w:val="28"/>
          <w14:ligatures w14:val="standardContextual"/>
        </w:rPr>
        <w:t>Third Party Liability Insuring Clauses</w:t>
      </w:r>
    </w:p>
    <w:p w14:paraId="0E3DEAFA" w14:textId="77777777"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p>
    <w:p w14:paraId="786C24CD" w14:textId="77777777" w:rsidR="006936E8" w:rsidRPr="0022764C" w:rsidRDefault="006936E8" w:rsidP="006936E8">
      <w:pPr>
        <w:pStyle w:val="Heading3"/>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Multimedia Liability</w:t>
      </w:r>
    </w:p>
    <w:p w14:paraId="67CCBE36" w14:textId="77777777"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that the</w:t>
      </w:r>
      <w:r w:rsidRPr="0022764C">
        <w:rPr>
          <w:rFonts w:eastAsia="Calibri" w:cstheme="minorHAnsi"/>
          <w:b/>
          <w:bCs/>
          <w:color w:val="000000"/>
          <w:szCs w:val="18"/>
          <w14:ligatures w14:val="standardContextual"/>
        </w:rPr>
        <w:t xml:space="preserve"> Insured </w:t>
      </w:r>
      <w:r w:rsidRPr="0022764C">
        <w:rPr>
          <w:rFonts w:eastAsia="Calibri" w:cstheme="minorHAnsi"/>
          <w:color w:val="000000"/>
          <w:szCs w:val="18"/>
          <w14:ligatures w14:val="standardContextual"/>
        </w:rPr>
        <w:t xml:space="preserve">becomes legally obligated to pay, including liability </w:t>
      </w:r>
      <w:r w:rsidRPr="0022764C">
        <w:rPr>
          <w:rFonts w:eastAsia="Calibri" w:cstheme="minorHAnsi"/>
          <w:b/>
          <w:bCs/>
          <w:color w:val="000000"/>
          <w:szCs w:val="18"/>
          <w14:ligatures w14:val="standardContextual"/>
        </w:rPr>
        <w:t>Assumed Under Contract</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and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for an actual or alleged </w:t>
      </w:r>
      <w:r w:rsidRPr="0022764C">
        <w:rPr>
          <w:rFonts w:eastAsia="Calibri" w:cstheme="minorHAnsi"/>
          <w:b/>
          <w:bCs/>
          <w:color w:val="000000"/>
          <w:szCs w:val="18"/>
          <w14:ligatures w14:val="standardContextual"/>
        </w:rPr>
        <w:t>Multimedia Wrongful Act</w:t>
      </w:r>
      <w:r w:rsidRPr="0022764C">
        <w:rPr>
          <w:rFonts w:eastAsia="Calibri" w:cstheme="minorHAnsi"/>
          <w:color w:val="000000"/>
          <w:szCs w:val="18"/>
          <w14:ligatures w14:val="standardContextual"/>
        </w:rPr>
        <w:t>, but only if:</w:t>
      </w:r>
    </w:p>
    <w:p w14:paraId="34AA13A1" w14:textId="77777777" w:rsidR="006936E8" w:rsidRPr="0022764C" w:rsidRDefault="006936E8" w:rsidP="006936E8">
      <w:pPr>
        <w:numPr>
          <w:ilvl w:val="0"/>
          <w:numId w:val="412"/>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is first made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14:paraId="7BBFE48C" w14:textId="77777777" w:rsidR="006936E8" w:rsidRPr="0022764C" w:rsidRDefault="006936E8" w:rsidP="006936E8">
      <w:pPr>
        <w:numPr>
          <w:ilvl w:val="0"/>
          <w:numId w:val="412"/>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Multimedia Wrongful Act </w:t>
      </w:r>
      <w:r w:rsidRPr="0022764C">
        <w:rPr>
          <w:rFonts w:eastAsia="Calibri" w:cstheme="minorHAnsi"/>
          <w:color w:val="000000"/>
          <w:szCs w:val="18"/>
          <w14:ligatures w14:val="standardContextual"/>
        </w:rPr>
        <w:t xml:space="preserve">is committed on or after the </w:t>
      </w:r>
      <w:r w:rsidRPr="0022764C">
        <w:rPr>
          <w:rFonts w:eastAsia="Arial" w:cstheme="minorHAnsi"/>
          <w:szCs w:val="18"/>
          <w:rPrChange w:id="236" w:author="stuart wolstenholme" w:date="2026-05-29T12:46:00Z" w16du:dateUtc="2026-05-29T11:46:00Z">
            <w:rPr>
              <w:rFonts w:eastAsia="Arial" w:cstheme="minorHAnsi"/>
              <w:szCs w:val="18"/>
              <w:lang w:val="en-US"/>
            </w:rPr>
          </w:rPrChange>
        </w:rPr>
        <w:t>Retroactive Date stated in the Schedule</w:t>
      </w:r>
      <w:r w:rsidRPr="0022764C">
        <w:rPr>
          <w:rFonts w:eastAsia="Calibri" w:cstheme="minorHAnsi"/>
          <w:color w:val="000000"/>
          <w:szCs w:val="18"/>
          <w14:ligatures w14:val="standardContextual"/>
        </w:rPr>
        <w:t>.</w:t>
      </w:r>
    </w:p>
    <w:p w14:paraId="0BAFBFA1" w14:textId="77777777" w:rsidR="006936E8" w:rsidRPr="0022764C" w:rsidRDefault="006936E8" w:rsidP="006936E8">
      <w:pPr>
        <w:autoSpaceDE w:val="0"/>
        <w:autoSpaceDN w:val="0"/>
        <w:adjustRightInd w:val="0"/>
        <w:spacing w:before="0" w:line="240" w:lineRule="auto"/>
        <w:ind w:left="1854"/>
        <w:rPr>
          <w:rFonts w:eastAsia="Calibri" w:cstheme="minorHAnsi"/>
          <w:color w:val="000000"/>
          <w:szCs w:val="18"/>
          <w14:ligatures w14:val="standardContextual"/>
        </w:rPr>
      </w:pPr>
    </w:p>
    <w:p w14:paraId="70574533" w14:textId="77777777" w:rsidR="006936E8" w:rsidRPr="0022764C" w:rsidRDefault="006936E8" w:rsidP="006936E8">
      <w:pPr>
        <w:pStyle w:val="Heading3"/>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Security and Privacy Liability</w:t>
      </w:r>
    </w:p>
    <w:p w14:paraId="5F069AD4" w14:textId="77777777"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liability </w:t>
      </w:r>
      <w:r w:rsidRPr="0022764C">
        <w:rPr>
          <w:rFonts w:eastAsia="Calibri" w:cstheme="minorHAnsi"/>
          <w:b/>
          <w:bCs/>
          <w:color w:val="000000"/>
          <w:szCs w:val="18"/>
          <w14:ligatures w14:val="standardContextual"/>
        </w:rPr>
        <w:t>Assumed Under Contract</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and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for an actual or alleged </w:t>
      </w:r>
      <w:r w:rsidRPr="0022764C">
        <w:rPr>
          <w:rFonts w:eastAsia="Calibri" w:cstheme="minorHAnsi"/>
          <w:b/>
          <w:bCs/>
          <w:color w:val="000000"/>
          <w:szCs w:val="18"/>
          <w14:ligatures w14:val="standardContextual"/>
        </w:rPr>
        <w:t xml:space="preserve">Security and Privacy Wrongful Act </w:t>
      </w:r>
      <w:r w:rsidRPr="0022764C">
        <w:rPr>
          <w:rFonts w:eastAsia="Calibri" w:cstheme="minorHAnsi"/>
          <w:color w:val="000000"/>
          <w:szCs w:val="18"/>
          <w14:ligatures w14:val="standardContextual"/>
        </w:rPr>
        <w:t xml:space="preserve">but only if: </w:t>
      </w:r>
    </w:p>
    <w:p w14:paraId="1B6EA709" w14:textId="77777777" w:rsidR="006936E8" w:rsidRPr="0022764C" w:rsidRDefault="006936E8" w:rsidP="006936E8">
      <w:pPr>
        <w:numPr>
          <w:ilvl w:val="0"/>
          <w:numId w:val="413"/>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is first made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14:paraId="7F0ACCF2" w14:textId="77777777" w:rsidR="006936E8" w:rsidRPr="0022764C" w:rsidRDefault="006936E8" w:rsidP="006936E8">
      <w:pPr>
        <w:numPr>
          <w:ilvl w:val="0"/>
          <w:numId w:val="413"/>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Security and Privacy Wrongful Act </w:t>
      </w:r>
      <w:r w:rsidRPr="0022764C">
        <w:rPr>
          <w:rFonts w:eastAsia="Calibri" w:cstheme="minorHAnsi"/>
          <w:color w:val="000000"/>
          <w:szCs w:val="18"/>
          <w14:ligatures w14:val="standardContextual"/>
        </w:rPr>
        <w:t xml:space="preserve">is committed on or after the </w:t>
      </w:r>
      <w:r w:rsidRPr="0022764C">
        <w:rPr>
          <w:rFonts w:eastAsia="Arial" w:cstheme="minorHAnsi"/>
          <w:szCs w:val="18"/>
          <w:rPrChange w:id="237" w:author="stuart wolstenholme" w:date="2026-05-29T12:46:00Z" w16du:dateUtc="2026-05-29T11:46:00Z">
            <w:rPr>
              <w:rFonts w:eastAsia="Arial" w:cstheme="minorHAnsi"/>
              <w:szCs w:val="18"/>
              <w:lang w:val="en-US"/>
            </w:rPr>
          </w:rPrChange>
        </w:rPr>
        <w:t>Retroactive Date stated in the Schedule</w:t>
      </w:r>
      <w:r w:rsidRPr="0022764C">
        <w:rPr>
          <w:rFonts w:eastAsia="Calibri" w:cstheme="minorHAnsi"/>
          <w:color w:val="000000"/>
          <w:szCs w:val="18"/>
          <w14:ligatures w14:val="standardContextual"/>
        </w:rPr>
        <w:t>.</w:t>
      </w:r>
    </w:p>
    <w:p w14:paraId="5C656775" w14:textId="77777777" w:rsidR="006936E8" w:rsidRPr="0022764C" w:rsidRDefault="006936E8" w:rsidP="006936E8">
      <w:pPr>
        <w:autoSpaceDE w:val="0"/>
        <w:autoSpaceDN w:val="0"/>
        <w:adjustRightInd w:val="0"/>
        <w:spacing w:before="0" w:line="240" w:lineRule="auto"/>
        <w:ind w:left="720" w:hanging="360"/>
        <w:rPr>
          <w:rFonts w:asciiTheme="majorHAnsi" w:eastAsia="Calibri" w:hAnsiTheme="majorHAnsi" w:cstheme="majorHAnsi"/>
          <w:b/>
          <w:bCs/>
          <w:color w:val="000000"/>
          <w:szCs w:val="18"/>
          <w14:ligatures w14:val="standardContextual"/>
        </w:rPr>
      </w:pPr>
    </w:p>
    <w:p w14:paraId="393EE3F9" w14:textId="77777777" w:rsidR="006936E8" w:rsidRPr="0022764C" w:rsidRDefault="006936E8" w:rsidP="006936E8">
      <w:pPr>
        <w:pStyle w:val="Heading3"/>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Privacy Regulatory Defence and Penalties</w:t>
      </w:r>
    </w:p>
    <w:p w14:paraId="3CBC9396" w14:textId="77777777" w:rsidR="006936E8" w:rsidRPr="0022764C" w:rsidRDefault="006936E8" w:rsidP="006936E8">
      <w:pPr>
        <w:autoSpaceDE w:val="0"/>
        <w:autoSpaceDN w:val="0"/>
        <w:adjustRightInd w:val="0"/>
        <w:spacing w:before="0" w:line="240" w:lineRule="auto"/>
        <w:ind w:left="360"/>
        <w:rPr>
          <w:rFonts w:eastAsia="Arial" w:cstheme="minorHAnsi"/>
          <w:b/>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Arial" w:cstheme="minorHAnsi"/>
        </w:rPr>
        <w:t xml:space="preserve"> </w:t>
      </w:r>
      <w:r w:rsidRPr="0022764C">
        <w:rPr>
          <w:rFonts w:eastAsia="Calibri" w:cstheme="minorHAnsi"/>
          <w:color w:val="000000"/>
          <w:szCs w:val="18"/>
          <w14:ligatures w14:val="standardContextual"/>
        </w:rPr>
        <w:t xml:space="preserve">a </w:t>
      </w:r>
      <w:r w:rsidRPr="0022764C">
        <w:rPr>
          <w:rFonts w:eastAsia="Calibri" w:cstheme="minorHAnsi"/>
          <w:b/>
          <w:bCs/>
          <w:color w:val="000000"/>
          <w:szCs w:val="18"/>
          <w14:ligatures w14:val="standardContextual"/>
        </w:rPr>
        <w:t xml:space="preserve">Regulatory Compensatory Award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Regulatory Fines and Penalties </w:t>
      </w:r>
      <w:r w:rsidRPr="0022764C">
        <w:rPr>
          <w:rFonts w:eastAsia="Calibri" w:cstheme="minorHAnsi"/>
          <w:color w:val="000000"/>
          <w:szCs w:val="18"/>
          <w14:ligatures w14:val="standardContextual"/>
        </w:rPr>
        <w:t>that</w:t>
      </w:r>
      <w:r w:rsidRPr="0022764C">
        <w:rPr>
          <w:rFonts w:eastAsia="Calibri" w:cstheme="minorHAnsi"/>
          <w:b/>
          <w:bCs/>
          <w:color w:val="000000"/>
          <w:szCs w:val="18"/>
          <w14:ligatures w14:val="standardContextual"/>
        </w:rPr>
        <w:t xml:space="preserve"> </w:t>
      </w:r>
      <w:r w:rsidRPr="0022764C">
        <w:rPr>
          <w:rFonts w:eastAsia="Arial" w:cstheme="minorHAnsi"/>
        </w:rPr>
        <w:t xml:space="preserve">the </w:t>
      </w:r>
      <w:r w:rsidRPr="0022764C">
        <w:rPr>
          <w:rFonts w:eastAsia="Arial" w:cstheme="minorHAnsi"/>
          <w:b/>
        </w:rPr>
        <w:t xml:space="preserve">Insured </w:t>
      </w:r>
      <w:r w:rsidRPr="0022764C">
        <w:rPr>
          <w:rFonts w:eastAsia="Arial" w:cstheme="minorHAnsi"/>
          <w:bCs/>
        </w:rPr>
        <w:t>becomes legally</w:t>
      </w:r>
      <w:r w:rsidRPr="0022764C">
        <w:rPr>
          <w:rFonts w:eastAsia="Arial" w:cstheme="minorHAnsi"/>
          <w:b/>
        </w:rPr>
        <w:t xml:space="preserve"> </w:t>
      </w:r>
      <w:r w:rsidRPr="0022764C">
        <w:rPr>
          <w:rFonts w:eastAsia="Arial" w:cstheme="minorHAnsi"/>
          <w:bCs/>
        </w:rPr>
        <w:t xml:space="preserve">obligated to pay </w:t>
      </w:r>
      <w:r w:rsidRPr="0022764C">
        <w:rPr>
          <w:rFonts w:eastAsia="Calibri" w:cstheme="minorHAnsi"/>
          <w:color w:val="000000"/>
          <w:szCs w:val="18"/>
          <w14:ligatures w14:val="standardContextual"/>
        </w:rPr>
        <w:t xml:space="preserve">including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Privacy Regulatory Proceeding </w:t>
      </w:r>
      <w:r w:rsidRPr="0022764C">
        <w:rPr>
          <w:rFonts w:eastAsia="Calibri" w:cstheme="minorHAnsi"/>
          <w:color w:val="000000"/>
          <w:szCs w:val="18"/>
          <w14:ligatures w14:val="standardContextual"/>
        </w:rPr>
        <w:t xml:space="preserve">instituted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because of a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but only if:</w:t>
      </w:r>
      <w:r w:rsidRPr="0022764C">
        <w:rPr>
          <w:rFonts w:eastAsia="Arial" w:cstheme="minorHAnsi"/>
          <w:b/>
        </w:rPr>
        <w:t xml:space="preserve">  </w:t>
      </w:r>
    </w:p>
    <w:p w14:paraId="2976A9F3" w14:textId="77777777" w:rsidR="006936E8" w:rsidRPr="0022764C" w:rsidRDefault="006936E8" w:rsidP="006936E8">
      <w:pPr>
        <w:numPr>
          <w:ilvl w:val="0"/>
          <w:numId w:val="418"/>
        </w:numPr>
        <w:autoSpaceDE w:val="0"/>
        <w:autoSpaceDN w:val="0"/>
        <w:adjustRightInd w:val="0"/>
        <w:spacing w:before="0" w:after="160" w:line="240" w:lineRule="auto"/>
        <w:ind w:left="720"/>
        <w:rPr>
          <w:rFonts w:eastAsia="Arial" w:cstheme="minorHAnsi"/>
          <w:bCs/>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Privacy Regulatory Proceeding </w:t>
      </w:r>
      <w:r w:rsidRPr="0022764C">
        <w:rPr>
          <w:rFonts w:eastAsia="Calibri" w:cstheme="minorHAnsi"/>
          <w:color w:val="000000"/>
          <w:szCs w:val="18"/>
          <w14:ligatures w14:val="standardContextual"/>
        </w:rPr>
        <w:t>is</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instituted against the </w:t>
      </w:r>
      <w:r w:rsidRPr="0022764C">
        <w:rPr>
          <w:rFonts w:eastAsia="Calibri" w:cstheme="minorHAnsi"/>
          <w:b/>
          <w:bCs/>
          <w:color w:val="000000"/>
          <w:szCs w:val="18"/>
          <w14:ligatures w14:val="standardContextual"/>
        </w:rPr>
        <w:t xml:space="preserve">Insured </w:t>
      </w:r>
      <w:r w:rsidRPr="0022764C">
        <w:rPr>
          <w:rFonts w:eastAsia="Arial" w:cstheme="minorHAnsi"/>
        </w:rPr>
        <w:t xml:space="preserve">during the </w:t>
      </w:r>
      <w:r w:rsidRPr="0022764C">
        <w:rPr>
          <w:rFonts w:eastAsia="Arial" w:cstheme="minorHAnsi"/>
          <w:b/>
          <w:bCs/>
        </w:rPr>
        <w:t>Period of Insurance</w:t>
      </w:r>
      <w:r w:rsidRPr="0022764C">
        <w:rPr>
          <w:rFonts w:eastAsia="Arial" w:cstheme="minorHAnsi"/>
        </w:rPr>
        <w:t>, and</w:t>
      </w:r>
    </w:p>
    <w:p w14:paraId="48629B8E" w14:textId="77777777" w:rsidR="006936E8" w:rsidRPr="0022764C" w:rsidRDefault="006936E8" w:rsidP="006936E8">
      <w:pPr>
        <w:numPr>
          <w:ilvl w:val="0"/>
          <w:numId w:val="418"/>
        </w:numPr>
        <w:autoSpaceDE w:val="0"/>
        <w:autoSpaceDN w:val="0"/>
        <w:adjustRightInd w:val="0"/>
        <w:spacing w:before="0" w:after="160" w:line="240" w:lineRule="auto"/>
        <w:ind w:left="720"/>
        <w:rPr>
          <w:rFonts w:eastAsia="Arial" w:cstheme="minorHAnsi"/>
          <w:bCs/>
        </w:rPr>
      </w:pPr>
      <w:r w:rsidRPr="0022764C">
        <w:rPr>
          <w:rFonts w:eastAsia="Arial" w:cstheme="minorHAnsi"/>
        </w:rPr>
        <w:t xml:space="preserve">the </w:t>
      </w:r>
      <w:r w:rsidRPr="0022764C">
        <w:rPr>
          <w:rFonts w:eastAsia="Arial" w:cstheme="minorHAnsi"/>
          <w:b/>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Arial" w:cstheme="minorHAnsi"/>
          <w:bCs/>
        </w:rPr>
        <w:t xml:space="preserve"> occurs on or after the Retroactive Date stated in the Schedule.</w:t>
      </w:r>
    </w:p>
    <w:p w14:paraId="09F66CFB" w14:textId="77777777" w:rsidR="006936E8" w:rsidRPr="0022764C" w:rsidRDefault="006936E8" w:rsidP="006936E8">
      <w:pPr>
        <w:autoSpaceDE w:val="0"/>
        <w:autoSpaceDN w:val="0"/>
        <w:adjustRightInd w:val="0"/>
        <w:spacing w:before="0" w:line="240" w:lineRule="auto"/>
        <w:ind w:left="360"/>
        <w:rPr>
          <w:rFonts w:eastAsia="Arial" w:cstheme="minorHAnsi"/>
          <w:bCs/>
        </w:rPr>
      </w:pPr>
    </w:p>
    <w:p w14:paraId="4DBF9D38" w14:textId="77777777" w:rsidR="006936E8" w:rsidRPr="0022764C" w:rsidRDefault="006936E8" w:rsidP="006936E8">
      <w:pPr>
        <w:pStyle w:val="Heading3"/>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PCI DSS Liability</w:t>
      </w:r>
    </w:p>
    <w:p w14:paraId="4AFF447C" w14:textId="77777777"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Arial" w:cstheme="minorHAnsi"/>
          <w:b/>
          <w:bCs/>
          <w:color w:val="000000"/>
        </w:rPr>
        <w:t>PCI DSS Fines and Assessments</w:t>
      </w:r>
      <w:r w:rsidRPr="0022764C">
        <w:rPr>
          <w:rFonts w:eastAsia="Arial" w:cstheme="minorHAnsi"/>
          <w:color w:val="000000"/>
        </w:rPr>
        <w:t xml:space="preserve"> which the </w:t>
      </w:r>
      <w:r w:rsidRPr="0022764C">
        <w:rPr>
          <w:rFonts w:eastAsia="Arial" w:cstheme="minorHAnsi"/>
          <w:b/>
          <w:bCs/>
          <w:color w:val="000000"/>
        </w:rPr>
        <w:t>Insured</w:t>
      </w:r>
      <w:r w:rsidRPr="0022764C">
        <w:rPr>
          <w:rFonts w:eastAsia="Arial" w:cstheme="minorHAnsi"/>
          <w:color w:val="000000"/>
        </w:rPr>
        <w:t xml:space="preserve"> becomes legally obligated to pay including related </w:t>
      </w:r>
      <w:r w:rsidRPr="0022764C">
        <w:rPr>
          <w:rFonts w:eastAsia="Arial" w:cstheme="minorHAnsi"/>
          <w:b/>
          <w:bCs/>
          <w:color w:val="000000"/>
        </w:rPr>
        <w:t>Defence Costs</w:t>
      </w:r>
      <w:r w:rsidRPr="0022764C">
        <w:rPr>
          <w:rFonts w:eastAsia="Arial" w:cstheme="minorHAnsi"/>
          <w:color w:val="000000"/>
        </w:rPr>
        <w:t xml:space="preserve"> of</w:t>
      </w:r>
      <w:r w:rsidRPr="0022764C">
        <w:rPr>
          <w:rFonts w:eastAsia="Arial" w:cstheme="minorHAnsi"/>
          <w:b/>
          <w:color w:val="000000"/>
        </w:rPr>
        <w:t xml:space="preserve"> </w:t>
      </w:r>
      <w:r w:rsidRPr="0022764C">
        <w:rPr>
          <w:rFonts w:eastAsia="Arial" w:cstheme="minorHAnsi"/>
          <w:color w:val="000000"/>
        </w:rPr>
        <w:t xml:space="preserve">which the </w:t>
      </w:r>
      <w:r w:rsidRPr="0022764C">
        <w:rPr>
          <w:rFonts w:eastAsia="Arial" w:cstheme="minorHAnsi"/>
          <w:b/>
          <w:color w:val="000000"/>
        </w:rPr>
        <w:t xml:space="preserve">Insured </w:t>
      </w:r>
      <w:r w:rsidRPr="0022764C">
        <w:rPr>
          <w:rFonts w:eastAsia="Arial" w:cstheme="minorHAnsi"/>
          <w:color w:val="000000"/>
        </w:rPr>
        <w:t xml:space="preserve">incurs, with the </w:t>
      </w:r>
      <w:r w:rsidRPr="0022764C">
        <w:rPr>
          <w:rFonts w:eastAsia="Arial" w:cstheme="minorHAnsi"/>
          <w:b/>
          <w:bCs/>
          <w:color w:val="000000"/>
        </w:rPr>
        <w:t>Insurer’s</w:t>
      </w:r>
      <w:r w:rsidRPr="0022764C">
        <w:rPr>
          <w:rFonts w:eastAsia="Arial" w:cstheme="minorHAnsi"/>
          <w:color w:val="000000"/>
        </w:rPr>
        <w:t xml:space="preserve"> prior written consent, because of a </w:t>
      </w:r>
      <w:r w:rsidRPr="0022764C">
        <w:rPr>
          <w:rFonts w:eastAsia="Arial" w:cstheme="minorHAnsi"/>
          <w:b/>
          <w:bCs/>
          <w:color w:val="000000"/>
        </w:rPr>
        <w:t>PCI DSS Demand</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and resulting from a </w:t>
      </w:r>
      <w:r w:rsidRPr="0022764C">
        <w:rPr>
          <w:rFonts w:eastAsia="Arial" w:cstheme="minorHAnsi"/>
          <w:b/>
          <w:bCs/>
          <w:color w:val="000000"/>
        </w:rPr>
        <w:t>Security Breach</w:t>
      </w:r>
      <w:r w:rsidRPr="0022764C">
        <w:rPr>
          <w:rFonts w:eastAsia="Arial" w:cstheme="minorHAnsi"/>
          <w:color w:val="000000"/>
        </w:rPr>
        <w:t xml:space="preserve"> or </w:t>
      </w:r>
      <w:r w:rsidRPr="0022764C">
        <w:rPr>
          <w:rFonts w:eastAsia="Arial" w:cstheme="minorHAnsi"/>
          <w:b/>
          <w:bCs/>
          <w:color w:val="000000"/>
        </w:rPr>
        <w:t xml:space="preserve">Privacy Breach </w:t>
      </w:r>
      <w:r w:rsidRPr="0022764C">
        <w:rPr>
          <w:rFonts w:eastAsia="Arial" w:cstheme="minorHAnsi"/>
          <w:color w:val="000000"/>
        </w:rPr>
        <w:t>that occurs on or after the Retroactive Date</w:t>
      </w:r>
      <w:r w:rsidRPr="0022764C">
        <w:rPr>
          <w:rFonts w:eastAsia="Arial" w:cstheme="minorHAnsi"/>
          <w:bCs/>
        </w:rPr>
        <w:t xml:space="preserve"> stated in the Schedule.</w:t>
      </w:r>
    </w:p>
    <w:p w14:paraId="3DF32C67" w14:textId="77777777" w:rsidR="006936E8" w:rsidRPr="0022764C" w:rsidRDefault="006936E8" w:rsidP="006936E8">
      <w:pPr>
        <w:autoSpaceDE w:val="0"/>
        <w:autoSpaceDN w:val="0"/>
        <w:adjustRightInd w:val="0"/>
        <w:spacing w:before="0" w:line="240" w:lineRule="auto"/>
        <w:ind w:left="360"/>
        <w:rPr>
          <w:rFonts w:asciiTheme="majorHAnsi" w:eastAsia="Arial" w:hAnsiTheme="majorHAnsi" w:cstheme="majorHAnsi"/>
          <w:color w:val="000000"/>
        </w:rPr>
      </w:pPr>
    </w:p>
    <w:p w14:paraId="34FB3FB7" w14:textId="77777777" w:rsidR="006936E8" w:rsidRPr="0022764C" w:rsidRDefault="006936E8" w:rsidP="006936E8">
      <w:pPr>
        <w:pStyle w:val="Heading3"/>
        <w:numPr>
          <w:ilvl w:val="0"/>
          <w:numId w:val="411"/>
        </w:numPr>
        <w:autoSpaceDE w:val="0"/>
        <w:autoSpaceDN w:val="0"/>
        <w:adjustRightInd w:val="0"/>
        <w:spacing w:before="0" w:after="16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Bodily Injury Liability Cover</w:t>
      </w:r>
    </w:p>
    <w:p w14:paraId="25C81038" w14:textId="77777777"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related </w:t>
      </w:r>
      <w:r w:rsidRPr="0022764C">
        <w:rPr>
          <w:rFonts w:eastAsia="Calibri" w:cstheme="minorHAnsi"/>
          <w:b/>
          <w:bCs/>
          <w:color w:val="000000"/>
          <w:szCs w:val="18"/>
          <w14:ligatures w14:val="standardContextual"/>
        </w:rPr>
        <w:t xml:space="preserve">Defence Costs </w:t>
      </w:r>
      <w:r w:rsidRPr="0022764C">
        <w:rPr>
          <w:rFonts w:eastAsia="Arial" w:cstheme="minorHAnsi"/>
          <w:color w:val="000000"/>
        </w:rPr>
        <w:t xml:space="preserve">as a result of a </w:t>
      </w:r>
      <w:r w:rsidRPr="0022764C">
        <w:rPr>
          <w:rFonts w:eastAsia="Arial" w:cstheme="minorHAnsi"/>
          <w:b/>
          <w:bCs/>
          <w:color w:val="000000"/>
        </w:rPr>
        <w:t>Bodily Injury Claim</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for an actual or alleged </w:t>
      </w:r>
      <w:r w:rsidRPr="0022764C">
        <w:rPr>
          <w:rFonts w:eastAsia="Arial" w:cstheme="minorHAnsi"/>
          <w:b/>
          <w:bCs/>
          <w:color w:val="000000"/>
        </w:rPr>
        <w:t xml:space="preserve">Bodily Injury Wrongful Act </w:t>
      </w:r>
      <w:r w:rsidRPr="0022764C">
        <w:rPr>
          <w:rFonts w:eastAsia="Arial" w:cstheme="minorHAnsi"/>
          <w:color w:val="000000"/>
        </w:rPr>
        <w:t xml:space="preserve">committed on or after the Retroactive Date </w:t>
      </w:r>
      <w:r w:rsidRPr="0022764C">
        <w:rPr>
          <w:rFonts w:eastAsia="Arial" w:cstheme="minorHAnsi"/>
          <w:bCs/>
        </w:rPr>
        <w:t>stated in the Schedule</w:t>
      </w:r>
      <w:r w:rsidRPr="0022764C">
        <w:rPr>
          <w:rFonts w:eastAsia="Arial" w:cstheme="minorHAnsi"/>
          <w:color w:val="000000"/>
        </w:rPr>
        <w:t>.</w:t>
      </w:r>
    </w:p>
    <w:p w14:paraId="07230BCA" w14:textId="77777777" w:rsidR="006936E8" w:rsidRPr="0022764C" w:rsidRDefault="006936E8" w:rsidP="006936E8">
      <w:pPr>
        <w:autoSpaceDE w:val="0"/>
        <w:autoSpaceDN w:val="0"/>
        <w:adjustRightInd w:val="0"/>
        <w:spacing w:before="0" w:line="240" w:lineRule="auto"/>
        <w:ind w:left="360"/>
        <w:rPr>
          <w:rFonts w:asciiTheme="majorHAnsi" w:eastAsia="Arial" w:hAnsiTheme="majorHAnsi" w:cstheme="majorHAnsi"/>
          <w:color w:val="000000"/>
        </w:rPr>
      </w:pPr>
    </w:p>
    <w:p w14:paraId="6687F6E2" w14:textId="77777777" w:rsidR="006936E8" w:rsidRPr="0022764C" w:rsidRDefault="006936E8" w:rsidP="006936E8">
      <w:pPr>
        <w:pStyle w:val="Heading3"/>
        <w:numPr>
          <w:ilvl w:val="0"/>
          <w:numId w:val="411"/>
        </w:numPr>
        <w:autoSpaceDE w:val="0"/>
        <w:autoSpaceDN w:val="0"/>
        <w:adjustRightInd w:val="0"/>
        <w:spacing w:before="0" w:after="16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Property Damage Liability Cover</w:t>
      </w:r>
    </w:p>
    <w:p w14:paraId="09172647" w14:textId="77777777"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related </w:t>
      </w:r>
      <w:r w:rsidRPr="0022764C">
        <w:rPr>
          <w:rFonts w:eastAsia="Calibri" w:cstheme="minorHAnsi"/>
          <w:b/>
          <w:bCs/>
          <w:color w:val="000000"/>
          <w:szCs w:val="18"/>
          <w14:ligatures w14:val="standardContextual"/>
        </w:rPr>
        <w:t xml:space="preserve">Defence Costs </w:t>
      </w:r>
      <w:r w:rsidRPr="0022764C">
        <w:rPr>
          <w:rFonts w:eastAsia="Arial" w:cstheme="minorHAnsi"/>
          <w:color w:val="000000"/>
        </w:rPr>
        <w:t xml:space="preserve">as a result of a </w:t>
      </w:r>
      <w:r w:rsidRPr="0022764C">
        <w:rPr>
          <w:rFonts w:eastAsia="Arial" w:cstheme="minorHAnsi"/>
          <w:b/>
          <w:bCs/>
          <w:color w:val="000000"/>
        </w:rPr>
        <w:t>Property Damage Claim</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for an actual or alleged </w:t>
      </w:r>
      <w:r w:rsidRPr="0022764C">
        <w:rPr>
          <w:rFonts w:eastAsia="Arial" w:cstheme="minorHAnsi"/>
          <w:b/>
          <w:bCs/>
          <w:color w:val="000000"/>
        </w:rPr>
        <w:t xml:space="preserve">Property Damage Wrongful Act </w:t>
      </w:r>
      <w:r w:rsidRPr="0022764C">
        <w:rPr>
          <w:rFonts w:eastAsia="Arial" w:cstheme="minorHAnsi"/>
          <w:color w:val="000000"/>
        </w:rPr>
        <w:t xml:space="preserve">committed on or after the Retroactive Date </w:t>
      </w:r>
      <w:r w:rsidRPr="0022764C">
        <w:rPr>
          <w:rFonts w:eastAsia="Arial" w:cstheme="minorHAnsi"/>
          <w:bCs/>
        </w:rPr>
        <w:t>stated in the Schedule</w:t>
      </w:r>
      <w:r w:rsidRPr="0022764C">
        <w:rPr>
          <w:rFonts w:eastAsia="Arial" w:cstheme="minorHAnsi"/>
          <w:color w:val="000000"/>
        </w:rPr>
        <w:t>.</w:t>
      </w:r>
    </w:p>
    <w:p w14:paraId="58243407" w14:textId="77777777" w:rsidR="006936E8" w:rsidRPr="0022764C" w:rsidRDefault="006936E8" w:rsidP="006936E8">
      <w:pPr>
        <w:autoSpaceDE w:val="0"/>
        <w:autoSpaceDN w:val="0"/>
        <w:adjustRightInd w:val="0"/>
        <w:spacing w:before="0" w:line="240" w:lineRule="auto"/>
        <w:ind w:left="360"/>
        <w:rPr>
          <w:rFonts w:eastAsia="Arial" w:cstheme="minorHAnsi"/>
          <w:bCs/>
        </w:rPr>
      </w:pPr>
    </w:p>
    <w:p w14:paraId="7FECE042" w14:textId="77777777" w:rsidR="006936E8" w:rsidRPr="0022764C" w:rsidRDefault="006936E8" w:rsidP="006936E8">
      <w:pPr>
        <w:pStyle w:val="Heading2"/>
        <w:numPr>
          <w:ilvl w:val="0"/>
          <w:numId w:val="423"/>
        </w:numPr>
        <w:autoSpaceDE w:val="0"/>
        <w:autoSpaceDN w:val="0"/>
        <w:adjustRightInd w:val="0"/>
        <w:spacing w:before="0" w:after="160" w:line="240" w:lineRule="auto"/>
        <w:rPr>
          <w:rFonts w:eastAsia="Arial" w:cstheme="minorHAnsi"/>
          <w:b/>
          <w:bCs/>
          <w:sz w:val="28"/>
          <w:szCs w:val="28"/>
        </w:rPr>
      </w:pPr>
      <w:r w:rsidRPr="0022764C">
        <w:rPr>
          <w:rFonts w:eastAsia="Arial" w:cstheme="minorHAnsi"/>
          <w:b/>
          <w:bCs/>
          <w:sz w:val="28"/>
          <w:szCs w:val="28"/>
        </w:rPr>
        <w:t>First Party Insuring Clauses</w:t>
      </w:r>
    </w:p>
    <w:p w14:paraId="3D643D83" w14:textId="77777777" w:rsidR="006936E8" w:rsidRPr="0022764C" w:rsidRDefault="006936E8" w:rsidP="006936E8">
      <w:pPr>
        <w:autoSpaceDE w:val="0"/>
        <w:autoSpaceDN w:val="0"/>
        <w:adjustRightInd w:val="0"/>
        <w:spacing w:before="0" w:line="240" w:lineRule="auto"/>
        <w:ind w:left="360"/>
        <w:rPr>
          <w:rFonts w:eastAsia="Arial" w:cstheme="minorHAnsi"/>
        </w:rPr>
      </w:pPr>
    </w:p>
    <w:p w14:paraId="4998960B" w14:textId="77777777" w:rsidR="006936E8" w:rsidRPr="0022764C" w:rsidRDefault="006936E8" w:rsidP="006936E8">
      <w:pPr>
        <w:pStyle w:val="Heading3"/>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Breach Event Costs</w:t>
      </w:r>
    </w:p>
    <w:p w14:paraId="7DC0FA76" w14:textId="77777777"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 w:val="22"/>
          <w:szCs w:val="22"/>
          <w14:ligatures w14:val="standardContextual"/>
        </w:rPr>
        <w:t xml:space="preserve"> </w:t>
      </w:r>
      <w:r w:rsidRPr="0022764C">
        <w:rPr>
          <w:rFonts w:eastAsia="Calibri" w:cstheme="minorHAnsi"/>
          <w:b/>
          <w:bCs/>
          <w:color w:val="000000"/>
          <w:szCs w:val="18"/>
          <w14:ligatures w14:val="standardContextual"/>
        </w:rPr>
        <w:t>Privacy Breach Response Costs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Notification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Breach Support and Credit Monitoring Expenses </w:t>
      </w:r>
      <w:r w:rsidRPr="0022764C">
        <w:rPr>
          <w:rFonts w:eastAsia="Calibri" w:cstheme="minorHAnsi"/>
          <w:color w:val="000000"/>
          <w:szCs w:val="18"/>
          <w14:ligatures w14:val="standardContextual"/>
        </w:rPr>
        <w:t xml:space="preserve">incurred by </w:t>
      </w:r>
      <w:r w:rsidRPr="0022764C">
        <w:rPr>
          <w:rFonts w:eastAsia="Calibri" w:cstheme="minorHAnsi"/>
          <w:iCs/>
          <w:color w:val="000000"/>
          <w:szCs w:val="18"/>
          <w:rPrChange w:id="238"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w:t>
      </w:r>
      <w:r w:rsidRPr="0022764C">
        <w:rPr>
          <w:rFonts w:eastAsia="Calibri" w:cstheme="minorHAnsi"/>
          <w:color w:val="000000"/>
          <w:szCs w:val="18"/>
          <w14:ligatures w14:val="standardContextual"/>
        </w:rPr>
        <w:t xml:space="preserve"> because of an </w:t>
      </w:r>
      <w:r w:rsidRPr="0022764C">
        <w:rPr>
          <w:rFonts w:eastAsia="Calibri" w:cstheme="minorHAnsi"/>
          <w:b/>
          <w:bCs/>
          <w:color w:val="000000"/>
          <w:szCs w:val="18"/>
          <w14:ligatures w14:val="standardContextual"/>
        </w:rPr>
        <w:t>Adverse Media Report</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xml:space="preserve">, but only if the </w:t>
      </w:r>
      <w:r w:rsidRPr="0022764C">
        <w:rPr>
          <w:rFonts w:eastAsia="Calibri" w:cstheme="minorHAnsi"/>
          <w:b/>
          <w:bCs/>
          <w:color w:val="000000"/>
          <w:szCs w:val="18"/>
          <w14:ligatures w14:val="standardContextual"/>
        </w:rPr>
        <w:t>Adverse Media Report</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Privacy Breach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during the</w:t>
      </w:r>
      <w:r w:rsidRPr="0022764C">
        <w:rPr>
          <w:rFonts w:eastAsia="Arial" w:cstheme="minorHAnsi"/>
          <w:b/>
          <w:bCs/>
        </w:rPr>
        <w:t xml:space="preserve"> Period of Insurance.</w:t>
      </w:r>
    </w:p>
    <w:p w14:paraId="6F55723B" w14:textId="77777777"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14:paraId="3C0C3AE5" w14:textId="77777777" w:rsidR="006936E8" w:rsidRPr="0022764C" w:rsidRDefault="006936E8" w:rsidP="006936E8">
      <w:pPr>
        <w:pStyle w:val="Heading3"/>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BrandGuard</w:t>
      </w:r>
    </w:p>
    <w:p w14:paraId="3C3C279A" w14:textId="77777777"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agree, subject to the </w:t>
      </w:r>
      <w:r w:rsidRPr="0022764C">
        <w:rPr>
          <w:rFonts w:eastAsia="Calibri" w:cstheme="minorHAnsi"/>
          <w:b/>
          <w:bCs/>
          <w:color w:val="000000"/>
          <w:szCs w:val="18"/>
          <w14:ligatures w14:val="standardContextual"/>
        </w:rPr>
        <w:t>Waiting Period</w:t>
      </w:r>
      <w:r w:rsidRPr="0022764C">
        <w:rPr>
          <w:rFonts w:eastAsia="Calibri" w:cstheme="minorHAnsi"/>
          <w:color w:val="000000"/>
          <w:szCs w:val="18"/>
          <w14:ligatures w14:val="standardContextual"/>
        </w:rPr>
        <w:t xml:space="preserve">, to indemnify </w:t>
      </w:r>
      <w:r w:rsidRPr="0022764C">
        <w:rPr>
          <w:rFonts w:eastAsia="Calibri" w:cstheme="minorHAnsi"/>
          <w:iCs/>
          <w:color w:val="000000"/>
          <w:szCs w:val="18"/>
          <w:rPrChange w:id="239" w:author="stuart wolstenholme" w:date="2026-05-29T12:46:00Z" w16du:dateUtc="2026-05-29T11:46:00Z">
            <w:rPr>
              <w:rFonts w:eastAsia="Calibri" w:cstheme="minorHAnsi"/>
              <w:iCs/>
              <w:color w:val="000000"/>
              <w:szCs w:val="18"/>
              <w:lang w:val="en-US"/>
            </w:rPr>
          </w:rPrChange>
        </w:rPr>
        <w:t xml:space="preserve">the </w:t>
      </w:r>
      <w:r w:rsidRPr="0022764C">
        <w:rPr>
          <w:rFonts w:eastAsia="Calibri" w:cstheme="minorHAnsi"/>
          <w:b/>
          <w:bCs/>
          <w:color w:val="000000"/>
          <w:szCs w:val="18"/>
          <w14:ligatures w14:val="standardContextual"/>
        </w:rPr>
        <w:t>Named 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for provable and ascertainable </w:t>
      </w:r>
      <w:r w:rsidRPr="0022764C">
        <w:rPr>
          <w:rFonts w:eastAsia="Calibri" w:cstheme="minorHAnsi"/>
          <w:b/>
          <w:bCs/>
          <w:color w:val="000000"/>
          <w:szCs w:val="18"/>
          <w14:ligatures w14:val="standardContextual"/>
        </w:rPr>
        <w:t xml:space="preserve">Brand Loss </w:t>
      </w:r>
      <w:r w:rsidRPr="0022764C">
        <w:rPr>
          <w:rFonts w:eastAsia="Calibri" w:cstheme="minorHAnsi"/>
          <w:color w:val="000000"/>
          <w:szCs w:val="18"/>
          <w14:ligatures w14:val="standardContextual"/>
        </w:rPr>
        <w:t xml:space="preserve">sustained by </w:t>
      </w:r>
      <w:r w:rsidRPr="0022764C">
        <w:rPr>
          <w:rFonts w:eastAsia="Calibri" w:cstheme="minorHAnsi"/>
          <w:iCs/>
          <w:color w:val="000000"/>
          <w:szCs w:val="18"/>
          <w:rPrChange w:id="240"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 xml:space="preserve">Period of Insurance </w:t>
      </w:r>
      <w:r w:rsidRPr="0022764C">
        <w:rPr>
          <w:rFonts w:eastAsia="Calibri" w:cstheme="minorHAnsi"/>
          <w:color w:val="000000"/>
          <w:szCs w:val="18"/>
          <w14:ligatures w14:val="standardContextual"/>
        </w:rPr>
        <w:t xml:space="preserve">as a direct result of an </w:t>
      </w:r>
      <w:r w:rsidRPr="0022764C">
        <w:rPr>
          <w:rFonts w:eastAsia="Calibri" w:cstheme="minorHAnsi"/>
          <w:b/>
          <w:bCs/>
          <w:color w:val="000000"/>
          <w:szCs w:val="18"/>
          <w14:ligatures w14:val="standardContextual"/>
        </w:rPr>
        <w:t xml:space="preserve">Adverse Media Report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Notification </w:t>
      </w:r>
      <w:r w:rsidRPr="0022764C">
        <w:rPr>
          <w:rFonts w:eastAsia="Calibri" w:cstheme="minorHAnsi"/>
          <w:color w:val="000000"/>
          <w:szCs w:val="18"/>
          <w14:ligatures w14:val="standardContextual"/>
        </w:rPr>
        <w:t xml:space="preserve">of a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xml:space="preserve">, that 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during the</w:t>
      </w:r>
      <w:r w:rsidRPr="0022764C">
        <w:rPr>
          <w:rFonts w:eastAsia="Calibri" w:cstheme="minorHAnsi"/>
          <w:b/>
          <w:bCs/>
          <w:color w:val="000000"/>
          <w:szCs w:val="18"/>
          <w14:ligatures w14:val="standardContextual"/>
        </w:rPr>
        <w:t xml:space="preserve"> Period of Insurance.</w:t>
      </w:r>
    </w:p>
    <w:p w14:paraId="6AC81290" w14:textId="77777777"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14:paraId="187D136E" w14:textId="77777777" w:rsidR="006936E8" w:rsidRPr="0022764C" w:rsidRDefault="006936E8" w:rsidP="006936E8">
      <w:pPr>
        <w:pStyle w:val="Heading3"/>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lastRenderedPageBreak/>
        <w:t>System Failure</w:t>
      </w:r>
    </w:p>
    <w:p w14:paraId="115F12D8" w14:textId="77777777" w:rsidR="006936E8" w:rsidRPr="0022764C" w:rsidRDefault="006936E8" w:rsidP="006936E8">
      <w:pPr>
        <w:pStyle w:val="Heading3"/>
        <w:numPr>
          <w:ilvl w:val="0"/>
          <w:numId w:val="414"/>
        </w:numPr>
        <w:autoSpaceDE w:val="0"/>
        <w:autoSpaceDN w:val="0"/>
        <w:adjustRightInd w:val="0"/>
        <w:spacing w:before="0" w:after="160" w:line="240" w:lineRule="auto"/>
        <w:ind w:left="720"/>
        <w:rPr>
          <w:rFonts w:eastAsia="Calibri" w:cstheme="minorHAnsi"/>
          <w:b/>
          <w:bCs/>
          <w:color w:val="000000"/>
          <w:sz w:val="22"/>
          <w:szCs w:val="22"/>
          <w14:ligatures w14:val="standardContextual"/>
        </w:rPr>
      </w:pPr>
      <w:r w:rsidRPr="0022764C">
        <w:rPr>
          <w:rFonts w:eastAsia="Calibri" w:cstheme="minorHAnsi"/>
          <w:b/>
          <w:bCs/>
          <w:color w:val="000000"/>
          <w:sz w:val="22"/>
          <w:szCs w:val="22"/>
          <w14:ligatures w14:val="standardContextual"/>
        </w:rPr>
        <w:t>Data Recovery</w:t>
      </w:r>
    </w:p>
    <w:p w14:paraId="07629E92" w14:textId="77777777"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incurred by </w:t>
      </w:r>
      <w:r w:rsidRPr="0022764C">
        <w:rPr>
          <w:rFonts w:eastAsia="Calibri" w:cstheme="minorHAnsi"/>
          <w:iCs/>
          <w:color w:val="000000"/>
          <w:szCs w:val="18"/>
          <w:rPrChange w:id="241"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because of damage, alteration, corruption, distortion, theft, misuse or destruction of </w:t>
      </w:r>
      <w:r w:rsidRPr="0022764C">
        <w:rPr>
          <w:rFonts w:eastAsia="Calibri" w:cstheme="minorHAnsi"/>
          <w:b/>
          <w:bCs/>
          <w:color w:val="000000"/>
          <w:szCs w:val="18"/>
          <w14:ligatures w14:val="standardContextual"/>
        </w:rPr>
        <w:t xml:space="preserve">Digital Assets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 but only if:</w:t>
      </w:r>
    </w:p>
    <w:p w14:paraId="6D6A000F" w14:textId="77777777" w:rsidR="006936E8" w:rsidRPr="0022764C" w:rsidRDefault="006936E8" w:rsidP="006936E8">
      <w:pPr>
        <w:numPr>
          <w:ilvl w:val="0"/>
          <w:numId w:val="415"/>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System Failure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 and</w:t>
      </w:r>
    </w:p>
    <w:p w14:paraId="1691220F" w14:textId="77777777" w:rsidR="006936E8" w:rsidRPr="0022764C" w:rsidRDefault="006936E8" w:rsidP="006936E8">
      <w:pPr>
        <w:numPr>
          <w:ilvl w:val="0"/>
          <w:numId w:val="415"/>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color w:val="000000"/>
          <w:szCs w:val="18"/>
          <w:lang w:eastAsia="en-GB"/>
          <w:rPrChange w:id="242" w:author="stuart wolstenholme" w:date="2026-05-29T12:46:00Z" w16du:dateUtc="2026-05-29T11:46:00Z">
            <w:rPr>
              <w:rFonts w:eastAsia="Calibri" w:cstheme="minorHAnsi"/>
              <w:color w:val="000000"/>
              <w:szCs w:val="18"/>
              <w:lang w:val="en-US" w:eastAsia="en-GB"/>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provides clear evidence that the </w:t>
      </w:r>
      <w:r w:rsidRPr="0022764C">
        <w:rPr>
          <w:rFonts w:eastAsia="Calibri" w:cstheme="minorHAnsi"/>
          <w:b/>
          <w:bCs/>
          <w:color w:val="000000"/>
          <w:szCs w:val="18"/>
          <w14:ligatures w14:val="standardContextual"/>
        </w:rPr>
        <w:t xml:space="preserve">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directly resulted from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14:paraId="58D44E6C" w14:textId="77777777"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will pay such </w:t>
      </w:r>
      <w:r w:rsidRPr="0022764C">
        <w:rPr>
          <w:rFonts w:eastAsia="Calibri" w:cstheme="minorHAnsi"/>
          <w:b/>
          <w:bCs/>
          <w:color w:val="000000"/>
          <w:szCs w:val="18"/>
          <w14:ligatures w14:val="standardContextual"/>
        </w:rPr>
        <w:t xml:space="preserve">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for up to 12 months following the </w:t>
      </w:r>
      <w:r w:rsidRPr="0022764C">
        <w:rPr>
          <w:rFonts w:eastAsia="Calibri" w:cstheme="minorHAnsi"/>
          <w:b/>
          <w:bCs/>
          <w:color w:val="000000"/>
          <w:szCs w:val="18"/>
          <w14:ligatures w14:val="standardContextual"/>
        </w:rPr>
        <w:t xml:space="preserve">Executive’s </w:t>
      </w:r>
      <w:r w:rsidRPr="0022764C">
        <w:rPr>
          <w:rFonts w:eastAsia="Calibri" w:cstheme="minorHAnsi"/>
          <w:color w:val="000000"/>
          <w:szCs w:val="18"/>
          <w14:ligatures w14:val="standardContextual"/>
        </w:rPr>
        <w:t xml:space="preserve">discovery of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14:paraId="63D16F2E" w14:textId="77777777" w:rsidR="006936E8" w:rsidRPr="0022764C" w:rsidRDefault="006936E8" w:rsidP="006936E8">
      <w:pPr>
        <w:autoSpaceDE w:val="0"/>
        <w:autoSpaceDN w:val="0"/>
        <w:adjustRightInd w:val="0"/>
        <w:spacing w:before="0" w:line="240" w:lineRule="auto"/>
        <w:ind w:left="1080"/>
        <w:rPr>
          <w:rFonts w:eastAsia="Calibri" w:cstheme="minorHAnsi"/>
          <w:color w:val="000000"/>
          <w:szCs w:val="18"/>
          <w14:ligatures w14:val="standardContextual"/>
        </w:rPr>
      </w:pPr>
    </w:p>
    <w:p w14:paraId="74A331C4" w14:textId="77777777" w:rsidR="006936E8" w:rsidRPr="0022764C" w:rsidRDefault="006936E8" w:rsidP="006936E8">
      <w:pPr>
        <w:pStyle w:val="Heading3"/>
        <w:numPr>
          <w:ilvl w:val="0"/>
          <w:numId w:val="414"/>
        </w:numPr>
        <w:autoSpaceDE w:val="0"/>
        <w:autoSpaceDN w:val="0"/>
        <w:adjustRightInd w:val="0"/>
        <w:spacing w:before="0" w:after="160" w:line="240" w:lineRule="auto"/>
        <w:ind w:left="720"/>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Non-Physical Business Interruption</w:t>
      </w:r>
    </w:p>
    <w:p w14:paraId="33B92849" w14:textId="77777777"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 xml:space="preserve"> and subject to the</w:t>
      </w:r>
      <w:r w:rsidRPr="0022764C">
        <w:rPr>
          <w:rFonts w:eastAsia="Calibri" w:cstheme="minorHAnsi"/>
          <w:b/>
          <w:bCs/>
          <w:color w:val="000000"/>
          <w:szCs w:val="18"/>
          <w14:ligatures w14:val="standardContextual"/>
        </w:rPr>
        <w:t xml:space="preserve"> Waiting Period</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Income Loss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Interruption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incurred by </w:t>
      </w:r>
      <w:r w:rsidRPr="0022764C">
        <w:rPr>
          <w:rFonts w:eastAsia="Calibri" w:cstheme="minorHAnsi"/>
          <w:iCs/>
          <w:color w:val="000000"/>
          <w:szCs w:val="18"/>
          <w:rPrChange w:id="243" w:author="stuart wolstenholme" w:date="2026-05-29T12:46:00Z" w16du:dateUtc="2026-05-29T11:46:00Z">
            <w:rPr>
              <w:rFonts w:eastAsia="Calibri" w:cstheme="minorHAnsi"/>
              <w:iCs/>
              <w:color w:val="000000"/>
              <w:szCs w:val="18"/>
              <w:lang w:val="en-US"/>
            </w:rPr>
          </w:rPrChange>
        </w:rPr>
        <w:t xml:space="preserve">the </w:t>
      </w:r>
      <w:r w:rsidRPr="0022764C">
        <w:rPr>
          <w:rFonts w:eastAsia="Calibri" w:cstheme="minorHAnsi"/>
          <w:b/>
          <w:bCs/>
          <w:color w:val="000000"/>
          <w:szCs w:val="18"/>
          <w14:ligatures w14:val="standardContextual"/>
        </w:rPr>
        <w:t xml:space="preserve">Named 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 xml:space="preserve">Period of Restoration </w:t>
      </w:r>
      <w:r w:rsidRPr="0022764C">
        <w:rPr>
          <w:rFonts w:eastAsia="Calibri" w:cstheme="minorHAnsi"/>
          <w:color w:val="000000"/>
          <w:szCs w:val="18"/>
          <w14:ligatures w14:val="standardContextual"/>
        </w:rPr>
        <w:t xml:space="preserve">because of a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 but only if:</w:t>
      </w:r>
    </w:p>
    <w:p w14:paraId="52B5BBB1" w14:textId="77777777" w:rsidR="00054903" w:rsidRPr="0022764C" w:rsidRDefault="00054903" w:rsidP="006936E8">
      <w:pPr>
        <w:autoSpaceDE w:val="0"/>
        <w:autoSpaceDN w:val="0"/>
        <w:adjustRightInd w:val="0"/>
        <w:spacing w:before="0" w:line="240" w:lineRule="auto"/>
        <w:ind w:left="720"/>
        <w:rPr>
          <w:rFonts w:eastAsia="Calibri" w:cstheme="minorHAnsi"/>
          <w:color w:val="000000"/>
          <w:szCs w:val="18"/>
          <w14:ligatures w14:val="standardContextual"/>
        </w:rPr>
      </w:pPr>
    </w:p>
    <w:p w14:paraId="614B4A90" w14:textId="77777777" w:rsidR="006936E8" w:rsidRPr="0022764C" w:rsidRDefault="006936E8" w:rsidP="006936E8">
      <w:pPr>
        <w:numPr>
          <w:ilvl w:val="0"/>
          <w:numId w:val="416"/>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System Failure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 and</w:t>
      </w:r>
    </w:p>
    <w:p w14:paraId="2078728C" w14:textId="77777777" w:rsidR="006936E8" w:rsidRPr="0022764C" w:rsidRDefault="006936E8" w:rsidP="006936E8">
      <w:pPr>
        <w:numPr>
          <w:ilvl w:val="0"/>
          <w:numId w:val="416"/>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iCs/>
          <w:color w:val="000000"/>
          <w:szCs w:val="18"/>
          <w:rPrChange w:id="244"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provides clear evidence that the </w:t>
      </w:r>
      <w:r w:rsidRPr="0022764C">
        <w:rPr>
          <w:rFonts w:eastAsia="Calibri" w:cstheme="minorHAnsi"/>
          <w:b/>
          <w:bCs/>
          <w:color w:val="000000"/>
          <w:szCs w:val="18"/>
          <w14:ligatures w14:val="standardContextual"/>
        </w:rPr>
        <w:t>Income Loss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Interruption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Special Expenses</w:t>
      </w:r>
      <w:r w:rsidRPr="0022764C">
        <w:rPr>
          <w:rFonts w:eastAsia="Calibri" w:cstheme="minorHAnsi"/>
          <w:color w:val="000000"/>
          <w:szCs w:val="18"/>
          <w14:ligatures w14:val="standardContextual"/>
        </w:rPr>
        <w:t xml:space="preserve"> directly resulted from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14:paraId="47CF1E7B" w14:textId="77777777"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br/>
      </w:r>
    </w:p>
    <w:p w14:paraId="6FD1224F" w14:textId="77777777" w:rsidR="006936E8" w:rsidRPr="0022764C" w:rsidRDefault="006936E8" w:rsidP="006936E8">
      <w:pPr>
        <w:pStyle w:val="Heading3"/>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Cyber Extortion</w:t>
      </w:r>
    </w:p>
    <w:p w14:paraId="451E116F" w14:textId="77777777"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Cyber Extortion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incurred by </w:t>
      </w:r>
      <w:r w:rsidRPr="0022764C">
        <w:rPr>
          <w:rFonts w:eastAsia="Calibri" w:cstheme="minorHAnsi"/>
          <w:iCs/>
          <w:color w:val="000000"/>
          <w:szCs w:val="18"/>
          <w:rPrChange w:id="245"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as a direct result of a </w:t>
      </w:r>
      <w:r w:rsidRPr="0022764C">
        <w:rPr>
          <w:rFonts w:eastAsia="Calibri" w:cstheme="minorHAnsi"/>
          <w:b/>
          <w:bCs/>
          <w:color w:val="000000"/>
          <w:szCs w:val="18"/>
          <w14:ligatures w14:val="standardContextual"/>
        </w:rPr>
        <w:t>Cyber Extortion Threat</w:t>
      </w:r>
      <w:r w:rsidRPr="0022764C">
        <w:rPr>
          <w:rFonts w:eastAsia="Calibri" w:cstheme="minorHAnsi"/>
          <w:color w:val="000000"/>
          <w:szCs w:val="18"/>
          <w14:ligatures w14:val="standardContextual"/>
        </w:rPr>
        <w:t xml:space="preserve">, but only if the </w:t>
      </w:r>
      <w:r w:rsidRPr="0022764C">
        <w:rPr>
          <w:rFonts w:eastAsia="Calibri" w:cstheme="minorHAnsi"/>
          <w:b/>
          <w:bCs/>
          <w:color w:val="000000"/>
          <w:szCs w:val="18"/>
          <w14:ligatures w14:val="standardContextual"/>
        </w:rPr>
        <w:t xml:space="preserve">Cyber Extortion Threat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14:paraId="2D8F95FC" w14:textId="77777777"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14:paraId="7879A309" w14:textId="77777777"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not be obligated to pay </w:t>
      </w:r>
      <w:r w:rsidRPr="0022764C">
        <w:rPr>
          <w:rFonts w:eastAsia="Calibri" w:cstheme="minorHAnsi"/>
          <w:b/>
          <w:bCs/>
          <w:color w:val="000000"/>
          <w:szCs w:val="18"/>
          <w14:ligatures w14:val="standardContextual"/>
        </w:rPr>
        <w:t xml:space="preserve">Cyber Extortion Expenses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for which the </w:t>
      </w: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have not given prior written consent. 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must notify the Police before surrendering any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in response to a </w:t>
      </w:r>
      <w:r w:rsidRPr="0022764C">
        <w:rPr>
          <w:rFonts w:eastAsia="Calibri" w:cstheme="minorHAnsi"/>
          <w:b/>
          <w:bCs/>
          <w:color w:val="000000"/>
          <w:szCs w:val="18"/>
          <w14:ligatures w14:val="standardContextual"/>
        </w:rPr>
        <w:t>Cyber Extortion Threat</w:t>
      </w:r>
      <w:r w:rsidRPr="0022764C">
        <w:rPr>
          <w:rFonts w:eastAsia="Calibri" w:cstheme="minorHAnsi"/>
          <w:color w:val="000000"/>
          <w:szCs w:val="18"/>
          <w14:ligatures w14:val="standardContextual"/>
        </w:rPr>
        <w:t>.</w:t>
      </w:r>
    </w:p>
    <w:p w14:paraId="6D707CD7" w14:textId="77777777"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ab/>
      </w:r>
    </w:p>
    <w:p w14:paraId="0F722597" w14:textId="77777777" w:rsidR="006936E8" w:rsidRPr="0022764C" w:rsidRDefault="006936E8" w:rsidP="006936E8">
      <w:pPr>
        <w:pStyle w:val="Heading3"/>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Cyber Crime</w:t>
      </w:r>
    </w:p>
    <w:p w14:paraId="2918D179" w14:textId="77777777" w:rsidR="006936E8" w:rsidRPr="0022764C" w:rsidRDefault="006936E8" w:rsidP="006936E8">
      <w:pPr>
        <w:pStyle w:val="Heading3"/>
        <w:numPr>
          <w:ilvl w:val="0"/>
          <w:numId w:val="417"/>
        </w:numPr>
        <w:autoSpaceDE w:val="0"/>
        <w:autoSpaceDN w:val="0"/>
        <w:adjustRightInd w:val="0"/>
        <w:spacing w:before="0" w:after="160" w:line="240" w:lineRule="auto"/>
        <w:ind w:left="720"/>
        <w:rPr>
          <w:rFonts w:eastAsia="Calibri" w:cstheme="minorHAnsi"/>
          <w:b/>
          <w:bCs/>
          <w:color w:val="000000"/>
          <w:sz w:val="22"/>
          <w:szCs w:val="22"/>
          <w14:ligatures w14:val="standardContextual"/>
        </w:rPr>
      </w:pPr>
      <w:r w:rsidRPr="0022764C">
        <w:rPr>
          <w:rFonts w:eastAsia="Calibri" w:cstheme="minorHAnsi"/>
          <w:b/>
          <w:bCs/>
          <w:color w:val="000000"/>
          <w:sz w:val="22"/>
          <w:szCs w:val="22"/>
          <w14:ligatures w14:val="standardContextual"/>
        </w:rPr>
        <w:t>Financial Fraud</w:t>
      </w:r>
    </w:p>
    <w:p w14:paraId="3828CA9A" w14:textId="77777777" w:rsidR="006936E8" w:rsidRPr="0022764C" w:rsidRDefault="006936E8" w:rsidP="006936E8">
      <w:pPr>
        <w:autoSpaceDE w:val="0"/>
        <w:autoSpaceDN w:val="0"/>
        <w:adjustRightInd w:val="0"/>
        <w:spacing w:before="0" w:line="240" w:lineRule="auto"/>
        <w:ind w:left="720"/>
        <w:rPr>
          <w:rFonts w:eastAsia="Arial" w:cstheme="minorHAnsi"/>
          <w:szCs w:val="18"/>
          <w:rPrChange w:id="246" w:author="stuart wolstenholme" w:date="2026-05-29T12:46:00Z" w16du:dateUtc="2026-05-29T11:46:00Z">
            <w:rPr>
              <w:rFonts w:eastAsia="Arial" w:cstheme="minorHAnsi"/>
              <w:szCs w:val="18"/>
              <w:lang w:val="en-US"/>
            </w:rPr>
          </w:rPrChange>
        </w:rPr>
      </w:pPr>
      <w:r w:rsidRPr="0022764C">
        <w:rPr>
          <w:rFonts w:eastAsia="Arial" w:cstheme="minorHAnsi"/>
          <w:b/>
          <w:bCs/>
          <w:szCs w:val="18"/>
        </w:rPr>
        <w:t>Insurers</w:t>
      </w:r>
      <w:r w:rsidRPr="0022764C">
        <w:rPr>
          <w:rFonts w:eastAsia="Arial" w:cstheme="minorHAnsi"/>
          <w:szCs w:val="18"/>
        </w:rPr>
        <w:t xml:space="preserve"> agrees to indemnify </w:t>
      </w:r>
      <w:r w:rsidRPr="0022764C">
        <w:rPr>
          <w:rFonts w:eastAsia="Calibri" w:cstheme="minorHAnsi"/>
          <w:iCs/>
          <w:color w:val="000000"/>
          <w:szCs w:val="18"/>
          <w:rPrChange w:id="247"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w:t>
      </w:r>
      <w:r w:rsidRPr="0022764C">
        <w:rPr>
          <w:rFonts w:eastAsia="Arial" w:cstheme="minorHAnsi"/>
          <w:szCs w:val="18"/>
        </w:rPr>
        <w:t>,</w:t>
      </w:r>
      <w:r w:rsidRPr="0022764C">
        <w:rPr>
          <w:rFonts w:eastAsia="Arial" w:cstheme="minorHAnsi"/>
          <w:b/>
          <w:bCs/>
          <w:szCs w:val="18"/>
        </w:rPr>
        <w:t xml:space="preserve"> </w:t>
      </w:r>
      <w:r w:rsidRPr="0022764C">
        <w:rPr>
          <w:rFonts w:eastAsia="Arial" w:cstheme="minorHAnsi"/>
          <w:szCs w:val="18"/>
        </w:rPr>
        <w:t xml:space="preserve">up to the </w:t>
      </w:r>
      <w:r w:rsidRPr="0022764C">
        <w:rPr>
          <w:rFonts w:eastAsia="Arial" w:cstheme="minorHAnsi"/>
          <w:b/>
          <w:bCs/>
          <w:szCs w:val="18"/>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szCs w:val="18"/>
        </w:rPr>
        <w:t xml:space="preserve">, for </w:t>
      </w:r>
      <w:r w:rsidRPr="0022764C">
        <w:rPr>
          <w:rFonts w:eastAsia="Arial" w:cstheme="minorHAnsi"/>
          <w:b/>
          <w:bCs/>
          <w:szCs w:val="18"/>
        </w:rPr>
        <w:t>Financial Fraud Loss</w:t>
      </w:r>
      <w:r w:rsidRPr="0022764C">
        <w:rPr>
          <w:rFonts w:eastAsia="Arial" w:cstheme="minorHAnsi"/>
          <w:szCs w:val="18"/>
        </w:rPr>
        <w:t xml:space="preserve"> sustained by </w:t>
      </w:r>
      <w:r w:rsidRPr="0022764C">
        <w:rPr>
          <w:rFonts w:eastAsia="Calibri" w:cstheme="minorHAnsi"/>
          <w:iCs/>
          <w:color w:val="000000"/>
          <w:szCs w:val="18"/>
          <w:rPrChange w:id="248"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Arial" w:cstheme="minorHAnsi"/>
          <w:szCs w:val="18"/>
        </w:rPr>
        <w:t xml:space="preserve">because of </w:t>
      </w:r>
      <w:r w:rsidRPr="0022764C">
        <w:rPr>
          <w:rFonts w:eastAsia="Arial" w:cstheme="minorHAnsi"/>
          <w:b/>
          <w:bCs/>
          <w:szCs w:val="18"/>
        </w:rPr>
        <w:t xml:space="preserve">Financial Fraud </w:t>
      </w:r>
      <w:r w:rsidRPr="0022764C">
        <w:rPr>
          <w:rFonts w:eastAsia="Arial" w:cstheme="minorHAnsi"/>
          <w:szCs w:val="18"/>
        </w:rPr>
        <w:t xml:space="preserve">that is discovered by </w:t>
      </w:r>
      <w:r w:rsidRPr="0022764C">
        <w:rPr>
          <w:rFonts w:eastAsia="Calibri" w:cstheme="minorHAnsi"/>
          <w:color w:val="000000"/>
          <w:szCs w:val="18"/>
          <w14:ligatures w14:val="standardContextual"/>
        </w:rPr>
        <w:t xml:space="preserve">an </w:t>
      </w:r>
      <w:r w:rsidRPr="0022764C">
        <w:rPr>
          <w:rFonts w:eastAsia="Calibri" w:cstheme="minorHAnsi"/>
          <w:b/>
          <w:bCs/>
          <w:color w:val="000000"/>
          <w:szCs w:val="18"/>
          <w14:ligatures w14:val="standardContextual"/>
        </w:rPr>
        <w:t xml:space="preserve">Executive </w:t>
      </w:r>
      <w:r w:rsidRPr="0022764C">
        <w:rPr>
          <w:rFonts w:eastAsia="Arial" w:cstheme="minorHAnsi"/>
          <w:szCs w:val="18"/>
        </w:rPr>
        <w:t xml:space="preserve">during the </w:t>
      </w:r>
      <w:r w:rsidRPr="0022764C">
        <w:rPr>
          <w:rFonts w:eastAsia="Arial" w:cstheme="minorHAnsi"/>
          <w:b/>
          <w:bCs/>
          <w:szCs w:val="18"/>
        </w:rPr>
        <w:t>Period of Insurance</w:t>
      </w:r>
      <w:r w:rsidRPr="0022764C">
        <w:rPr>
          <w:rFonts w:eastAsia="Arial" w:cstheme="minorHAnsi"/>
          <w:szCs w:val="18"/>
        </w:rPr>
        <w:t xml:space="preserve"> provided that </w:t>
      </w:r>
      <w:r w:rsidRPr="0022764C">
        <w:rPr>
          <w:rFonts w:eastAsia="Calibri" w:cstheme="minorHAnsi"/>
          <w:iCs/>
          <w:color w:val="000000"/>
          <w:szCs w:val="18"/>
          <w:rPrChange w:id="249" w:author="stuart wolstenholme" w:date="2026-05-29T12:46:00Z" w16du:dateUtc="2026-05-29T11:46:00Z">
            <w:rPr>
              <w:rFonts w:eastAsia="Calibri" w:cstheme="minorHAnsi"/>
              <w:iCs/>
              <w:color w:val="000000"/>
              <w:szCs w:val="18"/>
              <w:lang w:val="en-US"/>
            </w:rPr>
          </w:rPrChange>
        </w:rPr>
        <w:t xml:space="preserve">the </w:t>
      </w:r>
      <w:r w:rsidRPr="0022764C">
        <w:rPr>
          <w:rFonts w:eastAsia="Calibri" w:cstheme="minorHAnsi"/>
          <w:b/>
          <w:bCs/>
          <w:color w:val="000000"/>
          <w:szCs w:val="18"/>
          <w14:ligatures w14:val="standardContextual"/>
        </w:rPr>
        <w:t xml:space="preserve">Named Insured </w:t>
      </w:r>
      <w:r w:rsidRPr="0022764C">
        <w:rPr>
          <w:rFonts w:eastAsia="Calibri" w:cstheme="minorHAnsi"/>
          <w:szCs w:val="18"/>
          <w:lang w:eastAsia="en-GB"/>
          <w:rPrChange w:id="250" w:author="stuart wolstenholme" w:date="2026-05-29T12:46:00Z" w16du:dateUtc="2026-05-29T11:46:00Z">
            <w:rPr>
              <w:rFonts w:eastAsia="Calibri" w:cstheme="minorHAnsi"/>
              <w:szCs w:val="18"/>
              <w:lang w:val="en-US" w:eastAsia="en-GB"/>
            </w:rPr>
          </w:rPrChange>
        </w:rPr>
        <w:t xml:space="preserve">provides written confirmation to </w:t>
      </w:r>
      <w:r w:rsidRPr="0022764C">
        <w:rPr>
          <w:rFonts w:eastAsia="Calibri" w:cstheme="minorHAnsi"/>
          <w:b/>
          <w:bCs/>
          <w:szCs w:val="18"/>
          <w:lang w:eastAsia="en-GB"/>
          <w:rPrChange w:id="251"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52"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Cs/>
          <w:szCs w:val="18"/>
          <w:lang w:eastAsia="en-GB"/>
          <w:rPrChange w:id="253" w:author="stuart wolstenholme" w:date="2026-05-29T12:46:00Z" w16du:dateUtc="2026-05-29T11:46:00Z">
            <w:rPr>
              <w:rFonts w:eastAsia="Calibri" w:cstheme="minorHAnsi"/>
              <w:bCs/>
              <w:szCs w:val="18"/>
              <w:lang w:val="en-US" w:eastAsia="en-GB"/>
            </w:rPr>
          </w:rPrChange>
        </w:rPr>
        <w:t xml:space="preserve">that </w:t>
      </w:r>
      <w:r w:rsidRPr="0022764C">
        <w:rPr>
          <w:rFonts w:eastAsia="Calibri" w:cstheme="minorHAnsi"/>
          <w:iCs/>
          <w:color w:val="000000"/>
          <w:szCs w:val="18"/>
          <w:rPrChange w:id="254"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Insured’s </w:t>
      </w:r>
      <w:r w:rsidRPr="0022764C">
        <w:rPr>
          <w:rFonts w:eastAsia="Calibri" w:cstheme="minorHAnsi"/>
          <w:szCs w:val="18"/>
          <w:lang w:eastAsia="en-GB"/>
          <w:rPrChange w:id="255" w:author="stuart wolstenholme" w:date="2026-05-29T12:46:00Z" w16du:dateUtc="2026-05-29T11:46:00Z">
            <w:rPr>
              <w:rFonts w:eastAsia="Calibri" w:cstheme="minorHAnsi"/>
              <w:szCs w:val="18"/>
              <w:lang w:val="en-US" w:eastAsia="en-GB"/>
            </w:rPr>
          </w:rPrChange>
        </w:rPr>
        <w:t>bank</w:t>
      </w:r>
      <w:r w:rsidRPr="0022764C">
        <w:rPr>
          <w:rFonts w:eastAsia="Calibri" w:cstheme="minorHAnsi"/>
          <w:b/>
          <w:szCs w:val="18"/>
          <w:lang w:eastAsia="en-GB"/>
          <w:rPrChange w:id="256"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57" w:author="stuart wolstenholme" w:date="2026-05-29T12:46:00Z" w16du:dateUtc="2026-05-29T11:46:00Z">
            <w:rPr>
              <w:rFonts w:eastAsia="Calibri" w:cstheme="minorHAnsi"/>
              <w:szCs w:val="18"/>
              <w:lang w:val="en-US" w:eastAsia="en-GB"/>
            </w:rPr>
          </w:rPrChange>
        </w:rPr>
        <w:t xml:space="preserve">or credit card company has refused to reverse </w:t>
      </w:r>
      <w:r w:rsidRPr="0022764C">
        <w:rPr>
          <w:rFonts w:eastAsia="Calibri" w:cstheme="minorHAnsi"/>
          <w:szCs w:val="18"/>
          <w:lang w:eastAsia="en-GB"/>
          <w:rPrChange w:id="258" w:author="stuart wolstenholme" w:date="2026-05-29T12:46:00Z" w16du:dateUtc="2026-05-29T11:46:00Z">
            <w:rPr>
              <w:rFonts w:eastAsia="Calibri" w:cstheme="minorHAnsi"/>
              <w:szCs w:val="18"/>
              <w:lang w:val="en-US" w:eastAsia="en-GB"/>
            </w:rPr>
          </w:rPrChange>
        </w:rPr>
        <w:t xml:space="preserve">or prevent a payment transaction or to indemnify or reimburse </w:t>
      </w:r>
      <w:r w:rsidRPr="0022764C">
        <w:rPr>
          <w:rFonts w:eastAsia="Calibri" w:cstheme="minorHAnsi"/>
          <w:iCs/>
          <w:color w:val="000000"/>
          <w:szCs w:val="18"/>
          <w:rPrChange w:id="259"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szCs w:val="18"/>
          <w:lang w:eastAsia="en-GB"/>
          <w:rPrChange w:id="260" w:author="stuart wolstenholme" w:date="2026-05-29T12:46:00Z" w16du:dateUtc="2026-05-29T11:46:00Z">
            <w:rPr>
              <w:rFonts w:eastAsia="Calibri" w:cstheme="minorHAnsi"/>
              <w:szCs w:val="18"/>
              <w:lang w:val="en-US" w:eastAsia="en-GB"/>
            </w:rPr>
          </w:rPrChange>
        </w:rPr>
        <w:t xml:space="preserve">for the </w:t>
      </w:r>
      <w:r w:rsidRPr="0022764C">
        <w:rPr>
          <w:rFonts w:eastAsia="Calibri" w:cstheme="minorHAnsi"/>
          <w:b/>
          <w:szCs w:val="18"/>
          <w:lang w:eastAsia="en-GB"/>
          <w:rPrChange w:id="261" w:author="stuart wolstenholme" w:date="2026-05-29T12:46:00Z" w16du:dateUtc="2026-05-29T11:46:00Z">
            <w:rPr>
              <w:rFonts w:eastAsia="Calibri" w:cstheme="minorHAnsi"/>
              <w:b/>
              <w:szCs w:val="18"/>
              <w:lang w:val="en-US" w:eastAsia="en-GB"/>
            </w:rPr>
          </w:rPrChange>
        </w:rPr>
        <w:t>Financial Fraud Loss</w:t>
      </w:r>
      <w:r w:rsidRPr="0022764C">
        <w:rPr>
          <w:rFonts w:eastAsia="Calibri" w:cstheme="minorHAnsi"/>
          <w:szCs w:val="18"/>
          <w:lang w:eastAsia="en-GB"/>
          <w:rPrChange w:id="262" w:author="stuart wolstenholme" w:date="2026-05-29T12:46:00Z" w16du:dateUtc="2026-05-29T11:46:00Z">
            <w:rPr>
              <w:rFonts w:eastAsia="Calibri" w:cstheme="minorHAnsi"/>
              <w:szCs w:val="18"/>
              <w:lang w:val="en-US" w:eastAsia="en-GB"/>
            </w:rPr>
          </w:rPrChange>
        </w:rPr>
        <w:t>.</w:t>
      </w:r>
    </w:p>
    <w:p w14:paraId="0FF13FE7" w14:textId="77777777" w:rsidR="006936E8" w:rsidRPr="0022764C" w:rsidRDefault="006936E8" w:rsidP="006936E8">
      <w:pPr>
        <w:autoSpaceDE w:val="0"/>
        <w:autoSpaceDN w:val="0"/>
        <w:adjustRightInd w:val="0"/>
        <w:spacing w:before="0" w:line="240" w:lineRule="auto"/>
        <w:ind w:left="720" w:hanging="360"/>
        <w:rPr>
          <w:rFonts w:asciiTheme="majorHAnsi" w:eastAsia="Arial" w:hAnsiTheme="majorHAnsi" w:cstheme="majorHAnsi"/>
        </w:rPr>
      </w:pPr>
    </w:p>
    <w:p w14:paraId="352D3F1C" w14:textId="77777777" w:rsidR="006936E8" w:rsidRPr="0022764C" w:rsidRDefault="006936E8" w:rsidP="006936E8">
      <w:pPr>
        <w:pStyle w:val="Heading3"/>
        <w:numPr>
          <w:ilvl w:val="0"/>
          <w:numId w:val="417"/>
        </w:numPr>
        <w:autoSpaceDE w:val="0"/>
        <w:autoSpaceDN w:val="0"/>
        <w:adjustRightInd w:val="0"/>
        <w:spacing w:before="0" w:after="160" w:line="240" w:lineRule="auto"/>
        <w:ind w:left="720"/>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Telecommunications and Utilities Fraud</w:t>
      </w:r>
    </w:p>
    <w:p w14:paraId="23DAE5DF" w14:textId="77777777" w:rsidR="006936E8" w:rsidRPr="0022764C" w:rsidRDefault="006936E8" w:rsidP="006936E8">
      <w:pPr>
        <w:autoSpaceDE w:val="0"/>
        <w:autoSpaceDN w:val="0"/>
        <w:adjustRightInd w:val="0"/>
        <w:spacing w:before="0" w:line="240" w:lineRule="auto"/>
        <w:ind w:left="720"/>
        <w:rPr>
          <w:rFonts w:eastAsia="Calibri" w:cstheme="minorHAnsi"/>
          <w:szCs w:val="18"/>
          <w:lang w:eastAsia="en-GB"/>
          <w:rPrChange w:id="263" w:author="stuart wolstenholme" w:date="2026-05-29T12:46:00Z" w16du:dateUtc="2026-05-29T11:46:00Z">
            <w:rPr>
              <w:rFonts w:eastAsia="Calibri" w:cstheme="minorHAnsi"/>
              <w:szCs w:val="18"/>
              <w:lang w:val="en-US" w:eastAsia="en-GB"/>
            </w:rPr>
          </w:rPrChange>
        </w:rPr>
      </w:pPr>
      <w:r w:rsidRPr="0022764C">
        <w:rPr>
          <w:rFonts w:eastAsia="Arial" w:cstheme="minorHAnsi"/>
          <w:b/>
          <w:bCs/>
          <w:szCs w:val="18"/>
        </w:rPr>
        <w:t>Insurers</w:t>
      </w:r>
      <w:r w:rsidRPr="0022764C">
        <w:rPr>
          <w:rFonts w:eastAsia="Arial" w:cstheme="minorHAnsi"/>
          <w:szCs w:val="18"/>
        </w:rPr>
        <w:t xml:space="preserve"> agrees to indemnify </w:t>
      </w:r>
      <w:r w:rsidRPr="0022764C">
        <w:rPr>
          <w:rFonts w:eastAsia="Calibri" w:cstheme="minorHAnsi"/>
          <w:iCs/>
          <w:color w:val="000000"/>
          <w:szCs w:val="18"/>
          <w:rPrChange w:id="264"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w:t>
      </w:r>
      <w:r w:rsidRPr="0022764C">
        <w:rPr>
          <w:rFonts w:eastAsia="Arial" w:cstheme="minorHAnsi"/>
          <w:szCs w:val="18"/>
        </w:rPr>
        <w:t xml:space="preserve">, up to the </w:t>
      </w:r>
      <w:r w:rsidRPr="0022764C">
        <w:rPr>
          <w:rFonts w:eastAsia="Arial" w:cstheme="minorHAnsi"/>
          <w:b/>
          <w:bCs/>
          <w:szCs w:val="18"/>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szCs w:val="18"/>
        </w:rPr>
        <w:t xml:space="preserve">, for </w:t>
      </w:r>
      <w:r w:rsidRPr="0022764C">
        <w:rPr>
          <w:rFonts w:eastAsia="Arial" w:cstheme="minorHAnsi"/>
          <w:b/>
          <w:bCs/>
          <w:szCs w:val="18"/>
        </w:rPr>
        <w:t>Telecommunications Fraud Loss</w:t>
      </w:r>
      <w:r w:rsidRPr="0022764C">
        <w:rPr>
          <w:rFonts w:eastAsia="Arial" w:cstheme="minorHAnsi"/>
          <w:szCs w:val="18"/>
        </w:rPr>
        <w:t xml:space="preserve"> or </w:t>
      </w:r>
      <w:r w:rsidRPr="0022764C">
        <w:rPr>
          <w:rFonts w:eastAsia="Arial" w:cstheme="minorHAnsi"/>
          <w:b/>
          <w:bCs/>
          <w:szCs w:val="18"/>
        </w:rPr>
        <w:t>Utilities Fraud Loss</w:t>
      </w:r>
      <w:r w:rsidRPr="0022764C">
        <w:rPr>
          <w:rFonts w:eastAsia="Arial" w:cstheme="minorHAnsi"/>
          <w:szCs w:val="18"/>
        </w:rPr>
        <w:t xml:space="preserve"> sustained by </w:t>
      </w:r>
      <w:r w:rsidRPr="0022764C">
        <w:rPr>
          <w:rFonts w:eastAsia="Calibri" w:cstheme="minorHAnsi"/>
          <w:iCs/>
          <w:color w:val="000000"/>
          <w:szCs w:val="18"/>
          <w:rPrChange w:id="265" w:author="stuart wolstenholme" w:date="2026-05-29T12:46:00Z" w16du:dateUtc="2026-05-29T11:46:00Z">
            <w:rPr>
              <w:rFonts w:eastAsia="Calibri" w:cstheme="minorHAnsi"/>
              <w:iCs/>
              <w:color w:val="000000"/>
              <w:szCs w:val="18"/>
              <w:lang w:val="en-US"/>
            </w:rPr>
          </w:rPrChange>
        </w:rPr>
        <w:t xml:space="preserve">the </w:t>
      </w:r>
      <w:r w:rsidRPr="0022764C">
        <w:rPr>
          <w:rFonts w:eastAsia="Calibri" w:cstheme="minorHAnsi"/>
          <w:b/>
          <w:bCs/>
          <w:color w:val="000000"/>
          <w:szCs w:val="18"/>
          <w14:ligatures w14:val="standardContextual"/>
        </w:rPr>
        <w:t xml:space="preserve">Named Insured </w:t>
      </w:r>
      <w:r w:rsidRPr="0022764C">
        <w:rPr>
          <w:rFonts w:eastAsia="Arial" w:cstheme="minorHAnsi"/>
          <w:szCs w:val="18"/>
        </w:rPr>
        <w:t xml:space="preserve">because of </w:t>
      </w:r>
      <w:r w:rsidRPr="0022764C">
        <w:rPr>
          <w:rFonts w:eastAsia="Arial" w:cstheme="minorHAnsi"/>
          <w:b/>
          <w:bCs/>
          <w:szCs w:val="18"/>
        </w:rPr>
        <w:t xml:space="preserve">Telecommunications Fraud </w:t>
      </w:r>
      <w:r w:rsidRPr="0022764C">
        <w:rPr>
          <w:rFonts w:eastAsia="Arial" w:cstheme="minorHAnsi"/>
          <w:szCs w:val="18"/>
        </w:rPr>
        <w:t xml:space="preserve">or </w:t>
      </w:r>
      <w:r w:rsidRPr="0022764C">
        <w:rPr>
          <w:rFonts w:eastAsia="Arial" w:cstheme="minorHAnsi"/>
          <w:b/>
          <w:bCs/>
          <w:szCs w:val="18"/>
        </w:rPr>
        <w:t xml:space="preserve">Utilities Fraud </w:t>
      </w:r>
      <w:r w:rsidRPr="0022764C">
        <w:rPr>
          <w:rFonts w:eastAsia="Arial" w:cstheme="minorHAnsi"/>
          <w:szCs w:val="18"/>
        </w:rPr>
        <w:t xml:space="preserve">that is discovered by an </w:t>
      </w:r>
      <w:r w:rsidRPr="0022764C">
        <w:rPr>
          <w:rFonts w:eastAsia="Arial" w:cstheme="minorHAnsi"/>
          <w:b/>
          <w:bCs/>
          <w:szCs w:val="18"/>
        </w:rPr>
        <w:t>Executive</w:t>
      </w:r>
      <w:r w:rsidRPr="0022764C">
        <w:rPr>
          <w:rFonts w:eastAsia="Calibri" w:cstheme="minorHAnsi"/>
          <w:b/>
          <w:bCs/>
          <w:color w:val="000000"/>
          <w:szCs w:val="18"/>
          <w14:ligatures w14:val="standardContextual"/>
        </w:rPr>
        <w:t xml:space="preserve"> </w:t>
      </w:r>
      <w:r w:rsidRPr="0022764C">
        <w:rPr>
          <w:rFonts w:eastAsia="Arial" w:cstheme="minorHAnsi"/>
          <w:szCs w:val="18"/>
        </w:rPr>
        <w:t xml:space="preserve">during the </w:t>
      </w:r>
      <w:r w:rsidRPr="0022764C">
        <w:rPr>
          <w:rFonts w:eastAsia="Arial" w:cstheme="minorHAnsi"/>
          <w:b/>
          <w:bCs/>
          <w:szCs w:val="18"/>
        </w:rPr>
        <w:t>Period of Insurance</w:t>
      </w:r>
      <w:r w:rsidRPr="0022764C">
        <w:rPr>
          <w:rFonts w:eastAsia="Arial" w:cstheme="minorHAnsi"/>
          <w:szCs w:val="18"/>
        </w:rPr>
        <w:t xml:space="preserve">. </w:t>
      </w:r>
      <w:r w:rsidRPr="0022764C">
        <w:rPr>
          <w:rFonts w:eastAsia="Calibri" w:cstheme="minorHAnsi"/>
          <w:szCs w:val="18"/>
          <w:lang w:eastAsia="en-GB"/>
          <w:rPrChange w:id="266" w:author="stuart wolstenholme" w:date="2026-05-29T12:46:00Z" w16du:dateUtc="2026-05-29T11:46:00Z">
            <w:rPr>
              <w:rFonts w:eastAsia="Calibri" w:cstheme="minorHAnsi"/>
              <w:szCs w:val="18"/>
              <w:lang w:val="en-US" w:eastAsia="en-GB"/>
            </w:rPr>
          </w:rPrChange>
        </w:rPr>
        <w:t xml:space="preserve">Provided always that there is clear evidence that the </w:t>
      </w:r>
      <w:r w:rsidRPr="0022764C">
        <w:rPr>
          <w:rFonts w:eastAsia="Calibri" w:cstheme="minorHAnsi"/>
          <w:b/>
          <w:szCs w:val="18"/>
          <w:lang w:eastAsia="en-GB"/>
          <w:rPrChange w:id="267" w:author="stuart wolstenholme" w:date="2026-05-29T12:46:00Z" w16du:dateUtc="2026-05-29T11:46:00Z">
            <w:rPr>
              <w:rFonts w:eastAsia="Calibri" w:cstheme="minorHAnsi"/>
              <w:b/>
              <w:szCs w:val="18"/>
              <w:lang w:val="en-US" w:eastAsia="en-GB"/>
            </w:rPr>
          </w:rPrChange>
        </w:rPr>
        <w:t xml:space="preserve">Telecommunications Fraud Loss </w:t>
      </w:r>
      <w:r w:rsidRPr="0022764C">
        <w:rPr>
          <w:rFonts w:eastAsia="Calibri" w:cstheme="minorHAnsi"/>
          <w:szCs w:val="18"/>
          <w:lang w:eastAsia="en-GB"/>
          <w:rPrChange w:id="268" w:author="stuart wolstenholme" w:date="2026-05-29T12:46:00Z" w16du:dateUtc="2026-05-29T11:46:00Z">
            <w:rPr>
              <w:rFonts w:eastAsia="Calibri" w:cstheme="minorHAnsi"/>
              <w:szCs w:val="18"/>
              <w:lang w:val="en-US" w:eastAsia="en-GB"/>
            </w:rPr>
          </w:rPrChange>
        </w:rPr>
        <w:t xml:space="preserve">directly results from the </w:t>
      </w:r>
      <w:r w:rsidRPr="0022764C">
        <w:rPr>
          <w:rFonts w:eastAsia="Calibri" w:cstheme="minorHAnsi"/>
          <w:b/>
          <w:szCs w:val="18"/>
          <w:lang w:eastAsia="en-GB"/>
          <w:rPrChange w:id="269" w:author="stuart wolstenholme" w:date="2026-05-29T12:46:00Z" w16du:dateUtc="2026-05-29T11:46:00Z">
            <w:rPr>
              <w:rFonts w:eastAsia="Calibri" w:cstheme="minorHAnsi"/>
              <w:b/>
              <w:szCs w:val="18"/>
              <w:lang w:val="en-US" w:eastAsia="en-GB"/>
            </w:rPr>
          </w:rPrChange>
        </w:rPr>
        <w:t xml:space="preserve">Telecommunications Fraud </w:t>
      </w:r>
      <w:r w:rsidRPr="0022764C">
        <w:rPr>
          <w:rFonts w:eastAsia="Calibri" w:cstheme="minorHAnsi"/>
          <w:szCs w:val="18"/>
          <w:lang w:eastAsia="en-GB"/>
          <w:rPrChange w:id="270" w:author="stuart wolstenholme" w:date="2026-05-29T12:46:00Z" w16du:dateUtc="2026-05-29T11:46:00Z">
            <w:rPr>
              <w:rFonts w:eastAsia="Calibri" w:cstheme="minorHAnsi"/>
              <w:szCs w:val="18"/>
              <w:lang w:val="en-US" w:eastAsia="en-GB"/>
            </w:rPr>
          </w:rPrChange>
        </w:rPr>
        <w:t xml:space="preserve">or that the </w:t>
      </w:r>
      <w:r w:rsidRPr="0022764C">
        <w:rPr>
          <w:rFonts w:eastAsia="Calibri" w:cstheme="minorHAnsi"/>
          <w:b/>
          <w:szCs w:val="18"/>
          <w:lang w:eastAsia="en-GB"/>
          <w:rPrChange w:id="271" w:author="stuart wolstenholme" w:date="2026-05-29T12:46:00Z" w16du:dateUtc="2026-05-29T11:46:00Z">
            <w:rPr>
              <w:rFonts w:eastAsia="Calibri" w:cstheme="minorHAnsi"/>
              <w:b/>
              <w:szCs w:val="18"/>
              <w:lang w:val="en-US" w:eastAsia="en-GB"/>
            </w:rPr>
          </w:rPrChange>
        </w:rPr>
        <w:t xml:space="preserve">Utilities Fraud Loss </w:t>
      </w:r>
      <w:r w:rsidRPr="0022764C">
        <w:rPr>
          <w:rFonts w:eastAsia="Calibri" w:cstheme="minorHAnsi"/>
          <w:szCs w:val="18"/>
          <w:lang w:eastAsia="en-GB"/>
          <w:rPrChange w:id="272" w:author="stuart wolstenholme" w:date="2026-05-29T12:46:00Z" w16du:dateUtc="2026-05-29T11:46:00Z">
            <w:rPr>
              <w:rFonts w:eastAsia="Calibri" w:cstheme="minorHAnsi"/>
              <w:szCs w:val="18"/>
              <w:lang w:val="en-US" w:eastAsia="en-GB"/>
            </w:rPr>
          </w:rPrChange>
        </w:rPr>
        <w:t xml:space="preserve">directly results from the </w:t>
      </w:r>
      <w:r w:rsidRPr="0022764C">
        <w:rPr>
          <w:rFonts w:eastAsia="Calibri" w:cstheme="minorHAnsi"/>
          <w:b/>
          <w:szCs w:val="18"/>
          <w:lang w:eastAsia="en-GB"/>
          <w:rPrChange w:id="273" w:author="stuart wolstenholme" w:date="2026-05-29T12:46:00Z" w16du:dateUtc="2026-05-29T11:46:00Z">
            <w:rPr>
              <w:rFonts w:eastAsia="Calibri" w:cstheme="minorHAnsi"/>
              <w:b/>
              <w:szCs w:val="18"/>
              <w:lang w:val="en-US" w:eastAsia="en-GB"/>
            </w:rPr>
          </w:rPrChange>
        </w:rPr>
        <w:t>Utilities Fraud</w:t>
      </w:r>
      <w:r w:rsidRPr="0022764C">
        <w:rPr>
          <w:rFonts w:eastAsia="Calibri" w:cstheme="minorHAnsi"/>
          <w:szCs w:val="18"/>
          <w:lang w:eastAsia="en-GB"/>
          <w:rPrChange w:id="274" w:author="stuart wolstenholme" w:date="2026-05-29T12:46:00Z" w16du:dateUtc="2026-05-29T11:46:00Z">
            <w:rPr>
              <w:rFonts w:eastAsia="Calibri" w:cstheme="minorHAnsi"/>
              <w:szCs w:val="18"/>
              <w:lang w:val="en-US" w:eastAsia="en-GB"/>
            </w:rPr>
          </w:rPrChange>
        </w:rPr>
        <w:t>.</w:t>
      </w:r>
    </w:p>
    <w:p w14:paraId="6445B01F" w14:textId="77777777" w:rsidR="00054903" w:rsidRPr="0022764C" w:rsidRDefault="00054903" w:rsidP="006936E8">
      <w:pPr>
        <w:autoSpaceDE w:val="0"/>
        <w:autoSpaceDN w:val="0"/>
        <w:adjustRightInd w:val="0"/>
        <w:spacing w:before="0" w:line="240" w:lineRule="auto"/>
        <w:ind w:left="720"/>
        <w:rPr>
          <w:rFonts w:eastAsia="Arial" w:cstheme="minorHAnsi"/>
          <w:szCs w:val="18"/>
        </w:rPr>
      </w:pPr>
    </w:p>
    <w:p w14:paraId="1FB1678B" w14:textId="77777777" w:rsidR="006936E8" w:rsidRPr="0022764C" w:rsidRDefault="006936E8" w:rsidP="006936E8">
      <w:pPr>
        <w:autoSpaceDE w:val="0"/>
        <w:autoSpaceDN w:val="0"/>
        <w:adjustRightInd w:val="0"/>
        <w:spacing w:before="0" w:line="240" w:lineRule="auto"/>
        <w:ind w:left="720" w:hanging="360"/>
        <w:rPr>
          <w:rFonts w:eastAsia="Arial" w:cstheme="minorHAnsi"/>
        </w:rPr>
      </w:pPr>
    </w:p>
    <w:p w14:paraId="73DDF691" w14:textId="77777777" w:rsidR="006936E8" w:rsidRPr="0022764C" w:rsidRDefault="006936E8" w:rsidP="006936E8">
      <w:pPr>
        <w:pStyle w:val="Heading3"/>
        <w:numPr>
          <w:ilvl w:val="0"/>
          <w:numId w:val="417"/>
        </w:numPr>
        <w:autoSpaceDE w:val="0"/>
        <w:autoSpaceDN w:val="0"/>
        <w:adjustRightInd w:val="0"/>
        <w:spacing w:before="0" w:after="160" w:line="240" w:lineRule="auto"/>
        <w:ind w:left="720"/>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Phishing Fraud</w:t>
      </w:r>
    </w:p>
    <w:p w14:paraId="254905EC" w14:textId="77777777" w:rsidR="006936E8" w:rsidRPr="0022764C" w:rsidRDefault="006936E8" w:rsidP="006936E8">
      <w:pPr>
        <w:numPr>
          <w:ilvl w:val="1"/>
          <w:numId w:val="412"/>
        </w:numPr>
        <w:autoSpaceDE w:val="0"/>
        <w:autoSpaceDN w:val="0"/>
        <w:adjustRightInd w:val="0"/>
        <w:spacing w:before="0" w:after="160" w:line="240" w:lineRule="auto"/>
        <w:ind w:left="1080"/>
        <w:rPr>
          <w:rFonts w:eastAsia="Calibri" w:cstheme="minorHAnsi"/>
          <w:color w:val="000000"/>
          <w:sz w:val="22"/>
          <w:szCs w:val="22"/>
          <w14:ligatures w14:val="standardContextual"/>
        </w:rPr>
      </w:pPr>
      <w:r w:rsidRPr="0022764C">
        <w:rPr>
          <w:rFonts w:eastAsia="Arial" w:cstheme="minorHAnsi"/>
          <w:b/>
          <w:bCs/>
        </w:rPr>
        <w:t>Insurers</w:t>
      </w:r>
      <w:r w:rsidRPr="0022764C">
        <w:rPr>
          <w:rFonts w:eastAsia="Arial" w:cstheme="minorHAnsi"/>
        </w:rPr>
        <w:t xml:space="preserve"> agrees to indemnify </w:t>
      </w:r>
      <w:r w:rsidRPr="0022764C">
        <w:rPr>
          <w:rFonts w:eastAsia="Calibri" w:cstheme="minorHAnsi"/>
          <w:iCs/>
          <w:color w:val="000000"/>
          <w:szCs w:val="18"/>
          <w:rPrChange w:id="275"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w:t>
      </w:r>
      <w:r w:rsidRPr="0022764C">
        <w:rPr>
          <w:rFonts w:eastAsia="Arial" w:cstheme="minorHAnsi"/>
        </w:rPr>
        <w:t>,</w:t>
      </w:r>
      <w:r w:rsidRPr="0022764C">
        <w:rPr>
          <w:rFonts w:eastAsia="Arial" w:cstheme="minorHAnsi"/>
          <w:b/>
          <w:bCs/>
        </w:rPr>
        <w:t xml:space="preserve"> </w:t>
      </w:r>
      <w:r w:rsidRPr="0022764C">
        <w:rPr>
          <w:rFonts w:eastAsia="Arial" w:cstheme="minorHAnsi"/>
        </w:rPr>
        <w:t xml:space="preserve">up to the </w:t>
      </w:r>
      <w:r w:rsidRPr="0022764C">
        <w:rPr>
          <w:rFonts w:eastAsia="Arial" w:cstheme="minorHAnsi"/>
          <w:b/>
          <w:bCs/>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rPr>
        <w:t xml:space="preserve">, for </w:t>
      </w:r>
      <w:r w:rsidRPr="0022764C">
        <w:rPr>
          <w:rFonts w:eastAsia="Arial" w:cstheme="minorHAnsi"/>
          <w:b/>
          <w:bCs/>
        </w:rPr>
        <w:t>Phishing Fraud Loss</w:t>
      </w:r>
      <w:r w:rsidRPr="0022764C">
        <w:rPr>
          <w:rFonts w:eastAsia="Arial" w:cstheme="minorHAnsi"/>
        </w:rPr>
        <w:t xml:space="preserve"> sustained by </w:t>
      </w:r>
      <w:r w:rsidRPr="0022764C">
        <w:rPr>
          <w:rFonts w:eastAsia="Calibri" w:cstheme="minorHAnsi"/>
          <w:iCs/>
          <w:color w:val="000000"/>
          <w:szCs w:val="18"/>
          <w:rPrChange w:id="276"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Arial" w:cstheme="minorHAnsi"/>
        </w:rPr>
        <w:t xml:space="preserve">because of </w:t>
      </w:r>
      <w:r w:rsidRPr="0022764C">
        <w:rPr>
          <w:rFonts w:eastAsia="Arial" w:cstheme="minorHAnsi"/>
          <w:b/>
          <w:bCs/>
        </w:rPr>
        <w:t>Phishing Fraud</w:t>
      </w:r>
      <w:r w:rsidRPr="0022764C">
        <w:rPr>
          <w:rFonts w:eastAsia="Arial" w:cstheme="minorHAnsi"/>
        </w:rPr>
        <w:t xml:space="preserve"> that is discovered by an </w:t>
      </w:r>
      <w:r w:rsidRPr="0022764C">
        <w:rPr>
          <w:rFonts w:eastAsia="Arial" w:cstheme="minorHAnsi"/>
          <w:b/>
          <w:bCs/>
        </w:rPr>
        <w:t>Executive</w:t>
      </w:r>
      <w:r w:rsidRPr="0022764C">
        <w:rPr>
          <w:rFonts w:eastAsia="Calibri" w:cstheme="minorHAnsi"/>
          <w:b/>
          <w:bCs/>
          <w:color w:val="000000"/>
          <w:szCs w:val="18"/>
          <w14:ligatures w14:val="standardContextual"/>
        </w:rPr>
        <w:t xml:space="preserve"> </w:t>
      </w:r>
      <w:r w:rsidRPr="0022764C">
        <w:rPr>
          <w:rFonts w:eastAsia="Arial" w:cstheme="minorHAnsi"/>
        </w:rPr>
        <w:t xml:space="preserve">during the </w:t>
      </w:r>
      <w:r w:rsidRPr="0022764C">
        <w:rPr>
          <w:rFonts w:eastAsia="Arial" w:cstheme="minorHAnsi"/>
          <w:b/>
          <w:bCs/>
        </w:rPr>
        <w:t>Period of Insurance</w:t>
      </w:r>
      <w:r w:rsidRPr="0022764C">
        <w:rPr>
          <w:rFonts w:eastAsia="Arial" w:cstheme="minorHAnsi"/>
        </w:rPr>
        <w:t>.</w:t>
      </w:r>
    </w:p>
    <w:p w14:paraId="7D750247" w14:textId="77777777" w:rsidR="006936E8" w:rsidRPr="0022764C" w:rsidRDefault="006936E8" w:rsidP="006936E8">
      <w:pPr>
        <w:numPr>
          <w:ilvl w:val="1"/>
          <w:numId w:val="412"/>
        </w:numPr>
        <w:autoSpaceDE w:val="0"/>
        <w:autoSpaceDN w:val="0"/>
        <w:adjustRightInd w:val="0"/>
        <w:spacing w:before="0" w:after="160" w:line="240" w:lineRule="auto"/>
        <w:ind w:left="1080"/>
        <w:rPr>
          <w:rFonts w:eastAsia="Calibri" w:cstheme="minorHAnsi"/>
          <w:color w:val="000000"/>
          <w:sz w:val="22"/>
          <w:szCs w:val="22"/>
          <w14:ligatures w14:val="standardContextual"/>
        </w:rPr>
      </w:pPr>
      <w:r w:rsidRPr="0022764C">
        <w:rPr>
          <w:rFonts w:eastAsia="Arial" w:cstheme="minorHAnsi"/>
          <w:b/>
          <w:bCs/>
        </w:rPr>
        <w:t>Insurers</w:t>
      </w:r>
      <w:r w:rsidRPr="0022764C">
        <w:rPr>
          <w:rFonts w:eastAsia="Arial" w:cstheme="minorHAnsi"/>
        </w:rPr>
        <w:t xml:space="preserve"> agrees to indemnify </w:t>
      </w:r>
      <w:r w:rsidRPr="0022764C">
        <w:rPr>
          <w:rFonts w:eastAsia="Calibri" w:cstheme="minorHAnsi"/>
          <w:iCs/>
          <w:color w:val="000000"/>
          <w:szCs w:val="18"/>
          <w:rPrChange w:id="277"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w:t>
      </w:r>
      <w:r w:rsidRPr="0022764C">
        <w:rPr>
          <w:rFonts w:eastAsia="Arial" w:cstheme="minorHAnsi"/>
        </w:rPr>
        <w:t>,</w:t>
      </w:r>
      <w:r w:rsidRPr="0022764C">
        <w:rPr>
          <w:rFonts w:eastAsia="Arial" w:cstheme="minorHAnsi"/>
          <w:b/>
          <w:bCs/>
        </w:rPr>
        <w:t xml:space="preserve"> </w:t>
      </w:r>
      <w:r w:rsidRPr="0022764C">
        <w:rPr>
          <w:rFonts w:eastAsia="Arial" w:cstheme="minorHAnsi"/>
        </w:rPr>
        <w:t xml:space="preserve">up to the </w:t>
      </w:r>
      <w:r w:rsidRPr="0022764C">
        <w:rPr>
          <w:rFonts w:eastAsia="Arial" w:cstheme="minorHAnsi"/>
          <w:b/>
          <w:bCs/>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rPr>
        <w:t xml:space="preserve">, for </w:t>
      </w:r>
      <w:r w:rsidRPr="0022764C">
        <w:rPr>
          <w:rFonts w:eastAsia="Arial" w:cstheme="minorHAnsi"/>
          <w:b/>
          <w:bCs/>
        </w:rPr>
        <w:t>Client Phishing Fraud Loss</w:t>
      </w:r>
      <w:r w:rsidRPr="0022764C">
        <w:rPr>
          <w:rFonts w:eastAsia="Arial" w:cstheme="minorHAnsi"/>
        </w:rPr>
        <w:t xml:space="preserve"> sustained by </w:t>
      </w:r>
      <w:r w:rsidRPr="0022764C">
        <w:rPr>
          <w:rFonts w:eastAsia="Calibri" w:cstheme="minorHAnsi"/>
          <w:iCs/>
          <w:color w:val="000000"/>
          <w:szCs w:val="18"/>
          <w:rPrChange w:id="278"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Arial" w:cstheme="minorHAnsi"/>
        </w:rPr>
        <w:t xml:space="preserve">because of </w:t>
      </w:r>
      <w:r w:rsidRPr="0022764C">
        <w:rPr>
          <w:rFonts w:eastAsia="Arial" w:cstheme="minorHAnsi"/>
          <w:b/>
          <w:bCs/>
        </w:rPr>
        <w:t>Client Phishing Fraud</w:t>
      </w:r>
      <w:r w:rsidRPr="0022764C">
        <w:rPr>
          <w:rFonts w:eastAsia="Arial" w:cstheme="minorHAnsi"/>
        </w:rPr>
        <w:t xml:space="preserve"> that is discovered by an </w:t>
      </w:r>
      <w:r w:rsidRPr="0022764C">
        <w:rPr>
          <w:rFonts w:eastAsia="Arial" w:cstheme="minorHAnsi"/>
          <w:b/>
          <w:bCs/>
        </w:rPr>
        <w:t>Executive</w:t>
      </w:r>
      <w:r w:rsidRPr="0022764C">
        <w:rPr>
          <w:rFonts w:eastAsia="Arial" w:cstheme="minorHAnsi"/>
        </w:rPr>
        <w:t xml:space="preserve"> during the </w:t>
      </w:r>
      <w:r w:rsidRPr="0022764C">
        <w:rPr>
          <w:rFonts w:eastAsia="Arial" w:cstheme="minorHAnsi"/>
          <w:b/>
          <w:bCs/>
        </w:rPr>
        <w:t>Period of Insurance</w:t>
      </w:r>
      <w:r w:rsidRPr="0022764C">
        <w:rPr>
          <w:rFonts w:eastAsia="Arial" w:cstheme="minorHAnsi"/>
        </w:rPr>
        <w:t xml:space="preserve">. Provided always that any </w:t>
      </w:r>
      <w:r w:rsidRPr="0022764C">
        <w:rPr>
          <w:rFonts w:eastAsia="Arial" w:cstheme="minorHAnsi"/>
          <w:b/>
          <w:bCs/>
        </w:rPr>
        <w:t>Client Phishing Fraud</w:t>
      </w:r>
      <w:r w:rsidRPr="0022764C">
        <w:rPr>
          <w:rFonts w:eastAsia="Arial" w:cstheme="minorHAnsi"/>
        </w:rPr>
        <w:t xml:space="preserve"> directly results from a </w:t>
      </w:r>
      <w:r w:rsidRPr="0022764C">
        <w:rPr>
          <w:rFonts w:eastAsia="Arial" w:cstheme="minorHAnsi"/>
          <w:b/>
          <w:bCs/>
        </w:rPr>
        <w:t>Hacking Attack</w:t>
      </w:r>
      <w:r w:rsidRPr="0022764C">
        <w:rPr>
          <w:rFonts w:eastAsia="Arial" w:cstheme="minorHAnsi"/>
        </w:rPr>
        <w:t>.</w:t>
      </w:r>
    </w:p>
    <w:p w14:paraId="0CE54BF1" w14:textId="77777777"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14:paraId="539F10A0" w14:textId="77777777" w:rsidR="006936E8" w:rsidRPr="0022764C" w:rsidRDefault="006936E8" w:rsidP="006936E8">
      <w:pPr>
        <w:pStyle w:val="Heading3"/>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Bricking Loss</w:t>
      </w:r>
    </w:p>
    <w:p w14:paraId="184DAD2F" w14:textId="671AA180"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b/>
          <w:szCs w:val="18"/>
          <w:lang w:eastAsia="en-GB"/>
          <w:rPrChange w:id="279" w:author="stuart wolstenholme" w:date="2026-05-29T12:46:00Z" w16du:dateUtc="2026-05-29T11:46:00Z">
            <w:rPr>
              <w:rFonts w:eastAsia="Calibri" w:cstheme="minorHAnsi"/>
              <w:b/>
              <w:szCs w:val="18"/>
              <w:lang w:val="en-US" w:eastAsia="en-GB"/>
            </w:rPr>
          </w:rPrChange>
        </w:rPr>
        <w:t xml:space="preserve">Bricking Loss </w:t>
      </w:r>
      <w:r w:rsidRPr="0022764C">
        <w:rPr>
          <w:rFonts w:eastAsia="Calibri" w:cstheme="minorHAnsi"/>
          <w:szCs w:val="18"/>
          <w:lang w:eastAsia="en-GB"/>
          <w:rPrChange w:id="280" w:author="stuart wolstenholme" w:date="2026-05-29T12:46:00Z" w16du:dateUtc="2026-05-29T11:46:00Z">
            <w:rPr>
              <w:rFonts w:eastAsia="Calibri" w:cstheme="minorHAnsi"/>
              <w:szCs w:val="18"/>
              <w:lang w:val="en-US" w:eastAsia="en-GB"/>
            </w:rPr>
          </w:rPrChange>
        </w:rPr>
        <w:t xml:space="preserve">incurred by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 </w:t>
      </w:r>
      <w:r w:rsidRPr="0022764C">
        <w:rPr>
          <w:rFonts w:eastAsia="Calibri" w:cstheme="minorHAnsi"/>
          <w:szCs w:val="18"/>
          <w:lang w:eastAsia="en-GB"/>
          <w:rPrChange w:id="281" w:author="stuart wolstenholme" w:date="2026-05-29T12:46:00Z" w16du:dateUtc="2026-05-29T11:46:00Z">
            <w:rPr>
              <w:rFonts w:eastAsia="Calibri" w:cstheme="minorHAnsi"/>
              <w:szCs w:val="18"/>
              <w:lang w:val="en-US" w:eastAsia="en-GB"/>
            </w:rPr>
          </w:rPrChange>
        </w:rPr>
        <w:t xml:space="preserve">due to a </w:t>
      </w:r>
      <w:r w:rsidRPr="0022764C">
        <w:rPr>
          <w:rFonts w:eastAsia="Calibri" w:cstheme="minorHAnsi"/>
          <w:b/>
          <w:szCs w:val="18"/>
          <w:lang w:eastAsia="en-GB"/>
          <w:rPrChange w:id="282" w:author="stuart wolstenholme" w:date="2026-05-29T12:46:00Z" w16du:dateUtc="2026-05-29T11:46:00Z">
            <w:rPr>
              <w:rFonts w:eastAsia="Calibri" w:cstheme="minorHAnsi"/>
              <w:b/>
              <w:szCs w:val="18"/>
              <w:lang w:val="en-US" w:eastAsia="en-GB"/>
            </w:rPr>
          </w:rPrChange>
        </w:rPr>
        <w:t xml:space="preserve">Bricking Event </w:t>
      </w:r>
      <w:r w:rsidRPr="0022764C">
        <w:rPr>
          <w:rFonts w:eastAsia="Calibri" w:cstheme="minorHAnsi"/>
          <w:bCs/>
          <w:szCs w:val="18"/>
          <w:lang w:eastAsia="en-GB"/>
          <w:rPrChange w:id="283" w:author="stuart wolstenholme" w:date="2026-05-29T12:46:00Z" w16du:dateUtc="2026-05-29T11:46:00Z">
            <w:rPr>
              <w:rFonts w:eastAsia="Calibri" w:cstheme="minorHAnsi"/>
              <w:bCs/>
              <w:szCs w:val="18"/>
              <w:lang w:val="en-US" w:eastAsia="en-GB"/>
            </w:rPr>
          </w:rPrChange>
        </w:rPr>
        <w:t>occurring and first discovered by an</w:t>
      </w:r>
      <w:r w:rsidRPr="0022764C">
        <w:rPr>
          <w:rFonts w:eastAsia="Calibri" w:cstheme="minorHAnsi"/>
          <w:b/>
          <w:szCs w:val="18"/>
          <w:lang w:eastAsia="en-GB"/>
          <w:rPrChange w:id="284" w:author="stuart wolstenholme" w:date="2026-05-29T12:46:00Z" w16du:dateUtc="2026-05-29T11:46:00Z">
            <w:rPr>
              <w:rFonts w:eastAsia="Calibri" w:cstheme="minorHAnsi"/>
              <w:b/>
              <w:szCs w:val="18"/>
              <w:lang w:val="en-US" w:eastAsia="en-GB"/>
            </w:rPr>
          </w:rPrChange>
        </w:rPr>
        <w:t xml:space="preserve"> Executive </w:t>
      </w:r>
      <w:r w:rsidRPr="0022764C">
        <w:rPr>
          <w:rFonts w:eastAsia="Calibri" w:cstheme="minorHAnsi"/>
          <w:bCs/>
          <w:szCs w:val="18"/>
          <w:lang w:eastAsia="en-GB"/>
          <w:rPrChange w:id="285" w:author="stuart wolstenholme" w:date="2026-05-29T12:46:00Z" w16du:dateUtc="2026-05-29T11:46:00Z">
            <w:rPr>
              <w:rFonts w:eastAsia="Calibri" w:cstheme="minorHAnsi"/>
              <w:bCs/>
              <w:szCs w:val="18"/>
              <w:lang w:val="en-US" w:eastAsia="en-GB"/>
            </w:rPr>
          </w:rPrChange>
        </w:rPr>
        <w:t>during the</w:t>
      </w:r>
      <w:r w:rsidRPr="0022764C">
        <w:rPr>
          <w:rFonts w:eastAsia="Calibri" w:cstheme="minorHAnsi"/>
          <w:b/>
          <w:szCs w:val="18"/>
          <w:lang w:eastAsia="en-GB"/>
          <w:rPrChange w:id="286" w:author="stuart wolstenholme" w:date="2026-05-29T12:46:00Z" w16du:dateUtc="2026-05-29T11:46:00Z">
            <w:rPr>
              <w:rFonts w:eastAsia="Calibri" w:cstheme="minorHAnsi"/>
              <w:b/>
              <w:szCs w:val="18"/>
              <w:lang w:val="en-US" w:eastAsia="en-GB"/>
            </w:rPr>
          </w:rPrChange>
        </w:rPr>
        <w:t xml:space="preserve"> Period of Insurance</w:t>
      </w:r>
      <w:r w:rsidRPr="0022764C">
        <w:rPr>
          <w:rFonts w:eastAsia="Calibri" w:cstheme="minorHAnsi"/>
          <w:szCs w:val="18"/>
          <w:lang w:eastAsia="en-GB"/>
          <w:rPrChange w:id="287" w:author="stuart wolstenholme" w:date="2026-05-29T12:46:00Z" w16du:dateUtc="2026-05-29T11:46:00Z">
            <w:rPr>
              <w:rFonts w:eastAsia="Calibri" w:cstheme="minorHAnsi"/>
              <w:szCs w:val="18"/>
              <w:lang w:val="en-US" w:eastAsia="en-GB"/>
            </w:rPr>
          </w:rPrChange>
        </w:rPr>
        <w:t xml:space="preserve">, but only if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 </w:t>
      </w:r>
      <w:del w:id="288" w:author="stuart wolstenholme" w:date="2026-05-29T12:48:00Z" w16du:dateUtc="2026-05-29T11:48:00Z">
        <w:r w:rsidRPr="0022764C" w:rsidDel="0022764C">
          <w:rPr>
            <w:rFonts w:eastAsia="Calibri" w:cstheme="minorHAnsi"/>
            <w:color w:val="000000"/>
            <w:szCs w:val="18"/>
            <w14:ligatures w14:val="standardContextual"/>
          </w:rPr>
          <w:delText>p</w:delText>
        </w:r>
      </w:del>
      <w:del w:id="289" w:author="stuart wolstenholme" w:date="2026-05-29T12:39:00Z" w16du:dateUtc="2026-05-29T11:39:00Z">
        <w:r w:rsidRPr="0022764C" w:rsidDel="00BB79CB">
          <w:rPr>
            <w:rFonts w:eastAsia="Calibri" w:cstheme="minorHAnsi"/>
            <w:szCs w:val="18"/>
            <w:lang w:eastAsia="en-GB"/>
            <w:rPrChange w:id="290" w:author="stuart wolstenholme" w:date="2026-05-29T12:46:00Z" w16du:dateUtc="2026-05-29T11:46:00Z">
              <w:rPr>
                <w:rFonts w:eastAsia="Calibri" w:cstheme="minorHAnsi"/>
                <w:szCs w:val="18"/>
                <w:lang w:val="en-US" w:eastAsia="en-GB"/>
              </w:rPr>
            </w:rPrChange>
          </w:rPr>
          <w:delText>rovides</w:delText>
        </w:r>
      </w:del>
      <w:ins w:id="291" w:author="stuart wolstenholme" w:date="2026-05-29T12:48:00Z" w16du:dateUtc="2026-05-29T11:48:00Z">
        <w:r w:rsidR="0022764C" w:rsidRPr="0022764C">
          <w:rPr>
            <w:rFonts w:eastAsia="Calibri" w:cstheme="minorHAnsi"/>
            <w:color w:val="000000"/>
            <w:szCs w:val="18"/>
            <w14:ligatures w14:val="standardContextual"/>
          </w:rPr>
          <w:t>provides</w:t>
        </w:r>
      </w:ins>
      <w:r w:rsidRPr="0022764C">
        <w:rPr>
          <w:rFonts w:eastAsia="Calibri" w:cstheme="minorHAnsi"/>
          <w:szCs w:val="18"/>
          <w:lang w:eastAsia="en-GB"/>
          <w:rPrChange w:id="292" w:author="stuart wolstenholme" w:date="2026-05-29T12:46:00Z" w16du:dateUtc="2026-05-29T11:46:00Z">
            <w:rPr>
              <w:rFonts w:eastAsia="Calibri" w:cstheme="minorHAnsi"/>
              <w:szCs w:val="18"/>
              <w:lang w:val="en-US" w:eastAsia="en-GB"/>
            </w:rPr>
          </w:rPrChange>
        </w:rPr>
        <w:t xml:space="preserve"> clear evidence that the </w:t>
      </w:r>
      <w:r w:rsidRPr="0022764C">
        <w:rPr>
          <w:rFonts w:eastAsia="Calibri" w:cstheme="minorHAnsi"/>
          <w:b/>
          <w:bCs/>
          <w:szCs w:val="18"/>
          <w:lang w:eastAsia="en-GB"/>
          <w:rPrChange w:id="293" w:author="stuart wolstenholme" w:date="2026-05-29T12:46:00Z" w16du:dateUtc="2026-05-29T11:46:00Z">
            <w:rPr>
              <w:rFonts w:eastAsia="Calibri" w:cstheme="minorHAnsi"/>
              <w:b/>
              <w:bCs/>
              <w:szCs w:val="18"/>
              <w:lang w:val="en-US" w:eastAsia="en-GB"/>
            </w:rPr>
          </w:rPrChange>
        </w:rPr>
        <w:t>Bricking Loss</w:t>
      </w:r>
      <w:r w:rsidRPr="0022764C">
        <w:rPr>
          <w:rFonts w:eastAsia="Calibri" w:cstheme="minorHAnsi"/>
          <w:szCs w:val="18"/>
          <w:lang w:eastAsia="en-GB"/>
          <w:rPrChange w:id="294" w:author="stuart wolstenholme" w:date="2026-05-29T12:46:00Z" w16du:dateUtc="2026-05-29T11:46:00Z">
            <w:rPr>
              <w:rFonts w:eastAsia="Calibri" w:cstheme="minorHAnsi"/>
              <w:szCs w:val="18"/>
              <w:lang w:val="en-US" w:eastAsia="en-GB"/>
            </w:rPr>
          </w:rPrChange>
        </w:rPr>
        <w:t xml:space="preserve"> results from the </w:t>
      </w:r>
      <w:r w:rsidRPr="0022764C">
        <w:rPr>
          <w:rFonts w:eastAsia="Calibri" w:cstheme="minorHAnsi"/>
          <w:b/>
          <w:bCs/>
          <w:szCs w:val="18"/>
          <w:lang w:eastAsia="en-GB"/>
          <w:rPrChange w:id="295" w:author="stuart wolstenholme" w:date="2026-05-29T12:46:00Z" w16du:dateUtc="2026-05-29T11:46:00Z">
            <w:rPr>
              <w:rFonts w:eastAsia="Calibri" w:cstheme="minorHAnsi"/>
              <w:b/>
              <w:bCs/>
              <w:szCs w:val="18"/>
              <w:lang w:val="en-US" w:eastAsia="en-GB"/>
            </w:rPr>
          </w:rPrChange>
        </w:rPr>
        <w:t>Bricking Event.</w:t>
      </w:r>
    </w:p>
    <w:p w14:paraId="76F99C7E" w14:textId="77777777" w:rsidR="006936E8" w:rsidRPr="0022764C" w:rsidRDefault="006936E8" w:rsidP="006936E8">
      <w:pPr>
        <w:autoSpaceDE w:val="0"/>
        <w:autoSpaceDN w:val="0"/>
        <w:adjustRightInd w:val="0"/>
        <w:spacing w:before="0" w:line="240" w:lineRule="auto"/>
        <w:ind w:left="360"/>
        <w:rPr>
          <w:rFonts w:eastAsia="Calibri" w:cstheme="minorHAnsi"/>
          <w:b/>
          <w:bCs/>
          <w:color w:val="000000"/>
          <w:sz w:val="22"/>
          <w:szCs w:val="22"/>
          <w14:ligatures w14:val="standardContextual"/>
        </w:rPr>
      </w:pPr>
    </w:p>
    <w:p w14:paraId="60F5855B" w14:textId="77777777" w:rsidR="006936E8" w:rsidRPr="0022764C" w:rsidRDefault="006936E8" w:rsidP="006936E8">
      <w:pPr>
        <w:pStyle w:val="Heading3"/>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Property Damage Loss</w:t>
      </w:r>
    </w:p>
    <w:p w14:paraId="4609F05D" w14:textId="77777777" w:rsidR="006936E8" w:rsidRPr="0022764C" w:rsidRDefault="006936E8" w:rsidP="006936E8">
      <w:pPr>
        <w:autoSpaceDE w:val="0"/>
        <w:autoSpaceDN w:val="0"/>
        <w:adjustRightInd w:val="0"/>
        <w:spacing w:before="0" w:line="240" w:lineRule="auto"/>
        <w:ind w:left="360"/>
        <w:rPr>
          <w:rFonts w:eastAsia="Calibri" w:cstheme="minorHAnsi"/>
          <w:szCs w:val="18"/>
          <w:lang w:eastAsia="en-GB"/>
          <w:rPrChange w:id="296" w:author="stuart wolstenholme" w:date="2026-05-29T12:46:00Z" w16du:dateUtc="2026-05-29T11:46:00Z">
            <w:rPr>
              <w:rFonts w:eastAsia="Calibri" w:cstheme="minorHAnsi"/>
              <w:szCs w:val="18"/>
              <w:lang w:val="en-US" w:eastAsia="en-GB"/>
            </w:rPr>
          </w:rPrChange>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szCs w:val="18"/>
          <w:lang w:eastAsia="en-GB"/>
          <w:rPrChange w:id="297" w:author="stuart wolstenholme" w:date="2026-05-29T12:46:00Z" w16du:dateUtc="2026-05-29T11:46:00Z">
            <w:rPr>
              <w:rFonts w:eastAsia="Calibri" w:cstheme="minorHAnsi"/>
              <w:szCs w:val="18"/>
              <w:lang w:val="en-US" w:eastAsia="en-GB"/>
            </w:rPr>
          </w:rPrChange>
        </w:rPr>
        <w:t xml:space="preserve">for physical damage to </w:t>
      </w:r>
      <w:r w:rsidRPr="0022764C">
        <w:rPr>
          <w:rFonts w:eastAsia="Calibri" w:cstheme="minorHAnsi"/>
          <w:b/>
          <w:szCs w:val="18"/>
          <w:lang w:eastAsia="en-GB"/>
          <w:rPrChange w:id="298" w:author="stuart wolstenholme" w:date="2026-05-29T12:46:00Z" w16du:dateUtc="2026-05-29T11:46:00Z">
            <w:rPr>
              <w:rFonts w:eastAsia="Calibri" w:cstheme="minorHAnsi"/>
              <w:b/>
              <w:szCs w:val="18"/>
              <w:lang w:val="en-US" w:eastAsia="en-GB"/>
            </w:rPr>
          </w:rPrChange>
        </w:rPr>
        <w:t xml:space="preserve">Covered Property </w:t>
      </w:r>
      <w:r w:rsidRPr="0022764C">
        <w:rPr>
          <w:rFonts w:eastAsia="Calibri" w:cstheme="minorHAnsi"/>
          <w:szCs w:val="18"/>
          <w:lang w:eastAsia="en-GB"/>
          <w:rPrChange w:id="299" w:author="stuart wolstenholme" w:date="2026-05-29T12:46:00Z" w16du:dateUtc="2026-05-29T11:46:00Z">
            <w:rPr>
              <w:rFonts w:eastAsia="Calibri" w:cstheme="minorHAnsi"/>
              <w:szCs w:val="18"/>
              <w:lang w:val="en-US" w:eastAsia="en-GB"/>
            </w:rPr>
          </w:rPrChange>
        </w:rPr>
        <w:t xml:space="preserve">caused by or resulting from a </w:t>
      </w:r>
      <w:r w:rsidRPr="0022764C">
        <w:rPr>
          <w:rFonts w:eastAsia="Calibri" w:cstheme="minorHAnsi"/>
          <w:b/>
          <w:szCs w:val="18"/>
          <w:lang w:eastAsia="en-GB"/>
          <w:rPrChange w:id="300" w:author="stuart wolstenholme" w:date="2026-05-29T12:46:00Z" w16du:dateUtc="2026-05-29T11:46:00Z">
            <w:rPr>
              <w:rFonts w:eastAsia="Calibri" w:cstheme="minorHAnsi"/>
              <w:b/>
              <w:szCs w:val="18"/>
              <w:lang w:val="en-US" w:eastAsia="en-GB"/>
            </w:rPr>
          </w:rPrChange>
        </w:rPr>
        <w:t>Hacking Attack</w:t>
      </w:r>
      <w:r w:rsidRPr="0022764C">
        <w:rPr>
          <w:rFonts w:eastAsia="Calibri" w:cstheme="minorHAnsi"/>
          <w:szCs w:val="18"/>
          <w:lang w:eastAsia="en-GB"/>
          <w:rPrChange w:id="301" w:author="stuart wolstenholme" w:date="2026-05-29T12:46:00Z" w16du:dateUtc="2026-05-29T11:46:00Z">
            <w:rPr>
              <w:rFonts w:eastAsia="Calibri" w:cstheme="minorHAnsi"/>
              <w:szCs w:val="18"/>
              <w:lang w:val="en-US" w:eastAsia="en-GB"/>
            </w:rPr>
          </w:rPrChange>
        </w:rPr>
        <w:t>, provided always that:</w:t>
      </w:r>
    </w:p>
    <w:p w14:paraId="30C2876E" w14:textId="77777777" w:rsidR="00054903" w:rsidRPr="0022764C" w:rsidRDefault="00054903" w:rsidP="006936E8">
      <w:pPr>
        <w:autoSpaceDE w:val="0"/>
        <w:autoSpaceDN w:val="0"/>
        <w:adjustRightInd w:val="0"/>
        <w:spacing w:before="0" w:line="240" w:lineRule="auto"/>
        <w:ind w:left="360"/>
        <w:rPr>
          <w:rFonts w:eastAsia="Calibri" w:cstheme="minorHAnsi"/>
          <w:szCs w:val="18"/>
          <w:lang w:eastAsia="en-GB"/>
          <w:rPrChange w:id="302" w:author="stuart wolstenholme" w:date="2026-05-29T12:46:00Z" w16du:dateUtc="2026-05-29T11:46:00Z">
            <w:rPr>
              <w:rFonts w:eastAsia="Calibri" w:cstheme="minorHAnsi"/>
              <w:szCs w:val="18"/>
              <w:lang w:val="en-US" w:eastAsia="en-GB"/>
            </w:rPr>
          </w:rPrChange>
        </w:rPr>
      </w:pPr>
    </w:p>
    <w:p w14:paraId="065706BE" w14:textId="77777777" w:rsidR="006936E8" w:rsidRPr="0022764C" w:rsidRDefault="006936E8" w:rsidP="006936E8">
      <w:pPr>
        <w:numPr>
          <w:ilvl w:val="0"/>
          <w:numId w:val="440"/>
        </w:numPr>
        <w:autoSpaceDE w:val="0"/>
        <w:autoSpaceDN w:val="0"/>
        <w:adjustRightInd w:val="0"/>
        <w:spacing w:before="0" w:after="160" w:line="240" w:lineRule="auto"/>
        <w:rPr>
          <w:rFonts w:eastAsia="Calibri" w:cstheme="minorHAnsi"/>
          <w:bCs/>
          <w:color w:val="000000"/>
          <w:szCs w:val="18"/>
          <w14:ligatures w14:val="standardContextual"/>
        </w:rPr>
      </w:pPr>
      <w:r w:rsidRPr="0022764C">
        <w:rPr>
          <w:rFonts w:eastAsia="Calibri" w:cstheme="minorHAnsi"/>
          <w:szCs w:val="18"/>
          <w:lang w:eastAsia="en-GB"/>
          <w:rPrChange w:id="303"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szCs w:val="18"/>
          <w:lang w:eastAsia="en-GB"/>
          <w:rPrChange w:id="304" w:author="stuart wolstenholme" w:date="2026-05-29T12:46:00Z" w16du:dateUtc="2026-05-29T11:46:00Z">
            <w:rPr>
              <w:rFonts w:eastAsia="Calibri" w:cstheme="minorHAnsi"/>
              <w:b/>
              <w:szCs w:val="18"/>
              <w:lang w:val="en-US" w:eastAsia="en-GB"/>
            </w:rPr>
          </w:rPrChange>
        </w:rPr>
        <w:t xml:space="preserve">Hacking Attack </w:t>
      </w:r>
      <w:r w:rsidRPr="0022764C">
        <w:rPr>
          <w:rFonts w:eastAsia="Calibri" w:cstheme="minorHAnsi"/>
          <w:szCs w:val="18"/>
          <w:lang w:eastAsia="en-GB"/>
          <w:rPrChange w:id="305" w:author="stuart wolstenholme" w:date="2026-05-29T12:46:00Z" w16du:dateUtc="2026-05-29T11:46:00Z">
            <w:rPr>
              <w:rFonts w:eastAsia="Calibri" w:cstheme="minorHAnsi"/>
              <w:szCs w:val="18"/>
              <w:lang w:val="en-US" w:eastAsia="en-GB"/>
            </w:rPr>
          </w:rPrChange>
        </w:rPr>
        <w:t xml:space="preserve">occurs and is first discovered by an </w:t>
      </w:r>
      <w:r w:rsidRPr="0022764C">
        <w:rPr>
          <w:rFonts w:eastAsia="Calibri" w:cstheme="minorHAnsi"/>
          <w:b/>
          <w:szCs w:val="18"/>
          <w:lang w:eastAsia="en-GB"/>
          <w:rPrChange w:id="306" w:author="stuart wolstenholme" w:date="2026-05-29T12:46:00Z" w16du:dateUtc="2026-05-29T11:46:00Z">
            <w:rPr>
              <w:rFonts w:eastAsia="Calibri" w:cstheme="minorHAnsi"/>
              <w:b/>
              <w:szCs w:val="18"/>
              <w:lang w:val="en-US" w:eastAsia="en-GB"/>
            </w:rPr>
          </w:rPrChange>
        </w:rPr>
        <w:t xml:space="preserve">Executive </w:t>
      </w:r>
      <w:r w:rsidRPr="0022764C">
        <w:rPr>
          <w:rFonts w:eastAsia="Calibri" w:cstheme="minorHAnsi"/>
          <w:szCs w:val="18"/>
          <w:lang w:eastAsia="en-GB"/>
          <w:rPrChange w:id="307" w:author="stuart wolstenholme" w:date="2026-05-29T12:46:00Z" w16du:dateUtc="2026-05-29T11:46:00Z">
            <w:rPr>
              <w:rFonts w:eastAsia="Calibri" w:cstheme="minorHAnsi"/>
              <w:szCs w:val="18"/>
              <w:lang w:val="en-US" w:eastAsia="en-GB"/>
            </w:rPr>
          </w:rPrChange>
        </w:rPr>
        <w:t xml:space="preserve">during the </w:t>
      </w:r>
      <w:r w:rsidRPr="0022764C">
        <w:rPr>
          <w:rFonts w:eastAsia="Calibri" w:cstheme="minorHAnsi"/>
          <w:b/>
          <w:bCs/>
          <w:color w:val="000000"/>
          <w:szCs w:val="18"/>
          <w:rPrChange w:id="308" w:author="stuart wolstenholme" w:date="2026-05-29T12:46:00Z" w16du:dateUtc="2026-05-29T11:46:00Z">
            <w:rPr>
              <w:rFonts w:eastAsia="Calibri" w:cstheme="minorHAnsi"/>
              <w:b/>
              <w:bCs/>
              <w:color w:val="000000"/>
              <w:szCs w:val="18"/>
              <w:lang w:val="en-US"/>
            </w:rPr>
          </w:rPrChange>
        </w:rPr>
        <w:t>Period of Insurance</w:t>
      </w:r>
      <w:r w:rsidRPr="0022764C">
        <w:rPr>
          <w:rFonts w:eastAsia="Calibri" w:cstheme="minorHAnsi"/>
          <w:bCs/>
          <w:szCs w:val="18"/>
          <w:lang w:eastAsia="en-GB"/>
          <w:rPrChange w:id="309" w:author="stuart wolstenholme" w:date="2026-05-29T12:46:00Z" w16du:dateUtc="2026-05-29T11:46:00Z">
            <w:rPr>
              <w:rFonts w:eastAsia="Calibri" w:cstheme="minorHAnsi"/>
              <w:bCs/>
              <w:szCs w:val="18"/>
              <w:lang w:val="en-US" w:eastAsia="en-GB"/>
            </w:rPr>
          </w:rPrChange>
        </w:rPr>
        <w:t>;</w:t>
      </w:r>
    </w:p>
    <w:p w14:paraId="53AA4A2A" w14:textId="77777777" w:rsidR="006936E8" w:rsidRPr="0022764C" w:rsidRDefault="006936E8" w:rsidP="006936E8">
      <w:pPr>
        <w:numPr>
          <w:ilvl w:val="0"/>
          <w:numId w:val="440"/>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Calibri" w:cstheme="minorHAnsi"/>
          <w:bCs/>
          <w:szCs w:val="18"/>
          <w:lang w:eastAsia="en-GB"/>
          <w:rPrChange w:id="310"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szCs w:val="18"/>
          <w:lang w:eastAsia="en-GB"/>
          <w:rPrChange w:id="311" w:author="stuart wolstenholme" w:date="2026-05-29T12:46:00Z" w16du:dateUtc="2026-05-29T11:46:00Z">
            <w:rPr>
              <w:rFonts w:eastAsia="Calibri" w:cstheme="minorHAnsi"/>
              <w:b/>
              <w:szCs w:val="18"/>
              <w:lang w:val="en-US" w:eastAsia="en-GB"/>
            </w:rPr>
          </w:rPrChange>
        </w:rPr>
        <w:t xml:space="preserve"> Insured </w:t>
      </w:r>
      <w:r w:rsidRPr="0022764C">
        <w:rPr>
          <w:rFonts w:eastAsia="Calibri" w:cstheme="minorHAnsi"/>
          <w:szCs w:val="18"/>
          <w:lang w:eastAsia="en-GB"/>
          <w:rPrChange w:id="312" w:author="stuart wolstenholme" w:date="2026-05-29T12:46:00Z" w16du:dateUtc="2026-05-29T11:46:00Z">
            <w:rPr>
              <w:rFonts w:eastAsia="Calibri" w:cstheme="minorHAnsi"/>
              <w:szCs w:val="18"/>
              <w:lang w:val="en-US" w:eastAsia="en-GB"/>
            </w:rPr>
          </w:rPrChange>
        </w:rPr>
        <w:t xml:space="preserve">provides clear evidence that such physical damage is directly caused by or results from a </w:t>
      </w:r>
      <w:r w:rsidRPr="0022764C">
        <w:rPr>
          <w:rFonts w:eastAsia="Calibri" w:cstheme="minorHAnsi"/>
          <w:b/>
          <w:szCs w:val="18"/>
          <w:lang w:eastAsia="en-GB"/>
          <w:rPrChange w:id="313" w:author="stuart wolstenholme" w:date="2026-05-29T12:46:00Z" w16du:dateUtc="2026-05-29T11:46:00Z">
            <w:rPr>
              <w:rFonts w:eastAsia="Calibri" w:cstheme="minorHAnsi"/>
              <w:b/>
              <w:szCs w:val="18"/>
              <w:lang w:val="en-US" w:eastAsia="en-GB"/>
            </w:rPr>
          </w:rPrChange>
        </w:rPr>
        <w:t>Hacking Attack</w:t>
      </w:r>
      <w:r w:rsidRPr="0022764C">
        <w:rPr>
          <w:rFonts w:eastAsia="Calibri" w:cstheme="minorHAnsi"/>
          <w:szCs w:val="18"/>
          <w:lang w:eastAsia="en-GB"/>
          <w:rPrChange w:id="314" w:author="stuart wolstenholme" w:date="2026-05-29T12:46:00Z" w16du:dateUtc="2026-05-29T11:46:00Z">
            <w:rPr>
              <w:rFonts w:eastAsia="Calibri" w:cstheme="minorHAnsi"/>
              <w:szCs w:val="18"/>
              <w:lang w:val="en-US" w:eastAsia="en-GB"/>
            </w:rPr>
          </w:rPrChange>
        </w:rPr>
        <w:t>; and</w:t>
      </w:r>
    </w:p>
    <w:p w14:paraId="46EC0E5D" w14:textId="77777777" w:rsidR="006936E8" w:rsidRPr="0022764C" w:rsidRDefault="006936E8" w:rsidP="006936E8">
      <w:pPr>
        <w:numPr>
          <w:ilvl w:val="0"/>
          <w:numId w:val="440"/>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Calibri" w:cstheme="minorHAnsi"/>
          <w:szCs w:val="18"/>
          <w:lang w:eastAsia="en-GB"/>
          <w:rPrChange w:id="315" w:author="stuart wolstenholme" w:date="2026-05-29T12:46:00Z" w16du:dateUtc="2026-05-29T11:46:00Z">
            <w:rPr>
              <w:rFonts w:eastAsia="Calibri" w:cstheme="minorHAnsi"/>
              <w:szCs w:val="18"/>
              <w:lang w:val="en-US" w:eastAsia="en-GB"/>
            </w:rPr>
          </w:rPrChange>
        </w:rPr>
        <w:t xml:space="preserve">there is no other valid and collectible insurance available to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w:t>
      </w:r>
      <w:r w:rsidRPr="0022764C">
        <w:rPr>
          <w:rFonts w:eastAsia="Calibri" w:cstheme="minorHAnsi"/>
          <w:b/>
          <w:bCs/>
          <w:szCs w:val="18"/>
          <w:lang w:eastAsia="en-GB"/>
          <w:rPrChange w:id="316"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317" w:author="stuart wolstenholme" w:date="2026-05-29T12:46:00Z" w16du:dateUtc="2026-05-29T11:46:00Z">
            <w:rPr>
              <w:rFonts w:eastAsia="Calibri" w:cstheme="minorHAnsi"/>
              <w:szCs w:val="18"/>
              <w:lang w:val="en-US" w:eastAsia="en-GB"/>
            </w:rPr>
          </w:rPrChange>
        </w:rPr>
        <w:t>for such physical damage.</w:t>
      </w:r>
    </w:p>
    <w:p w14:paraId="68EFEF35" w14:textId="77777777"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14:paraId="57B8B3E5" w14:textId="77777777" w:rsidR="006936E8" w:rsidRPr="0022764C" w:rsidRDefault="006936E8" w:rsidP="006936E8">
      <w:pPr>
        <w:pStyle w:val="Heading3"/>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Reward Expenses</w:t>
      </w:r>
    </w:p>
    <w:p w14:paraId="63DA4AC1" w14:textId="77777777"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lastRenderedPageBreak/>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Reward Expenses </w:t>
      </w:r>
      <w:r w:rsidRPr="0022764C">
        <w:rPr>
          <w:rFonts w:eastAsia="Calibri" w:cstheme="minorHAnsi"/>
          <w:color w:val="000000"/>
          <w:szCs w:val="18"/>
          <w14:ligatures w14:val="standardContextual"/>
        </w:rPr>
        <w:t>incurred by 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with the </w:t>
      </w: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prior written consent.</w:t>
      </w:r>
    </w:p>
    <w:p w14:paraId="4872C3E6" w14:textId="77777777" w:rsidR="006936E8" w:rsidRPr="0022764C" w:rsidRDefault="006936E8" w:rsidP="006936E8">
      <w:pPr>
        <w:autoSpaceDE w:val="0"/>
        <w:autoSpaceDN w:val="0"/>
        <w:adjustRightInd w:val="0"/>
        <w:spacing w:before="0" w:line="240" w:lineRule="auto"/>
        <w:ind w:left="360"/>
        <w:rPr>
          <w:rFonts w:eastAsia="Calibri" w:cstheme="minorHAnsi"/>
          <w:b/>
          <w:bCs/>
          <w:color w:val="000000"/>
          <w:sz w:val="22"/>
          <w:szCs w:val="22"/>
          <w14:ligatures w14:val="standardContextual"/>
        </w:rPr>
      </w:pPr>
    </w:p>
    <w:p w14:paraId="75D23D12" w14:textId="77777777" w:rsidR="006936E8" w:rsidRPr="0022764C" w:rsidRDefault="006936E8" w:rsidP="006936E8">
      <w:pPr>
        <w:pStyle w:val="Heading3"/>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bookmarkStart w:id="318" w:name="_Hlk165280430"/>
      <w:r w:rsidRPr="0022764C">
        <w:rPr>
          <w:rFonts w:asciiTheme="majorHAnsi" w:eastAsia="Calibri" w:hAnsiTheme="majorHAnsi" w:cstheme="majorHAnsi"/>
          <w:b/>
          <w:bCs/>
          <w:color w:val="000000"/>
          <w:sz w:val="22"/>
          <w:szCs w:val="22"/>
          <w14:ligatures w14:val="standardContextual"/>
        </w:rPr>
        <w:t>Court Attendance Costs</w:t>
      </w:r>
    </w:p>
    <w:p w14:paraId="1D7DD8AC" w14:textId="24E04CF7" w:rsidR="006936E8" w:rsidRPr="0022764C" w:rsidRDefault="006936E8" w:rsidP="006936E8">
      <w:pPr>
        <w:autoSpaceDE w:val="0"/>
        <w:autoSpaceDN w:val="0"/>
        <w:adjustRightInd w:val="0"/>
        <w:spacing w:before="0" w:line="240" w:lineRule="auto"/>
        <w:ind w:left="360"/>
        <w:rPr>
          <w:rFonts w:eastAsia="Times New Roman" w:cstheme="minorHAnsi"/>
          <w:szCs w:val="18"/>
          <w:rPrChange w:id="319" w:author="stuart wolstenholme" w:date="2026-05-29T12:46:00Z" w16du:dateUtc="2026-05-29T11:46:00Z">
            <w:rPr>
              <w:rFonts w:eastAsia="Times New Roman" w:cstheme="minorHAnsi"/>
              <w:szCs w:val="18"/>
              <w:lang w:val="en-US"/>
            </w:rPr>
          </w:rPrChange>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w:t>
      </w:r>
      <w:r w:rsidRPr="0022764C">
        <w:rPr>
          <w:rFonts w:eastAsia="Times New Roman" w:cstheme="minorHAnsi"/>
          <w:szCs w:val="18"/>
          <w:rPrChange w:id="320" w:author="stuart wolstenholme" w:date="2026-05-29T12:46:00Z" w16du:dateUtc="2026-05-29T11:46:00Z">
            <w:rPr>
              <w:rFonts w:eastAsia="Times New Roman" w:cstheme="minorHAnsi"/>
              <w:szCs w:val="18"/>
              <w:lang w:val="en-US"/>
            </w:rPr>
          </w:rPrChange>
        </w:rPr>
        <w:t xml:space="preserve">reimburse an </w:t>
      </w:r>
      <w:r w:rsidRPr="0022764C">
        <w:rPr>
          <w:rFonts w:eastAsia="Times New Roman" w:cstheme="minorHAnsi"/>
          <w:b/>
          <w:szCs w:val="18"/>
          <w:rPrChange w:id="321" w:author="stuart wolstenholme" w:date="2026-05-29T12:46:00Z" w16du:dateUtc="2026-05-29T11:46:00Z">
            <w:rPr>
              <w:rFonts w:eastAsia="Times New Roman" w:cstheme="minorHAnsi"/>
              <w:b/>
              <w:szCs w:val="18"/>
              <w:lang w:val="en-US"/>
            </w:rPr>
          </w:rPrChange>
        </w:rPr>
        <w:t>Insured</w:t>
      </w:r>
      <w:r w:rsidRPr="0022764C">
        <w:rPr>
          <w:rFonts w:eastAsia="Times New Roman" w:cstheme="minorHAnsi"/>
          <w:bCs/>
          <w:szCs w:val="18"/>
          <w:rPrChange w:id="322" w:author="stuart wolstenholme" w:date="2026-05-29T12:46:00Z" w16du:dateUtc="2026-05-29T11:46:00Z">
            <w:rPr>
              <w:rFonts w:eastAsia="Times New Roman" w:cstheme="minorHAnsi"/>
              <w:bCs/>
              <w:szCs w:val="18"/>
              <w:lang w:val="en-US"/>
            </w:rPr>
          </w:rPrChange>
        </w:rPr>
        <w:t>,</w:t>
      </w:r>
      <w:r w:rsidRPr="0022764C">
        <w:rPr>
          <w:rFonts w:eastAsia="Times New Roman" w:cstheme="minorHAnsi"/>
          <w:b/>
          <w:szCs w:val="18"/>
          <w:rPrChange w:id="323" w:author="stuart wolstenholme" w:date="2026-05-29T12:46:00Z" w16du:dateUtc="2026-05-29T11:46:00Z">
            <w:rPr>
              <w:rFonts w:eastAsia="Times New Roman" w:cstheme="minorHAnsi"/>
              <w:b/>
              <w:szCs w:val="18"/>
              <w:lang w:val="en-US"/>
            </w:rPr>
          </w:rPrChange>
        </w:rPr>
        <w:t xml:space="preserve"> </w:t>
      </w:r>
      <w:r w:rsidRPr="0022764C">
        <w:rPr>
          <w:rFonts w:eastAsia="Times New Roman" w:cstheme="minorHAnsi"/>
          <w:szCs w:val="18"/>
          <w:rPrChange w:id="324" w:author="stuart wolstenholme" w:date="2026-05-29T12:46:00Z" w16du:dateUtc="2026-05-29T11:46:00Z">
            <w:rPr>
              <w:rFonts w:eastAsia="Times New Roman" w:cstheme="minorHAnsi"/>
              <w:szCs w:val="18"/>
              <w:lang w:val="en-US"/>
            </w:rPr>
          </w:rPrChange>
        </w:rPr>
        <w:t xml:space="preserve">up to a maximum of £500 per day, for </w:t>
      </w:r>
      <w:r w:rsidRPr="0022764C">
        <w:rPr>
          <w:rFonts w:eastAsia="Times New Roman" w:cstheme="minorHAnsi"/>
          <w:b/>
          <w:szCs w:val="18"/>
          <w:rPrChange w:id="325" w:author="stuart wolstenholme" w:date="2026-05-29T12:46:00Z" w16du:dateUtc="2026-05-29T11:46:00Z">
            <w:rPr>
              <w:rFonts w:eastAsia="Times New Roman" w:cstheme="minorHAnsi"/>
              <w:b/>
              <w:szCs w:val="18"/>
              <w:lang w:val="en-US"/>
            </w:rPr>
          </w:rPrChange>
        </w:rPr>
        <w:t xml:space="preserve">Court Attendance Costs </w:t>
      </w:r>
      <w:r w:rsidRPr="0022764C">
        <w:rPr>
          <w:rFonts w:eastAsia="Times New Roman" w:cstheme="minorHAnsi"/>
          <w:szCs w:val="18"/>
          <w:rPrChange w:id="326" w:author="stuart wolstenholme" w:date="2026-05-29T12:46:00Z" w16du:dateUtc="2026-05-29T11:46:00Z">
            <w:rPr>
              <w:rFonts w:eastAsia="Times New Roman" w:cstheme="minorHAnsi"/>
              <w:szCs w:val="18"/>
              <w:lang w:val="en-US"/>
            </w:rPr>
          </w:rPrChange>
        </w:rPr>
        <w:t xml:space="preserve">incurred by an </w:t>
      </w:r>
      <w:r w:rsidRPr="0022764C">
        <w:rPr>
          <w:rFonts w:eastAsia="Times New Roman" w:cstheme="minorHAnsi"/>
          <w:b/>
          <w:szCs w:val="18"/>
          <w:rPrChange w:id="327" w:author="stuart wolstenholme" w:date="2026-05-29T12:46:00Z" w16du:dateUtc="2026-05-29T11:46:00Z">
            <w:rPr>
              <w:rFonts w:eastAsia="Times New Roman" w:cstheme="minorHAnsi"/>
              <w:b/>
              <w:szCs w:val="18"/>
              <w:lang w:val="en-US"/>
            </w:rPr>
          </w:rPrChange>
        </w:rPr>
        <w:t xml:space="preserve">Insured </w:t>
      </w:r>
      <w:r w:rsidRPr="0022764C">
        <w:rPr>
          <w:rFonts w:eastAsia="Times New Roman" w:cstheme="minorHAnsi"/>
          <w:szCs w:val="18"/>
          <w:rPrChange w:id="328" w:author="stuart wolstenholme" w:date="2026-05-29T12:46:00Z" w16du:dateUtc="2026-05-29T11:46:00Z">
            <w:rPr>
              <w:rFonts w:eastAsia="Times New Roman" w:cstheme="minorHAnsi"/>
              <w:szCs w:val="18"/>
              <w:lang w:val="en-US"/>
            </w:rPr>
          </w:rPrChange>
        </w:rPr>
        <w:t xml:space="preserve">to attend mediation, arbitration proceedings, hearings, depositions and trials, </w:t>
      </w:r>
      <w:r w:rsidRPr="0022764C">
        <w:rPr>
          <w:rFonts w:eastAsia="Calibri" w:cstheme="minorHAnsi"/>
          <w:szCs w:val="18"/>
          <w:lang w:eastAsia="en-GB"/>
          <w:rPrChange w:id="329" w:author="stuart wolstenholme" w:date="2026-05-29T12:46:00Z" w16du:dateUtc="2026-05-29T11:46:00Z">
            <w:rPr>
              <w:rFonts w:eastAsia="Calibri" w:cstheme="minorHAnsi"/>
              <w:szCs w:val="18"/>
              <w:lang w:val="en-US" w:eastAsia="en-GB"/>
            </w:rPr>
          </w:rPrChange>
        </w:rPr>
        <w:t>if</w:t>
      </w:r>
      <w:r w:rsidRPr="0022764C">
        <w:rPr>
          <w:rFonts w:eastAsia="Calibri" w:cstheme="minorHAnsi"/>
          <w:szCs w:val="18"/>
          <w:rPrChange w:id="330" w:author="stuart wolstenholme" w:date="2026-05-29T12:46:00Z" w16du:dateUtc="2026-05-29T11:46:00Z">
            <w:rPr>
              <w:rFonts w:eastAsia="Calibri" w:cstheme="minorHAnsi"/>
              <w:szCs w:val="18"/>
              <w:lang w:val="en-US"/>
            </w:rPr>
          </w:rPrChange>
        </w:rPr>
        <w:t xml:space="preserve"> required by the </w:t>
      </w:r>
      <w:r w:rsidRPr="0022764C">
        <w:rPr>
          <w:rFonts w:eastAsia="Calibri" w:cstheme="minorHAnsi"/>
          <w:b/>
          <w:bCs/>
          <w:szCs w:val="18"/>
          <w:rPrChange w:id="331" w:author="stuart wolstenholme" w:date="2026-05-29T12:46:00Z" w16du:dateUtc="2026-05-29T11:46:00Z">
            <w:rPr>
              <w:rFonts w:eastAsia="Calibri" w:cstheme="minorHAnsi"/>
              <w:b/>
              <w:bCs/>
              <w:szCs w:val="18"/>
              <w:lang w:val="en-US"/>
            </w:rPr>
          </w:rPrChange>
        </w:rPr>
        <w:t>Insurer</w:t>
      </w:r>
      <w:r w:rsidRPr="0022764C">
        <w:rPr>
          <w:rFonts w:eastAsia="Calibri" w:cstheme="minorHAnsi"/>
          <w:szCs w:val="18"/>
          <w:rPrChange w:id="332" w:author="stuart wolstenholme" w:date="2026-05-29T12:46:00Z" w16du:dateUtc="2026-05-29T11:46:00Z">
            <w:rPr>
              <w:rFonts w:eastAsia="Calibri" w:cstheme="minorHAnsi"/>
              <w:szCs w:val="18"/>
              <w:lang w:val="en-US"/>
            </w:rPr>
          </w:rPrChange>
        </w:rPr>
        <w:t xml:space="preserve"> in connection with the defence of a </w:t>
      </w:r>
      <w:r w:rsidRPr="0022764C">
        <w:rPr>
          <w:rFonts w:eastAsia="Calibri" w:cstheme="minorHAnsi"/>
          <w:b/>
          <w:szCs w:val="18"/>
          <w:rPrChange w:id="333" w:author="stuart wolstenholme" w:date="2026-05-29T12:46:00Z" w16du:dateUtc="2026-05-29T11:46:00Z">
            <w:rPr>
              <w:rFonts w:eastAsia="Calibri" w:cstheme="minorHAnsi"/>
              <w:b/>
              <w:szCs w:val="18"/>
              <w:lang w:val="en-US"/>
            </w:rPr>
          </w:rPrChange>
        </w:rPr>
        <w:t>Claim</w:t>
      </w:r>
      <w:r w:rsidRPr="0022764C">
        <w:rPr>
          <w:rFonts w:eastAsia="Times New Roman" w:cstheme="minorHAnsi"/>
          <w:szCs w:val="18"/>
          <w:rPrChange w:id="334" w:author="stuart wolstenholme" w:date="2026-05-29T12:46:00Z" w16du:dateUtc="2026-05-29T11:46:00Z">
            <w:rPr>
              <w:rFonts w:eastAsia="Times New Roman" w:cstheme="minorHAnsi"/>
              <w:szCs w:val="18"/>
              <w:lang w:val="en-US"/>
            </w:rPr>
          </w:rPrChange>
        </w:rPr>
        <w:t xml:space="preserve"> under any</w:t>
      </w:r>
      <w:r w:rsidRPr="0022764C">
        <w:rPr>
          <w:rFonts w:eastAsia="Calibri" w:cstheme="minorHAnsi"/>
          <w:szCs w:val="18"/>
          <w:lang w:eastAsia="en-GB"/>
          <w:rPrChange w:id="335" w:author="stuart wolstenholme" w:date="2026-05-29T12:46:00Z" w16du:dateUtc="2026-05-29T11:46:00Z">
            <w:rPr>
              <w:rFonts w:eastAsia="Calibri" w:cstheme="minorHAnsi"/>
              <w:szCs w:val="18"/>
              <w:lang w:val="en-US" w:eastAsia="en-GB"/>
            </w:rPr>
          </w:rPrChange>
        </w:rPr>
        <w:t xml:space="preserve"> </w:t>
      </w:r>
      <w:del w:id="336" w:author="stuart wolstenholme" w:date="2026-05-29T12:39:00Z" w16du:dateUtc="2026-05-29T11:39:00Z">
        <w:r w:rsidRPr="0022764C" w:rsidDel="00BB79CB">
          <w:rPr>
            <w:rFonts w:eastAsia="Calibri" w:cstheme="minorHAnsi"/>
            <w:szCs w:val="18"/>
            <w:lang w:eastAsia="en-GB"/>
            <w:rPrChange w:id="337" w:author="stuart wolstenholme" w:date="2026-05-29T12:46:00Z" w16du:dateUtc="2026-05-29T11:46:00Z">
              <w:rPr>
                <w:rFonts w:eastAsia="Calibri" w:cstheme="minorHAnsi"/>
                <w:szCs w:val="18"/>
                <w:lang w:val="en-US" w:eastAsia="en-GB"/>
              </w:rPr>
            </w:rPrChange>
          </w:rPr>
          <w:delText>Third Party</w:delText>
        </w:r>
      </w:del>
      <w:ins w:id="338" w:author="stuart wolstenholme" w:date="2026-05-29T12:39:00Z" w16du:dateUtc="2026-05-29T11:39:00Z">
        <w:r w:rsidR="00BB79CB" w:rsidRPr="0022764C">
          <w:rPr>
            <w:rFonts w:eastAsia="Calibri" w:cstheme="minorHAnsi"/>
            <w:szCs w:val="18"/>
            <w:lang w:eastAsia="en-GB"/>
            <w:rPrChange w:id="339" w:author="stuart wolstenholme" w:date="2026-05-29T12:46:00Z" w16du:dateUtc="2026-05-29T11:46:00Z">
              <w:rPr>
                <w:rFonts w:eastAsia="Calibri" w:cstheme="minorHAnsi"/>
                <w:szCs w:val="18"/>
                <w:lang w:val="en-US" w:eastAsia="en-GB"/>
              </w:rPr>
            </w:rPrChange>
          </w:rPr>
          <w:t>Third-Party</w:t>
        </w:r>
      </w:ins>
      <w:r w:rsidRPr="0022764C">
        <w:rPr>
          <w:rFonts w:eastAsia="Calibri" w:cstheme="minorHAnsi"/>
          <w:szCs w:val="18"/>
          <w:lang w:eastAsia="en-GB"/>
          <w:rPrChange w:id="340" w:author="stuart wolstenholme" w:date="2026-05-29T12:46:00Z" w16du:dateUtc="2026-05-29T11:46:00Z">
            <w:rPr>
              <w:rFonts w:eastAsia="Calibri" w:cstheme="minorHAnsi"/>
              <w:szCs w:val="18"/>
              <w:lang w:val="en-US" w:eastAsia="en-GB"/>
            </w:rPr>
          </w:rPrChange>
        </w:rPr>
        <w:t xml:space="preserve"> Liability Insuring Clause</w:t>
      </w:r>
      <w:r w:rsidRPr="0022764C">
        <w:rPr>
          <w:rFonts w:eastAsia="Times New Roman" w:cstheme="minorHAnsi"/>
          <w:szCs w:val="18"/>
          <w:rPrChange w:id="341" w:author="stuart wolstenholme" w:date="2026-05-29T12:46:00Z" w16du:dateUtc="2026-05-29T11:46:00Z">
            <w:rPr>
              <w:rFonts w:eastAsia="Times New Roman" w:cstheme="minorHAnsi"/>
              <w:szCs w:val="18"/>
              <w:lang w:val="en-US"/>
            </w:rPr>
          </w:rPrChange>
        </w:rPr>
        <w:t xml:space="preserve"> of this Policy.</w:t>
      </w:r>
    </w:p>
    <w:bookmarkEnd w:id="230"/>
    <w:bookmarkEnd w:id="318"/>
    <w:p w14:paraId="2CADA362" w14:textId="77777777" w:rsidR="00054903" w:rsidRPr="0022764C" w:rsidRDefault="00054903" w:rsidP="006936E8">
      <w:pPr>
        <w:keepNext/>
        <w:keepLines/>
        <w:tabs>
          <w:tab w:val="left" w:pos="454"/>
          <w:tab w:val="left" w:pos="4536"/>
        </w:tabs>
        <w:spacing w:before="240" w:line="266" w:lineRule="auto"/>
        <w:outlineLvl w:val="1"/>
        <w:rPr>
          <w:rFonts w:asciiTheme="majorHAnsi" w:eastAsia="Calibri" w:hAnsiTheme="majorHAnsi" w:cstheme="majorHAnsi"/>
          <w:bCs/>
          <w:color w:val="009CE5"/>
          <w:sz w:val="28"/>
          <w:szCs w:val="28"/>
        </w:rPr>
      </w:pPr>
    </w:p>
    <w:p w14:paraId="3CCD3DF5" w14:textId="49190B7C" w:rsidR="00054903" w:rsidRPr="0022764C" w:rsidRDefault="006936E8" w:rsidP="006936E8">
      <w:pPr>
        <w:pStyle w:val="Heading1"/>
        <w:keepNext/>
        <w:keepLines/>
        <w:tabs>
          <w:tab w:val="left" w:pos="454"/>
          <w:tab w:val="left" w:pos="4536"/>
        </w:tabs>
        <w:spacing w:before="240" w:line="266" w:lineRule="auto"/>
        <w:outlineLvl w:val="1"/>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Definitions</w:t>
      </w:r>
    </w:p>
    <w:p w14:paraId="1F9BFD4F" w14:textId="77777777" w:rsidR="00054903" w:rsidRPr="0022764C" w:rsidRDefault="00054903" w:rsidP="006936E8">
      <w:pPr>
        <w:keepNext/>
        <w:keepLines/>
        <w:tabs>
          <w:tab w:val="left" w:pos="454"/>
          <w:tab w:val="left" w:pos="4536"/>
        </w:tabs>
        <w:spacing w:before="240" w:line="266" w:lineRule="auto"/>
        <w:outlineLvl w:val="1"/>
        <w:rPr>
          <w:rFonts w:asciiTheme="majorHAnsi" w:eastAsia="Calibri" w:hAnsiTheme="majorHAnsi" w:cstheme="majorHAnsi"/>
          <w:bCs/>
          <w:color w:val="009CE5"/>
          <w:sz w:val="28"/>
          <w:szCs w:val="28"/>
        </w:rPr>
      </w:pPr>
    </w:p>
    <w:p w14:paraId="68622547" w14:textId="77777777" w:rsidR="006936E8" w:rsidRPr="0022764C" w:rsidRDefault="006936E8" w:rsidP="006936E8">
      <w:pPr>
        <w:spacing w:before="0" w:line="240" w:lineRule="auto"/>
        <w:rPr>
          <w:rFonts w:eastAsia="Arial" w:cstheme="minorHAnsi"/>
          <w:kern w:val="2"/>
          <w:szCs w:val="18"/>
          <w14:ligatures w14:val="standardContextual"/>
        </w:rPr>
      </w:pPr>
      <w:r w:rsidRPr="0022764C">
        <w:rPr>
          <w:rFonts w:eastAsia="Calibri" w:cstheme="minorHAnsi"/>
          <w:snapToGrid w:val="0"/>
          <w:kern w:val="2"/>
          <w:szCs w:val="18"/>
          <w14:ligatures w14:val="standardContextual"/>
        </w:rPr>
        <w:t>With respect to this endorsement, certain words are shown in bold and capitalised and are defined as follows. Refer to the Policy for terms that are shown in bold and capitalised and in this endorsement but are not defined below. If a term is defined below and in the Policy, the definition below applies to this endorsement.</w:t>
      </w:r>
    </w:p>
    <w:p w14:paraId="183CF1EE" w14:textId="77777777" w:rsidR="006936E8" w:rsidRPr="0022764C" w:rsidRDefault="006936E8" w:rsidP="006936E8">
      <w:pPr>
        <w:tabs>
          <w:tab w:val="left" w:pos="454"/>
          <w:tab w:val="left" w:pos="4536"/>
        </w:tabs>
        <w:spacing w:line="266" w:lineRule="auto"/>
        <w:rPr>
          <w:rFonts w:eastAsia="Arial" w:cstheme="minorHAnsi"/>
          <w:szCs w:val="18"/>
        </w:rPr>
      </w:pPr>
      <w:r w:rsidRPr="0022764C">
        <w:rPr>
          <w:rFonts w:eastAsia="Arial" w:cstheme="minorHAnsi"/>
          <w:szCs w:val="18"/>
        </w:rPr>
        <w:t>For the purposes of this endorsement the definitions are extended to include:</w:t>
      </w:r>
    </w:p>
    <w:p w14:paraId="751A08D5"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szCs w:val="22"/>
        </w:rPr>
      </w:pPr>
      <w:r w:rsidRPr="0022764C">
        <w:rPr>
          <w:rFonts w:asciiTheme="majorHAnsi" w:eastAsia="MS Gothic" w:hAnsiTheme="majorHAnsi" w:cstheme="majorHAnsi"/>
          <w:b/>
          <w:bCs/>
          <w:sz w:val="22"/>
          <w:szCs w:val="22"/>
        </w:rPr>
        <w:t>Acquiring Bank</w:t>
      </w:r>
      <w:r w:rsidRPr="0022764C">
        <w:rPr>
          <w:rFonts w:asciiTheme="majorHAnsi" w:eastAsia="Times New Roman" w:hAnsiTheme="majorHAnsi" w:cstheme="majorHAnsi"/>
          <w:b/>
          <w:bCs/>
          <w:sz w:val="22"/>
          <w:szCs w:val="22"/>
        </w:rPr>
        <w:t xml:space="preserve"> </w:t>
      </w:r>
    </w:p>
    <w:p w14:paraId="02D1B743"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bank or financial institution that accepts credit or debit card payments, including stored value cards and pre-paid cards, for goods or services on behalf of a merchant, including processing and crediting those payments to a merchant’s account. </w:t>
      </w:r>
    </w:p>
    <w:p w14:paraId="42703DC3"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rPr>
      </w:pPr>
      <w:r w:rsidRPr="0022764C">
        <w:rPr>
          <w:rFonts w:asciiTheme="majorHAnsi" w:eastAsia="Times New Roman" w:hAnsiTheme="majorHAnsi" w:cstheme="majorHAnsi"/>
          <w:b/>
          <w:bCs/>
          <w:sz w:val="22"/>
        </w:rPr>
        <w:t>Act of Cyber Terrorism</w:t>
      </w:r>
    </w:p>
    <w:p w14:paraId="66FE3310"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Arial Unicode MS" w:cstheme="minorHAnsi"/>
          <w:kern w:val="2"/>
          <w:szCs w:val="18"/>
          <w14:ligatures w14:val="standardContextual"/>
          <w:rPrChange w:id="342" w:author="stuart wolstenholme" w:date="2026-05-29T12:46:00Z" w16du:dateUtc="2026-05-29T11:46:00Z">
            <w:rPr>
              <w:rFonts w:eastAsia="Arial Unicode MS" w:cstheme="minorHAnsi"/>
              <w:kern w:val="2"/>
              <w:szCs w:val="18"/>
              <w:lang w:val="en-US"/>
              <w14:ligatures w14:val="standardContextual"/>
            </w:rPr>
          </w:rPrChange>
        </w:rPr>
        <w:t xml:space="preserve">means </w:t>
      </w:r>
      <w:r w:rsidRPr="0022764C">
        <w:rPr>
          <w:rFonts w:eastAsia="Calibri" w:cstheme="minorHAnsi"/>
          <w:kern w:val="2"/>
          <w:szCs w:val="18"/>
          <w14:ligatures w14:val="standardContextual"/>
        </w:rPr>
        <w:t xml:space="preserve">the premeditated use of disruptive activities, or the threat to use disruptive activities, against a </w:t>
      </w:r>
      <w:r w:rsidRPr="0022764C">
        <w:rPr>
          <w:rFonts w:eastAsia="Calibri" w:cstheme="minorHAnsi"/>
          <w:b/>
          <w:bCs/>
          <w:kern w:val="2"/>
          <w:szCs w:val="18"/>
          <w14:ligatures w14:val="standardContextual"/>
          <w:rPrChange w:id="343" w:author="stuart wolstenholme" w:date="2026-05-29T12:46:00Z" w16du:dateUtc="2026-05-29T11:46:00Z">
            <w:rPr>
              <w:rFonts w:eastAsia="Calibri" w:cstheme="minorHAnsi"/>
              <w:b/>
              <w:bCs/>
              <w:kern w:val="2"/>
              <w:szCs w:val="18"/>
              <w:lang w:val="en-US"/>
              <w14:ligatures w14:val="standardContextual"/>
            </w:rPr>
          </w:rPrChange>
        </w:rPr>
        <w:t>Computer System</w:t>
      </w:r>
      <w:r w:rsidRPr="0022764C">
        <w:rPr>
          <w:rFonts w:eastAsia="Calibri" w:cstheme="minorHAnsi"/>
          <w:kern w:val="2"/>
          <w:szCs w:val="18"/>
          <w14:ligatures w14:val="standardContextual"/>
        </w:rPr>
        <w:t>, including any associated network and data stored thereon, with the intention to cause harm, to further social, ideological, religious, political, or similar objectives, or to intimidate any person in furtherance of such objectives.</w:t>
      </w:r>
    </w:p>
    <w:p w14:paraId="40F9D9C2"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szCs w:val="22"/>
        </w:rPr>
      </w:pPr>
      <w:r w:rsidRPr="0022764C">
        <w:rPr>
          <w:rFonts w:asciiTheme="majorHAnsi" w:eastAsia="Times New Roman" w:hAnsiTheme="majorHAnsi" w:cstheme="majorHAnsi"/>
          <w:b/>
          <w:bCs/>
          <w:sz w:val="22"/>
          <w:szCs w:val="22"/>
        </w:rPr>
        <w:t xml:space="preserve">Actual Cash Value </w:t>
      </w:r>
    </w:p>
    <w:p w14:paraId="4C23C55C"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amount it would cost to replace the damaged or destroyed </w:t>
      </w:r>
      <w:r w:rsidRPr="0022764C">
        <w:rPr>
          <w:rFonts w:eastAsia="Calibri" w:cstheme="minorHAnsi"/>
          <w:b/>
          <w:bCs/>
          <w:kern w:val="2"/>
          <w:szCs w:val="18"/>
          <w14:ligatures w14:val="standardContextual"/>
        </w:rPr>
        <w:t>Covered Property</w:t>
      </w:r>
      <w:r w:rsidRPr="0022764C">
        <w:rPr>
          <w:rFonts w:eastAsia="Calibri" w:cstheme="minorHAnsi"/>
          <w:kern w:val="2"/>
          <w:szCs w:val="18"/>
          <w14:ligatures w14:val="standardContextual"/>
        </w:rPr>
        <w:t xml:space="preserve"> on the date of loss with the property of like kind and quality, with proper deduction for obsolescence and physical depreciation. </w:t>
      </w:r>
    </w:p>
    <w:p w14:paraId="13574B1E"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rPr>
      </w:pPr>
      <w:r w:rsidRPr="0022764C">
        <w:rPr>
          <w:rFonts w:asciiTheme="majorHAnsi" w:eastAsia="Times New Roman" w:hAnsiTheme="majorHAnsi" w:cstheme="majorHAnsi"/>
          <w:b/>
          <w:bCs/>
          <w:sz w:val="22"/>
        </w:rPr>
        <w:t>Adverse Media Report</w:t>
      </w:r>
    </w:p>
    <w:p w14:paraId="16E97892" w14:textId="77777777" w:rsidR="006936E8" w:rsidRPr="0022764C" w:rsidRDefault="006936E8" w:rsidP="006936E8">
      <w:pPr>
        <w:spacing w:before="0" w:line="240" w:lineRule="auto"/>
        <w:rPr>
          <w:rFonts w:eastAsia="Calibri" w:cstheme="minorHAnsi"/>
          <w:color w:val="FF0000"/>
          <w:kern w:val="2"/>
          <w:szCs w:val="18"/>
          <w14:ligatures w14:val="standardContextual"/>
        </w:rPr>
      </w:pPr>
      <w:r w:rsidRPr="0022764C">
        <w:rPr>
          <w:rFonts w:eastAsia="Calibri" w:cstheme="minorHAnsi"/>
          <w:kern w:val="2"/>
          <w:szCs w:val="18"/>
          <w14:ligatures w14:val="standardContextual"/>
        </w:rPr>
        <w:t xml:space="preserve">means a report or communication of an actual or potential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xml:space="preserve"> which has been publicised through any media channel, including, but not limited to, television, </w:t>
      </w:r>
      <w:r w:rsidRPr="0022764C">
        <w:rPr>
          <w:rFonts w:eastAsia="Calibri" w:cstheme="minorHAnsi"/>
          <w:b/>
          <w:bCs/>
          <w:kern w:val="2"/>
          <w:szCs w:val="18"/>
          <w14:ligatures w14:val="standardContextual"/>
        </w:rPr>
        <w:t>Print Media</w:t>
      </w:r>
      <w:r w:rsidRPr="0022764C">
        <w:rPr>
          <w:rFonts w:eastAsia="Calibri" w:cstheme="minorHAnsi"/>
          <w:kern w:val="2"/>
          <w:szCs w:val="18"/>
          <w14:ligatures w14:val="standardContextual"/>
        </w:rPr>
        <w:t>, radio or electronic networks, the internet, or electronic mail, and threatens material damage to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business reputation or brand. </w:t>
      </w:r>
      <w:r w:rsidRPr="0022764C">
        <w:rPr>
          <w:rFonts w:eastAsia="Calibri" w:cstheme="minorHAnsi"/>
          <w:color w:val="FF0000"/>
          <w:kern w:val="2"/>
          <w:szCs w:val="18"/>
          <w14:ligatures w14:val="standardContextual"/>
        </w:rPr>
        <w:t xml:space="preserve">  </w:t>
      </w:r>
    </w:p>
    <w:p w14:paraId="15C33522"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rPr>
      </w:pPr>
      <w:r w:rsidRPr="0022764C">
        <w:rPr>
          <w:rFonts w:asciiTheme="majorHAnsi" w:eastAsia="Times New Roman" w:hAnsiTheme="majorHAnsi" w:cstheme="majorHAnsi"/>
          <w:b/>
          <w:bCs/>
          <w:sz w:val="22"/>
        </w:rPr>
        <w:t>Assumed Under Contract</w:t>
      </w:r>
    </w:p>
    <w:p w14:paraId="7CDA26C0"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liability for </w:t>
      </w:r>
      <w:r w:rsidRPr="0022764C">
        <w:rPr>
          <w:rFonts w:eastAsia="Calibri" w:cstheme="minorHAnsi"/>
          <w:b/>
          <w:bCs/>
          <w:kern w:val="2"/>
          <w:szCs w:val="18"/>
          <w14:ligatures w14:val="standardContextual"/>
        </w:rPr>
        <w:t>Damages</w:t>
      </w:r>
      <w:r w:rsidRPr="0022764C">
        <w:rPr>
          <w:rFonts w:eastAsia="Calibri" w:cstheme="minorHAnsi"/>
          <w:kern w:val="2"/>
          <w:szCs w:val="18"/>
          <w14:ligatures w14:val="standardContextual"/>
        </w:rPr>
        <w:t xml:space="preserve"> resulting from a </w:t>
      </w:r>
      <w:r w:rsidRPr="0022764C">
        <w:rPr>
          <w:rFonts w:eastAsia="Calibri" w:cstheme="minorHAnsi"/>
          <w:b/>
          <w:bCs/>
          <w:kern w:val="2"/>
          <w:szCs w:val="18"/>
          <w14:ligatures w14:val="standardContextual"/>
        </w:rPr>
        <w:t>Multimedia Wrongful Act</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xml:space="preserve">, where such liability has been assumed by an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 xml:space="preserve"> in the form of a written hold harmless or indemnity agreement, but only if such agreement was executed before the </w:t>
      </w:r>
      <w:r w:rsidRPr="0022764C">
        <w:rPr>
          <w:rFonts w:eastAsia="Calibri" w:cstheme="minorHAnsi"/>
          <w:b/>
          <w:bCs/>
          <w:kern w:val="2"/>
          <w:szCs w:val="18"/>
          <w14:ligatures w14:val="standardContextual"/>
        </w:rPr>
        <w:t>Multimedia Wrongful Act</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w:t>
      </w:r>
    </w:p>
    <w:p w14:paraId="580D85F1" w14:textId="77777777" w:rsidR="006936E8" w:rsidRPr="0022764C" w:rsidRDefault="006936E8" w:rsidP="006936E8">
      <w:pPr>
        <w:pStyle w:val="Heading3"/>
        <w:kinsoku w:val="0"/>
        <w:overflowPunct w:val="0"/>
        <w:autoSpaceDE w:val="0"/>
        <w:autoSpaceDN w:val="0"/>
        <w:adjustRightInd w:val="0"/>
        <w:spacing w:before="240" w:line="240" w:lineRule="auto"/>
        <w:jc w:val="both"/>
        <w:textAlignment w:val="baseline"/>
        <w:outlineLvl w:val="6"/>
        <w:rPr>
          <w:rFonts w:asciiTheme="majorHAnsi" w:eastAsia="Arial" w:hAnsiTheme="majorHAnsi" w:cstheme="majorHAnsi"/>
          <w:bCs/>
          <w:sz w:val="22"/>
          <w:szCs w:val="22"/>
          <w:lang w:eastAsia="en-GB"/>
        </w:rPr>
      </w:pPr>
      <w:r w:rsidRPr="0022764C">
        <w:rPr>
          <w:rFonts w:asciiTheme="majorHAnsi" w:eastAsia="Arial" w:hAnsiTheme="majorHAnsi" w:cstheme="majorHAnsi"/>
          <w:b/>
          <w:bCs/>
          <w:sz w:val="22"/>
          <w:szCs w:val="22"/>
          <w:lang w:eastAsia="en-GB"/>
        </w:rPr>
        <w:t>Bodily Injury</w:t>
      </w:r>
      <w:r w:rsidRPr="0022764C">
        <w:rPr>
          <w:rFonts w:asciiTheme="majorHAnsi" w:eastAsia="Arial" w:hAnsiTheme="majorHAnsi" w:cstheme="majorHAnsi"/>
          <w:bCs/>
          <w:sz w:val="22"/>
          <w:szCs w:val="22"/>
          <w:lang w:eastAsia="en-GB"/>
        </w:rPr>
        <w:t xml:space="preserve"> </w:t>
      </w:r>
    </w:p>
    <w:p w14:paraId="19D84180" w14:textId="77777777" w:rsidR="006936E8" w:rsidRPr="0022764C" w:rsidRDefault="006936E8" w:rsidP="006936E8">
      <w:pPr>
        <w:spacing w:before="0" w:line="240" w:lineRule="auto"/>
        <w:rPr>
          <w:rFonts w:eastAsia="Calibri" w:cstheme="minorHAnsi"/>
          <w:szCs w:val="18"/>
          <w:lang w:eastAsia="en-GB"/>
          <w:rPrChange w:id="344" w:author="stuart wolstenholme" w:date="2026-05-29T12:46:00Z" w16du:dateUtc="2026-05-29T11:46:00Z">
            <w:rPr>
              <w:rFonts w:eastAsia="Calibri" w:cstheme="minorHAnsi"/>
              <w:szCs w:val="18"/>
              <w:lang w:val="en-US" w:eastAsia="en-GB"/>
            </w:rPr>
          </w:rPrChange>
        </w:rPr>
      </w:pPr>
      <w:r w:rsidRPr="0022764C">
        <w:rPr>
          <w:rFonts w:eastAsia="Arial" w:cstheme="minorHAnsi"/>
          <w:szCs w:val="18"/>
          <w:lang w:eastAsia="en-GB"/>
        </w:rPr>
        <w:t xml:space="preserve">means </w:t>
      </w:r>
      <w:r w:rsidRPr="0022764C">
        <w:rPr>
          <w:rFonts w:eastAsia="Calibri" w:cstheme="minorHAnsi"/>
          <w:szCs w:val="18"/>
          <w:lang w:eastAsia="en-GB"/>
          <w:rPrChange w:id="345" w:author="stuart wolstenholme" w:date="2026-05-29T12:46:00Z" w16du:dateUtc="2026-05-29T11:46:00Z">
            <w:rPr>
              <w:rFonts w:eastAsia="Calibri" w:cstheme="minorHAnsi"/>
              <w:szCs w:val="18"/>
              <w:lang w:val="en-US" w:eastAsia="en-GB"/>
            </w:rPr>
          </w:rPrChange>
        </w:rPr>
        <w:t>physical injury, sickness, disease or death sustained by any person and, where resulting from such physical injury only, mental anguish, mental injury, shock, humiliation or emotional distress.</w:t>
      </w:r>
    </w:p>
    <w:p w14:paraId="1EAB44A5" w14:textId="77777777" w:rsidR="00054903" w:rsidRPr="0022764C" w:rsidRDefault="00054903" w:rsidP="006936E8">
      <w:pPr>
        <w:spacing w:before="0" w:line="240" w:lineRule="auto"/>
        <w:rPr>
          <w:rFonts w:eastAsia="Calibri" w:cstheme="minorHAnsi"/>
          <w:szCs w:val="18"/>
          <w:lang w:eastAsia="en-GB"/>
          <w:rPrChange w:id="346" w:author="stuart wolstenholme" w:date="2026-05-29T12:46:00Z" w16du:dateUtc="2026-05-29T11:46:00Z">
            <w:rPr>
              <w:rFonts w:eastAsia="Calibri" w:cstheme="minorHAnsi"/>
              <w:szCs w:val="18"/>
              <w:lang w:val="en-US" w:eastAsia="en-GB"/>
            </w:rPr>
          </w:rPrChange>
        </w:rPr>
      </w:pPr>
    </w:p>
    <w:p w14:paraId="06D1DAFD" w14:textId="77777777" w:rsidR="00054903" w:rsidRPr="0022764C" w:rsidRDefault="00054903" w:rsidP="006936E8">
      <w:pPr>
        <w:spacing w:before="0" w:line="240" w:lineRule="auto"/>
        <w:rPr>
          <w:rFonts w:eastAsia="Calibri" w:cstheme="minorHAnsi"/>
          <w:szCs w:val="18"/>
          <w:lang w:eastAsia="en-GB"/>
          <w:rPrChange w:id="347" w:author="stuart wolstenholme" w:date="2026-05-29T12:46:00Z" w16du:dateUtc="2026-05-29T11:46:00Z">
            <w:rPr>
              <w:rFonts w:eastAsia="Calibri" w:cstheme="minorHAnsi"/>
              <w:szCs w:val="18"/>
              <w:lang w:val="en-US" w:eastAsia="en-GB"/>
            </w:rPr>
          </w:rPrChange>
        </w:rPr>
      </w:pPr>
    </w:p>
    <w:p w14:paraId="54B51DEB" w14:textId="69932E04" w:rsidR="00054903" w:rsidRPr="0022764C" w:rsidRDefault="006936E8" w:rsidP="006936E8">
      <w:pPr>
        <w:pStyle w:val="Heading3"/>
        <w:kinsoku w:val="0"/>
        <w:overflowPunct w:val="0"/>
        <w:autoSpaceDE w:val="0"/>
        <w:autoSpaceDN w:val="0"/>
        <w:adjustRightInd w:val="0"/>
        <w:spacing w:before="240" w:line="240" w:lineRule="auto"/>
        <w:jc w:val="both"/>
        <w:textAlignment w:val="baseline"/>
        <w:outlineLvl w:val="6"/>
        <w:rPr>
          <w:rFonts w:asciiTheme="majorHAnsi" w:eastAsia="Arial" w:hAnsiTheme="majorHAnsi" w:cstheme="majorHAnsi"/>
          <w:b/>
          <w:sz w:val="22"/>
          <w:szCs w:val="22"/>
          <w:lang w:eastAsia="en-GB"/>
        </w:rPr>
      </w:pPr>
      <w:r w:rsidRPr="0022764C">
        <w:rPr>
          <w:rFonts w:asciiTheme="majorHAnsi" w:eastAsia="Arial" w:hAnsiTheme="majorHAnsi" w:cstheme="majorHAnsi"/>
          <w:b/>
          <w:bCs/>
          <w:sz w:val="22"/>
          <w:szCs w:val="22"/>
          <w:lang w:eastAsia="en-GB"/>
        </w:rPr>
        <w:t>Bodily Injury</w:t>
      </w:r>
      <w:r w:rsidRPr="0022764C">
        <w:rPr>
          <w:rFonts w:asciiTheme="majorHAnsi" w:eastAsia="Arial" w:hAnsiTheme="majorHAnsi" w:cstheme="majorHAnsi"/>
          <w:bCs/>
          <w:sz w:val="22"/>
          <w:szCs w:val="22"/>
          <w:lang w:eastAsia="en-GB"/>
        </w:rPr>
        <w:t xml:space="preserve"> </w:t>
      </w:r>
      <w:r w:rsidRPr="0022764C">
        <w:rPr>
          <w:rFonts w:asciiTheme="majorHAnsi" w:eastAsia="Arial" w:hAnsiTheme="majorHAnsi" w:cstheme="majorHAnsi"/>
          <w:b/>
          <w:sz w:val="22"/>
          <w:szCs w:val="22"/>
          <w:lang w:eastAsia="en-GB"/>
        </w:rPr>
        <w:t>Claim</w:t>
      </w:r>
    </w:p>
    <w:p w14:paraId="23652973" w14:textId="77777777" w:rsidR="006936E8" w:rsidRPr="0022764C" w:rsidRDefault="006936E8" w:rsidP="006936E8">
      <w:pPr>
        <w:spacing w:before="0" w:line="240" w:lineRule="auto"/>
        <w:rPr>
          <w:rFonts w:eastAsia="Calibri" w:cstheme="minorHAnsi"/>
          <w:szCs w:val="18"/>
          <w:lang w:eastAsia="en-GB"/>
          <w:rPrChange w:id="348" w:author="stuart wolstenholme" w:date="2026-05-29T12:46:00Z" w16du:dateUtc="2026-05-29T11:46:00Z">
            <w:rPr>
              <w:rFonts w:eastAsia="Calibri" w:cstheme="minorHAnsi"/>
              <w:szCs w:val="18"/>
              <w:lang w:val="en-US" w:eastAsia="en-GB"/>
            </w:rPr>
          </w:rPrChange>
        </w:rPr>
      </w:pPr>
      <w:r w:rsidRPr="0022764C">
        <w:rPr>
          <w:rFonts w:eastAsia="Arial" w:cstheme="minorHAnsi"/>
          <w:szCs w:val="18"/>
          <w:lang w:eastAsia="en-GB"/>
        </w:rPr>
        <w:t>means</w:t>
      </w:r>
      <w:r w:rsidRPr="0022764C">
        <w:rPr>
          <w:rFonts w:eastAsia="Calibri" w:cstheme="minorHAnsi"/>
          <w:szCs w:val="18"/>
          <w:lang w:eastAsia="en-GB"/>
          <w:rPrChange w:id="349" w:author="stuart wolstenholme" w:date="2026-05-29T12:46:00Z" w16du:dateUtc="2026-05-29T11:46:00Z">
            <w:rPr>
              <w:rFonts w:eastAsia="Calibri" w:cstheme="minorHAnsi"/>
              <w:szCs w:val="18"/>
              <w:lang w:val="en-US" w:eastAsia="en-GB"/>
            </w:rPr>
          </w:rPrChange>
        </w:rPr>
        <w:t xml:space="preserve"> any of the following alleging a </w:t>
      </w:r>
      <w:r w:rsidRPr="0022764C">
        <w:rPr>
          <w:rFonts w:eastAsia="Calibri" w:cstheme="minorHAnsi"/>
          <w:b/>
          <w:bCs/>
          <w:szCs w:val="18"/>
          <w:lang w:eastAsia="en-GB"/>
          <w:rPrChange w:id="350" w:author="stuart wolstenholme" w:date="2026-05-29T12:46:00Z" w16du:dateUtc="2026-05-29T11:46:00Z">
            <w:rPr>
              <w:rFonts w:eastAsia="Calibri" w:cstheme="minorHAnsi"/>
              <w:b/>
              <w:bCs/>
              <w:szCs w:val="18"/>
              <w:lang w:val="en-US" w:eastAsia="en-GB"/>
            </w:rPr>
          </w:rPrChange>
        </w:rPr>
        <w:t>Bodily Injury</w:t>
      </w:r>
      <w:r w:rsidRPr="0022764C">
        <w:rPr>
          <w:rFonts w:eastAsia="Calibri" w:cstheme="minorHAnsi"/>
          <w:b/>
          <w:szCs w:val="18"/>
          <w:lang w:eastAsia="en-GB"/>
          <w:rPrChange w:id="351" w:author="stuart wolstenholme" w:date="2026-05-29T12:46:00Z" w16du:dateUtc="2026-05-29T11:46:00Z">
            <w:rPr>
              <w:rFonts w:eastAsia="Calibri" w:cstheme="minorHAnsi"/>
              <w:b/>
              <w:szCs w:val="18"/>
              <w:lang w:val="en-US" w:eastAsia="en-GB"/>
            </w:rPr>
          </w:rPrChange>
        </w:rPr>
        <w:t xml:space="preserve"> Wrongful Act</w:t>
      </w:r>
      <w:r w:rsidRPr="0022764C">
        <w:rPr>
          <w:rFonts w:eastAsia="Calibri" w:cstheme="minorHAnsi"/>
          <w:szCs w:val="18"/>
          <w:lang w:eastAsia="en-GB"/>
          <w:rPrChange w:id="352" w:author="stuart wolstenholme" w:date="2026-05-29T12:46:00Z" w16du:dateUtc="2026-05-29T11:46:00Z">
            <w:rPr>
              <w:rFonts w:eastAsia="Calibri" w:cstheme="minorHAnsi"/>
              <w:szCs w:val="18"/>
              <w:lang w:val="en-US" w:eastAsia="en-GB"/>
            </w:rPr>
          </w:rPrChange>
        </w:rPr>
        <w:t>:</w:t>
      </w:r>
    </w:p>
    <w:p w14:paraId="7AF3F2E5" w14:textId="77777777" w:rsidR="006936E8" w:rsidRPr="0022764C" w:rsidRDefault="006936E8" w:rsidP="006936E8">
      <w:pPr>
        <w:numPr>
          <w:ilvl w:val="0"/>
          <w:numId w:val="427"/>
        </w:numPr>
        <w:spacing w:before="0" w:after="160" w:line="240" w:lineRule="auto"/>
        <w:rPr>
          <w:rFonts w:eastAsia="Arial" w:cstheme="minorHAnsi"/>
          <w:kern w:val="2"/>
          <w:szCs w:val="18"/>
          <w:lang w:eastAsia="en-GB"/>
          <w14:ligatures w14:val="standardContextual"/>
        </w:rPr>
      </w:pPr>
      <w:r w:rsidRPr="0022764C">
        <w:rPr>
          <w:rFonts w:eastAsia="Calibri" w:cstheme="minorHAnsi"/>
          <w:szCs w:val="18"/>
          <w:lang w:eastAsia="en-GB"/>
          <w:rPrChange w:id="353" w:author="stuart wolstenholme" w:date="2026-05-29T12:46:00Z" w16du:dateUtc="2026-05-29T11:46:00Z">
            <w:rPr>
              <w:rFonts w:eastAsia="Calibri" w:cstheme="minorHAnsi"/>
              <w:szCs w:val="18"/>
              <w:lang w:val="en-US" w:eastAsia="en-GB"/>
            </w:rPr>
          </w:rPrChange>
        </w:rPr>
        <w:t xml:space="preserve">a written demand for </w:t>
      </w:r>
      <w:r w:rsidRPr="0022764C">
        <w:rPr>
          <w:rFonts w:eastAsia="Calibri" w:cstheme="minorHAnsi"/>
          <w:b/>
          <w:szCs w:val="18"/>
          <w:lang w:eastAsia="en-GB"/>
          <w:rPrChange w:id="354" w:author="stuart wolstenholme" w:date="2026-05-29T12:46:00Z" w16du:dateUtc="2026-05-29T11:46:00Z">
            <w:rPr>
              <w:rFonts w:eastAsia="Calibri" w:cstheme="minorHAnsi"/>
              <w:b/>
              <w:szCs w:val="18"/>
              <w:lang w:val="en-US" w:eastAsia="en-GB"/>
            </w:rPr>
          </w:rPrChange>
        </w:rPr>
        <w:t>Damages</w:t>
      </w:r>
      <w:r w:rsidRPr="0022764C">
        <w:rPr>
          <w:rFonts w:eastAsia="Calibri" w:cstheme="minorHAnsi"/>
          <w:szCs w:val="18"/>
          <w:lang w:eastAsia="en-GB"/>
          <w:rPrChange w:id="355" w:author="stuart wolstenholme" w:date="2026-05-29T12:46:00Z" w16du:dateUtc="2026-05-29T11:46:00Z">
            <w:rPr>
              <w:rFonts w:eastAsia="Calibri" w:cstheme="minorHAnsi"/>
              <w:szCs w:val="18"/>
              <w:lang w:val="en-US" w:eastAsia="en-GB"/>
            </w:rPr>
          </w:rPrChange>
        </w:rPr>
        <w:t xml:space="preserve"> or non-monetary relief made against an </w:t>
      </w:r>
      <w:r w:rsidRPr="0022764C">
        <w:rPr>
          <w:rFonts w:eastAsia="Calibri" w:cstheme="minorHAnsi"/>
          <w:b/>
          <w:szCs w:val="18"/>
          <w:lang w:eastAsia="en-GB"/>
          <w:rPrChange w:id="356"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357" w:author="stuart wolstenholme" w:date="2026-05-29T12:46:00Z" w16du:dateUtc="2026-05-29T11:46:00Z">
            <w:rPr>
              <w:rFonts w:eastAsia="Calibri" w:cstheme="minorHAnsi"/>
              <w:szCs w:val="18"/>
              <w:lang w:val="en-US" w:eastAsia="en-GB"/>
            </w:rPr>
          </w:rPrChange>
        </w:rPr>
        <w:t xml:space="preserve"> for</w:t>
      </w:r>
      <w:r w:rsidRPr="0022764C">
        <w:rPr>
          <w:rFonts w:eastAsia="Calibri" w:cstheme="minorHAnsi"/>
          <w:bCs/>
          <w:szCs w:val="18"/>
          <w:lang w:eastAsia="en-GB"/>
          <w:rPrChange w:id="35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359" w:author="stuart wolstenholme" w:date="2026-05-29T12:46:00Z" w16du:dateUtc="2026-05-29T11:46:00Z">
            <w:rPr>
              <w:rFonts w:eastAsia="Calibri" w:cstheme="minorHAnsi"/>
              <w:b/>
              <w:bCs/>
              <w:szCs w:val="18"/>
              <w:lang w:val="en-US" w:eastAsia="en-GB"/>
            </w:rPr>
          </w:rPrChange>
        </w:rPr>
        <w:t>Bodily Injury</w:t>
      </w:r>
      <w:r w:rsidRPr="0022764C">
        <w:rPr>
          <w:rFonts w:eastAsia="Calibri" w:cstheme="minorHAnsi"/>
          <w:bCs/>
          <w:szCs w:val="18"/>
          <w:lang w:eastAsia="en-GB"/>
          <w:rPrChange w:id="360" w:author="stuart wolstenholme" w:date="2026-05-29T12:46:00Z" w16du:dateUtc="2026-05-29T11:46:00Z">
            <w:rPr>
              <w:rFonts w:eastAsia="Calibri" w:cstheme="minorHAnsi"/>
              <w:bCs/>
              <w:szCs w:val="18"/>
              <w:lang w:val="en-US" w:eastAsia="en-GB"/>
            </w:rPr>
          </w:rPrChange>
        </w:rPr>
        <w:t xml:space="preserve"> caused by a </w:t>
      </w:r>
      <w:r w:rsidRPr="0022764C">
        <w:rPr>
          <w:rFonts w:eastAsia="Calibri" w:cstheme="minorHAnsi"/>
          <w:b/>
          <w:bCs/>
          <w:szCs w:val="18"/>
          <w:lang w:eastAsia="en-GB"/>
          <w:rPrChange w:id="361"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362"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363"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364" w:author="stuart wolstenholme" w:date="2026-05-29T12:46:00Z" w16du:dateUtc="2026-05-29T11:46:00Z">
            <w:rPr>
              <w:rFonts w:eastAsia="Calibri" w:cstheme="minorHAnsi"/>
              <w:szCs w:val="18"/>
              <w:lang w:val="en-US" w:eastAsia="en-GB"/>
            </w:rPr>
          </w:rPrChange>
        </w:rPr>
        <w:t>;</w:t>
      </w:r>
    </w:p>
    <w:p w14:paraId="7BBA3E63" w14:textId="77777777" w:rsidR="006936E8" w:rsidRPr="0022764C" w:rsidRDefault="006936E8" w:rsidP="006936E8">
      <w:pPr>
        <w:numPr>
          <w:ilvl w:val="0"/>
          <w:numId w:val="427"/>
        </w:numPr>
        <w:spacing w:before="0" w:after="160" w:line="240" w:lineRule="auto"/>
        <w:rPr>
          <w:rFonts w:eastAsia="Arial" w:cstheme="minorHAnsi"/>
          <w:kern w:val="2"/>
          <w:szCs w:val="18"/>
          <w:lang w:eastAsia="en-GB"/>
          <w14:ligatures w14:val="standardContextual"/>
        </w:rPr>
      </w:pPr>
      <w:bookmarkStart w:id="365" w:name="_Hlk174633842"/>
      <w:r w:rsidRPr="0022764C">
        <w:rPr>
          <w:rFonts w:eastAsia="Calibri" w:cstheme="minorHAnsi"/>
          <w:szCs w:val="18"/>
          <w:lang w:eastAsia="en-GB"/>
          <w:rPrChange w:id="366" w:author="stuart wolstenholme" w:date="2026-05-29T12:46:00Z" w16du:dateUtc="2026-05-29T11:46:00Z">
            <w:rPr>
              <w:rFonts w:eastAsia="Calibri" w:cstheme="minorHAnsi"/>
              <w:szCs w:val="18"/>
              <w:lang w:val="en-US" w:eastAsia="en-GB"/>
            </w:rPr>
          </w:rPrChange>
        </w:rPr>
        <w:t xml:space="preserve">a written request received by an </w:t>
      </w:r>
      <w:r w:rsidRPr="0022764C">
        <w:rPr>
          <w:rFonts w:eastAsia="Calibri" w:cstheme="minorHAnsi"/>
          <w:b/>
          <w:szCs w:val="18"/>
          <w:lang w:eastAsia="en-GB"/>
          <w:rPrChange w:id="367"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368" w:author="stuart wolstenholme" w:date="2026-05-29T12:46:00Z" w16du:dateUtc="2026-05-29T11:46:00Z">
            <w:rPr>
              <w:rFonts w:eastAsia="Calibri" w:cstheme="minorHAnsi"/>
              <w:szCs w:val="18"/>
              <w:lang w:val="en-US" w:eastAsia="en-GB"/>
            </w:rPr>
          </w:rPrChange>
        </w:rPr>
        <w:t xml:space="preserve"> to enter into a Standstill Agreement, a stay or to waive a statute of limitations relating to either a pre-action litigation correspondence or legal proceedings against an </w:t>
      </w:r>
      <w:r w:rsidRPr="0022764C">
        <w:rPr>
          <w:rFonts w:eastAsia="Calibri" w:cstheme="minorHAnsi"/>
          <w:b/>
          <w:szCs w:val="18"/>
          <w:lang w:eastAsia="en-GB"/>
          <w:rPrChange w:id="369"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bCs/>
          <w:szCs w:val="18"/>
          <w:lang w:eastAsia="en-GB"/>
          <w:rPrChange w:id="370" w:author="stuart wolstenholme" w:date="2026-05-29T12:46:00Z" w16du:dateUtc="2026-05-29T11:46:00Z">
            <w:rPr>
              <w:rFonts w:eastAsia="Calibri" w:cstheme="minorHAnsi"/>
              <w:bCs/>
              <w:szCs w:val="18"/>
              <w:lang w:val="en-US" w:eastAsia="en-GB"/>
            </w:rPr>
          </w:rPrChange>
        </w:rPr>
        <w:t xml:space="preserve">for </w:t>
      </w:r>
      <w:r w:rsidRPr="0022764C">
        <w:rPr>
          <w:rFonts w:eastAsia="Calibri" w:cstheme="minorHAnsi"/>
          <w:b/>
          <w:bCs/>
          <w:szCs w:val="18"/>
          <w:lang w:eastAsia="en-GB"/>
          <w:rPrChange w:id="371" w:author="stuart wolstenholme" w:date="2026-05-29T12:46:00Z" w16du:dateUtc="2026-05-29T11:46:00Z">
            <w:rPr>
              <w:rFonts w:eastAsia="Calibri" w:cstheme="minorHAnsi"/>
              <w:b/>
              <w:bCs/>
              <w:szCs w:val="18"/>
              <w:lang w:val="en-US" w:eastAsia="en-GB"/>
            </w:rPr>
          </w:rPrChange>
        </w:rPr>
        <w:t>Bodily Injury</w:t>
      </w:r>
      <w:r w:rsidRPr="0022764C">
        <w:rPr>
          <w:rFonts w:eastAsia="Calibri" w:cstheme="minorHAnsi"/>
          <w:bCs/>
          <w:szCs w:val="18"/>
          <w:lang w:eastAsia="en-GB"/>
          <w:rPrChange w:id="372" w:author="stuart wolstenholme" w:date="2026-05-29T12:46:00Z" w16du:dateUtc="2026-05-29T11:46:00Z">
            <w:rPr>
              <w:rFonts w:eastAsia="Calibri" w:cstheme="minorHAnsi"/>
              <w:bCs/>
              <w:szCs w:val="18"/>
              <w:lang w:val="en-US" w:eastAsia="en-GB"/>
            </w:rPr>
          </w:rPrChange>
        </w:rPr>
        <w:t xml:space="preserve"> caused by a </w:t>
      </w:r>
      <w:r w:rsidRPr="0022764C">
        <w:rPr>
          <w:rFonts w:eastAsia="Calibri" w:cstheme="minorHAnsi"/>
          <w:b/>
          <w:bCs/>
          <w:szCs w:val="18"/>
          <w:lang w:eastAsia="en-GB"/>
          <w:rPrChange w:id="373"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374"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375"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376" w:author="stuart wolstenholme" w:date="2026-05-29T12:46:00Z" w16du:dateUtc="2026-05-29T11:46:00Z">
            <w:rPr>
              <w:rFonts w:eastAsia="Calibri" w:cstheme="minorHAnsi"/>
              <w:szCs w:val="18"/>
              <w:lang w:val="en-US" w:eastAsia="en-GB"/>
            </w:rPr>
          </w:rPrChange>
        </w:rPr>
        <w:t>; or</w:t>
      </w:r>
    </w:p>
    <w:bookmarkEnd w:id="365"/>
    <w:p w14:paraId="32F85E44" w14:textId="77777777" w:rsidR="006936E8" w:rsidRPr="0022764C" w:rsidRDefault="006936E8" w:rsidP="006936E8">
      <w:pPr>
        <w:numPr>
          <w:ilvl w:val="0"/>
          <w:numId w:val="427"/>
        </w:numPr>
        <w:spacing w:before="0" w:after="160" w:line="259" w:lineRule="auto"/>
        <w:rPr>
          <w:rFonts w:eastAsia="Arial" w:cstheme="minorHAnsi"/>
          <w:kern w:val="2"/>
          <w:szCs w:val="18"/>
          <w:lang w:eastAsia="en-GB"/>
          <w14:ligatures w14:val="standardContextual"/>
        </w:rPr>
      </w:pPr>
      <w:r w:rsidRPr="0022764C">
        <w:rPr>
          <w:rFonts w:eastAsia="Arial" w:cstheme="minorHAnsi"/>
          <w:kern w:val="2"/>
          <w:szCs w:val="18"/>
          <w:lang w:eastAsia="en-GB"/>
          <w14:ligatures w14:val="standardContextual"/>
        </w:rPr>
        <w:t xml:space="preserve">the service of civil proceedings or the institution of arbitration or other alternative dispute resolution proceedings against an </w:t>
      </w:r>
      <w:r w:rsidRPr="0022764C">
        <w:rPr>
          <w:rFonts w:eastAsia="Arial" w:cstheme="minorHAnsi"/>
          <w:b/>
          <w:bCs/>
          <w:kern w:val="2"/>
          <w:szCs w:val="18"/>
          <w:lang w:eastAsia="en-GB"/>
          <w14:ligatures w14:val="standardContextual"/>
        </w:rPr>
        <w:t>Insured</w:t>
      </w:r>
      <w:r w:rsidRPr="0022764C">
        <w:rPr>
          <w:rFonts w:eastAsia="Arial" w:cstheme="minorHAnsi"/>
          <w:kern w:val="2"/>
          <w:szCs w:val="18"/>
          <w:lang w:eastAsia="en-GB"/>
          <w14:ligatures w14:val="standardContextual"/>
        </w:rPr>
        <w:t xml:space="preserve"> seeking </w:t>
      </w:r>
      <w:r w:rsidRPr="0022764C">
        <w:rPr>
          <w:rFonts w:eastAsia="Arial" w:cstheme="minorHAnsi"/>
          <w:b/>
          <w:bCs/>
          <w:kern w:val="2"/>
          <w:szCs w:val="18"/>
          <w:lang w:eastAsia="en-GB"/>
          <w14:ligatures w14:val="standardContextual"/>
        </w:rPr>
        <w:t xml:space="preserve">Damages </w:t>
      </w:r>
      <w:r w:rsidRPr="0022764C">
        <w:rPr>
          <w:rFonts w:eastAsia="Arial" w:cstheme="minorHAnsi"/>
          <w:kern w:val="2"/>
          <w:szCs w:val="18"/>
          <w:lang w:eastAsia="en-GB"/>
          <w14:ligatures w14:val="standardContextual"/>
        </w:rPr>
        <w:t xml:space="preserve">for </w:t>
      </w:r>
      <w:r w:rsidRPr="0022764C">
        <w:rPr>
          <w:rFonts w:eastAsia="Arial" w:cstheme="minorHAnsi"/>
          <w:b/>
          <w:bCs/>
          <w:kern w:val="2"/>
          <w:szCs w:val="18"/>
          <w:lang w:eastAsia="en-GB"/>
          <w14:ligatures w14:val="standardContextual"/>
        </w:rPr>
        <w:t>Bodily Injury</w:t>
      </w:r>
      <w:r w:rsidRPr="0022764C">
        <w:rPr>
          <w:rFonts w:eastAsia="Arial" w:cstheme="minorHAnsi"/>
          <w:kern w:val="2"/>
          <w:szCs w:val="18"/>
          <w:lang w:eastAsia="en-GB"/>
          <w14:ligatures w14:val="standardContextual"/>
        </w:rPr>
        <w:t xml:space="preserve"> caused by a </w:t>
      </w:r>
      <w:r w:rsidRPr="0022764C">
        <w:rPr>
          <w:rFonts w:eastAsia="Arial" w:cstheme="minorHAnsi"/>
          <w:b/>
          <w:bCs/>
          <w:kern w:val="2"/>
          <w:szCs w:val="18"/>
          <w:lang w:eastAsia="en-GB"/>
          <w14:ligatures w14:val="standardContextual"/>
        </w:rPr>
        <w:t>Security Breach</w:t>
      </w:r>
      <w:r w:rsidRPr="0022764C">
        <w:rPr>
          <w:rFonts w:eastAsia="Arial" w:cstheme="minorHAnsi"/>
          <w:kern w:val="2"/>
          <w:szCs w:val="18"/>
          <w:lang w:eastAsia="en-GB"/>
          <w14:ligatures w14:val="standardContextual"/>
        </w:rPr>
        <w:t xml:space="preserve"> or </w:t>
      </w:r>
      <w:r w:rsidRPr="0022764C">
        <w:rPr>
          <w:rFonts w:eastAsia="Arial" w:cstheme="minorHAnsi"/>
          <w:b/>
          <w:bCs/>
          <w:kern w:val="2"/>
          <w:szCs w:val="18"/>
          <w:lang w:eastAsia="en-GB"/>
          <w14:ligatures w14:val="standardContextual"/>
        </w:rPr>
        <w:t>Privacy Breach</w:t>
      </w:r>
      <w:r w:rsidRPr="0022764C">
        <w:rPr>
          <w:rFonts w:eastAsia="Arial" w:cstheme="minorHAnsi"/>
          <w:kern w:val="2"/>
          <w:szCs w:val="18"/>
          <w:lang w:eastAsia="en-GB"/>
          <w14:ligatures w14:val="standardContextual"/>
        </w:rPr>
        <w:t>.</w:t>
      </w:r>
    </w:p>
    <w:p w14:paraId="6E2AE620" w14:textId="0F370BCA" w:rsidR="00054903" w:rsidRPr="0022764C" w:rsidRDefault="006936E8" w:rsidP="006936E8">
      <w:pPr>
        <w:pStyle w:val="Heading3"/>
        <w:kinsoku w:val="0"/>
        <w:overflowPunct w:val="0"/>
        <w:autoSpaceDE w:val="0"/>
        <w:autoSpaceDN w:val="0"/>
        <w:adjustRightInd w:val="0"/>
        <w:spacing w:before="240" w:line="240" w:lineRule="auto"/>
        <w:jc w:val="both"/>
        <w:textAlignment w:val="baseline"/>
        <w:outlineLvl w:val="6"/>
        <w:rPr>
          <w:rFonts w:asciiTheme="majorHAnsi" w:eastAsia="Arial" w:hAnsiTheme="majorHAnsi" w:cstheme="majorHAnsi"/>
          <w:bCs/>
          <w:sz w:val="22"/>
          <w:szCs w:val="22"/>
          <w:lang w:eastAsia="en-GB"/>
        </w:rPr>
      </w:pPr>
      <w:r w:rsidRPr="0022764C">
        <w:rPr>
          <w:rFonts w:asciiTheme="majorHAnsi" w:eastAsia="Arial" w:hAnsiTheme="majorHAnsi" w:cstheme="majorHAnsi"/>
          <w:b/>
          <w:bCs/>
          <w:sz w:val="22"/>
          <w:szCs w:val="22"/>
          <w:lang w:eastAsia="en-GB"/>
        </w:rPr>
        <w:t>Bodily Injury Wrongful Act</w:t>
      </w:r>
      <w:r w:rsidRPr="0022764C">
        <w:rPr>
          <w:rFonts w:asciiTheme="majorHAnsi" w:eastAsia="Arial" w:hAnsiTheme="majorHAnsi" w:cstheme="majorHAnsi"/>
          <w:bCs/>
          <w:sz w:val="22"/>
          <w:szCs w:val="22"/>
          <w:lang w:eastAsia="en-GB"/>
        </w:rPr>
        <w:t xml:space="preserve"> </w:t>
      </w:r>
    </w:p>
    <w:p w14:paraId="61AC1E71" w14:textId="77777777" w:rsidR="006936E8" w:rsidRPr="0022764C" w:rsidRDefault="006936E8" w:rsidP="006936E8">
      <w:pPr>
        <w:spacing w:before="0" w:line="240" w:lineRule="auto"/>
        <w:rPr>
          <w:rFonts w:eastAsia="Calibri" w:cstheme="minorHAnsi"/>
          <w:kern w:val="2"/>
          <w:szCs w:val="18"/>
          <w:lang w:eastAsia="en-GB"/>
          <w14:ligatures w14:val="standardContextual"/>
          <w:rPrChange w:id="377" w:author="stuart wolstenholme" w:date="2026-05-29T12:46:00Z" w16du:dateUtc="2026-05-29T11:46:00Z">
            <w:rPr>
              <w:rFonts w:eastAsia="Calibri" w:cstheme="minorHAnsi"/>
              <w:kern w:val="2"/>
              <w:szCs w:val="18"/>
              <w:lang w:val="en-US" w:eastAsia="en-GB"/>
              <w14:ligatures w14:val="standardContextual"/>
            </w:rPr>
          </w:rPrChange>
        </w:rPr>
      </w:pPr>
      <w:r w:rsidRPr="0022764C">
        <w:rPr>
          <w:rFonts w:eastAsia="Arial" w:cstheme="minorHAnsi"/>
          <w:kern w:val="2"/>
          <w:szCs w:val="18"/>
          <w:lang w:eastAsia="en-GB"/>
          <w14:ligatures w14:val="standardContextual"/>
        </w:rPr>
        <w:t>means</w:t>
      </w:r>
      <w:r w:rsidRPr="0022764C">
        <w:rPr>
          <w:rFonts w:eastAsia="Calibri" w:cstheme="minorHAnsi"/>
          <w:kern w:val="2"/>
          <w:szCs w:val="18"/>
          <w:lang w:eastAsia="en-GB"/>
          <w14:ligatures w14:val="standardContextual"/>
          <w:rPrChange w:id="378" w:author="stuart wolstenholme" w:date="2026-05-29T12:46:00Z" w16du:dateUtc="2026-05-29T11:46:00Z">
            <w:rPr>
              <w:rFonts w:eastAsia="Calibri" w:cstheme="minorHAnsi"/>
              <w:kern w:val="2"/>
              <w:szCs w:val="18"/>
              <w:lang w:val="en-US" w:eastAsia="en-GB"/>
              <w14:ligatures w14:val="standardContextual"/>
            </w:rPr>
          </w:rPrChange>
        </w:rPr>
        <w:t xml:space="preserve"> an </w:t>
      </w:r>
      <w:r w:rsidRPr="0022764C">
        <w:rPr>
          <w:rFonts w:eastAsia="Calibri" w:cstheme="minorHAnsi"/>
          <w:b/>
          <w:kern w:val="2"/>
          <w:szCs w:val="18"/>
          <w:lang w:eastAsia="en-GB"/>
          <w14:ligatures w14:val="standardContextual"/>
          <w:rPrChange w:id="379" w:author="stuart wolstenholme" w:date="2026-05-29T12:46:00Z" w16du:dateUtc="2026-05-29T11:46:00Z">
            <w:rPr>
              <w:rFonts w:eastAsia="Calibri" w:cstheme="minorHAnsi"/>
              <w:b/>
              <w:kern w:val="2"/>
              <w:szCs w:val="18"/>
              <w:lang w:val="en-US" w:eastAsia="en-GB"/>
              <w14:ligatures w14:val="standardContextual"/>
            </w:rPr>
          </w:rPrChange>
        </w:rPr>
        <w:t xml:space="preserve">Insured’s </w:t>
      </w:r>
      <w:r w:rsidRPr="0022764C">
        <w:rPr>
          <w:rFonts w:eastAsia="Calibri" w:cstheme="minorHAnsi"/>
          <w:kern w:val="2"/>
          <w:szCs w:val="18"/>
          <w:lang w:eastAsia="en-GB"/>
          <w14:ligatures w14:val="standardContextual"/>
          <w:rPrChange w:id="380" w:author="stuart wolstenholme" w:date="2026-05-29T12:46:00Z" w16du:dateUtc="2026-05-29T11:46:00Z">
            <w:rPr>
              <w:rFonts w:eastAsia="Calibri" w:cstheme="minorHAnsi"/>
              <w:kern w:val="2"/>
              <w:szCs w:val="18"/>
              <w:lang w:val="en-US" w:eastAsia="en-GB"/>
              <w14:ligatures w14:val="standardContextual"/>
            </w:rPr>
          </w:rPrChange>
        </w:rPr>
        <w:t xml:space="preserve">actual or alleged failure to prevent or avoid </w:t>
      </w:r>
      <w:r w:rsidRPr="0022764C">
        <w:rPr>
          <w:rFonts w:eastAsia="Calibri" w:cstheme="minorHAnsi"/>
          <w:b/>
          <w:bCs/>
          <w:kern w:val="2"/>
          <w:szCs w:val="18"/>
          <w:lang w:eastAsia="en-GB"/>
          <w14:ligatures w14:val="standardContextual"/>
          <w:rPrChange w:id="381" w:author="stuart wolstenholme" w:date="2026-05-29T12:46:00Z" w16du:dateUtc="2026-05-29T11:46:00Z">
            <w:rPr>
              <w:rFonts w:eastAsia="Calibri" w:cstheme="minorHAnsi"/>
              <w:b/>
              <w:bCs/>
              <w:kern w:val="2"/>
              <w:szCs w:val="18"/>
              <w:lang w:val="en-US" w:eastAsia="en-GB"/>
              <w14:ligatures w14:val="standardContextual"/>
            </w:rPr>
          </w:rPrChange>
        </w:rPr>
        <w:t>Bodily Injury</w:t>
      </w:r>
      <w:r w:rsidRPr="0022764C">
        <w:rPr>
          <w:rFonts w:eastAsia="Calibri" w:cstheme="minorHAnsi"/>
          <w:b/>
          <w:kern w:val="2"/>
          <w:szCs w:val="18"/>
          <w:lang w:eastAsia="en-GB"/>
          <w14:ligatures w14:val="standardContextual"/>
          <w:rPrChange w:id="382" w:author="stuart wolstenholme" w:date="2026-05-29T12:46:00Z" w16du:dateUtc="2026-05-29T11:46:00Z">
            <w:rPr>
              <w:rFonts w:eastAsia="Calibri" w:cstheme="minorHAnsi"/>
              <w:b/>
              <w:kern w:val="2"/>
              <w:szCs w:val="18"/>
              <w:lang w:val="en-US" w:eastAsia="en-GB"/>
              <w14:ligatures w14:val="standardContextual"/>
            </w:rPr>
          </w:rPrChange>
        </w:rPr>
        <w:t xml:space="preserve"> </w:t>
      </w:r>
      <w:r w:rsidRPr="0022764C">
        <w:rPr>
          <w:rFonts w:eastAsia="Calibri" w:cstheme="minorHAnsi"/>
          <w:bCs/>
          <w:kern w:val="2"/>
          <w:szCs w:val="18"/>
          <w:lang w:eastAsia="en-GB"/>
          <w14:ligatures w14:val="standardContextual"/>
          <w:rPrChange w:id="383" w:author="stuart wolstenholme" w:date="2026-05-29T12:46:00Z" w16du:dateUtc="2026-05-29T11:46:00Z">
            <w:rPr>
              <w:rFonts w:eastAsia="Calibri" w:cstheme="minorHAnsi"/>
              <w:bCs/>
              <w:kern w:val="2"/>
              <w:szCs w:val="18"/>
              <w:lang w:val="en-US" w:eastAsia="en-GB"/>
              <w14:ligatures w14:val="standardContextual"/>
            </w:rPr>
          </w:rPrChange>
        </w:rPr>
        <w:t xml:space="preserve">caused by a </w:t>
      </w:r>
      <w:r w:rsidRPr="0022764C">
        <w:rPr>
          <w:rFonts w:eastAsia="Calibri" w:cstheme="minorHAnsi"/>
          <w:b/>
          <w:bCs/>
          <w:kern w:val="2"/>
          <w:szCs w:val="18"/>
          <w:lang w:eastAsia="en-GB"/>
          <w14:ligatures w14:val="standardContextual"/>
          <w:rPrChange w:id="384" w:author="stuart wolstenholme" w:date="2026-05-29T12:46:00Z" w16du:dateUtc="2026-05-29T11:46:00Z">
            <w:rPr>
              <w:rFonts w:eastAsia="Calibri" w:cstheme="minorHAnsi"/>
              <w:b/>
              <w:bCs/>
              <w:kern w:val="2"/>
              <w:szCs w:val="18"/>
              <w:lang w:val="en-US" w:eastAsia="en-GB"/>
              <w14:ligatures w14:val="standardContextual"/>
            </w:rPr>
          </w:rPrChange>
        </w:rPr>
        <w:t>Security Breach</w:t>
      </w:r>
      <w:r w:rsidRPr="0022764C">
        <w:rPr>
          <w:rFonts w:eastAsia="Calibri" w:cstheme="minorHAnsi"/>
          <w:bCs/>
          <w:kern w:val="2"/>
          <w:szCs w:val="18"/>
          <w:lang w:eastAsia="en-GB"/>
          <w14:ligatures w14:val="standardContextual"/>
          <w:rPrChange w:id="385" w:author="stuart wolstenholme" w:date="2026-05-29T12:46:00Z" w16du:dateUtc="2026-05-29T11:46:00Z">
            <w:rPr>
              <w:rFonts w:eastAsia="Calibri" w:cstheme="minorHAnsi"/>
              <w:bCs/>
              <w:kern w:val="2"/>
              <w:szCs w:val="18"/>
              <w:lang w:val="en-US" w:eastAsia="en-GB"/>
              <w14:ligatures w14:val="standardContextual"/>
            </w:rPr>
          </w:rPrChange>
        </w:rPr>
        <w:t xml:space="preserve"> or </w:t>
      </w:r>
      <w:r w:rsidRPr="0022764C">
        <w:rPr>
          <w:rFonts w:eastAsia="Calibri" w:cstheme="minorHAnsi"/>
          <w:b/>
          <w:bCs/>
          <w:kern w:val="2"/>
          <w:szCs w:val="18"/>
          <w:lang w:eastAsia="en-GB"/>
          <w14:ligatures w14:val="standardContextual"/>
          <w:rPrChange w:id="386" w:author="stuart wolstenholme" w:date="2026-05-29T12:46:00Z" w16du:dateUtc="2026-05-29T11:46:00Z">
            <w:rPr>
              <w:rFonts w:eastAsia="Calibri" w:cstheme="minorHAnsi"/>
              <w:b/>
              <w:bCs/>
              <w:kern w:val="2"/>
              <w:szCs w:val="18"/>
              <w:lang w:val="en-US" w:eastAsia="en-GB"/>
              <w14:ligatures w14:val="standardContextual"/>
            </w:rPr>
          </w:rPrChange>
        </w:rPr>
        <w:t>Privacy Breach</w:t>
      </w:r>
      <w:r w:rsidRPr="0022764C">
        <w:rPr>
          <w:rFonts w:eastAsia="Calibri" w:cstheme="minorHAnsi"/>
          <w:kern w:val="2"/>
          <w:szCs w:val="18"/>
          <w:lang w:eastAsia="en-GB"/>
          <w14:ligatures w14:val="standardContextual"/>
          <w:rPrChange w:id="387" w:author="stuart wolstenholme" w:date="2026-05-29T12:46:00Z" w16du:dateUtc="2026-05-29T11:46:00Z">
            <w:rPr>
              <w:rFonts w:eastAsia="Calibri" w:cstheme="minorHAnsi"/>
              <w:kern w:val="2"/>
              <w:szCs w:val="18"/>
              <w:lang w:val="en-US" w:eastAsia="en-GB"/>
              <w14:ligatures w14:val="standardContextual"/>
            </w:rPr>
          </w:rPrChange>
        </w:rPr>
        <w:t>.</w:t>
      </w:r>
    </w:p>
    <w:p w14:paraId="2318D029" w14:textId="77777777" w:rsidR="006936E8" w:rsidRPr="0022764C" w:rsidRDefault="006936E8" w:rsidP="006936E8">
      <w:pPr>
        <w:pStyle w:val="Heading3"/>
        <w:kinsoku w:val="0"/>
        <w:overflowPunct w:val="0"/>
        <w:autoSpaceDE w:val="0"/>
        <w:autoSpaceDN w:val="0"/>
        <w:adjustRightInd w:val="0"/>
        <w:spacing w:before="240" w:line="240" w:lineRule="auto"/>
        <w:jc w:val="both"/>
        <w:textAlignment w:val="baseline"/>
        <w:outlineLvl w:val="6"/>
        <w:rPr>
          <w:rFonts w:asciiTheme="majorHAnsi" w:eastAsia="Arial" w:hAnsiTheme="majorHAnsi" w:cstheme="majorHAnsi"/>
          <w:bCs/>
          <w:sz w:val="22"/>
          <w:szCs w:val="22"/>
          <w:lang w:eastAsia="en-GB"/>
        </w:rPr>
      </w:pPr>
      <w:r w:rsidRPr="0022764C">
        <w:rPr>
          <w:rFonts w:asciiTheme="majorHAnsi" w:eastAsia="Arial" w:hAnsiTheme="majorHAnsi" w:cstheme="majorHAnsi"/>
          <w:b/>
          <w:bCs/>
          <w:sz w:val="22"/>
          <w:szCs w:val="22"/>
          <w:lang w:eastAsia="en-GB"/>
        </w:rPr>
        <w:t>BPO Service Provider</w:t>
      </w:r>
      <w:r w:rsidRPr="0022764C">
        <w:rPr>
          <w:rFonts w:asciiTheme="majorHAnsi" w:eastAsia="Arial" w:hAnsiTheme="majorHAnsi" w:cstheme="majorHAnsi"/>
          <w:bCs/>
          <w:sz w:val="22"/>
          <w:szCs w:val="22"/>
          <w:lang w:eastAsia="en-GB"/>
        </w:rPr>
        <w:t xml:space="preserve"> </w:t>
      </w:r>
    </w:p>
    <w:p w14:paraId="09F67915" w14:textId="77777777" w:rsidR="006936E8" w:rsidRPr="0022764C" w:rsidRDefault="006936E8" w:rsidP="006936E8">
      <w:pPr>
        <w:spacing w:before="0" w:line="240" w:lineRule="auto"/>
        <w:rPr>
          <w:rFonts w:eastAsia="Calibri" w:cstheme="minorHAnsi"/>
          <w:bCs/>
          <w:kern w:val="2"/>
          <w:szCs w:val="18"/>
          <w:lang w:eastAsia="en-GB"/>
          <w14:ligatures w14:val="standardContextual"/>
        </w:rPr>
      </w:pPr>
      <w:r w:rsidRPr="0022764C">
        <w:rPr>
          <w:rFonts w:eastAsia="Calibri" w:cstheme="minorHAnsi"/>
          <w:kern w:val="2"/>
          <w:szCs w:val="18"/>
          <w:lang w:eastAsia="en-GB"/>
          <w14:ligatures w14:val="standardContextual"/>
        </w:rPr>
        <w:t>means any third party that provides business process outsourcing services for</w:t>
      </w:r>
      <w:r w:rsidRPr="0022764C">
        <w:rPr>
          <w:rFonts w:eastAsia="Calibri" w:cstheme="minorHAnsi"/>
          <w:kern w:val="2"/>
          <w:szCs w:val="18"/>
          <w14:ligatures w14:val="standardContextual"/>
        </w:rPr>
        <w:t xml:space="preserve"> the</w:t>
      </w:r>
      <w:r w:rsidRPr="0022764C">
        <w:rPr>
          <w:rFonts w:eastAsia="Calibri" w:cstheme="minorHAnsi"/>
          <w:b/>
          <w:bCs/>
          <w:kern w:val="2"/>
          <w:szCs w:val="18"/>
          <w:lang w:eastAsia="en-GB"/>
          <w14:ligatures w14:val="standardContextual"/>
        </w:rPr>
        <w:t xml:space="preserve"> Named Insured’s </w:t>
      </w:r>
      <w:r w:rsidRPr="0022764C">
        <w:rPr>
          <w:rFonts w:eastAsia="Calibri" w:cstheme="minorHAnsi"/>
          <w:kern w:val="2"/>
          <w:szCs w:val="18"/>
          <w:lang w:eastAsia="en-GB"/>
          <w14:ligatures w14:val="standardContextual"/>
        </w:rPr>
        <w:t>benefit under a written contract with</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14:ligatures w14:val="standardContextual"/>
        </w:rPr>
        <w:t>the</w:t>
      </w:r>
      <w:r w:rsidRPr="0022764C">
        <w:rPr>
          <w:rFonts w:eastAsia="Calibri" w:cstheme="minorHAnsi"/>
          <w:b/>
          <w:bCs/>
          <w:kern w:val="2"/>
          <w:szCs w:val="18"/>
          <w14:ligatures w14:val="standardContextual"/>
        </w:rPr>
        <w:t xml:space="preserve"> Named Insured</w:t>
      </w:r>
      <w:r w:rsidRPr="0022764C">
        <w:rPr>
          <w:rFonts w:eastAsia="Calibri" w:cstheme="minorHAnsi"/>
          <w:bCs/>
          <w:kern w:val="2"/>
          <w:szCs w:val="18"/>
          <w:lang w:eastAsia="en-GB"/>
          <w14:ligatures w14:val="standardContextual"/>
        </w:rPr>
        <w:t>, including, but not limited to,</w:t>
      </w:r>
      <w:r w:rsidRPr="0022764C">
        <w:rPr>
          <w:rFonts w:eastAsia="Calibri" w:cstheme="minorHAnsi"/>
          <w:kern w:val="2"/>
          <w:szCs w:val="18"/>
          <w:lang w:eastAsia="en-GB"/>
          <w14:ligatures w14:val="standardContextual"/>
        </w:rPr>
        <w:t xml:space="preserve"> call centre services, fulfilment services, and logistical support.</w:t>
      </w:r>
    </w:p>
    <w:p w14:paraId="4F8FD958"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rPr>
      </w:pPr>
      <w:r w:rsidRPr="0022764C">
        <w:rPr>
          <w:rFonts w:asciiTheme="majorHAnsi" w:eastAsia="Times New Roman" w:hAnsiTheme="majorHAnsi" w:cstheme="majorHAnsi"/>
          <w:b/>
          <w:bCs/>
          <w:sz w:val="22"/>
        </w:rPr>
        <w:t>Brand Loss</w:t>
      </w:r>
    </w:p>
    <w:p w14:paraId="5C91E015" w14:textId="77777777"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 xml:space="preserve">means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w:t>
      </w:r>
      <w:r w:rsidRPr="0022764C">
        <w:rPr>
          <w:rFonts w:eastAsia="Arial" w:cstheme="minorHAnsi"/>
          <w:color w:val="000000"/>
          <w:szCs w:val="18"/>
        </w:rPr>
        <w:t xml:space="preserve">net profit, as could have reasonably been projected immediately prior to </w:t>
      </w:r>
      <w:r w:rsidRPr="0022764C">
        <w:rPr>
          <w:rFonts w:eastAsia="Arial" w:cstheme="minorHAnsi"/>
          <w:b/>
          <w:bCs/>
          <w:color w:val="000000"/>
          <w:szCs w:val="18"/>
        </w:rPr>
        <w:t>Notification</w:t>
      </w:r>
      <w:r w:rsidRPr="0022764C">
        <w:rPr>
          <w:rFonts w:eastAsia="Arial" w:cstheme="minorHAnsi"/>
          <w:color w:val="000000"/>
          <w:szCs w:val="18"/>
        </w:rPr>
        <w:t xml:space="preserve">, or in the event of an </w:t>
      </w:r>
      <w:r w:rsidRPr="0022764C">
        <w:rPr>
          <w:rFonts w:eastAsia="Arial" w:cstheme="minorHAnsi"/>
          <w:b/>
          <w:bCs/>
          <w:color w:val="000000"/>
          <w:szCs w:val="18"/>
        </w:rPr>
        <w:t>Adverse Media Report</w:t>
      </w:r>
      <w:r w:rsidRPr="0022764C">
        <w:rPr>
          <w:rFonts w:eastAsia="Arial" w:cstheme="minorHAnsi"/>
          <w:color w:val="000000"/>
          <w:szCs w:val="18"/>
        </w:rPr>
        <w:t xml:space="preserve">, immediately prior to the publication of an </w:t>
      </w:r>
      <w:r w:rsidRPr="0022764C">
        <w:rPr>
          <w:rFonts w:eastAsia="Arial" w:cstheme="minorHAnsi"/>
          <w:b/>
          <w:bCs/>
          <w:color w:val="000000"/>
          <w:szCs w:val="18"/>
        </w:rPr>
        <w:t>Adverse Media Report</w:t>
      </w:r>
      <w:r w:rsidRPr="0022764C">
        <w:rPr>
          <w:rFonts w:eastAsia="Arial" w:cstheme="minorHAnsi"/>
          <w:color w:val="000000"/>
          <w:szCs w:val="18"/>
        </w:rPr>
        <w:t xml:space="preserve">, but which has been lost during the </w:t>
      </w:r>
      <w:r w:rsidRPr="0022764C">
        <w:rPr>
          <w:rFonts w:eastAsia="Arial" w:cstheme="minorHAnsi"/>
          <w:b/>
          <w:bCs/>
          <w:color w:val="000000"/>
          <w:szCs w:val="18"/>
        </w:rPr>
        <w:t xml:space="preserve">Period of Indemnity </w:t>
      </w:r>
      <w:r w:rsidRPr="0022764C">
        <w:rPr>
          <w:rFonts w:eastAsia="Arial" w:cstheme="minorHAnsi"/>
          <w:color w:val="000000"/>
          <w:szCs w:val="18"/>
        </w:rPr>
        <w:t xml:space="preserve">as a direct result of such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t>
      </w:r>
      <w:r w:rsidRPr="0022764C">
        <w:rPr>
          <w:rFonts w:eastAsia="Arial" w:cstheme="minorHAnsi"/>
          <w:b/>
          <w:bCs/>
          <w:color w:val="000000"/>
          <w:szCs w:val="18"/>
        </w:rPr>
        <w:t xml:space="preserve">Brand Loss </w:t>
      </w:r>
      <w:r w:rsidRPr="0022764C">
        <w:rPr>
          <w:rFonts w:eastAsia="Arial" w:cstheme="minorHAnsi"/>
          <w:color w:val="000000"/>
          <w:szCs w:val="18"/>
        </w:rPr>
        <w:t xml:space="preserve">will be determined as follows: </w:t>
      </w:r>
    </w:p>
    <w:p w14:paraId="634E5AAC" w14:textId="77777777" w:rsidR="006936E8" w:rsidRPr="0022764C" w:rsidRDefault="006936E8" w:rsidP="006936E8">
      <w:pPr>
        <w:autoSpaceDE w:val="0"/>
        <w:autoSpaceDN w:val="0"/>
        <w:adjustRightInd w:val="0"/>
        <w:spacing w:before="0" w:line="240" w:lineRule="auto"/>
        <w:rPr>
          <w:rFonts w:eastAsia="Arial" w:cstheme="minorHAnsi"/>
          <w:color w:val="000000"/>
          <w:szCs w:val="18"/>
        </w:rPr>
      </w:pPr>
    </w:p>
    <w:p w14:paraId="4FF9588B"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w:t>
      </w:r>
      <w:r w:rsidRPr="0022764C">
        <w:rPr>
          <w:rFonts w:eastAsia="Calibri" w:cstheme="minorHAnsi"/>
          <w:b/>
          <w:bCs/>
          <w:kern w:val="2"/>
          <w:szCs w:val="18"/>
          <w14:ligatures w14:val="standardContextual"/>
        </w:rPr>
        <w:t xml:space="preserve">Brand Loss </w:t>
      </w:r>
      <w:r w:rsidRPr="0022764C">
        <w:rPr>
          <w:rFonts w:eastAsia="Calibri" w:cstheme="minorHAnsi"/>
          <w:kern w:val="2"/>
          <w:szCs w:val="18"/>
          <w14:ligatures w14:val="standardContextual"/>
        </w:rPr>
        <w:t>payable under Insuring Clause H</w:t>
      </w:r>
      <w:r w:rsidRPr="0022764C">
        <w:rPr>
          <w:rFonts w:eastAsia="Calibri" w:cstheme="minorHAnsi"/>
          <w:b/>
          <w:bCs/>
          <w:kern w:val="2"/>
          <w:szCs w:val="18"/>
          <w14:ligatures w14:val="standardContextual"/>
        </w:rPr>
        <w:t xml:space="preserve"> </w:t>
      </w:r>
      <w:r w:rsidRPr="0022764C">
        <w:rPr>
          <w:rFonts w:eastAsia="Calibri" w:cstheme="minorHAnsi"/>
          <w:kern w:val="2"/>
          <w:szCs w:val="18"/>
          <w14:ligatures w14:val="standardContextual"/>
        </w:rPr>
        <w:t xml:space="preserve">will be calculated by considering: </w:t>
      </w:r>
    </w:p>
    <w:p w14:paraId="2BC6A117" w14:textId="77777777"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a)</w:t>
      </w:r>
      <w:r w:rsidRPr="0022764C">
        <w:rPr>
          <w:rFonts w:eastAsia="Arial" w:cstheme="minorHAnsi"/>
          <w:b/>
          <w:bCs/>
          <w:color w:val="000000"/>
          <w:szCs w:val="18"/>
        </w:rPr>
        <w:tab/>
      </w:r>
      <w:r w:rsidRPr="0022764C">
        <w:rPr>
          <w:rFonts w:eastAsia="Arial" w:cstheme="minorHAnsi"/>
          <w:color w:val="000000"/>
          <w:szCs w:val="18"/>
        </w:rPr>
        <w:t xml:space="preserve">the prior experience of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preceding the date of the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whichever applies, and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likely net profit, had no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been published or </w:t>
      </w:r>
      <w:r w:rsidRPr="0022764C">
        <w:rPr>
          <w:rFonts w:eastAsia="Arial" w:cstheme="minorHAnsi"/>
          <w:b/>
          <w:bCs/>
          <w:color w:val="000000"/>
          <w:szCs w:val="18"/>
        </w:rPr>
        <w:t xml:space="preserve">Notification </w:t>
      </w:r>
      <w:r w:rsidRPr="0022764C">
        <w:rPr>
          <w:rFonts w:eastAsia="Arial" w:cstheme="minorHAnsi"/>
          <w:color w:val="000000"/>
          <w:szCs w:val="18"/>
        </w:rPr>
        <w:t xml:space="preserve">occurred; </w:t>
      </w:r>
    </w:p>
    <w:p w14:paraId="7E1ECBF7" w14:textId="77777777"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b)</w:t>
      </w:r>
      <w:r w:rsidRPr="0022764C">
        <w:rPr>
          <w:rFonts w:eastAsia="Arial" w:cstheme="minorHAnsi"/>
          <w:b/>
          <w:bCs/>
          <w:color w:val="000000"/>
          <w:szCs w:val="18"/>
        </w:rPr>
        <w:tab/>
      </w:r>
      <w:r w:rsidRPr="0022764C">
        <w:rPr>
          <w:rFonts w:eastAsia="Arial" w:cstheme="minorHAnsi"/>
          <w:color w:val="000000"/>
          <w:szCs w:val="18"/>
        </w:rPr>
        <w:t xml:space="preserve">income derived from substitute methods, facilities, or personnel </w:t>
      </w:r>
      <w:r w:rsidRPr="0022764C">
        <w:rPr>
          <w:rFonts w:eastAsia="Calibri" w:cstheme="minorHAnsi"/>
          <w:kern w:val="2"/>
          <w:szCs w:val="18"/>
          <w:lang w:eastAsia="en-GB"/>
          <w14:ligatures w14:val="standardContextual"/>
        </w:rPr>
        <w:t xml:space="preserve">the </w:t>
      </w:r>
      <w:r w:rsidRPr="0022764C">
        <w:rPr>
          <w:rFonts w:eastAsia="Calibri" w:cstheme="minorHAnsi"/>
          <w:b/>
          <w:bCs/>
          <w:kern w:val="2"/>
          <w:szCs w:val="18"/>
          <w:lang w:eastAsia="en-GB"/>
          <w14:ligatures w14:val="standardContextual"/>
        </w:rPr>
        <w:t>Insured</w:t>
      </w:r>
      <w:r w:rsidRPr="0022764C">
        <w:rPr>
          <w:rFonts w:eastAsia="Arial" w:cstheme="minorHAnsi"/>
          <w:b/>
          <w:bCs/>
          <w:color w:val="000000"/>
          <w:szCs w:val="18"/>
        </w:rPr>
        <w:t xml:space="preserve"> </w:t>
      </w:r>
      <w:r w:rsidRPr="0022764C">
        <w:rPr>
          <w:rFonts w:eastAsia="Arial" w:cstheme="minorHAnsi"/>
          <w:color w:val="000000"/>
          <w:szCs w:val="18"/>
        </w:rPr>
        <w:t xml:space="preserve">uses to maintain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revenue stream; </w:t>
      </w:r>
    </w:p>
    <w:p w14:paraId="7E83B00C" w14:textId="66F37C7B"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c)</w:t>
      </w:r>
      <w:r w:rsidRPr="0022764C">
        <w:rPr>
          <w:rFonts w:eastAsia="Arial" w:cstheme="minorHAnsi"/>
          <w:color w:val="000000"/>
          <w:szCs w:val="18"/>
        </w:rPr>
        <w:tab/>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documentation of the trends in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and variations in, or other circumstances </w:t>
      </w:r>
      <w:del w:id="388" w:author="stuart wolstenholme" w:date="2026-05-29T12:39:00Z" w16du:dateUtc="2026-05-29T11:39:00Z">
        <w:r w:rsidRPr="0022764C" w:rsidDel="00BB79CB">
          <w:rPr>
            <w:rFonts w:eastAsia="Arial" w:cstheme="minorHAnsi"/>
            <w:color w:val="000000"/>
            <w:szCs w:val="18"/>
          </w:rPr>
          <w:delText xml:space="preserve">affecting, </w:delText>
        </w:r>
        <w:r w:rsidRPr="0022764C" w:rsidDel="00BB79CB">
          <w:rPr>
            <w:rFonts w:eastAsia="Calibri" w:cstheme="minorHAnsi"/>
            <w:kern w:val="2"/>
            <w:szCs w:val="18"/>
            <w14:ligatures w14:val="standardContextual"/>
          </w:rPr>
          <w:delText xml:space="preserve"> the</w:delText>
        </w:r>
      </w:del>
      <w:ins w:id="389" w:author="stuart wolstenholme" w:date="2026-05-29T12:39:00Z" w16du:dateUtc="2026-05-29T11:39:00Z">
        <w:r w:rsidR="00BB79CB" w:rsidRPr="0022764C">
          <w:rPr>
            <w:rFonts w:eastAsia="Arial" w:cstheme="minorHAnsi"/>
            <w:color w:val="000000"/>
            <w:szCs w:val="18"/>
          </w:rPr>
          <w:t xml:space="preserve">affecting, </w:t>
        </w:r>
        <w:r w:rsidR="00BB79CB" w:rsidRPr="0022764C">
          <w:rPr>
            <w:rFonts w:eastAsia="Calibri" w:cstheme="minorHAnsi"/>
            <w:kern w:val="2"/>
            <w:szCs w:val="18"/>
            <w14:ligatures w14:val="standardContextual"/>
          </w:rPr>
          <w:t>the</w:t>
        </w:r>
      </w:ins>
      <w:r w:rsidRPr="0022764C">
        <w:rPr>
          <w:rFonts w:eastAsia="Calibri" w:cstheme="minorHAnsi"/>
          <w:b/>
          <w:bCs/>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w:t>
      </w:r>
      <w:r w:rsidRPr="0022764C">
        <w:rPr>
          <w:rFonts w:eastAsia="Arial" w:cstheme="minorHAnsi"/>
          <w:color w:val="000000"/>
          <w:szCs w:val="18"/>
        </w:rPr>
        <w:t xml:space="preserve">business before or after the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which would have affected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had no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been published or </w:t>
      </w:r>
      <w:r w:rsidRPr="0022764C">
        <w:rPr>
          <w:rFonts w:eastAsia="Arial" w:cstheme="minorHAnsi"/>
          <w:b/>
          <w:bCs/>
          <w:color w:val="000000"/>
          <w:szCs w:val="18"/>
        </w:rPr>
        <w:t xml:space="preserve">Notification </w:t>
      </w:r>
      <w:r w:rsidRPr="0022764C">
        <w:rPr>
          <w:rFonts w:eastAsia="Arial" w:cstheme="minorHAnsi"/>
          <w:color w:val="000000"/>
          <w:szCs w:val="18"/>
        </w:rPr>
        <w:t xml:space="preserve">occurred; and </w:t>
      </w:r>
    </w:p>
    <w:p w14:paraId="1D05BD2A" w14:textId="77777777" w:rsidR="006936E8" w:rsidRPr="0022764C" w:rsidRDefault="006936E8" w:rsidP="006936E8">
      <w:pPr>
        <w:autoSpaceDE w:val="0"/>
        <w:autoSpaceDN w:val="0"/>
        <w:adjustRightInd w:val="0"/>
        <w:spacing w:before="0" w:line="240" w:lineRule="auto"/>
        <w:ind w:left="360" w:hanging="360"/>
        <w:rPr>
          <w:rFonts w:eastAsia="Arial" w:cstheme="minorHAnsi"/>
          <w:color w:val="000000"/>
          <w:szCs w:val="18"/>
        </w:rPr>
      </w:pPr>
      <w:r w:rsidRPr="0022764C">
        <w:rPr>
          <w:rFonts w:eastAsia="Arial" w:cstheme="minorHAnsi"/>
          <w:color w:val="000000"/>
          <w:szCs w:val="18"/>
        </w:rPr>
        <w:t>d)</w:t>
      </w:r>
      <w:r w:rsidRPr="0022764C">
        <w:rPr>
          <w:rFonts w:eastAsia="Arial" w:cstheme="minorHAnsi"/>
          <w:b/>
          <w:bCs/>
          <w:color w:val="000000"/>
          <w:szCs w:val="18"/>
        </w:rPr>
        <w:tab/>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 </w:t>
      </w:r>
      <w:r w:rsidRPr="0022764C">
        <w:rPr>
          <w:rFonts w:eastAsia="Arial" w:cstheme="minorHAnsi"/>
          <w:color w:val="000000"/>
          <w:szCs w:val="18"/>
        </w:rPr>
        <w:t xml:space="preserve">fixed operating expenses (including ordinary payroll), but only to the extent that </w:t>
      </w:r>
      <w:r w:rsidRPr="0022764C">
        <w:rPr>
          <w:rFonts w:eastAsia="Arial" w:cstheme="minorHAnsi"/>
          <w:color w:val="000000"/>
          <w:szCs w:val="18"/>
        </w:rPr>
        <w:lastRenderedPageBreak/>
        <w:t xml:space="preserve">such fixed operating expenses must continue during the </w:t>
      </w:r>
      <w:r w:rsidRPr="0022764C">
        <w:rPr>
          <w:rFonts w:eastAsia="Arial" w:cstheme="minorHAnsi"/>
          <w:b/>
          <w:bCs/>
          <w:color w:val="000000"/>
          <w:szCs w:val="18"/>
        </w:rPr>
        <w:t>Period of Indemnity</w:t>
      </w:r>
      <w:r w:rsidRPr="0022764C">
        <w:rPr>
          <w:rFonts w:eastAsia="Arial" w:cstheme="minorHAnsi"/>
          <w:color w:val="000000"/>
          <w:szCs w:val="18"/>
        </w:rPr>
        <w:t xml:space="preserve">. </w:t>
      </w:r>
    </w:p>
    <w:p w14:paraId="0036B107" w14:textId="77777777" w:rsidR="006936E8" w:rsidRPr="0022764C" w:rsidRDefault="006936E8" w:rsidP="006936E8">
      <w:pPr>
        <w:autoSpaceDE w:val="0"/>
        <w:autoSpaceDN w:val="0"/>
        <w:adjustRightInd w:val="0"/>
        <w:spacing w:before="0" w:line="240" w:lineRule="auto"/>
        <w:ind w:left="360" w:hanging="360"/>
        <w:rPr>
          <w:rFonts w:eastAsia="Arial" w:cstheme="minorHAnsi"/>
          <w:color w:val="000000"/>
          <w:szCs w:val="18"/>
        </w:rPr>
      </w:pPr>
    </w:p>
    <w:p w14:paraId="4D3218EF" w14:textId="77777777"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 xml:space="preserve">For the purposes of calculating </w:t>
      </w:r>
      <w:r w:rsidRPr="0022764C">
        <w:rPr>
          <w:rFonts w:eastAsia="Arial" w:cstheme="minorHAnsi"/>
          <w:b/>
          <w:bCs/>
          <w:color w:val="000000"/>
          <w:szCs w:val="18"/>
        </w:rPr>
        <w:t>Brand Loss</w:t>
      </w:r>
      <w:r w:rsidRPr="0022764C">
        <w:rPr>
          <w:rFonts w:eastAsia="Arial" w:cstheme="minorHAnsi"/>
          <w:color w:val="000000"/>
          <w:szCs w:val="18"/>
        </w:rPr>
        <w:t xml:space="preserve">, “net profit” will include the amount paid or payable to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 </w:t>
      </w:r>
      <w:r w:rsidRPr="0022764C">
        <w:rPr>
          <w:rFonts w:eastAsia="Calibri" w:cstheme="minorHAnsi"/>
          <w:kern w:val="2"/>
          <w:szCs w:val="18"/>
          <w:lang w:eastAsia="en-GB"/>
          <w14:ligatures w14:val="standardContextual"/>
        </w:rPr>
        <w:t>including donations,</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for goods, </w:t>
      </w:r>
      <w:r w:rsidRPr="0022764C">
        <w:rPr>
          <w:rFonts w:eastAsia="Calibri" w:cstheme="minorHAnsi"/>
          <w:b/>
          <w:kern w:val="2"/>
          <w:szCs w:val="18"/>
          <w:lang w:eastAsia="en-GB"/>
          <w14:ligatures w14:val="standardContextual"/>
        </w:rPr>
        <w:t>Products</w:t>
      </w:r>
      <w:r w:rsidRPr="0022764C">
        <w:rPr>
          <w:rFonts w:eastAsia="Calibri" w:cstheme="minorHAnsi"/>
          <w:kern w:val="2"/>
          <w:szCs w:val="18"/>
          <w:lang w:eastAsia="en-GB"/>
          <w14:ligatures w14:val="standardContextual"/>
        </w:rPr>
        <w:t xml:space="preserve"> or services sold, delivered or rendered in the normal course of </w:t>
      </w:r>
      <w:r w:rsidRPr="0022764C">
        <w:rPr>
          <w:rFonts w:eastAsia="Calibri" w:cstheme="minorHAnsi"/>
          <w:kern w:val="2"/>
          <w:szCs w:val="18"/>
          <w14:ligatures w14:val="standardContextual"/>
        </w:rPr>
        <w:t>the</w:t>
      </w:r>
      <w:r w:rsidRPr="0022764C">
        <w:rPr>
          <w:rFonts w:eastAsia="Calibri" w:cstheme="minorHAnsi"/>
          <w:b/>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business</w:t>
      </w:r>
      <w:r w:rsidRPr="0022764C">
        <w:rPr>
          <w:rFonts w:eastAsia="Arial" w:cstheme="minorHAnsi"/>
          <w:color w:val="000000"/>
          <w:szCs w:val="18"/>
        </w:rPr>
        <w:t>.</w:t>
      </w:r>
    </w:p>
    <w:p w14:paraId="15F355EE"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szCs w:val="22"/>
        </w:rPr>
      </w:pPr>
      <w:r w:rsidRPr="0022764C">
        <w:rPr>
          <w:rFonts w:asciiTheme="majorHAnsi" w:eastAsia="Calibri" w:hAnsiTheme="majorHAnsi" w:cstheme="majorHAnsi"/>
          <w:b/>
          <w:bCs/>
          <w:sz w:val="22"/>
          <w:szCs w:val="22"/>
          <w:lang w:eastAsia="en-GB"/>
          <w:rPrChange w:id="390" w:author="stuart wolstenholme" w:date="2026-05-29T12:46:00Z" w16du:dateUtc="2026-05-29T11:46:00Z">
            <w:rPr>
              <w:rFonts w:asciiTheme="majorHAnsi" w:eastAsia="Calibri" w:hAnsiTheme="majorHAnsi" w:cstheme="majorHAnsi"/>
              <w:b/>
              <w:bCs/>
              <w:sz w:val="22"/>
              <w:szCs w:val="22"/>
              <w:lang w:val="en-US" w:eastAsia="en-GB"/>
            </w:rPr>
          </w:rPrChange>
        </w:rPr>
        <w:t>Breach Support and Credit Monitoring Expenses</w:t>
      </w:r>
    </w:p>
    <w:p w14:paraId="333449CD" w14:textId="71705186" w:rsidR="006936E8" w:rsidRPr="0022764C" w:rsidRDefault="006936E8" w:rsidP="006936E8">
      <w:pPr>
        <w:spacing w:before="0" w:line="240" w:lineRule="auto"/>
        <w:rPr>
          <w:rFonts w:eastAsia="Times New Roman" w:cstheme="minorHAnsi"/>
          <w:b/>
          <w:bCs/>
          <w:kern w:val="2"/>
          <w:szCs w:val="18"/>
          <w14:ligatures w14:val="standardContextual"/>
        </w:rPr>
      </w:pPr>
      <w:r w:rsidRPr="0022764C">
        <w:rPr>
          <w:rFonts w:eastAsia="Calibri" w:cstheme="minorHAnsi"/>
          <w:kern w:val="2"/>
          <w:szCs w:val="18"/>
          <w14:ligatures w14:val="standardContextual"/>
        </w:rPr>
        <w:t>means</w:t>
      </w:r>
      <w:r w:rsidRPr="0022764C">
        <w:rPr>
          <w:rFonts w:eastAsia="Calibri" w:cstheme="minorHAnsi"/>
          <w:szCs w:val="18"/>
          <w:lang w:eastAsia="en-GB"/>
          <w:rPrChange w:id="391" w:author="stuart wolstenholme" w:date="2026-05-29T12:46:00Z" w16du:dateUtc="2026-05-29T11:46:00Z">
            <w:rPr>
              <w:rFonts w:eastAsia="Calibri" w:cstheme="minorHAnsi"/>
              <w:szCs w:val="18"/>
              <w:lang w:val="en-US" w:eastAsia="en-GB"/>
            </w:rPr>
          </w:rPrChange>
        </w:rPr>
        <w:t xml:space="preserve"> reasonable and necessary expenses that </w:t>
      </w:r>
      <w:r w:rsidRPr="0022764C">
        <w:rPr>
          <w:rFonts w:eastAsia="Calibri" w:cstheme="minorHAnsi"/>
          <w:kern w:val="2"/>
          <w:szCs w:val="18"/>
          <w14:ligatures w14:val="standardContextual"/>
        </w:rPr>
        <w:t>the</w:t>
      </w:r>
      <w:r w:rsidRPr="0022764C">
        <w:rPr>
          <w:rFonts w:eastAsia="Calibri" w:cstheme="minorHAnsi"/>
          <w:b/>
          <w:bCs/>
          <w:szCs w:val="18"/>
          <w:lang w:eastAsia="en-GB"/>
          <w:rPrChange w:id="392"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b/>
          <w:szCs w:val="18"/>
          <w:lang w:eastAsia="en-GB"/>
          <w:rPrChange w:id="393"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394" w:author="stuart wolstenholme" w:date="2026-05-29T12:46:00Z" w16du:dateUtc="2026-05-29T11:46:00Z">
            <w:rPr>
              <w:rFonts w:eastAsia="Calibri" w:cstheme="minorHAnsi"/>
              <w:szCs w:val="18"/>
              <w:lang w:val="en-US" w:eastAsia="en-GB"/>
            </w:rPr>
          </w:rPrChange>
        </w:rPr>
        <w:t>incurs</w:t>
      </w:r>
      <w:r w:rsidRPr="0022764C">
        <w:rPr>
          <w:rFonts w:eastAsia="Calibri" w:cstheme="minorHAnsi"/>
          <w:bCs/>
          <w:szCs w:val="18"/>
          <w:lang w:eastAsia="en-GB"/>
          <w:rPrChange w:id="395" w:author="stuart wolstenholme" w:date="2026-05-29T12:46:00Z" w16du:dateUtc="2026-05-29T11:46:00Z">
            <w:rPr>
              <w:rFonts w:eastAsia="Calibri" w:cstheme="minorHAnsi"/>
              <w:bCs/>
              <w:szCs w:val="18"/>
              <w:lang w:val="en-US" w:eastAsia="en-GB"/>
            </w:rPr>
          </w:rPrChange>
        </w:rPr>
        <w:t xml:space="preserve"> on </w:t>
      </w:r>
      <w:r w:rsidRPr="0022764C">
        <w:rPr>
          <w:rFonts w:eastAsia="Calibri" w:cstheme="minorHAnsi"/>
          <w:kern w:val="2"/>
          <w:szCs w:val="18"/>
          <w14:ligatures w14:val="standardContextual"/>
        </w:rPr>
        <w:t>the</w:t>
      </w:r>
      <w:r w:rsidRPr="0022764C">
        <w:rPr>
          <w:rFonts w:eastAsia="Calibri" w:cstheme="minorHAnsi"/>
          <w:b/>
          <w:szCs w:val="18"/>
          <w:lang w:eastAsia="en-GB"/>
          <w:rPrChange w:id="396"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Cs/>
          <w:szCs w:val="18"/>
          <w:lang w:eastAsia="en-GB"/>
          <w:rPrChange w:id="397" w:author="stuart wolstenholme" w:date="2026-05-29T12:46:00Z" w16du:dateUtc="2026-05-29T11:46:00Z">
            <w:rPr>
              <w:rFonts w:eastAsia="Calibri" w:cstheme="minorHAnsi"/>
              <w:bCs/>
              <w:szCs w:val="18"/>
              <w:lang w:val="en-US" w:eastAsia="en-GB"/>
            </w:rPr>
          </w:rPrChange>
        </w:rPr>
        <w:t xml:space="preserve"> behalf, or on behalf of a party for whom </w:t>
      </w:r>
      <w:r w:rsidRPr="0022764C">
        <w:rPr>
          <w:rFonts w:eastAsia="Calibri" w:cstheme="minorHAnsi"/>
          <w:kern w:val="2"/>
          <w:szCs w:val="18"/>
          <w14:ligatures w14:val="standardContextual"/>
        </w:rPr>
        <w:t>the</w:t>
      </w:r>
      <w:r w:rsidRPr="0022764C">
        <w:rPr>
          <w:rFonts w:eastAsia="Calibri" w:cstheme="minorHAnsi"/>
          <w:b/>
          <w:szCs w:val="18"/>
          <w:lang w:eastAsia="en-GB"/>
          <w:rPrChange w:id="398"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399"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400" w:author="stuart wolstenholme" w:date="2026-05-29T12:46:00Z" w16du:dateUtc="2026-05-29T11:46:00Z">
            <w:rPr>
              <w:rFonts w:eastAsia="Calibri" w:cstheme="minorHAnsi"/>
              <w:bCs/>
              <w:szCs w:val="18"/>
              <w:lang w:val="en-US" w:eastAsia="en-GB"/>
            </w:rPr>
          </w:rPrChange>
        </w:rPr>
        <w:t xml:space="preserve">is </w:t>
      </w:r>
      <w:r w:rsidRPr="0022764C">
        <w:rPr>
          <w:rFonts w:eastAsia="Calibri" w:cstheme="minorHAnsi"/>
          <w:b/>
          <w:bCs/>
          <w:szCs w:val="18"/>
          <w:lang w:eastAsia="en-GB"/>
          <w:rPrChange w:id="401" w:author="stuart wolstenholme" w:date="2026-05-29T12:46:00Z" w16du:dateUtc="2026-05-29T11:46:00Z">
            <w:rPr>
              <w:rFonts w:eastAsia="Calibri" w:cstheme="minorHAnsi"/>
              <w:b/>
              <w:bCs/>
              <w:szCs w:val="18"/>
              <w:lang w:val="en-US" w:eastAsia="en-GB"/>
            </w:rPr>
          </w:rPrChange>
        </w:rPr>
        <w:t>Vicariously Liable</w:t>
      </w:r>
      <w:r w:rsidRPr="0022764C">
        <w:rPr>
          <w:rFonts w:eastAsia="Calibri" w:cstheme="minorHAnsi"/>
          <w:bCs/>
          <w:szCs w:val="18"/>
          <w:lang w:eastAsia="en-GB"/>
          <w:rPrChange w:id="402" w:author="stuart wolstenholme" w:date="2026-05-29T12:46:00Z" w16du:dateUtc="2026-05-29T11:46:00Z">
            <w:rPr>
              <w:rFonts w:eastAsia="Calibri" w:cstheme="minorHAnsi"/>
              <w:bCs/>
              <w:szCs w:val="18"/>
              <w:lang w:val="en-US" w:eastAsia="en-GB"/>
            </w:rPr>
          </w:rPrChange>
        </w:rPr>
        <w:t>,</w:t>
      </w:r>
      <w:r w:rsidRPr="0022764C">
        <w:rPr>
          <w:rFonts w:eastAsia="Calibri" w:cstheme="minorHAnsi"/>
          <w:b/>
          <w:bCs/>
          <w:szCs w:val="18"/>
          <w:lang w:eastAsia="en-GB"/>
          <w:rPrChange w:id="403"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404" w:author="stuart wolstenholme" w:date="2026-05-29T12:46:00Z" w16du:dateUtc="2026-05-29T11:46:00Z">
            <w:rPr>
              <w:rFonts w:eastAsia="Calibri" w:cstheme="minorHAnsi"/>
              <w:szCs w:val="18"/>
              <w:lang w:val="en-US" w:eastAsia="en-GB"/>
            </w:rPr>
          </w:rPrChange>
        </w:rPr>
        <w:t xml:space="preserve">to provide support activity to parties affected by a </w:t>
      </w:r>
      <w:r w:rsidRPr="0022764C">
        <w:rPr>
          <w:rFonts w:eastAsia="Calibri" w:cstheme="minorHAnsi"/>
          <w:b/>
          <w:bCs/>
          <w:szCs w:val="18"/>
          <w:lang w:eastAsia="en-GB"/>
          <w:rPrChange w:id="405"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406" w:author="stuart wolstenholme" w:date="2026-05-29T12:46:00Z" w16du:dateUtc="2026-05-29T11:46:00Z">
            <w:rPr>
              <w:rFonts w:eastAsia="Calibri" w:cstheme="minorHAnsi"/>
              <w:bCs/>
              <w:szCs w:val="18"/>
              <w:lang w:val="en-US" w:eastAsia="en-GB"/>
            </w:rPr>
          </w:rPrChange>
        </w:rPr>
        <w:t>, including</w:t>
      </w:r>
      <w:r w:rsidRPr="0022764C">
        <w:rPr>
          <w:rFonts w:eastAsia="Calibri" w:cstheme="minorHAnsi"/>
          <w:szCs w:val="18"/>
          <w:lang w:eastAsia="en-GB"/>
          <w:rPrChange w:id="407" w:author="stuart wolstenholme" w:date="2026-05-29T12:46:00Z" w16du:dateUtc="2026-05-29T11:46:00Z">
            <w:rPr>
              <w:rFonts w:eastAsia="Calibri" w:cstheme="minorHAnsi"/>
              <w:szCs w:val="18"/>
              <w:lang w:val="en-US" w:eastAsia="en-GB"/>
            </w:rPr>
          </w:rPrChange>
        </w:rPr>
        <w:t xml:space="preserve"> the cost to set up and operate a call </w:t>
      </w:r>
      <w:del w:id="408" w:author="stuart wolstenholme" w:date="2026-05-29T12:48:00Z" w16du:dateUtc="2026-05-29T11:48:00Z">
        <w:r w:rsidRPr="0022764C" w:rsidDel="0022764C">
          <w:rPr>
            <w:rFonts w:eastAsia="Calibri" w:cstheme="minorHAnsi"/>
            <w:szCs w:val="18"/>
            <w:lang w:eastAsia="en-GB"/>
            <w:rPrChange w:id="409" w:author="stuart wolstenholme" w:date="2026-05-29T12:46:00Z" w16du:dateUtc="2026-05-29T11:46:00Z">
              <w:rPr>
                <w:rFonts w:eastAsia="Calibri" w:cstheme="minorHAnsi"/>
                <w:szCs w:val="18"/>
                <w:lang w:val="en-US" w:eastAsia="en-GB"/>
              </w:rPr>
            </w:rPrChange>
          </w:rPr>
          <w:delText>center</w:delText>
        </w:r>
      </w:del>
      <w:ins w:id="410" w:author="stuart wolstenholme" w:date="2026-05-29T12:48:00Z" w16du:dateUtc="2026-05-29T11:48:00Z">
        <w:r w:rsidR="0022764C" w:rsidRPr="0022764C">
          <w:rPr>
            <w:rFonts w:eastAsia="Calibri" w:cstheme="minorHAnsi"/>
            <w:szCs w:val="18"/>
            <w:lang w:eastAsia="en-GB"/>
          </w:rPr>
          <w:t>centre</w:t>
        </w:r>
      </w:ins>
      <w:r w:rsidRPr="0022764C">
        <w:rPr>
          <w:rFonts w:eastAsia="Calibri" w:cstheme="minorHAnsi"/>
          <w:szCs w:val="18"/>
          <w:lang w:eastAsia="en-GB"/>
          <w:rPrChange w:id="411" w:author="stuart wolstenholme" w:date="2026-05-29T12:46:00Z" w16du:dateUtc="2026-05-29T11:46:00Z">
            <w:rPr>
              <w:rFonts w:eastAsia="Calibri" w:cstheme="minorHAnsi"/>
              <w:szCs w:val="18"/>
              <w:lang w:val="en-US" w:eastAsia="en-GB"/>
            </w:rPr>
          </w:rPrChange>
        </w:rPr>
        <w:t xml:space="preserve"> and to provide a maximum of twenty-four (24) months of credit, identity or healthcare record monitoring services, fraud alert services, identity theft assistance services and credit or identity repair and restoration services. </w:t>
      </w:r>
      <w:r w:rsidRPr="0022764C">
        <w:rPr>
          <w:rFonts w:eastAsia="Calibri" w:cstheme="minorHAnsi"/>
          <w:b/>
          <w:bCs/>
          <w:szCs w:val="18"/>
          <w:lang w:eastAsia="en-GB"/>
          <w:rPrChange w:id="412" w:author="stuart wolstenholme" w:date="2026-05-29T12:46:00Z" w16du:dateUtc="2026-05-29T11:46:00Z">
            <w:rPr>
              <w:rFonts w:eastAsia="Calibri" w:cstheme="minorHAnsi"/>
              <w:b/>
              <w:bCs/>
              <w:szCs w:val="18"/>
              <w:lang w:val="en-US" w:eastAsia="en-GB"/>
            </w:rPr>
          </w:rPrChange>
        </w:rPr>
        <w:t>Breach Support and Credit Monitoring Expenses</w:t>
      </w:r>
      <w:r w:rsidRPr="0022764C">
        <w:rPr>
          <w:rFonts w:eastAsia="Calibri" w:cstheme="minorHAnsi"/>
          <w:bCs/>
          <w:szCs w:val="18"/>
          <w:lang w:eastAsia="en-GB"/>
          <w:rPrChange w:id="413" w:author="stuart wolstenholme" w:date="2026-05-29T12:46:00Z" w16du:dateUtc="2026-05-29T11:46:00Z">
            <w:rPr>
              <w:rFonts w:eastAsia="Calibri" w:cstheme="minorHAnsi"/>
              <w:bCs/>
              <w:szCs w:val="18"/>
              <w:lang w:val="en-US" w:eastAsia="en-GB"/>
            </w:rPr>
          </w:rPrChange>
        </w:rPr>
        <w:t xml:space="preserve"> must be incurred with </w:t>
      </w:r>
      <w:r w:rsidRPr="0022764C">
        <w:rPr>
          <w:rFonts w:eastAsia="Calibri" w:cstheme="minorHAnsi"/>
          <w:b/>
          <w:bCs/>
          <w:szCs w:val="18"/>
          <w:lang w:eastAsia="en-GB"/>
          <w:rPrChange w:id="414"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415" w:author="stuart wolstenholme" w:date="2026-05-29T12:46:00Z" w16du:dateUtc="2026-05-29T11:46:00Z">
            <w:rPr>
              <w:rFonts w:eastAsia="Calibri" w:cstheme="minorHAnsi"/>
              <w:szCs w:val="18"/>
              <w:lang w:val="en-US" w:eastAsia="en-GB"/>
            </w:rPr>
          </w:rPrChange>
        </w:rPr>
        <w:t>prior written consent</w:t>
      </w:r>
      <w:r w:rsidRPr="0022764C">
        <w:rPr>
          <w:rFonts w:eastAsia="Calibri" w:cstheme="minorHAnsi"/>
          <w:bCs/>
          <w:szCs w:val="18"/>
          <w:lang w:eastAsia="en-GB"/>
          <w:rPrChange w:id="416" w:author="stuart wolstenholme" w:date="2026-05-29T12:46:00Z" w16du:dateUtc="2026-05-29T11:46:00Z">
            <w:rPr>
              <w:rFonts w:eastAsia="Calibri" w:cstheme="minorHAnsi"/>
              <w:bCs/>
              <w:szCs w:val="18"/>
              <w:lang w:val="en-US" w:eastAsia="en-GB"/>
            </w:rPr>
          </w:rPrChange>
        </w:rPr>
        <w:t>.</w:t>
      </w:r>
    </w:p>
    <w:p w14:paraId="78001C1B"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rPr>
      </w:pPr>
      <w:r w:rsidRPr="0022764C">
        <w:rPr>
          <w:rFonts w:asciiTheme="majorHAnsi" w:eastAsia="Times New Roman" w:hAnsiTheme="majorHAnsi" w:cstheme="majorHAnsi"/>
          <w:b/>
          <w:bCs/>
          <w:sz w:val="22"/>
        </w:rPr>
        <w:t>Bricking Event</w:t>
      </w:r>
    </w:p>
    <w:p w14:paraId="37432175"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Times New Roman" w:cstheme="minorHAnsi"/>
          <w:szCs w:val="18"/>
          <w:rPrChange w:id="417" w:author="stuart wolstenholme" w:date="2026-05-29T12:46:00Z" w16du:dateUtc="2026-05-29T11:46:00Z">
            <w:rPr>
              <w:rFonts w:eastAsia="Times New Roman" w:cstheme="minorHAnsi"/>
              <w:szCs w:val="18"/>
              <w:lang w:val="en-US"/>
            </w:rPr>
          </w:rPrChange>
        </w:rPr>
        <w:t>the unauthorised or malicious reprogramming of software or firmware</w:t>
      </w:r>
      <w:r w:rsidRPr="0022764C">
        <w:rPr>
          <w:rFonts w:eastAsia="Times New Roman" w:cstheme="minorHAnsi"/>
          <w:b/>
          <w:szCs w:val="18"/>
          <w:rPrChange w:id="418" w:author="stuart wolstenholme" w:date="2026-05-29T12:46:00Z" w16du:dateUtc="2026-05-29T11:46:00Z">
            <w:rPr>
              <w:rFonts w:eastAsia="Times New Roman" w:cstheme="minorHAnsi"/>
              <w:b/>
              <w:szCs w:val="18"/>
              <w:lang w:val="en-US"/>
            </w:rPr>
          </w:rPrChange>
        </w:rPr>
        <w:t xml:space="preserve"> </w:t>
      </w:r>
      <w:r w:rsidRPr="0022764C">
        <w:rPr>
          <w:rFonts w:eastAsia="Times New Roman" w:cstheme="minorHAnsi"/>
          <w:szCs w:val="18"/>
          <w:rPrChange w:id="419" w:author="stuart wolstenholme" w:date="2026-05-29T12:46:00Z" w16du:dateUtc="2026-05-29T11:46:00Z">
            <w:rPr>
              <w:rFonts w:eastAsia="Times New Roman" w:cstheme="minorHAnsi"/>
              <w:szCs w:val="18"/>
              <w:lang w:val="en-US"/>
            </w:rPr>
          </w:rPrChange>
        </w:rPr>
        <w:t xml:space="preserve">installed on </w:t>
      </w:r>
      <w:r w:rsidRPr="0022764C">
        <w:rPr>
          <w:rFonts w:eastAsia="Calibri" w:cstheme="minorHAnsi"/>
          <w:kern w:val="2"/>
          <w:szCs w:val="18"/>
          <w14:ligatures w14:val="standardContextual"/>
        </w:rPr>
        <w:t>the</w:t>
      </w:r>
      <w:r w:rsidRPr="0022764C">
        <w:rPr>
          <w:rFonts w:eastAsia="Times New Roman" w:cstheme="minorHAnsi"/>
          <w:b/>
          <w:bCs/>
          <w:szCs w:val="18"/>
          <w:rPrChange w:id="420" w:author="stuart wolstenholme" w:date="2026-05-29T12:46:00Z" w16du:dateUtc="2026-05-29T11:46:00Z">
            <w:rPr>
              <w:rFonts w:eastAsia="Times New Roman" w:cstheme="minorHAnsi"/>
              <w:b/>
              <w:bCs/>
              <w:szCs w:val="18"/>
              <w:lang w:val="en-US"/>
            </w:rPr>
          </w:rPrChange>
        </w:rPr>
        <w:t xml:space="preserve"> Named Insured’s</w:t>
      </w:r>
      <w:r w:rsidRPr="0022764C">
        <w:rPr>
          <w:rFonts w:eastAsia="Times New Roman" w:cstheme="minorHAnsi"/>
          <w:b/>
          <w:szCs w:val="18"/>
          <w:rPrChange w:id="421" w:author="stuart wolstenholme" w:date="2026-05-29T12:46:00Z" w16du:dateUtc="2026-05-29T11:46:00Z">
            <w:rPr>
              <w:rFonts w:eastAsia="Times New Roman" w:cstheme="minorHAnsi"/>
              <w:b/>
              <w:szCs w:val="18"/>
              <w:lang w:val="en-US"/>
            </w:rPr>
          </w:rPrChange>
        </w:rPr>
        <w:t xml:space="preserve"> </w:t>
      </w:r>
      <w:r w:rsidRPr="0022764C">
        <w:rPr>
          <w:rFonts w:eastAsia="Times New Roman" w:cstheme="minorHAnsi"/>
          <w:szCs w:val="18"/>
          <w:rPrChange w:id="422" w:author="stuart wolstenholme" w:date="2026-05-29T12:46:00Z" w16du:dateUtc="2026-05-29T11:46:00Z">
            <w:rPr>
              <w:rFonts w:eastAsia="Times New Roman" w:cstheme="minorHAnsi"/>
              <w:szCs w:val="18"/>
              <w:lang w:val="en-US"/>
            </w:rPr>
          </w:rPrChange>
        </w:rPr>
        <w:t xml:space="preserve">computer hardware or electronic equipment, including such reprogramming resulting from a </w:t>
      </w:r>
      <w:r w:rsidRPr="0022764C">
        <w:rPr>
          <w:rFonts w:eastAsia="Times New Roman" w:cstheme="minorHAnsi"/>
          <w:b/>
          <w:szCs w:val="18"/>
          <w:rPrChange w:id="423" w:author="stuart wolstenholme" w:date="2026-05-29T12:46:00Z" w16du:dateUtc="2026-05-29T11:46:00Z">
            <w:rPr>
              <w:rFonts w:eastAsia="Times New Roman" w:cstheme="minorHAnsi"/>
              <w:b/>
              <w:szCs w:val="18"/>
              <w:lang w:val="en-US"/>
            </w:rPr>
          </w:rPrChange>
        </w:rPr>
        <w:t>Hacking Attack</w:t>
      </w:r>
      <w:r w:rsidRPr="0022764C">
        <w:rPr>
          <w:rFonts w:eastAsia="Times New Roman" w:cstheme="minorHAnsi"/>
          <w:szCs w:val="18"/>
          <w:rPrChange w:id="424" w:author="stuart wolstenholme" w:date="2026-05-29T12:46:00Z" w16du:dateUtc="2026-05-29T11:46:00Z">
            <w:rPr>
              <w:rFonts w:eastAsia="Times New Roman" w:cstheme="minorHAnsi"/>
              <w:szCs w:val="18"/>
              <w:lang w:val="en-US"/>
            </w:rPr>
          </w:rPrChange>
        </w:rPr>
        <w:t xml:space="preserve">, </w:t>
      </w:r>
      <w:r w:rsidRPr="0022764C">
        <w:rPr>
          <w:rFonts w:eastAsia="Times New Roman" w:cstheme="minorHAnsi"/>
          <w:bCs/>
          <w:szCs w:val="18"/>
          <w:rPrChange w:id="425" w:author="stuart wolstenholme" w:date="2026-05-29T12:46:00Z" w16du:dateUtc="2026-05-29T11:46:00Z">
            <w:rPr>
              <w:rFonts w:eastAsia="Times New Roman" w:cstheme="minorHAnsi"/>
              <w:bCs/>
              <w:szCs w:val="18"/>
              <w:lang w:val="en-US"/>
            </w:rPr>
          </w:rPrChange>
        </w:rPr>
        <w:t xml:space="preserve">which renders </w:t>
      </w:r>
      <w:r w:rsidRPr="0022764C">
        <w:rPr>
          <w:rFonts w:eastAsia="Calibri" w:cstheme="minorHAnsi"/>
          <w:kern w:val="2"/>
          <w:szCs w:val="18"/>
          <w14:ligatures w14:val="standardContextual"/>
        </w:rPr>
        <w:t>the</w:t>
      </w:r>
      <w:r w:rsidRPr="0022764C">
        <w:rPr>
          <w:rFonts w:eastAsia="Times New Roman" w:cstheme="minorHAnsi"/>
          <w:b/>
          <w:bCs/>
          <w:szCs w:val="18"/>
          <w:rPrChange w:id="426" w:author="stuart wolstenholme" w:date="2026-05-29T12:46:00Z" w16du:dateUtc="2026-05-29T11:46:00Z">
            <w:rPr>
              <w:rFonts w:eastAsia="Times New Roman" w:cstheme="minorHAnsi"/>
              <w:b/>
              <w:bCs/>
              <w:szCs w:val="18"/>
              <w:lang w:val="en-US"/>
            </w:rPr>
          </w:rPrChange>
        </w:rPr>
        <w:t xml:space="preserve"> Named Insured’s </w:t>
      </w:r>
      <w:r w:rsidRPr="0022764C">
        <w:rPr>
          <w:rFonts w:eastAsia="Times New Roman" w:cstheme="minorHAnsi"/>
          <w:szCs w:val="18"/>
          <w:rPrChange w:id="427" w:author="stuart wolstenholme" w:date="2026-05-29T12:46:00Z" w16du:dateUtc="2026-05-29T11:46:00Z">
            <w:rPr>
              <w:rFonts w:eastAsia="Times New Roman" w:cstheme="minorHAnsi"/>
              <w:szCs w:val="18"/>
              <w:lang w:val="en-US"/>
            </w:rPr>
          </w:rPrChange>
        </w:rPr>
        <w:t>computer hardware or electronic equipment</w:t>
      </w:r>
      <w:r w:rsidRPr="0022764C">
        <w:rPr>
          <w:rFonts w:eastAsia="Times New Roman" w:cstheme="minorHAnsi"/>
          <w:bCs/>
          <w:szCs w:val="18"/>
          <w:rPrChange w:id="428" w:author="stuart wolstenholme" w:date="2026-05-29T12:46:00Z" w16du:dateUtc="2026-05-29T11:46:00Z">
            <w:rPr>
              <w:rFonts w:eastAsia="Times New Roman" w:cstheme="minorHAnsi"/>
              <w:bCs/>
              <w:szCs w:val="18"/>
              <w:lang w:val="en-US"/>
            </w:rPr>
          </w:rPrChange>
        </w:rPr>
        <w:t xml:space="preserve"> nonfunctional or useless for its intended purpose, without being physically damaged</w:t>
      </w:r>
      <w:r w:rsidRPr="0022764C">
        <w:rPr>
          <w:rFonts w:eastAsia="Times New Roman" w:cstheme="minorHAnsi"/>
          <w:szCs w:val="18"/>
          <w:rPrChange w:id="429" w:author="stuart wolstenholme" w:date="2026-05-29T12:46:00Z" w16du:dateUtc="2026-05-29T11:46:00Z">
            <w:rPr>
              <w:rFonts w:eastAsia="Times New Roman" w:cstheme="minorHAnsi"/>
              <w:szCs w:val="18"/>
              <w:lang w:val="en-US"/>
            </w:rPr>
          </w:rPrChange>
        </w:rPr>
        <w:t>.</w:t>
      </w:r>
    </w:p>
    <w:p w14:paraId="256763D7"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rPr>
      </w:pPr>
      <w:r w:rsidRPr="0022764C">
        <w:rPr>
          <w:rFonts w:asciiTheme="majorHAnsi" w:eastAsia="Times New Roman" w:hAnsiTheme="majorHAnsi" w:cstheme="majorHAnsi"/>
          <w:b/>
          <w:bCs/>
          <w:sz w:val="22"/>
        </w:rPr>
        <w:t>Bricking Loss</w:t>
      </w:r>
    </w:p>
    <w:p w14:paraId="0A6DFCE2" w14:textId="77777777" w:rsidR="006936E8" w:rsidRPr="0022764C" w:rsidRDefault="006936E8" w:rsidP="006936E8">
      <w:pPr>
        <w:spacing w:before="0" w:line="240" w:lineRule="auto"/>
        <w:rPr>
          <w:rFonts w:eastAsia="Times New Roman" w:cstheme="minorHAnsi"/>
          <w:b/>
          <w:bCs/>
          <w:szCs w:val="18"/>
        </w:rPr>
      </w:pPr>
      <w:r w:rsidRPr="0022764C">
        <w:rPr>
          <w:rFonts w:eastAsia="Calibri" w:cstheme="minorHAnsi"/>
          <w:kern w:val="2"/>
          <w:szCs w:val="18"/>
          <w14:ligatures w14:val="standardContextual"/>
        </w:rPr>
        <w:t xml:space="preserve">means </w:t>
      </w:r>
      <w:r w:rsidRPr="0022764C">
        <w:rPr>
          <w:rFonts w:eastAsia="Times New Roman" w:cstheme="minorHAnsi"/>
          <w:bCs/>
          <w:szCs w:val="18"/>
          <w:rPrChange w:id="430" w:author="stuart wolstenholme" w:date="2026-05-29T12:46:00Z" w16du:dateUtc="2026-05-29T11:46:00Z">
            <w:rPr>
              <w:rFonts w:eastAsia="Times New Roman" w:cstheme="minorHAnsi"/>
              <w:bCs/>
              <w:szCs w:val="18"/>
              <w:lang w:val="en-US"/>
            </w:rPr>
          </w:rPrChange>
        </w:rPr>
        <w:t xml:space="preserve">the cost to replace </w:t>
      </w:r>
      <w:r w:rsidRPr="0022764C">
        <w:rPr>
          <w:rFonts w:eastAsia="Calibri" w:cstheme="minorHAnsi"/>
          <w:kern w:val="2"/>
          <w:szCs w:val="18"/>
          <w14:ligatures w14:val="standardContextual"/>
        </w:rPr>
        <w:t>the</w:t>
      </w:r>
      <w:r w:rsidRPr="0022764C">
        <w:rPr>
          <w:rFonts w:eastAsia="Times New Roman" w:cstheme="minorHAnsi"/>
          <w:b/>
          <w:bCs/>
          <w:szCs w:val="18"/>
          <w:rPrChange w:id="431" w:author="stuart wolstenholme" w:date="2026-05-29T12:46:00Z" w16du:dateUtc="2026-05-29T11:46:00Z">
            <w:rPr>
              <w:rFonts w:eastAsia="Times New Roman" w:cstheme="minorHAnsi"/>
              <w:b/>
              <w:bCs/>
              <w:szCs w:val="18"/>
              <w:lang w:val="en-US"/>
            </w:rPr>
          </w:rPrChange>
        </w:rPr>
        <w:t xml:space="preserve"> Named Insured’s</w:t>
      </w:r>
      <w:r w:rsidRPr="0022764C">
        <w:rPr>
          <w:rFonts w:eastAsia="Times New Roman" w:cstheme="minorHAnsi"/>
          <w:b/>
          <w:szCs w:val="18"/>
          <w:rPrChange w:id="432" w:author="stuart wolstenholme" w:date="2026-05-29T12:46:00Z" w16du:dateUtc="2026-05-29T11:46:00Z">
            <w:rPr>
              <w:rFonts w:eastAsia="Times New Roman" w:cstheme="minorHAnsi"/>
              <w:b/>
              <w:szCs w:val="18"/>
              <w:lang w:val="en-US"/>
            </w:rPr>
          </w:rPrChange>
        </w:rPr>
        <w:t xml:space="preserve"> </w:t>
      </w:r>
      <w:r w:rsidRPr="0022764C">
        <w:rPr>
          <w:rFonts w:eastAsia="Times New Roman" w:cstheme="minorHAnsi"/>
          <w:szCs w:val="18"/>
          <w:rPrChange w:id="433" w:author="stuart wolstenholme" w:date="2026-05-29T12:46:00Z" w16du:dateUtc="2026-05-29T11:46:00Z">
            <w:rPr>
              <w:rFonts w:eastAsia="Times New Roman" w:cstheme="minorHAnsi"/>
              <w:szCs w:val="18"/>
              <w:lang w:val="en-US"/>
            </w:rPr>
          </w:rPrChange>
        </w:rPr>
        <w:t xml:space="preserve">computer hardware or electronic equipment </w:t>
      </w:r>
      <w:r w:rsidRPr="0022764C">
        <w:rPr>
          <w:rFonts w:eastAsia="Times New Roman" w:cstheme="minorHAnsi"/>
          <w:bCs/>
          <w:szCs w:val="18"/>
          <w:rPrChange w:id="434" w:author="stuart wolstenholme" w:date="2026-05-29T12:46:00Z" w16du:dateUtc="2026-05-29T11:46:00Z">
            <w:rPr>
              <w:rFonts w:eastAsia="Times New Roman" w:cstheme="minorHAnsi"/>
              <w:bCs/>
              <w:szCs w:val="18"/>
              <w:lang w:val="en-US"/>
            </w:rPr>
          </w:rPrChange>
        </w:rPr>
        <w:t xml:space="preserve">due to loss of use of such </w:t>
      </w:r>
      <w:r w:rsidRPr="0022764C">
        <w:rPr>
          <w:rFonts w:eastAsia="Times New Roman" w:cstheme="minorHAnsi"/>
          <w:szCs w:val="18"/>
          <w:rPrChange w:id="435" w:author="stuart wolstenholme" w:date="2026-05-29T12:46:00Z" w16du:dateUtc="2026-05-29T11:46:00Z">
            <w:rPr>
              <w:rFonts w:eastAsia="Times New Roman" w:cstheme="minorHAnsi"/>
              <w:szCs w:val="18"/>
              <w:lang w:val="en-US"/>
            </w:rPr>
          </w:rPrChange>
        </w:rPr>
        <w:t>computer hardware or electronic equipment</w:t>
      </w:r>
      <w:r w:rsidRPr="0022764C">
        <w:rPr>
          <w:rFonts w:eastAsia="Times New Roman" w:cstheme="minorHAnsi"/>
          <w:bCs/>
          <w:szCs w:val="18"/>
          <w:rPrChange w:id="436" w:author="stuart wolstenholme" w:date="2026-05-29T12:46:00Z" w16du:dateUtc="2026-05-29T11:46:00Z">
            <w:rPr>
              <w:rFonts w:eastAsia="Times New Roman" w:cstheme="minorHAnsi"/>
              <w:bCs/>
              <w:szCs w:val="18"/>
              <w:lang w:val="en-US"/>
            </w:rPr>
          </w:rPrChange>
        </w:rPr>
        <w:t xml:space="preserve"> caused by a </w:t>
      </w:r>
      <w:r w:rsidRPr="0022764C">
        <w:rPr>
          <w:rFonts w:eastAsia="Times New Roman" w:cstheme="minorHAnsi"/>
          <w:b/>
          <w:bCs/>
          <w:szCs w:val="18"/>
          <w:rPrChange w:id="437" w:author="stuart wolstenholme" w:date="2026-05-29T12:46:00Z" w16du:dateUtc="2026-05-29T11:46:00Z">
            <w:rPr>
              <w:rFonts w:eastAsia="Times New Roman" w:cstheme="minorHAnsi"/>
              <w:b/>
              <w:bCs/>
              <w:szCs w:val="18"/>
              <w:lang w:val="en-US"/>
            </w:rPr>
          </w:rPrChange>
        </w:rPr>
        <w:t>Bricking Event</w:t>
      </w:r>
      <w:r w:rsidRPr="0022764C">
        <w:rPr>
          <w:rFonts w:eastAsia="Times New Roman" w:cstheme="minorHAnsi"/>
          <w:bCs/>
          <w:szCs w:val="18"/>
          <w:rPrChange w:id="438" w:author="stuart wolstenholme" w:date="2026-05-29T12:46:00Z" w16du:dateUtc="2026-05-29T11:46:00Z">
            <w:rPr>
              <w:rFonts w:eastAsia="Times New Roman" w:cstheme="minorHAnsi"/>
              <w:bCs/>
              <w:szCs w:val="18"/>
              <w:lang w:val="en-US"/>
            </w:rPr>
          </w:rPrChange>
        </w:rPr>
        <w:t xml:space="preserve">; provided, however, that the amount of </w:t>
      </w:r>
      <w:r w:rsidRPr="0022764C">
        <w:rPr>
          <w:rFonts w:eastAsia="Times New Roman" w:cstheme="minorHAnsi"/>
          <w:b/>
          <w:bCs/>
          <w:szCs w:val="18"/>
          <w:rPrChange w:id="439" w:author="stuart wolstenholme" w:date="2026-05-29T12:46:00Z" w16du:dateUtc="2026-05-29T11:46:00Z">
            <w:rPr>
              <w:rFonts w:eastAsia="Times New Roman" w:cstheme="minorHAnsi"/>
              <w:b/>
              <w:bCs/>
              <w:szCs w:val="18"/>
              <w:lang w:val="en-US"/>
            </w:rPr>
          </w:rPrChange>
        </w:rPr>
        <w:t xml:space="preserve">Bricking Loss </w:t>
      </w:r>
      <w:r w:rsidRPr="0022764C">
        <w:rPr>
          <w:rFonts w:eastAsia="Times New Roman" w:cstheme="minorHAnsi"/>
          <w:bCs/>
          <w:szCs w:val="18"/>
          <w:rPrChange w:id="440" w:author="stuart wolstenholme" w:date="2026-05-29T12:46:00Z" w16du:dateUtc="2026-05-29T11:46:00Z">
            <w:rPr>
              <w:rFonts w:eastAsia="Times New Roman" w:cstheme="minorHAnsi"/>
              <w:bCs/>
              <w:szCs w:val="18"/>
              <w:lang w:val="en-US"/>
            </w:rPr>
          </w:rPrChange>
        </w:rPr>
        <w:t xml:space="preserve">payable under this Policy shall not exceed 25% more than the cost to replace </w:t>
      </w:r>
      <w:r w:rsidRPr="0022764C">
        <w:rPr>
          <w:rFonts w:eastAsia="Calibri" w:cstheme="minorHAnsi"/>
          <w:kern w:val="2"/>
          <w:szCs w:val="18"/>
          <w14:ligatures w14:val="standardContextual"/>
        </w:rPr>
        <w:t>the</w:t>
      </w:r>
      <w:r w:rsidRPr="0022764C">
        <w:rPr>
          <w:rFonts w:eastAsia="Times New Roman" w:cstheme="minorHAnsi"/>
          <w:b/>
          <w:bCs/>
          <w:szCs w:val="18"/>
          <w:rPrChange w:id="441" w:author="stuart wolstenholme" w:date="2026-05-29T12:46:00Z" w16du:dateUtc="2026-05-29T11:46:00Z">
            <w:rPr>
              <w:rFonts w:eastAsia="Times New Roman" w:cstheme="minorHAnsi"/>
              <w:b/>
              <w:bCs/>
              <w:szCs w:val="18"/>
              <w:lang w:val="en-US"/>
            </w:rPr>
          </w:rPrChange>
        </w:rPr>
        <w:t xml:space="preserve"> Named Insured’s </w:t>
      </w:r>
      <w:r w:rsidRPr="0022764C">
        <w:rPr>
          <w:rFonts w:eastAsia="Times New Roman" w:cstheme="minorHAnsi"/>
          <w:szCs w:val="18"/>
          <w:rPrChange w:id="442" w:author="stuart wolstenholme" w:date="2026-05-29T12:46:00Z" w16du:dateUtc="2026-05-29T11:46:00Z">
            <w:rPr>
              <w:rFonts w:eastAsia="Times New Roman" w:cstheme="minorHAnsi"/>
              <w:szCs w:val="18"/>
              <w:lang w:val="en-US"/>
            </w:rPr>
          </w:rPrChange>
        </w:rPr>
        <w:t xml:space="preserve">computer hardware or electronic equipment with computer hardware or electronic equipment that is functionally equivalent to that which existed prior to the </w:t>
      </w:r>
      <w:r w:rsidRPr="0022764C">
        <w:rPr>
          <w:rFonts w:eastAsia="Times New Roman" w:cstheme="minorHAnsi"/>
          <w:b/>
          <w:szCs w:val="18"/>
          <w:rPrChange w:id="443" w:author="stuart wolstenholme" w:date="2026-05-29T12:46:00Z" w16du:dateUtc="2026-05-29T11:46:00Z">
            <w:rPr>
              <w:rFonts w:eastAsia="Times New Roman" w:cstheme="minorHAnsi"/>
              <w:b/>
              <w:szCs w:val="18"/>
              <w:lang w:val="en-US"/>
            </w:rPr>
          </w:rPrChange>
        </w:rPr>
        <w:t>Bricking Event</w:t>
      </w:r>
      <w:r w:rsidRPr="0022764C">
        <w:rPr>
          <w:rFonts w:eastAsia="Times New Roman" w:cstheme="minorHAnsi"/>
          <w:szCs w:val="18"/>
          <w:rPrChange w:id="444" w:author="stuart wolstenholme" w:date="2026-05-29T12:46:00Z" w16du:dateUtc="2026-05-29T11:46:00Z">
            <w:rPr>
              <w:rFonts w:eastAsia="Times New Roman" w:cstheme="minorHAnsi"/>
              <w:szCs w:val="18"/>
              <w:lang w:val="en-US"/>
            </w:rPr>
          </w:rPrChange>
        </w:rPr>
        <w:t>.</w:t>
      </w:r>
      <w:r w:rsidRPr="0022764C">
        <w:rPr>
          <w:rFonts w:eastAsia="Times New Roman" w:cstheme="minorHAnsi"/>
          <w:bCs/>
          <w:szCs w:val="18"/>
          <w:rPrChange w:id="445" w:author="stuart wolstenholme" w:date="2026-05-29T12:46:00Z" w16du:dateUtc="2026-05-29T11:46:00Z">
            <w:rPr>
              <w:rFonts w:eastAsia="Times New Roman" w:cstheme="minorHAnsi"/>
              <w:bCs/>
              <w:szCs w:val="18"/>
              <w:lang w:val="en-US"/>
            </w:rPr>
          </w:rPrChange>
        </w:rPr>
        <w:t xml:space="preserve"> </w:t>
      </w:r>
      <w:r w:rsidRPr="0022764C">
        <w:rPr>
          <w:rFonts w:eastAsia="Times New Roman" w:cstheme="minorHAnsi"/>
          <w:b/>
          <w:bCs/>
          <w:szCs w:val="18"/>
          <w:rPrChange w:id="446" w:author="stuart wolstenholme" w:date="2026-05-29T12:46:00Z" w16du:dateUtc="2026-05-29T11:46:00Z">
            <w:rPr>
              <w:rFonts w:eastAsia="Times New Roman" w:cstheme="minorHAnsi"/>
              <w:b/>
              <w:bCs/>
              <w:szCs w:val="18"/>
              <w:lang w:val="en-US"/>
            </w:rPr>
          </w:rPrChange>
        </w:rPr>
        <w:t xml:space="preserve">Bricking Loss </w:t>
      </w:r>
      <w:r w:rsidRPr="0022764C">
        <w:rPr>
          <w:rFonts w:eastAsia="Times New Roman" w:cstheme="minorHAnsi"/>
          <w:bCs/>
          <w:szCs w:val="18"/>
          <w:rPrChange w:id="447" w:author="stuart wolstenholme" w:date="2026-05-29T12:46:00Z" w16du:dateUtc="2026-05-29T11:46:00Z">
            <w:rPr>
              <w:rFonts w:eastAsia="Times New Roman" w:cstheme="minorHAnsi"/>
              <w:bCs/>
              <w:szCs w:val="18"/>
              <w:lang w:val="en-US"/>
            </w:rPr>
          </w:rPrChange>
        </w:rPr>
        <w:t xml:space="preserve">does not include any costs to replace </w:t>
      </w:r>
      <w:r w:rsidRPr="0022764C">
        <w:rPr>
          <w:rFonts w:eastAsia="Calibri" w:cstheme="minorHAnsi"/>
          <w:kern w:val="2"/>
          <w:szCs w:val="18"/>
          <w14:ligatures w14:val="standardContextual"/>
        </w:rPr>
        <w:t>the</w:t>
      </w:r>
      <w:r w:rsidRPr="0022764C">
        <w:rPr>
          <w:rFonts w:eastAsia="Times New Roman" w:cstheme="minorHAnsi"/>
          <w:b/>
          <w:bCs/>
          <w:szCs w:val="18"/>
          <w:rPrChange w:id="448" w:author="stuart wolstenholme" w:date="2026-05-29T12:46:00Z" w16du:dateUtc="2026-05-29T11:46:00Z">
            <w:rPr>
              <w:rFonts w:eastAsia="Times New Roman" w:cstheme="minorHAnsi"/>
              <w:b/>
              <w:bCs/>
              <w:szCs w:val="18"/>
              <w:lang w:val="en-US"/>
            </w:rPr>
          </w:rPrChange>
        </w:rPr>
        <w:t xml:space="preserve"> Named Insured’s</w:t>
      </w:r>
      <w:r w:rsidRPr="0022764C">
        <w:rPr>
          <w:rFonts w:eastAsia="Times New Roman" w:cstheme="minorHAnsi"/>
          <w:bCs/>
          <w:szCs w:val="18"/>
          <w:rPrChange w:id="449" w:author="stuart wolstenholme" w:date="2026-05-29T12:46:00Z" w16du:dateUtc="2026-05-29T11:46:00Z">
            <w:rPr>
              <w:rFonts w:eastAsia="Times New Roman" w:cstheme="minorHAnsi"/>
              <w:bCs/>
              <w:szCs w:val="18"/>
              <w:lang w:val="en-US"/>
            </w:rPr>
          </w:rPrChange>
        </w:rPr>
        <w:t xml:space="preserve"> computer hardware or electronic equipment or </w:t>
      </w:r>
      <w:r w:rsidRPr="0022764C">
        <w:rPr>
          <w:rFonts w:eastAsia="Times New Roman" w:cstheme="minorHAnsi"/>
          <w:b/>
          <w:bCs/>
          <w:szCs w:val="18"/>
          <w:rPrChange w:id="450" w:author="stuart wolstenholme" w:date="2026-05-29T12:46:00Z" w16du:dateUtc="2026-05-29T11:46:00Z">
            <w:rPr>
              <w:rFonts w:eastAsia="Times New Roman" w:cstheme="minorHAnsi"/>
              <w:b/>
              <w:bCs/>
              <w:szCs w:val="18"/>
              <w:lang w:val="en-US"/>
            </w:rPr>
          </w:rPrChange>
        </w:rPr>
        <w:t>Other Property</w:t>
      </w:r>
      <w:r w:rsidRPr="0022764C">
        <w:rPr>
          <w:rFonts w:eastAsia="Times New Roman" w:cstheme="minorHAnsi"/>
          <w:bCs/>
          <w:szCs w:val="18"/>
          <w:rPrChange w:id="451" w:author="stuart wolstenholme" w:date="2026-05-29T12:46:00Z" w16du:dateUtc="2026-05-29T11:46:00Z">
            <w:rPr>
              <w:rFonts w:eastAsia="Times New Roman" w:cstheme="minorHAnsi"/>
              <w:bCs/>
              <w:szCs w:val="18"/>
              <w:lang w:val="en-US"/>
            </w:rPr>
          </w:rPrChange>
        </w:rPr>
        <w:t xml:space="preserve"> which sustains physical damage due to a </w:t>
      </w:r>
      <w:r w:rsidRPr="0022764C">
        <w:rPr>
          <w:rFonts w:eastAsia="Times New Roman" w:cstheme="minorHAnsi"/>
          <w:b/>
          <w:bCs/>
          <w:szCs w:val="18"/>
          <w:rPrChange w:id="452" w:author="stuart wolstenholme" w:date="2026-05-29T12:46:00Z" w16du:dateUtc="2026-05-29T11:46:00Z">
            <w:rPr>
              <w:rFonts w:eastAsia="Times New Roman" w:cstheme="minorHAnsi"/>
              <w:b/>
              <w:bCs/>
              <w:szCs w:val="18"/>
              <w:lang w:val="en-US"/>
            </w:rPr>
          </w:rPrChange>
        </w:rPr>
        <w:t>Security Breach</w:t>
      </w:r>
      <w:r w:rsidRPr="0022764C">
        <w:rPr>
          <w:rFonts w:eastAsia="Times New Roman" w:cstheme="minorHAnsi"/>
          <w:bCs/>
          <w:szCs w:val="18"/>
          <w:rPrChange w:id="453" w:author="stuart wolstenholme" w:date="2026-05-29T12:46:00Z" w16du:dateUtc="2026-05-29T11:46:00Z">
            <w:rPr>
              <w:rFonts w:eastAsia="Times New Roman" w:cstheme="minorHAnsi"/>
              <w:bCs/>
              <w:szCs w:val="18"/>
              <w:lang w:val="en-US"/>
            </w:rPr>
          </w:rPrChange>
        </w:rPr>
        <w:t>.</w:t>
      </w:r>
    </w:p>
    <w:p w14:paraId="388B3268"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szCs w:val="22"/>
        </w:rPr>
      </w:pPr>
      <w:r w:rsidRPr="0022764C">
        <w:rPr>
          <w:rFonts w:asciiTheme="majorHAnsi" w:eastAsia="MS Gothic" w:hAnsiTheme="majorHAnsi" w:cstheme="majorHAnsi"/>
          <w:b/>
          <w:bCs/>
          <w:sz w:val="22"/>
          <w:szCs w:val="22"/>
        </w:rPr>
        <w:t>Business Equipment</w:t>
      </w:r>
    </w:p>
    <w:p w14:paraId="4F19A47C" w14:textId="77777777" w:rsidR="006936E8" w:rsidRPr="0022764C" w:rsidRDefault="006936E8" w:rsidP="006936E8">
      <w:pPr>
        <w:keepNext/>
        <w:keepLines/>
        <w:tabs>
          <w:tab w:val="left" w:pos="454"/>
          <w:tab w:val="left" w:pos="4536"/>
        </w:tabs>
        <w:spacing w:before="0" w:line="266" w:lineRule="auto"/>
        <w:outlineLvl w:val="2"/>
        <w:rPr>
          <w:rFonts w:eastAsia="MS Gothic" w:cstheme="minorHAnsi"/>
          <w:b/>
          <w:bCs/>
          <w:sz w:val="22"/>
          <w:szCs w:val="22"/>
        </w:rPr>
      </w:pPr>
      <w:r w:rsidRPr="0022764C">
        <w:rPr>
          <w:rFonts w:eastAsia="Calibri" w:cstheme="minorHAnsi"/>
          <w:kern w:val="2"/>
          <w:szCs w:val="18"/>
          <w14:ligatures w14:val="standardContextual"/>
        </w:rPr>
        <w:t xml:space="preserve">means </w:t>
      </w:r>
      <w:r w:rsidRPr="0022764C">
        <w:rPr>
          <w:rFonts w:eastAsia="Times New Roman" w:cstheme="minorHAnsi"/>
          <w:bCs/>
          <w:szCs w:val="18"/>
          <w:rPrChange w:id="454" w:author="stuart wolstenholme" w:date="2026-05-29T12:46:00Z" w16du:dateUtc="2026-05-29T11:46:00Z">
            <w:rPr>
              <w:rFonts w:eastAsia="Times New Roman" w:cstheme="minorHAnsi"/>
              <w:bCs/>
              <w:szCs w:val="18"/>
              <w:lang w:val="en-US"/>
            </w:rPr>
          </w:rPrChange>
        </w:rPr>
        <w:t xml:space="preserve">any machinery, vehicle or electronic device or equipment that: (a) is owned by or leased to </w:t>
      </w:r>
      <w:r w:rsidRPr="0022764C">
        <w:rPr>
          <w:rFonts w:eastAsia="Calibri" w:cstheme="minorHAnsi"/>
          <w:kern w:val="2"/>
          <w:szCs w:val="18"/>
          <w14:ligatures w14:val="standardContextual"/>
        </w:rPr>
        <w:t>the</w:t>
      </w:r>
      <w:r w:rsidRPr="0022764C">
        <w:rPr>
          <w:rFonts w:eastAsia="Times New Roman" w:cstheme="minorHAnsi"/>
          <w:b/>
          <w:szCs w:val="18"/>
          <w:rPrChange w:id="455" w:author="stuart wolstenholme" w:date="2026-05-29T12:46:00Z" w16du:dateUtc="2026-05-29T11:46:00Z">
            <w:rPr>
              <w:rFonts w:eastAsia="Times New Roman" w:cstheme="minorHAnsi"/>
              <w:b/>
              <w:szCs w:val="18"/>
              <w:lang w:val="en-US"/>
            </w:rPr>
          </w:rPrChange>
        </w:rPr>
        <w:t xml:space="preserve"> Named Insured</w:t>
      </w:r>
      <w:r w:rsidRPr="0022764C">
        <w:rPr>
          <w:rFonts w:eastAsia="Times New Roman" w:cstheme="minorHAnsi"/>
          <w:bCs/>
          <w:szCs w:val="18"/>
          <w:rPrChange w:id="456" w:author="stuart wolstenholme" w:date="2026-05-29T12:46:00Z" w16du:dateUtc="2026-05-29T11:46:00Z">
            <w:rPr>
              <w:rFonts w:eastAsia="Times New Roman" w:cstheme="minorHAnsi"/>
              <w:bCs/>
              <w:szCs w:val="18"/>
              <w:lang w:val="en-US"/>
            </w:rPr>
          </w:rPrChange>
        </w:rPr>
        <w:t xml:space="preserve">; (b) is operated by </w:t>
      </w:r>
      <w:r w:rsidRPr="0022764C">
        <w:rPr>
          <w:rFonts w:eastAsia="Calibri" w:cstheme="minorHAnsi"/>
          <w:kern w:val="2"/>
          <w:szCs w:val="18"/>
          <w14:ligatures w14:val="standardContextual"/>
        </w:rPr>
        <w:t>the</w:t>
      </w:r>
      <w:r w:rsidRPr="0022764C">
        <w:rPr>
          <w:rFonts w:eastAsia="Times New Roman" w:cstheme="minorHAnsi"/>
          <w:b/>
          <w:szCs w:val="18"/>
          <w:rPrChange w:id="457" w:author="stuart wolstenholme" w:date="2026-05-29T12:46:00Z" w16du:dateUtc="2026-05-29T11:46:00Z">
            <w:rPr>
              <w:rFonts w:eastAsia="Times New Roman" w:cstheme="minorHAnsi"/>
              <w:b/>
              <w:szCs w:val="18"/>
              <w:lang w:val="en-US"/>
            </w:rPr>
          </w:rPrChange>
        </w:rPr>
        <w:t xml:space="preserve"> Named Insured </w:t>
      </w:r>
      <w:r w:rsidRPr="0022764C">
        <w:rPr>
          <w:rFonts w:eastAsia="Times New Roman" w:cstheme="minorHAnsi"/>
          <w:bCs/>
          <w:szCs w:val="18"/>
          <w:rPrChange w:id="458" w:author="stuart wolstenholme" w:date="2026-05-29T12:46:00Z" w16du:dateUtc="2026-05-29T11:46:00Z">
            <w:rPr>
              <w:rFonts w:eastAsia="Times New Roman" w:cstheme="minorHAnsi"/>
              <w:bCs/>
              <w:szCs w:val="18"/>
              <w:lang w:val="en-US"/>
            </w:rPr>
          </w:rPrChange>
        </w:rPr>
        <w:t xml:space="preserve">to conduct </w:t>
      </w:r>
      <w:r w:rsidRPr="0022764C">
        <w:rPr>
          <w:rFonts w:eastAsia="Calibri" w:cstheme="minorHAnsi"/>
          <w:kern w:val="2"/>
          <w:szCs w:val="18"/>
          <w14:ligatures w14:val="standardContextual"/>
        </w:rPr>
        <w:t>the</w:t>
      </w:r>
      <w:r w:rsidRPr="0022764C">
        <w:rPr>
          <w:rFonts w:eastAsia="Times New Roman" w:cstheme="minorHAnsi"/>
          <w:b/>
          <w:szCs w:val="18"/>
          <w:rPrChange w:id="459" w:author="stuart wolstenholme" w:date="2026-05-29T12:46:00Z" w16du:dateUtc="2026-05-29T11:46:00Z">
            <w:rPr>
              <w:rFonts w:eastAsia="Times New Roman" w:cstheme="minorHAnsi"/>
              <w:b/>
              <w:szCs w:val="18"/>
              <w:lang w:val="en-US"/>
            </w:rPr>
          </w:rPrChange>
        </w:rPr>
        <w:t xml:space="preserve"> Named Insured’s </w:t>
      </w:r>
      <w:r w:rsidRPr="0022764C">
        <w:rPr>
          <w:rFonts w:eastAsia="Times New Roman" w:cstheme="minorHAnsi"/>
          <w:bCs/>
          <w:szCs w:val="18"/>
          <w:rPrChange w:id="460" w:author="stuart wolstenholme" w:date="2026-05-29T12:46:00Z" w16du:dateUtc="2026-05-29T11:46:00Z">
            <w:rPr>
              <w:rFonts w:eastAsia="Times New Roman" w:cstheme="minorHAnsi"/>
              <w:bCs/>
              <w:szCs w:val="18"/>
              <w:lang w:val="en-US"/>
            </w:rPr>
          </w:rPrChange>
        </w:rPr>
        <w:t xml:space="preserve">business; and (c) can send and receive </w:t>
      </w:r>
      <w:r w:rsidRPr="0022764C">
        <w:rPr>
          <w:rFonts w:eastAsia="Times New Roman" w:cstheme="minorHAnsi"/>
          <w:b/>
          <w:szCs w:val="18"/>
          <w:rPrChange w:id="461" w:author="stuart wolstenholme" w:date="2026-05-29T12:46:00Z" w16du:dateUtc="2026-05-29T11:46:00Z">
            <w:rPr>
              <w:rFonts w:eastAsia="Times New Roman" w:cstheme="minorHAnsi"/>
              <w:b/>
              <w:szCs w:val="18"/>
              <w:lang w:val="en-US"/>
            </w:rPr>
          </w:rPrChange>
        </w:rPr>
        <w:t>Data</w:t>
      </w:r>
      <w:r w:rsidRPr="0022764C">
        <w:rPr>
          <w:rFonts w:eastAsia="Times New Roman" w:cstheme="minorHAnsi"/>
          <w:bCs/>
          <w:szCs w:val="18"/>
          <w:rPrChange w:id="462" w:author="stuart wolstenholme" w:date="2026-05-29T12:46:00Z" w16du:dateUtc="2026-05-29T11:46:00Z">
            <w:rPr>
              <w:rFonts w:eastAsia="Times New Roman" w:cstheme="minorHAnsi"/>
              <w:bCs/>
              <w:szCs w:val="18"/>
              <w:lang w:val="en-US"/>
            </w:rPr>
          </w:rPrChange>
        </w:rPr>
        <w:t xml:space="preserve">.  </w:t>
      </w:r>
      <w:r w:rsidRPr="0022764C">
        <w:rPr>
          <w:rFonts w:eastAsia="Times New Roman" w:cstheme="minorHAnsi"/>
          <w:b/>
          <w:szCs w:val="18"/>
          <w:rPrChange w:id="463" w:author="stuart wolstenholme" w:date="2026-05-29T12:46:00Z" w16du:dateUtc="2026-05-29T11:46:00Z">
            <w:rPr>
              <w:rFonts w:eastAsia="Times New Roman" w:cstheme="minorHAnsi"/>
              <w:b/>
              <w:szCs w:val="18"/>
              <w:lang w:val="en-US"/>
            </w:rPr>
          </w:rPrChange>
        </w:rPr>
        <w:t>Business Equipment</w:t>
      </w:r>
      <w:r w:rsidRPr="0022764C">
        <w:rPr>
          <w:rFonts w:eastAsia="Times New Roman" w:cstheme="minorHAnsi"/>
          <w:bCs/>
          <w:szCs w:val="18"/>
          <w:rPrChange w:id="464" w:author="stuart wolstenholme" w:date="2026-05-29T12:46:00Z" w16du:dateUtc="2026-05-29T11:46:00Z">
            <w:rPr>
              <w:rFonts w:eastAsia="Times New Roman" w:cstheme="minorHAnsi"/>
              <w:bCs/>
              <w:szCs w:val="18"/>
              <w:lang w:val="en-US"/>
            </w:rPr>
          </w:rPrChange>
        </w:rPr>
        <w:t xml:space="preserve"> does not include any </w:t>
      </w:r>
      <w:r w:rsidRPr="0022764C">
        <w:rPr>
          <w:rFonts w:eastAsia="Times New Roman" w:cstheme="minorHAnsi"/>
          <w:b/>
          <w:szCs w:val="18"/>
          <w:rPrChange w:id="465" w:author="stuart wolstenholme" w:date="2026-05-29T12:46:00Z" w16du:dateUtc="2026-05-29T11:46:00Z">
            <w:rPr>
              <w:rFonts w:eastAsia="Times New Roman" w:cstheme="minorHAnsi"/>
              <w:b/>
              <w:szCs w:val="18"/>
              <w:lang w:val="en-US"/>
            </w:rPr>
          </w:rPrChange>
        </w:rPr>
        <w:t>Products</w:t>
      </w:r>
      <w:r w:rsidRPr="0022764C">
        <w:rPr>
          <w:rFonts w:eastAsia="Times New Roman" w:cstheme="minorHAnsi"/>
          <w:bCs/>
          <w:szCs w:val="18"/>
          <w:rPrChange w:id="466" w:author="stuart wolstenholme" w:date="2026-05-29T12:46:00Z" w16du:dateUtc="2026-05-29T11:46:00Z">
            <w:rPr>
              <w:rFonts w:eastAsia="Times New Roman" w:cstheme="minorHAnsi"/>
              <w:bCs/>
              <w:szCs w:val="18"/>
              <w:lang w:val="en-US"/>
            </w:rPr>
          </w:rPrChange>
        </w:rPr>
        <w:t>.</w:t>
      </w:r>
    </w:p>
    <w:p w14:paraId="25C807AF"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szCs w:val="22"/>
        </w:rPr>
      </w:pPr>
      <w:r w:rsidRPr="0022764C">
        <w:rPr>
          <w:rFonts w:asciiTheme="majorHAnsi" w:eastAsia="MS Gothic" w:hAnsiTheme="majorHAnsi" w:cstheme="majorHAnsi"/>
          <w:b/>
          <w:bCs/>
          <w:sz w:val="22"/>
          <w:szCs w:val="22"/>
        </w:rPr>
        <w:t xml:space="preserve">Card Association </w:t>
      </w:r>
    </w:p>
    <w:p w14:paraId="05DB87DD"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Visa International, MasterCard, Discover, JCB, American Express and any similar credit or debit card association that is a participating organisation of the Payment Card Industry Security Standards Council. </w:t>
      </w:r>
    </w:p>
    <w:p w14:paraId="51F7E11B"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rPr>
      </w:pPr>
      <w:r w:rsidRPr="0022764C">
        <w:rPr>
          <w:rFonts w:asciiTheme="majorHAnsi" w:eastAsia="Times New Roman" w:hAnsiTheme="majorHAnsi" w:cstheme="majorHAnsi"/>
          <w:b/>
          <w:bCs/>
          <w:sz w:val="22"/>
        </w:rPr>
        <w:t>Claim</w:t>
      </w:r>
    </w:p>
    <w:p w14:paraId="2D83AF03"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with respect to:</w:t>
      </w:r>
    </w:p>
    <w:p w14:paraId="2FDDD6A4"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Arial" w:cstheme="minorHAnsi"/>
          <w:szCs w:val="18"/>
        </w:rPr>
        <w:t>Insuring Clauses A and B,</w:t>
      </w:r>
    </w:p>
    <w:p w14:paraId="6C800F2B" w14:textId="77777777"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22764C">
        <w:rPr>
          <w:rFonts w:eastAsia="Arial" w:cstheme="minorHAnsi"/>
          <w:szCs w:val="18"/>
        </w:rPr>
        <w:t xml:space="preserve">a written demand made against the </w:t>
      </w:r>
      <w:r w:rsidRPr="0022764C">
        <w:rPr>
          <w:rFonts w:eastAsia="Arial" w:cstheme="minorHAnsi"/>
          <w:b/>
          <w:bCs/>
          <w:szCs w:val="18"/>
        </w:rPr>
        <w:t>Insured</w:t>
      </w:r>
      <w:r w:rsidRPr="0022764C">
        <w:rPr>
          <w:rFonts w:eastAsia="Arial" w:cstheme="minorHAnsi"/>
          <w:szCs w:val="18"/>
        </w:rPr>
        <w:t xml:space="preserve"> for </w:t>
      </w:r>
      <w:r w:rsidRPr="0022764C">
        <w:rPr>
          <w:rFonts w:eastAsia="Arial" w:cstheme="minorHAnsi"/>
          <w:b/>
          <w:bCs/>
          <w:szCs w:val="18"/>
        </w:rPr>
        <w:t>Damages</w:t>
      </w:r>
      <w:r w:rsidRPr="0022764C">
        <w:rPr>
          <w:rFonts w:eastAsia="Arial" w:cstheme="minorHAnsi"/>
          <w:szCs w:val="18"/>
          <w:lang w:eastAsia="en-GB"/>
        </w:rPr>
        <w:t xml:space="preserve"> or non-monetary relief;</w:t>
      </w:r>
    </w:p>
    <w:p w14:paraId="07D2CA4D" w14:textId="77777777"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22764C">
        <w:rPr>
          <w:rFonts w:eastAsia="Calibri" w:cstheme="minorHAnsi"/>
          <w:szCs w:val="18"/>
          <w:lang w:eastAsia="en-GB"/>
          <w:rPrChange w:id="467" w:author="stuart wolstenholme" w:date="2026-05-29T12:46:00Z" w16du:dateUtc="2026-05-29T11:46:00Z">
            <w:rPr>
              <w:rFonts w:eastAsia="Calibri" w:cstheme="minorHAnsi"/>
              <w:szCs w:val="18"/>
              <w:lang w:val="en-US" w:eastAsia="en-GB"/>
            </w:rPr>
          </w:rPrChange>
        </w:rPr>
        <w:t xml:space="preserve">a written request received by an </w:t>
      </w:r>
      <w:r w:rsidRPr="0022764C">
        <w:rPr>
          <w:rFonts w:eastAsia="Calibri" w:cstheme="minorHAnsi"/>
          <w:b/>
          <w:szCs w:val="18"/>
          <w:lang w:eastAsia="en-GB"/>
          <w:rPrChange w:id="468"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469" w:author="stuart wolstenholme" w:date="2026-05-29T12:46:00Z" w16du:dateUtc="2026-05-29T11:46:00Z">
            <w:rPr>
              <w:rFonts w:eastAsia="Calibri" w:cstheme="minorHAnsi"/>
              <w:szCs w:val="18"/>
              <w:lang w:val="en-US" w:eastAsia="en-GB"/>
            </w:rPr>
          </w:rPrChange>
        </w:rPr>
        <w:t xml:space="preserve"> to enter into a Standstill Agreement, a stay or</w:t>
      </w:r>
      <w:r w:rsidRPr="0022764C">
        <w:rPr>
          <w:rFonts w:eastAsia="Calibri" w:cstheme="minorHAnsi"/>
          <w:color w:val="FF0000"/>
          <w:szCs w:val="18"/>
          <w:lang w:eastAsia="en-GB"/>
          <w:rPrChange w:id="470" w:author="stuart wolstenholme" w:date="2026-05-29T12:46:00Z" w16du:dateUtc="2026-05-29T11:46:00Z">
            <w:rPr>
              <w:rFonts w:eastAsia="Calibri" w:cstheme="minorHAnsi"/>
              <w:color w:val="FF0000"/>
              <w:szCs w:val="18"/>
              <w:lang w:val="en-US" w:eastAsia="en-GB"/>
            </w:rPr>
          </w:rPrChange>
        </w:rPr>
        <w:t xml:space="preserve"> </w:t>
      </w:r>
      <w:r w:rsidRPr="0022764C">
        <w:rPr>
          <w:rFonts w:eastAsia="Calibri" w:cstheme="minorHAnsi"/>
          <w:szCs w:val="18"/>
          <w:lang w:eastAsia="en-GB"/>
          <w:rPrChange w:id="471" w:author="stuart wolstenholme" w:date="2026-05-29T12:46:00Z" w16du:dateUtc="2026-05-29T11:46:00Z">
            <w:rPr>
              <w:rFonts w:eastAsia="Calibri" w:cstheme="minorHAnsi"/>
              <w:szCs w:val="18"/>
              <w:lang w:val="en-US" w:eastAsia="en-GB"/>
            </w:rPr>
          </w:rPrChange>
        </w:rPr>
        <w:t>to</w:t>
      </w:r>
      <w:r w:rsidRPr="0022764C">
        <w:rPr>
          <w:rFonts w:eastAsia="Calibri" w:cstheme="minorHAnsi"/>
          <w:color w:val="FF0000"/>
          <w:szCs w:val="18"/>
          <w:lang w:eastAsia="en-GB"/>
          <w:rPrChange w:id="472" w:author="stuart wolstenholme" w:date="2026-05-29T12:46:00Z" w16du:dateUtc="2026-05-29T11:46:00Z">
            <w:rPr>
              <w:rFonts w:eastAsia="Calibri" w:cstheme="minorHAnsi"/>
              <w:color w:val="FF0000"/>
              <w:szCs w:val="18"/>
              <w:lang w:val="en-US" w:eastAsia="en-GB"/>
            </w:rPr>
          </w:rPrChange>
        </w:rPr>
        <w:t xml:space="preserve"> </w:t>
      </w:r>
      <w:r w:rsidRPr="0022764C">
        <w:rPr>
          <w:rFonts w:eastAsia="Calibri" w:cstheme="minorHAnsi"/>
          <w:szCs w:val="18"/>
          <w:lang w:eastAsia="en-GB"/>
          <w:rPrChange w:id="473" w:author="stuart wolstenholme" w:date="2026-05-29T12:46:00Z" w16du:dateUtc="2026-05-29T11:46:00Z">
            <w:rPr>
              <w:rFonts w:eastAsia="Calibri" w:cstheme="minorHAnsi"/>
              <w:szCs w:val="18"/>
              <w:lang w:val="en-US" w:eastAsia="en-GB"/>
            </w:rPr>
          </w:rPrChange>
        </w:rPr>
        <w:t xml:space="preserve">waive a statute of limitations relating to either a pre-action litigation correspondence or legal proceedings against an </w:t>
      </w:r>
      <w:r w:rsidRPr="0022764C">
        <w:rPr>
          <w:rFonts w:eastAsia="Calibri" w:cstheme="minorHAnsi"/>
          <w:b/>
          <w:szCs w:val="18"/>
          <w:lang w:eastAsia="en-GB"/>
          <w:rPrChange w:id="474"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475" w:author="stuart wolstenholme" w:date="2026-05-29T12:46:00Z" w16du:dateUtc="2026-05-29T11:46:00Z">
            <w:rPr>
              <w:rFonts w:eastAsia="Calibri" w:cstheme="minorHAnsi"/>
              <w:szCs w:val="18"/>
              <w:lang w:val="en-US" w:eastAsia="en-GB"/>
            </w:rPr>
          </w:rPrChange>
        </w:rPr>
        <w:t>; or</w:t>
      </w:r>
    </w:p>
    <w:p w14:paraId="3CA7B22E" w14:textId="77777777"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22764C">
        <w:rPr>
          <w:rFonts w:eastAsia="Times New Roman" w:cstheme="minorHAnsi"/>
          <w:szCs w:val="18"/>
          <w:lang w:eastAsia="en-GB"/>
        </w:rPr>
        <w:t xml:space="preserve">the service of civil proceedings or the institution of arbitration or other alternative dispute resolution proceedings against the </w:t>
      </w:r>
      <w:r w:rsidRPr="0022764C">
        <w:rPr>
          <w:rFonts w:eastAsia="Times New Roman" w:cstheme="minorHAnsi"/>
          <w:b/>
          <w:szCs w:val="18"/>
          <w:lang w:eastAsia="en-GB"/>
        </w:rPr>
        <w:t>Insured</w:t>
      </w:r>
      <w:r w:rsidRPr="0022764C">
        <w:rPr>
          <w:rFonts w:eastAsia="Times New Roman" w:cstheme="minorHAnsi"/>
          <w:szCs w:val="18"/>
          <w:lang w:eastAsia="en-GB"/>
        </w:rPr>
        <w:t xml:space="preserve"> seeking </w:t>
      </w:r>
      <w:r w:rsidRPr="0022764C">
        <w:rPr>
          <w:rFonts w:eastAsia="Times New Roman" w:cstheme="minorHAnsi"/>
          <w:b/>
          <w:szCs w:val="18"/>
          <w:lang w:eastAsia="en-GB"/>
        </w:rPr>
        <w:t>Damages</w:t>
      </w:r>
      <w:r w:rsidRPr="0022764C">
        <w:rPr>
          <w:rFonts w:eastAsia="Times New Roman" w:cstheme="minorHAnsi"/>
          <w:szCs w:val="18"/>
          <w:lang w:eastAsia="en-GB"/>
        </w:rPr>
        <w:t>, a temporary restraining order, or a preliminary or permanent injunction.</w:t>
      </w:r>
    </w:p>
    <w:p w14:paraId="086B701F" w14:textId="77777777" w:rsidR="006936E8" w:rsidRPr="0022764C" w:rsidRDefault="006936E8" w:rsidP="006936E8">
      <w:pPr>
        <w:kinsoku w:val="0"/>
        <w:overflowPunct w:val="0"/>
        <w:autoSpaceDE w:val="0"/>
        <w:autoSpaceDN w:val="0"/>
        <w:adjustRightInd w:val="0"/>
        <w:spacing w:before="0" w:line="240" w:lineRule="auto"/>
        <w:ind w:left="360"/>
        <w:jc w:val="both"/>
        <w:textAlignment w:val="baseline"/>
        <w:rPr>
          <w:rFonts w:eastAsia="Calibri" w:cstheme="minorHAnsi"/>
          <w:szCs w:val="18"/>
          <w:lang w:eastAsia="en-GB"/>
          <w:rPrChange w:id="476"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477"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478"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479" w:author="stuart wolstenholme" w:date="2026-05-29T12:46:00Z" w16du:dateUtc="2026-05-29T11:46:00Z">
            <w:rPr>
              <w:rFonts w:eastAsia="Calibri" w:cstheme="minorHAnsi"/>
              <w:szCs w:val="18"/>
              <w:lang w:val="en-US" w:eastAsia="en-GB"/>
            </w:rPr>
          </w:rPrChange>
        </w:rPr>
        <w:t xml:space="preserve">under Insuring Clauses A and B shall not include a </w:t>
      </w:r>
      <w:r w:rsidRPr="0022764C">
        <w:rPr>
          <w:rFonts w:eastAsia="Calibri" w:cstheme="minorHAnsi"/>
          <w:b/>
          <w:szCs w:val="18"/>
          <w:lang w:eastAsia="en-GB"/>
          <w:rPrChange w:id="480" w:author="stuart wolstenholme" w:date="2026-05-29T12:46:00Z" w16du:dateUtc="2026-05-29T11:46:00Z">
            <w:rPr>
              <w:rFonts w:eastAsia="Calibri" w:cstheme="minorHAnsi"/>
              <w:b/>
              <w:szCs w:val="18"/>
              <w:lang w:val="en-US" w:eastAsia="en-GB"/>
            </w:rPr>
          </w:rPrChange>
        </w:rPr>
        <w:t xml:space="preserve">Privacy Regulatory Proceeding </w:t>
      </w:r>
      <w:r w:rsidRPr="0022764C">
        <w:rPr>
          <w:rFonts w:eastAsia="Calibri" w:cstheme="minorHAnsi"/>
          <w:bCs/>
          <w:szCs w:val="18"/>
          <w:lang w:eastAsia="en-GB"/>
          <w:rPrChange w:id="481" w:author="stuart wolstenholme" w:date="2026-05-29T12:46:00Z" w16du:dateUtc="2026-05-29T11:46:00Z">
            <w:rPr>
              <w:rFonts w:eastAsia="Calibri" w:cstheme="minorHAnsi"/>
              <w:bCs/>
              <w:szCs w:val="18"/>
              <w:lang w:val="en-US" w:eastAsia="en-GB"/>
            </w:rPr>
          </w:rPrChange>
        </w:rPr>
        <w:t>or</w:t>
      </w:r>
      <w:r w:rsidRPr="0022764C">
        <w:rPr>
          <w:rFonts w:eastAsia="Calibri" w:cstheme="minorHAnsi"/>
          <w:b/>
          <w:szCs w:val="18"/>
          <w:lang w:eastAsia="en-GB"/>
          <w:rPrChange w:id="482" w:author="stuart wolstenholme" w:date="2026-05-29T12:46:00Z" w16du:dateUtc="2026-05-29T11:46:00Z">
            <w:rPr>
              <w:rFonts w:eastAsia="Calibri" w:cstheme="minorHAnsi"/>
              <w:b/>
              <w:szCs w:val="18"/>
              <w:lang w:val="en-US" w:eastAsia="en-GB"/>
            </w:rPr>
          </w:rPrChange>
        </w:rPr>
        <w:t xml:space="preserve"> PCI DSS Demand</w:t>
      </w:r>
      <w:r w:rsidRPr="0022764C">
        <w:rPr>
          <w:rFonts w:eastAsia="Calibri" w:cstheme="minorHAnsi"/>
          <w:szCs w:val="18"/>
          <w:lang w:eastAsia="en-GB"/>
          <w:rPrChange w:id="483" w:author="stuart wolstenholme" w:date="2026-05-29T12:46:00Z" w16du:dateUtc="2026-05-29T11:46:00Z">
            <w:rPr>
              <w:rFonts w:eastAsia="Calibri" w:cstheme="minorHAnsi"/>
              <w:szCs w:val="18"/>
              <w:lang w:val="en-US" w:eastAsia="en-GB"/>
            </w:rPr>
          </w:rPrChange>
        </w:rPr>
        <w:t>.</w:t>
      </w:r>
    </w:p>
    <w:p w14:paraId="5FDFE37C" w14:textId="77777777" w:rsidR="00054903" w:rsidRPr="0022764C" w:rsidRDefault="00054903" w:rsidP="006936E8">
      <w:pPr>
        <w:kinsoku w:val="0"/>
        <w:overflowPunct w:val="0"/>
        <w:autoSpaceDE w:val="0"/>
        <w:autoSpaceDN w:val="0"/>
        <w:adjustRightInd w:val="0"/>
        <w:spacing w:before="0" w:line="240" w:lineRule="auto"/>
        <w:ind w:left="360"/>
        <w:jc w:val="both"/>
        <w:textAlignment w:val="baseline"/>
        <w:rPr>
          <w:rFonts w:eastAsia="Times New Roman" w:cstheme="minorHAnsi"/>
          <w:szCs w:val="18"/>
          <w:lang w:eastAsia="en-GB"/>
        </w:rPr>
      </w:pPr>
    </w:p>
    <w:p w14:paraId="1CB90DD6"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C, a </w:t>
      </w:r>
      <w:r w:rsidRPr="0022764C">
        <w:rPr>
          <w:rFonts w:eastAsia="Times New Roman" w:cstheme="minorHAnsi"/>
          <w:b/>
          <w:bCs/>
          <w:szCs w:val="18"/>
          <w:lang w:eastAsia="en-GB"/>
        </w:rPr>
        <w:t>Privacy Regulatory Proceeding</w:t>
      </w:r>
      <w:r w:rsidRPr="0022764C">
        <w:rPr>
          <w:rFonts w:eastAsia="Times New Roman" w:cstheme="minorHAnsi"/>
          <w:szCs w:val="18"/>
          <w:lang w:eastAsia="en-GB"/>
        </w:rPr>
        <w:t>;</w:t>
      </w:r>
    </w:p>
    <w:p w14:paraId="0254838B"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D, a </w:t>
      </w:r>
      <w:r w:rsidRPr="0022764C">
        <w:rPr>
          <w:rFonts w:eastAsia="Times New Roman" w:cstheme="minorHAnsi"/>
          <w:b/>
          <w:bCs/>
          <w:szCs w:val="18"/>
          <w:lang w:eastAsia="en-GB"/>
        </w:rPr>
        <w:t>PCI DSS Demand</w:t>
      </w:r>
      <w:r w:rsidRPr="0022764C">
        <w:rPr>
          <w:rFonts w:eastAsia="Times New Roman" w:cstheme="minorHAnsi"/>
          <w:szCs w:val="18"/>
          <w:lang w:eastAsia="en-GB"/>
        </w:rPr>
        <w:t>;</w:t>
      </w:r>
    </w:p>
    <w:p w14:paraId="7F4712D4"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E, a </w:t>
      </w:r>
      <w:r w:rsidRPr="0022764C">
        <w:rPr>
          <w:rFonts w:eastAsia="Calibri" w:cstheme="minorHAnsi"/>
          <w:b/>
          <w:szCs w:val="18"/>
          <w:lang w:eastAsia="en-GB"/>
          <w:rPrChange w:id="484" w:author="stuart wolstenholme" w:date="2026-05-29T12:46:00Z" w16du:dateUtc="2026-05-29T11:46:00Z">
            <w:rPr>
              <w:rFonts w:eastAsia="Calibri" w:cstheme="minorHAnsi"/>
              <w:b/>
              <w:szCs w:val="18"/>
              <w:lang w:val="en-US" w:eastAsia="en-GB"/>
            </w:rPr>
          </w:rPrChange>
        </w:rPr>
        <w:t>Bodily Injury Claim</w:t>
      </w:r>
      <w:r w:rsidRPr="0022764C">
        <w:rPr>
          <w:rFonts w:eastAsia="Calibri" w:cstheme="minorHAnsi"/>
          <w:bCs/>
          <w:szCs w:val="18"/>
          <w:lang w:eastAsia="en-GB"/>
          <w:rPrChange w:id="485" w:author="stuart wolstenholme" w:date="2026-05-29T12:46:00Z" w16du:dateUtc="2026-05-29T11:46:00Z">
            <w:rPr>
              <w:rFonts w:eastAsia="Calibri" w:cstheme="minorHAnsi"/>
              <w:bCs/>
              <w:szCs w:val="18"/>
              <w:lang w:val="en-US" w:eastAsia="en-GB"/>
            </w:rPr>
          </w:rPrChange>
        </w:rPr>
        <w:t>;</w:t>
      </w:r>
    </w:p>
    <w:p w14:paraId="64AA5D15"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F, a </w:t>
      </w:r>
      <w:r w:rsidRPr="0022764C">
        <w:rPr>
          <w:rFonts w:eastAsia="Calibri" w:cstheme="minorHAnsi"/>
          <w:b/>
          <w:szCs w:val="18"/>
          <w:lang w:eastAsia="en-GB"/>
          <w:rPrChange w:id="486" w:author="stuart wolstenholme" w:date="2026-05-29T12:46:00Z" w16du:dateUtc="2026-05-29T11:46:00Z">
            <w:rPr>
              <w:rFonts w:eastAsia="Calibri" w:cstheme="minorHAnsi"/>
              <w:b/>
              <w:szCs w:val="18"/>
              <w:lang w:val="en-US" w:eastAsia="en-GB"/>
            </w:rPr>
          </w:rPrChange>
        </w:rPr>
        <w:t>Property Damage Claim</w:t>
      </w:r>
      <w:r w:rsidRPr="0022764C">
        <w:rPr>
          <w:rFonts w:eastAsia="Calibri" w:cstheme="minorHAnsi"/>
          <w:szCs w:val="18"/>
          <w:lang w:eastAsia="en-GB"/>
          <w:rPrChange w:id="487" w:author="stuart wolstenholme" w:date="2026-05-29T12:46:00Z" w16du:dateUtc="2026-05-29T11:46:00Z">
            <w:rPr>
              <w:rFonts w:eastAsia="Calibri" w:cstheme="minorHAnsi"/>
              <w:szCs w:val="18"/>
              <w:lang w:val="en-US" w:eastAsia="en-GB"/>
            </w:rPr>
          </w:rPrChange>
        </w:rPr>
        <w:t>;</w:t>
      </w:r>
    </w:p>
    <w:p w14:paraId="76C1C82A"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G, written notice by 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to the </w:t>
      </w:r>
      <w:r w:rsidRPr="0022764C">
        <w:rPr>
          <w:rFonts w:eastAsia="Times New Roman" w:cstheme="minorHAnsi"/>
          <w:b/>
          <w:bCs/>
          <w:szCs w:val="18"/>
          <w:lang w:eastAsia="en-GB"/>
        </w:rPr>
        <w:t>Insurer</w:t>
      </w:r>
      <w:r w:rsidRPr="0022764C">
        <w:rPr>
          <w:rFonts w:eastAsia="Times New Roman" w:cstheme="minorHAnsi"/>
          <w:szCs w:val="18"/>
          <w:lang w:eastAsia="en-GB"/>
        </w:rPr>
        <w:t xml:space="preserve"> of an </w:t>
      </w:r>
      <w:r w:rsidRPr="0022764C">
        <w:rPr>
          <w:rFonts w:eastAsia="Calibri" w:cstheme="minorHAnsi"/>
          <w:b/>
          <w:bCs/>
          <w:szCs w:val="18"/>
          <w:lang w:eastAsia="en-GB"/>
          <w:rPrChange w:id="488" w:author="stuart wolstenholme" w:date="2026-05-29T12:46:00Z" w16du:dateUtc="2026-05-29T11:46:00Z">
            <w:rPr>
              <w:rFonts w:eastAsia="Calibri" w:cstheme="minorHAnsi"/>
              <w:b/>
              <w:bCs/>
              <w:szCs w:val="18"/>
              <w:lang w:val="en-US" w:eastAsia="en-GB"/>
            </w:rPr>
          </w:rPrChange>
        </w:rPr>
        <w:t>Adverse Media Report</w:t>
      </w:r>
      <w:r w:rsidRPr="0022764C">
        <w:rPr>
          <w:rFonts w:eastAsia="Calibri" w:cstheme="minorHAnsi"/>
          <w:bCs/>
          <w:szCs w:val="18"/>
          <w:lang w:eastAsia="en-GB"/>
          <w:rPrChange w:id="489"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490" w:author="stuart wolstenholme" w:date="2026-05-29T12:46:00Z" w16du:dateUtc="2026-05-29T11:46:00Z">
            <w:rPr>
              <w:rFonts w:eastAsia="Calibri" w:cstheme="minorHAnsi"/>
              <w:b/>
              <w:bCs/>
              <w:szCs w:val="18"/>
              <w:lang w:val="en-US" w:eastAsia="en-GB"/>
            </w:rPr>
          </w:rPrChange>
        </w:rPr>
        <w:t xml:space="preserve">Security Breach </w:t>
      </w:r>
      <w:r w:rsidRPr="0022764C">
        <w:rPr>
          <w:rFonts w:eastAsia="Calibri" w:cstheme="minorHAnsi"/>
          <w:bCs/>
          <w:szCs w:val="18"/>
          <w:lang w:eastAsia="en-GB"/>
          <w:rPrChange w:id="491"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492"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493" w:author="stuart wolstenholme" w:date="2026-05-29T12:46:00Z" w16du:dateUtc="2026-05-29T11:46:00Z">
            <w:rPr>
              <w:rFonts w:eastAsia="Calibri" w:cstheme="minorHAnsi"/>
              <w:szCs w:val="18"/>
              <w:lang w:val="en-US" w:eastAsia="en-GB"/>
            </w:rPr>
          </w:rPrChange>
        </w:rPr>
        <w:t>;</w:t>
      </w:r>
    </w:p>
    <w:p w14:paraId="0328F5C9"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H, </w:t>
      </w:r>
      <w:r w:rsidRPr="0022764C">
        <w:rPr>
          <w:rFonts w:eastAsia="Calibri" w:cstheme="minorHAnsi"/>
          <w:szCs w:val="18"/>
          <w:lang w:eastAsia="en-GB"/>
          <w:rPrChange w:id="494" w:author="stuart wolstenholme" w:date="2026-05-29T12:46:00Z" w16du:dateUtc="2026-05-29T11:46:00Z">
            <w:rPr>
              <w:rFonts w:eastAsia="Calibri" w:cstheme="minorHAnsi"/>
              <w:szCs w:val="18"/>
              <w:lang w:val="en-US" w:eastAsia="en-GB"/>
            </w:rPr>
          </w:rPrChange>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495"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496" w:author="stuart wolstenholme" w:date="2026-05-29T12:46:00Z" w16du:dateUtc="2026-05-29T11:46:00Z">
            <w:rPr>
              <w:rFonts w:eastAsia="Calibri" w:cstheme="minorHAnsi"/>
              <w:szCs w:val="18"/>
              <w:lang w:val="en-US" w:eastAsia="en-GB"/>
            </w:rPr>
          </w:rPrChange>
        </w:rPr>
        <w:t xml:space="preserve"> of a </w:t>
      </w:r>
      <w:r w:rsidRPr="0022764C">
        <w:rPr>
          <w:rFonts w:eastAsia="Calibri" w:cstheme="minorHAnsi"/>
          <w:b/>
          <w:szCs w:val="18"/>
          <w:lang w:eastAsia="en-GB"/>
          <w:rPrChange w:id="497" w:author="stuart wolstenholme" w:date="2026-05-29T12:46:00Z" w16du:dateUtc="2026-05-29T11:46:00Z">
            <w:rPr>
              <w:rFonts w:eastAsia="Calibri" w:cstheme="minorHAnsi"/>
              <w:b/>
              <w:szCs w:val="18"/>
              <w:lang w:val="en-US" w:eastAsia="en-GB"/>
            </w:rPr>
          </w:rPrChange>
        </w:rPr>
        <w:t xml:space="preserve">Security Breach </w:t>
      </w:r>
      <w:r w:rsidRPr="0022764C">
        <w:rPr>
          <w:rFonts w:eastAsia="Calibri" w:cstheme="minorHAnsi"/>
          <w:szCs w:val="18"/>
          <w:lang w:eastAsia="en-GB"/>
          <w:rPrChange w:id="498"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499" w:author="stuart wolstenholme" w:date="2026-05-29T12:46:00Z" w16du:dateUtc="2026-05-29T11:46:00Z">
            <w:rPr>
              <w:rFonts w:eastAsia="Calibri" w:cstheme="minorHAnsi"/>
              <w:b/>
              <w:szCs w:val="18"/>
              <w:lang w:val="en-US" w:eastAsia="en-GB"/>
            </w:rPr>
          </w:rPrChange>
        </w:rPr>
        <w:t>Privacy Breach</w:t>
      </w:r>
      <w:r w:rsidRPr="0022764C">
        <w:rPr>
          <w:rFonts w:eastAsia="Calibri" w:cstheme="minorHAnsi"/>
          <w:szCs w:val="18"/>
          <w:lang w:eastAsia="en-GB"/>
          <w:rPrChange w:id="500" w:author="stuart wolstenholme" w:date="2026-05-29T12:46:00Z" w16du:dateUtc="2026-05-29T11:46:00Z">
            <w:rPr>
              <w:rFonts w:eastAsia="Calibri" w:cstheme="minorHAnsi"/>
              <w:szCs w:val="18"/>
              <w:lang w:val="en-US" w:eastAsia="en-GB"/>
            </w:rPr>
          </w:rPrChange>
        </w:rPr>
        <w:t>;</w:t>
      </w:r>
    </w:p>
    <w:p w14:paraId="5569E3AE"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I, </w:t>
      </w:r>
      <w:r w:rsidRPr="0022764C">
        <w:rPr>
          <w:rFonts w:eastAsia="Calibri" w:cstheme="minorHAnsi"/>
          <w:szCs w:val="18"/>
          <w:lang w:eastAsia="en-GB"/>
          <w:rPrChange w:id="501" w:author="stuart wolstenholme" w:date="2026-05-29T12:46:00Z" w16du:dateUtc="2026-05-29T11:46:00Z">
            <w:rPr>
              <w:rFonts w:eastAsia="Calibri" w:cstheme="minorHAnsi"/>
              <w:szCs w:val="18"/>
              <w:lang w:val="en-US" w:eastAsia="en-GB"/>
            </w:rPr>
          </w:rPrChange>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502"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503" w:author="stuart wolstenholme" w:date="2026-05-29T12:46:00Z" w16du:dateUtc="2026-05-29T11:46:00Z">
            <w:rPr>
              <w:rFonts w:eastAsia="Calibri" w:cstheme="minorHAnsi"/>
              <w:szCs w:val="18"/>
              <w:lang w:val="en-US" w:eastAsia="en-GB"/>
            </w:rPr>
          </w:rPrChange>
        </w:rPr>
        <w:t xml:space="preserve"> of a </w:t>
      </w:r>
      <w:r w:rsidRPr="0022764C">
        <w:rPr>
          <w:rFonts w:eastAsia="Calibri" w:cstheme="minorHAnsi"/>
          <w:b/>
          <w:szCs w:val="18"/>
          <w:lang w:eastAsia="en-GB"/>
          <w:rPrChange w:id="504"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szCs w:val="18"/>
          <w:lang w:eastAsia="en-GB"/>
          <w:rPrChange w:id="505" w:author="stuart wolstenholme" w:date="2026-05-29T12:46:00Z" w16du:dateUtc="2026-05-29T11:46:00Z">
            <w:rPr>
              <w:rFonts w:eastAsia="Calibri" w:cstheme="minorHAnsi"/>
              <w:szCs w:val="18"/>
              <w:lang w:val="en-US" w:eastAsia="en-GB"/>
            </w:rPr>
          </w:rPrChange>
        </w:rPr>
        <w:t>;</w:t>
      </w:r>
    </w:p>
    <w:p w14:paraId="5A5064E0"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J, </w:t>
      </w:r>
      <w:r w:rsidRPr="0022764C">
        <w:rPr>
          <w:rFonts w:eastAsia="Calibri" w:cstheme="minorHAnsi"/>
          <w:szCs w:val="18"/>
          <w:lang w:eastAsia="en-GB"/>
          <w:rPrChange w:id="506" w:author="stuart wolstenholme" w:date="2026-05-29T12:46:00Z" w16du:dateUtc="2026-05-29T11:46:00Z">
            <w:rPr>
              <w:rFonts w:eastAsia="Calibri" w:cstheme="minorHAnsi"/>
              <w:szCs w:val="18"/>
              <w:lang w:val="en-US" w:eastAsia="en-GB"/>
            </w:rPr>
          </w:rPrChange>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Calibri" w:cstheme="minorHAnsi"/>
          <w:b/>
          <w:szCs w:val="18"/>
          <w:lang w:eastAsia="en-GB"/>
          <w:rPrChange w:id="507"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508"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509" w:author="stuart wolstenholme" w:date="2026-05-29T12:46:00Z" w16du:dateUtc="2026-05-29T11:46:00Z">
            <w:rPr>
              <w:rFonts w:eastAsia="Calibri" w:cstheme="minorHAnsi"/>
              <w:szCs w:val="18"/>
              <w:lang w:val="en-US" w:eastAsia="en-GB"/>
            </w:rPr>
          </w:rPrChange>
        </w:rPr>
        <w:t xml:space="preserve"> of a </w:t>
      </w:r>
      <w:r w:rsidRPr="0022764C">
        <w:rPr>
          <w:rFonts w:eastAsia="Calibri" w:cstheme="minorHAnsi"/>
          <w:b/>
          <w:szCs w:val="18"/>
          <w:lang w:eastAsia="en-GB"/>
          <w:rPrChange w:id="510" w:author="stuart wolstenholme" w:date="2026-05-29T12:46:00Z" w16du:dateUtc="2026-05-29T11:46:00Z">
            <w:rPr>
              <w:rFonts w:eastAsia="Calibri" w:cstheme="minorHAnsi"/>
              <w:b/>
              <w:szCs w:val="18"/>
              <w:lang w:val="en-US" w:eastAsia="en-GB"/>
            </w:rPr>
          </w:rPrChange>
        </w:rPr>
        <w:t>Cyber Extortion Threat</w:t>
      </w:r>
      <w:r w:rsidRPr="0022764C">
        <w:rPr>
          <w:rFonts w:eastAsia="Calibri" w:cstheme="minorHAnsi"/>
          <w:szCs w:val="18"/>
          <w:lang w:eastAsia="en-GB"/>
          <w:rPrChange w:id="511" w:author="stuart wolstenholme" w:date="2026-05-29T12:46:00Z" w16du:dateUtc="2026-05-29T11:46:00Z">
            <w:rPr>
              <w:rFonts w:eastAsia="Calibri" w:cstheme="minorHAnsi"/>
              <w:szCs w:val="18"/>
              <w:lang w:val="en-US" w:eastAsia="en-GB"/>
            </w:rPr>
          </w:rPrChange>
        </w:rPr>
        <w:t xml:space="preserve">; </w:t>
      </w:r>
    </w:p>
    <w:p w14:paraId="593ACDF9"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Insuring Clause K,</w:t>
      </w:r>
      <w:r w:rsidRPr="0022764C">
        <w:rPr>
          <w:rFonts w:eastAsia="Calibri" w:cstheme="minorHAnsi"/>
          <w:szCs w:val="18"/>
          <w:lang w:eastAsia="en-GB"/>
          <w:rPrChange w:id="512" w:author="stuart wolstenholme" w:date="2026-05-29T12:46:00Z" w16du:dateUtc="2026-05-29T11:46:00Z">
            <w:rPr>
              <w:rFonts w:eastAsia="Calibri" w:cstheme="minorHAnsi"/>
              <w:szCs w:val="18"/>
              <w:lang w:val="en-US" w:eastAsia="en-GB"/>
            </w:rPr>
          </w:rPrChange>
        </w:rPr>
        <w:t xml:space="preserve"> 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513"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514" w:author="stuart wolstenholme" w:date="2026-05-29T12:46:00Z" w16du:dateUtc="2026-05-29T11:46:00Z">
            <w:rPr>
              <w:rFonts w:eastAsia="Calibri" w:cstheme="minorHAnsi"/>
              <w:szCs w:val="18"/>
              <w:lang w:val="en-US" w:eastAsia="en-GB"/>
            </w:rPr>
          </w:rPrChange>
        </w:rPr>
        <w:t xml:space="preserve"> of </w:t>
      </w:r>
      <w:r w:rsidRPr="0022764C">
        <w:rPr>
          <w:rFonts w:eastAsia="Calibri" w:cstheme="minorHAnsi"/>
          <w:b/>
          <w:bCs/>
          <w:szCs w:val="18"/>
          <w:lang w:eastAsia="en-GB"/>
          <w:rPrChange w:id="515" w:author="stuart wolstenholme" w:date="2026-05-29T12:46:00Z" w16du:dateUtc="2026-05-29T11:46:00Z">
            <w:rPr>
              <w:rFonts w:eastAsia="Calibri" w:cstheme="minorHAnsi"/>
              <w:b/>
              <w:bCs/>
              <w:szCs w:val="18"/>
              <w:lang w:val="en-US" w:eastAsia="en-GB"/>
            </w:rPr>
          </w:rPrChange>
        </w:rPr>
        <w:t>Financial Fraud</w:t>
      </w:r>
      <w:r w:rsidRPr="0022764C">
        <w:rPr>
          <w:rFonts w:eastAsia="Calibri" w:cstheme="minorHAnsi"/>
          <w:szCs w:val="18"/>
          <w:lang w:eastAsia="en-GB"/>
          <w:rPrChange w:id="516"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517" w:author="stuart wolstenholme" w:date="2026-05-29T12:46:00Z" w16du:dateUtc="2026-05-29T11:46:00Z">
            <w:rPr>
              <w:rFonts w:eastAsia="Calibri" w:cstheme="minorHAnsi"/>
              <w:b/>
              <w:bCs/>
              <w:szCs w:val="18"/>
              <w:lang w:val="en-US" w:eastAsia="en-GB"/>
            </w:rPr>
          </w:rPrChange>
        </w:rPr>
        <w:t>Telecommunications Fraud</w:t>
      </w:r>
      <w:r w:rsidRPr="0022764C">
        <w:rPr>
          <w:rFonts w:eastAsia="Calibri" w:cstheme="minorHAnsi"/>
          <w:szCs w:val="18"/>
          <w:lang w:eastAsia="en-GB"/>
          <w:rPrChange w:id="518"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519" w:author="stuart wolstenholme" w:date="2026-05-29T12:46:00Z" w16du:dateUtc="2026-05-29T11:46:00Z">
            <w:rPr>
              <w:rFonts w:eastAsia="Calibri" w:cstheme="minorHAnsi"/>
              <w:b/>
              <w:bCs/>
              <w:szCs w:val="18"/>
              <w:lang w:val="en-US" w:eastAsia="en-GB"/>
            </w:rPr>
          </w:rPrChange>
        </w:rPr>
        <w:t>Utilities Fraud</w:t>
      </w:r>
      <w:r w:rsidRPr="0022764C">
        <w:rPr>
          <w:rFonts w:eastAsia="Calibri" w:cstheme="minorHAnsi"/>
          <w:szCs w:val="18"/>
          <w:lang w:eastAsia="en-GB"/>
          <w:rPrChange w:id="520"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521" w:author="stuart wolstenholme" w:date="2026-05-29T12:46:00Z" w16du:dateUtc="2026-05-29T11:46:00Z">
            <w:rPr>
              <w:rFonts w:eastAsia="Calibri" w:cstheme="minorHAnsi"/>
              <w:b/>
              <w:bCs/>
              <w:szCs w:val="18"/>
              <w:lang w:val="en-US" w:eastAsia="en-GB"/>
            </w:rPr>
          </w:rPrChange>
        </w:rPr>
        <w:t>Phishing Fraud</w:t>
      </w:r>
      <w:r w:rsidRPr="0022764C">
        <w:rPr>
          <w:rFonts w:eastAsia="Calibri" w:cstheme="minorHAnsi"/>
          <w:szCs w:val="18"/>
          <w:lang w:eastAsia="en-GB"/>
          <w:rPrChange w:id="522"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bCs/>
          <w:szCs w:val="18"/>
          <w:lang w:eastAsia="en-GB"/>
          <w:rPrChange w:id="523" w:author="stuart wolstenholme" w:date="2026-05-29T12:46:00Z" w16du:dateUtc="2026-05-29T11:46:00Z">
            <w:rPr>
              <w:rFonts w:eastAsia="Calibri" w:cstheme="minorHAnsi"/>
              <w:b/>
              <w:bCs/>
              <w:szCs w:val="18"/>
              <w:lang w:val="en-US" w:eastAsia="en-GB"/>
            </w:rPr>
          </w:rPrChange>
        </w:rPr>
        <w:t>Client Phishing Fraud</w:t>
      </w:r>
      <w:r w:rsidRPr="0022764C">
        <w:rPr>
          <w:rFonts w:eastAsia="Calibri" w:cstheme="minorHAnsi"/>
          <w:szCs w:val="18"/>
          <w:lang w:eastAsia="en-GB"/>
          <w:rPrChange w:id="524" w:author="stuart wolstenholme" w:date="2026-05-29T12:46:00Z" w16du:dateUtc="2026-05-29T11:46:00Z">
            <w:rPr>
              <w:rFonts w:eastAsia="Calibri" w:cstheme="minorHAnsi"/>
              <w:szCs w:val="18"/>
              <w:lang w:val="en-US" w:eastAsia="en-GB"/>
            </w:rPr>
          </w:rPrChange>
        </w:rPr>
        <w:t>;</w:t>
      </w:r>
      <w:r w:rsidRPr="0022764C">
        <w:rPr>
          <w:rFonts w:eastAsia="Calibri" w:cstheme="minorHAnsi"/>
          <w:b/>
          <w:bCs/>
          <w:szCs w:val="18"/>
          <w:lang w:eastAsia="en-GB"/>
          <w:rPrChange w:id="525" w:author="stuart wolstenholme" w:date="2026-05-29T12:46:00Z" w16du:dateUtc="2026-05-29T11:46:00Z">
            <w:rPr>
              <w:rFonts w:eastAsia="Calibri" w:cstheme="minorHAnsi"/>
              <w:b/>
              <w:bCs/>
              <w:szCs w:val="18"/>
              <w:lang w:val="en-US" w:eastAsia="en-GB"/>
            </w:rPr>
          </w:rPrChange>
        </w:rPr>
        <w:t xml:space="preserve"> </w:t>
      </w:r>
    </w:p>
    <w:p w14:paraId="3FFCB92D"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L, written notice by 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to the </w:t>
      </w:r>
      <w:r w:rsidRPr="0022764C">
        <w:rPr>
          <w:rFonts w:eastAsia="Times New Roman" w:cstheme="minorHAnsi"/>
          <w:b/>
          <w:bCs/>
          <w:szCs w:val="18"/>
          <w:lang w:eastAsia="en-GB"/>
        </w:rPr>
        <w:t>Insurer</w:t>
      </w:r>
      <w:r w:rsidRPr="0022764C">
        <w:rPr>
          <w:rFonts w:eastAsia="Times New Roman" w:cstheme="minorHAnsi"/>
          <w:szCs w:val="18"/>
          <w:lang w:eastAsia="en-GB"/>
        </w:rPr>
        <w:t xml:space="preserve"> of a </w:t>
      </w:r>
      <w:r w:rsidRPr="0022764C">
        <w:rPr>
          <w:rFonts w:eastAsia="Times New Roman" w:cstheme="minorHAnsi"/>
          <w:b/>
          <w:bCs/>
          <w:szCs w:val="18"/>
          <w:lang w:eastAsia="en-GB"/>
        </w:rPr>
        <w:t>Bricking Event</w:t>
      </w:r>
      <w:r w:rsidRPr="0022764C">
        <w:rPr>
          <w:rFonts w:eastAsia="Times New Roman" w:cstheme="minorHAnsi"/>
          <w:szCs w:val="18"/>
          <w:lang w:eastAsia="en-GB"/>
        </w:rPr>
        <w:t>;</w:t>
      </w:r>
    </w:p>
    <w:p w14:paraId="5D58C684"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M, </w:t>
      </w:r>
      <w:r w:rsidRPr="0022764C">
        <w:rPr>
          <w:rFonts w:eastAsia="Calibri" w:cstheme="minorHAnsi"/>
          <w:szCs w:val="18"/>
          <w:lang w:eastAsia="en-GB"/>
          <w:rPrChange w:id="526" w:author="stuart wolstenholme" w:date="2026-05-29T12:46:00Z" w16du:dateUtc="2026-05-29T11:46:00Z">
            <w:rPr>
              <w:rFonts w:eastAsia="Calibri" w:cstheme="minorHAnsi"/>
              <w:szCs w:val="18"/>
              <w:lang w:val="en-US" w:eastAsia="en-GB"/>
            </w:rPr>
          </w:rPrChange>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527"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528" w:author="stuart wolstenholme" w:date="2026-05-29T12:46:00Z" w16du:dateUtc="2026-05-29T11:46:00Z">
            <w:rPr>
              <w:rFonts w:eastAsia="Calibri" w:cstheme="minorHAnsi"/>
              <w:szCs w:val="18"/>
              <w:lang w:val="en-US" w:eastAsia="en-GB"/>
            </w:rPr>
          </w:rPrChange>
        </w:rPr>
        <w:t xml:space="preserve"> of an </w:t>
      </w:r>
      <w:r w:rsidRPr="0022764C">
        <w:rPr>
          <w:rFonts w:eastAsia="Calibri" w:cstheme="minorHAnsi"/>
          <w:b/>
          <w:szCs w:val="18"/>
          <w:lang w:eastAsia="en-GB"/>
          <w:rPrChange w:id="529" w:author="stuart wolstenholme" w:date="2026-05-29T12:46:00Z" w16du:dateUtc="2026-05-29T11:46:00Z">
            <w:rPr>
              <w:rFonts w:eastAsia="Calibri" w:cstheme="minorHAnsi"/>
              <w:b/>
              <w:szCs w:val="18"/>
              <w:lang w:val="en-US" w:eastAsia="en-GB"/>
            </w:rPr>
          </w:rPrChange>
        </w:rPr>
        <w:t>Occurrence</w:t>
      </w:r>
      <w:r w:rsidRPr="0022764C">
        <w:rPr>
          <w:rFonts w:eastAsia="Calibri" w:cstheme="minorHAnsi"/>
          <w:bCs/>
          <w:szCs w:val="18"/>
          <w:lang w:eastAsia="en-GB"/>
          <w:rPrChange w:id="530" w:author="stuart wolstenholme" w:date="2026-05-29T12:46:00Z" w16du:dateUtc="2026-05-29T11:46:00Z">
            <w:rPr>
              <w:rFonts w:eastAsia="Calibri" w:cstheme="minorHAnsi"/>
              <w:bCs/>
              <w:szCs w:val="18"/>
              <w:lang w:val="en-US" w:eastAsia="en-GB"/>
            </w:rPr>
          </w:rPrChange>
        </w:rPr>
        <w:t>;</w:t>
      </w:r>
    </w:p>
    <w:p w14:paraId="31C4A79F"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N, </w:t>
      </w:r>
      <w:r w:rsidRPr="0022764C">
        <w:rPr>
          <w:rFonts w:eastAsia="Calibri" w:cstheme="minorHAnsi"/>
          <w:szCs w:val="18"/>
          <w:lang w:eastAsia="en-GB"/>
          <w:rPrChange w:id="531" w:author="stuart wolstenholme" w:date="2026-05-29T12:46:00Z" w16du:dateUtc="2026-05-29T11:46:00Z">
            <w:rPr>
              <w:rFonts w:eastAsia="Calibri" w:cstheme="minorHAnsi"/>
              <w:szCs w:val="18"/>
              <w:lang w:val="en-US" w:eastAsia="en-GB"/>
            </w:rPr>
          </w:rPrChange>
        </w:rPr>
        <w:t xml:space="preserve">a written request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532"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533" w:author="stuart wolstenholme" w:date="2026-05-29T12:46:00Z" w16du:dateUtc="2026-05-29T11:46:00Z">
            <w:rPr>
              <w:rFonts w:eastAsia="Calibri" w:cstheme="minorHAnsi"/>
              <w:szCs w:val="18"/>
              <w:lang w:val="en-US" w:eastAsia="en-GB"/>
            </w:rPr>
          </w:rPrChange>
        </w:rPr>
        <w:t xml:space="preserve"> for indemnification of </w:t>
      </w:r>
      <w:r w:rsidRPr="0022764C">
        <w:rPr>
          <w:rFonts w:eastAsia="Calibri" w:cstheme="minorHAnsi"/>
          <w:b/>
          <w:bCs/>
          <w:szCs w:val="18"/>
          <w:lang w:eastAsia="en-GB"/>
          <w:rPrChange w:id="534" w:author="stuart wolstenholme" w:date="2026-05-29T12:46:00Z" w16du:dateUtc="2026-05-29T11:46:00Z">
            <w:rPr>
              <w:rFonts w:eastAsia="Calibri" w:cstheme="minorHAnsi"/>
              <w:b/>
              <w:bCs/>
              <w:szCs w:val="18"/>
              <w:lang w:val="en-US" w:eastAsia="en-GB"/>
            </w:rPr>
          </w:rPrChange>
        </w:rPr>
        <w:t>Reward Expenses</w:t>
      </w:r>
      <w:r w:rsidRPr="0022764C">
        <w:rPr>
          <w:rFonts w:eastAsia="Calibri" w:cstheme="minorHAnsi"/>
          <w:szCs w:val="18"/>
          <w:lang w:eastAsia="en-GB"/>
          <w:rPrChange w:id="535" w:author="stuart wolstenholme" w:date="2026-05-29T12:46:00Z" w16du:dateUtc="2026-05-29T11:46:00Z">
            <w:rPr>
              <w:rFonts w:eastAsia="Calibri" w:cstheme="minorHAnsi"/>
              <w:szCs w:val="18"/>
              <w:lang w:val="en-US" w:eastAsia="en-GB"/>
            </w:rPr>
          </w:rPrChange>
        </w:rPr>
        <w:t>;</w:t>
      </w:r>
    </w:p>
    <w:p w14:paraId="605F474A"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Calibri" w:cstheme="minorHAnsi"/>
          <w:szCs w:val="18"/>
          <w:lang w:eastAsia="en-GB"/>
          <w:rPrChange w:id="536" w:author="stuart wolstenholme" w:date="2026-05-29T12:46:00Z" w16du:dateUtc="2026-05-29T11:46:00Z">
            <w:rPr>
              <w:rFonts w:eastAsia="Calibri" w:cstheme="minorHAnsi"/>
              <w:szCs w:val="18"/>
              <w:lang w:val="en-US" w:eastAsia="en-GB"/>
            </w:rPr>
          </w:rPrChange>
        </w:rPr>
        <w:t xml:space="preserve">Insuring Clause O, a written request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537"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538" w:author="stuart wolstenholme" w:date="2026-05-29T12:46:00Z" w16du:dateUtc="2026-05-29T11:46:00Z">
            <w:rPr>
              <w:rFonts w:eastAsia="Calibri" w:cstheme="minorHAnsi"/>
              <w:szCs w:val="18"/>
              <w:lang w:val="en-US" w:eastAsia="en-GB"/>
            </w:rPr>
          </w:rPrChange>
        </w:rPr>
        <w:t xml:space="preserve"> for indemnification of </w:t>
      </w:r>
      <w:r w:rsidRPr="0022764C">
        <w:rPr>
          <w:rFonts w:eastAsia="Calibri" w:cstheme="minorHAnsi"/>
          <w:b/>
          <w:szCs w:val="18"/>
          <w:lang w:eastAsia="en-GB"/>
          <w:rPrChange w:id="539" w:author="stuart wolstenholme" w:date="2026-05-29T12:46:00Z" w16du:dateUtc="2026-05-29T11:46:00Z">
            <w:rPr>
              <w:rFonts w:eastAsia="Calibri" w:cstheme="minorHAnsi"/>
              <w:b/>
              <w:szCs w:val="18"/>
              <w:lang w:val="en-US" w:eastAsia="en-GB"/>
            </w:rPr>
          </w:rPrChange>
        </w:rPr>
        <w:t>Court Attendance Costs</w:t>
      </w:r>
      <w:r w:rsidRPr="0022764C">
        <w:rPr>
          <w:rFonts w:eastAsia="Calibri" w:cstheme="minorHAnsi"/>
          <w:szCs w:val="18"/>
          <w:lang w:eastAsia="en-GB"/>
          <w:rPrChange w:id="540" w:author="stuart wolstenholme" w:date="2026-05-29T12:46:00Z" w16du:dateUtc="2026-05-29T11:46:00Z">
            <w:rPr>
              <w:rFonts w:eastAsia="Calibri" w:cstheme="minorHAnsi"/>
              <w:szCs w:val="18"/>
              <w:lang w:val="en-US" w:eastAsia="en-GB"/>
            </w:rPr>
          </w:rPrChange>
        </w:rPr>
        <w:t>.</w:t>
      </w:r>
    </w:p>
    <w:p w14:paraId="423EDB7E" w14:textId="35987D45" w:rsidR="006936E8" w:rsidRPr="0022764C" w:rsidRDefault="006936E8" w:rsidP="006936E8">
      <w:pPr>
        <w:spacing w:beforeLines="50" w:line="200" w:lineRule="exact"/>
        <w:contextualSpacing/>
        <w:jc w:val="both"/>
        <w:rPr>
          <w:rFonts w:eastAsia="Times New Roman" w:cstheme="minorHAnsi"/>
          <w:szCs w:val="18"/>
          <w:rPrChange w:id="541" w:author="stuart wolstenholme" w:date="2026-05-29T12:46:00Z" w16du:dateUtc="2026-05-29T11:46:00Z">
            <w:rPr>
              <w:rFonts w:eastAsia="Times New Roman" w:cstheme="minorHAnsi"/>
              <w:szCs w:val="18"/>
              <w:lang w:val="en-US"/>
            </w:rPr>
          </w:rPrChange>
        </w:rPr>
      </w:pPr>
      <w:r w:rsidRPr="0022764C">
        <w:rPr>
          <w:rFonts w:eastAsia="Calibri" w:cstheme="minorHAnsi"/>
          <w:szCs w:val="18"/>
          <w:lang w:eastAsia="en-GB"/>
          <w:rPrChange w:id="542"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543"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544" w:author="stuart wolstenholme" w:date="2026-05-29T12:46:00Z" w16du:dateUtc="2026-05-29T11:46:00Z">
            <w:rPr>
              <w:rFonts w:eastAsia="Calibri" w:cstheme="minorHAnsi"/>
              <w:szCs w:val="18"/>
              <w:lang w:val="en-US" w:eastAsia="en-GB"/>
            </w:rPr>
          </w:rPrChange>
        </w:rPr>
        <w:t xml:space="preserve">under </w:t>
      </w:r>
      <w:r w:rsidRPr="0022764C">
        <w:rPr>
          <w:rFonts w:eastAsia="Times New Roman" w:cstheme="minorHAnsi"/>
          <w:spacing w:val="1"/>
          <w:szCs w:val="18"/>
          <w:rPrChange w:id="545" w:author="stuart wolstenholme" w:date="2026-05-29T12:46:00Z" w16du:dateUtc="2026-05-29T11:46:00Z">
            <w:rPr>
              <w:rFonts w:eastAsia="Times New Roman" w:cstheme="minorHAnsi"/>
              <w:spacing w:val="1"/>
              <w:szCs w:val="18"/>
              <w:lang w:val="en-US"/>
            </w:rPr>
          </w:rPrChange>
        </w:rPr>
        <w:t xml:space="preserve">any </w:t>
      </w:r>
      <w:del w:id="546" w:author="stuart wolstenholme" w:date="2026-05-29T12:39:00Z" w16du:dateUtc="2026-05-29T11:39:00Z">
        <w:r w:rsidRPr="0022764C" w:rsidDel="00BB79CB">
          <w:rPr>
            <w:rFonts w:eastAsia="Times New Roman" w:cstheme="minorHAnsi"/>
            <w:spacing w:val="1"/>
            <w:szCs w:val="18"/>
            <w:rPrChange w:id="547" w:author="stuart wolstenholme" w:date="2026-05-29T12:46:00Z" w16du:dateUtc="2026-05-29T11:46:00Z">
              <w:rPr>
                <w:rFonts w:eastAsia="Times New Roman" w:cstheme="minorHAnsi"/>
                <w:spacing w:val="1"/>
                <w:szCs w:val="18"/>
                <w:lang w:val="en-US"/>
              </w:rPr>
            </w:rPrChange>
          </w:rPr>
          <w:delText>Third Party</w:delText>
        </w:r>
      </w:del>
      <w:ins w:id="548" w:author="stuart wolstenholme" w:date="2026-05-29T12:39:00Z" w16du:dateUtc="2026-05-29T11:39:00Z">
        <w:r w:rsidR="00BB79CB" w:rsidRPr="0022764C">
          <w:rPr>
            <w:rFonts w:eastAsia="Times New Roman" w:cstheme="minorHAnsi"/>
            <w:spacing w:val="1"/>
            <w:szCs w:val="18"/>
            <w:rPrChange w:id="549" w:author="stuart wolstenholme" w:date="2026-05-29T12:46:00Z" w16du:dateUtc="2026-05-29T11:46:00Z">
              <w:rPr>
                <w:rFonts w:eastAsia="Times New Roman" w:cstheme="minorHAnsi"/>
                <w:spacing w:val="1"/>
                <w:szCs w:val="18"/>
                <w:lang w:val="en-US"/>
              </w:rPr>
            </w:rPrChange>
          </w:rPr>
          <w:t>Third-Party</w:t>
        </w:r>
      </w:ins>
      <w:r w:rsidRPr="0022764C">
        <w:rPr>
          <w:rFonts w:eastAsia="Times New Roman" w:cstheme="minorHAnsi"/>
          <w:spacing w:val="1"/>
          <w:szCs w:val="18"/>
          <w:rPrChange w:id="550" w:author="stuart wolstenholme" w:date="2026-05-29T12:46:00Z" w16du:dateUtc="2026-05-29T11:46:00Z">
            <w:rPr>
              <w:rFonts w:eastAsia="Times New Roman" w:cstheme="minorHAnsi"/>
              <w:spacing w:val="1"/>
              <w:szCs w:val="18"/>
              <w:lang w:val="en-US"/>
            </w:rPr>
          </w:rPrChange>
        </w:rPr>
        <w:t xml:space="preserve"> Liability Insuring Clause will be deemed to have been first made against an </w:t>
      </w:r>
      <w:r w:rsidRPr="0022764C">
        <w:rPr>
          <w:rFonts w:eastAsia="Times New Roman" w:cstheme="minorHAnsi"/>
          <w:b/>
          <w:spacing w:val="1"/>
          <w:szCs w:val="18"/>
          <w:rPrChange w:id="551" w:author="stuart wolstenholme" w:date="2026-05-29T12:46:00Z" w16du:dateUtc="2026-05-29T11:46:00Z">
            <w:rPr>
              <w:rFonts w:eastAsia="Times New Roman" w:cstheme="minorHAnsi"/>
              <w:b/>
              <w:spacing w:val="1"/>
              <w:szCs w:val="18"/>
              <w:lang w:val="en-US"/>
            </w:rPr>
          </w:rPrChange>
        </w:rPr>
        <w:t>Insured</w:t>
      </w:r>
      <w:r w:rsidRPr="0022764C">
        <w:rPr>
          <w:rFonts w:eastAsia="Times New Roman" w:cstheme="minorHAnsi"/>
          <w:spacing w:val="1"/>
          <w:szCs w:val="18"/>
          <w:rPrChange w:id="552" w:author="stuart wolstenholme" w:date="2026-05-29T12:46:00Z" w16du:dateUtc="2026-05-29T11:46:00Z">
            <w:rPr>
              <w:rFonts w:eastAsia="Times New Roman" w:cstheme="minorHAnsi"/>
              <w:spacing w:val="1"/>
              <w:szCs w:val="18"/>
              <w:lang w:val="en-US"/>
            </w:rPr>
          </w:rPrChange>
        </w:rPr>
        <w:t xml:space="preserve"> when any </w:t>
      </w:r>
      <w:r w:rsidRPr="0022764C">
        <w:rPr>
          <w:rFonts w:eastAsia="Times New Roman" w:cstheme="minorHAnsi"/>
          <w:b/>
          <w:spacing w:val="1"/>
          <w:szCs w:val="18"/>
          <w:rPrChange w:id="553" w:author="stuart wolstenholme" w:date="2026-05-29T12:46:00Z" w16du:dateUtc="2026-05-29T11:46:00Z">
            <w:rPr>
              <w:rFonts w:eastAsia="Times New Roman" w:cstheme="minorHAnsi"/>
              <w:b/>
              <w:spacing w:val="1"/>
              <w:szCs w:val="18"/>
              <w:lang w:val="en-US"/>
            </w:rPr>
          </w:rPrChange>
        </w:rPr>
        <w:t>Insured</w:t>
      </w:r>
      <w:r w:rsidRPr="0022764C">
        <w:rPr>
          <w:rFonts w:eastAsia="Times New Roman" w:cstheme="minorHAnsi"/>
          <w:spacing w:val="1"/>
          <w:szCs w:val="18"/>
          <w:rPrChange w:id="554" w:author="stuart wolstenholme" w:date="2026-05-29T12:46:00Z" w16du:dateUtc="2026-05-29T11:46:00Z">
            <w:rPr>
              <w:rFonts w:eastAsia="Times New Roman" w:cstheme="minorHAnsi"/>
              <w:spacing w:val="1"/>
              <w:szCs w:val="18"/>
              <w:lang w:val="en-US"/>
            </w:rPr>
          </w:rPrChange>
        </w:rPr>
        <w:t xml:space="preserve"> first receives written notice of such </w:t>
      </w:r>
      <w:r w:rsidRPr="0022764C">
        <w:rPr>
          <w:rFonts w:eastAsia="Times New Roman" w:cstheme="minorHAnsi"/>
          <w:b/>
          <w:spacing w:val="1"/>
          <w:szCs w:val="18"/>
          <w:rPrChange w:id="555" w:author="stuart wolstenholme" w:date="2026-05-29T12:46:00Z" w16du:dateUtc="2026-05-29T11:46:00Z">
            <w:rPr>
              <w:rFonts w:eastAsia="Times New Roman" w:cstheme="minorHAnsi"/>
              <w:b/>
              <w:spacing w:val="1"/>
              <w:szCs w:val="18"/>
              <w:lang w:val="en-US"/>
            </w:rPr>
          </w:rPrChange>
        </w:rPr>
        <w:t>Claim</w:t>
      </w:r>
      <w:r w:rsidRPr="0022764C">
        <w:rPr>
          <w:rFonts w:eastAsia="Times New Roman" w:cstheme="minorHAnsi"/>
          <w:szCs w:val="18"/>
          <w:rPrChange w:id="556" w:author="stuart wolstenholme" w:date="2026-05-29T12:46:00Z" w16du:dateUtc="2026-05-29T11:46:00Z">
            <w:rPr>
              <w:rFonts w:eastAsia="Times New Roman" w:cstheme="minorHAnsi"/>
              <w:szCs w:val="18"/>
              <w:lang w:val="en-US"/>
            </w:rPr>
          </w:rPrChange>
        </w:rPr>
        <w:t>.</w:t>
      </w:r>
    </w:p>
    <w:p w14:paraId="0077430D" w14:textId="77777777" w:rsidR="006936E8" w:rsidRPr="0022764C" w:rsidRDefault="006936E8" w:rsidP="006936E8">
      <w:pPr>
        <w:spacing w:beforeLines="50" w:line="200" w:lineRule="exact"/>
        <w:contextualSpacing/>
        <w:jc w:val="both"/>
        <w:rPr>
          <w:rFonts w:eastAsia="Times New Roman" w:cstheme="minorHAnsi"/>
          <w:szCs w:val="18"/>
          <w:rPrChange w:id="557" w:author="stuart wolstenholme" w:date="2026-05-29T12:46:00Z" w16du:dateUtc="2026-05-29T11:46:00Z">
            <w:rPr>
              <w:rFonts w:eastAsia="Times New Roman" w:cstheme="minorHAnsi"/>
              <w:szCs w:val="18"/>
              <w:lang w:val="en-US"/>
            </w:rPr>
          </w:rPrChange>
        </w:rPr>
      </w:pPr>
    </w:p>
    <w:p w14:paraId="7A53E7C4" w14:textId="77777777" w:rsidR="006936E8" w:rsidRPr="0022764C" w:rsidRDefault="006936E8" w:rsidP="006936E8">
      <w:pPr>
        <w:spacing w:beforeLines="50" w:line="200" w:lineRule="exact"/>
        <w:contextualSpacing/>
        <w:jc w:val="both"/>
        <w:rPr>
          <w:rFonts w:eastAsia="Calibri" w:cstheme="minorHAnsi"/>
          <w:spacing w:val="1"/>
          <w:szCs w:val="18"/>
          <w:rPrChange w:id="558" w:author="stuart wolstenholme" w:date="2026-05-29T12:46:00Z" w16du:dateUtc="2026-05-29T11:46:00Z">
            <w:rPr>
              <w:rFonts w:eastAsia="Calibri" w:cstheme="minorHAnsi"/>
              <w:spacing w:val="1"/>
              <w:szCs w:val="18"/>
              <w:lang w:val="en-US"/>
            </w:rPr>
          </w:rPrChange>
        </w:rPr>
      </w:pPr>
      <w:r w:rsidRPr="0022764C">
        <w:rPr>
          <w:rFonts w:eastAsia="Calibri" w:cstheme="minorHAnsi"/>
          <w:spacing w:val="1"/>
          <w:szCs w:val="18"/>
          <w:rPrChange w:id="559" w:author="stuart wolstenholme" w:date="2026-05-29T12:46:00Z" w16du:dateUtc="2026-05-29T11:46:00Z">
            <w:rPr>
              <w:rFonts w:eastAsia="Calibri" w:cstheme="minorHAnsi"/>
              <w:spacing w:val="1"/>
              <w:szCs w:val="18"/>
              <w:lang w:val="en-US"/>
            </w:rPr>
          </w:rPrChange>
        </w:rPr>
        <w:t xml:space="preserve">A </w:t>
      </w:r>
      <w:r w:rsidRPr="0022764C">
        <w:rPr>
          <w:rFonts w:eastAsia="Calibri" w:cstheme="minorHAnsi"/>
          <w:b/>
          <w:spacing w:val="1"/>
          <w:szCs w:val="18"/>
          <w:rPrChange w:id="560" w:author="stuart wolstenholme" w:date="2026-05-29T12:46:00Z" w16du:dateUtc="2026-05-29T11:46:00Z">
            <w:rPr>
              <w:rFonts w:eastAsia="Calibri" w:cstheme="minorHAnsi"/>
              <w:b/>
              <w:spacing w:val="1"/>
              <w:szCs w:val="18"/>
              <w:lang w:val="en-US"/>
            </w:rPr>
          </w:rPrChange>
        </w:rPr>
        <w:t xml:space="preserve">Claim </w:t>
      </w:r>
      <w:r w:rsidRPr="0022764C">
        <w:rPr>
          <w:rFonts w:eastAsia="Calibri" w:cstheme="minorHAnsi"/>
          <w:spacing w:val="1"/>
          <w:szCs w:val="18"/>
          <w:rPrChange w:id="561" w:author="stuart wolstenholme" w:date="2026-05-29T12:46:00Z" w16du:dateUtc="2026-05-29T11:46:00Z">
            <w:rPr>
              <w:rFonts w:eastAsia="Calibri" w:cstheme="minorHAnsi"/>
              <w:spacing w:val="1"/>
              <w:szCs w:val="18"/>
              <w:lang w:val="en-US"/>
            </w:rPr>
          </w:rPrChange>
        </w:rPr>
        <w:t xml:space="preserve">under any First Party Insuring Agreement of this Policy will be deemed to have been first made when the </w:t>
      </w:r>
      <w:r w:rsidRPr="0022764C">
        <w:rPr>
          <w:rFonts w:eastAsia="Calibri" w:cstheme="minorHAnsi"/>
          <w:b/>
          <w:bCs/>
          <w:spacing w:val="1"/>
          <w:szCs w:val="18"/>
          <w:rPrChange w:id="562" w:author="stuart wolstenholme" w:date="2026-05-29T12:46:00Z" w16du:dateUtc="2026-05-29T11:46:00Z">
            <w:rPr>
              <w:rFonts w:eastAsia="Calibri" w:cstheme="minorHAnsi"/>
              <w:b/>
              <w:bCs/>
              <w:spacing w:val="1"/>
              <w:szCs w:val="18"/>
              <w:lang w:val="en-US"/>
            </w:rPr>
          </w:rPrChange>
        </w:rPr>
        <w:t>Insurer</w:t>
      </w:r>
      <w:r w:rsidRPr="0022764C">
        <w:rPr>
          <w:rFonts w:eastAsia="Calibri" w:cstheme="minorHAnsi"/>
          <w:spacing w:val="1"/>
          <w:szCs w:val="18"/>
          <w:rPrChange w:id="563" w:author="stuart wolstenholme" w:date="2026-05-29T12:46:00Z" w16du:dateUtc="2026-05-29T11:46:00Z">
            <w:rPr>
              <w:rFonts w:eastAsia="Calibri" w:cstheme="minorHAnsi"/>
              <w:spacing w:val="1"/>
              <w:szCs w:val="18"/>
              <w:lang w:val="en-US"/>
            </w:rPr>
          </w:rPrChange>
        </w:rPr>
        <w:t xml:space="preserve"> first receives written notice of such </w:t>
      </w:r>
      <w:r w:rsidRPr="0022764C">
        <w:rPr>
          <w:rFonts w:eastAsia="Calibri" w:cstheme="minorHAnsi"/>
          <w:b/>
          <w:spacing w:val="1"/>
          <w:szCs w:val="18"/>
          <w:rPrChange w:id="564" w:author="stuart wolstenholme" w:date="2026-05-29T12:46:00Z" w16du:dateUtc="2026-05-29T11:46:00Z">
            <w:rPr>
              <w:rFonts w:eastAsia="Calibri" w:cstheme="minorHAnsi"/>
              <w:b/>
              <w:spacing w:val="1"/>
              <w:szCs w:val="18"/>
              <w:lang w:val="en-US"/>
            </w:rPr>
          </w:rPrChange>
        </w:rPr>
        <w:t>Claim</w:t>
      </w:r>
      <w:r w:rsidRPr="0022764C">
        <w:rPr>
          <w:rFonts w:eastAsia="Calibri" w:cstheme="minorHAnsi"/>
          <w:spacing w:val="1"/>
          <w:szCs w:val="18"/>
          <w:rPrChange w:id="565" w:author="stuart wolstenholme" w:date="2026-05-29T12:46:00Z" w16du:dateUtc="2026-05-29T11:46:00Z">
            <w:rPr>
              <w:rFonts w:eastAsia="Calibri" w:cstheme="minorHAnsi"/>
              <w:spacing w:val="1"/>
              <w:szCs w:val="18"/>
              <w:lang w:val="en-US"/>
            </w:rPr>
          </w:rPrChange>
        </w:rPr>
        <w:t>.</w:t>
      </w:r>
    </w:p>
    <w:p w14:paraId="7FEF442F"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szCs w:val="22"/>
        </w:rPr>
      </w:pPr>
      <w:r w:rsidRPr="0022764C">
        <w:rPr>
          <w:rFonts w:asciiTheme="majorHAnsi" w:eastAsia="MS Gothic" w:hAnsiTheme="majorHAnsi" w:cstheme="majorHAnsi"/>
          <w:b/>
          <w:bCs/>
          <w:sz w:val="22"/>
          <w:szCs w:val="22"/>
        </w:rPr>
        <w:t>Client Account</w:t>
      </w:r>
    </w:p>
    <w:p w14:paraId="1917BFBB" w14:textId="77777777" w:rsidR="006936E8" w:rsidRPr="0022764C" w:rsidRDefault="006936E8" w:rsidP="006936E8">
      <w:pPr>
        <w:spacing w:before="0" w:line="240" w:lineRule="auto"/>
        <w:rPr>
          <w:rFonts w:eastAsia="Times New Roman" w:cstheme="minorHAnsi"/>
          <w:szCs w:val="18"/>
          <w:lang w:eastAsia="en-GB"/>
          <w:rPrChange w:id="566" w:author="stuart wolstenholme" w:date="2026-05-29T12:46:00Z" w16du:dateUtc="2026-05-29T11:46:00Z">
            <w:rPr>
              <w:rFonts w:eastAsia="Times New Roman" w:cstheme="minorHAnsi"/>
              <w:szCs w:val="18"/>
              <w:lang w:val="en-US" w:eastAsia="en-GB"/>
            </w:rPr>
          </w:rPrChange>
        </w:rPr>
      </w:pPr>
      <w:r w:rsidRPr="0022764C">
        <w:rPr>
          <w:rFonts w:eastAsia="Calibri" w:cstheme="minorHAnsi"/>
          <w:kern w:val="2"/>
          <w:szCs w:val="18"/>
          <w14:ligatures w14:val="standardContextual"/>
        </w:rPr>
        <w:t>means</w:t>
      </w:r>
      <w:r w:rsidRPr="0022764C">
        <w:rPr>
          <w:rFonts w:eastAsia="Calibri" w:cstheme="minorHAnsi"/>
          <w:szCs w:val="18"/>
          <w:rPrChange w:id="567" w:author="stuart wolstenholme" w:date="2026-05-29T12:46:00Z" w16du:dateUtc="2026-05-29T11:46:00Z">
            <w:rPr>
              <w:rFonts w:eastAsia="Calibri" w:cstheme="minorHAnsi"/>
              <w:szCs w:val="18"/>
              <w:lang w:val="en-US"/>
            </w:rPr>
          </w:rPrChange>
        </w:rPr>
        <w:t xml:space="preserve"> a bank account held or maintained by </w:t>
      </w:r>
      <w:r w:rsidRPr="0022764C">
        <w:rPr>
          <w:rFonts w:eastAsia="Calibri" w:cstheme="minorHAnsi"/>
          <w:kern w:val="2"/>
          <w:szCs w:val="18"/>
          <w14:ligatures w14:val="standardContextual"/>
        </w:rPr>
        <w:t>the</w:t>
      </w:r>
      <w:r w:rsidRPr="0022764C">
        <w:rPr>
          <w:rFonts w:eastAsia="Calibri" w:cstheme="minorHAnsi"/>
          <w:b/>
          <w:szCs w:val="18"/>
          <w:rPrChange w:id="568" w:author="stuart wolstenholme" w:date="2026-05-29T12:46:00Z" w16du:dateUtc="2026-05-29T11:46:00Z">
            <w:rPr>
              <w:rFonts w:eastAsia="Calibri" w:cstheme="minorHAnsi"/>
              <w:b/>
              <w:szCs w:val="18"/>
              <w:lang w:val="en-US"/>
            </w:rPr>
          </w:rPrChange>
        </w:rPr>
        <w:t xml:space="preserve"> Named Insured’s </w:t>
      </w:r>
      <w:r w:rsidRPr="0022764C">
        <w:rPr>
          <w:rFonts w:eastAsia="Calibri" w:cstheme="minorHAnsi"/>
          <w:szCs w:val="18"/>
          <w:rPrChange w:id="569" w:author="stuart wolstenholme" w:date="2026-05-29T12:46:00Z" w16du:dateUtc="2026-05-29T11:46:00Z">
            <w:rPr>
              <w:rFonts w:eastAsia="Calibri" w:cstheme="minorHAnsi"/>
              <w:szCs w:val="18"/>
              <w:lang w:val="en-US"/>
            </w:rPr>
          </w:rPrChange>
        </w:rPr>
        <w:t xml:space="preserve">client or </w:t>
      </w:r>
      <w:r w:rsidRPr="0022764C">
        <w:rPr>
          <w:rFonts w:eastAsia="Calibri" w:cstheme="minorHAnsi"/>
          <w:kern w:val="2"/>
          <w:szCs w:val="18"/>
          <w14:ligatures w14:val="standardContextual"/>
        </w:rPr>
        <w:t>the</w:t>
      </w:r>
      <w:r w:rsidRPr="0022764C">
        <w:rPr>
          <w:rFonts w:eastAsia="Calibri" w:cstheme="minorHAnsi"/>
          <w:b/>
          <w:bCs/>
          <w:szCs w:val="18"/>
          <w:rPrChange w:id="570"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szCs w:val="18"/>
          <w:rPrChange w:id="571" w:author="stuart wolstenholme" w:date="2026-05-29T12:46:00Z" w16du:dateUtc="2026-05-29T11:46:00Z">
            <w:rPr>
              <w:rFonts w:eastAsia="Calibri" w:cstheme="minorHAnsi"/>
              <w:szCs w:val="18"/>
              <w:lang w:val="en-US"/>
            </w:rPr>
          </w:rPrChange>
        </w:rPr>
        <w:t xml:space="preserve"> customer, from which </w:t>
      </w:r>
      <w:r w:rsidRPr="0022764C">
        <w:rPr>
          <w:rFonts w:eastAsia="Calibri" w:cstheme="minorHAnsi"/>
          <w:kern w:val="2"/>
          <w:szCs w:val="18"/>
          <w14:ligatures w14:val="standardContextual"/>
        </w:rPr>
        <w:t>the</w:t>
      </w:r>
      <w:r w:rsidRPr="0022764C">
        <w:rPr>
          <w:rFonts w:eastAsia="Calibri" w:cstheme="minorHAnsi"/>
          <w:b/>
          <w:bCs/>
          <w:szCs w:val="18"/>
          <w:rPrChange w:id="572" w:author="stuart wolstenholme" w:date="2026-05-29T12:46:00Z" w16du:dateUtc="2026-05-29T11:46:00Z">
            <w:rPr>
              <w:rFonts w:eastAsia="Calibri" w:cstheme="minorHAnsi"/>
              <w:b/>
              <w:bCs/>
              <w:szCs w:val="18"/>
              <w:lang w:val="en-US"/>
            </w:rPr>
          </w:rPrChange>
        </w:rPr>
        <w:t xml:space="preserve"> Named Insured</w:t>
      </w:r>
      <w:r w:rsidRPr="0022764C">
        <w:rPr>
          <w:rFonts w:eastAsia="Calibri" w:cstheme="minorHAnsi"/>
          <w:szCs w:val="18"/>
          <w:rPrChange w:id="573" w:author="stuart wolstenholme" w:date="2026-05-29T12:46:00Z" w16du:dateUtc="2026-05-29T11:46:00Z">
            <w:rPr>
              <w:rFonts w:eastAsia="Calibri" w:cstheme="minorHAnsi"/>
              <w:szCs w:val="18"/>
              <w:lang w:val="en-US"/>
            </w:rPr>
          </w:rPrChange>
        </w:rPr>
        <w:t xml:space="preserve">, as an authorised user, may deposit, withdraw, transfer or disburse </w:t>
      </w:r>
      <w:r w:rsidRPr="0022764C">
        <w:rPr>
          <w:rFonts w:eastAsia="Calibri" w:cstheme="minorHAnsi"/>
          <w:b/>
          <w:szCs w:val="18"/>
          <w:rPrChange w:id="574" w:author="stuart wolstenholme" w:date="2026-05-29T12:46:00Z" w16du:dateUtc="2026-05-29T11:46:00Z">
            <w:rPr>
              <w:rFonts w:eastAsia="Calibri" w:cstheme="minorHAnsi"/>
              <w:b/>
              <w:szCs w:val="18"/>
              <w:lang w:val="en-US"/>
            </w:rPr>
          </w:rPrChange>
        </w:rPr>
        <w:t>Money</w:t>
      </w:r>
      <w:r w:rsidRPr="0022764C">
        <w:rPr>
          <w:rFonts w:eastAsia="Calibri" w:cstheme="minorHAnsi"/>
          <w:szCs w:val="18"/>
          <w:rPrChange w:id="575" w:author="stuart wolstenholme" w:date="2026-05-29T12:46:00Z" w16du:dateUtc="2026-05-29T11:46:00Z">
            <w:rPr>
              <w:rFonts w:eastAsia="Calibri" w:cstheme="minorHAnsi"/>
              <w:szCs w:val="18"/>
              <w:lang w:val="en-US"/>
            </w:rPr>
          </w:rPrChange>
        </w:rPr>
        <w:t>.</w:t>
      </w:r>
    </w:p>
    <w:p w14:paraId="3F2317C4"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Calibri" w:hAnsiTheme="majorHAnsi" w:cstheme="majorHAnsi"/>
          <w:b/>
          <w:sz w:val="22"/>
          <w:szCs w:val="22"/>
          <w:rPrChange w:id="576" w:author="stuart wolstenholme" w:date="2026-05-29T12:46:00Z" w16du:dateUtc="2026-05-29T11:46:00Z">
            <w:rPr>
              <w:rFonts w:asciiTheme="majorHAnsi" w:eastAsia="Calibri" w:hAnsiTheme="majorHAnsi" w:cstheme="majorHAnsi"/>
              <w:b/>
              <w:sz w:val="22"/>
              <w:szCs w:val="22"/>
              <w:lang w:val="en-US"/>
            </w:rPr>
          </w:rPrChange>
        </w:rPr>
      </w:pPr>
      <w:r w:rsidRPr="0022764C">
        <w:rPr>
          <w:rFonts w:asciiTheme="majorHAnsi" w:eastAsia="Calibri" w:hAnsiTheme="majorHAnsi" w:cstheme="majorHAnsi"/>
          <w:b/>
          <w:sz w:val="22"/>
          <w:szCs w:val="22"/>
          <w:rPrChange w:id="577" w:author="stuart wolstenholme" w:date="2026-05-29T12:46:00Z" w16du:dateUtc="2026-05-29T11:46:00Z">
            <w:rPr>
              <w:rFonts w:asciiTheme="majorHAnsi" w:eastAsia="Calibri" w:hAnsiTheme="majorHAnsi" w:cstheme="majorHAnsi"/>
              <w:b/>
              <w:sz w:val="22"/>
              <w:szCs w:val="22"/>
              <w:lang w:val="en-US"/>
            </w:rPr>
          </w:rPrChange>
        </w:rPr>
        <w:t>Client Phishing Fraud</w:t>
      </w:r>
    </w:p>
    <w:p w14:paraId="405381D6" w14:textId="77777777" w:rsidR="006936E8" w:rsidRPr="0022764C" w:rsidRDefault="006936E8" w:rsidP="006936E8">
      <w:pPr>
        <w:spacing w:before="0" w:line="240" w:lineRule="auto"/>
        <w:rPr>
          <w:rFonts w:eastAsia="Calibri" w:cstheme="minorHAnsi"/>
          <w:szCs w:val="18"/>
          <w:rPrChange w:id="578" w:author="stuart wolstenholme" w:date="2026-05-29T12:46:00Z" w16du:dateUtc="2026-05-29T11:46:00Z">
            <w:rPr>
              <w:rFonts w:eastAsia="Calibri" w:cstheme="minorHAnsi"/>
              <w:szCs w:val="18"/>
              <w:lang w:val="en-US"/>
            </w:rPr>
          </w:rPrChange>
        </w:rPr>
      </w:pPr>
      <w:r w:rsidRPr="0022764C">
        <w:rPr>
          <w:rFonts w:eastAsia="Calibri" w:cstheme="minorHAnsi"/>
          <w:kern w:val="2"/>
          <w:szCs w:val="18"/>
          <w14:ligatures w14:val="standardContextual"/>
          <w:rPrChange w:id="579" w:author="stuart wolstenholme" w:date="2026-05-29T12:46:00Z" w16du:dateUtc="2026-05-29T11:46:00Z">
            <w:rPr>
              <w:rFonts w:eastAsia="Calibri" w:cstheme="minorHAnsi"/>
              <w:kern w:val="2"/>
              <w:szCs w:val="18"/>
              <w:lang w:val="en-US"/>
              <w14:ligatures w14:val="standardContextual"/>
            </w:rPr>
          </w:rPrChange>
        </w:rPr>
        <w:t xml:space="preserve">means </w:t>
      </w:r>
      <w:r w:rsidRPr="0022764C">
        <w:rPr>
          <w:rFonts w:eastAsia="Calibri" w:cstheme="minorHAnsi"/>
          <w:szCs w:val="18"/>
          <w:rPrChange w:id="580" w:author="stuart wolstenholme" w:date="2026-05-29T12:46:00Z" w16du:dateUtc="2026-05-29T11:46:00Z">
            <w:rPr>
              <w:rFonts w:eastAsia="Calibri" w:cstheme="minorHAnsi"/>
              <w:szCs w:val="18"/>
              <w:lang w:val="en-US"/>
            </w:rPr>
          </w:rPrChange>
        </w:rPr>
        <w:t xml:space="preserve">the malicious use of intentionally misleading telephone calls, emails, texts, instant messages or other </w:t>
      </w:r>
      <w:r w:rsidRPr="0022764C">
        <w:rPr>
          <w:rFonts w:eastAsia="Calibri" w:cstheme="minorHAnsi"/>
          <w:szCs w:val="18"/>
          <w:rPrChange w:id="581" w:author="stuart wolstenholme" w:date="2026-05-29T12:46:00Z" w16du:dateUtc="2026-05-29T11:46:00Z">
            <w:rPr>
              <w:rFonts w:eastAsia="Calibri" w:cstheme="minorHAnsi"/>
              <w:szCs w:val="18"/>
              <w:lang w:val="en-US"/>
            </w:rPr>
          </w:rPrChange>
        </w:rPr>
        <w:lastRenderedPageBreak/>
        <w:t xml:space="preserve">electronic communications or malicious websites to fraudulently induce </w:t>
      </w:r>
      <w:r w:rsidRPr="0022764C">
        <w:rPr>
          <w:rFonts w:eastAsia="Calibri" w:cstheme="minorHAnsi"/>
          <w:kern w:val="2"/>
          <w:szCs w:val="18"/>
          <w14:ligatures w14:val="standardContextual"/>
        </w:rPr>
        <w:t>the</w:t>
      </w:r>
      <w:r w:rsidRPr="0022764C">
        <w:rPr>
          <w:rFonts w:eastAsia="Calibri" w:cstheme="minorHAnsi"/>
          <w:b/>
          <w:bCs/>
          <w:szCs w:val="18"/>
          <w:rPrChange w:id="582"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szCs w:val="18"/>
          <w:rPrChange w:id="583" w:author="stuart wolstenholme" w:date="2026-05-29T12:46:00Z" w16du:dateUtc="2026-05-29T11:46:00Z">
            <w:rPr>
              <w:rFonts w:eastAsia="Calibri" w:cstheme="minorHAnsi"/>
              <w:szCs w:val="18"/>
              <w:lang w:val="en-US"/>
            </w:rPr>
          </w:rPrChange>
        </w:rPr>
        <w:t xml:space="preserve">client, customer or vendor to transfer, pay or deliver </w:t>
      </w:r>
      <w:r w:rsidRPr="0022764C">
        <w:rPr>
          <w:rFonts w:eastAsia="Calibri" w:cstheme="minorHAnsi"/>
          <w:b/>
          <w:szCs w:val="18"/>
          <w:rPrChange w:id="584" w:author="stuart wolstenholme" w:date="2026-05-29T12:46:00Z" w16du:dateUtc="2026-05-29T11:46:00Z">
            <w:rPr>
              <w:rFonts w:eastAsia="Calibri" w:cstheme="minorHAnsi"/>
              <w:b/>
              <w:szCs w:val="18"/>
              <w:lang w:val="en-US"/>
            </w:rPr>
          </w:rPrChange>
        </w:rPr>
        <w:t>Money</w:t>
      </w:r>
      <w:r w:rsidRPr="0022764C">
        <w:rPr>
          <w:rFonts w:eastAsia="Calibri" w:cstheme="minorHAnsi"/>
          <w:szCs w:val="18"/>
          <w:rPrChange w:id="585" w:author="stuart wolstenholme" w:date="2026-05-29T12:46:00Z" w16du:dateUtc="2026-05-29T11:46:00Z">
            <w:rPr>
              <w:rFonts w:eastAsia="Calibri" w:cstheme="minorHAnsi"/>
              <w:szCs w:val="18"/>
              <w:lang w:val="en-US"/>
            </w:rPr>
          </w:rPrChange>
        </w:rPr>
        <w:t xml:space="preserve">, </w:t>
      </w:r>
      <w:r w:rsidRPr="0022764C">
        <w:rPr>
          <w:rFonts w:eastAsia="Calibri" w:cstheme="minorHAnsi"/>
          <w:b/>
          <w:szCs w:val="18"/>
          <w:rPrChange w:id="586" w:author="stuart wolstenholme" w:date="2026-05-29T12:46:00Z" w16du:dateUtc="2026-05-29T11:46:00Z">
            <w:rPr>
              <w:rFonts w:eastAsia="Calibri" w:cstheme="minorHAnsi"/>
              <w:b/>
              <w:szCs w:val="18"/>
              <w:lang w:val="en-US"/>
            </w:rPr>
          </w:rPrChange>
        </w:rPr>
        <w:t>Securities</w:t>
      </w:r>
      <w:r w:rsidRPr="0022764C">
        <w:rPr>
          <w:rFonts w:eastAsia="Calibri" w:cstheme="minorHAnsi"/>
          <w:szCs w:val="18"/>
          <w:rPrChange w:id="587" w:author="stuart wolstenholme" w:date="2026-05-29T12:46:00Z" w16du:dateUtc="2026-05-29T11:46:00Z">
            <w:rPr>
              <w:rFonts w:eastAsia="Calibri" w:cstheme="minorHAnsi"/>
              <w:szCs w:val="18"/>
              <w:lang w:val="en-US"/>
            </w:rPr>
          </w:rPrChange>
        </w:rPr>
        <w:t xml:space="preserve"> or </w:t>
      </w:r>
      <w:r w:rsidRPr="0022764C">
        <w:rPr>
          <w:rFonts w:eastAsia="Calibri" w:cstheme="minorHAnsi"/>
          <w:b/>
          <w:szCs w:val="18"/>
          <w:rPrChange w:id="588" w:author="stuart wolstenholme" w:date="2026-05-29T12:46:00Z" w16du:dateUtc="2026-05-29T11:46:00Z">
            <w:rPr>
              <w:rFonts w:eastAsia="Calibri" w:cstheme="minorHAnsi"/>
              <w:b/>
              <w:szCs w:val="18"/>
              <w:lang w:val="en-US"/>
            </w:rPr>
          </w:rPrChange>
        </w:rPr>
        <w:t>Other Property</w:t>
      </w:r>
      <w:r w:rsidRPr="0022764C">
        <w:rPr>
          <w:rFonts w:eastAsia="Calibri" w:cstheme="minorHAnsi"/>
          <w:szCs w:val="18"/>
          <w:rPrChange w:id="589" w:author="stuart wolstenholme" w:date="2026-05-29T12:46:00Z" w16du:dateUtc="2026-05-29T11:46:00Z">
            <w:rPr>
              <w:rFonts w:eastAsia="Calibri" w:cstheme="minorHAnsi"/>
              <w:szCs w:val="18"/>
              <w:lang w:val="en-US"/>
            </w:rPr>
          </w:rPrChange>
        </w:rPr>
        <w:t xml:space="preserve"> to an unintended party by impersonating an </w:t>
      </w:r>
      <w:r w:rsidRPr="0022764C">
        <w:rPr>
          <w:rFonts w:eastAsia="Calibri" w:cstheme="minorHAnsi"/>
          <w:b/>
          <w:szCs w:val="18"/>
          <w:rPrChange w:id="590"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591" w:author="stuart wolstenholme" w:date="2026-05-29T12:46:00Z" w16du:dateUtc="2026-05-29T11:46:00Z">
            <w:rPr>
              <w:rFonts w:eastAsia="Calibri" w:cstheme="minorHAnsi"/>
              <w:szCs w:val="18"/>
              <w:lang w:val="en-US"/>
            </w:rPr>
          </w:rPrChange>
        </w:rPr>
        <w:t>.</w:t>
      </w:r>
    </w:p>
    <w:p w14:paraId="5EA8BB18"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szCs w:val="22"/>
        </w:rPr>
      </w:pPr>
      <w:r w:rsidRPr="0022764C">
        <w:rPr>
          <w:rFonts w:asciiTheme="majorHAnsi" w:eastAsia="MS Gothic" w:hAnsiTheme="majorHAnsi" w:cstheme="majorHAnsi"/>
          <w:b/>
          <w:bCs/>
          <w:sz w:val="22"/>
          <w:szCs w:val="22"/>
        </w:rPr>
        <w:t xml:space="preserve">Client </w:t>
      </w:r>
      <w:r w:rsidRPr="0022764C">
        <w:rPr>
          <w:rFonts w:asciiTheme="majorHAnsi" w:eastAsia="Calibri" w:hAnsiTheme="majorHAnsi" w:cstheme="majorHAnsi"/>
          <w:b/>
          <w:sz w:val="22"/>
          <w:szCs w:val="22"/>
          <w:rPrChange w:id="592" w:author="stuart wolstenholme" w:date="2026-05-29T12:46:00Z" w16du:dateUtc="2026-05-29T11:46:00Z">
            <w:rPr>
              <w:rFonts w:asciiTheme="majorHAnsi" w:eastAsia="Calibri" w:hAnsiTheme="majorHAnsi" w:cstheme="majorHAnsi"/>
              <w:b/>
              <w:sz w:val="22"/>
              <w:szCs w:val="22"/>
              <w:lang w:val="en-US"/>
            </w:rPr>
          </w:rPrChange>
        </w:rPr>
        <w:t>Phishing Fraud Loss</w:t>
      </w:r>
    </w:p>
    <w:p w14:paraId="0A1E6515"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14:paraId="4B18968B" w14:textId="77777777" w:rsidR="006936E8" w:rsidRPr="0022764C" w:rsidRDefault="006936E8" w:rsidP="006936E8">
      <w:pPr>
        <w:numPr>
          <w:ilvl w:val="0"/>
          <w:numId w:val="429"/>
        </w:numPr>
        <w:spacing w:before="0" w:after="160" w:line="240" w:lineRule="auto"/>
        <w:rPr>
          <w:rFonts w:eastAsia="Calibri" w:cstheme="minorHAnsi"/>
          <w:kern w:val="2"/>
          <w:szCs w:val="18"/>
          <w14:ligatures w14:val="standardContextual"/>
          <w:rPrChange w:id="593" w:author="stuart wolstenholme" w:date="2026-05-29T12:46:00Z" w16du:dateUtc="2026-05-29T11:46:00Z">
            <w:rPr>
              <w:rFonts w:eastAsia="Calibri" w:cstheme="minorHAnsi"/>
              <w:kern w:val="2"/>
              <w:szCs w:val="18"/>
              <w:lang w:val="en-US"/>
              <w14:ligatures w14:val="standardContextual"/>
            </w:rPr>
          </w:rPrChange>
        </w:rPr>
      </w:pPr>
      <w:r w:rsidRPr="0022764C">
        <w:rPr>
          <w:rFonts w:eastAsia="Calibri" w:cstheme="minorHAnsi"/>
          <w:kern w:val="2"/>
          <w:szCs w:val="18"/>
          <w14:ligatures w14:val="standardContextual"/>
        </w:rPr>
        <w:t>the</w:t>
      </w:r>
      <w:r w:rsidRPr="0022764C">
        <w:rPr>
          <w:rFonts w:eastAsia="Calibri" w:cstheme="minorHAnsi"/>
          <w:b/>
          <w:bCs/>
          <w:szCs w:val="18"/>
          <w:rPrChange w:id="594"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szCs w:val="18"/>
          <w:rPrChange w:id="595" w:author="stuart wolstenholme" w:date="2026-05-29T12:46:00Z" w16du:dateUtc="2026-05-29T11:46:00Z">
            <w:rPr>
              <w:rFonts w:eastAsia="Calibri" w:cstheme="minorHAnsi"/>
              <w:szCs w:val="18"/>
              <w:lang w:val="en-US"/>
            </w:rPr>
          </w:rPrChange>
        </w:rPr>
        <w:t xml:space="preserve"> loss of </w:t>
      </w:r>
      <w:r w:rsidRPr="0022764C">
        <w:rPr>
          <w:rFonts w:eastAsia="Calibri" w:cstheme="minorHAnsi"/>
          <w:b/>
          <w:szCs w:val="18"/>
          <w:rPrChange w:id="596" w:author="stuart wolstenholme" w:date="2026-05-29T12:46:00Z" w16du:dateUtc="2026-05-29T11:46:00Z">
            <w:rPr>
              <w:rFonts w:eastAsia="Calibri" w:cstheme="minorHAnsi"/>
              <w:b/>
              <w:szCs w:val="18"/>
              <w:lang w:val="en-US"/>
            </w:rPr>
          </w:rPrChange>
        </w:rPr>
        <w:t>Money</w:t>
      </w:r>
      <w:r w:rsidRPr="0022764C">
        <w:rPr>
          <w:rFonts w:eastAsia="Calibri" w:cstheme="minorHAnsi"/>
          <w:szCs w:val="18"/>
          <w:rPrChange w:id="597" w:author="stuart wolstenholme" w:date="2026-05-29T12:46:00Z" w16du:dateUtc="2026-05-29T11:46:00Z">
            <w:rPr>
              <w:rFonts w:eastAsia="Calibri" w:cstheme="minorHAnsi"/>
              <w:szCs w:val="18"/>
              <w:lang w:val="en-US"/>
            </w:rPr>
          </w:rPrChange>
        </w:rPr>
        <w:t xml:space="preserve">, </w:t>
      </w:r>
      <w:r w:rsidRPr="0022764C">
        <w:rPr>
          <w:rFonts w:eastAsia="Calibri" w:cstheme="minorHAnsi"/>
          <w:b/>
          <w:szCs w:val="18"/>
          <w:rPrChange w:id="598" w:author="stuart wolstenholme" w:date="2026-05-29T12:46:00Z" w16du:dateUtc="2026-05-29T11:46:00Z">
            <w:rPr>
              <w:rFonts w:eastAsia="Calibri" w:cstheme="minorHAnsi"/>
              <w:b/>
              <w:szCs w:val="18"/>
              <w:lang w:val="en-US"/>
            </w:rPr>
          </w:rPrChange>
        </w:rPr>
        <w:t>Securities</w:t>
      </w:r>
      <w:r w:rsidRPr="0022764C">
        <w:rPr>
          <w:rFonts w:eastAsia="Calibri" w:cstheme="minorHAnsi"/>
          <w:szCs w:val="18"/>
          <w:rPrChange w:id="599" w:author="stuart wolstenholme" w:date="2026-05-29T12:46:00Z" w16du:dateUtc="2026-05-29T11:46:00Z">
            <w:rPr>
              <w:rFonts w:eastAsia="Calibri" w:cstheme="minorHAnsi"/>
              <w:szCs w:val="18"/>
              <w:lang w:val="en-US"/>
            </w:rPr>
          </w:rPrChange>
        </w:rPr>
        <w:t xml:space="preserve"> or </w:t>
      </w:r>
      <w:r w:rsidRPr="0022764C">
        <w:rPr>
          <w:rFonts w:eastAsia="Calibri" w:cstheme="minorHAnsi"/>
          <w:b/>
          <w:szCs w:val="18"/>
          <w:rPrChange w:id="600" w:author="stuart wolstenholme" w:date="2026-05-29T12:46:00Z" w16du:dateUtc="2026-05-29T11:46:00Z">
            <w:rPr>
              <w:rFonts w:eastAsia="Calibri" w:cstheme="minorHAnsi"/>
              <w:b/>
              <w:szCs w:val="18"/>
              <w:lang w:val="en-US"/>
            </w:rPr>
          </w:rPrChange>
        </w:rPr>
        <w:t xml:space="preserve">Other Property </w:t>
      </w:r>
      <w:r w:rsidRPr="0022764C">
        <w:rPr>
          <w:rFonts w:eastAsia="Calibri" w:cstheme="minorHAnsi"/>
          <w:szCs w:val="18"/>
          <w:rPrChange w:id="601" w:author="stuart wolstenholme" w:date="2026-05-29T12:46:00Z" w16du:dateUtc="2026-05-29T11:46:00Z">
            <w:rPr>
              <w:rFonts w:eastAsia="Calibri" w:cstheme="minorHAnsi"/>
              <w:szCs w:val="18"/>
              <w:lang w:val="en-US"/>
            </w:rPr>
          </w:rPrChange>
        </w:rPr>
        <w:t xml:space="preserve">which </w:t>
      </w:r>
      <w:r w:rsidRPr="0022764C">
        <w:rPr>
          <w:rFonts w:eastAsia="Calibri" w:cstheme="minorHAnsi"/>
          <w:kern w:val="2"/>
          <w:szCs w:val="18"/>
          <w14:ligatures w14:val="standardContextual"/>
        </w:rPr>
        <w:t>the</w:t>
      </w:r>
      <w:r w:rsidRPr="0022764C">
        <w:rPr>
          <w:rFonts w:eastAsia="Calibri" w:cstheme="minorHAnsi"/>
          <w:b/>
          <w:bCs/>
          <w:szCs w:val="18"/>
          <w:rPrChange w:id="602"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b/>
          <w:szCs w:val="18"/>
          <w:rPrChange w:id="603"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604" w:author="stuart wolstenholme" w:date="2026-05-29T12:46:00Z" w16du:dateUtc="2026-05-29T11:46:00Z">
            <w:rPr>
              <w:rFonts w:eastAsia="Calibri" w:cstheme="minorHAnsi"/>
              <w:szCs w:val="18"/>
              <w:lang w:val="en-US"/>
            </w:rPr>
          </w:rPrChange>
        </w:rPr>
        <w:t xml:space="preserve">client, customer or vendor intended to transfer, pay or deliver to </w:t>
      </w:r>
      <w:r w:rsidRPr="0022764C">
        <w:rPr>
          <w:rFonts w:eastAsia="Calibri" w:cstheme="minorHAnsi"/>
          <w:kern w:val="2"/>
          <w:szCs w:val="18"/>
          <w14:ligatures w14:val="standardContextual"/>
        </w:rPr>
        <w:t>the</w:t>
      </w:r>
      <w:r w:rsidRPr="0022764C">
        <w:rPr>
          <w:rFonts w:eastAsia="Calibri" w:cstheme="minorHAnsi"/>
          <w:b/>
          <w:bCs/>
          <w:szCs w:val="18"/>
          <w:rPrChange w:id="605" w:author="stuart wolstenholme" w:date="2026-05-29T12:46:00Z" w16du:dateUtc="2026-05-29T11:46:00Z">
            <w:rPr>
              <w:rFonts w:eastAsia="Calibri" w:cstheme="minorHAnsi"/>
              <w:b/>
              <w:bCs/>
              <w:szCs w:val="18"/>
              <w:lang w:val="en-US"/>
            </w:rPr>
          </w:rPrChange>
        </w:rPr>
        <w:t xml:space="preserve"> Named Insured</w:t>
      </w:r>
      <w:r w:rsidRPr="0022764C">
        <w:rPr>
          <w:rFonts w:eastAsia="Calibri" w:cstheme="minorHAnsi"/>
          <w:szCs w:val="18"/>
          <w:rPrChange w:id="606" w:author="stuart wolstenholme" w:date="2026-05-29T12:46:00Z" w16du:dateUtc="2026-05-29T11:46:00Z">
            <w:rPr>
              <w:rFonts w:eastAsia="Calibri" w:cstheme="minorHAnsi"/>
              <w:szCs w:val="18"/>
              <w:lang w:val="en-US"/>
            </w:rPr>
          </w:rPrChange>
        </w:rPr>
        <w:t>,</w:t>
      </w:r>
      <w:r w:rsidRPr="0022764C">
        <w:rPr>
          <w:rFonts w:eastAsia="Calibri" w:cstheme="minorHAnsi"/>
          <w:b/>
          <w:szCs w:val="18"/>
          <w:rPrChange w:id="607"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608" w:author="stuart wolstenholme" w:date="2026-05-29T12:46:00Z" w16du:dateUtc="2026-05-29T11:46:00Z">
            <w:rPr>
              <w:rFonts w:eastAsia="Calibri" w:cstheme="minorHAnsi"/>
              <w:szCs w:val="18"/>
              <w:lang w:val="en-US"/>
            </w:rPr>
          </w:rPrChange>
        </w:rPr>
        <w:t>but</w:t>
      </w:r>
      <w:r w:rsidRPr="0022764C">
        <w:rPr>
          <w:rFonts w:eastAsia="Calibri" w:cstheme="minorHAnsi"/>
          <w:b/>
          <w:szCs w:val="18"/>
          <w:rPrChange w:id="609"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610" w:author="stuart wolstenholme" w:date="2026-05-29T12:46:00Z" w16du:dateUtc="2026-05-29T11:46:00Z">
            <w:rPr>
              <w:rFonts w:eastAsia="Calibri" w:cstheme="minorHAnsi"/>
              <w:szCs w:val="18"/>
              <w:lang w:val="en-US"/>
            </w:rPr>
          </w:rPrChange>
        </w:rPr>
        <w:t xml:space="preserve">which was transferred, paid or delivered to an unintended party due to </w:t>
      </w:r>
      <w:r w:rsidRPr="0022764C">
        <w:rPr>
          <w:rFonts w:eastAsia="Calibri" w:cstheme="minorHAnsi"/>
          <w:b/>
          <w:szCs w:val="18"/>
          <w:rPrChange w:id="611" w:author="stuart wolstenholme" w:date="2026-05-29T12:46:00Z" w16du:dateUtc="2026-05-29T11:46:00Z">
            <w:rPr>
              <w:rFonts w:eastAsia="Calibri" w:cstheme="minorHAnsi"/>
              <w:b/>
              <w:szCs w:val="18"/>
              <w:lang w:val="en-US"/>
            </w:rPr>
          </w:rPrChange>
        </w:rPr>
        <w:t>Client Phishing Fraud</w:t>
      </w:r>
      <w:r w:rsidRPr="0022764C">
        <w:rPr>
          <w:rFonts w:eastAsia="Calibri" w:cstheme="minorHAnsi"/>
          <w:szCs w:val="18"/>
          <w:rPrChange w:id="612" w:author="stuart wolstenholme" w:date="2026-05-29T12:46:00Z" w16du:dateUtc="2026-05-29T11:46:00Z">
            <w:rPr>
              <w:rFonts w:eastAsia="Calibri" w:cstheme="minorHAnsi"/>
              <w:szCs w:val="18"/>
              <w:lang w:val="en-US"/>
            </w:rPr>
          </w:rPrChange>
        </w:rPr>
        <w:t>; and</w:t>
      </w:r>
    </w:p>
    <w:p w14:paraId="09542A04" w14:textId="77777777" w:rsidR="006936E8" w:rsidRPr="0022764C" w:rsidRDefault="006936E8" w:rsidP="006936E8">
      <w:pPr>
        <w:keepNext/>
        <w:keepLines/>
        <w:numPr>
          <w:ilvl w:val="0"/>
          <w:numId w:val="429"/>
        </w:numPr>
        <w:tabs>
          <w:tab w:val="left" w:pos="454"/>
          <w:tab w:val="left" w:pos="4536"/>
        </w:tabs>
        <w:spacing w:before="0" w:after="160" w:line="266" w:lineRule="auto"/>
        <w:outlineLvl w:val="2"/>
        <w:rPr>
          <w:rFonts w:eastAsia="Times New Roman" w:cstheme="minorHAnsi"/>
          <w:b/>
          <w:bCs/>
          <w:szCs w:val="18"/>
          <w:rPrChange w:id="613" w:author="stuart wolstenholme" w:date="2026-05-29T12:46:00Z" w16du:dateUtc="2026-05-29T11:46:00Z">
            <w:rPr>
              <w:rFonts w:eastAsia="Times New Roman" w:cstheme="minorHAnsi"/>
              <w:b/>
              <w:bCs/>
              <w:szCs w:val="18"/>
              <w:lang w:val="en-US"/>
            </w:rPr>
          </w:rPrChange>
        </w:rPr>
      </w:pPr>
      <w:r w:rsidRPr="0022764C">
        <w:rPr>
          <w:rFonts w:eastAsia="Calibri" w:cstheme="minorHAnsi"/>
          <w:szCs w:val="18"/>
          <w:rPrChange w:id="614" w:author="stuart wolstenholme" w:date="2026-05-29T12:46:00Z" w16du:dateUtc="2026-05-29T11:46:00Z">
            <w:rPr>
              <w:rFonts w:eastAsia="Calibri" w:cstheme="minorHAnsi"/>
              <w:szCs w:val="18"/>
              <w:lang w:val="en-US"/>
            </w:rPr>
          </w:rPrChange>
        </w:rPr>
        <w:t xml:space="preserve">the </w:t>
      </w:r>
      <w:r w:rsidRPr="0022764C">
        <w:rPr>
          <w:rFonts w:eastAsia="Calibri" w:cstheme="minorHAnsi"/>
          <w:bCs/>
          <w:szCs w:val="18"/>
          <w:lang w:eastAsia="en-GB"/>
          <w:rPrChange w:id="615" w:author="stuart wolstenholme" w:date="2026-05-29T12:46:00Z" w16du:dateUtc="2026-05-29T11:46:00Z">
            <w:rPr>
              <w:rFonts w:eastAsia="Calibri" w:cstheme="minorHAnsi"/>
              <w:bCs/>
              <w:szCs w:val="18"/>
              <w:lang w:val="en-US" w:eastAsia="en-GB"/>
            </w:rPr>
          </w:rPrChange>
        </w:rPr>
        <w:t xml:space="preserve">cost of reimbursing </w:t>
      </w:r>
      <w:r w:rsidRPr="0022764C">
        <w:rPr>
          <w:rFonts w:eastAsia="Calibri" w:cstheme="minorHAnsi"/>
          <w:kern w:val="2"/>
          <w:szCs w:val="18"/>
          <w14:ligatures w14:val="standardContextual"/>
        </w:rPr>
        <w:t>the</w:t>
      </w:r>
      <w:r w:rsidRPr="0022764C">
        <w:rPr>
          <w:rFonts w:eastAsia="Calibri" w:cstheme="minorHAnsi"/>
          <w:b/>
          <w:szCs w:val="18"/>
          <w:lang w:eastAsia="en-GB"/>
          <w:rPrChange w:id="616"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
          <w:szCs w:val="18"/>
          <w:rPrChange w:id="617"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618" w:author="stuart wolstenholme" w:date="2026-05-29T12:46:00Z" w16du:dateUtc="2026-05-29T11:46:00Z">
            <w:rPr>
              <w:rFonts w:eastAsia="Calibri" w:cstheme="minorHAnsi"/>
              <w:szCs w:val="18"/>
              <w:lang w:val="en-US"/>
            </w:rPr>
          </w:rPrChange>
        </w:rPr>
        <w:t xml:space="preserve">client, customer or vendor </w:t>
      </w:r>
      <w:r w:rsidRPr="0022764C">
        <w:rPr>
          <w:rFonts w:eastAsia="Calibri" w:cstheme="minorHAnsi"/>
          <w:bCs/>
          <w:szCs w:val="18"/>
          <w:lang w:eastAsia="en-GB"/>
          <w:rPrChange w:id="619" w:author="stuart wolstenholme" w:date="2026-05-29T12:46:00Z" w16du:dateUtc="2026-05-29T11:46:00Z">
            <w:rPr>
              <w:rFonts w:eastAsia="Calibri" w:cstheme="minorHAnsi"/>
              <w:bCs/>
              <w:szCs w:val="18"/>
              <w:lang w:val="en-US" w:eastAsia="en-GB"/>
            </w:rPr>
          </w:rPrChange>
        </w:rPr>
        <w:t xml:space="preserve">for their direct </w:t>
      </w:r>
      <w:r w:rsidRPr="0022764C">
        <w:rPr>
          <w:rFonts w:eastAsia="Calibri" w:cstheme="minorHAnsi"/>
          <w:szCs w:val="18"/>
          <w:rPrChange w:id="620" w:author="stuart wolstenholme" w:date="2026-05-29T12:46:00Z" w16du:dateUtc="2026-05-29T11:46:00Z">
            <w:rPr>
              <w:rFonts w:eastAsia="Calibri" w:cstheme="minorHAnsi"/>
              <w:szCs w:val="18"/>
              <w:lang w:val="en-US"/>
            </w:rPr>
          </w:rPrChange>
        </w:rPr>
        <w:t xml:space="preserve">loss of </w:t>
      </w:r>
      <w:r w:rsidRPr="0022764C">
        <w:rPr>
          <w:rFonts w:eastAsia="Calibri" w:cstheme="minorHAnsi"/>
          <w:b/>
          <w:szCs w:val="18"/>
          <w:rPrChange w:id="621" w:author="stuart wolstenholme" w:date="2026-05-29T12:46:00Z" w16du:dateUtc="2026-05-29T11:46:00Z">
            <w:rPr>
              <w:rFonts w:eastAsia="Calibri" w:cstheme="minorHAnsi"/>
              <w:b/>
              <w:szCs w:val="18"/>
              <w:lang w:val="en-US"/>
            </w:rPr>
          </w:rPrChange>
        </w:rPr>
        <w:t>Money</w:t>
      </w:r>
      <w:r w:rsidRPr="0022764C">
        <w:rPr>
          <w:rFonts w:eastAsia="Calibri" w:cstheme="minorHAnsi"/>
          <w:szCs w:val="18"/>
          <w:rPrChange w:id="622" w:author="stuart wolstenholme" w:date="2026-05-29T12:46:00Z" w16du:dateUtc="2026-05-29T11:46:00Z">
            <w:rPr>
              <w:rFonts w:eastAsia="Calibri" w:cstheme="minorHAnsi"/>
              <w:szCs w:val="18"/>
              <w:lang w:val="en-US"/>
            </w:rPr>
          </w:rPrChange>
        </w:rPr>
        <w:t xml:space="preserve">, </w:t>
      </w:r>
      <w:r w:rsidRPr="0022764C">
        <w:rPr>
          <w:rFonts w:eastAsia="Calibri" w:cstheme="minorHAnsi"/>
          <w:b/>
          <w:szCs w:val="18"/>
          <w:rPrChange w:id="623" w:author="stuart wolstenholme" w:date="2026-05-29T12:46:00Z" w16du:dateUtc="2026-05-29T11:46:00Z">
            <w:rPr>
              <w:rFonts w:eastAsia="Calibri" w:cstheme="minorHAnsi"/>
              <w:b/>
              <w:szCs w:val="18"/>
              <w:lang w:val="en-US"/>
            </w:rPr>
          </w:rPrChange>
        </w:rPr>
        <w:t>Securities</w:t>
      </w:r>
      <w:r w:rsidRPr="0022764C">
        <w:rPr>
          <w:rFonts w:eastAsia="Calibri" w:cstheme="minorHAnsi"/>
          <w:szCs w:val="18"/>
          <w:rPrChange w:id="624" w:author="stuart wolstenholme" w:date="2026-05-29T12:46:00Z" w16du:dateUtc="2026-05-29T11:46:00Z">
            <w:rPr>
              <w:rFonts w:eastAsia="Calibri" w:cstheme="minorHAnsi"/>
              <w:szCs w:val="18"/>
              <w:lang w:val="en-US"/>
            </w:rPr>
          </w:rPrChange>
        </w:rPr>
        <w:t xml:space="preserve"> or </w:t>
      </w:r>
      <w:r w:rsidRPr="0022764C">
        <w:rPr>
          <w:rFonts w:eastAsia="Calibri" w:cstheme="minorHAnsi"/>
          <w:b/>
          <w:szCs w:val="18"/>
          <w:rPrChange w:id="625" w:author="stuart wolstenholme" w:date="2026-05-29T12:46:00Z" w16du:dateUtc="2026-05-29T11:46:00Z">
            <w:rPr>
              <w:rFonts w:eastAsia="Calibri" w:cstheme="minorHAnsi"/>
              <w:b/>
              <w:szCs w:val="18"/>
              <w:lang w:val="en-US"/>
            </w:rPr>
          </w:rPrChange>
        </w:rPr>
        <w:t>Other Property</w:t>
      </w:r>
      <w:r w:rsidRPr="0022764C">
        <w:rPr>
          <w:rFonts w:eastAsia="Calibri" w:cstheme="minorHAnsi"/>
          <w:bCs/>
          <w:szCs w:val="18"/>
          <w:lang w:eastAsia="en-GB"/>
          <w:rPrChange w:id="626"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rPrChange w:id="627" w:author="stuart wolstenholme" w:date="2026-05-29T12:46:00Z" w16du:dateUtc="2026-05-29T11:46:00Z">
            <w:rPr>
              <w:rFonts w:eastAsia="Calibri" w:cstheme="minorHAnsi"/>
              <w:szCs w:val="18"/>
              <w:lang w:val="en-US"/>
            </w:rPr>
          </w:rPrChange>
        </w:rPr>
        <w:t xml:space="preserve">due to </w:t>
      </w:r>
      <w:r w:rsidRPr="0022764C">
        <w:rPr>
          <w:rFonts w:eastAsia="Calibri" w:cstheme="minorHAnsi"/>
          <w:b/>
          <w:szCs w:val="18"/>
          <w:rPrChange w:id="628" w:author="stuart wolstenholme" w:date="2026-05-29T12:46:00Z" w16du:dateUtc="2026-05-29T11:46:00Z">
            <w:rPr>
              <w:rFonts w:eastAsia="Calibri" w:cstheme="minorHAnsi"/>
              <w:b/>
              <w:szCs w:val="18"/>
              <w:lang w:val="en-US"/>
            </w:rPr>
          </w:rPrChange>
        </w:rPr>
        <w:t>Client Phishing Fraud</w:t>
      </w:r>
      <w:r w:rsidRPr="0022764C">
        <w:rPr>
          <w:rFonts w:eastAsia="Calibri" w:cstheme="minorHAnsi"/>
          <w:bCs/>
          <w:szCs w:val="18"/>
          <w:lang w:eastAsia="en-GB"/>
          <w:rPrChange w:id="629" w:author="stuart wolstenholme" w:date="2026-05-29T12:46:00Z" w16du:dateUtc="2026-05-29T11:46:00Z">
            <w:rPr>
              <w:rFonts w:eastAsia="Calibri" w:cstheme="minorHAnsi"/>
              <w:bCs/>
              <w:szCs w:val="18"/>
              <w:lang w:val="en-US" w:eastAsia="en-GB"/>
            </w:rPr>
          </w:rPrChange>
        </w:rPr>
        <w:t xml:space="preserve">, provided such reimbursement is made by </w:t>
      </w:r>
      <w:r w:rsidRPr="0022764C">
        <w:rPr>
          <w:rFonts w:eastAsia="Calibri" w:cstheme="minorHAnsi"/>
          <w:kern w:val="2"/>
          <w:szCs w:val="18"/>
          <w14:ligatures w14:val="standardContextual"/>
        </w:rPr>
        <w:t>the</w:t>
      </w:r>
      <w:r w:rsidRPr="0022764C">
        <w:rPr>
          <w:rFonts w:eastAsia="Calibri" w:cstheme="minorHAnsi"/>
          <w:b/>
          <w:szCs w:val="18"/>
          <w:lang w:eastAsia="en-GB"/>
          <w:rPrChange w:id="630"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631" w:author="stuart wolstenholme" w:date="2026-05-29T12:46:00Z" w16du:dateUtc="2026-05-29T11:46:00Z">
            <w:rPr>
              <w:rFonts w:eastAsia="Calibri" w:cstheme="minorHAnsi"/>
              <w:bCs/>
              <w:szCs w:val="18"/>
              <w:lang w:val="en-US" w:eastAsia="en-GB"/>
            </w:rPr>
          </w:rPrChange>
        </w:rPr>
        <w:t xml:space="preserve"> with </w:t>
      </w:r>
      <w:r w:rsidRPr="0022764C">
        <w:rPr>
          <w:rFonts w:eastAsia="Calibri" w:cstheme="minorHAnsi"/>
          <w:b/>
          <w:bCs/>
          <w:szCs w:val="18"/>
          <w:lang w:eastAsia="en-GB"/>
          <w:rPrChange w:id="632"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633" w:author="stuart wolstenholme" w:date="2026-05-29T12:46:00Z" w16du:dateUtc="2026-05-29T11:46:00Z">
            <w:rPr>
              <w:rFonts w:eastAsia="Calibri" w:cstheme="minorHAnsi"/>
              <w:szCs w:val="18"/>
              <w:lang w:val="en-US" w:eastAsia="en-GB"/>
            </w:rPr>
          </w:rPrChange>
        </w:rPr>
        <w:t>prior written approval</w:t>
      </w:r>
      <w:r w:rsidRPr="0022764C">
        <w:rPr>
          <w:rFonts w:eastAsia="Calibri" w:cstheme="minorHAnsi"/>
          <w:bCs/>
          <w:szCs w:val="18"/>
          <w:lang w:eastAsia="en-GB"/>
          <w:rPrChange w:id="634" w:author="stuart wolstenholme" w:date="2026-05-29T12:46:00Z" w16du:dateUtc="2026-05-29T11:46:00Z">
            <w:rPr>
              <w:rFonts w:eastAsia="Calibri" w:cstheme="minorHAnsi"/>
              <w:bCs/>
              <w:szCs w:val="18"/>
              <w:lang w:val="en-US" w:eastAsia="en-GB"/>
            </w:rPr>
          </w:rPrChange>
        </w:rPr>
        <w:t>.</w:t>
      </w:r>
    </w:p>
    <w:p w14:paraId="7CDC94EB"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rPr>
      </w:pPr>
      <w:r w:rsidRPr="0022764C">
        <w:rPr>
          <w:rFonts w:asciiTheme="majorHAnsi" w:eastAsia="Times New Roman" w:hAnsiTheme="majorHAnsi" w:cstheme="majorHAnsi"/>
          <w:b/>
          <w:bCs/>
          <w:sz w:val="22"/>
        </w:rPr>
        <w:t>Cloud Provider</w:t>
      </w:r>
    </w:p>
    <w:p w14:paraId="354A07CA" w14:textId="77777777" w:rsidR="006936E8" w:rsidRPr="0022764C" w:rsidRDefault="006936E8" w:rsidP="006936E8">
      <w:pPr>
        <w:tabs>
          <w:tab w:val="left" w:pos="454"/>
          <w:tab w:val="left" w:pos="4536"/>
        </w:tabs>
        <w:spacing w:before="0" w:line="266" w:lineRule="auto"/>
        <w:rPr>
          <w:rFonts w:eastAsia="Calibri" w:cstheme="minorHAnsi"/>
          <w:bCs/>
          <w:szCs w:val="18"/>
          <w:lang w:eastAsia="en-GB"/>
          <w:rPrChange w:id="635" w:author="stuart wolstenholme" w:date="2026-05-29T12:46:00Z" w16du:dateUtc="2026-05-29T11:46:00Z">
            <w:rPr>
              <w:rFonts w:eastAsia="Calibri" w:cstheme="minorHAnsi"/>
              <w:bCs/>
              <w:szCs w:val="18"/>
              <w:lang w:val="en-US" w:eastAsia="en-GB"/>
            </w:rPr>
          </w:rPrChange>
        </w:rPr>
      </w:pPr>
      <w:r w:rsidRPr="0022764C">
        <w:rPr>
          <w:rFonts w:eastAsia="Arial" w:cstheme="minorHAnsi"/>
          <w:szCs w:val="18"/>
          <w:rPrChange w:id="636" w:author="stuart wolstenholme" w:date="2026-05-29T12:46:00Z" w16du:dateUtc="2026-05-29T11:46:00Z">
            <w:rPr>
              <w:rFonts w:eastAsia="Arial" w:cstheme="minorHAnsi"/>
              <w:szCs w:val="18"/>
              <w:lang w:val="en-US"/>
            </w:rPr>
          </w:rPrChange>
        </w:rPr>
        <w:t xml:space="preserve">means </w:t>
      </w:r>
      <w:r w:rsidRPr="0022764C">
        <w:rPr>
          <w:rFonts w:eastAsia="Calibri" w:cstheme="minorHAnsi"/>
          <w:bCs/>
          <w:szCs w:val="18"/>
          <w:lang w:eastAsia="en-GB"/>
          <w:rPrChange w:id="637" w:author="stuart wolstenholme" w:date="2026-05-29T12:46:00Z" w16du:dateUtc="2026-05-29T11:46:00Z">
            <w:rPr>
              <w:rFonts w:eastAsia="Calibri" w:cstheme="minorHAnsi"/>
              <w:bCs/>
              <w:szCs w:val="18"/>
              <w:lang w:val="en-US" w:eastAsia="en-GB"/>
            </w:rPr>
          </w:rPrChange>
        </w:rPr>
        <w:t xml:space="preserve">any </w:t>
      </w:r>
      <w:r w:rsidRPr="0022764C">
        <w:rPr>
          <w:rFonts w:eastAsia="Calibri" w:cstheme="minorHAnsi"/>
          <w:szCs w:val="18"/>
          <w:lang w:eastAsia="en-GB"/>
          <w:rPrChange w:id="638" w:author="stuart wolstenholme" w:date="2026-05-29T12:46:00Z" w16du:dateUtc="2026-05-29T11:46:00Z">
            <w:rPr>
              <w:rFonts w:eastAsia="Calibri" w:cstheme="minorHAnsi"/>
              <w:szCs w:val="18"/>
              <w:lang w:val="en-US" w:eastAsia="en-GB"/>
            </w:rPr>
          </w:rPrChange>
        </w:rPr>
        <w:t>third party</w:t>
      </w:r>
      <w:r w:rsidRPr="0022764C">
        <w:rPr>
          <w:rFonts w:eastAsia="Calibri" w:cstheme="minorHAnsi"/>
          <w:b/>
          <w:bCs/>
          <w:szCs w:val="18"/>
          <w:lang w:eastAsia="en-GB"/>
          <w:rPrChange w:id="639"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640" w:author="stuart wolstenholme" w:date="2026-05-29T12:46:00Z" w16du:dateUtc="2026-05-29T11:46:00Z">
            <w:rPr>
              <w:rFonts w:eastAsia="Calibri" w:cstheme="minorHAnsi"/>
              <w:bCs/>
              <w:szCs w:val="18"/>
              <w:lang w:val="en-US" w:eastAsia="en-GB"/>
            </w:rPr>
          </w:rPrChange>
        </w:rPr>
        <w:t xml:space="preserve">that provides computing resources to </w:t>
      </w:r>
      <w:r w:rsidRPr="0022764C">
        <w:rPr>
          <w:rFonts w:eastAsia="Calibri" w:cstheme="minorHAnsi"/>
          <w:kern w:val="2"/>
          <w:szCs w:val="18"/>
          <w14:ligatures w14:val="standardContextual"/>
        </w:rPr>
        <w:t>the</w:t>
      </w:r>
      <w:r w:rsidRPr="0022764C">
        <w:rPr>
          <w:rFonts w:eastAsia="Calibri" w:cstheme="minorHAnsi"/>
          <w:b/>
          <w:szCs w:val="18"/>
          <w:lang w:eastAsia="en-GB"/>
          <w:rPrChange w:id="641"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642"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643" w:author="stuart wolstenholme" w:date="2026-05-29T12:46:00Z" w16du:dateUtc="2026-05-29T11:46:00Z">
            <w:rPr>
              <w:rFonts w:eastAsia="Calibri" w:cstheme="minorHAnsi"/>
              <w:bCs/>
              <w:szCs w:val="18"/>
              <w:lang w:val="en-US" w:eastAsia="en-GB"/>
            </w:rPr>
          </w:rPrChange>
        </w:rPr>
        <w:t>that are delivered as a service over a network or the internet (commonly known as “cloud computing”), including Software as a Service, Platform as a Service and Infrastructure as a Service.</w:t>
      </w:r>
    </w:p>
    <w:p w14:paraId="74199324"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rPr>
      </w:pPr>
      <w:r w:rsidRPr="0022764C">
        <w:rPr>
          <w:rFonts w:asciiTheme="majorHAnsi" w:eastAsia="Times New Roman" w:hAnsiTheme="majorHAnsi" w:cstheme="majorHAnsi"/>
          <w:b/>
          <w:bCs/>
          <w:sz w:val="22"/>
        </w:rPr>
        <w:t>Computer System</w:t>
      </w:r>
    </w:p>
    <w:p w14:paraId="142EC637" w14:textId="77777777" w:rsidR="006936E8" w:rsidRPr="0022764C" w:rsidRDefault="006936E8" w:rsidP="006936E8">
      <w:pPr>
        <w:tabs>
          <w:tab w:val="left" w:pos="454"/>
          <w:tab w:val="left" w:pos="4536"/>
        </w:tabs>
        <w:spacing w:before="0" w:line="240" w:lineRule="auto"/>
        <w:rPr>
          <w:rFonts w:eastAsia="Arial" w:cstheme="minorHAnsi"/>
          <w:szCs w:val="18"/>
          <w:rPrChange w:id="644" w:author="stuart wolstenholme" w:date="2026-05-29T12:46:00Z" w16du:dateUtc="2026-05-29T11:46:00Z">
            <w:rPr>
              <w:rFonts w:eastAsia="Arial" w:cstheme="minorHAnsi"/>
              <w:szCs w:val="18"/>
              <w:lang w:val="en-US"/>
            </w:rPr>
          </w:rPrChange>
        </w:rPr>
      </w:pPr>
      <w:r w:rsidRPr="0022764C">
        <w:rPr>
          <w:rFonts w:eastAsia="Arial" w:cstheme="minorHAnsi"/>
          <w:szCs w:val="18"/>
          <w:rPrChange w:id="645" w:author="stuart wolstenholme" w:date="2026-05-29T12:46:00Z" w16du:dateUtc="2026-05-29T11:46:00Z">
            <w:rPr>
              <w:rFonts w:eastAsia="Arial" w:cstheme="minorHAnsi"/>
              <w:szCs w:val="18"/>
              <w:lang w:val="en-US"/>
            </w:rPr>
          </w:rPrChange>
        </w:rPr>
        <w:t xml:space="preserve">means an interconnected electronic, wireless, web or similar system, including all computer hardware and software, used to process and store </w:t>
      </w:r>
      <w:r w:rsidRPr="0022764C">
        <w:rPr>
          <w:rFonts w:eastAsia="Arial" w:cstheme="minorHAnsi"/>
          <w:b/>
          <w:bCs/>
          <w:szCs w:val="18"/>
          <w:rPrChange w:id="646" w:author="stuart wolstenholme" w:date="2026-05-29T12:46:00Z" w16du:dateUtc="2026-05-29T11:46:00Z">
            <w:rPr>
              <w:rFonts w:eastAsia="Arial" w:cstheme="minorHAnsi"/>
              <w:b/>
              <w:bCs/>
              <w:szCs w:val="18"/>
              <w:lang w:val="en-US"/>
            </w:rPr>
          </w:rPrChange>
        </w:rPr>
        <w:t>Data</w:t>
      </w:r>
      <w:r w:rsidRPr="0022764C">
        <w:rPr>
          <w:rFonts w:eastAsia="Arial" w:cstheme="minorHAnsi"/>
          <w:szCs w:val="18"/>
          <w:rPrChange w:id="647" w:author="stuart wolstenholme" w:date="2026-05-29T12:46:00Z" w16du:dateUtc="2026-05-29T11:46:00Z">
            <w:rPr>
              <w:rFonts w:eastAsia="Arial" w:cstheme="minorHAnsi"/>
              <w:szCs w:val="18"/>
              <w:lang w:val="en-US"/>
            </w:rPr>
          </w:rPrChange>
        </w:rPr>
        <w:t xml:space="preserve"> or information in an analogue, digital, electronic or wireless format, including, but not limited to, computer programs, </w:t>
      </w:r>
      <w:r w:rsidRPr="0022764C">
        <w:rPr>
          <w:rFonts w:eastAsia="Arial" w:cstheme="minorHAnsi"/>
          <w:b/>
          <w:bCs/>
          <w:szCs w:val="18"/>
          <w:rPrChange w:id="648" w:author="stuart wolstenholme" w:date="2026-05-29T12:46:00Z" w16du:dateUtc="2026-05-29T11:46:00Z">
            <w:rPr>
              <w:rFonts w:eastAsia="Arial" w:cstheme="minorHAnsi"/>
              <w:b/>
              <w:bCs/>
              <w:szCs w:val="18"/>
              <w:lang w:val="en-US"/>
            </w:rPr>
          </w:rPrChange>
        </w:rPr>
        <w:t>Data</w:t>
      </w:r>
      <w:r w:rsidRPr="0022764C">
        <w:rPr>
          <w:rFonts w:eastAsia="Arial" w:cstheme="minorHAnsi"/>
          <w:szCs w:val="18"/>
          <w:rPrChange w:id="649" w:author="stuart wolstenholme" w:date="2026-05-29T12:46:00Z" w16du:dateUtc="2026-05-29T11:46:00Z">
            <w:rPr>
              <w:rFonts w:eastAsia="Arial" w:cstheme="minorHAnsi"/>
              <w:szCs w:val="18"/>
              <w:lang w:val="en-US"/>
            </w:rPr>
          </w:rPrChange>
        </w:rPr>
        <w:t xml:space="preserve">, operating systems, firmware, servers, media libraries, associated input and output devices, mobile devices, devices that are connected to and controlled by the internet (also known as “smart devices”), networking equipment, websites, extranets, off-line storage facilities (to the extent they hold </w:t>
      </w:r>
      <w:r w:rsidRPr="0022764C">
        <w:rPr>
          <w:rFonts w:eastAsia="Arial" w:cstheme="minorHAnsi"/>
          <w:b/>
          <w:bCs/>
          <w:szCs w:val="18"/>
          <w:rPrChange w:id="650" w:author="stuart wolstenholme" w:date="2026-05-29T12:46:00Z" w16du:dateUtc="2026-05-29T11:46:00Z">
            <w:rPr>
              <w:rFonts w:eastAsia="Arial" w:cstheme="minorHAnsi"/>
              <w:b/>
              <w:bCs/>
              <w:szCs w:val="18"/>
              <w:lang w:val="en-US"/>
            </w:rPr>
          </w:rPrChange>
        </w:rPr>
        <w:t>Data</w:t>
      </w:r>
      <w:r w:rsidRPr="0022764C">
        <w:rPr>
          <w:rFonts w:eastAsia="Arial" w:cstheme="minorHAnsi"/>
          <w:szCs w:val="18"/>
          <w:rPrChange w:id="651" w:author="stuart wolstenholme" w:date="2026-05-29T12:46:00Z" w16du:dateUtc="2026-05-29T11:46:00Z">
            <w:rPr>
              <w:rFonts w:eastAsia="Arial" w:cstheme="minorHAnsi"/>
              <w:szCs w:val="18"/>
              <w:lang w:val="en-US"/>
            </w:rPr>
          </w:rPrChange>
        </w:rPr>
        <w:t>) and electronic backup equipment.</w:t>
      </w:r>
    </w:p>
    <w:p w14:paraId="6176E274" w14:textId="77777777" w:rsidR="006936E8" w:rsidRPr="0022764C" w:rsidRDefault="006936E8" w:rsidP="006936E8">
      <w:pPr>
        <w:pStyle w:val="Heading3"/>
        <w:kinsoku w:val="0"/>
        <w:overflowPunct w:val="0"/>
        <w:autoSpaceDE w:val="0"/>
        <w:autoSpaceDN w:val="0"/>
        <w:adjustRightInd w:val="0"/>
        <w:spacing w:beforeLines="100" w:before="240" w:line="200" w:lineRule="exact"/>
        <w:jc w:val="both"/>
        <w:textAlignment w:val="baseline"/>
        <w:rPr>
          <w:rFonts w:asciiTheme="majorHAnsi" w:eastAsia="Times New Roman" w:hAnsiTheme="majorHAnsi" w:cstheme="majorHAnsi"/>
          <w:b/>
          <w:snapToGrid w:val="0"/>
          <w:kern w:val="2"/>
          <w:sz w:val="22"/>
          <w:szCs w:val="22"/>
          <w14:ligatures w14:val="standardContextual"/>
        </w:rPr>
      </w:pPr>
      <w:r w:rsidRPr="0022764C">
        <w:rPr>
          <w:rFonts w:asciiTheme="majorHAnsi" w:eastAsia="Times New Roman" w:hAnsiTheme="majorHAnsi" w:cstheme="majorHAnsi"/>
          <w:b/>
          <w:snapToGrid w:val="0"/>
          <w:kern w:val="2"/>
          <w:sz w:val="22"/>
          <w:szCs w:val="22"/>
          <w14:ligatures w14:val="standardContextual"/>
        </w:rPr>
        <w:t>Court Attendance Costs</w:t>
      </w:r>
    </w:p>
    <w:p w14:paraId="28DA5801" w14:textId="2003EF2E" w:rsidR="006936E8" w:rsidRPr="0022764C" w:rsidRDefault="006936E8" w:rsidP="006936E8">
      <w:pPr>
        <w:kinsoku w:val="0"/>
        <w:overflowPunct w:val="0"/>
        <w:autoSpaceDE w:val="0"/>
        <w:autoSpaceDN w:val="0"/>
        <w:adjustRightInd w:val="0"/>
        <w:spacing w:before="0" w:line="200" w:lineRule="exact"/>
        <w:jc w:val="both"/>
        <w:textAlignment w:val="baseline"/>
        <w:rPr>
          <w:rFonts w:eastAsia="Times New Roman" w:cstheme="minorHAnsi"/>
          <w:kern w:val="2"/>
          <w:szCs w:val="18"/>
          <w14:ligatures w14:val="standardContextual"/>
        </w:rPr>
      </w:pPr>
      <w:r w:rsidRPr="0022764C">
        <w:rPr>
          <w:rFonts w:eastAsia="Times New Roman" w:cstheme="minorHAnsi"/>
          <w:snapToGrid w:val="0"/>
          <w:kern w:val="2"/>
          <w:szCs w:val="18"/>
          <w14:ligatures w14:val="standardContextual"/>
        </w:rPr>
        <w:t xml:space="preserve">means the actual loss of earnings and reasonable costs and expenses incurred by an </w:t>
      </w:r>
      <w:r w:rsidRPr="0022764C">
        <w:rPr>
          <w:rFonts w:eastAsia="Times New Roman" w:cstheme="minorHAnsi"/>
          <w:b/>
          <w:snapToGrid w:val="0"/>
          <w:kern w:val="2"/>
          <w:szCs w:val="18"/>
          <w14:ligatures w14:val="standardContextual"/>
        </w:rPr>
        <w:t xml:space="preserve">Insured </w:t>
      </w:r>
      <w:r w:rsidRPr="0022764C">
        <w:rPr>
          <w:rFonts w:eastAsia="Times New Roman" w:cstheme="minorHAnsi"/>
          <w:snapToGrid w:val="0"/>
          <w:kern w:val="2"/>
          <w:szCs w:val="18"/>
          <w14:ligatures w14:val="standardContextual"/>
        </w:rPr>
        <w:t xml:space="preserve">after a total of three (3) days of required attendance at </w:t>
      </w:r>
      <w:r w:rsidRPr="0022764C">
        <w:rPr>
          <w:rFonts w:eastAsia="Times New Roman" w:cstheme="minorHAnsi"/>
          <w:kern w:val="2"/>
          <w:szCs w:val="18"/>
          <w14:ligatures w14:val="standardContextual"/>
        </w:rPr>
        <w:t xml:space="preserve">mediation, arbitration proceedings, hearings, depositions and trials relating to the defense of a </w:t>
      </w:r>
      <w:r w:rsidRPr="0022764C">
        <w:rPr>
          <w:rFonts w:eastAsia="Times New Roman" w:cstheme="minorHAnsi"/>
          <w:b/>
          <w:kern w:val="2"/>
          <w:szCs w:val="18"/>
          <w14:ligatures w14:val="standardContextual"/>
        </w:rPr>
        <w:t>Claim</w:t>
      </w:r>
      <w:r w:rsidRPr="0022764C">
        <w:rPr>
          <w:rFonts w:eastAsia="Times New Roman" w:cstheme="minorHAnsi"/>
          <w:kern w:val="2"/>
          <w:szCs w:val="18"/>
          <w14:ligatures w14:val="standardContextual"/>
        </w:rPr>
        <w:t xml:space="preserve"> under any</w:t>
      </w:r>
      <w:r w:rsidRPr="0022764C">
        <w:rPr>
          <w:rFonts w:eastAsia="Calibri" w:cstheme="minorHAnsi"/>
          <w:kern w:val="2"/>
          <w:szCs w:val="18"/>
          <w:lang w:eastAsia="en-GB"/>
          <w14:ligatures w14:val="standardContextual"/>
        </w:rPr>
        <w:t xml:space="preserve"> </w:t>
      </w:r>
      <w:del w:id="652" w:author="stuart wolstenholme" w:date="2026-05-29T12:40:00Z" w16du:dateUtc="2026-05-29T11:40:00Z">
        <w:r w:rsidRPr="0022764C" w:rsidDel="00BB79CB">
          <w:rPr>
            <w:rFonts w:eastAsia="Calibri" w:cstheme="minorHAnsi"/>
            <w:kern w:val="2"/>
            <w:szCs w:val="18"/>
            <w:lang w:eastAsia="en-GB"/>
            <w14:ligatures w14:val="standardContextual"/>
          </w:rPr>
          <w:delText>Third Party</w:delText>
        </w:r>
      </w:del>
      <w:ins w:id="653" w:author="stuart wolstenholme" w:date="2026-05-29T12:40:00Z" w16du:dateUtc="2026-05-29T11:40:00Z">
        <w:r w:rsidR="00BB79CB" w:rsidRPr="0022764C">
          <w:rPr>
            <w:rFonts w:eastAsia="Calibri" w:cstheme="minorHAnsi"/>
            <w:kern w:val="2"/>
            <w:szCs w:val="18"/>
            <w:lang w:eastAsia="en-GB"/>
            <w14:ligatures w14:val="standardContextual"/>
          </w:rPr>
          <w:t>Third-Party</w:t>
        </w:r>
      </w:ins>
      <w:r w:rsidRPr="0022764C">
        <w:rPr>
          <w:rFonts w:eastAsia="Calibri" w:cstheme="minorHAnsi"/>
          <w:kern w:val="2"/>
          <w:szCs w:val="18"/>
          <w:lang w:eastAsia="en-GB"/>
          <w14:ligatures w14:val="standardContextual"/>
        </w:rPr>
        <w:t xml:space="preserve"> Liability Insuring Clause</w:t>
      </w:r>
      <w:r w:rsidRPr="0022764C">
        <w:rPr>
          <w:rFonts w:eastAsia="Times New Roman" w:cstheme="minorHAnsi"/>
          <w:kern w:val="2"/>
          <w:szCs w:val="18"/>
          <w14:ligatures w14:val="standardContextual"/>
        </w:rPr>
        <w:t xml:space="preserve"> of this Policy.</w:t>
      </w:r>
    </w:p>
    <w:p w14:paraId="5B6EEC5D" w14:textId="77777777" w:rsidR="006936E8" w:rsidRPr="0022764C" w:rsidRDefault="006936E8" w:rsidP="006936E8">
      <w:pPr>
        <w:pStyle w:val="Heading3"/>
        <w:kinsoku w:val="0"/>
        <w:overflowPunct w:val="0"/>
        <w:autoSpaceDE w:val="0"/>
        <w:autoSpaceDN w:val="0"/>
        <w:adjustRightInd w:val="0"/>
        <w:spacing w:beforeLines="100" w:before="240" w:line="240" w:lineRule="auto"/>
        <w:jc w:val="both"/>
        <w:textAlignment w:val="baseline"/>
        <w:rPr>
          <w:rFonts w:asciiTheme="majorHAnsi" w:eastAsia="Times New Roman" w:hAnsiTheme="majorHAnsi" w:cstheme="majorHAnsi"/>
          <w:b/>
          <w:snapToGrid w:val="0"/>
          <w:kern w:val="2"/>
          <w:sz w:val="22"/>
          <w:szCs w:val="22"/>
          <w14:ligatures w14:val="standardContextual"/>
        </w:rPr>
      </w:pPr>
      <w:r w:rsidRPr="0022764C">
        <w:rPr>
          <w:rFonts w:asciiTheme="majorHAnsi" w:eastAsia="Times New Roman" w:hAnsiTheme="majorHAnsi" w:cstheme="majorHAnsi"/>
          <w:b/>
          <w:snapToGrid w:val="0"/>
          <w:kern w:val="2"/>
          <w:sz w:val="22"/>
          <w:szCs w:val="22"/>
          <w14:ligatures w14:val="standardContextual"/>
        </w:rPr>
        <w:t>Covered Property</w:t>
      </w:r>
    </w:p>
    <w:p w14:paraId="496E88FF" w14:textId="77777777" w:rsidR="006936E8" w:rsidRPr="0022764C" w:rsidRDefault="006936E8" w:rsidP="006936E8">
      <w:pPr>
        <w:kinsoku w:val="0"/>
        <w:overflowPunct w:val="0"/>
        <w:autoSpaceDE w:val="0"/>
        <w:autoSpaceDN w:val="0"/>
        <w:adjustRightInd w:val="0"/>
        <w:spacing w:before="0" w:line="240" w:lineRule="auto"/>
        <w:jc w:val="both"/>
        <w:textAlignment w:val="baseline"/>
        <w:rPr>
          <w:rFonts w:eastAsia="Times New Roman" w:cstheme="minorHAnsi"/>
          <w:bCs/>
          <w:snapToGrid w:val="0"/>
          <w:kern w:val="2"/>
          <w:szCs w:val="18"/>
          <w14:ligatures w14:val="standardContextual"/>
        </w:rPr>
      </w:pPr>
      <w:r w:rsidRPr="0022764C">
        <w:rPr>
          <w:rFonts w:eastAsia="Times New Roman" w:cstheme="minorHAnsi"/>
          <w:snapToGrid w:val="0"/>
          <w:kern w:val="2"/>
          <w:szCs w:val="18"/>
          <w14:ligatures w14:val="standardContextual"/>
        </w:rPr>
        <w:t>means</w:t>
      </w:r>
      <w:r w:rsidRPr="0022764C">
        <w:rPr>
          <w:rFonts w:eastAsia="Times New Roman" w:cstheme="minorHAnsi"/>
          <w:bCs/>
          <w:snapToGrid w:val="0"/>
          <w:kern w:val="2"/>
          <w:szCs w:val="18"/>
          <w14:ligatures w14:val="standardContextual"/>
        </w:rPr>
        <w:t xml:space="preserve">: </w:t>
      </w:r>
    </w:p>
    <w:p w14:paraId="308A76FA" w14:textId="77777777"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tangible real and personal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w:t>
      </w:r>
      <w:r w:rsidRPr="0022764C">
        <w:rPr>
          <w:rFonts w:eastAsia="Times New Roman" w:cstheme="minorHAnsi"/>
          <w:b/>
          <w:bCs/>
          <w:snapToGrid w:val="0"/>
          <w:kern w:val="2"/>
          <w:szCs w:val="18"/>
          <w14:ligatures w14:val="standardContextual"/>
        </w:rPr>
        <w:t xml:space="preserve"> </w:t>
      </w:r>
      <w:r w:rsidRPr="0022764C">
        <w:rPr>
          <w:rFonts w:eastAsia="Times New Roman" w:cstheme="minorHAnsi"/>
          <w:bCs/>
          <w:snapToGrid w:val="0"/>
          <w:kern w:val="2"/>
          <w:szCs w:val="18"/>
          <w14:ligatures w14:val="standardContextual"/>
        </w:rPr>
        <w:t xml:space="preserve">in which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w:t>
      </w:r>
      <w:r w:rsidRPr="0022764C">
        <w:rPr>
          <w:rFonts w:eastAsia="Times New Roman" w:cstheme="minorHAnsi"/>
          <w:bCs/>
          <w:snapToGrid w:val="0"/>
          <w:kern w:val="2"/>
          <w:szCs w:val="18"/>
          <w14:ligatures w14:val="standardContextual"/>
        </w:rPr>
        <w:t xml:space="preserve"> has an insurable interest as of the start of the </w:t>
      </w:r>
      <w:r w:rsidRPr="0022764C">
        <w:rPr>
          <w:rFonts w:eastAsia="Times New Roman" w:cstheme="minorHAnsi"/>
          <w:b/>
          <w:snapToGrid w:val="0"/>
          <w:kern w:val="2"/>
          <w:szCs w:val="18"/>
          <w14:ligatures w14:val="standardContextual"/>
        </w:rPr>
        <w:t>Period of Insurance</w:t>
      </w:r>
      <w:r w:rsidRPr="0022764C">
        <w:rPr>
          <w:rFonts w:eastAsia="Times New Roman" w:cstheme="minorHAnsi"/>
          <w:bCs/>
          <w:snapToGrid w:val="0"/>
          <w:kern w:val="2"/>
          <w:szCs w:val="18"/>
          <w14:ligatures w14:val="standardContextual"/>
        </w:rPr>
        <w:t>;</w:t>
      </w:r>
    </w:p>
    <w:p w14:paraId="4B033494" w14:textId="77777777"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tangible real and personal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that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 </w:t>
      </w:r>
      <w:r w:rsidRPr="0022764C">
        <w:rPr>
          <w:rFonts w:eastAsia="Times New Roman" w:cstheme="minorHAnsi"/>
          <w:bCs/>
          <w:snapToGrid w:val="0"/>
          <w:kern w:val="2"/>
          <w:szCs w:val="18"/>
          <w14:ligatures w14:val="standardContextual"/>
        </w:rPr>
        <w:t xml:space="preserve">acquires during the </w:t>
      </w:r>
      <w:r w:rsidRPr="0022764C">
        <w:rPr>
          <w:rFonts w:eastAsia="Times New Roman" w:cstheme="minorHAnsi"/>
          <w:b/>
          <w:snapToGrid w:val="0"/>
          <w:kern w:val="2"/>
          <w:szCs w:val="18"/>
          <w14:ligatures w14:val="standardContextual"/>
        </w:rPr>
        <w:t>Period of Insurance</w:t>
      </w:r>
      <w:r w:rsidRPr="0022764C">
        <w:rPr>
          <w:rFonts w:eastAsia="Times New Roman" w:cstheme="minorHAnsi"/>
          <w:bCs/>
          <w:snapToGrid w:val="0"/>
          <w:kern w:val="2"/>
          <w:szCs w:val="18"/>
          <w14:ligatures w14:val="standardContextual"/>
        </w:rPr>
        <w:t xml:space="preserve">; </w:t>
      </w:r>
    </w:p>
    <w:p w14:paraId="5504F0D9" w14:textId="77777777"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of others for which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 </w:t>
      </w:r>
      <w:r w:rsidRPr="0022764C">
        <w:rPr>
          <w:rFonts w:eastAsia="Times New Roman" w:cstheme="minorHAnsi"/>
          <w:bCs/>
          <w:snapToGrid w:val="0"/>
          <w:kern w:val="2"/>
          <w:szCs w:val="18"/>
          <w14:ligatures w14:val="standardContextual"/>
        </w:rPr>
        <w:t xml:space="preserve">had assumed liability prior to loss; and </w:t>
      </w:r>
    </w:p>
    <w:p w14:paraId="3998A1EE" w14:textId="77777777" w:rsidR="006936E8" w:rsidRPr="0022764C" w:rsidRDefault="006936E8" w:rsidP="006936E8">
      <w:pPr>
        <w:numPr>
          <w:ilvl w:val="0"/>
          <w:numId w:val="526"/>
        </w:numPr>
        <w:kinsoku w:val="0"/>
        <w:overflowPunct w:val="0"/>
        <w:autoSpaceDE w:val="0"/>
        <w:autoSpaceDN w:val="0"/>
        <w:adjustRightInd w:val="0"/>
        <w:spacing w:before="0" w:after="40" w:line="240" w:lineRule="auto"/>
        <w:ind w:left="360"/>
        <w:jc w:val="both"/>
        <w:textAlignment w:val="baseline"/>
        <w:rPr>
          <w:rFonts w:eastAsia="Times New Roman" w:cstheme="minorHAnsi"/>
          <w:bCs/>
          <w:snapToGrid w:val="0"/>
          <w:kern w:val="2"/>
          <w:szCs w:val="18"/>
          <w14:ligatures w14:val="standardContextual"/>
        </w:rPr>
      </w:pP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Insured’s </w:t>
      </w:r>
      <w:r w:rsidRPr="0022764C">
        <w:rPr>
          <w:rFonts w:eastAsia="Times New Roman" w:cstheme="minorHAnsi"/>
          <w:bCs/>
          <w:snapToGrid w:val="0"/>
          <w:kern w:val="2"/>
          <w:szCs w:val="18"/>
          <w14:ligatures w14:val="standardContextual"/>
        </w:rPr>
        <w:t xml:space="preserve">financial interest in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belonging to others. </w:t>
      </w:r>
    </w:p>
    <w:p w14:paraId="2F88ECEC" w14:textId="07A624C3" w:rsidR="006936E8" w:rsidRPr="0022764C" w:rsidRDefault="006936E8" w:rsidP="006936E8">
      <w:pPr>
        <w:kinsoku w:val="0"/>
        <w:spacing w:beforeLines="50" w:after="160" w:line="200" w:lineRule="exact"/>
        <w:jc w:val="both"/>
        <w:rPr>
          <w:rFonts w:eastAsia="Times New Roman" w:cstheme="minorHAnsi"/>
          <w:snapToGrid w:val="0"/>
          <w:kern w:val="2"/>
          <w:sz w:val="22"/>
          <w:szCs w:val="22"/>
          <w14:ligatures w14:val="standardContextual"/>
        </w:rPr>
      </w:pPr>
      <w:r w:rsidRPr="0022764C">
        <w:rPr>
          <w:rFonts w:eastAsia="Times New Roman" w:cstheme="minorHAnsi"/>
          <w:b/>
          <w:snapToGrid w:val="0"/>
          <w:kern w:val="2"/>
          <w:szCs w:val="18"/>
          <w14:ligatures w14:val="standardContextual"/>
        </w:rPr>
        <w:t xml:space="preserve">Covered Property </w:t>
      </w:r>
      <w:r w:rsidRPr="0022764C">
        <w:rPr>
          <w:rFonts w:eastAsia="Times New Roman" w:cstheme="minorHAnsi"/>
          <w:snapToGrid w:val="0"/>
          <w:kern w:val="2"/>
          <w:szCs w:val="18"/>
          <w14:ligatures w14:val="standardContextual"/>
        </w:rPr>
        <w:t>does not include</w:t>
      </w:r>
      <w:r w:rsidRPr="0022764C">
        <w:rPr>
          <w:rFonts w:eastAsia="Times New Roman" w:cstheme="minorHAnsi"/>
          <w:bCs/>
          <w:snapToGrid w:val="0"/>
          <w:kern w:val="2"/>
          <w:szCs w:val="18"/>
          <w14:ligatures w14:val="standardContextual"/>
        </w:rPr>
        <w:t xml:space="preserve"> currency, </w:t>
      </w:r>
      <w:r w:rsidRPr="0022764C">
        <w:rPr>
          <w:rFonts w:eastAsia="Times New Roman" w:cstheme="minorHAnsi"/>
          <w:b/>
          <w:bCs/>
          <w:snapToGrid w:val="0"/>
          <w:kern w:val="2"/>
          <w:szCs w:val="18"/>
          <w14:ligatures w14:val="standardContextual"/>
        </w:rPr>
        <w:t>Money</w:t>
      </w:r>
      <w:r w:rsidRPr="0022764C">
        <w:rPr>
          <w:rFonts w:eastAsia="Times New Roman" w:cstheme="minorHAnsi"/>
          <w:bCs/>
          <w:snapToGrid w:val="0"/>
          <w:kern w:val="2"/>
          <w:szCs w:val="18"/>
          <w14:ligatures w14:val="standardContextual"/>
        </w:rPr>
        <w:t xml:space="preserve">, </w:t>
      </w:r>
      <w:r w:rsidRPr="0022764C">
        <w:rPr>
          <w:rFonts w:eastAsia="Times New Roman" w:cstheme="minorHAnsi"/>
          <w:b/>
          <w:bCs/>
          <w:snapToGrid w:val="0"/>
          <w:kern w:val="2"/>
          <w:szCs w:val="18"/>
          <w14:ligatures w14:val="standardContextual"/>
        </w:rPr>
        <w:t>Securities</w:t>
      </w:r>
      <w:r w:rsidRPr="0022764C">
        <w:rPr>
          <w:rFonts w:eastAsia="Times New Roman" w:cstheme="minorHAnsi"/>
          <w:bCs/>
          <w:snapToGrid w:val="0"/>
          <w:kern w:val="2"/>
          <w:szCs w:val="18"/>
          <w14:ligatures w14:val="standardContextual"/>
        </w:rPr>
        <w:t>,</w:t>
      </w:r>
      <w:r w:rsidRPr="0022764C">
        <w:rPr>
          <w:rFonts w:eastAsia="Times New Roman" w:cstheme="minorHAnsi"/>
          <w:b/>
          <w:bCs/>
          <w:snapToGrid w:val="0"/>
          <w:kern w:val="2"/>
          <w:szCs w:val="18"/>
          <w14:ligatures w14:val="standardContextual"/>
        </w:rPr>
        <w:t xml:space="preserve"> </w:t>
      </w:r>
      <w:r w:rsidRPr="0022764C">
        <w:rPr>
          <w:rFonts w:eastAsia="Times New Roman" w:cstheme="minorHAnsi"/>
          <w:bCs/>
          <w:snapToGrid w:val="0"/>
          <w:kern w:val="2"/>
          <w:szCs w:val="18"/>
          <w14:ligatures w14:val="standardContextual"/>
        </w:rPr>
        <w:t xml:space="preserve">precious metal in bullion form, notes, evidences </w:t>
      </w:r>
      <w:r w:rsidRPr="0022764C">
        <w:rPr>
          <w:rFonts w:eastAsia="Times New Roman" w:cstheme="minorHAnsi"/>
          <w:bCs/>
          <w:snapToGrid w:val="0"/>
          <w:kern w:val="2"/>
          <w:szCs w:val="18"/>
          <w14:ligatures w14:val="standardContextual"/>
        </w:rPr>
        <w:t xml:space="preserve">of debt or title, letters of credit, stamps, tickets or precious and semi-precious stones; fine art; land, water or any other substance in or on land; animals, standing timber or growing crops; watercraft or aircraft; vehicles of </w:t>
      </w:r>
      <w:r w:rsidRPr="0022764C">
        <w:rPr>
          <w:rFonts w:eastAsia="Times New Roman" w:cstheme="minorHAnsi"/>
          <w:b/>
          <w:bCs/>
          <w:snapToGrid w:val="0"/>
          <w:kern w:val="2"/>
          <w:szCs w:val="18"/>
          <w14:ligatures w14:val="standardContextual"/>
        </w:rPr>
        <w:t>Executives</w:t>
      </w:r>
      <w:r w:rsidRPr="0022764C">
        <w:rPr>
          <w:rFonts w:eastAsia="Times New Roman" w:cstheme="minorHAnsi"/>
          <w:bCs/>
          <w:snapToGrid w:val="0"/>
          <w:kern w:val="2"/>
          <w:szCs w:val="18"/>
          <w14:ligatures w14:val="standardContextual"/>
        </w:rPr>
        <w:t xml:space="preserve"> or </w:t>
      </w:r>
      <w:r w:rsidRPr="0022764C">
        <w:rPr>
          <w:rFonts w:eastAsia="Times New Roman" w:cstheme="minorHAnsi"/>
          <w:b/>
          <w:bCs/>
          <w:snapToGrid w:val="0"/>
          <w:kern w:val="2"/>
          <w:szCs w:val="18"/>
          <w14:ligatures w14:val="standardContextual"/>
        </w:rPr>
        <w:t>Employees</w:t>
      </w:r>
      <w:r w:rsidRPr="0022764C">
        <w:rPr>
          <w:rFonts w:eastAsia="Times New Roman" w:cstheme="minorHAnsi"/>
          <w:bCs/>
          <w:snapToGrid w:val="0"/>
          <w:kern w:val="2"/>
          <w:szCs w:val="18"/>
          <w14:ligatures w14:val="standardContextual"/>
        </w:rPr>
        <w:t xml:space="preserve">, or vehicles otherwise insured for physical loss or damage; underground mines or mine shafts or any property within such mines or shafts; property in transit; property sold by an </w:t>
      </w:r>
      <w:r w:rsidRPr="0022764C">
        <w:rPr>
          <w:rFonts w:eastAsia="Times New Roman" w:cstheme="minorHAnsi"/>
          <w:b/>
          <w:bCs/>
          <w:snapToGrid w:val="0"/>
          <w:kern w:val="2"/>
          <w:szCs w:val="18"/>
          <w14:ligatures w14:val="standardContextual"/>
        </w:rPr>
        <w:t>Insured</w:t>
      </w:r>
      <w:r w:rsidRPr="0022764C">
        <w:rPr>
          <w:rFonts w:eastAsia="Times New Roman" w:cstheme="minorHAnsi"/>
          <w:bCs/>
          <w:snapToGrid w:val="0"/>
          <w:kern w:val="2"/>
          <w:szCs w:val="18"/>
          <w14:ligatures w14:val="standardContextual"/>
        </w:rPr>
        <w:t xml:space="preserve"> under conditional sale, trust agreement, </w:t>
      </w:r>
      <w:del w:id="654" w:author="stuart wolstenholme" w:date="2026-05-29T12:40:00Z" w16du:dateUtc="2026-05-29T11:40:00Z">
        <w:r w:rsidRPr="0022764C" w:rsidDel="00BB79CB">
          <w:rPr>
            <w:rFonts w:eastAsia="Times New Roman" w:cstheme="minorHAnsi"/>
            <w:bCs/>
            <w:snapToGrid w:val="0"/>
            <w:kern w:val="2"/>
            <w:szCs w:val="18"/>
            <w14:ligatures w14:val="standardContextual"/>
          </w:rPr>
          <w:delText>installment</w:delText>
        </w:r>
      </w:del>
      <w:ins w:id="655" w:author="stuart wolstenholme" w:date="2026-05-29T12:40:00Z" w16du:dateUtc="2026-05-29T11:40:00Z">
        <w:r w:rsidR="00BB79CB" w:rsidRPr="0022764C">
          <w:rPr>
            <w:rFonts w:eastAsia="Times New Roman" w:cstheme="minorHAnsi"/>
            <w:bCs/>
            <w:snapToGrid w:val="0"/>
            <w:kern w:val="2"/>
            <w:szCs w:val="18"/>
            <w14:ligatures w14:val="standardContextual"/>
          </w:rPr>
          <w:t>instalment</w:t>
        </w:r>
      </w:ins>
      <w:r w:rsidRPr="0022764C">
        <w:rPr>
          <w:rFonts w:eastAsia="Times New Roman" w:cstheme="minorHAnsi"/>
          <w:bCs/>
          <w:snapToGrid w:val="0"/>
          <w:kern w:val="2"/>
          <w:szCs w:val="18"/>
          <w14:ligatures w14:val="standardContextual"/>
        </w:rPr>
        <w:t xml:space="preserve"> plan or other deferred payment plan after delivery to customers; satellites; offshore property; dams, water shafts, power tunnels, dikes, levees, gates and flumes; or outside plants, including owned electrical power transmission and distribution lines, beyond 1,000 feet from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Insured’s </w:t>
      </w:r>
      <w:r w:rsidRPr="0022764C">
        <w:rPr>
          <w:rFonts w:eastAsia="Times New Roman" w:cstheme="minorHAnsi"/>
          <w:bCs/>
          <w:snapToGrid w:val="0"/>
          <w:kern w:val="2"/>
          <w:szCs w:val="18"/>
          <w14:ligatures w14:val="standardContextual"/>
        </w:rPr>
        <w:t>business premises</w:t>
      </w:r>
      <w:r w:rsidRPr="0022764C">
        <w:rPr>
          <w:rFonts w:eastAsia="Times New Roman" w:cstheme="minorHAnsi"/>
          <w:bCs/>
          <w:snapToGrid w:val="0"/>
          <w:kern w:val="2"/>
          <w:sz w:val="22"/>
          <w:szCs w:val="22"/>
          <w14:ligatures w14:val="standardContextual"/>
        </w:rPr>
        <w:t>.</w:t>
      </w:r>
    </w:p>
    <w:p w14:paraId="32F5DBD2" w14:textId="77777777" w:rsidR="006936E8" w:rsidRPr="0022764C" w:rsidRDefault="006936E8" w:rsidP="006936E8">
      <w:pPr>
        <w:pStyle w:val="Heading3"/>
        <w:kinsoku w:val="0"/>
        <w:overflowPunct w:val="0"/>
        <w:autoSpaceDE w:val="0"/>
        <w:autoSpaceDN w:val="0"/>
        <w:adjustRightInd w:val="0"/>
        <w:spacing w:before="240" w:line="240" w:lineRule="auto"/>
        <w:jc w:val="both"/>
        <w:textAlignment w:val="baseline"/>
        <w:rPr>
          <w:rFonts w:asciiTheme="majorHAnsi" w:eastAsia="Arial" w:hAnsiTheme="majorHAnsi" w:cstheme="majorHAnsi"/>
          <w:b/>
          <w:bCs/>
          <w:sz w:val="22"/>
          <w:szCs w:val="22"/>
          <w:lang w:eastAsia="en-GB"/>
        </w:rPr>
      </w:pPr>
      <w:r w:rsidRPr="0022764C">
        <w:rPr>
          <w:rFonts w:asciiTheme="majorHAnsi" w:eastAsia="Arial" w:hAnsiTheme="majorHAnsi" w:cstheme="majorHAnsi"/>
          <w:b/>
          <w:bCs/>
          <w:sz w:val="22"/>
          <w:szCs w:val="22"/>
          <w:lang w:eastAsia="en-GB"/>
        </w:rPr>
        <w:t>Cryptojacking</w:t>
      </w:r>
    </w:p>
    <w:p w14:paraId="1CFEE913" w14:textId="77777777"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22764C">
        <w:rPr>
          <w:rFonts w:eastAsia="Calibri" w:cstheme="minorHAnsi"/>
          <w:bCs/>
          <w:szCs w:val="18"/>
          <w:lang w:eastAsia="en-GB"/>
          <w:rPrChange w:id="656" w:author="stuart wolstenholme" w:date="2026-05-29T12:46:00Z" w16du:dateUtc="2026-05-29T11:46:00Z">
            <w:rPr>
              <w:rFonts w:eastAsia="Calibri" w:cstheme="minorHAnsi"/>
              <w:bCs/>
              <w:szCs w:val="18"/>
              <w:lang w:val="en-US" w:eastAsia="en-GB"/>
            </w:rPr>
          </w:rPrChange>
        </w:rPr>
        <w:t xml:space="preserve">the intentional, unauthorised and malicious use of or access to an </w:t>
      </w:r>
      <w:r w:rsidRPr="0022764C">
        <w:rPr>
          <w:rFonts w:eastAsia="Calibri" w:cstheme="minorHAnsi"/>
          <w:b/>
          <w:bCs/>
          <w:szCs w:val="18"/>
          <w:lang w:eastAsia="en-GB"/>
          <w:rPrChange w:id="657"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658" w:author="stuart wolstenholme" w:date="2026-05-29T12:46:00Z" w16du:dateUtc="2026-05-29T11:46:00Z">
            <w:rPr>
              <w:rFonts w:eastAsia="Calibri" w:cstheme="minorHAnsi"/>
              <w:bCs/>
              <w:szCs w:val="18"/>
              <w:lang w:val="en-US" w:eastAsia="en-GB"/>
            </w:rPr>
          </w:rPrChange>
        </w:rPr>
        <w:t>to mine for digital currency.</w:t>
      </w:r>
    </w:p>
    <w:p w14:paraId="7A4032F3" w14:textId="77777777" w:rsidR="006936E8" w:rsidRPr="0022764C" w:rsidRDefault="006936E8" w:rsidP="006936E8">
      <w:pPr>
        <w:pStyle w:val="Heading3"/>
        <w:kinsoku w:val="0"/>
        <w:overflowPunct w:val="0"/>
        <w:autoSpaceDE w:val="0"/>
        <w:autoSpaceDN w:val="0"/>
        <w:adjustRightInd w:val="0"/>
        <w:spacing w:before="240" w:line="240" w:lineRule="auto"/>
        <w:jc w:val="both"/>
        <w:textAlignment w:val="baseline"/>
        <w:rPr>
          <w:rFonts w:asciiTheme="majorHAnsi" w:eastAsia="Arial" w:hAnsiTheme="majorHAnsi" w:cstheme="majorHAnsi"/>
          <w:b/>
          <w:bCs/>
          <w:sz w:val="22"/>
          <w:szCs w:val="22"/>
          <w:lang w:eastAsia="en-GB"/>
        </w:rPr>
      </w:pPr>
      <w:r w:rsidRPr="0022764C">
        <w:rPr>
          <w:rFonts w:asciiTheme="majorHAnsi" w:eastAsia="Arial" w:hAnsiTheme="majorHAnsi" w:cstheme="majorHAnsi"/>
          <w:b/>
          <w:bCs/>
          <w:sz w:val="22"/>
          <w:szCs w:val="22"/>
          <w:lang w:eastAsia="en-GB"/>
        </w:rPr>
        <w:t>Cyber Extortion Expenses</w:t>
      </w:r>
    </w:p>
    <w:p w14:paraId="0BEF8533" w14:textId="77777777"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22764C">
        <w:rPr>
          <w:rFonts w:eastAsia="Calibri" w:cstheme="minorHAnsi"/>
          <w:bCs/>
          <w:szCs w:val="18"/>
          <w:lang w:eastAsia="en-GB"/>
          <w:rPrChange w:id="659" w:author="stuart wolstenholme" w:date="2026-05-29T12:46:00Z" w16du:dateUtc="2026-05-29T11:46:00Z">
            <w:rPr>
              <w:rFonts w:eastAsia="Calibri" w:cstheme="minorHAnsi"/>
              <w:bCs/>
              <w:szCs w:val="18"/>
              <w:lang w:val="en-US" w:eastAsia="en-GB"/>
            </w:rPr>
          </w:rPrChange>
        </w:rPr>
        <w:t xml:space="preserve">reasonable and necessary costs and expenses, other than </w:t>
      </w:r>
      <w:r w:rsidRPr="0022764C">
        <w:rPr>
          <w:rFonts w:eastAsia="Calibri" w:cstheme="minorHAnsi"/>
          <w:b/>
          <w:bCs/>
          <w:szCs w:val="18"/>
          <w:lang w:eastAsia="en-GB"/>
          <w:rPrChange w:id="660" w:author="stuart wolstenholme" w:date="2026-05-29T12:46:00Z" w16du:dateUtc="2026-05-29T11:46:00Z">
            <w:rPr>
              <w:rFonts w:eastAsia="Calibri" w:cstheme="minorHAnsi"/>
              <w:b/>
              <w:bCs/>
              <w:szCs w:val="18"/>
              <w:lang w:val="en-US" w:eastAsia="en-GB"/>
            </w:rPr>
          </w:rPrChange>
        </w:rPr>
        <w:t>Cyber Extortion Monies</w:t>
      </w:r>
      <w:r w:rsidRPr="0022764C">
        <w:rPr>
          <w:rFonts w:eastAsia="Calibri" w:cstheme="minorHAnsi"/>
          <w:bCs/>
          <w:szCs w:val="18"/>
          <w:lang w:eastAsia="en-GB"/>
          <w:rPrChange w:id="661" w:author="stuart wolstenholme" w:date="2026-05-29T12:46:00Z" w16du:dateUtc="2026-05-29T11:46:00Z">
            <w:rPr>
              <w:rFonts w:eastAsia="Calibri" w:cstheme="minorHAnsi"/>
              <w:bCs/>
              <w:szCs w:val="18"/>
              <w:lang w:val="en-US" w:eastAsia="en-GB"/>
            </w:rPr>
          </w:rPrChange>
        </w:rPr>
        <w:t xml:space="preserve">, that </w:t>
      </w:r>
      <w:r w:rsidRPr="0022764C">
        <w:rPr>
          <w:rFonts w:eastAsia="Calibri" w:cstheme="minorHAnsi"/>
          <w:kern w:val="2"/>
          <w:szCs w:val="18"/>
          <w14:ligatures w14:val="standardContextual"/>
        </w:rPr>
        <w:t>the</w:t>
      </w:r>
      <w:r w:rsidRPr="0022764C">
        <w:rPr>
          <w:rFonts w:eastAsia="Calibri" w:cstheme="minorHAnsi"/>
          <w:b/>
          <w:szCs w:val="18"/>
          <w:lang w:eastAsia="en-GB"/>
          <w:rPrChange w:id="662"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663"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664" w:author="stuart wolstenholme" w:date="2026-05-29T12:46:00Z" w16du:dateUtc="2026-05-29T11:46:00Z">
            <w:rPr>
              <w:rFonts w:eastAsia="Calibri" w:cstheme="minorHAnsi"/>
              <w:bCs/>
              <w:szCs w:val="18"/>
              <w:lang w:val="en-US" w:eastAsia="en-GB"/>
            </w:rPr>
          </w:rPrChange>
        </w:rPr>
        <w:t xml:space="preserve">incurs with </w:t>
      </w:r>
      <w:r w:rsidRPr="0022764C">
        <w:rPr>
          <w:rFonts w:eastAsia="Calibri" w:cstheme="minorHAnsi"/>
          <w:b/>
          <w:szCs w:val="18"/>
          <w:lang w:eastAsia="en-GB"/>
          <w:rPrChange w:id="665"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bCs/>
          <w:szCs w:val="18"/>
          <w:lang w:eastAsia="en-GB"/>
          <w:rPrChange w:id="666" w:author="stuart wolstenholme" w:date="2026-05-29T12:46:00Z" w16du:dateUtc="2026-05-29T11:46:00Z">
            <w:rPr>
              <w:rFonts w:eastAsia="Calibri" w:cstheme="minorHAnsi"/>
              <w:bCs/>
              <w:szCs w:val="18"/>
              <w:lang w:val="en-US" w:eastAsia="en-GB"/>
            </w:rPr>
          </w:rPrChange>
        </w:rPr>
        <w:t xml:space="preserve"> prior written consent as a direct result of a </w:t>
      </w:r>
      <w:r w:rsidRPr="0022764C">
        <w:rPr>
          <w:rFonts w:eastAsia="Calibri" w:cstheme="minorHAnsi"/>
          <w:b/>
          <w:bCs/>
          <w:szCs w:val="18"/>
          <w:lang w:eastAsia="en-GB"/>
          <w:rPrChange w:id="667" w:author="stuart wolstenholme" w:date="2026-05-29T12:46:00Z" w16du:dateUtc="2026-05-29T11:46:00Z">
            <w:rPr>
              <w:rFonts w:eastAsia="Calibri" w:cstheme="minorHAnsi"/>
              <w:b/>
              <w:bCs/>
              <w:szCs w:val="18"/>
              <w:lang w:val="en-US" w:eastAsia="en-GB"/>
            </w:rPr>
          </w:rPrChange>
        </w:rPr>
        <w:t>Cyber Extortion Threat</w:t>
      </w:r>
      <w:r w:rsidRPr="0022764C">
        <w:rPr>
          <w:rFonts w:eastAsia="Calibri" w:cstheme="minorHAnsi"/>
          <w:bCs/>
          <w:szCs w:val="18"/>
          <w:lang w:eastAsia="en-GB"/>
          <w:rPrChange w:id="668" w:author="stuart wolstenholme" w:date="2026-05-29T12:46:00Z" w16du:dateUtc="2026-05-29T11:46:00Z">
            <w:rPr>
              <w:rFonts w:eastAsia="Calibri" w:cstheme="minorHAnsi"/>
              <w:bCs/>
              <w:szCs w:val="18"/>
              <w:lang w:val="en-US" w:eastAsia="en-GB"/>
            </w:rPr>
          </w:rPrChange>
        </w:rPr>
        <w:t xml:space="preserve">, including the cost to retain or hire a </w:t>
      </w:r>
      <w:r w:rsidRPr="0022764C">
        <w:rPr>
          <w:rFonts w:eastAsia="Calibri" w:cstheme="minorHAnsi"/>
          <w:szCs w:val="18"/>
          <w:lang w:eastAsia="en-GB"/>
          <w:rPrChange w:id="669" w:author="stuart wolstenholme" w:date="2026-05-29T12:46:00Z" w16du:dateUtc="2026-05-29T11:46:00Z">
            <w:rPr>
              <w:rFonts w:eastAsia="Calibri" w:cstheme="minorHAnsi"/>
              <w:szCs w:val="18"/>
              <w:lang w:val="en-US" w:eastAsia="en-GB"/>
            </w:rPr>
          </w:rPrChange>
        </w:rPr>
        <w:t>third party</w:t>
      </w:r>
      <w:r w:rsidRPr="0022764C">
        <w:rPr>
          <w:rFonts w:eastAsia="Calibri" w:cstheme="minorHAnsi"/>
          <w:bCs/>
          <w:szCs w:val="18"/>
          <w:lang w:eastAsia="en-GB"/>
          <w:rPrChange w:id="670" w:author="stuart wolstenholme" w:date="2026-05-29T12:46:00Z" w16du:dateUtc="2026-05-29T11:46:00Z">
            <w:rPr>
              <w:rFonts w:eastAsia="Calibri" w:cstheme="minorHAnsi"/>
              <w:bCs/>
              <w:szCs w:val="18"/>
              <w:lang w:val="en-US" w:eastAsia="en-GB"/>
            </w:rPr>
          </w:rPrChange>
        </w:rPr>
        <w:t xml:space="preserve"> specialising in IT security to determine the validity and severity of a </w:t>
      </w:r>
      <w:r w:rsidRPr="0022764C">
        <w:rPr>
          <w:rFonts w:eastAsia="Calibri" w:cstheme="minorHAnsi"/>
          <w:b/>
          <w:bCs/>
          <w:szCs w:val="18"/>
          <w:lang w:eastAsia="en-GB"/>
          <w:rPrChange w:id="671" w:author="stuart wolstenholme" w:date="2026-05-29T12:46:00Z" w16du:dateUtc="2026-05-29T11:46:00Z">
            <w:rPr>
              <w:rFonts w:eastAsia="Calibri" w:cstheme="minorHAnsi"/>
              <w:b/>
              <w:bCs/>
              <w:szCs w:val="18"/>
              <w:lang w:val="en-US" w:eastAsia="en-GB"/>
            </w:rPr>
          </w:rPrChange>
        </w:rPr>
        <w:t>Cyber Extortion Threat</w:t>
      </w:r>
      <w:r w:rsidRPr="0022764C">
        <w:rPr>
          <w:rFonts w:eastAsia="Calibri" w:cstheme="minorHAnsi"/>
          <w:bCs/>
          <w:szCs w:val="18"/>
          <w:lang w:eastAsia="en-GB"/>
          <w:rPrChange w:id="672" w:author="stuart wolstenholme" w:date="2026-05-29T12:46:00Z" w16du:dateUtc="2026-05-29T11:46:00Z">
            <w:rPr>
              <w:rFonts w:eastAsia="Calibri" w:cstheme="minorHAnsi"/>
              <w:bCs/>
              <w:szCs w:val="18"/>
              <w:lang w:val="en-US" w:eastAsia="en-GB"/>
            </w:rPr>
          </w:rPrChange>
        </w:rPr>
        <w:t>.</w:t>
      </w:r>
    </w:p>
    <w:p w14:paraId="7ED59ECF" w14:textId="77777777" w:rsidR="006936E8" w:rsidRPr="0022764C" w:rsidRDefault="006936E8" w:rsidP="006936E8">
      <w:pPr>
        <w:pStyle w:val="Heading3"/>
        <w:kinsoku w:val="0"/>
        <w:overflowPunct w:val="0"/>
        <w:autoSpaceDE w:val="0"/>
        <w:autoSpaceDN w:val="0"/>
        <w:adjustRightInd w:val="0"/>
        <w:spacing w:before="240" w:line="240" w:lineRule="auto"/>
        <w:jc w:val="both"/>
        <w:textAlignment w:val="baseline"/>
        <w:rPr>
          <w:rFonts w:asciiTheme="majorHAnsi" w:eastAsia="Arial" w:hAnsiTheme="majorHAnsi" w:cstheme="majorHAnsi"/>
          <w:b/>
          <w:bCs/>
          <w:sz w:val="22"/>
          <w:szCs w:val="22"/>
          <w:lang w:eastAsia="en-GB"/>
        </w:rPr>
      </w:pPr>
      <w:r w:rsidRPr="0022764C">
        <w:rPr>
          <w:rFonts w:asciiTheme="majorHAnsi" w:eastAsia="Arial" w:hAnsiTheme="majorHAnsi" w:cstheme="majorHAnsi"/>
          <w:b/>
          <w:bCs/>
          <w:sz w:val="22"/>
          <w:szCs w:val="22"/>
          <w:lang w:eastAsia="en-GB"/>
        </w:rPr>
        <w:t>Cyber Extortion Monies</w:t>
      </w:r>
    </w:p>
    <w:p w14:paraId="643A6E9F" w14:textId="77777777"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22764C">
        <w:rPr>
          <w:rFonts w:eastAsia="Calibri" w:cstheme="minorHAnsi"/>
          <w:b/>
          <w:szCs w:val="18"/>
          <w:lang w:eastAsia="en-GB"/>
          <w:rPrChange w:id="673" w:author="stuart wolstenholme" w:date="2026-05-29T12:46:00Z" w16du:dateUtc="2026-05-29T11:46:00Z">
            <w:rPr>
              <w:rFonts w:eastAsia="Calibri" w:cstheme="minorHAnsi"/>
              <w:b/>
              <w:szCs w:val="18"/>
              <w:lang w:val="en-US" w:eastAsia="en-GB"/>
            </w:rPr>
          </w:rPrChange>
        </w:rPr>
        <w:t>Money</w:t>
      </w:r>
      <w:r w:rsidRPr="0022764C">
        <w:rPr>
          <w:rFonts w:eastAsia="Calibri" w:cstheme="minorHAnsi"/>
          <w:szCs w:val="18"/>
          <w:lang w:eastAsia="en-GB"/>
          <w:rPrChange w:id="674" w:author="stuart wolstenholme" w:date="2026-05-29T12:46:00Z" w16du:dateUtc="2026-05-29T11:46:00Z">
            <w:rPr>
              <w:rFonts w:eastAsia="Calibri" w:cstheme="minorHAnsi"/>
              <w:szCs w:val="18"/>
              <w:lang w:val="en-US" w:eastAsia="en-GB"/>
            </w:rPr>
          </w:rPrChange>
        </w:rPr>
        <w:t xml:space="preserve">, digital currency of any kind, including bitcoin, or </w:t>
      </w:r>
      <w:r w:rsidRPr="0022764C">
        <w:rPr>
          <w:rFonts w:eastAsia="Calibri" w:cstheme="minorHAnsi"/>
          <w:b/>
          <w:szCs w:val="18"/>
          <w:lang w:eastAsia="en-GB"/>
          <w:rPrChange w:id="675" w:author="stuart wolstenholme" w:date="2026-05-29T12:46:00Z" w16du:dateUtc="2026-05-29T11:46:00Z">
            <w:rPr>
              <w:rFonts w:eastAsia="Calibri" w:cstheme="minorHAnsi"/>
              <w:b/>
              <w:szCs w:val="18"/>
              <w:lang w:val="en-US" w:eastAsia="en-GB"/>
            </w:rPr>
          </w:rPrChange>
        </w:rPr>
        <w:t xml:space="preserve">Other Property </w:t>
      </w:r>
      <w:r w:rsidRPr="0022764C">
        <w:rPr>
          <w:rFonts w:eastAsia="Calibri" w:cstheme="minorHAnsi"/>
          <w:szCs w:val="18"/>
          <w:lang w:eastAsia="en-GB"/>
          <w:rPrChange w:id="676" w:author="stuart wolstenholme" w:date="2026-05-29T12:46:00Z" w16du:dateUtc="2026-05-29T11:46:00Z">
            <w:rPr>
              <w:rFonts w:eastAsia="Calibri" w:cstheme="minorHAnsi"/>
              <w:szCs w:val="18"/>
              <w:lang w:val="en-US" w:eastAsia="en-GB"/>
            </w:rPr>
          </w:rPrChange>
        </w:rPr>
        <w:t>that the</w:t>
      </w:r>
      <w:r w:rsidRPr="0022764C">
        <w:rPr>
          <w:rFonts w:eastAsia="Calibri" w:cstheme="minorHAnsi"/>
          <w:b/>
          <w:bCs/>
          <w:szCs w:val="18"/>
          <w:lang w:eastAsia="en-GB"/>
          <w:rPrChange w:id="677"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b/>
          <w:szCs w:val="18"/>
          <w:lang w:eastAsia="en-GB"/>
          <w:rPrChange w:id="678"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679" w:author="stuart wolstenholme" w:date="2026-05-29T12:46:00Z" w16du:dateUtc="2026-05-29T11:46:00Z">
            <w:rPr>
              <w:rFonts w:eastAsia="Calibri" w:cstheme="minorHAnsi"/>
              <w:szCs w:val="18"/>
              <w:lang w:val="en-US" w:eastAsia="en-GB"/>
            </w:rPr>
          </w:rPrChange>
        </w:rPr>
        <w:t>pays with</w:t>
      </w:r>
      <w:r w:rsidRPr="0022764C">
        <w:rPr>
          <w:rFonts w:eastAsia="Calibri" w:cstheme="minorHAnsi"/>
          <w:b/>
          <w:szCs w:val="18"/>
          <w:lang w:eastAsia="en-GB"/>
          <w:rPrChange w:id="680" w:author="stuart wolstenholme" w:date="2026-05-29T12:46:00Z" w16du:dateUtc="2026-05-29T11:46:00Z">
            <w:rPr>
              <w:rFonts w:eastAsia="Calibri" w:cstheme="minorHAnsi"/>
              <w:b/>
              <w:szCs w:val="18"/>
              <w:lang w:val="en-US" w:eastAsia="en-GB"/>
            </w:rPr>
          </w:rPrChange>
        </w:rPr>
        <w:t xml:space="preserve"> Insurers</w:t>
      </w:r>
      <w:r w:rsidRPr="0022764C">
        <w:rPr>
          <w:rFonts w:eastAsia="Calibri" w:cstheme="minorHAnsi"/>
          <w:bCs/>
          <w:szCs w:val="18"/>
          <w:lang w:eastAsia="en-GB"/>
          <w:rPrChange w:id="681" w:author="stuart wolstenholme" w:date="2026-05-29T12:46:00Z" w16du:dateUtc="2026-05-29T11:46:00Z">
            <w:rPr>
              <w:rFonts w:eastAsia="Calibri" w:cstheme="minorHAnsi"/>
              <w:bCs/>
              <w:szCs w:val="18"/>
              <w:lang w:val="en-US" w:eastAsia="en-GB"/>
            </w:rPr>
          </w:rPrChange>
        </w:rPr>
        <w:t xml:space="preserve"> prior written consent</w:t>
      </w:r>
      <w:r w:rsidRPr="0022764C">
        <w:rPr>
          <w:rFonts w:eastAsia="Calibri" w:cstheme="minorHAnsi"/>
          <w:szCs w:val="18"/>
          <w:lang w:eastAsia="en-GB"/>
          <w:rPrChange w:id="682" w:author="stuart wolstenholme" w:date="2026-05-29T12:46:00Z" w16du:dateUtc="2026-05-29T11:46:00Z">
            <w:rPr>
              <w:rFonts w:eastAsia="Calibri" w:cstheme="minorHAnsi"/>
              <w:szCs w:val="18"/>
              <w:lang w:val="en-US" w:eastAsia="en-GB"/>
            </w:rPr>
          </w:rPrChange>
        </w:rPr>
        <w:t xml:space="preserve"> to any person or group reasonably believed to be responsible for a </w:t>
      </w:r>
      <w:r w:rsidRPr="0022764C">
        <w:rPr>
          <w:rFonts w:eastAsia="Calibri" w:cstheme="minorHAnsi"/>
          <w:b/>
          <w:bCs/>
          <w:szCs w:val="18"/>
          <w:lang w:eastAsia="en-GB"/>
          <w:rPrChange w:id="683" w:author="stuart wolstenholme" w:date="2026-05-29T12:46:00Z" w16du:dateUtc="2026-05-29T11:46:00Z">
            <w:rPr>
              <w:rFonts w:eastAsia="Calibri" w:cstheme="minorHAnsi"/>
              <w:b/>
              <w:bCs/>
              <w:szCs w:val="18"/>
              <w:lang w:val="en-US" w:eastAsia="en-GB"/>
            </w:rPr>
          </w:rPrChange>
        </w:rPr>
        <w:t>Cyber Extortion Threat</w:t>
      </w:r>
      <w:r w:rsidRPr="0022764C">
        <w:rPr>
          <w:rFonts w:eastAsia="Calibri" w:cstheme="minorHAnsi"/>
          <w:bCs/>
          <w:szCs w:val="18"/>
          <w:lang w:eastAsia="en-GB"/>
          <w:rPrChange w:id="684" w:author="stuart wolstenholme" w:date="2026-05-29T12:46:00Z" w16du:dateUtc="2026-05-29T11:46:00Z">
            <w:rPr>
              <w:rFonts w:eastAsia="Calibri" w:cstheme="minorHAnsi"/>
              <w:bCs/>
              <w:szCs w:val="18"/>
              <w:lang w:val="en-US" w:eastAsia="en-GB"/>
            </w:rPr>
          </w:rPrChange>
        </w:rPr>
        <w:t xml:space="preserve">, to prevent or </w:t>
      </w:r>
      <w:r w:rsidRPr="0022764C">
        <w:rPr>
          <w:rFonts w:eastAsia="Calibri" w:cstheme="minorHAnsi"/>
          <w:szCs w:val="18"/>
          <w:lang w:eastAsia="en-GB"/>
          <w:rPrChange w:id="685" w:author="stuart wolstenholme" w:date="2026-05-29T12:46:00Z" w16du:dateUtc="2026-05-29T11:46:00Z">
            <w:rPr>
              <w:rFonts w:eastAsia="Calibri" w:cstheme="minorHAnsi"/>
              <w:szCs w:val="18"/>
              <w:lang w:val="en-US" w:eastAsia="en-GB"/>
            </w:rPr>
          </w:rPrChange>
        </w:rPr>
        <w:t xml:space="preserve">terminate such </w:t>
      </w:r>
      <w:r w:rsidRPr="0022764C">
        <w:rPr>
          <w:rFonts w:eastAsia="Calibri" w:cstheme="minorHAnsi"/>
          <w:b/>
          <w:szCs w:val="18"/>
          <w:lang w:eastAsia="en-GB"/>
          <w:rPrChange w:id="686" w:author="stuart wolstenholme" w:date="2026-05-29T12:46:00Z" w16du:dateUtc="2026-05-29T11:46:00Z">
            <w:rPr>
              <w:rFonts w:eastAsia="Calibri" w:cstheme="minorHAnsi"/>
              <w:b/>
              <w:szCs w:val="18"/>
              <w:lang w:val="en-US" w:eastAsia="en-GB"/>
            </w:rPr>
          </w:rPrChange>
        </w:rPr>
        <w:t>Cyber Extortion Threat</w:t>
      </w:r>
      <w:r w:rsidRPr="0022764C">
        <w:rPr>
          <w:rFonts w:eastAsia="Calibri" w:cstheme="minorHAnsi"/>
          <w:szCs w:val="18"/>
          <w:lang w:eastAsia="en-GB"/>
          <w:rPrChange w:id="687" w:author="stuart wolstenholme" w:date="2026-05-29T12:46:00Z" w16du:dateUtc="2026-05-29T11:46:00Z">
            <w:rPr>
              <w:rFonts w:eastAsia="Calibri" w:cstheme="minorHAnsi"/>
              <w:szCs w:val="18"/>
              <w:lang w:val="en-US" w:eastAsia="en-GB"/>
            </w:rPr>
          </w:rPrChange>
        </w:rPr>
        <w:t>.</w:t>
      </w:r>
    </w:p>
    <w:p w14:paraId="30B2BAAE" w14:textId="77777777" w:rsidR="006936E8" w:rsidRPr="0022764C" w:rsidRDefault="006936E8" w:rsidP="006936E8">
      <w:pPr>
        <w:pStyle w:val="Heading3"/>
        <w:kinsoku w:val="0"/>
        <w:overflowPunct w:val="0"/>
        <w:autoSpaceDE w:val="0"/>
        <w:autoSpaceDN w:val="0"/>
        <w:adjustRightInd w:val="0"/>
        <w:spacing w:before="240" w:line="240" w:lineRule="auto"/>
        <w:jc w:val="both"/>
        <w:textAlignment w:val="baseline"/>
        <w:rPr>
          <w:rFonts w:asciiTheme="majorHAnsi" w:eastAsia="Arial" w:hAnsiTheme="majorHAnsi" w:cstheme="majorHAnsi"/>
          <w:b/>
          <w:bCs/>
          <w:sz w:val="22"/>
          <w:szCs w:val="22"/>
          <w:lang w:eastAsia="en-GB"/>
        </w:rPr>
      </w:pPr>
      <w:r w:rsidRPr="0022764C">
        <w:rPr>
          <w:rFonts w:asciiTheme="majorHAnsi" w:eastAsia="Arial" w:hAnsiTheme="majorHAnsi" w:cstheme="majorHAnsi"/>
          <w:b/>
          <w:bCs/>
          <w:sz w:val="22"/>
          <w:szCs w:val="22"/>
          <w:lang w:eastAsia="en-GB"/>
        </w:rPr>
        <w:t>Cyber Extortion Threat</w:t>
      </w:r>
    </w:p>
    <w:p w14:paraId="53B074C9" w14:textId="77777777" w:rsidR="006936E8" w:rsidRPr="0022764C" w:rsidRDefault="006936E8" w:rsidP="006936E8">
      <w:pPr>
        <w:spacing w:before="0" w:line="240" w:lineRule="auto"/>
        <w:rPr>
          <w:rFonts w:eastAsia="Calibri" w:cstheme="minorHAnsi"/>
          <w:bCs/>
          <w:szCs w:val="18"/>
          <w:lang w:eastAsia="en-GB"/>
          <w:rPrChange w:id="688"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lang w:eastAsia="en-GB"/>
          <w14:ligatures w14:val="standardContextual"/>
        </w:rPr>
        <w:t xml:space="preserve">means </w:t>
      </w:r>
      <w:r w:rsidRPr="0022764C">
        <w:rPr>
          <w:rFonts w:eastAsia="Calibri" w:cstheme="minorHAnsi"/>
          <w:szCs w:val="18"/>
          <w:lang w:eastAsia="en-GB"/>
          <w:rPrChange w:id="689" w:author="stuart wolstenholme" w:date="2026-05-29T12:46:00Z" w16du:dateUtc="2026-05-29T11:46:00Z">
            <w:rPr>
              <w:rFonts w:eastAsia="Calibri" w:cstheme="minorHAnsi"/>
              <w:szCs w:val="18"/>
              <w:lang w:val="en-US" w:eastAsia="en-GB"/>
            </w:rPr>
          </w:rPrChange>
        </w:rPr>
        <w:t xml:space="preserve">a credible threat or series of related credible threats, including a demand for </w:t>
      </w:r>
      <w:r w:rsidRPr="0022764C">
        <w:rPr>
          <w:rFonts w:eastAsia="Calibri" w:cstheme="minorHAnsi"/>
          <w:b/>
          <w:szCs w:val="18"/>
          <w:lang w:eastAsia="en-GB"/>
          <w:rPrChange w:id="690" w:author="stuart wolstenholme" w:date="2026-05-29T12:46:00Z" w16du:dateUtc="2026-05-29T11:46:00Z">
            <w:rPr>
              <w:rFonts w:eastAsia="Calibri" w:cstheme="minorHAnsi"/>
              <w:b/>
              <w:szCs w:val="18"/>
              <w:lang w:val="en-US" w:eastAsia="en-GB"/>
            </w:rPr>
          </w:rPrChange>
        </w:rPr>
        <w:t>Cyber Extortion Monies</w:t>
      </w:r>
      <w:r w:rsidRPr="0022764C">
        <w:rPr>
          <w:rFonts w:eastAsia="Calibri" w:cstheme="minorHAnsi"/>
          <w:szCs w:val="18"/>
          <w:lang w:eastAsia="en-GB"/>
          <w:rPrChange w:id="691" w:author="stuart wolstenholme" w:date="2026-05-29T12:46:00Z" w16du:dateUtc="2026-05-29T11:46:00Z">
            <w:rPr>
              <w:rFonts w:eastAsia="Calibri" w:cstheme="minorHAnsi"/>
              <w:szCs w:val="18"/>
              <w:lang w:val="en-US" w:eastAsia="en-GB"/>
            </w:rPr>
          </w:rPrChange>
        </w:rPr>
        <w:t>, which is directed at the</w:t>
      </w:r>
      <w:r w:rsidRPr="0022764C">
        <w:rPr>
          <w:rFonts w:eastAsia="Calibri" w:cstheme="minorHAnsi"/>
          <w:b/>
          <w:bCs/>
          <w:szCs w:val="18"/>
          <w:lang w:eastAsia="en-GB"/>
          <w:rPrChange w:id="692" w:author="stuart wolstenholme" w:date="2026-05-29T12:46:00Z" w16du:dateUtc="2026-05-29T11:46:00Z">
            <w:rPr>
              <w:rFonts w:eastAsia="Calibri" w:cstheme="minorHAnsi"/>
              <w:b/>
              <w:bCs/>
              <w:szCs w:val="18"/>
              <w:lang w:val="en-US" w:eastAsia="en-GB"/>
            </w:rPr>
          </w:rPrChange>
        </w:rPr>
        <w:t xml:space="preserve"> Named Insured </w:t>
      </w:r>
      <w:r w:rsidRPr="0022764C">
        <w:rPr>
          <w:rFonts w:eastAsia="Calibri" w:cstheme="minorHAnsi"/>
          <w:bCs/>
          <w:szCs w:val="18"/>
          <w:lang w:eastAsia="en-GB"/>
          <w:rPrChange w:id="693" w:author="stuart wolstenholme" w:date="2026-05-29T12:46:00Z" w16du:dateUtc="2026-05-29T11:46:00Z">
            <w:rPr>
              <w:rFonts w:eastAsia="Calibri" w:cstheme="minorHAnsi"/>
              <w:bCs/>
              <w:szCs w:val="18"/>
              <w:lang w:val="en-US" w:eastAsia="en-GB"/>
            </w:rPr>
          </w:rPrChange>
        </w:rPr>
        <w:t>to:</w:t>
      </w:r>
    </w:p>
    <w:p w14:paraId="79BF95D5" w14:textId="77777777" w:rsidR="00054903" w:rsidRPr="0022764C" w:rsidRDefault="00054903" w:rsidP="006936E8">
      <w:pPr>
        <w:spacing w:before="0" w:line="240" w:lineRule="auto"/>
        <w:rPr>
          <w:rFonts w:eastAsia="Calibri" w:cstheme="minorHAnsi"/>
          <w:bCs/>
          <w:szCs w:val="18"/>
          <w:lang w:eastAsia="en-GB"/>
          <w:rPrChange w:id="694" w:author="stuart wolstenholme" w:date="2026-05-29T12:46:00Z" w16du:dateUtc="2026-05-29T11:46:00Z">
            <w:rPr>
              <w:rFonts w:eastAsia="Calibri" w:cstheme="minorHAnsi"/>
              <w:bCs/>
              <w:szCs w:val="18"/>
              <w:lang w:val="en-US" w:eastAsia="en-GB"/>
            </w:rPr>
          </w:rPrChange>
        </w:rPr>
      </w:pPr>
    </w:p>
    <w:p w14:paraId="337D191D" w14:textId="77777777"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bCs/>
          <w:szCs w:val="18"/>
          <w:lang w:eastAsia="en-GB"/>
          <w:rPrChange w:id="695" w:author="stuart wolstenholme" w:date="2026-05-29T12:46:00Z" w16du:dateUtc="2026-05-29T11:46:00Z">
            <w:rPr>
              <w:rFonts w:eastAsia="Calibri" w:cstheme="minorHAnsi"/>
              <w:bCs/>
              <w:szCs w:val="18"/>
              <w:lang w:val="en-US" w:eastAsia="en-GB"/>
            </w:rPr>
          </w:rPrChange>
        </w:rPr>
        <w:t xml:space="preserve">steal, alter, release, reveal, divulge, disseminate, destroy, publicly disclose or misuse </w:t>
      </w:r>
      <w:r w:rsidRPr="0022764C">
        <w:rPr>
          <w:rFonts w:eastAsia="Calibri" w:cstheme="minorHAnsi"/>
          <w:b/>
          <w:bCs/>
          <w:szCs w:val="18"/>
          <w:lang w:eastAsia="en-GB"/>
          <w:rPrChange w:id="696" w:author="stuart wolstenholme" w:date="2026-05-29T12:46:00Z" w16du:dateUtc="2026-05-29T11:46:00Z">
            <w:rPr>
              <w:rFonts w:eastAsia="Calibri" w:cstheme="minorHAnsi"/>
              <w:b/>
              <w:bCs/>
              <w:szCs w:val="18"/>
              <w:lang w:val="en-US" w:eastAsia="en-GB"/>
            </w:rPr>
          </w:rPrChange>
        </w:rPr>
        <w:t xml:space="preserve">Private Information </w:t>
      </w:r>
      <w:r w:rsidRPr="0022764C">
        <w:rPr>
          <w:rFonts w:eastAsia="Calibri" w:cstheme="minorHAnsi"/>
          <w:bCs/>
          <w:szCs w:val="18"/>
          <w:lang w:eastAsia="en-GB"/>
          <w:rPrChange w:id="697" w:author="stuart wolstenholme" w:date="2026-05-29T12:46:00Z" w16du:dateUtc="2026-05-29T11:46:00Z">
            <w:rPr>
              <w:rFonts w:eastAsia="Calibri" w:cstheme="minorHAnsi"/>
              <w:bCs/>
              <w:szCs w:val="18"/>
              <w:lang w:val="en-US" w:eastAsia="en-GB"/>
            </w:rPr>
          </w:rPrChange>
        </w:rPr>
        <w:t>taken from the</w:t>
      </w:r>
      <w:r w:rsidRPr="0022764C">
        <w:rPr>
          <w:rFonts w:eastAsia="Calibri" w:cstheme="minorHAnsi"/>
          <w:b/>
          <w:szCs w:val="18"/>
          <w:lang w:eastAsia="en-GB"/>
          <w:rPrChange w:id="698"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699" w:author="stuart wolstenholme" w:date="2026-05-29T12:46:00Z" w16du:dateUtc="2026-05-29T11:46:00Z">
            <w:rPr>
              <w:rFonts w:eastAsia="Calibri" w:cstheme="minorHAnsi"/>
              <w:bCs/>
              <w:szCs w:val="18"/>
              <w:lang w:val="en-US" w:eastAsia="en-GB"/>
            </w:rPr>
          </w:rPrChange>
        </w:rPr>
        <w:t xml:space="preserve"> through unauthorised access to, or unauthorised use of, an </w:t>
      </w:r>
      <w:r w:rsidRPr="0022764C">
        <w:rPr>
          <w:rFonts w:eastAsia="Calibri" w:cstheme="minorHAnsi"/>
          <w:b/>
          <w:bCs/>
          <w:szCs w:val="18"/>
          <w:lang w:eastAsia="en-GB"/>
          <w:rPrChange w:id="700"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szCs w:val="18"/>
          <w:lang w:eastAsia="en-GB"/>
          <w:rPrChange w:id="701" w:author="stuart wolstenholme" w:date="2026-05-29T12:46:00Z" w16du:dateUtc="2026-05-29T11:46:00Z">
            <w:rPr>
              <w:rFonts w:eastAsia="Calibri" w:cstheme="minorHAnsi"/>
              <w:szCs w:val="18"/>
              <w:lang w:val="en-US" w:eastAsia="en-GB"/>
            </w:rPr>
          </w:rPrChange>
        </w:rPr>
        <w:t>;</w:t>
      </w:r>
    </w:p>
    <w:p w14:paraId="61393C0F" w14:textId="77777777"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bCs/>
          <w:szCs w:val="18"/>
          <w:lang w:eastAsia="en-GB"/>
          <w:rPrChange w:id="702" w:author="stuart wolstenholme" w:date="2026-05-29T12:46:00Z" w16du:dateUtc="2026-05-29T11:46:00Z">
            <w:rPr>
              <w:rFonts w:eastAsia="Calibri" w:cstheme="minorHAnsi"/>
              <w:bCs/>
              <w:szCs w:val="18"/>
              <w:lang w:val="en-US" w:eastAsia="en-GB"/>
            </w:rPr>
          </w:rPrChange>
        </w:rPr>
        <w:t xml:space="preserve">infect an </w:t>
      </w:r>
      <w:r w:rsidRPr="0022764C">
        <w:rPr>
          <w:rFonts w:eastAsia="Calibri" w:cstheme="minorHAnsi"/>
          <w:b/>
          <w:bCs/>
          <w:szCs w:val="18"/>
          <w:lang w:eastAsia="en-GB"/>
          <w:rPrChange w:id="703"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704" w:author="stuart wolstenholme" w:date="2026-05-29T12:46:00Z" w16du:dateUtc="2026-05-29T11:46:00Z">
            <w:rPr>
              <w:rFonts w:eastAsia="Calibri" w:cstheme="minorHAnsi"/>
              <w:bCs/>
              <w:szCs w:val="18"/>
              <w:lang w:val="en-US" w:eastAsia="en-GB"/>
            </w:rPr>
          </w:rPrChange>
        </w:rPr>
        <w:t>with malicious code or ransomware;</w:t>
      </w:r>
    </w:p>
    <w:p w14:paraId="6BC1F313" w14:textId="77777777"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bCs/>
          <w:szCs w:val="18"/>
          <w:lang w:eastAsia="en-GB"/>
          <w:rPrChange w:id="705" w:author="stuart wolstenholme" w:date="2026-05-29T12:46:00Z" w16du:dateUtc="2026-05-29T11:46:00Z">
            <w:rPr>
              <w:rFonts w:eastAsia="Calibri" w:cstheme="minorHAnsi"/>
              <w:bCs/>
              <w:szCs w:val="18"/>
              <w:lang w:val="en-US" w:eastAsia="en-GB"/>
            </w:rPr>
          </w:rPrChange>
        </w:rPr>
        <w:t xml:space="preserve">corrupt, damage or destroy an </w:t>
      </w:r>
      <w:r w:rsidRPr="0022764C">
        <w:rPr>
          <w:rFonts w:eastAsia="Calibri" w:cstheme="minorHAnsi"/>
          <w:b/>
          <w:bCs/>
          <w:szCs w:val="18"/>
          <w:lang w:eastAsia="en-GB"/>
          <w:rPrChange w:id="706"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szCs w:val="18"/>
          <w:lang w:eastAsia="en-GB"/>
          <w:rPrChange w:id="707" w:author="stuart wolstenholme" w:date="2026-05-29T12:46:00Z" w16du:dateUtc="2026-05-29T11:46:00Z">
            <w:rPr>
              <w:rFonts w:eastAsia="Calibri" w:cstheme="minorHAnsi"/>
              <w:szCs w:val="18"/>
              <w:lang w:val="en-US" w:eastAsia="en-GB"/>
            </w:rPr>
          </w:rPrChange>
        </w:rPr>
        <w:t>;</w:t>
      </w:r>
    </w:p>
    <w:p w14:paraId="0A9701C3" w14:textId="64356D33"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bCs/>
          <w:szCs w:val="18"/>
          <w:lang w:eastAsia="en-GB"/>
          <w:rPrChange w:id="708" w:author="stuart wolstenholme" w:date="2026-05-29T12:46:00Z" w16du:dateUtc="2026-05-29T11:46:00Z">
            <w:rPr>
              <w:rFonts w:eastAsia="Calibri" w:cstheme="minorHAnsi"/>
              <w:bCs/>
              <w:szCs w:val="18"/>
              <w:lang w:val="en-US" w:eastAsia="en-GB"/>
            </w:rPr>
          </w:rPrChange>
        </w:rPr>
        <w:t xml:space="preserve">restrict or hinder access to an </w:t>
      </w:r>
      <w:r w:rsidRPr="0022764C">
        <w:rPr>
          <w:rFonts w:eastAsia="Calibri" w:cstheme="minorHAnsi"/>
          <w:b/>
          <w:bCs/>
          <w:szCs w:val="18"/>
          <w:lang w:eastAsia="en-GB"/>
          <w:rPrChange w:id="709"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710" w:author="stuart wolstenholme" w:date="2026-05-29T12:46:00Z" w16du:dateUtc="2026-05-29T11:46:00Z">
            <w:rPr>
              <w:rFonts w:eastAsia="Calibri" w:cstheme="minorHAnsi"/>
              <w:bCs/>
              <w:szCs w:val="18"/>
              <w:lang w:val="en-US" w:eastAsia="en-GB"/>
            </w:rPr>
          </w:rPrChange>
        </w:rPr>
        <w:t xml:space="preserve">, including the threat of a </w:t>
      </w:r>
      <w:del w:id="711" w:author="stuart wolstenholme" w:date="2026-05-29T12:40:00Z" w16du:dateUtc="2026-05-29T11:40:00Z">
        <w:r w:rsidRPr="0022764C" w:rsidDel="00BB79CB">
          <w:rPr>
            <w:rFonts w:eastAsia="Calibri" w:cstheme="minorHAnsi"/>
            <w:b/>
            <w:bCs/>
            <w:szCs w:val="18"/>
            <w:lang w:eastAsia="en-GB"/>
            <w:rPrChange w:id="712" w:author="stuart wolstenholme" w:date="2026-05-29T12:46:00Z" w16du:dateUtc="2026-05-29T11:46:00Z">
              <w:rPr>
                <w:rFonts w:eastAsia="Calibri" w:cstheme="minorHAnsi"/>
                <w:b/>
                <w:bCs/>
                <w:szCs w:val="18"/>
                <w:lang w:val="en-US" w:eastAsia="en-GB"/>
              </w:rPr>
            </w:rPrChange>
          </w:rPr>
          <w:delText>Denial of Service</w:delText>
        </w:r>
      </w:del>
      <w:ins w:id="713" w:author="stuart wolstenholme" w:date="2026-05-29T12:40:00Z" w16du:dateUtc="2026-05-29T11:40:00Z">
        <w:r w:rsidR="00BB79CB" w:rsidRPr="0022764C">
          <w:rPr>
            <w:rFonts w:eastAsia="Calibri" w:cstheme="minorHAnsi"/>
            <w:b/>
            <w:bCs/>
            <w:szCs w:val="18"/>
            <w:lang w:eastAsia="en-GB"/>
            <w:rPrChange w:id="714" w:author="stuart wolstenholme" w:date="2026-05-29T12:46:00Z" w16du:dateUtc="2026-05-29T11:46:00Z">
              <w:rPr>
                <w:rFonts w:eastAsia="Calibri" w:cstheme="minorHAnsi"/>
                <w:b/>
                <w:bCs/>
                <w:szCs w:val="18"/>
                <w:lang w:val="en-US" w:eastAsia="en-GB"/>
              </w:rPr>
            </w:rPrChange>
          </w:rPr>
          <w:t>Denial-of-Service</w:t>
        </w:r>
      </w:ins>
      <w:r w:rsidRPr="0022764C">
        <w:rPr>
          <w:rFonts w:eastAsia="Calibri" w:cstheme="minorHAnsi"/>
          <w:b/>
          <w:bCs/>
          <w:szCs w:val="18"/>
          <w:lang w:eastAsia="en-GB"/>
          <w:rPrChange w:id="715" w:author="stuart wolstenholme" w:date="2026-05-29T12:46:00Z" w16du:dateUtc="2026-05-29T11:46:00Z">
            <w:rPr>
              <w:rFonts w:eastAsia="Calibri" w:cstheme="minorHAnsi"/>
              <w:b/>
              <w:bCs/>
              <w:szCs w:val="18"/>
              <w:lang w:val="en-US" w:eastAsia="en-GB"/>
            </w:rPr>
          </w:rPrChange>
        </w:rPr>
        <w:t xml:space="preserve"> Attack</w:t>
      </w:r>
      <w:r w:rsidRPr="0022764C">
        <w:rPr>
          <w:rFonts w:eastAsia="Calibri" w:cstheme="minorHAnsi"/>
          <w:szCs w:val="18"/>
          <w:lang w:eastAsia="en-GB"/>
          <w:rPrChange w:id="716" w:author="stuart wolstenholme" w:date="2026-05-29T12:46:00Z" w16du:dateUtc="2026-05-29T11:46:00Z">
            <w:rPr>
              <w:rFonts w:eastAsia="Calibri" w:cstheme="minorHAnsi"/>
              <w:szCs w:val="18"/>
              <w:lang w:val="en-US" w:eastAsia="en-GB"/>
            </w:rPr>
          </w:rPrChange>
        </w:rPr>
        <w:t>;</w:t>
      </w:r>
    </w:p>
    <w:p w14:paraId="5E2B5201" w14:textId="77777777"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bCs/>
          <w:szCs w:val="18"/>
          <w:lang w:eastAsia="en-GB"/>
          <w:rPrChange w:id="717" w:author="stuart wolstenholme" w:date="2026-05-29T12:46:00Z" w16du:dateUtc="2026-05-29T11:46:00Z">
            <w:rPr>
              <w:rFonts w:eastAsia="Calibri" w:cstheme="minorHAnsi"/>
              <w:bCs/>
              <w:szCs w:val="18"/>
              <w:lang w:val="en-US" w:eastAsia="en-GB"/>
            </w:rPr>
          </w:rPrChange>
        </w:rPr>
        <w:t>p</w:t>
      </w:r>
      <w:r w:rsidRPr="0022764C">
        <w:rPr>
          <w:rFonts w:eastAsia="Calibri" w:cstheme="minorHAnsi"/>
          <w:szCs w:val="18"/>
          <w:lang w:eastAsia="en-GB"/>
          <w:rPrChange w:id="718" w:author="stuart wolstenholme" w:date="2026-05-29T12:46:00Z" w16du:dateUtc="2026-05-29T11:46:00Z">
            <w:rPr>
              <w:rFonts w:eastAsia="Calibri" w:cstheme="minorHAnsi"/>
              <w:szCs w:val="18"/>
              <w:lang w:val="en-US" w:eastAsia="en-GB"/>
            </w:rPr>
          </w:rPrChange>
        </w:rPr>
        <w:t xml:space="preserve">erpetrate or carry out a </w:t>
      </w:r>
      <w:r w:rsidRPr="0022764C">
        <w:rPr>
          <w:rFonts w:eastAsia="Calibri" w:cstheme="minorHAnsi"/>
          <w:b/>
          <w:szCs w:val="18"/>
          <w:lang w:eastAsia="en-GB"/>
          <w:rPrChange w:id="719" w:author="stuart wolstenholme" w:date="2026-05-29T12:46:00Z" w16du:dateUtc="2026-05-29T11:46:00Z">
            <w:rPr>
              <w:rFonts w:eastAsia="Calibri" w:cstheme="minorHAnsi"/>
              <w:b/>
              <w:szCs w:val="18"/>
              <w:lang w:val="en-US" w:eastAsia="en-GB"/>
            </w:rPr>
          </w:rPrChange>
        </w:rPr>
        <w:t>Phishing Attack</w:t>
      </w:r>
      <w:r w:rsidRPr="0022764C">
        <w:rPr>
          <w:rFonts w:eastAsia="Calibri" w:cstheme="minorHAnsi"/>
          <w:bCs/>
          <w:szCs w:val="18"/>
          <w:lang w:eastAsia="en-GB"/>
          <w:rPrChange w:id="720" w:author="stuart wolstenholme" w:date="2026-05-29T12:46:00Z" w16du:dateUtc="2026-05-29T11:46:00Z">
            <w:rPr>
              <w:rFonts w:eastAsia="Calibri" w:cstheme="minorHAnsi"/>
              <w:bCs/>
              <w:szCs w:val="18"/>
              <w:lang w:val="en-US" w:eastAsia="en-GB"/>
            </w:rPr>
          </w:rPrChange>
        </w:rPr>
        <w:t>;</w:t>
      </w:r>
    </w:p>
    <w:p w14:paraId="3EF5EB19" w14:textId="77777777"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szCs w:val="18"/>
          <w:lang w:eastAsia="en-GB"/>
          <w:rPrChange w:id="721" w:author="stuart wolstenholme" w:date="2026-05-29T12:46:00Z" w16du:dateUtc="2026-05-29T11:46:00Z">
            <w:rPr>
              <w:rFonts w:eastAsia="Calibri" w:cstheme="minorHAnsi"/>
              <w:szCs w:val="18"/>
              <w:lang w:val="en-US" w:eastAsia="en-GB"/>
            </w:rPr>
          </w:rPrChange>
        </w:rPr>
        <w:t xml:space="preserve">steal, alter, release, </w:t>
      </w:r>
      <w:r w:rsidRPr="0022764C">
        <w:rPr>
          <w:rFonts w:eastAsia="Calibri" w:cstheme="minorHAnsi"/>
          <w:bCs/>
          <w:szCs w:val="18"/>
          <w:lang w:eastAsia="en-GB"/>
          <w:rPrChange w:id="722" w:author="stuart wolstenholme" w:date="2026-05-29T12:46:00Z" w16du:dateUtc="2026-05-29T11:46:00Z">
            <w:rPr>
              <w:rFonts w:eastAsia="Calibri" w:cstheme="minorHAnsi"/>
              <w:bCs/>
              <w:szCs w:val="18"/>
              <w:lang w:val="en-US" w:eastAsia="en-GB"/>
            </w:rPr>
          </w:rPrChange>
        </w:rPr>
        <w:t>reveal, divulge, disseminate, destroy, publicly disclose or misuse the</w:t>
      </w:r>
      <w:r w:rsidRPr="0022764C">
        <w:rPr>
          <w:rFonts w:eastAsia="Calibri" w:cstheme="minorHAnsi"/>
          <w:b/>
          <w:szCs w:val="18"/>
          <w:lang w:eastAsia="en-GB"/>
          <w:rPrChange w:id="723"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
          <w:bCs/>
          <w:szCs w:val="18"/>
          <w:lang w:eastAsia="en-GB"/>
          <w:rPrChange w:id="724"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725" w:author="stuart wolstenholme" w:date="2026-05-29T12:46:00Z" w16du:dateUtc="2026-05-29T11:46:00Z">
            <w:rPr>
              <w:rFonts w:eastAsia="Calibri" w:cstheme="minorHAnsi"/>
              <w:bCs/>
              <w:szCs w:val="18"/>
              <w:lang w:val="en-US" w:eastAsia="en-GB"/>
            </w:rPr>
          </w:rPrChange>
        </w:rPr>
        <w:t xml:space="preserve">confidential or proprietary information, or the </w:t>
      </w:r>
      <w:r w:rsidRPr="0022764C">
        <w:rPr>
          <w:rFonts w:eastAsia="Calibri" w:cstheme="minorHAnsi"/>
          <w:b/>
          <w:bCs/>
          <w:szCs w:val="18"/>
          <w:lang w:eastAsia="en-GB"/>
          <w:rPrChange w:id="726" w:author="stuart wolstenholme" w:date="2026-05-29T12:46:00Z" w16du:dateUtc="2026-05-29T11:46:00Z">
            <w:rPr>
              <w:rFonts w:eastAsia="Calibri" w:cstheme="minorHAnsi"/>
              <w:b/>
              <w:bCs/>
              <w:szCs w:val="18"/>
              <w:lang w:val="en-US" w:eastAsia="en-GB"/>
            </w:rPr>
          </w:rPrChange>
        </w:rPr>
        <w:t xml:space="preserve">Personally Identifiable Information </w:t>
      </w:r>
      <w:r w:rsidRPr="0022764C">
        <w:rPr>
          <w:rFonts w:eastAsia="Calibri" w:cstheme="minorHAnsi"/>
          <w:bCs/>
          <w:szCs w:val="18"/>
          <w:lang w:eastAsia="en-GB"/>
          <w:rPrChange w:id="727" w:author="stuart wolstenholme" w:date="2026-05-29T12:46:00Z" w16du:dateUtc="2026-05-29T11:46:00Z">
            <w:rPr>
              <w:rFonts w:eastAsia="Calibri" w:cstheme="minorHAnsi"/>
              <w:bCs/>
              <w:szCs w:val="18"/>
              <w:lang w:val="en-US" w:eastAsia="en-GB"/>
            </w:rPr>
          </w:rPrChange>
        </w:rPr>
        <w:t xml:space="preserve">of an </w:t>
      </w:r>
      <w:r w:rsidRPr="0022764C">
        <w:rPr>
          <w:rFonts w:eastAsia="Calibri" w:cstheme="minorHAnsi"/>
          <w:b/>
          <w:bCs/>
          <w:szCs w:val="18"/>
          <w:lang w:eastAsia="en-GB"/>
          <w:rPrChange w:id="728"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729" w:author="stuart wolstenholme" w:date="2026-05-29T12:46:00Z" w16du:dateUtc="2026-05-29T11:46:00Z">
            <w:rPr>
              <w:rFonts w:eastAsia="Calibri" w:cstheme="minorHAnsi"/>
              <w:szCs w:val="18"/>
              <w:lang w:val="en-US" w:eastAsia="en-GB"/>
            </w:rPr>
          </w:rPrChange>
        </w:rPr>
        <w:t>; or</w:t>
      </w:r>
    </w:p>
    <w:p w14:paraId="7B48E5C9" w14:textId="77777777"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szCs w:val="18"/>
          <w:lang w:eastAsia="en-GB"/>
          <w:rPrChange w:id="730" w:author="stuart wolstenholme" w:date="2026-05-29T12:46:00Z" w16du:dateUtc="2026-05-29T11:46:00Z">
            <w:rPr>
              <w:rFonts w:eastAsia="Calibri" w:cstheme="minorHAnsi"/>
              <w:szCs w:val="18"/>
              <w:lang w:val="en-US" w:eastAsia="en-GB"/>
            </w:rPr>
          </w:rPrChange>
        </w:rPr>
        <w:t>damage the</w:t>
      </w:r>
      <w:r w:rsidRPr="0022764C">
        <w:rPr>
          <w:rFonts w:eastAsia="Calibri" w:cstheme="minorHAnsi"/>
          <w:b/>
          <w:szCs w:val="18"/>
          <w:lang w:eastAsia="en-GB"/>
          <w:rPrChange w:id="731"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bCs/>
          <w:szCs w:val="18"/>
          <w:lang w:eastAsia="en-GB"/>
          <w:rPrChange w:id="732" w:author="stuart wolstenholme" w:date="2026-05-29T12:46:00Z" w16du:dateUtc="2026-05-29T11:46:00Z">
            <w:rPr>
              <w:rFonts w:eastAsia="Calibri" w:cstheme="minorHAnsi"/>
              <w:bCs/>
              <w:szCs w:val="18"/>
              <w:lang w:val="en-US" w:eastAsia="en-GB"/>
            </w:rPr>
          </w:rPrChange>
        </w:rPr>
        <w:t>reputation</w:t>
      </w:r>
      <w:r w:rsidRPr="0022764C">
        <w:rPr>
          <w:rFonts w:eastAsia="Calibri" w:cstheme="minorHAnsi"/>
          <w:szCs w:val="18"/>
          <w:lang w:eastAsia="en-GB"/>
          <w:rPrChange w:id="733" w:author="stuart wolstenholme" w:date="2026-05-29T12:46:00Z" w16du:dateUtc="2026-05-29T11:46:00Z">
            <w:rPr>
              <w:rFonts w:eastAsia="Calibri" w:cstheme="minorHAnsi"/>
              <w:szCs w:val="18"/>
              <w:lang w:val="en-US" w:eastAsia="en-GB"/>
            </w:rPr>
          </w:rPrChange>
        </w:rPr>
        <w:t xml:space="preserve"> or the</w:t>
      </w:r>
      <w:r w:rsidRPr="0022764C">
        <w:rPr>
          <w:rFonts w:eastAsia="Calibri" w:cstheme="minorHAnsi"/>
          <w:b/>
          <w:bCs/>
          <w:szCs w:val="18"/>
          <w:lang w:eastAsia="en-GB"/>
          <w:rPrChange w:id="734" w:author="stuart wolstenholme" w:date="2026-05-29T12:46:00Z" w16du:dateUtc="2026-05-29T11:46:00Z">
            <w:rPr>
              <w:rFonts w:eastAsia="Calibri" w:cstheme="minorHAnsi"/>
              <w:b/>
              <w:bCs/>
              <w:szCs w:val="18"/>
              <w:lang w:val="en-US" w:eastAsia="en-GB"/>
            </w:rPr>
          </w:rPrChange>
        </w:rPr>
        <w:t xml:space="preserve"> Named Insured’s </w:t>
      </w:r>
      <w:r w:rsidRPr="0022764C">
        <w:rPr>
          <w:rFonts w:eastAsia="Calibri" w:cstheme="minorHAnsi"/>
          <w:szCs w:val="18"/>
          <w:lang w:eastAsia="en-GB"/>
          <w:rPrChange w:id="735" w:author="stuart wolstenholme" w:date="2026-05-29T12:46:00Z" w16du:dateUtc="2026-05-29T11:46:00Z">
            <w:rPr>
              <w:rFonts w:eastAsia="Calibri" w:cstheme="minorHAnsi"/>
              <w:szCs w:val="18"/>
              <w:lang w:val="en-US" w:eastAsia="en-GB"/>
            </w:rPr>
          </w:rPrChange>
        </w:rPr>
        <w:t>brand by posting false or misleading comments about the</w:t>
      </w:r>
      <w:r w:rsidRPr="0022764C">
        <w:rPr>
          <w:rFonts w:eastAsia="Calibri" w:cstheme="minorHAnsi"/>
          <w:b/>
          <w:szCs w:val="18"/>
          <w:lang w:eastAsia="en-GB"/>
          <w:rPrChange w:id="736"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737" w:author="stuart wolstenholme" w:date="2026-05-29T12:46:00Z" w16du:dateUtc="2026-05-29T11:46:00Z">
            <w:rPr>
              <w:rFonts w:eastAsia="Calibri" w:cstheme="minorHAnsi"/>
              <w:szCs w:val="18"/>
              <w:lang w:val="en-US" w:eastAsia="en-GB"/>
            </w:rPr>
          </w:rPrChange>
        </w:rPr>
        <w:t>or the</w:t>
      </w:r>
      <w:r w:rsidRPr="0022764C">
        <w:rPr>
          <w:rFonts w:eastAsia="Calibri" w:cstheme="minorHAnsi"/>
          <w:b/>
          <w:bCs/>
          <w:szCs w:val="18"/>
          <w:lang w:eastAsia="en-GB"/>
          <w:rPrChange w:id="738" w:author="stuart wolstenholme" w:date="2026-05-29T12:46:00Z" w16du:dateUtc="2026-05-29T11:46:00Z">
            <w:rPr>
              <w:rFonts w:eastAsia="Calibri" w:cstheme="minorHAnsi"/>
              <w:b/>
              <w:bCs/>
              <w:szCs w:val="18"/>
              <w:lang w:val="en-US" w:eastAsia="en-GB"/>
            </w:rPr>
          </w:rPrChange>
        </w:rPr>
        <w:t xml:space="preserve"> Named Insured’s </w:t>
      </w:r>
      <w:r w:rsidRPr="0022764C">
        <w:rPr>
          <w:rFonts w:eastAsia="Calibri" w:cstheme="minorHAnsi"/>
          <w:szCs w:val="18"/>
          <w:lang w:eastAsia="en-GB"/>
          <w:rPrChange w:id="739" w:author="stuart wolstenholme" w:date="2026-05-29T12:46:00Z" w16du:dateUtc="2026-05-29T11:46:00Z">
            <w:rPr>
              <w:rFonts w:eastAsia="Calibri" w:cstheme="minorHAnsi"/>
              <w:szCs w:val="18"/>
              <w:lang w:val="en-US" w:eastAsia="en-GB"/>
            </w:rPr>
          </w:rPrChange>
        </w:rPr>
        <w:t>organisation on social media websites or platforms.</w:t>
      </w:r>
    </w:p>
    <w:p w14:paraId="36A449B4" w14:textId="77777777"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szCs w:val="18"/>
          <w:lang w:eastAsia="en-GB"/>
          <w:rPrChange w:id="740" w:author="stuart wolstenholme" w:date="2026-05-29T12:46:00Z" w16du:dateUtc="2026-05-29T11:46:00Z">
            <w:rPr>
              <w:rFonts w:eastAsia="Calibri" w:cstheme="minorHAnsi"/>
              <w:szCs w:val="18"/>
              <w:lang w:val="en-US" w:eastAsia="en-GB"/>
            </w:rPr>
          </w:rPrChange>
        </w:rPr>
        <w:lastRenderedPageBreak/>
        <w:t xml:space="preserve">A series of continuing </w:t>
      </w:r>
      <w:r w:rsidRPr="0022764C">
        <w:rPr>
          <w:rFonts w:eastAsia="Calibri" w:cstheme="minorHAnsi"/>
          <w:b/>
          <w:bCs/>
          <w:szCs w:val="18"/>
          <w:lang w:eastAsia="en-GB"/>
          <w:rPrChange w:id="741" w:author="stuart wolstenholme" w:date="2026-05-29T12:46:00Z" w16du:dateUtc="2026-05-29T11:46:00Z">
            <w:rPr>
              <w:rFonts w:eastAsia="Calibri" w:cstheme="minorHAnsi"/>
              <w:b/>
              <w:bCs/>
              <w:szCs w:val="18"/>
              <w:lang w:val="en-US" w:eastAsia="en-GB"/>
            </w:rPr>
          </w:rPrChange>
        </w:rPr>
        <w:t>Cyber Extortion Threats</w:t>
      </w:r>
      <w:r w:rsidRPr="0022764C">
        <w:rPr>
          <w:rFonts w:eastAsia="Calibri" w:cstheme="minorHAnsi"/>
          <w:szCs w:val="18"/>
          <w:lang w:eastAsia="en-GB"/>
          <w:rPrChange w:id="742" w:author="stuart wolstenholme" w:date="2026-05-29T12:46:00Z" w16du:dateUtc="2026-05-29T11:46:00Z">
            <w:rPr>
              <w:rFonts w:eastAsia="Calibri" w:cstheme="minorHAnsi"/>
              <w:szCs w:val="18"/>
              <w:lang w:val="en-US" w:eastAsia="en-GB"/>
            </w:rPr>
          </w:rPrChange>
        </w:rPr>
        <w:t xml:space="preserve">, related or repeated </w:t>
      </w:r>
      <w:r w:rsidRPr="0022764C">
        <w:rPr>
          <w:rFonts w:eastAsia="Calibri" w:cstheme="minorHAnsi"/>
          <w:b/>
          <w:bCs/>
          <w:szCs w:val="18"/>
          <w:lang w:eastAsia="en-GB"/>
          <w:rPrChange w:id="743" w:author="stuart wolstenholme" w:date="2026-05-29T12:46:00Z" w16du:dateUtc="2026-05-29T11:46:00Z">
            <w:rPr>
              <w:rFonts w:eastAsia="Calibri" w:cstheme="minorHAnsi"/>
              <w:b/>
              <w:bCs/>
              <w:szCs w:val="18"/>
              <w:lang w:val="en-US" w:eastAsia="en-GB"/>
            </w:rPr>
          </w:rPrChange>
        </w:rPr>
        <w:t>Cyber Extortion Threats</w:t>
      </w:r>
      <w:r w:rsidRPr="0022764C">
        <w:rPr>
          <w:rFonts w:eastAsia="Calibri" w:cstheme="minorHAnsi"/>
          <w:szCs w:val="18"/>
          <w:lang w:eastAsia="en-GB"/>
          <w:rPrChange w:id="744" w:author="stuart wolstenholme" w:date="2026-05-29T12:46:00Z" w16du:dateUtc="2026-05-29T11:46:00Z">
            <w:rPr>
              <w:rFonts w:eastAsia="Calibri" w:cstheme="minorHAnsi"/>
              <w:szCs w:val="18"/>
              <w:lang w:val="en-US" w:eastAsia="en-GB"/>
            </w:rPr>
          </w:rPrChange>
        </w:rPr>
        <w:t xml:space="preserve">, or multiple </w:t>
      </w:r>
      <w:r w:rsidRPr="0022764C">
        <w:rPr>
          <w:rFonts w:eastAsia="Calibri" w:cstheme="minorHAnsi"/>
          <w:b/>
          <w:bCs/>
          <w:szCs w:val="18"/>
          <w:lang w:eastAsia="en-GB"/>
          <w:rPrChange w:id="745" w:author="stuart wolstenholme" w:date="2026-05-29T12:46:00Z" w16du:dateUtc="2026-05-29T11:46:00Z">
            <w:rPr>
              <w:rFonts w:eastAsia="Calibri" w:cstheme="minorHAnsi"/>
              <w:b/>
              <w:bCs/>
              <w:szCs w:val="18"/>
              <w:lang w:val="en-US" w:eastAsia="en-GB"/>
            </w:rPr>
          </w:rPrChange>
        </w:rPr>
        <w:t>Cyber Extortion Threats</w:t>
      </w:r>
      <w:r w:rsidRPr="0022764C">
        <w:rPr>
          <w:rFonts w:eastAsia="Calibri" w:cstheme="minorHAnsi"/>
          <w:szCs w:val="18"/>
          <w:lang w:eastAsia="en-GB"/>
          <w:rPrChange w:id="746" w:author="stuart wolstenholme" w:date="2026-05-29T12:46:00Z" w16du:dateUtc="2026-05-29T11:46:00Z">
            <w:rPr>
              <w:rFonts w:eastAsia="Calibri" w:cstheme="minorHAnsi"/>
              <w:szCs w:val="18"/>
              <w:lang w:val="en-US" w:eastAsia="en-GB"/>
            </w:rPr>
          </w:rPrChange>
        </w:rPr>
        <w:t xml:space="preserve"> resulting from the same attack, event or incident will be considered a single </w:t>
      </w:r>
      <w:r w:rsidRPr="0022764C">
        <w:rPr>
          <w:rFonts w:eastAsia="Calibri" w:cstheme="minorHAnsi"/>
          <w:b/>
          <w:bCs/>
          <w:szCs w:val="18"/>
          <w:lang w:eastAsia="en-GB"/>
          <w:rPrChange w:id="747" w:author="stuart wolstenholme" w:date="2026-05-29T12:46:00Z" w16du:dateUtc="2026-05-29T11:46:00Z">
            <w:rPr>
              <w:rFonts w:eastAsia="Calibri" w:cstheme="minorHAnsi"/>
              <w:b/>
              <w:bCs/>
              <w:szCs w:val="18"/>
              <w:lang w:val="en-US" w:eastAsia="en-GB"/>
            </w:rPr>
          </w:rPrChange>
        </w:rPr>
        <w:t>Cyber Extortion Threat</w:t>
      </w:r>
      <w:r w:rsidRPr="0022764C">
        <w:rPr>
          <w:rFonts w:eastAsia="Calibri" w:cstheme="minorHAnsi"/>
          <w:szCs w:val="18"/>
          <w:lang w:eastAsia="en-GB"/>
          <w:rPrChange w:id="748" w:author="stuart wolstenholme" w:date="2026-05-29T12:46:00Z" w16du:dateUtc="2026-05-29T11:46:00Z">
            <w:rPr>
              <w:rFonts w:eastAsia="Calibri" w:cstheme="minorHAnsi"/>
              <w:szCs w:val="18"/>
              <w:lang w:val="en-US" w:eastAsia="en-GB"/>
            </w:rPr>
          </w:rPrChange>
        </w:rPr>
        <w:t xml:space="preserve"> and will be considered to have occurred at the time the first of such </w:t>
      </w:r>
      <w:r w:rsidRPr="0022764C">
        <w:rPr>
          <w:rFonts w:eastAsia="Calibri" w:cstheme="minorHAnsi"/>
          <w:b/>
          <w:szCs w:val="18"/>
          <w:lang w:eastAsia="en-GB"/>
          <w:rPrChange w:id="749" w:author="stuart wolstenholme" w:date="2026-05-29T12:46:00Z" w16du:dateUtc="2026-05-29T11:46:00Z">
            <w:rPr>
              <w:rFonts w:eastAsia="Calibri" w:cstheme="minorHAnsi"/>
              <w:b/>
              <w:szCs w:val="18"/>
              <w:lang w:val="en-US" w:eastAsia="en-GB"/>
            </w:rPr>
          </w:rPrChange>
        </w:rPr>
        <w:t>Cyber Extortion Threats</w:t>
      </w:r>
      <w:r w:rsidRPr="0022764C">
        <w:rPr>
          <w:rFonts w:eastAsia="Calibri" w:cstheme="minorHAnsi"/>
          <w:b/>
          <w:bCs/>
          <w:szCs w:val="18"/>
          <w:lang w:eastAsia="en-GB"/>
          <w:rPrChange w:id="750"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751" w:author="stuart wolstenholme" w:date="2026-05-29T12:46:00Z" w16du:dateUtc="2026-05-29T11:46:00Z">
            <w:rPr>
              <w:rFonts w:eastAsia="Calibri" w:cstheme="minorHAnsi"/>
              <w:bCs/>
              <w:szCs w:val="18"/>
              <w:lang w:val="en-US" w:eastAsia="en-GB"/>
            </w:rPr>
          </w:rPrChange>
        </w:rPr>
        <w:t>occurred</w:t>
      </w:r>
      <w:r w:rsidRPr="0022764C">
        <w:rPr>
          <w:rFonts w:eastAsia="Calibri" w:cstheme="minorHAnsi"/>
          <w:szCs w:val="18"/>
          <w:lang w:eastAsia="en-GB"/>
          <w:rPrChange w:id="752" w:author="stuart wolstenholme" w:date="2026-05-29T12:46:00Z" w16du:dateUtc="2026-05-29T11:46:00Z">
            <w:rPr>
              <w:rFonts w:eastAsia="Calibri" w:cstheme="minorHAnsi"/>
              <w:szCs w:val="18"/>
              <w:lang w:val="en-US" w:eastAsia="en-GB"/>
            </w:rPr>
          </w:rPrChange>
        </w:rPr>
        <w:t>.</w:t>
      </w:r>
    </w:p>
    <w:p w14:paraId="57AC57A1"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lang w:eastAsia="zh-CN"/>
        </w:rPr>
      </w:pPr>
      <w:r w:rsidRPr="0022764C">
        <w:rPr>
          <w:rFonts w:asciiTheme="majorHAnsi" w:eastAsia="Times New Roman" w:hAnsiTheme="majorHAnsi" w:cstheme="majorHAnsi"/>
          <w:b/>
          <w:bCs/>
          <w:sz w:val="22"/>
          <w:lang w:eastAsia="zh-CN"/>
        </w:rPr>
        <w:t>Cyber Limit of Liability</w:t>
      </w:r>
    </w:p>
    <w:p w14:paraId="09AAA225" w14:textId="77777777"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the amounts stated in the Schedule which shall be the maximum amount payable by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under each Insuring Clause for each </w:t>
      </w:r>
      <w:r w:rsidRPr="0022764C">
        <w:rPr>
          <w:rFonts w:eastAsia="Calibri" w:cstheme="minorHAnsi"/>
          <w:b/>
          <w:bCs/>
          <w:kern w:val="2"/>
          <w:szCs w:val="18"/>
          <w:lang w:eastAsia="zh-CN"/>
          <w14:ligatures w14:val="standardContextual"/>
        </w:rPr>
        <w:t>Claim</w:t>
      </w:r>
      <w:r w:rsidRPr="0022764C">
        <w:rPr>
          <w:rFonts w:eastAsia="Calibri" w:cstheme="minorHAnsi"/>
          <w:kern w:val="2"/>
          <w:szCs w:val="18"/>
          <w:lang w:eastAsia="zh-CN"/>
          <w14:ligatures w14:val="standardContextual"/>
        </w:rPr>
        <w:t xml:space="preserve">, and in the aggregate for all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first made during the </w:t>
      </w:r>
      <w:r w:rsidRPr="0022764C">
        <w:rPr>
          <w:rFonts w:eastAsia="Calibri" w:cstheme="minorHAnsi"/>
          <w:b/>
          <w:bCs/>
          <w:kern w:val="2"/>
          <w:szCs w:val="18"/>
          <w:lang w:eastAsia="zh-CN"/>
          <w14:ligatures w14:val="standardContextual"/>
        </w:rPr>
        <w:t>Period of Insurance</w:t>
      </w:r>
      <w:r w:rsidRPr="0022764C">
        <w:rPr>
          <w:rFonts w:eastAsia="Calibri" w:cstheme="minorHAnsi"/>
          <w:kern w:val="2"/>
          <w:szCs w:val="18"/>
          <w:lang w:eastAsia="zh-CN"/>
          <w14:ligatures w14:val="standardContextual"/>
        </w:rPr>
        <w:t>,</w:t>
      </w:r>
      <w:r w:rsidRPr="0022764C">
        <w:rPr>
          <w:rFonts w:eastAsia="Calibri" w:cstheme="minorHAnsi"/>
          <w:b/>
          <w:bCs/>
          <w:kern w:val="2"/>
          <w:szCs w:val="18"/>
          <w:lang w:eastAsia="zh-CN"/>
          <w14:ligatures w14:val="standardContextual"/>
        </w:rPr>
        <w:t xml:space="preserve"> </w:t>
      </w:r>
      <w:r w:rsidRPr="0022764C">
        <w:rPr>
          <w:rFonts w:eastAsia="Calibri" w:cstheme="minorHAnsi"/>
          <w:kern w:val="2"/>
          <w:szCs w:val="18"/>
          <w:lang w:eastAsia="zh-CN"/>
          <w14:ligatures w14:val="standardContextual"/>
        </w:rPr>
        <w:t>including</w:t>
      </w:r>
      <w:r w:rsidRPr="0022764C">
        <w:rPr>
          <w:rFonts w:eastAsia="Calibri" w:cstheme="minorHAnsi"/>
          <w:b/>
          <w:bCs/>
          <w:kern w:val="2"/>
          <w:szCs w:val="18"/>
          <w:lang w:eastAsia="zh-CN"/>
          <w14:ligatures w14:val="standardContextual"/>
        </w:rPr>
        <w:t xml:space="preserve"> Defence costs</w:t>
      </w:r>
      <w:r w:rsidRPr="0022764C">
        <w:rPr>
          <w:rFonts w:eastAsia="Calibri" w:cstheme="minorHAnsi"/>
          <w:kern w:val="2"/>
          <w:szCs w:val="18"/>
          <w:lang w:eastAsia="zh-CN"/>
          <w14:ligatures w14:val="standardContextual"/>
        </w:rPr>
        <w:t>,</w:t>
      </w:r>
      <w:r w:rsidRPr="0022764C">
        <w:rPr>
          <w:rFonts w:eastAsia="Calibri" w:cstheme="minorHAnsi"/>
          <w:b/>
          <w:bCs/>
          <w:kern w:val="2"/>
          <w:szCs w:val="18"/>
          <w:lang w:eastAsia="zh-CN"/>
          <w14:ligatures w14:val="standardContextual"/>
        </w:rPr>
        <w:t xml:space="preserve"> </w:t>
      </w:r>
      <w:r w:rsidRPr="0022764C">
        <w:rPr>
          <w:rFonts w:eastAsia="Calibri" w:cstheme="minorHAnsi"/>
          <w:kern w:val="2"/>
          <w:szCs w:val="18"/>
          <w:lang w:eastAsia="zh-CN"/>
          <w14:ligatures w14:val="standardContextual"/>
        </w:rPr>
        <w:t xml:space="preserve">where applicable and regardless of the number of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or claimants. If the </w:t>
      </w:r>
      <w:r w:rsidRPr="0022764C">
        <w:rPr>
          <w:rFonts w:eastAsia="Calibri" w:cstheme="minorHAnsi"/>
          <w:b/>
          <w:bCs/>
          <w:kern w:val="2"/>
          <w:szCs w:val="18"/>
          <w:lang w:eastAsia="zh-CN"/>
          <w14:ligatures w14:val="standardContextual"/>
        </w:rPr>
        <w:t>Cyber Limit of Liability</w:t>
      </w:r>
      <w:r w:rsidRPr="0022764C">
        <w:rPr>
          <w:rFonts w:eastAsia="Calibri" w:cstheme="minorHAnsi"/>
          <w:kern w:val="2"/>
          <w:szCs w:val="18"/>
          <w:lang w:eastAsia="zh-CN"/>
          <w14:ligatures w14:val="standardContextual"/>
        </w:rPr>
        <w:t xml:space="preserve"> for any Insuring Clause is exhausted, the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obligations under that Insuring Clause shall cease. The Maximum Aggregate Limit of Liability stated in the Schedule shall be the maximum amount payable by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under this Policy for all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first made during the </w:t>
      </w:r>
      <w:r w:rsidRPr="0022764C">
        <w:rPr>
          <w:rFonts w:eastAsia="Calibri" w:cstheme="minorHAnsi"/>
          <w:b/>
          <w:bCs/>
          <w:kern w:val="2"/>
          <w:szCs w:val="18"/>
          <w:lang w:eastAsia="zh-CN"/>
          <w14:ligatures w14:val="standardContextual"/>
        </w:rPr>
        <w:t>Period of Insurance</w:t>
      </w:r>
      <w:r w:rsidRPr="0022764C">
        <w:rPr>
          <w:rFonts w:eastAsia="Calibri" w:cstheme="minorHAnsi"/>
          <w:kern w:val="2"/>
          <w:szCs w:val="18"/>
          <w:lang w:eastAsia="zh-CN"/>
          <w14:ligatures w14:val="standardContextual"/>
        </w:rPr>
        <w:t xml:space="preserve">, including </w:t>
      </w:r>
      <w:r w:rsidRPr="0022764C">
        <w:rPr>
          <w:rFonts w:eastAsia="Calibri" w:cstheme="minorHAnsi"/>
          <w:b/>
          <w:bCs/>
          <w:kern w:val="2"/>
          <w:szCs w:val="18"/>
          <w:lang w:eastAsia="zh-CN"/>
          <w14:ligatures w14:val="standardContextual"/>
        </w:rPr>
        <w:t>Defence costs</w:t>
      </w:r>
      <w:r w:rsidRPr="0022764C">
        <w:rPr>
          <w:rFonts w:eastAsia="Calibri" w:cstheme="minorHAnsi"/>
          <w:kern w:val="2"/>
          <w:szCs w:val="18"/>
          <w:lang w:eastAsia="zh-CN"/>
          <w14:ligatures w14:val="standardContextual"/>
        </w:rPr>
        <w:t xml:space="preserve">, where applicable, regardless of the number of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claimants or Insuring Clauses. All amounts the </w:t>
      </w:r>
      <w:r w:rsidRPr="0022764C">
        <w:rPr>
          <w:rFonts w:eastAsia="Calibri" w:cstheme="minorHAnsi"/>
          <w:b/>
          <w:bCs/>
          <w:kern w:val="2"/>
          <w:szCs w:val="18"/>
          <w:lang w:eastAsia="zh-CN"/>
          <w14:ligatures w14:val="standardContextual"/>
        </w:rPr>
        <w:t>Insurer</w:t>
      </w:r>
      <w:r w:rsidRPr="0022764C">
        <w:rPr>
          <w:rFonts w:eastAsia="Calibri" w:cstheme="minorHAnsi"/>
          <w:kern w:val="2"/>
          <w:szCs w:val="18"/>
          <w:lang w:eastAsia="zh-CN"/>
          <w14:ligatures w14:val="standardContextual"/>
        </w:rPr>
        <w:t xml:space="preserve"> pays under this Policy will reduce, and may completely exhaust, the Maximum Aggregate Limit of Indemnity.</w:t>
      </w:r>
    </w:p>
    <w:p w14:paraId="721B1312"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lang w:eastAsia="zh-CN"/>
        </w:rPr>
      </w:pPr>
      <w:r w:rsidRPr="0022764C">
        <w:rPr>
          <w:rFonts w:asciiTheme="majorHAnsi" w:eastAsia="Times New Roman" w:hAnsiTheme="majorHAnsi" w:cstheme="majorHAnsi"/>
          <w:b/>
          <w:bCs/>
          <w:sz w:val="22"/>
          <w:lang w:eastAsia="zh-CN"/>
        </w:rPr>
        <w:t>Cyber Operation</w:t>
      </w:r>
    </w:p>
    <w:p w14:paraId="13B78B22" w14:textId="77777777"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the use of a </w:t>
      </w:r>
      <w:r w:rsidRPr="0022764C">
        <w:rPr>
          <w:rFonts w:eastAsia="Calibri" w:cstheme="minorHAnsi"/>
          <w:b/>
          <w:bCs/>
          <w:kern w:val="2"/>
          <w:szCs w:val="18"/>
          <w:lang w:eastAsia="zh-CN"/>
          <w14:ligatures w14:val="standardContextual"/>
        </w:rPr>
        <w:t>Computer System</w:t>
      </w:r>
      <w:r w:rsidRPr="0022764C">
        <w:rPr>
          <w:rFonts w:eastAsia="Calibri" w:cstheme="minorHAnsi"/>
          <w:kern w:val="2"/>
          <w:szCs w:val="18"/>
          <w:lang w:eastAsia="zh-CN"/>
          <w14:ligatures w14:val="standardContextual"/>
        </w:rPr>
        <w:t xml:space="preserve"> by, at the direction, or under the control of a sovereign state to disrupt, deny, degrade, manipulate or destroy information in a </w:t>
      </w:r>
      <w:r w:rsidRPr="0022764C">
        <w:rPr>
          <w:rFonts w:eastAsia="Calibri" w:cstheme="minorHAnsi"/>
          <w:b/>
          <w:bCs/>
          <w:kern w:val="2"/>
          <w:szCs w:val="18"/>
          <w:lang w:eastAsia="zh-CN"/>
          <w14:ligatures w14:val="standardContextual"/>
        </w:rPr>
        <w:t>Computer System</w:t>
      </w:r>
      <w:r w:rsidRPr="0022764C">
        <w:rPr>
          <w:rFonts w:eastAsia="Calibri" w:cstheme="minorHAnsi"/>
          <w:kern w:val="2"/>
          <w:szCs w:val="18"/>
          <w:lang w:eastAsia="zh-CN"/>
          <w14:ligatures w14:val="standardContextual"/>
        </w:rPr>
        <w:t xml:space="preserve"> of or in another sovereign state.</w:t>
      </w:r>
    </w:p>
    <w:p w14:paraId="036158EB"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lang w:eastAsia="zh-CN"/>
        </w:rPr>
      </w:pPr>
      <w:r w:rsidRPr="0022764C">
        <w:rPr>
          <w:rFonts w:asciiTheme="majorHAnsi" w:eastAsia="Times New Roman" w:hAnsiTheme="majorHAnsi" w:cstheme="majorHAnsi"/>
          <w:b/>
          <w:bCs/>
          <w:sz w:val="22"/>
          <w:lang w:eastAsia="zh-CN"/>
        </w:rPr>
        <w:t>Damages</w:t>
      </w:r>
    </w:p>
    <w:p w14:paraId="489CE060" w14:textId="77777777"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means:</w:t>
      </w:r>
    </w:p>
    <w:p w14:paraId="455894C6" w14:textId="77777777"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22764C">
        <w:rPr>
          <w:rFonts w:eastAsia="Calibri" w:cstheme="minorHAnsi"/>
          <w:szCs w:val="18"/>
          <w:lang w:eastAsia="en-GB"/>
          <w:rPrChange w:id="753" w:author="stuart wolstenholme" w:date="2026-05-29T12:46:00Z" w16du:dateUtc="2026-05-29T11:46:00Z">
            <w:rPr>
              <w:rFonts w:eastAsia="Calibri" w:cstheme="minorHAnsi"/>
              <w:szCs w:val="18"/>
              <w:lang w:val="en-US" w:eastAsia="en-GB"/>
            </w:rPr>
          </w:rPrChange>
        </w:rPr>
        <w:t xml:space="preserve">a monetary judgment, award or settlement including liquidated, punitive, exemplary or multiple </w:t>
      </w:r>
      <w:r w:rsidRPr="0022764C">
        <w:rPr>
          <w:rFonts w:eastAsia="Calibri" w:cstheme="minorHAnsi"/>
          <w:bCs/>
          <w:szCs w:val="18"/>
          <w:lang w:eastAsia="en-GB"/>
          <w:rPrChange w:id="754" w:author="stuart wolstenholme" w:date="2026-05-29T12:46:00Z" w16du:dateUtc="2026-05-29T11:46:00Z">
            <w:rPr>
              <w:rFonts w:eastAsia="Calibri" w:cstheme="minorHAnsi"/>
              <w:bCs/>
              <w:szCs w:val="18"/>
              <w:lang w:val="en-US" w:eastAsia="en-GB"/>
            </w:rPr>
          </w:rPrChange>
        </w:rPr>
        <w:t>awards</w:t>
      </w:r>
      <w:r w:rsidRPr="0022764C">
        <w:rPr>
          <w:rFonts w:eastAsia="Calibri" w:cstheme="minorHAnsi"/>
          <w:szCs w:val="18"/>
          <w:lang w:eastAsia="en-GB"/>
          <w:rPrChange w:id="755" w:author="stuart wolstenholme" w:date="2026-05-29T12:46:00Z" w16du:dateUtc="2026-05-29T11:46:00Z">
            <w:rPr>
              <w:rFonts w:eastAsia="Calibri" w:cstheme="minorHAnsi"/>
              <w:szCs w:val="18"/>
              <w:lang w:val="en-US" w:eastAsia="en-GB"/>
            </w:rPr>
          </w:rPrChange>
        </w:rPr>
        <w:t xml:space="preserve"> but only to the extent that they are insurable under the law pursuant to which this Policy is construed;</w:t>
      </w:r>
    </w:p>
    <w:p w14:paraId="725037DC" w14:textId="77777777"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22764C">
        <w:rPr>
          <w:rFonts w:eastAsia="Calibri" w:cstheme="minorHAnsi"/>
          <w:szCs w:val="18"/>
          <w:lang w:eastAsia="en-GB"/>
          <w:rPrChange w:id="756" w:author="stuart wolstenholme" w:date="2026-05-29T12:46:00Z" w16du:dateUtc="2026-05-29T11:46:00Z">
            <w:rPr>
              <w:rFonts w:eastAsia="Calibri" w:cstheme="minorHAnsi"/>
              <w:szCs w:val="18"/>
              <w:lang w:val="en-US" w:eastAsia="en-GB"/>
            </w:rPr>
          </w:rPrChange>
        </w:rPr>
        <w:t>awarded legal fees and costs; and</w:t>
      </w:r>
    </w:p>
    <w:p w14:paraId="0A7BDB27" w14:textId="77777777"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22764C">
        <w:rPr>
          <w:rFonts w:eastAsia="Calibri" w:cstheme="minorHAnsi"/>
          <w:szCs w:val="18"/>
          <w:lang w:eastAsia="en-GB"/>
          <w:rPrChange w:id="757" w:author="stuart wolstenholme" w:date="2026-05-29T12:46:00Z" w16du:dateUtc="2026-05-29T11:46:00Z">
            <w:rPr>
              <w:rFonts w:eastAsia="Calibri" w:cstheme="minorHAnsi"/>
              <w:szCs w:val="18"/>
              <w:lang w:val="en-US" w:eastAsia="en-GB"/>
            </w:rPr>
          </w:rPrChange>
        </w:rPr>
        <w:t xml:space="preserve">prejudgment and post-judgment interest awarded against an </w:t>
      </w:r>
      <w:r w:rsidRPr="0022764C">
        <w:rPr>
          <w:rFonts w:eastAsia="Calibri" w:cstheme="minorHAnsi"/>
          <w:b/>
          <w:szCs w:val="18"/>
          <w:lang w:eastAsia="en-GB"/>
          <w:rPrChange w:id="758"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759" w:author="stuart wolstenholme" w:date="2026-05-29T12:46:00Z" w16du:dateUtc="2026-05-29T11:46:00Z">
            <w:rPr>
              <w:rFonts w:eastAsia="Calibri" w:cstheme="minorHAnsi"/>
              <w:szCs w:val="18"/>
              <w:lang w:val="en-US" w:eastAsia="en-GB"/>
            </w:rPr>
          </w:rPrChange>
        </w:rPr>
        <w:t xml:space="preserve">on that part of any judgment paid or to be paid by the </w:t>
      </w:r>
      <w:r w:rsidRPr="0022764C">
        <w:rPr>
          <w:rFonts w:eastAsia="Calibri" w:cstheme="minorHAnsi"/>
          <w:b/>
          <w:szCs w:val="18"/>
          <w:lang w:eastAsia="en-GB"/>
          <w:rPrChange w:id="760"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761" w:author="stuart wolstenholme" w:date="2026-05-29T12:46:00Z" w16du:dateUtc="2026-05-29T11:46:00Z">
            <w:rPr>
              <w:rFonts w:eastAsia="Calibri" w:cstheme="minorHAnsi"/>
              <w:szCs w:val="18"/>
              <w:lang w:val="en-US" w:eastAsia="en-GB"/>
            </w:rPr>
          </w:rPrChange>
        </w:rPr>
        <w:t>.</w:t>
      </w:r>
    </w:p>
    <w:p w14:paraId="4C930DC1" w14:textId="5636FFD4" w:rsidR="006936E8" w:rsidRPr="0022764C" w:rsidRDefault="006936E8" w:rsidP="006936E8">
      <w:pPr>
        <w:kinsoku w:val="0"/>
        <w:overflowPunct w:val="0"/>
        <w:autoSpaceDE w:val="0"/>
        <w:autoSpaceDN w:val="0"/>
        <w:adjustRightInd w:val="0"/>
        <w:spacing w:beforeLines="50" w:line="200" w:lineRule="exact"/>
        <w:jc w:val="both"/>
        <w:textAlignment w:val="baseline"/>
        <w:rPr>
          <w:rFonts w:eastAsia="Calibri" w:cstheme="minorHAnsi"/>
          <w:bCs/>
          <w:szCs w:val="18"/>
          <w:lang w:eastAsia="en-GB"/>
          <w:rPrChange w:id="762" w:author="stuart wolstenholme" w:date="2026-05-29T12:46:00Z" w16du:dateUtc="2026-05-29T11:46:00Z">
            <w:rPr>
              <w:rFonts w:eastAsia="Calibri" w:cstheme="minorHAnsi"/>
              <w:bCs/>
              <w:szCs w:val="18"/>
              <w:lang w:val="en-US" w:eastAsia="en-GB"/>
            </w:rPr>
          </w:rPrChange>
        </w:rPr>
      </w:pPr>
      <w:r w:rsidRPr="0022764C">
        <w:rPr>
          <w:rFonts w:eastAsia="Calibri" w:cstheme="minorHAnsi"/>
          <w:b/>
          <w:szCs w:val="18"/>
          <w:lang w:eastAsia="en-GB"/>
          <w:rPrChange w:id="763" w:author="stuart wolstenholme" w:date="2026-05-29T12:46:00Z" w16du:dateUtc="2026-05-29T11:46:00Z">
            <w:rPr>
              <w:rFonts w:eastAsia="Calibri" w:cstheme="minorHAnsi"/>
              <w:b/>
              <w:szCs w:val="18"/>
              <w:lang w:val="en-US" w:eastAsia="en-GB"/>
            </w:rPr>
          </w:rPrChange>
        </w:rPr>
        <w:t xml:space="preserve">Damages </w:t>
      </w:r>
      <w:del w:id="764" w:author="stuart wolstenholme" w:date="2026-05-29T12:40:00Z" w16du:dateUtc="2026-05-29T11:40:00Z">
        <w:r w:rsidRPr="0022764C" w:rsidDel="00BB79CB">
          <w:rPr>
            <w:rFonts w:eastAsia="Calibri" w:cstheme="minorHAnsi"/>
            <w:szCs w:val="18"/>
            <w:lang w:eastAsia="en-GB"/>
            <w:rPrChange w:id="765" w:author="stuart wolstenholme" w:date="2026-05-29T12:46:00Z" w16du:dateUtc="2026-05-29T11:46:00Z">
              <w:rPr>
                <w:rFonts w:eastAsia="Calibri" w:cstheme="minorHAnsi"/>
                <w:szCs w:val="18"/>
                <w:lang w:val="en-US" w:eastAsia="en-GB"/>
              </w:rPr>
            </w:rPrChange>
          </w:rPr>
          <w:delText>does</w:delText>
        </w:r>
      </w:del>
      <w:ins w:id="766" w:author="stuart wolstenholme" w:date="2026-05-29T12:40:00Z" w16du:dateUtc="2026-05-29T11:40:00Z">
        <w:r w:rsidR="00BB79CB" w:rsidRPr="0022764C">
          <w:rPr>
            <w:rFonts w:eastAsia="Calibri" w:cstheme="minorHAnsi"/>
            <w:szCs w:val="18"/>
            <w:lang w:eastAsia="en-GB"/>
            <w:rPrChange w:id="767" w:author="stuart wolstenholme" w:date="2026-05-29T12:46:00Z" w16du:dateUtc="2026-05-29T11:46:00Z">
              <w:rPr>
                <w:rFonts w:eastAsia="Calibri" w:cstheme="minorHAnsi"/>
                <w:szCs w:val="18"/>
                <w:lang w:val="en-US" w:eastAsia="en-GB"/>
              </w:rPr>
            </w:rPrChange>
          </w:rPr>
          <w:t>do</w:t>
        </w:r>
      </w:ins>
      <w:r w:rsidRPr="0022764C">
        <w:rPr>
          <w:rFonts w:eastAsia="Calibri" w:cstheme="minorHAnsi"/>
          <w:szCs w:val="18"/>
          <w:lang w:eastAsia="en-GB"/>
          <w:rPrChange w:id="768" w:author="stuart wolstenholme" w:date="2026-05-29T12:46:00Z" w16du:dateUtc="2026-05-29T11:46:00Z">
            <w:rPr>
              <w:rFonts w:eastAsia="Calibri" w:cstheme="minorHAnsi"/>
              <w:szCs w:val="18"/>
              <w:lang w:val="en-US" w:eastAsia="en-GB"/>
            </w:rPr>
          </w:rPrChange>
        </w:rPr>
        <w:t xml:space="preserve"> not include a</w:t>
      </w:r>
      <w:r w:rsidRPr="0022764C">
        <w:rPr>
          <w:rFonts w:eastAsia="Calibri" w:cstheme="minorHAnsi"/>
          <w:bCs/>
          <w:szCs w:val="18"/>
          <w:lang w:eastAsia="en-GB"/>
          <w:rPrChange w:id="769" w:author="stuart wolstenholme" w:date="2026-05-29T12:46:00Z" w16du:dateUtc="2026-05-29T11:46:00Z">
            <w:rPr>
              <w:rFonts w:eastAsia="Calibri" w:cstheme="minorHAnsi"/>
              <w:bCs/>
              <w:szCs w:val="18"/>
              <w:lang w:val="en-US" w:eastAsia="en-GB"/>
            </w:rPr>
          </w:rPrChange>
        </w:rPr>
        <w:t>ny:</w:t>
      </w:r>
    </w:p>
    <w:p w14:paraId="408393DC" w14:textId="77777777"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770"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771" w:author="stuart wolstenholme" w:date="2026-05-29T12:46:00Z" w16du:dateUtc="2026-05-29T11:46:00Z">
            <w:rPr>
              <w:rFonts w:eastAsia="Calibri" w:cstheme="minorHAnsi"/>
              <w:szCs w:val="18"/>
              <w:lang w:val="en-US" w:eastAsia="en-GB"/>
            </w:rPr>
          </w:rPrChange>
        </w:rPr>
        <w:t>of the</w:t>
      </w:r>
      <w:r w:rsidRPr="0022764C">
        <w:rPr>
          <w:rFonts w:eastAsia="Calibri" w:cstheme="minorHAnsi"/>
          <w:b/>
          <w:bCs/>
          <w:szCs w:val="18"/>
          <w:lang w:eastAsia="en-GB"/>
          <w:rPrChange w:id="772" w:author="stuart wolstenholme" w:date="2026-05-29T12:46:00Z" w16du:dateUtc="2026-05-29T11:46:00Z">
            <w:rPr>
              <w:rFonts w:eastAsia="Calibri" w:cstheme="minorHAnsi"/>
              <w:b/>
              <w:bCs/>
              <w:szCs w:val="18"/>
              <w:lang w:val="en-US" w:eastAsia="en-GB"/>
            </w:rPr>
          </w:rPrChange>
        </w:rPr>
        <w:t xml:space="preserve"> Insured’s</w:t>
      </w:r>
      <w:r w:rsidRPr="0022764C">
        <w:rPr>
          <w:rFonts w:eastAsia="Calibri" w:cstheme="minorHAnsi"/>
          <w:szCs w:val="18"/>
          <w:lang w:eastAsia="en-GB"/>
          <w:rPrChange w:id="773" w:author="stuart wolstenholme" w:date="2026-05-29T12:46:00Z" w16du:dateUtc="2026-05-29T11:46:00Z">
            <w:rPr>
              <w:rFonts w:eastAsia="Calibri" w:cstheme="minorHAnsi"/>
              <w:szCs w:val="18"/>
              <w:lang w:val="en-US" w:eastAsia="en-GB"/>
            </w:rPr>
          </w:rPrChange>
        </w:rPr>
        <w:t xml:space="preserve"> future profits or royalties, restitution or disgorgement of </w:t>
      </w:r>
      <w:r w:rsidRPr="0022764C">
        <w:rPr>
          <w:rFonts w:eastAsia="Calibri" w:cstheme="minorHAnsi"/>
          <w:bCs/>
          <w:szCs w:val="18"/>
          <w:lang w:eastAsia="en-GB"/>
          <w:rPrChange w:id="774" w:author="stuart wolstenholme" w:date="2026-05-29T12:46:00Z" w16du:dateUtc="2026-05-29T11:46:00Z">
            <w:rPr>
              <w:rFonts w:eastAsia="Calibri" w:cstheme="minorHAnsi"/>
              <w:bCs/>
              <w:szCs w:val="18"/>
              <w:lang w:val="en-US" w:eastAsia="en-GB"/>
            </w:rPr>
          </w:rPrChange>
        </w:rPr>
        <w:t xml:space="preserve">any of the </w:t>
      </w:r>
      <w:r w:rsidRPr="0022764C">
        <w:rPr>
          <w:rFonts w:eastAsia="Calibri" w:cstheme="minorHAnsi"/>
          <w:b/>
          <w:bCs/>
          <w:szCs w:val="18"/>
          <w:lang w:eastAsia="en-GB"/>
          <w:rPrChange w:id="775" w:author="stuart wolstenholme" w:date="2026-05-29T12:46:00Z" w16du:dateUtc="2026-05-29T11:46:00Z">
            <w:rPr>
              <w:rFonts w:eastAsia="Calibri" w:cstheme="minorHAnsi"/>
              <w:b/>
              <w:bCs/>
              <w:szCs w:val="18"/>
              <w:lang w:val="en-US" w:eastAsia="en-GB"/>
            </w:rPr>
          </w:rPrChange>
        </w:rPr>
        <w:t>Insured’s</w:t>
      </w:r>
      <w:r w:rsidRPr="0022764C">
        <w:rPr>
          <w:rFonts w:eastAsia="Calibri" w:cstheme="minorHAnsi"/>
          <w:szCs w:val="18"/>
          <w:lang w:eastAsia="en-GB"/>
          <w:rPrChange w:id="776" w:author="stuart wolstenholme" w:date="2026-05-29T12:46:00Z" w16du:dateUtc="2026-05-29T11:46:00Z">
            <w:rPr>
              <w:rFonts w:eastAsia="Calibri" w:cstheme="minorHAnsi"/>
              <w:szCs w:val="18"/>
              <w:lang w:val="en-US" w:eastAsia="en-GB"/>
            </w:rPr>
          </w:rPrChange>
        </w:rPr>
        <w:t xml:space="preserve"> profits; </w:t>
      </w:r>
    </w:p>
    <w:p w14:paraId="12CC243C" w14:textId="77777777"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777"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778" w:author="stuart wolstenholme" w:date="2026-05-29T12:46:00Z" w16du:dateUtc="2026-05-29T11:46:00Z">
            <w:rPr>
              <w:rFonts w:eastAsia="Calibri" w:cstheme="minorHAnsi"/>
              <w:szCs w:val="18"/>
              <w:lang w:val="en-US" w:eastAsia="en-GB"/>
            </w:rPr>
          </w:rPrChange>
        </w:rPr>
        <w:t xml:space="preserve">of the costs to comply with orders granting injunctive or non-monetary relief, including specific performance, or any agreement to provide such relief; </w:t>
      </w:r>
    </w:p>
    <w:p w14:paraId="3C96C5F3" w14:textId="77777777"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779"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780" w:author="stuart wolstenholme" w:date="2026-05-29T12:46:00Z" w16du:dateUtc="2026-05-29T11:46:00Z">
            <w:rPr>
              <w:rFonts w:eastAsia="Calibri" w:cstheme="minorHAnsi"/>
              <w:szCs w:val="18"/>
              <w:lang w:val="en-US" w:eastAsia="en-GB"/>
            </w:rPr>
          </w:rPrChange>
        </w:rPr>
        <w:t xml:space="preserve">loss of </w:t>
      </w:r>
      <w:r w:rsidRPr="0022764C">
        <w:rPr>
          <w:rFonts w:eastAsia="Calibri" w:cstheme="minorHAnsi"/>
          <w:bCs/>
          <w:szCs w:val="18"/>
          <w:lang w:eastAsia="en-GB"/>
          <w:rPrChange w:id="781" w:author="stuart wolstenholme" w:date="2026-05-29T12:46:00Z" w16du:dateUtc="2026-05-29T11:46:00Z">
            <w:rPr>
              <w:rFonts w:eastAsia="Calibri" w:cstheme="minorHAnsi"/>
              <w:bCs/>
              <w:szCs w:val="18"/>
              <w:lang w:val="en-US" w:eastAsia="en-GB"/>
            </w:rPr>
          </w:rPrChange>
        </w:rPr>
        <w:t>any</w:t>
      </w:r>
      <w:r w:rsidRPr="0022764C">
        <w:rPr>
          <w:rFonts w:eastAsia="Calibri" w:cstheme="minorHAnsi"/>
          <w:b/>
          <w:bCs/>
          <w:szCs w:val="18"/>
          <w:lang w:eastAsia="en-GB"/>
          <w:rPrChange w:id="782" w:author="stuart wolstenholme" w:date="2026-05-29T12:46:00Z" w16du:dateUtc="2026-05-29T11:46:00Z">
            <w:rPr>
              <w:rFonts w:eastAsia="Calibri" w:cstheme="minorHAnsi"/>
              <w:b/>
              <w:bCs/>
              <w:szCs w:val="18"/>
              <w:lang w:val="en-US" w:eastAsia="en-GB"/>
            </w:rPr>
          </w:rPrChange>
        </w:rPr>
        <w:t xml:space="preserve"> Insured’s</w:t>
      </w:r>
      <w:r w:rsidRPr="0022764C">
        <w:rPr>
          <w:rFonts w:eastAsia="Calibri" w:cstheme="minorHAnsi"/>
          <w:szCs w:val="18"/>
          <w:lang w:eastAsia="en-GB"/>
          <w:rPrChange w:id="783" w:author="stuart wolstenholme" w:date="2026-05-29T12:46:00Z" w16du:dateUtc="2026-05-29T11:46:00Z">
            <w:rPr>
              <w:rFonts w:eastAsia="Calibri" w:cstheme="minorHAnsi"/>
              <w:szCs w:val="18"/>
              <w:lang w:val="en-US" w:eastAsia="en-GB"/>
            </w:rPr>
          </w:rPrChange>
        </w:rPr>
        <w:t xml:space="preserve"> fees or profits, the return or offset of </w:t>
      </w:r>
      <w:r w:rsidRPr="0022764C">
        <w:rPr>
          <w:rFonts w:eastAsia="Calibri" w:cstheme="minorHAnsi"/>
          <w:bCs/>
          <w:szCs w:val="18"/>
          <w:lang w:eastAsia="en-GB"/>
          <w:rPrChange w:id="784" w:author="stuart wolstenholme" w:date="2026-05-29T12:46:00Z" w16du:dateUtc="2026-05-29T11:46:00Z">
            <w:rPr>
              <w:rFonts w:eastAsia="Calibri" w:cstheme="minorHAnsi"/>
              <w:bCs/>
              <w:szCs w:val="18"/>
              <w:lang w:val="en-US" w:eastAsia="en-GB"/>
            </w:rPr>
          </w:rPrChange>
        </w:rPr>
        <w:t>any</w:t>
      </w:r>
      <w:r w:rsidRPr="0022764C">
        <w:rPr>
          <w:rFonts w:eastAsia="Calibri" w:cstheme="minorHAnsi"/>
          <w:b/>
          <w:bCs/>
          <w:szCs w:val="18"/>
          <w:lang w:eastAsia="en-GB"/>
          <w:rPrChange w:id="785" w:author="stuart wolstenholme" w:date="2026-05-29T12:46:00Z" w16du:dateUtc="2026-05-29T11:46:00Z">
            <w:rPr>
              <w:rFonts w:eastAsia="Calibri" w:cstheme="minorHAnsi"/>
              <w:b/>
              <w:bCs/>
              <w:szCs w:val="18"/>
              <w:lang w:val="en-US" w:eastAsia="en-GB"/>
            </w:rPr>
          </w:rPrChange>
        </w:rPr>
        <w:t xml:space="preserve"> Insured’s</w:t>
      </w:r>
      <w:r w:rsidRPr="0022764C">
        <w:rPr>
          <w:rFonts w:eastAsia="Calibri" w:cstheme="minorHAnsi"/>
          <w:szCs w:val="18"/>
          <w:lang w:eastAsia="en-GB"/>
          <w:rPrChange w:id="786" w:author="stuart wolstenholme" w:date="2026-05-29T12:46:00Z" w16du:dateUtc="2026-05-29T11:46:00Z">
            <w:rPr>
              <w:rFonts w:eastAsia="Calibri" w:cstheme="minorHAnsi"/>
              <w:szCs w:val="18"/>
              <w:lang w:val="en-US" w:eastAsia="en-GB"/>
            </w:rPr>
          </w:rPrChange>
        </w:rPr>
        <w:t xml:space="preserve"> fees or charges, or </w:t>
      </w:r>
      <w:r w:rsidRPr="0022764C">
        <w:rPr>
          <w:rFonts w:eastAsia="Calibri" w:cstheme="minorHAnsi"/>
          <w:bCs/>
          <w:szCs w:val="18"/>
          <w:lang w:eastAsia="en-GB"/>
          <w:rPrChange w:id="787" w:author="stuart wolstenholme" w:date="2026-05-29T12:46:00Z" w16du:dateUtc="2026-05-29T11:46:00Z">
            <w:rPr>
              <w:rFonts w:eastAsia="Calibri" w:cstheme="minorHAnsi"/>
              <w:bCs/>
              <w:szCs w:val="18"/>
              <w:lang w:val="en-US" w:eastAsia="en-GB"/>
            </w:rPr>
          </w:rPrChange>
        </w:rPr>
        <w:t>any</w:t>
      </w:r>
      <w:r w:rsidRPr="0022764C">
        <w:rPr>
          <w:rFonts w:eastAsia="Calibri" w:cstheme="minorHAnsi"/>
          <w:b/>
          <w:bCs/>
          <w:szCs w:val="18"/>
          <w:lang w:eastAsia="en-GB"/>
          <w:rPrChange w:id="788" w:author="stuart wolstenholme" w:date="2026-05-29T12:46:00Z" w16du:dateUtc="2026-05-29T11:46:00Z">
            <w:rPr>
              <w:rFonts w:eastAsia="Calibri" w:cstheme="minorHAnsi"/>
              <w:b/>
              <w:bCs/>
              <w:szCs w:val="18"/>
              <w:lang w:val="en-US" w:eastAsia="en-GB"/>
            </w:rPr>
          </w:rPrChange>
        </w:rPr>
        <w:t xml:space="preserve"> Insured’s </w:t>
      </w:r>
      <w:r w:rsidRPr="0022764C">
        <w:rPr>
          <w:rFonts w:eastAsia="Calibri" w:cstheme="minorHAnsi"/>
          <w:szCs w:val="18"/>
          <w:lang w:eastAsia="en-GB"/>
          <w:rPrChange w:id="789" w:author="stuart wolstenholme" w:date="2026-05-29T12:46:00Z" w16du:dateUtc="2026-05-29T11:46:00Z">
            <w:rPr>
              <w:rFonts w:eastAsia="Calibri" w:cstheme="minorHAnsi"/>
              <w:szCs w:val="18"/>
              <w:lang w:val="en-US" w:eastAsia="en-GB"/>
            </w:rPr>
          </w:rPrChange>
        </w:rPr>
        <w:t xml:space="preserve">commissions or royalties provided or contracted to be provided; </w:t>
      </w:r>
    </w:p>
    <w:p w14:paraId="7F34BEEF" w14:textId="77777777"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790"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791" w:author="stuart wolstenholme" w:date="2026-05-29T12:46:00Z" w16du:dateUtc="2026-05-29T11:46:00Z">
            <w:rPr>
              <w:rFonts w:eastAsia="Calibri" w:cstheme="minorHAnsi"/>
              <w:szCs w:val="18"/>
              <w:lang w:val="en-US" w:eastAsia="en-GB"/>
            </w:rPr>
          </w:rPrChange>
        </w:rPr>
        <w:t xml:space="preserve">taxes, fines, penalties or sanctions; </w:t>
      </w:r>
    </w:p>
    <w:p w14:paraId="258DD7DA" w14:textId="77777777"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792"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793" w:author="stuart wolstenholme" w:date="2026-05-29T12:46:00Z" w16du:dateUtc="2026-05-29T11:46:00Z">
            <w:rPr>
              <w:rFonts w:eastAsia="Calibri" w:cstheme="minorHAnsi"/>
              <w:szCs w:val="18"/>
              <w:lang w:val="en-US" w:eastAsia="en-GB"/>
            </w:rPr>
          </w:rPrChange>
        </w:rPr>
        <w:t xml:space="preserve">contractual liquidated </w:t>
      </w:r>
      <w:r w:rsidRPr="0022764C">
        <w:rPr>
          <w:rFonts w:eastAsia="Calibri" w:cstheme="minorHAnsi"/>
          <w:b/>
          <w:szCs w:val="18"/>
          <w:lang w:eastAsia="en-GB"/>
          <w:rPrChange w:id="794" w:author="stuart wolstenholme" w:date="2026-05-29T12:46:00Z" w16du:dateUtc="2026-05-29T11:46:00Z">
            <w:rPr>
              <w:rFonts w:eastAsia="Calibri" w:cstheme="minorHAnsi"/>
              <w:b/>
              <w:szCs w:val="18"/>
              <w:lang w:val="en-US" w:eastAsia="en-GB"/>
            </w:rPr>
          </w:rPrChange>
        </w:rPr>
        <w:t>Damages</w:t>
      </w:r>
      <w:r w:rsidRPr="0022764C">
        <w:rPr>
          <w:rFonts w:eastAsia="Calibri" w:cstheme="minorHAnsi"/>
          <w:szCs w:val="18"/>
          <w:lang w:eastAsia="en-GB"/>
          <w:rPrChange w:id="795" w:author="stuart wolstenholme" w:date="2026-05-29T12:46:00Z" w16du:dateUtc="2026-05-29T11:46:00Z">
            <w:rPr>
              <w:rFonts w:eastAsia="Calibri" w:cstheme="minorHAnsi"/>
              <w:szCs w:val="18"/>
              <w:lang w:val="en-US" w:eastAsia="en-GB"/>
            </w:rPr>
          </w:rPrChange>
        </w:rPr>
        <w:t xml:space="preserve"> that exceed the amount for which the </w:t>
      </w:r>
      <w:r w:rsidRPr="0022764C">
        <w:rPr>
          <w:rFonts w:eastAsia="Calibri" w:cstheme="minorHAnsi"/>
          <w:b/>
          <w:szCs w:val="18"/>
          <w:lang w:eastAsia="en-GB"/>
          <w:rPrChange w:id="796"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797" w:author="stuart wolstenholme" w:date="2026-05-29T12:46:00Z" w16du:dateUtc="2026-05-29T11:46:00Z">
            <w:rPr>
              <w:rFonts w:eastAsia="Calibri" w:cstheme="minorHAnsi"/>
              <w:szCs w:val="18"/>
              <w:lang w:val="en-US" w:eastAsia="en-GB"/>
            </w:rPr>
          </w:rPrChange>
        </w:rPr>
        <w:t xml:space="preserve">would have been liable in the absence of the contract; </w:t>
      </w:r>
    </w:p>
    <w:p w14:paraId="4D9E97F1" w14:textId="77777777"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798"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799" w:author="stuart wolstenholme" w:date="2026-05-29T12:46:00Z" w16du:dateUtc="2026-05-29T11:46:00Z">
            <w:rPr>
              <w:rFonts w:eastAsia="Calibri" w:cstheme="minorHAnsi"/>
              <w:szCs w:val="18"/>
              <w:lang w:val="en-US" w:eastAsia="en-GB"/>
            </w:rPr>
          </w:rPrChange>
        </w:rPr>
        <w:t xml:space="preserve">any amount which </w:t>
      </w:r>
      <w:r w:rsidRPr="0022764C">
        <w:rPr>
          <w:rFonts w:eastAsia="Calibri" w:cstheme="minorHAnsi"/>
          <w:bCs/>
          <w:szCs w:val="18"/>
          <w:lang w:eastAsia="en-GB"/>
          <w:rPrChange w:id="800" w:author="stuart wolstenholme" w:date="2026-05-29T12:46:00Z" w16du:dateUtc="2026-05-29T11:46:00Z">
            <w:rPr>
              <w:rFonts w:eastAsia="Calibri" w:cstheme="minorHAnsi"/>
              <w:bCs/>
              <w:szCs w:val="18"/>
              <w:lang w:val="en-US" w:eastAsia="en-GB"/>
            </w:rPr>
          </w:rPrChange>
        </w:rPr>
        <w:t>an</w:t>
      </w:r>
      <w:r w:rsidRPr="0022764C">
        <w:rPr>
          <w:rFonts w:eastAsia="Calibri" w:cstheme="minorHAnsi"/>
          <w:b/>
          <w:bCs/>
          <w:szCs w:val="18"/>
          <w:lang w:eastAsia="en-GB"/>
          <w:rPrChange w:id="801" w:author="stuart wolstenholme" w:date="2026-05-29T12:46:00Z" w16du:dateUtc="2026-05-29T11:46:00Z">
            <w:rPr>
              <w:rFonts w:eastAsia="Calibri" w:cstheme="minorHAnsi"/>
              <w:b/>
              <w:bCs/>
              <w:szCs w:val="18"/>
              <w:lang w:val="en-US" w:eastAsia="en-GB"/>
            </w:rPr>
          </w:rPrChange>
        </w:rPr>
        <w:t xml:space="preserve"> Insured</w:t>
      </w:r>
      <w:r w:rsidRPr="0022764C">
        <w:rPr>
          <w:rFonts w:eastAsia="Calibri" w:cstheme="minorHAnsi"/>
          <w:szCs w:val="18"/>
          <w:lang w:eastAsia="en-GB"/>
          <w:rPrChange w:id="802" w:author="stuart wolstenholme" w:date="2026-05-29T12:46:00Z" w16du:dateUtc="2026-05-29T11:46:00Z">
            <w:rPr>
              <w:rFonts w:eastAsia="Calibri" w:cstheme="minorHAnsi"/>
              <w:szCs w:val="18"/>
              <w:lang w:val="en-US" w:eastAsia="en-GB"/>
            </w:rPr>
          </w:rPrChange>
        </w:rPr>
        <w:t xml:space="preserve"> is not financially or legally obligated to pay; </w:t>
      </w:r>
    </w:p>
    <w:p w14:paraId="5837D8E8" w14:textId="77777777"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803"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804" w:author="stuart wolstenholme" w:date="2026-05-29T12:46:00Z" w16du:dateUtc="2026-05-29T11:46:00Z">
            <w:rPr>
              <w:rFonts w:eastAsia="Calibri" w:cstheme="minorHAnsi"/>
              <w:szCs w:val="18"/>
              <w:lang w:val="en-US" w:eastAsia="en-GB"/>
            </w:rPr>
          </w:rPrChange>
        </w:rPr>
        <w:t xml:space="preserve">disgorgement of any remuneration or financial advantage to which </w:t>
      </w:r>
      <w:r w:rsidRPr="0022764C">
        <w:rPr>
          <w:rFonts w:eastAsia="Calibri" w:cstheme="minorHAnsi"/>
          <w:bCs/>
          <w:szCs w:val="18"/>
          <w:lang w:eastAsia="en-GB"/>
          <w:rPrChange w:id="805" w:author="stuart wolstenholme" w:date="2026-05-29T12:46:00Z" w16du:dateUtc="2026-05-29T11:46:00Z">
            <w:rPr>
              <w:rFonts w:eastAsia="Calibri" w:cstheme="minorHAnsi"/>
              <w:bCs/>
              <w:szCs w:val="18"/>
              <w:lang w:val="en-US" w:eastAsia="en-GB"/>
            </w:rPr>
          </w:rPrChange>
        </w:rPr>
        <w:t>an</w:t>
      </w:r>
      <w:r w:rsidRPr="0022764C">
        <w:rPr>
          <w:rFonts w:eastAsia="Calibri" w:cstheme="minorHAnsi"/>
          <w:b/>
          <w:bCs/>
          <w:szCs w:val="18"/>
          <w:lang w:eastAsia="en-GB"/>
          <w:rPrChange w:id="806" w:author="stuart wolstenholme" w:date="2026-05-29T12:46:00Z" w16du:dateUtc="2026-05-29T11:46:00Z">
            <w:rPr>
              <w:rFonts w:eastAsia="Calibri" w:cstheme="minorHAnsi"/>
              <w:b/>
              <w:bCs/>
              <w:szCs w:val="18"/>
              <w:lang w:val="en-US" w:eastAsia="en-GB"/>
            </w:rPr>
          </w:rPrChange>
        </w:rPr>
        <w:t xml:space="preserve"> Insured</w:t>
      </w:r>
      <w:r w:rsidRPr="0022764C">
        <w:rPr>
          <w:rFonts w:eastAsia="Calibri" w:cstheme="minorHAnsi"/>
          <w:szCs w:val="18"/>
          <w:lang w:eastAsia="en-GB"/>
          <w:rPrChange w:id="807" w:author="stuart wolstenholme" w:date="2026-05-29T12:46:00Z" w16du:dateUtc="2026-05-29T11:46:00Z">
            <w:rPr>
              <w:rFonts w:eastAsia="Calibri" w:cstheme="minorHAnsi"/>
              <w:szCs w:val="18"/>
              <w:lang w:val="en-US" w:eastAsia="en-GB"/>
            </w:rPr>
          </w:rPrChange>
        </w:rPr>
        <w:t xml:space="preserve"> was not legally entitled; </w:t>
      </w:r>
    </w:p>
    <w:p w14:paraId="71892CBF" w14:textId="77777777"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808"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809" w:author="stuart wolstenholme" w:date="2026-05-29T12:46:00Z" w16du:dateUtc="2026-05-29T11:46:00Z">
            <w:rPr>
              <w:rFonts w:eastAsia="Calibri" w:cstheme="minorHAnsi"/>
              <w:szCs w:val="18"/>
              <w:lang w:val="en-US" w:eastAsia="en-GB"/>
            </w:rPr>
          </w:rPrChange>
        </w:rPr>
        <w:t xml:space="preserve">settlements negotiated without </w:t>
      </w:r>
      <w:r w:rsidRPr="0022764C">
        <w:rPr>
          <w:rFonts w:eastAsia="Calibri" w:cstheme="minorHAnsi"/>
          <w:b/>
          <w:szCs w:val="18"/>
          <w:lang w:eastAsia="en-GB"/>
          <w:rPrChange w:id="810" w:author="stuart wolstenholme" w:date="2026-05-29T12:46:00Z" w16du:dateUtc="2026-05-29T11:46:00Z">
            <w:rPr>
              <w:rFonts w:eastAsia="Calibri" w:cstheme="minorHAnsi"/>
              <w:b/>
              <w:szCs w:val="18"/>
              <w:lang w:val="en-US" w:eastAsia="en-GB"/>
            </w:rPr>
          </w:rPrChange>
        </w:rPr>
        <w:t xml:space="preserve">Insurers </w:t>
      </w:r>
      <w:r w:rsidRPr="0022764C">
        <w:rPr>
          <w:rFonts w:eastAsia="Calibri" w:cstheme="minorHAnsi"/>
          <w:bCs/>
          <w:szCs w:val="18"/>
          <w:lang w:eastAsia="en-GB"/>
          <w:rPrChange w:id="811" w:author="stuart wolstenholme" w:date="2026-05-29T12:46:00Z" w16du:dateUtc="2026-05-29T11:46:00Z">
            <w:rPr>
              <w:rFonts w:eastAsia="Calibri" w:cstheme="minorHAnsi"/>
              <w:bCs/>
              <w:szCs w:val="18"/>
              <w:lang w:val="en-US" w:eastAsia="en-GB"/>
            </w:rPr>
          </w:rPrChange>
        </w:rPr>
        <w:t>prior written approval</w:t>
      </w:r>
      <w:r w:rsidRPr="0022764C">
        <w:rPr>
          <w:rFonts w:eastAsia="Calibri" w:cstheme="minorHAnsi"/>
          <w:szCs w:val="18"/>
          <w:lang w:eastAsia="en-GB"/>
          <w:rPrChange w:id="812" w:author="stuart wolstenholme" w:date="2026-05-29T12:46:00Z" w16du:dateUtc="2026-05-29T11:46:00Z">
            <w:rPr>
              <w:rFonts w:eastAsia="Calibri" w:cstheme="minorHAnsi"/>
              <w:szCs w:val="18"/>
              <w:lang w:val="en-US" w:eastAsia="en-GB"/>
            </w:rPr>
          </w:rPrChange>
        </w:rPr>
        <w:t xml:space="preserve">; </w:t>
      </w:r>
    </w:p>
    <w:p w14:paraId="36868DE1" w14:textId="77777777"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813"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814" w:author="stuart wolstenholme" w:date="2026-05-29T12:46:00Z" w16du:dateUtc="2026-05-29T11:46:00Z">
            <w:rPr>
              <w:rFonts w:eastAsia="Calibri" w:cstheme="minorHAnsi"/>
              <w:szCs w:val="18"/>
              <w:lang w:val="en-US" w:eastAsia="en-GB"/>
            </w:rPr>
          </w:rPrChange>
        </w:rPr>
        <w:t xml:space="preserve">monetary judgments, awards, settlements or any other amounts which are uninsurable under the law pursuant to which this Policy is construed or any legal fees and costs awarded pursuant to such judgments, awards or settlements; or </w:t>
      </w:r>
    </w:p>
    <w:p w14:paraId="62FDB931" w14:textId="77777777"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815" w:author="stuart wolstenholme" w:date="2026-05-29T12:46:00Z" w16du:dateUtc="2026-05-29T11:46:00Z">
            <w:rPr>
              <w:rFonts w:eastAsia="Calibri" w:cstheme="minorHAnsi"/>
              <w:szCs w:val="18"/>
              <w:lang w:val="en-US" w:eastAsia="en-GB"/>
            </w:rPr>
          </w:rPrChange>
        </w:rPr>
      </w:pPr>
      <w:r w:rsidRPr="0022764C">
        <w:rPr>
          <w:rFonts w:eastAsia="Calibri" w:cstheme="minorHAnsi"/>
          <w:b/>
          <w:szCs w:val="18"/>
          <w:lang w:eastAsia="en-GB"/>
          <w:rPrChange w:id="816" w:author="stuart wolstenholme" w:date="2026-05-29T12:46:00Z" w16du:dateUtc="2026-05-29T11:46:00Z">
            <w:rPr>
              <w:rFonts w:eastAsia="Calibri" w:cstheme="minorHAnsi"/>
              <w:b/>
              <w:szCs w:val="18"/>
              <w:lang w:val="en-US" w:eastAsia="en-GB"/>
            </w:rPr>
          </w:rPrChange>
        </w:rPr>
        <w:t>PCI DSS Fines and Assessments</w:t>
      </w:r>
      <w:r w:rsidRPr="0022764C">
        <w:rPr>
          <w:rFonts w:eastAsia="Calibri" w:cstheme="minorHAnsi"/>
          <w:szCs w:val="18"/>
          <w:lang w:eastAsia="en-GB"/>
          <w:rPrChange w:id="817" w:author="stuart wolstenholme" w:date="2026-05-29T12:46:00Z" w16du:dateUtc="2026-05-29T11:46:00Z">
            <w:rPr>
              <w:rFonts w:eastAsia="Calibri" w:cstheme="minorHAnsi"/>
              <w:szCs w:val="18"/>
              <w:lang w:val="en-US" w:eastAsia="en-GB"/>
            </w:rPr>
          </w:rPrChange>
        </w:rPr>
        <w:t>.</w:t>
      </w:r>
    </w:p>
    <w:p w14:paraId="0B4ED037" w14:textId="77777777" w:rsidR="00054903" w:rsidRPr="0022764C" w:rsidRDefault="00054903" w:rsidP="00054903">
      <w:p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818" w:author="stuart wolstenholme" w:date="2026-05-29T12:46:00Z" w16du:dateUtc="2026-05-29T11:46:00Z">
            <w:rPr>
              <w:rFonts w:eastAsia="Calibri" w:cstheme="minorHAnsi"/>
              <w:szCs w:val="18"/>
              <w:lang w:val="en-US" w:eastAsia="en-GB"/>
            </w:rPr>
          </w:rPrChange>
        </w:rPr>
      </w:pPr>
    </w:p>
    <w:p w14:paraId="3AB67F71"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lang w:eastAsia="zh-CN"/>
        </w:rPr>
      </w:pPr>
      <w:r w:rsidRPr="0022764C">
        <w:rPr>
          <w:rFonts w:asciiTheme="majorHAnsi" w:eastAsia="Times New Roman" w:hAnsiTheme="majorHAnsi" w:cstheme="majorHAnsi"/>
          <w:b/>
          <w:bCs/>
          <w:sz w:val="22"/>
          <w:lang w:eastAsia="zh-CN"/>
        </w:rPr>
        <w:t>Data</w:t>
      </w:r>
    </w:p>
    <w:p w14:paraId="0643E872" w14:textId="77777777" w:rsidR="006936E8" w:rsidRPr="0022764C" w:rsidRDefault="006936E8" w:rsidP="006936E8">
      <w:pPr>
        <w:spacing w:before="0" w:line="240" w:lineRule="auto"/>
        <w:rPr>
          <w:rFonts w:eastAsia="Calibri" w:cstheme="minorHAnsi"/>
          <w:bCs/>
          <w:kern w:val="2"/>
          <w:szCs w:val="18"/>
          <w14:ligatures w14:val="standardContextual"/>
        </w:rPr>
      </w:pPr>
      <w:r w:rsidRPr="0022764C">
        <w:rPr>
          <w:rFonts w:eastAsia="Calibri" w:cstheme="minorHAnsi"/>
          <w:kern w:val="2"/>
          <w:szCs w:val="18"/>
          <w14:ligatures w14:val="standardContextual"/>
        </w:rPr>
        <w:t>means</w:t>
      </w:r>
      <w:r w:rsidRPr="0022764C">
        <w:rPr>
          <w:rFonts w:eastAsia="Calibri" w:cstheme="minorHAnsi"/>
          <w:sz w:val="19"/>
          <w:szCs w:val="19"/>
          <w:lang w:eastAsia="en-GB"/>
          <w:rPrChange w:id="819" w:author="stuart wolstenholme" w:date="2026-05-29T12:46:00Z" w16du:dateUtc="2026-05-29T11:46:00Z">
            <w:rPr>
              <w:rFonts w:eastAsia="Calibri" w:cstheme="minorHAnsi"/>
              <w:sz w:val="19"/>
              <w:szCs w:val="19"/>
              <w:lang w:val="en-US" w:eastAsia="en-GB"/>
            </w:rPr>
          </w:rPrChange>
        </w:rPr>
        <w:t xml:space="preserve"> </w:t>
      </w:r>
      <w:r w:rsidRPr="0022764C">
        <w:rPr>
          <w:rFonts w:eastAsia="Arial" w:cstheme="minorHAnsi"/>
          <w:iCs/>
          <w:szCs w:val="18"/>
        </w:rPr>
        <w:t xml:space="preserve">information, facts, concepts, code or any other information of any kind that is recorded or transmitted in a form to be used, accessed, processed, transmitted or stored by a </w:t>
      </w:r>
      <w:r w:rsidRPr="0022764C">
        <w:rPr>
          <w:rFonts w:eastAsia="Arial" w:cstheme="minorHAnsi"/>
          <w:bCs/>
          <w:iCs/>
          <w:szCs w:val="18"/>
        </w:rPr>
        <w:t>computer system</w:t>
      </w:r>
      <w:r w:rsidRPr="0022764C">
        <w:rPr>
          <w:rFonts w:eastAsia="Calibri" w:cstheme="minorHAnsi"/>
          <w:bCs/>
          <w:szCs w:val="18"/>
          <w:lang w:eastAsia="en-GB"/>
          <w:rPrChange w:id="820" w:author="stuart wolstenholme" w:date="2026-05-29T12:46:00Z" w16du:dateUtc="2026-05-29T11:46:00Z">
            <w:rPr>
              <w:rFonts w:eastAsia="Calibri" w:cstheme="minorHAnsi"/>
              <w:bCs/>
              <w:szCs w:val="18"/>
              <w:lang w:val="en-US" w:eastAsia="en-GB"/>
            </w:rPr>
          </w:rPrChange>
        </w:rPr>
        <w:t>.</w:t>
      </w:r>
    </w:p>
    <w:p w14:paraId="76392172"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lang w:eastAsia="zh-CN"/>
        </w:rPr>
      </w:pPr>
      <w:r w:rsidRPr="0022764C">
        <w:rPr>
          <w:rFonts w:asciiTheme="majorHAnsi" w:eastAsia="Times New Roman" w:hAnsiTheme="majorHAnsi" w:cstheme="majorHAnsi"/>
          <w:b/>
          <w:bCs/>
          <w:sz w:val="22"/>
          <w:lang w:eastAsia="zh-CN"/>
        </w:rPr>
        <w:t>Defence Costs</w:t>
      </w:r>
    </w:p>
    <w:p w14:paraId="08C50FEC" w14:textId="77777777" w:rsidR="006936E8" w:rsidRPr="0022764C" w:rsidRDefault="006936E8" w:rsidP="006936E8">
      <w:pPr>
        <w:spacing w:before="0" w:line="240" w:lineRule="auto"/>
        <w:rPr>
          <w:rFonts w:eastAsia="Times New Roman" w:cstheme="minorHAnsi"/>
          <w:b/>
          <w:bCs/>
          <w:kern w:val="2"/>
          <w:szCs w:val="18"/>
          <w:lang w:eastAsia="zh-CN"/>
          <w14:ligatures w14:val="standardContextual"/>
        </w:rPr>
      </w:pPr>
      <w:r w:rsidRPr="0022764C">
        <w:rPr>
          <w:rFonts w:eastAsia="Calibri" w:cstheme="minorHAnsi"/>
          <w:kern w:val="2"/>
          <w:szCs w:val="18"/>
          <w:lang w:eastAsia="zh-CN"/>
          <w14:ligatures w14:val="standardContextual"/>
        </w:rPr>
        <w:t xml:space="preserve">means all </w:t>
      </w:r>
      <w:r w:rsidRPr="0022764C">
        <w:rPr>
          <w:rFonts w:eastAsia="Arial" w:cstheme="minorHAnsi"/>
          <w:szCs w:val="18"/>
          <w:rPrChange w:id="821" w:author="stuart wolstenholme" w:date="2026-05-29T12:46:00Z" w16du:dateUtc="2026-05-29T11:46:00Z">
            <w:rPr>
              <w:rFonts w:eastAsia="Arial" w:cstheme="minorHAnsi"/>
              <w:szCs w:val="18"/>
              <w:lang w:val="en-US"/>
            </w:rPr>
          </w:rPrChange>
        </w:rPr>
        <w:t xml:space="preserve">reasonable costs and expenses incurred, with the </w:t>
      </w:r>
      <w:r w:rsidRPr="0022764C">
        <w:rPr>
          <w:rFonts w:eastAsia="Arial" w:cstheme="minorHAnsi"/>
          <w:b/>
          <w:szCs w:val="18"/>
          <w:rPrChange w:id="822" w:author="stuart wolstenholme" w:date="2026-05-29T12:46:00Z" w16du:dateUtc="2026-05-29T11:46:00Z">
            <w:rPr>
              <w:rFonts w:eastAsia="Arial" w:cstheme="minorHAnsi"/>
              <w:b/>
              <w:szCs w:val="18"/>
              <w:lang w:val="en-US"/>
            </w:rPr>
          </w:rPrChange>
        </w:rPr>
        <w:t>Insurer’s</w:t>
      </w:r>
      <w:r w:rsidRPr="0022764C">
        <w:rPr>
          <w:rFonts w:eastAsia="Arial" w:cstheme="minorHAnsi"/>
          <w:szCs w:val="18"/>
          <w:rPrChange w:id="823" w:author="stuart wolstenholme" w:date="2026-05-29T12:46:00Z" w16du:dateUtc="2026-05-29T11:46:00Z">
            <w:rPr>
              <w:rFonts w:eastAsia="Arial" w:cstheme="minorHAnsi"/>
              <w:szCs w:val="18"/>
              <w:lang w:val="en-US"/>
            </w:rPr>
          </w:rPrChange>
        </w:rPr>
        <w:t xml:space="preserve"> prior written consent, in the investigation, defence and settlement of any </w:t>
      </w:r>
      <w:r w:rsidRPr="0022764C">
        <w:rPr>
          <w:rFonts w:eastAsia="Arial" w:cstheme="minorHAnsi"/>
          <w:b/>
          <w:bCs/>
          <w:szCs w:val="18"/>
          <w:rPrChange w:id="824" w:author="stuart wolstenholme" w:date="2026-05-29T12:46:00Z" w16du:dateUtc="2026-05-29T11:46:00Z">
            <w:rPr>
              <w:rFonts w:eastAsia="Arial" w:cstheme="minorHAnsi"/>
              <w:b/>
              <w:bCs/>
              <w:szCs w:val="18"/>
              <w:lang w:val="en-US"/>
            </w:rPr>
          </w:rPrChange>
        </w:rPr>
        <w:t>Claim</w:t>
      </w:r>
      <w:r w:rsidRPr="0022764C">
        <w:rPr>
          <w:rFonts w:eastAsia="Arial" w:cstheme="minorHAnsi"/>
          <w:szCs w:val="18"/>
          <w:rPrChange w:id="825" w:author="stuart wolstenholme" w:date="2026-05-29T12:46:00Z" w16du:dateUtc="2026-05-29T11:46:00Z">
            <w:rPr>
              <w:rFonts w:eastAsia="Arial" w:cstheme="minorHAnsi"/>
              <w:szCs w:val="18"/>
              <w:lang w:val="en-US"/>
            </w:rPr>
          </w:rPrChange>
        </w:rPr>
        <w:t>.</w:t>
      </w:r>
      <w:r w:rsidRPr="0022764C">
        <w:rPr>
          <w:rFonts w:eastAsia="Arial" w:cstheme="minorHAnsi"/>
          <w:b/>
          <w:bCs/>
          <w:szCs w:val="18"/>
          <w:rPrChange w:id="826" w:author="stuart wolstenholme" w:date="2026-05-29T12:46:00Z" w16du:dateUtc="2026-05-29T11:46:00Z">
            <w:rPr>
              <w:rFonts w:eastAsia="Arial" w:cstheme="minorHAnsi"/>
              <w:b/>
              <w:bCs/>
              <w:szCs w:val="18"/>
              <w:lang w:val="en-US"/>
            </w:rPr>
          </w:rPrChange>
        </w:rPr>
        <w:t xml:space="preserve"> D</w:t>
      </w:r>
      <w:r w:rsidRPr="0022764C">
        <w:rPr>
          <w:rFonts w:eastAsia="Calibri" w:cstheme="minorHAnsi"/>
          <w:b/>
          <w:bCs/>
          <w:kern w:val="2"/>
          <w:szCs w:val="18"/>
          <w:lang w:eastAsia="en-GB"/>
          <w14:ligatures w14:val="standardContextual"/>
          <w:rPrChange w:id="827" w:author="stuart wolstenholme" w:date="2026-05-29T12:46:00Z" w16du:dateUtc="2026-05-29T11:46:00Z">
            <w:rPr>
              <w:rFonts w:eastAsia="Calibri" w:cstheme="minorHAnsi"/>
              <w:b/>
              <w:bCs/>
              <w:kern w:val="2"/>
              <w:szCs w:val="18"/>
              <w:lang w:val="en-US" w:eastAsia="en-GB"/>
              <w14:ligatures w14:val="standardContextual"/>
            </w:rPr>
          </w:rPrChange>
        </w:rPr>
        <w:t>efense Costs</w:t>
      </w:r>
      <w:r w:rsidRPr="0022764C">
        <w:rPr>
          <w:rFonts w:eastAsia="Calibri" w:cstheme="minorHAnsi"/>
          <w:kern w:val="2"/>
          <w:szCs w:val="18"/>
          <w:lang w:eastAsia="en-GB"/>
          <w14:ligatures w14:val="standardContextual"/>
          <w:rPrChange w:id="828" w:author="stuart wolstenholme" w:date="2026-05-29T12:46:00Z" w16du:dateUtc="2026-05-29T11:46:00Z">
            <w:rPr>
              <w:rFonts w:eastAsia="Calibri" w:cstheme="minorHAnsi"/>
              <w:kern w:val="2"/>
              <w:szCs w:val="18"/>
              <w:lang w:val="en-US" w:eastAsia="en-GB"/>
              <w14:ligatures w14:val="standardContextual"/>
            </w:rPr>
          </w:rPrChange>
        </w:rPr>
        <w:t xml:space="preserve"> does not include the </w:t>
      </w:r>
      <w:r w:rsidRPr="0022764C">
        <w:rPr>
          <w:rFonts w:eastAsia="Calibri" w:cstheme="minorHAnsi"/>
          <w:b/>
          <w:bCs/>
          <w:kern w:val="2"/>
          <w:szCs w:val="18"/>
          <w:lang w:eastAsia="en-GB"/>
          <w14:ligatures w14:val="standardContextual"/>
          <w:rPrChange w:id="829" w:author="stuart wolstenholme" w:date="2026-05-29T12:46:00Z" w16du:dateUtc="2026-05-29T11:46:00Z">
            <w:rPr>
              <w:rFonts w:eastAsia="Calibri" w:cstheme="minorHAnsi"/>
              <w:b/>
              <w:bCs/>
              <w:kern w:val="2"/>
              <w:szCs w:val="18"/>
              <w:lang w:val="en-US" w:eastAsia="en-GB"/>
              <w14:ligatures w14:val="standardContextual"/>
            </w:rPr>
          </w:rPrChange>
        </w:rPr>
        <w:t>Insured's</w:t>
      </w:r>
      <w:r w:rsidRPr="0022764C">
        <w:rPr>
          <w:rFonts w:eastAsia="Calibri" w:cstheme="minorHAnsi"/>
          <w:kern w:val="2"/>
          <w:szCs w:val="18"/>
          <w:lang w:eastAsia="en-GB"/>
          <w14:ligatures w14:val="standardContextual"/>
          <w:rPrChange w:id="830" w:author="stuart wolstenholme" w:date="2026-05-29T12:46:00Z" w16du:dateUtc="2026-05-29T11:46:00Z">
            <w:rPr>
              <w:rFonts w:eastAsia="Calibri" w:cstheme="minorHAnsi"/>
              <w:kern w:val="2"/>
              <w:szCs w:val="18"/>
              <w:lang w:val="en-US" w:eastAsia="en-GB"/>
              <w14:ligatures w14:val="standardContextual"/>
            </w:rPr>
          </w:rPrChange>
        </w:rPr>
        <w:t xml:space="preserve"> own costs and expenses including any wages or salaries of an </w:t>
      </w:r>
      <w:r w:rsidRPr="0022764C">
        <w:rPr>
          <w:rFonts w:eastAsia="Calibri" w:cstheme="minorHAnsi"/>
          <w:b/>
          <w:kern w:val="2"/>
          <w:szCs w:val="18"/>
          <w:lang w:eastAsia="en-GB"/>
          <w14:ligatures w14:val="standardContextual"/>
          <w:rPrChange w:id="831" w:author="stuart wolstenholme" w:date="2026-05-29T12:46:00Z" w16du:dateUtc="2026-05-29T11:46:00Z">
            <w:rPr>
              <w:rFonts w:eastAsia="Calibri" w:cstheme="minorHAnsi"/>
              <w:b/>
              <w:kern w:val="2"/>
              <w:szCs w:val="18"/>
              <w:lang w:val="en-US" w:eastAsia="en-GB"/>
              <w14:ligatures w14:val="standardContextual"/>
            </w:rPr>
          </w:rPrChange>
        </w:rPr>
        <w:t>Insured</w:t>
      </w:r>
      <w:r w:rsidRPr="0022764C">
        <w:rPr>
          <w:rFonts w:eastAsia="Calibri" w:cstheme="minorHAnsi"/>
          <w:kern w:val="2"/>
          <w:szCs w:val="18"/>
          <w:lang w:eastAsia="en-GB"/>
          <w14:ligatures w14:val="standardContextual"/>
          <w:rPrChange w:id="832" w:author="stuart wolstenholme" w:date="2026-05-29T12:46:00Z" w16du:dateUtc="2026-05-29T11:46:00Z">
            <w:rPr>
              <w:rFonts w:eastAsia="Calibri" w:cstheme="minorHAnsi"/>
              <w:kern w:val="2"/>
              <w:szCs w:val="18"/>
              <w:lang w:val="en-US" w:eastAsia="en-GB"/>
              <w14:ligatures w14:val="standardContextual"/>
            </w:rPr>
          </w:rPrChange>
        </w:rPr>
        <w:t xml:space="preserve">, or fees, overhead or other charges incurred by or paid to </w:t>
      </w:r>
      <w:r w:rsidRPr="0022764C">
        <w:rPr>
          <w:rFonts w:eastAsia="Calibri" w:cstheme="minorHAnsi"/>
          <w:bCs/>
          <w:kern w:val="2"/>
          <w:szCs w:val="18"/>
          <w:lang w:eastAsia="en-GB"/>
          <w14:ligatures w14:val="standardContextual"/>
          <w:rPrChange w:id="833" w:author="stuart wolstenholme" w:date="2026-05-29T12:46:00Z" w16du:dateUtc="2026-05-29T11:46:00Z">
            <w:rPr>
              <w:rFonts w:eastAsia="Calibri" w:cstheme="minorHAnsi"/>
              <w:bCs/>
              <w:kern w:val="2"/>
              <w:szCs w:val="18"/>
              <w:lang w:val="en-US" w:eastAsia="en-GB"/>
              <w14:ligatures w14:val="standardContextual"/>
            </w:rPr>
          </w:rPrChange>
        </w:rPr>
        <w:t>any</w:t>
      </w:r>
      <w:r w:rsidRPr="0022764C">
        <w:rPr>
          <w:rFonts w:eastAsia="Calibri" w:cstheme="minorHAnsi"/>
          <w:b/>
          <w:bCs/>
          <w:kern w:val="2"/>
          <w:szCs w:val="18"/>
          <w:lang w:eastAsia="en-GB"/>
          <w14:ligatures w14:val="standardContextual"/>
          <w:rPrChange w:id="834" w:author="stuart wolstenholme" w:date="2026-05-29T12:46:00Z" w16du:dateUtc="2026-05-29T11:46:00Z">
            <w:rPr>
              <w:rFonts w:eastAsia="Calibri" w:cstheme="minorHAnsi"/>
              <w:b/>
              <w:bCs/>
              <w:kern w:val="2"/>
              <w:szCs w:val="18"/>
              <w:lang w:val="en-US" w:eastAsia="en-GB"/>
              <w14:ligatures w14:val="standardContextual"/>
            </w:rPr>
          </w:rPrChange>
        </w:rPr>
        <w:t xml:space="preserve"> Insured</w:t>
      </w:r>
      <w:r w:rsidRPr="0022764C">
        <w:rPr>
          <w:rFonts w:eastAsia="Calibri" w:cstheme="minorHAnsi"/>
          <w:kern w:val="2"/>
          <w:szCs w:val="18"/>
          <w:lang w:eastAsia="en-GB"/>
          <w14:ligatures w14:val="standardContextual"/>
          <w:rPrChange w:id="835" w:author="stuart wolstenholme" w:date="2026-05-29T12:46:00Z" w16du:dateUtc="2026-05-29T11:46:00Z">
            <w:rPr>
              <w:rFonts w:eastAsia="Calibri" w:cstheme="minorHAnsi"/>
              <w:kern w:val="2"/>
              <w:szCs w:val="18"/>
              <w:lang w:val="en-US" w:eastAsia="en-GB"/>
              <w14:ligatures w14:val="standardContextual"/>
            </w:rPr>
          </w:rPrChange>
        </w:rPr>
        <w:t xml:space="preserve"> for any time spent in co-operating in the investigation or defence of a </w:t>
      </w:r>
      <w:r w:rsidRPr="0022764C">
        <w:rPr>
          <w:rFonts w:eastAsia="Calibri" w:cstheme="minorHAnsi"/>
          <w:b/>
          <w:bCs/>
          <w:kern w:val="2"/>
          <w:szCs w:val="18"/>
          <w:lang w:eastAsia="en-GB"/>
          <w14:ligatures w14:val="standardContextual"/>
          <w:rPrChange w:id="836" w:author="stuart wolstenholme" w:date="2026-05-29T12:46:00Z" w16du:dateUtc="2026-05-29T11:46:00Z">
            <w:rPr>
              <w:rFonts w:eastAsia="Calibri" w:cstheme="minorHAnsi"/>
              <w:b/>
              <w:bCs/>
              <w:kern w:val="2"/>
              <w:szCs w:val="18"/>
              <w:lang w:val="en-US" w:eastAsia="en-GB"/>
              <w14:ligatures w14:val="standardContextual"/>
            </w:rPr>
          </w:rPrChange>
        </w:rPr>
        <w:t>Claim</w:t>
      </w:r>
      <w:r w:rsidRPr="0022764C">
        <w:rPr>
          <w:rFonts w:eastAsia="Calibri" w:cstheme="minorHAnsi"/>
          <w:kern w:val="2"/>
          <w:szCs w:val="18"/>
          <w:lang w:eastAsia="en-GB"/>
          <w14:ligatures w14:val="standardContextual"/>
          <w:rPrChange w:id="837" w:author="stuart wolstenholme" w:date="2026-05-29T12:46:00Z" w16du:dateUtc="2026-05-29T11:46:00Z">
            <w:rPr>
              <w:rFonts w:eastAsia="Calibri" w:cstheme="minorHAnsi"/>
              <w:kern w:val="2"/>
              <w:szCs w:val="18"/>
              <w:lang w:val="en-US" w:eastAsia="en-GB"/>
              <w14:ligatures w14:val="standardContextual"/>
            </w:rPr>
          </w:rPrChange>
        </w:rPr>
        <w:t xml:space="preserve"> or a potential </w:t>
      </w:r>
      <w:r w:rsidRPr="0022764C">
        <w:rPr>
          <w:rFonts w:eastAsia="Calibri" w:cstheme="minorHAnsi"/>
          <w:b/>
          <w:bCs/>
          <w:kern w:val="2"/>
          <w:szCs w:val="18"/>
          <w:lang w:eastAsia="en-GB"/>
          <w14:ligatures w14:val="standardContextual"/>
          <w:rPrChange w:id="838" w:author="stuart wolstenholme" w:date="2026-05-29T12:46:00Z" w16du:dateUtc="2026-05-29T11:46:00Z">
            <w:rPr>
              <w:rFonts w:eastAsia="Calibri" w:cstheme="minorHAnsi"/>
              <w:b/>
              <w:bCs/>
              <w:kern w:val="2"/>
              <w:szCs w:val="18"/>
              <w:lang w:val="en-US" w:eastAsia="en-GB"/>
              <w14:ligatures w14:val="standardContextual"/>
            </w:rPr>
          </w:rPrChange>
        </w:rPr>
        <w:t>Claim</w:t>
      </w:r>
      <w:r w:rsidRPr="0022764C">
        <w:rPr>
          <w:rFonts w:eastAsia="Calibri" w:cstheme="minorHAnsi"/>
          <w:bCs/>
          <w:kern w:val="2"/>
          <w:szCs w:val="18"/>
          <w:lang w:eastAsia="en-GB"/>
          <w14:ligatures w14:val="standardContextual"/>
          <w:rPrChange w:id="839" w:author="stuart wolstenholme" w:date="2026-05-29T12:46:00Z" w16du:dateUtc="2026-05-29T11:46:00Z">
            <w:rPr>
              <w:rFonts w:eastAsia="Calibri" w:cstheme="minorHAnsi"/>
              <w:bCs/>
              <w:kern w:val="2"/>
              <w:szCs w:val="18"/>
              <w:lang w:val="en-US" w:eastAsia="en-GB"/>
              <w14:ligatures w14:val="standardContextual"/>
            </w:rPr>
          </w:rPrChange>
        </w:rPr>
        <w:t>.</w:t>
      </w:r>
    </w:p>
    <w:p w14:paraId="0B008DCE"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lang w:eastAsia="zh-CN"/>
        </w:rPr>
      </w:pPr>
      <w:r w:rsidRPr="0022764C">
        <w:rPr>
          <w:rFonts w:asciiTheme="majorHAnsi" w:eastAsia="Times New Roman" w:hAnsiTheme="majorHAnsi" w:cstheme="majorHAnsi"/>
          <w:b/>
          <w:bCs/>
          <w:sz w:val="22"/>
          <w:lang w:eastAsia="zh-CN"/>
        </w:rPr>
        <w:t>Denial of Service Attack</w:t>
      </w:r>
    </w:p>
    <w:p w14:paraId="2F4CCCBD" w14:textId="77777777"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w:t>
      </w:r>
      <w:r w:rsidRPr="0022764C">
        <w:rPr>
          <w:rFonts w:eastAsia="Calibri" w:cstheme="minorHAnsi"/>
          <w:szCs w:val="18"/>
          <w:lang w:eastAsia="en-GB"/>
          <w:rPrChange w:id="840" w:author="stuart wolstenholme" w:date="2026-05-29T12:46:00Z" w16du:dateUtc="2026-05-29T11:46:00Z">
            <w:rPr>
              <w:rFonts w:eastAsia="Calibri" w:cstheme="minorHAnsi"/>
              <w:szCs w:val="18"/>
              <w:lang w:val="en-US" w:eastAsia="en-GB"/>
            </w:rPr>
          </w:rPrChange>
        </w:rPr>
        <w:t xml:space="preserve">an event caused by unauthorised or unexpected interference or a malicious attack, which is intended by the perpetrator to overwhelm the capacity of a </w:t>
      </w:r>
      <w:r w:rsidRPr="0022764C">
        <w:rPr>
          <w:rFonts w:eastAsia="Calibri" w:cstheme="minorHAnsi"/>
          <w:b/>
          <w:szCs w:val="18"/>
          <w:lang w:eastAsia="en-GB"/>
          <w:rPrChange w:id="841" w:author="stuart wolstenholme" w:date="2026-05-29T12:46:00Z" w16du:dateUtc="2026-05-29T11:46:00Z">
            <w:rPr>
              <w:rFonts w:eastAsia="Calibri" w:cstheme="minorHAnsi"/>
              <w:b/>
              <w:szCs w:val="18"/>
              <w:lang w:val="en-US" w:eastAsia="en-GB"/>
            </w:rPr>
          </w:rPrChange>
        </w:rPr>
        <w:t xml:space="preserve">Computer System </w:t>
      </w:r>
      <w:r w:rsidRPr="0022764C">
        <w:rPr>
          <w:rFonts w:eastAsia="Calibri" w:cstheme="minorHAnsi"/>
          <w:szCs w:val="18"/>
          <w:lang w:eastAsia="en-GB"/>
          <w:rPrChange w:id="842" w:author="stuart wolstenholme" w:date="2026-05-29T12:46:00Z" w16du:dateUtc="2026-05-29T11:46:00Z">
            <w:rPr>
              <w:rFonts w:eastAsia="Calibri" w:cstheme="minorHAnsi"/>
              <w:szCs w:val="18"/>
              <w:lang w:val="en-US" w:eastAsia="en-GB"/>
            </w:rPr>
          </w:rPrChange>
        </w:rPr>
        <w:t xml:space="preserve">by sending an excessive volume of </w:t>
      </w:r>
      <w:r w:rsidRPr="0022764C">
        <w:rPr>
          <w:rFonts w:eastAsia="Calibri" w:cstheme="minorHAnsi"/>
          <w:b/>
          <w:szCs w:val="18"/>
          <w:lang w:eastAsia="en-GB"/>
          <w:rPrChange w:id="843" w:author="stuart wolstenholme" w:date="2026-05-29T12:46:00Z" w16du:dateUtc="2026-05-29T11:46:00Z">
            <w:rPr>
              <w:rFonts w:eastAsia="Calibri" w:cstheme="minorHAnsi"/>
              <w:b/>
              <w:szCs w:val="18"/>
              <w:lang w:val="en-US" w:eastAsia="en-GB"/>
            </w:rPr>
          </w:rPrChange>
        </w:rPr>
        <w:t xml:space="preserve">Data </w:t>
      </w:r>
      <w:r w:rsidRPr="0022764C">
        <w:rPr>
          <w:rFonts w:eastAsia="Calibri" w:cstheme="minorHAnsi"/>
          <w:szCs w:val="18"/>
          <w:lang w:eastAsia="en-GB"/>
          <w:rPrChange w:id="844" w:author="stuart wolstenholme" w:date="2026-05-29T12:46:00Z" w16du:dateUtc="2026-05-29T11:46:00Z">
            <w:rPr>
              <w:rFonts w:eastAsia="Calibri" w:cstheme="minorHAnsi"/>
              <w:szCs w:val="18"/>
              <w:lang w:val="en-US" w:eastAsia="en-GB"/>
            </w:rPr>
          </w:rPrChange>
        </w:rPr>
        <w:t xml:space="preserve">to such </w:t>
      </w:r>
      <w:r w:rsidRPr="0022764C">
        <w:rPr>
          <w:rFonts w:eastAsia="Calibri" w:cstheme="minorHAnsi"/>
          <w:b/>
          <w:szCs w:val="18"/>
          <w:lang w:eastAsia="en-GB"/>
          <w:rPrChange w:id="845" w:author="stuart wolstenholme" w:date="2026-05-29T12:46:00Z" w16du:dateUtc="2026-05-29T11:46:00Z">
            <w:rPr>
              <w:rFonts w:eastAsia="Calibri" w:cstheme="minorHAnsi"/>
              <w:b/>
              <w:szCs w:val="18"/>
              <w:lang w:val="en-US" w:eastAsia="en-GB"/>
            </w:rPr>
          </w:rPrChange>
        </w:rPr>
        <w:t xml:space="preserve">Computer System </w:t>
      </w:r>
      <w:r w:rsidRPr="0022764C">
        <w:rPr>
          <w:rFonts w:eastAsia="Calibri" w:cstheme="minorHAnsi"/>
          <w:szCs w:val="18"/>
          <w:lang w:eastAsia="en-GB"/>
          <w:rPrChange w:id="846" w:author="stuart wolstenholme" w:date="2026-05-29T12:46:00Z" w16du:dateUtc="2026-05-29T11:46:00Z">
            <w:rPr>
              <w:rFonts w:eastAsia="Calibri" w:cstheme="minorHAnsi"/>
              <w:szCs w:val="18"/>
              <w:lang w:val="en-US" w:eastAsia="en-GB"/>
            </w:rPr>
          </w:rPrChange>
        </w:rPr>
        <w:t xml:space="preserve">to prevent access to such </w:t>
      </w:r>
      <w:r w:rsidRPr="0022764C">
        <w:rPr>
          <w:rFonts w:eastAsia="Calibri" w:cstheme="minorHAnsi"/>
          <w:b/>
          <w:szCs w:val="18"/>
          <w:lang w:eastAsia="en-GB"/>
          <w:rPrChange w:id="847" w:author="stuart wolstenholme" w:date="2026-05-29T12:46:00Z" w16du:dateUtc="2026-05-29T11:46:00Z">
            <w:rPr>
              <w:rFonts w:eastAsia="Calibri" w:cstheme="minorHAnsi"/>
              <w:b/>
              <w:szCs w:val="18"/>
              <w:lang w:val="en-US" w:eastAsia="en-GB"/>
            </w:rPr>
          </w:rPrChange>
        </w:rPr>
        <w:t>Computer System</w:t>
      </w:r>
      <w:r w:rsidRPr="0022764C">
        <w:rPr>
          <w:rFonts w:eastAsia="Calibri" w:cstheme="minorHAnsi"/>
          <w:szCs w:val="18"/>
          <w:lang w:eastAsia="en-GB"/>
          <w:rPrChange w:id="848" w:author="stuart wolstenholme" w:date="2026-05-29T12:46:00Z" w16du:dateUtc="2026-05-29T11:46:00Z">
            <w:rPr>
              <w:rFonts w:eastAsia="Calibri" w:cstheme="minorHAnsi"/>
              <w:szCs w:val="18"/>
              <w:lang w:val="en-US" w:eastAsia="en-GB"/>
            </w:rPr>
          </w:rPrChange>
        </w:rPr>
        <w:t>.</w:t>
      </w:r>
    </w:p>
    <w:p w14:paraId="30572B47" w14:textId="77777777" w:rsidR="006936E8" w:rsidRPr="0022764C" w:rsidRDefault="006936E8" w:rsidP="006936E8">
      <w:pPr>
        <w:pStyle w:val="Heading3"/>
        <w:keepNext/>
        <w:keepLines/>
        <w:tabs>
          <w:tab w:val="left" w:pos="454"/>
          <w:tab w:val="left" w:pos="4536"/>
        </w:tabs>
        <w:spacing w:before="240" w:line="266" w:lineRule="auto"/>
        <w:outlineLvl w:val="2"/>
        <w:rPr>
          <w:rFonts w:eastAsia="Times New Roman" w:cstheme="minorHAnsi"/>
          <w:b/>
          <w:bCs/>
          <w:sz w:val="22"/>
          <w:lang w:eastAsia="zh-CN"/>
        </w:rPr>
      </w:pPr>
      <w:r w:rsidRPr="0022764C">
        <w:rPr>
          <w:rFonts w:eastAsia="Times New Roman" w:cstheme="minorHAnsi"/>
          <w:b/>
          <w:bCs/>
          <w:sz w:val="22"/>
          <w:lang w:eastAsia="zh-CN"/>
        </w:rPr>
        <w:t>Dependent System Failure</w:t>
      </w:r>
    </w:p>
    <w:p w14:paraId="1B241A9D" w14:textId="77777777" w:rsidR="006936E8" w:rsidRPr="0022764C" w:rsidRDefault="006936E8" w:rsidP="006936E8">
      <w:pPr>
        <w:spacing w:before="0" w:line="240" w:lineRule="auto"/>
        <w:rPr>
          <w:rFonts w:eastAsia="Arial" w:cstheme="minorHAnsi"/>
          <w:b/>
          <w:bCs/>
          <w:szCs w:val="18"/>
        </w:rPr>
      </w:pPr>
      <w:r w:rsidRPr="0022764C">
        <w:rPr>
          <w:rFonts w:eastAsia="Calibri" w:cstheme="minorHAnsi"/>
          <w:kern w:val="2"/>
          <w:szCs w:val="18"/>
          <w:lang w:eastAsia="zh-CN"/>
          <w14:ligatures w14:val="standardContextual"/>
        </w:rPr>
        <w:t>means</w:t>
      </w:r>
      <w:r w:rsidRPr="0022764C">
        <w:rPr>
          <w:rFonts w:eastAsia="Calibri" w:cstheme="minorHAnsi"/>
          <w:sz w:val="19"/>
          <w:szCs w:val="19"/>
          <w:rPrChange w:id="849" w:author="stuart wolstenholme" w:date="2026-05-29T12:46:00Z" w16du:dateUtc="2026-05-29T11:46:00Z">
            <w:rPr>
              <w:rFonts w:eastAsia="Calibri" w:cstheme="minorHAnsi"/>
              <w:sz w:val="19"/>
              <w:szCs w:val="19"/>
              <w:lang w:val="en-US"/>
            </w:rPr>
          </w:rPrChange>
        </w:rPr>
        <w:t xml:space="preserve"> </w:t>
      </w:r>
      <w:r w:rsidRPr="0022764C">
        <w:rPr>
          <w:rFonts w:eastAsia="Calibri" w:cstheme="minorHAnsi"/>
          <w:szCs w:val="18"/>
          <w:rPrChange w:id="850" w:author="stuart wolstenholme" w:date="2026-05-29T12:46:00Z" w16du:dateUtc="2026-05-29T11:46:00Z">
            <w:rPr>
              <w:rFonts w:eastAsia="Calibri" w:cstheme="minorHAnsi"/>
              <w:szCs w:val="18"/>
              <w:lang w:val="en-US"/>
            </w:rPr>
          </w:rPrChange>
        </w:rPr>
        <w:t xml:space="preserve">an unplanned </w:t>
      </w:r>
      <w:r w:rsidRPr="0022764C">
        <w:rPr>
          <w:rFonts w:eastAsia="Calibri" w:cstheme="minorHAnsi"/>
          <w:bCs/>
          <w:szCs w:val="18"/>
          <w:lang w:eastAsia="en-GB"/>
          <w:rPrChange w:id="851" w:author="stuart wolstenholme" w:date="2026-05-29T12:46:00Z" w16du:dateUtc="2026-05-29T11:46:00Z">
            <w:rPr>
              <w:rFonts w:eastAsia="Calibri" w:cstheme="minorHAnsi"/>
              <w:bCs/>
              <w:szCs w:val="18"/>
              <w:lang w:val="en-US" w:eastAsia="en-GB"/>
            </w:rPr>
          </w:rPrChange>
        </w:rPr>
        <w:t xml:space="preserve">outage, interruption, failure, suspension or degradation of service </w:t>
      </w:r>
      <w:r w:rsidRPr="0022764C">
        <w:rPr>
          <w:rFonts w:eastAsia="Calibri" w:cstheme="minorHAnsi"/>
          <w:szCs w:val="18"/>
          <w:rPrChange w:id="852" w:author="stuart wolstenholme" w:date="2026-05-29T12:46:00Z" w16du:dateUtc="2026-05-29T11:46:00Z">
            <w:rPr>
              <w:rFonts w:eastAsia="Calibri" w:cstheme="minorHAnsi"/>
              <w:szCs w:val="18"/>
              <w:lang w:val="en-US"/>
            </w:rPr>
          </w:rPrChange>
        </w:rPr>
        <w:t xml:space="preserve">of a </w:t>
      </w:r>
      <w:r w:rsidRPr="0022764C">
        <w:rPr>
          <w:rFonts w:eastAsia="Calibri" w:cstheme="minorHAnsi"/>
          <w:b/>
          <w:szCs w:val="18"/>
          <w:rPrChange w:id="853" w:author="stuart wolstenholme" w:date="2026-05-29T12:46:00Z" w16du:dateUtc="2026-05-29T11:46:00Z">
            <w:rPr>
              <w:rFonts w:eastAsia="Calibri" w:cstheme="minorHAnsi"/>
              <w:b/>
              <w:szCs w:val="18"/>
              <w:lang w:val="en-US"/>
            </w:rPr>
          </w:rPrChange>
        </w:rPr>
        <w:t xml:space="preserve">Service Provider </w:t>
      </w:r>
      <w:r w:rsidRPr="0022764C">
        <w:rPr>
          <w:rFonts w:eastAsia="Calibri" w:cstheme="minorHAnsi"/>
          <w:b/>
          <w:bCs/>
          <w:szCs w:val="18"/>
          <w:lang w:eastAsia="en-GB"/>
          <w:rPrChange w:id="854" w:author="stuart wolstenholme" w:date="2026-05-29T12:46:00Z" w16du:dateUtc="2026-05-29T11:46:00Z">
            <w:rPr>
              <w:rFonts w:eastAsia="Calibri" w:cstheme="minorHAnsi"/>
              <w:b/>
              <w:bCs/>
              <w:szCs w:val="18"/>
              <w:lang w:val="en-US" w:eastAsia="en-GB"/>
            </w:rPr>
          </w:rPrChange>
        </w:rPr>
        <w:t>Computer System</w:t>
      </w:r>
      <w:r w:rsidRPr="0022764C">
        <w:rPr>
          <w:rFonts w:eastAsia="Calibri" w:cstheme="minorHAnsi"/>
          <w:szCs w:val="18"/>
          <w:lang w:eastAsia="en-GB"/>
          <w:rPrChange w:id="855" w:author="stuart wolstenholme" w:date="2026-05-29T12:46:00Z" w16du:dateUtc="2026-05-29T11:46:00Z">
            <w:rPr>
              <w:rFonts w:eastAsia="Calibri" w:cstheme="minorHAnsi"/>
              <w:szCs w:val="18"/>
              <w:lang w:val="en-US" w:eastAsia="en-GB"/>
            </w:rPr>
          </w:rPrChange>
        </w:rPr>
        <w:t>, however</w:t>
      </w:r>
      <w:r w:rsidRPr="0022764C">
        <w:rPr>
          <w:rFonts w:eastAsia="Calibri" w:cstheme="minorHAnsi"/>
          <w:bCs/>
          <w:szCs w:val="18"/>
          <w:lang w:eastAsia="en-GB"/>
          <w:rPrChange w:id="856" w:author="stuart wolstenholme" w:date="2026-05-29T12:46:00Z" w16du:dateUtc="2026-05-29T11:46:00Z">
            <w:rPr>
              <w:rFonts w:eastAsia="Calibri" w:cstheme="minorHAnsi"/>
              <w:bCs/>
              <w:szCs w:val="18"/>
              <w:lang w:val="en-US" w:eastAsia="en-GB"/>
            </w:rPr>
          </w:rPrChange>
        </w:rPr>
        <w:t xml:space="preserve"> caused.</w:t>
      </w:r>
    </w:p>
    <w:p w14:paraId="531DA804" w14:textId="77777777" w:rsidR="006936E8" w:rsidRPr="0022764C" w:rsidRDefault="006936E8" w:rsidP="006936E8">
      <w:pPr>
        <w:pStyle w:val="Heading3"/>
        <w:overflowPunct w:val="0"/>
        <w:autoSpaceDE w:val="0"/>
        <w:autoSpaceDN w:val="0"/>
        <w:adjustRightInd w:val="0"/>
        <w:spacing w:before="240" w:line="240" w:lineRule="auto"/>
        <w:jc w:val="both"/>
        <w:rPr>
          <w:rFonts w:eastAsia="Arial" w:cstheme="minorHAnsi"/>
          <w:b/>
          <w:bCs/>
          <w:sz w:val="22"/>
          <w:szCs w:val="22"/>
        </w:rPr>
      </w:pPr>
      <w:r w:rsidRPr="0022764C">
        <w:rPr>
          <w:rFonts w:eastAsia="Arial" w:cstheme="minorHAnsi"/>
          <w:b/>
          <w:bCs/>
          <w:sz w:val="22"/>
          <w:szCs w:val="22"/>
        </w:rPr>
        <w:t>Digital Assets</w:t>
      </w:r>
    </w:p>
    <w:p w14:paraId="33C37706" w14:textId="77777777" w:rsidR="006936E8" w:rsidRPr="0022764C" w:rsidRDefault="006936E8" w:rsidP="006936E8">
      <w:pPr>
        <w:spacing w:before="0" w:line="240" w:lineRule="auto"/>
        <w:rPr>
          <w:rFonts w:eastAsia="Calibri" w:cstheme="minorHAnsi"/>
          <w:bCs/>
          <w:szCs w:val="18"/>
          <w:lang w:eastAsia="en-GB"/>
          <w:rPrChange w:id="857"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
          <w:szCs w:val="18"/>
          <w:lang w:eastAsia="en-GB"/>
          <w:rPrChange w:id="858" w:author="stuart wolstenholme" w:date="2026-05-29T12:46:00Z" w16du:dateUtc="2026-05-29T11:46:00Z">
            <w:rPr>
              <w:rFonts w:eastAsia="Calibri" w:cstheme="minorHAnsi"/>
              <w:b/>
              <w:szCs w:val="18"/>
              <w:lang w:val="en-US" w:eastAsia="en-GB"/>
            </w:rPr>
          </w:rPrChange>
        </w:rPr>
        <w:t xml:space="preserve">Data </w:t>
      </w:r>
      <w:r w:rsidRPr="0022764C">
        <w:rPr>
          <w:rFonts w:eastAsia="Calibri" w:cstheme="minorHAnsi"/>
          <w:bCs/>
          <w:szCs w:val="18"/>
          <w:lang w:eastAsia="en-GB"/>
          <w:rPrChange w:id="859" w:author="stuart wolstenholme" w:date="2026-05-29T12:46:00Z" w16du:dateUtc="2026-05-29T11:46:00Z">
            <w:rPr>
              <w:rFonts w:eastAsia="Calibri" w:cstheme="minorHAnsi"/>
              <w:bCs/>
              <w:szCs w:val="18"/>
              <w:lang w:val="en-US" w:eastAsia="en-GB"/>
            </w:rPr>
          </w:rPrChange>
        </w:rPr>
        <w:t>and computer programs</w:t>
      </w:r>
      <w:r w:rsidRPr="0022764C">
        <w:rPr>
          <w:rFonts w:eastAsia="Calibri" w:cstheme="minorHAnsi"/>
          <w:b/>
          <w:bCs/>
          <w:szCs w:val="18"/>
          <w:lang w:eastAsia="en-GB"/>
          <w:rPrChange w:id="860"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861" w:author="stuart wolstenholme" w:date="2026-05-29T12:46:00Z" w16du:dateUtc="2026-05-29T11:46:00Z">
            <w:rPr>
              <w:rFonts w:eastAsia="Calibri" w:cstheme="minorHAnsi"/>
              <w:szCs w:val="18"/>
              <w:lang w:val="en-US" w:eastAsia="en-GB"/>
            </w:rPr>
          </w:rPrChange>
        </w:rPr>
        <w:t>that exist in</w:t>
      </w:r>
      <w:r w:rsidRPr="0022764C">
        <w:rPr>
          <w:rFonts w:eastAsia="Calibri" w:cstheme="minorHAnsi"/>
          <w:b/>
          <w:bCs/>
          <w:szCs w:val="18"/>
          <w:lang w:eastAsia="en-GB"/>
          <w:rPrChange w:id="862"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863"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864"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865"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866" w:author="stuart wolstenholme" w:date="2026-05-29T12:46:00Z" w16du:dateUtc="2026-05-29T11:46:00Z">
            <w:rPr>
              <w:rFonts w:eastAsia="Calibri" w:cstheme="minorHAnsi"/>
              <w:b/>
              <w:bCs/>
              <w:szCs w:val="18"/>
              <w:lang w:val="en-US" w:eastAsia="en-GB"/>
            </w:rPr>
          </w:rPrChange>
        </w:rPr>
        <w:t xml:space="preserve">Digital Assets </w:t>
      </w:r>
      <w:r w:rsidRPr="0022764C">
        <w:rPr>
          <w:rFonts w:eastAsia="Calibri" w:cstheme="minorHAnsi"/>
          <w:szCs w:val="18"/>
          <w:lang w:eastAsia="en-GB"/>
          <w:rPrChange w:id="867" w:author="stuart wolstenholme" w:date="2026-05-29T12:46:00Z" w16du:dateUtc="2026-05-29T11:46:00Z">
            <w:rPr>
              <w:rFonts w:eastAsia="Calibri" w:cstheme="minorHAnsi"/>
              <w:szCs w:val="18"/>
              <w:lang w:val="en-US" w:eastAsia="en-GB"/>
            </w:rPr>
          </w:rPrChange>
        </w:rPr>
        <w:t>does not include</w:t>
      </w:r>
      <w:r w:rsidRPr="0022764C">
        <w:rPr>
          <w:rFonts w:eastAsia="Calibri" w:cstheme="minorHAnsi"/>
          <w:b/>
          <w:bCs/>
          <w:szCs w:val="18"/>
          <w:lang w:eastAsia="en-GB"/>
          <w:rPrChange w:id="868"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869" w:author="stuart wolstenholme" w:date="2026-05-29T12:46:00Z" w16du:dateUtc="2026-05-29T11:46:00Z">
            <w:rPr>
              <w:rFonts w:eastAsia="Calibri" w:cstheme="minorHAnsi"/>
              <w:bCs/>
              <w:szCs w:val="18"/>
              <w:lang w:val="en-US" w:eastAsia="en-GB"/>
            </w:rPr>
          </w:rPrChange>
        </w:rPr>
        <w:t>computer hardware.</w:t>
      </w:r>
    </w:p>
    <w:p w14:paraId="6CB9E549" w14:textId="77777777" w:rsidR="006936E8" w:rsidRPr="0022764C" w:rsidRDefault="006936E8" w:rsidP="006936E8">
      <w:pPr>
        <w:pStyle w:val="Heading3"/>
        <w:overflowPunct w:val="0"/>
        <w:autoSpaceDE w:val="0"/>
        <w:autoSpaceDN w:val="0"/>
        <w:adjustRightInd w:val="0"/>
        <w:spacing w:before="240" w:line="240" w:lineRule="auto"/>
        <w:jc w:val="both"/>
        <w:rPr>
          <w:rFonts w:eastAsia="Arial" w:cstheme="minorHAnsi"/>
          <w:b/>
          <w:bCs/>
          <w:sz w:val="22"/>
          <w:szCs w:val="22"/>
        </w:rPr>
      </w:pPr>
      <w:r w:rsidRPr="0022764C">
        <w:rPr>
          <w:rFonts w:eastAsia="Arial" w:cstheme="minorHAnsi"/>
          <w:b/>
          <w:bCs/>
          <w:sz w:val="22"/>
          <w:szCs w:val="22"/>
        </w:rPr>
        <w:t>Digital Assets Loss</w:t>
      </w:r>
    </w:p>
    <w:p w14:paraId="329E25FE"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870" w:author="stuart wolstenholme" w:date="2026-05-29T12:46:00Z" w16du:dateUtc="2026-05-29T11:46:00Z">
            <w:rPr>
              <w:rFonts w:eastAsia="Calibri" w:cstheme="minorHAnsi"/>
              <w:szCs w:val="18"/>
              <w:lang w:val="en-US" w:eastAsia="en-GB"/>
            </w:rPr>
          </w:rPrChange>
        </w:rPr>
        <w:t xml:space="preserve">reasonable and necessary expenses and costs that the </w:t>
      </w:r>
      <w:r w:rsidRPr="0022764C">
        <w:rPr>
          <w:rFonts w:eastAsia="Calibri" w:cstheme="minorHAnsi"/>
          <w:b/>
          <w:bCs/>
          <w:szCs w:val="18"/>
          <w:lang w:eastAsia="en-GB"/>
          <w:rPrChange w:id="871" w:author="stuart wolstenholme" w:date="2026-05-29T12:46:00Z" w16du:dateUtc="2026-05-29T11:46:00Z">
            <w:rPr>
              <w:rFonts w:eastAsia="Calibri" w:cstheme="minorHAnsi"/>
              <w:b/>
              <w:bCs/>
              <w:szCs w:val="18"/>
              <w:lang w:val="en-US" w:eastAsia="en-GB"/>
            </w:rPr>
          </w:rPrChange>
        </w:rPr>
        <w:t>Named Insured</w:t>
      </w:r>
      <w:r w:rsidRPr="0022764C">
        <w:rPr>
          <w:rFonts w:eastAsia="Calibri" w:cstheme="minorHAnsi"/>
          <w:szCs w:val="18"/>
          <w:lang w:eastAsia="en-GB"/>
          <w:rPrChange w:id="872" w:author="stuart wolstenholme" w:date="2026-05-29T12:46:00Z" w16du:dateUtc="2026-05-29T11:46:00Z">
            <w:rPr>
              <w:rFonts w:eastAsia="Calibri" w:cstheme="minorHAnsi"/>
              <w:szCs w:val="18"/>
              <w:lang w:val="en-US" w:eastAsia="en-GB"/>
            </w:rPr>
          </w:rPrChange>
        </w:rPr>
        <w:t xml:space="preserve"> incurs to replace, recreate or restore </w:t>
      </w:r>
      <w:r w:rsidRPr="0022764C">
        <w:rPr>
          <w:rFonts w:eastAsia="Calibri" w:cstheme="minorHAnsi"/>
          <w:b/>
          <w:bCs/>
          <w:szCs w:val="18"/>
          <w:lang w:eastAsia="en-GB"/>
          <w:rPrChange w:id="873" w:author="stuart wolstenholme" w:date="2026-05-29T12:46:00Z" w16du:dateUtc="2026-05-29T11:46:00Z">
            <w:rPr>
              <w:rFonts w:eastAsia="Calibri" w:cstheme="minorHAnsi"/>
              <w:b/>
              <w:bCs/>
              <w:szCs w:val="18"/>
              <w:lang w:val="en-US" w:eastAsia="en-GB"/>
            </w:rPr>
          </w:rPrChange>
        </w:rPr>
        <w:t>Digital Assets</w:t>
      </w:r>
      <w:r w:rsidRPr="0022764C">
        <w:rPr>
          <w:rFonts w:eastAsia="Calibri" w:cstheme="minorHAnsi"/>
          <w:szCs w:val="18"/>
          <w:lang w:eastAsia="en-GB"/>
          <w:rPrChange w:id="874" w:author="stuart wolstenholme" w:date="2026-05-29T12:46:00Z" w16du:dateUtc="2026-05-29T11:46:00Z">
            <w:rPr>
              <w:rFonts w:eastAsia="Calibri" w:cstheme="minorHAnsi"/>
              <w:szCs w:val="18"/>
              <w:lang w:val="en-US" w:eastAsia="en-GB"/>
            </w:rPr>
          </w:rPrChange>
        </w:rPr>
        <w:t xml:space="preserve"> to the same </w:t>
      </w:r>
      <w:r w:rsidRPr="0022764C">
        <w:rPr>
          <w:rFonts w:eastAsia="Arial" w:cstheme="minorHAnsi"/>
        </w:rPr>
        <w:t>equivalent standard, condition and functionality as was the case</w:t>
      </w:r>
      <w:r w:rsidRPr="0022764C">
        <w:rPr>
          <w:rFonts w:eastAsia="Calibri" w:cstheme="minorHAnsi"/>
          <w:szCs w:val="18"/>
          <w:lang w:eastAsia="en-GB"/>
          <w:rPrChange w:id="875" w:author="stuart wolstenholme" w:date="2026-05-29T12:46:00Z" w16du:dateUtc="2026-05-29T11:46:00Z">
            <w:rPr>
              <w:rFonts w:eastAsia="Calibri" w:cstheme="minorHAnsi"/>
              <w:szCs w:val="18"/>
              <w:lang w:val="en-US" w:eastAsia="en-GB"/>
            </w:rPr>
          </w:rPrChange>
        </w:rPr>
        <w:t xml:space="preserve"> immediately before the </w:t>
      </w:r>
      <w:r w:rsidRPr="0022764C">
        <w:rPr>
          <w:rFonts w:eastAsia="Calibri" w:cstheme="minorHAnsi"/>
          <w:b/>
          <w:szCs w:val="18"/>
          <w:lang w:eastAsia="en-GB"/>
          <w:rPrChange w:id="876" w:author="stuart wolstenholme" w:date="2026-05-29T12:46:00Z" w16du:dateUtc="2026-05-29T11:46:00Z">
            <w:rPr>
              <w:rFonts w:eastAsia="Calibri" w:cstheme="minorHAnsi"/>
              <w:b/>
              <w:szCs w:val="18"/>
              <w:lang w:val="en-US" w:eastAsia="en-GB"/>
            </w:rPr>
          </w:rPrChange>
        </w:rPr>
        <w:t xml:space="preserve">Digital Assets </w:t>
      </w:r>
      <w:r w:rsidRPr="0022764C">
        <w:rPr>
          <w:rFonts w:eastAsia="Calibri" w:cstheme="minorHAnsi"/>
          <w:szCs w:val="18"/>
          <w:lang w:eastAsia="en-GB"/>
          <w:rPrChange w:id="877" w:author="stuart wolstenholme" w:date="2026-05-29T12:46:00Z" w16du:dateUtc="2026-05-29T11:46:00Z">
            <w:rPr>
              <w:rFonts w:eastAsia="Calibri" w:cstheme="minorHAnsi"/>
              <w:szCs w:val="18"/>
              <w:lang w:val="en-US" w:eastAsia="en-GB"/>
            </w:rPr>
          </w:rPrChange>
        </w:rPr>
        <w:t xml:space="preserve">were damaged, destroyed, altered, misused or stolen, including research costs incurred in recreating </w:t>
      </w:r>
      <w:r w:rsidRPr="0022764C">
        <w:rPr>
          <w:rFonts w:eastAsia="Calibri" w:cstheme="minorHAnsi"/>
          <w:b/>
          <w:szCs w:val="18"/>
          <w:lang w:eastAsia="en-GB"/>
          <w:rPrChange w:id="878" w:author="stuart wolstenholme" w:date="2026-05-29T12:46:00Z" w16du:dateUtc="2026-05-29T11:46:00Z">
            <w:rPr>
              <w:rFonts w:eastAsia="Calibri" w:cstheme="minorHAnsi"/>
              <w:b/>
              <w:szCs w:val="18"/>
              <w:lang w:val="en-US" w:eastAsia="en-GB"/>
            </w:rPr>
          </w:rPrChange>
        </w:rPr>
        <w:t>Digital Assets</w:t>
      </w:r>
      <w:r w:rsidRPr="0022764C">
        <w:rPr>
          <w:rFonts w:eastAsia="Calibri" w:cstheme="minorHAnsi"/>
          <w:szCs w:val="18"/>
          <w:lang w:eastAsia="en-GB"/>
          <w:rPrChange w:id="879"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880"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881" w:author="stuart wolstenholme" w:date="2026-05-29T12:46:00Z" w16du:dateUtc="2026-05-29T11:46:00Z">
            <w:rPr>
              <w:rFonts w:eastAsia="Calibri" w:cstheme="minorHAnsi"/>
              <w:szCs w:val="18"/>
              <w:lang w:val="en-US" w:eastAsia="en-GB"/>
            </w:rPr>
          </w:rPrChange>
        </w:rPr>
        <w:t xml:space="preserve">expenses for materials and machine time, and amounts representing </w:t>
      </w:r>
      <w:r w:rsidRPr="0022764C">
        <w:rPr>
          <w:rFonts w:eastAsia="Calibri" w:cstheme="minorHAnsi"/>
          <w:b/>
          <w:szCs w:val="18"/>
          <w:lang w:eastAsia="en-GB"/>
          <w:rPrChange w:id="882" w:author="stuart wolstenholme" w:date="2026-05-29T12:46:00Z" w16du:dateUtc="2026-05-29T11:46:00Z">
            <w:rPr>
              <w:rFonts w:eastAsia="Calibri" w:cstheme="minorHAnsi"/>
              <w:b/>
              <w:szCs w:val="18"/>
              <w:lang w:val="en-US" w:eastAsia="en-GB"/>
            </w:rPr>
          </w:rPrChange>
        </w:rPr>
        <w:t xml:space="preserve">Employee </w:t>
      </w:r>
      <w:r w:rsidRPr="0022764C">
        <w:rPr>
          <w:rFonts w:eastAsia="Calibri" w:cstheme="minorHAnsi"/>
          <w:szCs w:val="18"/>
          <w:lang w:eastAsia="en-GB"/>
          <w:rPrChange w:id="883" w:author="stuart wolstenholme" w:date="2026-05-29T12:46:00Z" w16du:dateUtc="2026-05-29T11:46:00Z">
            <w:rPr>
              <w:rFonts w:eastAsia="Calibri" w:cstheme="minorHAnsi"/>
              <w:szCs w:val="18"/>
              <w:lang w:val="en-US" w:eastAsia="en-GB"/>
            </w:rPr>
          </w:rPrChange>
        </w:rPr>
        <w:t xml:space="preserve">work time to replace, recreate or restore </w:t>
      </w:r>
      <w:r w:rsidRPr="0022764C">
        <w:rPr>
          <w:rFonts w:eastAsia="Calibri" w:cstheme="minorHAnsi"/>
          <w:b/>
          <w:bCs/>
          <w:szCs w:val="18"/>
          <w:lang w:eastAsia="en-GB"/>
          <w:rPrChange w:id="884" w:author="stuart wolstenholme" w:date="2026-05-29T12:46:00Z" w16du:dateUtc="2026-05-29T11:46:00Z">
            <w:rPr>
              <w:rFonts w:eastAsia="Calibri" w:cstheme="minorHAnsi"/>
              <w:b/>
              <w:bCs/>
              <w:szCs w:val="18"/>
              <w:lang w:val="en-US" w:eastAsia="en-GB"/>
            </w:rPr>
          </w:rPrChange>
        </w:rPr>
        <w:t>Digital Assets</w:t>
      </w:r>
      <w:r w:rsidRPr="0022764C">
        <w:rPr>
          <w:rFonts w:eastAsia="Calibri" w:cstheme="minorHAnsi"/>
          <w:bCs/>
          <w:szCs w:val="18"/>
          <w:lang w:eastAsia="en-GB"/>
          <w:rPrChange w:id="885" w:author="stuart wolstenholme" w:date="2026-05-29T12:46:00Z" w16du:dateUtc="2026-05-29T11:46:00Z">
            <w:rPr>
              <w:rFonts w:eastAsia="Calibri" w:cstheme="minorHAnsi"/>
              <w:bCs/>
              <w:szCs w:val="18"/>
              <w:lang w:val="en-US" w:eastAsia="en-GB"/>
            </w:rPr>
          </w:rPrChange>
        </w:rPr>
        <w:t>,</w:t>
      </w:r>
      <w:r w:rsidRPr="0022764C">
        <w:rPr>
          <w:rFonts w:eastAsia="Calibri" w:cstheme="minorHAnsi"/>
          <w:szCs w:val="18"/>
          <w:lang w:eastAsia="en-GB"/>
          <w:rPrChange w:id="886" w:author="stuart wolstenholme" w:date="2026-05-29T12:46:00Z" w16du:dateUtc="2026-05-29T11:46:00Z">
            <w:rPr>
              <w:rFonts w:eastAsia="Calibri" w:cstheme="minorHAnsi"/>
              <w:szCs w:val="18"/>
              <w:lang w:val="en-US" w:eastAsia="en-GB"/>
            </w:rPr>
          </w:rPrChange>
        </w:rPr>
        <w:t xml:space="preserve"> which will be determined on a predefined billable hour or per-hour basis as based upon the</w:t>
      </w:r>
      <w:r w:rsidRPr="0022764C">
        <w:rPr>
          <w:rFonts w:eastAsia="Calibri" w:cstheme="minorHAnsi"/>
          <w:b/>
          <w:szCs w:val="18"/>
          <w:lang w:eastAsia="en-GB"/>
          <w:rPrChange w:id="887"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888" w:author="stuart wolstenholme" w:date="2026-05-29T12:46:00Z" w16du:dateUtc="2026-05-29T11:46:00Z">
            <w:rPr>
              <w:rFonts w:eastAsia="Calibri" w:cstheme="minorHAnsi"/>
              <w:szCs w:val="18"/>
              <w:lang w:val="en-US" w:eastAsia="en-GB"/>
            </w:rPr>
          </w:rPrChange>
        </w:rPr>
        <w:t xml:space="preserve">schedule of </w:t>
      </w:r>
      <w:r w:rsidRPr="0022764C">
        <w:rPr>
          <w:rFonts w:eastAsia="Calibri" w:cstheme="minorHAnsi"/>
          <w:b/>
          <w:szCs w:val="18"/>
          <w:lang w:eastAsia="en-GB"/>
          <w:rPrChange w:id="889" w:author="stuart wolstenholme" w:date="2026-05-29T12:46:00Z" w16du:dateUtc="2026-05-29T11:46:00Z">
            <w:rPr>
              <w:rFonts w:eastAsia="Calibri" w:cstheme="minorHAnsi"/>
              <w:b/>
              <w:szCs w:val="18"/>
              <w:lang w:val="en-US" w:eastAsia="en-GB"/>
            </w:rPr>
          </w:rPrChange>
        </w:rPr>
        <w:t xml:space="preserve">Employee </w:t>
      </w:r>
      <w:r w:rsidRPr="0022764C">
        <w:rPr>
          <w:rFonts w:eastAsia="Calibri" w:cstheme="minorHAnsi"/>
          <w:szCs w:val="18"/>
          <w:lang w:eastAsia="en-GB"/>
          <w:rPrChange w:id="890" w:author="stuart wolstenholme" w:date="2026-05-29T12:46:00Z" w16du:dateUtc="2026-05-29T11:46:00Z">
            <w:rPr>
              <w:rFonts w:eastAsia="Calibri" w:cstheme="minorHAnsi"/>
              <w:szCs w:val="18"/>
              <w:lang w:val="en-US" w:eastAsia="en-GB"/>
            </w:rPr>
          </w:rPrChange>
        </w:rPr>
        <w:t xml:space="preserve">billable hours. </w:t>
      </w:r>
      <w:r w:rsidRPr="0022764C">
        <w:rPr>
          <w:rFonts w:eastAsia="Calibri" w:cstheme="minorHAnsi"/>
          <w:b/>
          <w:szCs w:val="18"/>
          <w:lang w:eastAsia="en-GB"/>
          <w:rPrChange w:id="891" w:author="stuart wolstenholme" w:date="2026-05-29T12:46:00Z" w16du:dateUtc="2026-05-29T11:46:00Z">
            <w:rPr>
              <w:rFonts w:eastAsia="Calibri" w:cstheme="minorHAnsi"/>
              <w:b/>
              <w:szCs w:val="18"/>
              <w:lang w:val="en-US" w:eastAsia="en-GB"/>
            </w:rPr>
          </w:rPrChange>
        </w:rPr>
        <w:t>Digital Assets Loss</w:t>
      </w:r>
      <w:r w:rsidRPr="0022764C">
        <w:rPr>
          <w:rFonts w:eastAsia="Calibri" w:cstheme="minorHAnsi"/>
          <w:szCs w:val="18"/>
          <w:lang w:eastAsia="en-GB"/>
          <w:rPrChange w:id="892" w:author="stuart wolstenholme" w:date="2026-05-29T12:46:00Z" w16du:dateUtc="2026-05-29T11:46:00Z">
            <w:rPr>
              <w:rFonts w:eastAsia="Calibri" w:cstheme="minorHAnsi"/>
              <w:szCs w:val="18"/>
              <w:lang w:val="en-US" w:eastAsia="en-GB"/>
            </w:rPr>
          </w:rPrChange>
        </w:rPr>
        <w:t xml:space="preserve"> will be determined in accordance with the Loss Determination Section of this Policy.</w:t>
      </w:r>
    </w:p>
    <w:p w14:paraId="78246081" w14:textId="77777777" w:rsidR="006936E8" w:rsidRPr="0022764C" w:rsidRDefault="006936E8" w:rsidP="006936E8">
      <w:pPr>
        <w:pStyle w:val="Heading3"/>
        <w:overflowPunct w:val="0"/>
        <w:autoSpaceDE w:val="0"/>
        <w:autoSpaceDN w:val="0"/>
        <w:adjustRightInd w:val="0"/>
        <w:spacing w:before="240" w:line="240" w:lineRule="auto"/>
        <w:jc w:val="both"/>
        <w:rPr>
          <w:rFonts w:asciiTheme="majorHAnsi" w:eastAsia="Arial" w:hAnsiTheme="majorHAnsi" w:cstheme="majorHAnsi"/>
          <w:b/>
          <w:bCs/>
          <w:sz w:val="22"/>
          <w:szCs w:val="22"/>
        </w:rPr>
      </w:pPr>
      <w:r w:rsidRPr="0022764C">
        <w:rPr>
          <w:rFonts w:asciiTheme="majorHAnsi" w:eastAsia="Arial" w:hAnsiTheme="majorHAnsi" w:cstheme="majorHAnsi"/>
          <w:b/>
          <w:bCs/>
          <w:sz w:val="22"/>
          <w:szCs w:val="22"/>
        </w:rPr>
        <w:t>Employee</w:t>
      </w:r>
    </w:p>
    <w:p w14:paraId="26972FE6"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14:paraId="111547ED" w14:textId="77777777"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22764C">
        <w:rPr>
          <w:rFonts w:eastAsia="Arial" w:cstheme="minorHAnsi"/>
          <w:rPrChange w:id="893" w:author="stuart wolstenholme" w:date="2026-05-29T12:46:00Z" w16du:dateUtc="2026-05-29T11:46:00Z">
            <w:rPr>
              <w:rFonts w:eastAsia="Arial" w:cstheme="minorHAnsi"/>
              <w:lang w:val="en-US"/>
            </w:rPr>
          </w:rPrChange>
        </w:rPr>
        <w:t>any person employed by the</w:t>
      </w:r>
      <w:r w:rsidRPr="0022764C">
        <w:rPr>
          <w:rFonts w:eastAsia="Arial" w:cstheme="minorHAnsi"/>
          <w:b/>
          <w:bCs/>
          <w:rPrChange w:id="894" w:author="stuart wolstenholme" w:date="2026-05-29T12:46:00Z" w16du:dateUtc="2026-05-29T11:46:00Z">
            <w:rPr>
              <w:rFonts w:eastAsia="Arial" w:cstheme="minorHAnsi"/>
              <w:b/>
              <w:bCs/>
              <w:lang w:val="en-US"/>
            </w:rPr>
          </w:rPrChange>
        </w:rPr>
        <w:t xml:space="preserve"> Named Insured</w:t>
      </w:r>
      <w:r w:rsidRPr="0022764C">
        <w:rPr>
          <w:rFonts w:eastAsia="Arial" w:cstheme="minorHAnsi"/>
          <w:b/>
          <w:rPrChange w:id="895" w:author="stuart wolstenholme" w:date="2026-05-29T12:46:00Z" w16du:dateUtc="2026-05-29T11:46:00Z">
            <w:rPr>
              <w:rFonts w:eastAsia="Arial" w:cstheme="minorHAnsi"/>
              <w:b/>
              <w:lang w:val="en-US"/>
            </w:rPr>
          </w:rPrChange>
        </w:rPr>
        <w:t xml:space="preserve"> </w:t>
      </w:r>
      <w:r w:rsidRPr="0022764C">
        <w:rPr>
          <w:rFonts w:eastAsia="Arial" w:cstheme="minorHAnsi"/>
          <w:rPrChange w:id="896" w:author="stuart wolstenholme" w:date="2026-05-29T12:46:00Z" w16du:dateUtc="2026-05-29T11:46:00Z">
            <w:rPr>
              <w:rFonts w:eastAsia="Arial" w:cstheme="minorHAnsi"/>
              <w:lang w:val="en-US"/>
            </w:rPr>
          </w:rPrChange>
        </w:rPr>
        <w:t>under a contract of service, training or apprenticeship; and</w:t>
      </w:r>
    </w:p>
    <w:p w14:paraId="7874F981" w14:textId="77777777"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22764C">
        <w:rPr>
          <w:rFonts w:eastAsia="Arial" w:cstheme="minorHAnsi"/>
          <w:rPrChange w:id="897" w:author="stuart wolstenholme" w:date="2026-05-29T12:46:00Z" w16du:dateUtc="2026-05-29T11:46:00Z">
            <w:rPr>
              <w:rFonts w:eastAsia="Arial" w:cstheme="minorHAnsi"/>
              <w:lang w:val="en-US"/>
            </w:rPr>
          </w:rPrChange>
        </w:rPr>
        <w:t>any voluntary worker; and</w:t>
      </w:r>
    </w:p>
    <w:p w14:paraId="3A94C2B9" w14:textId="77777777"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22764C">
        <w:rPr>
          <w:rFonts w:eastAsia="Arial" w:cstheme="minorHAnsi"/>
          <w:rPrChange w:id="898" w:author="stuart wolstenholme" w:date="2026-05-29T12:46:00Z" w16du:dateUtc="2026-05-29T11:46:00Z">
            <w:rPr>
              <w:rFonts w:eastAsia="Arial" w:cstheme="minorHAnsi"/>
              <w:lang w:val="en-US"/>
            </w:rPr>
          </w:rPrChange>
        </w:rPr>
        <w:t>any seasonal or temporary personnel; and</w:t>
      </w:r>
    </w:p>
    <w:p w14:paraId="77FF0C98" w14:textId="77777777"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22764C">
        <w:rPr>
          <w:rFonts w:eastAsia="Arial" w:cstheme="minorHAnsi"/>
          <w:rPrChange w:id="899" w:author="stuart wolstenholme" w:date="2026-05-29T12:46:00Z" w16du:dateUtc="2026-05-29T11:46:00Z">
            <w:rPr>
              <w:rFonts w:eastAsia="Arial" w:cstheme="minorHAnsi"/>
              <w:lang w:val="en-US"/>
            </w:rPr>
          </w:rPrChange>
        </w:rPr>
        <w:t>any self-employed person or entity acting as a freelance consultant;</w:t>
      </w:r>
    </w:p>
    <w:p w14:paraId="0E9317CF"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Arial" w:cstheme="minorHAnsi"/>
        </w:rPr>
        <w:t>but only if such person or entity is working under the</w:t>
      </w:r>
      <w:r w:rsidRPr="0022764C">
        <w:rPr>
          <w:rFonts w:eastAsia="Arial" w:cstheme="minorHAnsi"/>
          <w:b/>
          <w:bCs/>
        </w:rPr>
        <w:t xml:space="preserve"> Named Insured’s </w:t>
      </w:r>
      <w:r w:rsidRPr="0022764C">
        <w:rPr>
          <w:rFonts w:eastAsia="Arial" w:cstheme="minorHAnsi"/>
        </w:rPr>
        <w:t>direction, control and supervision.</w:t>
      </w:r>
    </w:p>
    <w:p w14:paraId="3C052BF4" w14:textId="77777777" w:rsidR="006936E8" w:rsidRPr="0022764C" w:rsidRDefault="006936E8" w:rsidP="006936E8">
      <w:pPr>
        <w:pStyle w:val="Heading3"/>
        <w:overflowPunct w:val="0"/>
        <w:autoSpaceDE w:val="0"/>
        <w:autoSpaceDN w:val="0"/>
        <w:adjustRightInd w:val="0"/>
        <w:spacing w:before="240" w:line="240" w:lineRule="auto"/>
        <w:jc w:val="both"/>
        <w:rPr>
          <w:rFonts w:asciiTheme="majorHAnsi" w:eastAsia="Arial" w:hAnsiTheme="majorHAnsi" w:cstheme="majorHAnsi"/>
          <w:b/>
          <w:bCs/>
          <w:sz w:val="22"/>
          <w:szCs w:val="22"/>
        </w:rPr>
      </w:pPr>
      <w:r w:rsidRPr="0022764C">
        <w:rPr>
          <w:rFonts w:asciiTheme="majorHAnsi" w:eastAsia="Arial" w:hAnsiTheme="majorHAnsi" w:cstheme="majorHAnsi"/>
          <w:b/>
          <w:bCs/>
          <w:sz w:val="22"/>
          <w:szCs w:val="22"/>
        </w:rPr>
        <w:t>Escrow Account</w:t>
      </w:r>
    </w:p>
    <w:p w14:paraId="2D73FB9F" w14:textId="77777777" w:rsidR="006936E8" w:rsidRPr="0022764C" w:rsidRDefault="006936E8" w:rsidP="006936E8">
      <w:pPr>
        <w:spacing w:before="0" w:line="240" w:lineRule="auto"/>
        <w:rPr>
          <w:rFonts w:eastAsia="Calibri" w:cstheme="minorHAnsi"/>
          <w:szCs w:val="18"/>
          <w:rPrChange w:id="900" w:author="stuart wolstenholme" w:date="2026-05-29T12:46:00Z" w16du:dateUtc="2026-05-29T11:46:00Z">
            <w:rPr>
              <w:rFonts w:eastAsia="Calibri" w:cstheme="minorHAnsi"/>
              <w:szCs w:val="18"/>
              <w:lang w:val="en-US"/>
            </w:rPr>
          </w:rPrChange>
        </w:rPr>
      </w:pPr>
      <w:r w:rsidRPr="0022764C">
        <w:rPr>
          <w:rFonts w:eastAsia="Calibri" w:cstheme="minorHAnsi"/>
          <w:kern w:val="2"/>
          <w:szCs w:val="18"/>
          <w14:ligatures w14:val="standardContextual"/>
        </w:rPr>
        <w:lastRenderedPageBreak/>
        <w:t xml:space="preserve">means </w:t>
      </w:r>
      <w:r w:rsidRPr="0022764C">
        <w:rPr>
          <w:rFonts w:eastAsia="Calibri" w:cstheme="minorHAnsi"/>
          <w:szCs w:val="18"/>
          <w:rPrChange w:id="901" w:author="stuart wolstenholme" w:date="2026-05-29T12:46:00Z" w16du:dateUtc="2026-05-29T11:46:00Z">
            <w:rPr>
              <w:rFonts w:eastAsia="Calibri" w:cstheme="minorHAnsi"/>
              <w:szCs w:val="18"/>
              <w:lang w:val="en-US"/>
            </w:rPr>
          </w:rPrChange>
        </w:rPr>
        <w:t>a bank account held or maintained by the</w:t>
      </w:r>
      <w:r w:rsidRPr="0022764C">
        <w:rPr>
          <w:rFonts w:eastAsia="Calibri" w:cstheme="minorHAnsi"/>
          <w:b/>
          <w:bCs/>
          <w:szCs w:val="18"/>
          <w:rPrChange w:id="902" w:author="stuart wolstenholme" w:date="2026-05-29T12:46:00Z" w16du:dateUtc="2026-05-29T11:46:00Z">
            <w:rPr>
              <w:rFonts w:eastAsia="Calibri" w:cstheme="minorHAnsi"/>
              <w:b/>
              <w:bCs/>
              <w:szCs w:val="18"/>
              <w:lang w:val="en-US"/>
            </w:rPr>
          </w:rPrChange>
        </w:rPr>
        <w:t xml:space="preserve"> Named Insured</w:t>
      </w:r>
      <w:r w:rsidRPr="0022764C">
        <w:rPr>
          <w:rFonts w:eastAsia="Calibri" w:cstheme="minorHAnsi"/>
          <w:b/>
          <w:szCs w:val="18"/>
          <w:rPrChange w:id="903"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904" w:author="stuart wolstenholme" w:date="2026-05-29T12:46:00Z" w16du:dateUtc="2026-05-29T11:46:00Z">
            <w:rPr>
              <w:rFonts w:eastAsia="Calibri" w:cstheme="minorHAnsi"/>
              <w:szCs w:val="18"/>
              <w:lang w:val="en-US"/>
            </w:rPr>
          </w:rPrChange>
        </w:rPr>
        <w:t>on behalf of the</w:t>
      </w:r>
      <w:r w:rsidRPr="0022764C">
        <w:rPr>
          <w:rFonts w:eastAsia="Calibri" w:cstheme="minorHAnsi"/>
          <w:b/>
          <w:bCs/>
          <w:szCs w:val="18"/>
          <w:rPrChange w:id="905"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b/>
          <w:szCs w:val="18"/>
          <w:rPrChange w:id="906"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907" w:author="stuart wolstenholme" w:date="2026-05-29T12:46:00Z" w16du:dateUtc="2026-05-29T11:46:00Z">
            <w:rPr>
              <w:rFonts w:eastAsia="Calibri" w:cstheme="minorHAnsi"/>
              <w:szCs w:val="18"/>
              <w:lang w:val="en-US"/>
            </w:rPr>
          </w:rPrChange>
        </w:rPr>
        <w:t>client or customer.</w:t>
      </w:r>
    </w:p>
    <w:p w14:paraId="5588BD48" w14:textId="77777777" w:rsidR="006936E8" w:rsidRPr="0022764C" w:rsidRDefault="006936E8" w:rsidP="006936E8">
      <w:pPr>
        <w:pStyle w:val="Heading3"/>
        <w:spacing w:before="240" w:line="240" w:lineRule="auto"/>
        <w:rPr>
          <w:rFonts w:asciiTheme="majorHAnsi" w:eastAsia="Arial" w:hAnsiTheme="majorHAnsi" w:cstheme="majorHAnsi"/>
          <w:b/>
          <w:bCs/>
          <w:sz w:val="22"/>
          <w:szCs w:val="22"/>
        </w:rPr>
      </w:pPr>
      <w:r w:rsidRPr="0022764C">
        <w:rPr>
          <w:rFonts w:asciiTheme="majorHAnsi" w:eastAsia="Arial" w:hAnsiTheme="majorHAnsi" w:cstheme="majorHAnsi"/>
          <w:b/>
          <w:bCs/>
          <w:sz w:val="22"/>
          <w:szCs w:val="22"/>
        </w:rPr>
        <w:t>Essential Service</w:t>
      </w:r>
    </w:p>
    <w:p w14:paraId="79D247AC"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service that is essential for the proper operation and maintenance of vital functions of a sovereign state, including, but not limited to, financial services (including services related to financial institutions and associated financial market infrastructure), health services, utility services, emergency services, and/or services that are essential for the proper operation of the food, energy and/or transportation sector.</w:t>
      </w:r>
    </w:p>
    <w:p w14:paraId="13148D7E" w14:textId="77777777" w:rsidR="006936E8" w:rsidRPr="0022764C" w:rsidRDefault="006936E8" w:rsidP="006936E8">
      <w:pPr>
        <w:pStyle w:val="Heading3"/>
        <w:overflowPunct w:val="0"/>
        <w:autoSpaceDE w:val="0"/>
        <w:autoSpaceDN w:val="0"/>
        <w:adjustRightInd w:val="0"/>
        <w:spacing w:before="240" w:line="240" w:lineRule="auto"/>
        <w:jc w:val="both"/>
        <w:rPr>
          <w:rFonts w:asciiTheme="majorHAnsi" w:eastAsia="Arial" w:hAnsiTheme="majorHAnsi" w:cstheme="majorHAnsi"/>
          <w:b/>
          <w:bCs/>
          <w:sz w:val="22"/>
          <w:szCs w:val="22"/>
        </w:rPr>
      </w:pPr>
      <w:r w:rsidRPr="0022764C">
        <w:rPr>
          <w:rFonts w:asciiTheme="majorHAnsi" w:eastAsia="Arial" w:hAnsiTheme="majorHAnsi" w:cstheme="majorHAnsi"/>
          <w:b/>
          <w:bCs/>
          <w:sz w:val="22"/>
          <w:szCs w:val="22"/>
        </w:rPr>
        <w:t>Excess</w:t>
      </w:r>
    </w:p>
    <w:p w14:paraId="1684E5EE" w14:textId="77777777" w:rsidR="006936E8" w:rsidRPr="0022764C" w:rsidRDefault="006936E8" w:rsidP="006936E8">
      <w:pPr>
        <w:spacing w:before="0" w:line="240" w:lineRule="auto"/>
        <w:rPr>
          <w:rFonts w:eastAsia="Calibri" w:cstheme="minorHAnsi"/>
          <w:szCs w:val="18"/>
          <w:rPrChange w:id="908" w:author="stuart wolstenholme" w:date="2026-05-29T12:46:00Z" w16du:dateUtc="2026-05-29T11:46:00Z">
            <w:rPr>
              <w:rFonts w:eastAsia="Calibri" w:cstheme="minorHAnsi"/>
              <w:szCs w:val="18"/>
              <w:lang w:val="en-US"/>
            </w:rPr>
          </w:rPrChange>
        </w:rPr>
      </w:pPr>
      <w:r w:rsidRPr="0022764C">
        <w:rPr>
          <w:rFonts w:eastAsia="Calibri" w:cstheme="minorHAnsi"/>
          <w:kern w:val="2"/>
          <w:szCs w:val="18"/>
          <w14:ligatures w14:val="standardContextual"/>
        </w:rPr>
        <w:t xml:space="preserve">means </w:t>
      </w:r>
      <w:r w:rsidRPr="0022764C">
        <w:rPr>
          <w:rFonts w:eastAsia="Calibri" w:cstheme="minorHAnsi"/>
          <w:szCs w:val="18"/>
          <w:rPrChange w:id="909" w:author="stuart wolstenholme" w:date="2026-05-29T12:46:00Z" w16du:dateUtc="2026-05-29T11:46:00Z">
            <w:rPr>
              <w:rFonts w:eastAsia="Calibri" w:cstheme="minorHAnsi"/>
              <w:szCs w:val="18"/>
              <w:lang w:val="en-US"/>
            </w:rPr>
          </w:rPrChange>
        </w:rPr>
        <w:t xml:space="preserve">the first amount paid in respect of each </w:t>
      </w:r>
      <w:r w:rsidRPr="0022764C">
        <w:rPr>
          <w:rFonts w:eastAsia="Calibri" w:cstheme="minorHAnsi"/>
          <w:b/>
          <w:bCs/>
          <w:szCs w:val="18"/>
          <w:rPrChange w:id="910" w:author="stuart wolstenholme" w:date="2026-05-29T12:46:00Z" w16du:dateUtc="2026-05-29T11:46:00Z">
            <w:rPr>
              <w:rFonts w:eastAsia="Calibri" w:cstheme="minorHAnsi"/>
              <w:b/>
              <w:bCs/>
              <w:szCs w:val="18"/>
              <w:lang w:val="en-US"/>
            </w:rPr>
          </w:rPrChange>
        </w:rPr>
        <w:t xml:space="preserve">Claim </w:t>
      </w:r>
      <w:r w:rsidRPr="0022764C">
        <w:rPr>
          <w:rFonts w:eastAsia="Calibri" w:cstheme="minorHAnsi"/>
          <w:szCs w:val="18"/>
          <w:rPrChange w:id="911" w:author="stuart wolstenholme" w:date="2026-05-29T12:46:00Z" w16du:dateUtc="2026-05-29T11:46:00Z">
            <w:rPr>
              <w:rFonts w:eastAsia="Calibri" w:cstheme="minorHAnsi"/>
              <w:szCs w:val="18"/>
              <w:lang w:val="en-US"/>
            </w:rPr>
          </w:rPrChange>
        </w:rPr>
        <w:t xml:space="preserve">as stated in the Schedule, inclusive of </w:t>
      </w:r>
      <w:r w:rsidRPr="0022764C">
        <w:rPr>
          <w:rFonts w:eastAsia="Calibri" w:cstheme="minorHAnsi"/>
          <w:b/>
          <w:bCs/>
          <w:szCs w:val="18"/>
          <w:rPrChange w:id="912" w:author="stuart wolstenholme" w:date="2026-05-29T12:46:00Z" w16du:dateUtc="2026-05-29T11:46:00Z">
            <w:rPr>
              <w:rFonts w:eastAsia="Calibri" w:cstheme="minorHAnsi"/>
              <w:b/>
              <w:bCs/>
              <w:szCs w:val="18"/>
              <w:lang w:val="en-US"/>
            </w:rPr>
          </w:rPrChange>
        </w:rPr>
        <w:t>Defence Costs</w:t>
      </w:r>
      <w:r w:rsidRPr="0022764C">
        <w:rPr>
          <w:rFonts w:eastAsia="Calibri" w:cstheme="minorHAnsi"/>
          <w:szCs w:val="18"/>
          <w:rPrChange w:id="913" w:author="stuart wolstenholme" w:date="2026-05-29T12:46:00Z" w16du:dateUtc="2026-05-29T11:46:00Z">
            <w:rPr>
              <w:rFonts w:eastAsia="Calibri" w:cstheme="minorHAnsi"/>
              <w:szCs w:val="18"/>
              <w:lang w:val="en-US"/>
            </w:rPr>
          </w:rPrChange>
        </w:rPr>
        <w:t xml:space="preserve">.  The </w:t>
      </w:r>
      <w:r w:rsidRPr="0022764C">
        <w:rPr>
          <w:rFonts w:eastAsia="Calibri" w:cstheme="minorHAnsi"/>
          <w:b/>
          <w:bCs/>
          <w:szCs w:val="18"/>
          <w:rPrChange w:id="914" w:author="stuart wolstenholme" w:date="2026-05-29T12:46:00Z" w16du:dateUtc="2026-05-29T11:46:00Z">
            <w:rPr>
              <w:rFonts w:eastAsia="Calibri" w:cstheme="minorHAnsi"/>
              <w:b/>
              <w:bCs/>
              <w:szCs w:val="18"/>
              <w:lang w:val="en-US"/>
            </w:rPr>
          </w:rPrChange>
        </w:rPr>
        <w:t>Cyber Limit of Liability</w:t>
      </w:r>
      <w:r w:rsidRPr="0022764C">
        <w:rPr>
          <w:rFonts w:eastAsia="Calibri" w:cstheme="minorHAnsi"/>
          <w:szCs w:val="18"/>
          <w:rPrChange w:id="915" w:author="stuart wolstenholme" w:date="2026-05-29T12:46:00Z" w16du:dateUtc="2026-05-29T11:46:00Z">
            <w:rPr>
              <w:rFonts w:eastAsia="Calibri" w:cstheme="minorHAnsi"/>
              <w:szCs w:val="18"/>
              <w:lang w:val="en-US"/>
            </w:rPr>
          </w:rPrChange>
        </w:rPr>
        <w:t xml:space="preserve"> is additional to the </w:t>
      </w:r>
      <w:r w:rsidRPr="0022764C">
        <w:rPr>
          <w:rFonts w:eastAsia="Calibri" w:cstheme="minorHAnsi"/>
          <w:b/>
          <w:bCs/>
          <w:szCs w:val="18"/>
          <w:rPrChange w:id="916" w:author="stuart wolstenholme" w:date="2026-05-29T12:46:00Z" w16du:dateUtc="2026-05-29T11:46:00Z">
            <w:rPr>
              <w:rFonts w:eastAsia="Calibri" w:cstheme="minorHAnsi"/>
              <w:b/>
              <w:bCs/>
              <w:szCs w:val="18"/>
              <w:lang w:val="en-US"/>
            </w:rPr>
          </w:rPrChange>
        </w:rPr>
        <w:t>Excess</w:t>
      </w:r>
      <w:r w:rsidRPr="0022764C">
        <w:rPr>
          <w:rFonts w:eastAsia="Calibri" w:cstheme="minorHAnsi"/>
          <w:szCs w:val="18"/>
          <w:rPrChange w:id="917" w:author="stuart wolstenholme" w:date="2026-05-29T12:46:00Z" w16du:dateUtc="2026-05-29T11:46:00Z">
            <w:rPr>
              <w:rFonts w:eastAsia="Calibri" w:cstheme="minorHAnsi"/>
              <w:szCs w:val="18"/>
              <w:lang w:val="en-US"/>
            </w:rPr>
          </w:rPrChange>
        </w:rPr>
        <w:t>.</w:t>
      </w:r>
    </w:p>
    <w:p w14:paraId="0375960F" w14:textId="77777777" w:rsidR="006936E8" w:rsidRPr="0022764C" w:rsidRDefault="006936E8" w:rsidP="006936E8">
      <w:pPr>
        <w:pStyle w:val="Heading3"/>
        <w:overflowPunct w:val="0"/>
        <w:autoSpaceDE w:val="0"/>
        <w:autoSpaceDN w:val="0"/>
        <w:adjustRightInd w:val="0"/>
        <w:spacing w:before="240" w:line="240" w:lineRule="auto"/>
        <w:jc w:val="both"/>
        <w:rPr>
          <w:rFonts w:eastAsia="Arial" w:cstheme="minorHAnsi"/>
          <w:b/>
          <w:bCs/>
          <w:sz w:val="22"/>
          <w:szCs w:val="22"/>
        </w:rPr>
      </w:pPr>
      <w:r w:rsidRPr="0022764C">
        <w:rPr>
          <w:rFonts w:eastAsia="Arial" w:cstheme="minorHAnsi"/>
          <w:b/>
          <w:bCs/>
          <w:sz w:val="22"/>
          <w:szCs w:val="22"/>
        </w:rPr>
        <w:br/>
        <w:t>Executive</w:t>
      </w:r>
    </w:p>
    <w:p w14:paraId="510A7293"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r w:rsidRPr="0022764C">
        <w:rPr>
          <w:rFonts w:eastAsia="Calibri" w:cstheme="minorHAnsi"/>
          <w:bCs/>
          <w:sz w:val="19"/>
          <w:szCs w:val="19"/>
          <w:lang w:eastAsia="en-GB"/>
          <w:rPrChange w:id="918" w:author="stuart wolstenholme" w:date="2026-05-29T12:46:00Z" w16du:dateUtc="2026-05-29T11:46:00Z">
            <w:rPr>
              <w:rFonts w:eastAsia="Calibri" w:cstheme="minorHAnsi"/>
              <w:bCs/>
              <w:sz w:val="19"/>
              <w:szCs w:val="19"/>
              <w:lang w:val="en-US" w:eastAsia="en-GB"/>
            </w:rPr>
          </w:rPrChange>
        </w:rPr>
        <w:t xml:space="preserve"> </w:t>
      </w:r>
      <w:r w:rsidRPr="0022764C">
        <w:rPr>
          <w:rFonts w:eastAsia="Calibri" w:cstheme="minorHAnsi"/>
          <w:bCs/>
          <w:szCs w:val="18"/>
          <w:lang w:eastAsia="en-GB"/>
          <w:rPrChange w:id="919" w:author="stuart wolstenholme" w:date="2026-05-29T12:46:00Z" w16du:dateUtc="2026-05-29T11:46:00Z">
            <w:rPr>
              <w:rFonts w:eastAsia="Calibri" w:cstheme="minorHAnsi"/>
              <w:bCs/>
              <w:szCs w:val="18"/>
              <w:lang w:val="en-US" w:eastAsia="en-GB"/>
            </w:rPr>
          </w:rPrChange>
        </w:rPr>
        <w:t>any of the</w:t>
      </w:r>
      <w:r w:rsidRPr="0022764C">
        <w:rPr>
          <w:rFonts w:eastAsia="Calibri" w:cstheme="minorHAnsi"/>
          <w:b/>
          <w:szCs w:val="18"/>
          <w:lang w:eastAsia="en-GB"/>
          <w:rPrChange w:id="920"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Cs/>
          <w:szCs w:val="18"/>
          <w:lang w:eastAsia="en-GB"/>
          <w:rPrChange w:id="921" w:author="stuart wolstenholme" w:date="2026-05-29T12:46:00Z" w16du:dateUtc="2026-05-29T11:46:00Z">
            <w:rPr>
              <w:rFonts w:eastAsia="Calibri" w:cstheme="minorHAnsi"/>
              <w:bCs/>
              <w:szCs w:val="18"/>
              <w:lang w:val="en-US" w:eastAsia="en-GB"/>
            </w:rPr>
          </w:rPrChange>
        </w:rPr>
        <w:t xml:space="preserve"> directors or officers, including any chief executive officer, chief financial officer, chief operations officer, chief technology officer, chief information officer, chief privacy officer, general counsel or other in-house lawyer, and risk manager, or any person in a functionally equivalent position.</w:t>
      </w:r>
    </w:p>
    <w:p w14:paraId="18DA42ED" w14:textId="77777777" w:rsidR="006936E8" w:rsidRPr="0022764C" w:rsidRDefault="006936E8" w:rsidP="006936E8">
      <w:pPr>
        <w:pStyle w:val="Heading3"/>
        <w:overflowPunct w:val="0"/>
        <w:autoSpaceDE w:val="0"/>
        <w:autoSpaceDN w:val="0"/>
        <w:adjustRightInd w:val="0"/>
        <w:spacing w:before="240" w:line="240" w:lineRule="auto"/>
        <w:jc w:val="both"/>
        <w:rPr>
          <w:rFonts w:eastAsia="Arial" w:cstheme="minorHAnsi"/>
          <w:b/>
          <w:bCs/>
          <w:sz w:val="22"/>
          <w:szCs w:val="22"/>
        </w:rPr>
      </w:pPr>
      <w:r w:rsidRPr="0022764C">
        <w:rPr>
          <w:rFonts w:eastAsia="Arial" w:cstheme="minorHAnsi"/>
          <w:b/>
          <w:bCs/>
          <w:sz w:val="22"/>
          <w:szCs w:val="22"/>
        </w:rPr>
        <w:t>Financial Account</w:t>
      </w:r>
    </w:p>
    <w:p w14:paraId="0846498E" w14:textId="77777777" w:rsidR="006936E8" w:rsidRPr="0022764C" w:rsidRDefault="006936E8" w:rsidP="006936E8">
      <w:pPr>
        <w:spacing w:before="0" w:line="240" w:lineRule="auto"/>
        <w:rPr>
          <w:rFonts w:eastAsia="Arial" w:cstheme="minorHAnsi"/>
          <w:b/>
          <w:bCs/>
          <w:sz w:val="22"/>
          <w:szCs w:val="22"/>
        </w:rPr>
      </w:pPr>
      <w:r w:rsidRPr="0022764C">
        <w:rPr>
          <w:rFonts w:eastAsia="Calibri" w:cstheme="minorHAnsi"/>
          <w:kern w:val="2"/>
          <w:szCs w:val="18"/>
          <w14:ligatures w14:val="standardContextual"/>
        </w:rPr>
        <w:t>means</w:t>
      </w:r>
      <w:r w:rsidRPr="0022764C">
        <w:rPr>
          <w:rFonts w:eastAsia="Calibri" w:cstheme="minorHAnsi"/>
          <w:szCs w:val="18"/>
          <w:lang w:eastAsia="en-GB"/>
          <w:rPrChange w:id="922" w:author="stuart wolstenholme" w:date="2026-05-29T12:46:00Z" w16du:dateUtc="2026-05-29T11:46:00Z">
            <w:rPr>
              <w:rFonts w:eastAsia="Calibri" w:cstheme="minorHAnsi"/>
              <w:szCs w:val="18"/>
              <w:lang w:val="en-US" w:eastAsia="en-GB"/>
            </w:rPr>
          </w:rPrChange>
        </w:rPr>
        <w:t xml:space="preserve"> the </w:t>
      </w:r>
      <w:r w:rsidRPr="0022764C">
        <w:rPr>
          <w:rFonts w:eastAsia="Calibri" w:cstheme="minorHAnsi"/>
          <w:b/>
          <w:bCs/>
          <w:szCs w:val="18"/>
          <w:lang w:eastAsia="en-GB"/>
          <w:rPrChange w:id="923" w:author="stuart wolstenholme" w:date="2026-05-29T12:46:00Z" w16du:dateUtc="2026-05-29T11:46:00Z">
            <w:rPr>
              <w:rFonts w:eastAsia="Calibri" w:cstheme="minorHAnsi"/>
              <w:b/>
              <w:bCs/>
              <w:szCs w:val="18"/>
              <w:lang w:val="en-US" w:eastAsia="en-GB"/>
            </w:rPr>
          </w:rPrChange>
        </w:rPr>
        <w:t>Named Insured’s Account</w:t>
      </w:r>
      <w:r w:rsidRPr="0022764C">
        <w:rPr>
          <w:rFonts w:eastAsia="Calibri" w:cstheme="minorHAnsi"/>
          <w:sz w:val="19"/>
          <w:szCs w:val="19"/>
          <w:rPrChange w:id="924" w:author="stuart wolstenholme" w:date="2026-05-29T12:46:00Z" w16du:dateUtc="2026-05-29T11:46:00Z">
            <w:rPr>
              <w:rFonts w:eastAsia="Calibri" w:cstheme="minorHAnsi"/>
              <w:sz w:val="19"/>
              <w:szCs w:val="19"/>
              <w:lang w:val="en-US"/>
            </w:rPr>
          </w:rPrChange>
        </w:rPr>
        <w:t xml:space="preserve">, any </w:t>
      </w:r>
      <w:r w:rsidRPr="0022764C">
        <w:rPr>
          <w:rFonts w:eastAsia="Calibri" w:cstheme="minorHAnsi"/>
          <w:b/>
          <w:szCs w:val="18"/>
          <w:rPrChange w:id="925" w:author="stuart wolstenholme" w:date="2026-05-29T12:46:00Z" w16du:dateUtc="2026-05-29T11:46:00Z">
            <w:rPr>
              <w:rFonts w:eastAsia="Calibri" w:cstheme="minorHAnsi"/>
              <w:b/>
              <w:szCs w:val="18"/>
              <w:lang w:val="en-US"/>
            </w:rPr>
          </w:rPrChange>
        </w:rPr>
        <w:t>Client Account</w:t>
      </w:r>
      <w:r w:rsidRPr="0022764C">
        <w:rPr>
          <w:rFonts w:eastAsia="Calibri" w:cstheme="minorHAnsi"/>
          <w:szCs w:val="18"/>
          <w:rPrChange w:id="926" w:author="stuart wolstenholme" w:date="2026-05-29T12:46:00Z" w16du:dateUtc="2026-05-29T11:46:00Z">
            <w:rPr>
              <w:rFonts w:eastAsia="Calibri" w:cstheme="minorHAnsi"/>
              <w:szCs w:val="18"/>
              <w:lang w:val="en-US"/>
            </w:rPr>
          </w:rPrChange>
        </w:rPr>
        <w:t xml:space="preserve"> and any </w:t>
      </w:r>
      <w:r w:rsidRPr="0022764C">
        <w:rPr>
          <w:rFonts w:eastAsia="Calibri" w:cstheme="minorHAnsi"/>
          <w:b/>
          <w:szCs w:val="18"/>
          <w:rPrChange w:id="927" w:author="stuart wolstenholme" w:date="2026-05-29T12:46:00Z" w16du:dateUtc="2026-05-29T11:46:00Z">
            <w:rPr>
              <w:rFonts w:eastAsia="Calibri" w:cstheme="minorHAnsi"/>
              <w:b/>
              <w:szCs w:val="18"/>
              <w:lang w:val="en-US"/>
            </w:rPr>
          </w:rPrChange>
        </w:rPr>
        <w:t>Escrow Account</w:t>
      </w:r>
      <w:r w:rsidRPr="0022764C">
        <w:rPr>
          <w:rFonts w:eastAsia="Calibri" w:cstheme="minorHAnsi"/>
          <w:bCs/>
          <w:szCs w:val="18"/>
          <w:rPrChange w:id="928" w:author="stuart wolstenholme" w:date="2026-05-29T12:46:00Z" w16du:dateUtc="2026-05-29T11:46:00Z">
            <w:rPr>
              <w:rFonts w:eastAsia="Calibri" w:cstheme="minorHAnsi"/>
              <w:bCs/>
              <w:szCs w:val="18"/>
              <w:lang w:val="en-US"/>
            </w:rPr>
          </w:rPrChange>
        </w:rPr>
        <w:t>.</w:t>
      </w:r>
    </w:p>
    <w:p w14:paraId="0B807CB2" w14:textId="77777777" w:rsidR="006936E8" w:rsidRPr="0022764C" w:rsidRDefault="006936E8" w:rsidP="006936E8">
      <w:pPr>
        <w:pStyle w:val="Heading3"/>
        <w:overflowPunct w:val="0"/>
        <w:autoSpaceDE w:val="0"/>
        <w:autoSpaceDN w:val="0"/>
        <w:adjustRightInd w:val="0"/>
        <w:spacing w:before="240" w:line="240" w:lineRule="auto"/>
        <w:jc w:val="both"/>
        <w:rPr>
          <w:rFonts w:eastAsia="Arial" w:cstheme="minorHAnsi"/>
          <w:b/>
          <w:bCs/>
          <w:sz w:val="22"/>
          <w:szCs w:val="22"/>
        </w:rPr>
      </w:pPr>
      <w:r w:rsidRPr="0022764C">
        <w:rPr>
          <w:rFonts w:eastAsia="Arial" w:cstheme="minorHAnsi"/>
          <w:b/>
          <w:bCs/>
          <w:sz w:val="22"/>
          <w:szCs w:val="22"/>
        </w:rPr>
        <w:t>Financial Fraud</w:t>
      </w:r>
    </w:p>
    <w:p w14:paraId="5B3C5D4D"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any of the following: </w:t>
      </w:r>
    </w:p>
    <w:p w14:paraId="35D44C5C" w14:textId="77777777" w:rsidR="006936E8" w:rsidRPr="0022764C" w:rsidRDefault="006936E8" w:rsidP="006936E8">
      <w:pPr>
        <w:numPr>
          <w:ilvl w:val="0"/>
          <w:numId w:val="433"/>
        </w:numPr>
        <w:autoSpaceDE w:val="0"/>
        <w:autoSpaceDN w:val="0"/>
        <w:adjustRightInd w:val="0"/>
        <w:spacing w:before="0" w:after="160" w:line="240" w:lineRule="auto"/>
        <w:contextualSpacing/>
        <w:rPr>
          <w:rFonts w:eastAsia="Arial" w:cstheme="minorHAnsi"/>
          <w:color w:val="000000"/>
          <w:szCs w:val="18"/>
        </w:rPr>
      </w:pPr>
      <w:r w:rsidRPr="0022764C">
        <w:rPr>
          <w:rFonts w:eastAsia="Arial" w:cstheme="minorHAnsi"/>
          <w:color w:val="000000"/>
          <w:szCs w:val="18"/>
        </w:rPr>
        <w:t xml:space="preserve">an intentional, unauthorised and fraudulent written, electronic or telephonic instruction transmitted to a financial institution, directing such institution to debit, transfer, withdraw or disburse </w:t>
      </w:r>
      <w:r w:rsidRPr="0022764C">
        <w:rPr>
          <w:rFonts w:eastAsia="Arial" w:cstheme="minorHAnsi"/>
          <w:b/>
          <w:bCs/>
          <w:color w:val="000000"/>
          <w:szCs w:val="18"/>
        </w:rPr>
        <w:t xml:space="preserve">Money </w:t>
      </w:r>
      <w:r w:rsidRPr="0022764C">
        <w:rPr>
          <w:rFonts w:eastAsia="Arial" w:cstheme="minorHAnsi"/>
          <w:color w:val="000000"/>
          <w:szCs w:val="18"/>
        </w:rPr>
        <w:t xml:space="preserve">or </w:t>
      </w:r>
      <w:r w:rsidRPr="0022764C">
        <w:rPr>
          <w:rFonts w:eastAsia="Arial" w:cstheme="minorHAnsi"/>
          <w:b/>
          <w:bCs/>
          <w:color w:val="000000"/>
          <w:szCs w:val="18"/>
        </w:rPr>
        <w:t xml:space="preserve">Securities </w:t>
      </w:r>
      <w:r w:rsidRPr="0022764C">
        <w:rPr>
          <w:rFonts w:eastAsia="Arial" w:cstheme="minorHAnsi"/>
          <w:color w:val="000000"/>
          <w:szCs w:val="18"/>
        </w:rPr>
        <w:t>from</w:t>
      </w:r>
      <w:r w:rsidRPr="0022764C">
        <w:rPr>
          <w:rFonts w:eastAsia="Arial" w:cstheme="minorHAnsi"/>
          <w:b/>
          <w:bCs/>
          <w:color w:val="000000"/>
          <w:szCs w:val="18"/>
        </w:rPr>
        <w:t xml:space="preserve"> </w:t>
      </w:r>
      <w:r w:rsidRPr="0022764C">
        <w:rPr>
          <w:rFonts w:eastAsia="Arial" w:cstheme="minorHAnsi"/>
          <w:color w:val="000000"/>
          <w:szCs w:val="18"/>
        </w:rPr>
        <w:t xml:space="preserve">a </w:t>
      </w:r>
      <w:r w:rsidRPr="0022764C">
        <w:rPr>
          <w:rFonts w:eastAsia="Arial" w:cstheme="minorHAnsi"/>
          <w:b/>
          <w:bCs/>
          <w:color w:val="000000"/>
          <w:szCs w:val="18"/>
        </w:rPr>
        <w:t>Financial Account</w:t>
      </w:r>
      <w:r w:rsidRPr="0022764C">
        <w:rPr>
          <w:rFonts w:eastAsia="Arial" w:cstheme="minorHAnsi"/>
          <w:color w:val="000000"/>
          <w:szCs w:val="18"/>
        </w:rPr>
        <w:t xml:space="preserve">, which instruction purports to have been transmitted by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 </w:t>
      </w:r>
      <w:r w:rsidRPr="0022764C">
        <w:rPr>
          <w:rFonts w:eastAsia="Arial" w:cstheme="minorHAnsi"/>
          <w:color w:val="000000"/>
          <w:szCs w:val="18"/>
        </w:rPr>
        <w:t xml:space="preserve">or an </w:t>
      </w:r>
      <w:r w:rsidRPr="0022764C">
        <w:rPr>
          <w:rFonts w:eastAsia="Arial" w:cstheme="minorHAnsi"/>
          <w:b/>
          <w:bCs/>
          <w:color w:val="000000"/>
          <w:szCs w:val="18"/>
        </w:rPr>
        <w:t xml:space="preserve">Executive </w:t>
      </w:r>
      <w:r w:rsidRPr="0022764C">
        <w:rPr>
          <w:rFonts w:eastAsia="Arial" w:cstheme="minorHAnsi"/>
          <w:color w:val="000000"/>
          <w:szCs w:val="18"/>
        </w:rPr>
        <w:t xml:space="preserve">or </w:t>
      </w:r>
      <w:r w:rsidRPr="0022764C">
        <w:rPr>
          <w:rFonts w:eastAsia="Arial" w:cstheme="minorHAnsi"/>
          <w:b/>
          <w:bCs/>
          <w:color w:val="000000"/>
          <w:szCs w:val="18"/>
        </w:rPr>
        <w:t>Employee</w:t>
      </w:r>
      <w:r w:rsidRPr="0022764C">
        <w:rPr>
          <w:rFonts w:eastAsia="Arial" w:cstheme="minorHAnsi"/>
          <w:color w:val="000000"/>
          <w:szCs w:val="18"/>
        </w:rPr>
        <w:t xml:space="preserve">, but was in fact fraudulently transmitted by a third party without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Insured’s </w:t>
      </w:r>
      <w:r w:rsidRPr="0022764C">
        <w:rPr>
          <w:rFonts w:eastAsia="Arial" w:cstheme="minorHAnsi"/>
          <w:color w:val="000000"/>
          <w:szCs w:val="18"/>
        </w:rPr>
        <w:t>knowledge or consent; or</w:t>
      </w:r>
    </w:p>
    <w:p w14:paraId="2C8222CA" w14:textId="77777777" w:rsidR="006936E8" w:rsidRPr="0022764C" w:rsidRDefault="006936E8" w:rsidP="006936E8">
      <w:pPr>
        <w:numPr>
          <w:ilvl w:val="0"/>
          <w:numId w:val="433"/>
        </w:numPr>
        <w:autoSpaceDE w:val="0"/>
        <w:autoSpaceDN w:val="0"/>
        <w:adjustRightInd w:val="0"/>
        <w:spacing w:before="0" w:after="160" w:line="240" w:lineRule="auto"/>
        <w:contextualSpacing/>
        <w:rPr>
          <w:rFonts w:eastAsia="Arial" w:cstheme="minorHAnsi"/>
          <w:color w:val="000000"/>
          <w:szCs w:val="18"/>
        </w:rPr>
      </w:pPr>
      <w:r w:rsidRPr="0022764C">
        <w:rPr>
          <w:rFonts w:eastAsia="Calibri" w:cstheme="minorHAnsi"/>
          <w:kern w:val="2"/>
          <w:szCs w:val="18"/>
          <w14:ligatures w14:val="standardContextual"/>
        </w:rPr>
        <w:t xml:space="preserve">the theft of </w:t>
      </w:r>
      <w:r w:rsidRPr="0022764C">
        <w:rPr>
          <w:rFonts w:eastAsia="Calibri" w:cstheme="minorHAnsi"/>
          <w:b/>
          <w:bCs/>
          <w:kern w:val="2"/>
          <w:szCs w:val="18"/>
          <w14:ligatures w14:val="standardContextual"/>
        </w:rPr>
        <w:t xml:space="preserve">Money </w:t>
      </w:r>
      <w:r w:rsidRPr="0022764C">
        <w:rPr>
          <w:rFonts w:eastAsia="Calibri" w:cstheme="minorHAnsi"/>
          <w:kern w:val="2"/>
          <w:szCs w:val="18"/>
          <w14:ligatures w14:val="standardContextual"/>
        </w:rPr>
        <w:t xml:space="preserve">or </w:t>
      </w:r>
      <w:r w:rsidRPr="0022764C">
        <w:rPr>
          <w:rFonts w:eastAsia="Calibri" w:cstheme="minorHAnsi"/>
          <w:b/>
          <w:bCs/>
          <w:kern w:val="2"/>
          <w:szCs w:val="18"/>
          <w14:ligatures w14:val="standardContextual"/>
        </w:rPr>
        <w:t xml:space="preserve">Securities </w:t>
      </w:r>
      <w:r w:rsidRPr="0022764C">
        <w:rPr>
          <w:rFonts w:eastAsia="Calibri" w:cstheme="minorHAnsi"/>
          <w:kern w:val="2"/>
          <w:szCs w:val="18"/>
          <w14:ligatures w14:val="standardContextual"/>
        </w:rPr>
        <w:t xml:space="preserve">from a </w:t>
      </w:r>
      <w:r w:rsidRPr="0022764C">
        <w:rPr>
          <w:rFonts w:eastAsia="Calibri" w:cstheme="minorHAnsi"/>
          <w:b/>
          <w:bCs/>
          <w:kern w:val="2"/>
          <w:szCs w:val="18"/>
          <w14:ligatures w14:val="standardContextual"/>
        </w:rPr>
        <w:t>Financial Account</w:t>
      </w:r>
      <w:r w:rsidRPr="0022764C">
        <w:rPr>
          <w:rFonts w:eastAsia="Calibri" w:cstheme="minorHAnsi"/>
          <w:kern w:val="2"/>
          <w:szCs w:val="18"/>
          <w14:ligatures w14:val="standardContextual"/>
        </w:rPr>
        <w:t xml:space="preserve"> or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corporate credit cards as a result of a </w:t>
      </w:r>
      <w:r w:rsidRPr="0022764C">
        <w:rPr>
          <w:rFonts w:eastAsia="Calibri" w:cstheme="minorHAnsi"/>
          <w:b/>
          <w:bCs/>
          <w:kern w:val="2"/>
          <w:szCs w:val="18"/>
          <w14:ligatures w14:val="standardContextual"/>
        </w:rPr>
        <w:t>Hacking Attack</w:t>
      </w:r>
      <w:r w:rsidRPr="0022764C">
        <w:rPr>
          <w:rFonts w:eastAsia="Calibri" w:cstheme="minorHAnsi"/>
          <w:kern w:val="2"/>
          <w:szCs w:val="18"/>
          <w14:ligatures w14:val="standardContextual"/>
        </w:rPr>
        <w:t xml:space="preserve">. </w:t>
      </w:r>
    </w:p>
    <w:p w14:paraId="177D7029" w14:textId="77777777" w:rsidR="006936E8" w:rsidRPr="0022764C" w:rsidRDefault="006936E8" w:rsidP="006936E8">
      <w:pPr>
        <w:pStyle w:val="Heading3"/>
        <w:autoSpaceDE w:val="0"/>
        <w:autoSpaceDN w:val="0"/>
        <w:adjustRightInd w:val="0"/>
        <w:spacing w:before="240" w:line="240" w:lineRule="auto"/>
        <w:rPr>
          <w:rFonts w:asciiTheme="majorHAnsi" w:eastAsia="Arial" w:hAnsiTheme="majorHAnsi" w:cstheme="majorHAnsi"/>
          <w:b/>
          <w:bCs/>
          <w:color w:val="000000"/>
          <w:sz w:val="20"/>
        </w:rPr>
      </w:pPr>
      <w:r w:rsidRPr="0022764C">
        <w:rPr>
          <w:rFonts w:asciiTheme="majorHAnsi" w:eastAsia="Arial" w:hAnsiTheme="majorHAnsi" w:cstheme="majorHAnsi"/>
          <w:b/>
          <w:bCs/>
          <w:color w:val="000000"/>
          <w:sz w:val="22"/>
          <w:szCs w:val="22"/>
        </w:rPr>
        <w:t xml:space="preserve">Financial Fraud Loss </w:t>
      </w:r>
    </w:p>
    <w:p w14:paraId="42448107" w14:textId="77777777"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w:t>
      </w:r>
    </w:p>
    <w:p w14:paraId="5916C2DB" w14:textId="77777777" w:rsidR="006936E8" w:rsidRPr="0022764C" w:rsidRDefault="006936E8" w:rsidP="006936E8">
      <w:pPr>
        <w:numPr>
          <w:ilvl w:val="0"/>
          <w:numId w:val="434"/>
        </w:numPr>
        <w:autoSpaceDE w:val="0"/>
        <w:autoSpaceDN w:val="0"/>
        <w:adjustRightInd w:val="0"/>
        <w:spacing w:before="0" w:after="160" w:line="240" w:lineRule="auto"/>
        <w:contextualSpacing/>
        <w:rPr>
          <w:rFonts w:eastAsia="Arial" w:cstheme="minorHAnsi"/>
          <w:color w:val="000000"/>
          <w:szCs w:val="18"/>
        </w:rPr>
      </w:pPr>
      <w:r w:rsidRPr="0022764C">
        <w:rPr>
          <w:rFonts w:eastAsia="Arial" w:cstheme="minorHAnsi"/>
          <w:color w:val="000000"/>
          <w:szCs w:val="18"/>
        </w:rPr>
        <w:t xml:space="preserve">the loss of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Insured’s Money </w:t>
      </w:r>
      <w:r w:rsidRPr="0022764C">
        <w:rPr>
          <w:rFonts w:eastAsia="Arial" w:cstheme="minorHAnsi"/>
          <w:color w:val="000000"/>
          <w:szCs w:val="18"/>
        </w:rPr>
        <w:t xml:space="preserve">or </w:t>
      </w:r>
      <w:r w:rsidRPr="0022764C">
        <w:rPr>
          <w:rFonts w:eastAsia="Arial" w:cstheme="minorHAnsi"/>
          <w:b/>
          <w:bCs/>
          <w:color w:val="000000"/>
          <w:szCs w:val="18"/>
        </w:rPr>
        <w:t xml:space="preserve">Securities </w:t>
      </w:r>
      <w:r w:rsidRPr="0022764C">
        <w:rPr>
          <w:rFonts w:eastAsia="Arial" w:cstheme="minorHAnsi"/>
          <w:color w:val="000000"/>
          <w:szCs w:val="18"/>
        </w:rPr>
        <w:t xml:space="preserve">as a direct result of </w:t>
      </w:r>
      <w:r w:rsidRPr="0022764C">
        <w:rPr>
          <w:rFonts w:eastAsia="Arial" w:cstheme="minorHAnsi"/>
          <w:b/>
          <w:bCs/>
          <w:color w:val="000000"/>
          <w:szCs w:val="18"/>
        </w:rPr>
        <w:t>Financial Fraud</w:t>
      </w:r>
      <w:r w:rsidRPr="0022764C">
        <w:rPr>
          <w:rFonts w:eastAsia="Arial" w:cstheme="minorHAnsi"/>
          <w:color w:val="000000"/>
          <w:szCs w:val="18"/>
        </w:rPr>
        <w:t>, and</w:t>
      </w:r>
    </w:p>
    <w:p w14:paraId="593E392D" w14:textId="77777777" w:rsidR="006936E8" w:rsidRPr="0022764C" w:rsidRDefault="006936E8" w:rsidP="006936E8">
      <w:pPr>
        <w:numPr>
          <w:ilvl w:val="0"/>
          <w:numId w:val="434"/>
        </w:numPr>
        <w:autoSpaceDE w:val="0"/>
        <w:autoSpaceDN w:val="0"/>
        <w:adjustRightInd w:val="0"/>
        <w:spacing w:before="0" w:after="160" w:line="240" w:lineRule="auto"/>
        <w:contextualSpacing/>
        <w:rPr>
          <w:rFonts w:eastAsia="Arial" w:cstheme="minorHAnsi"/>
          <w:color w:val="000000"/>
          <w:szCs w:val="18"/>
        </w:rPr>
      </w:pPr>
      <w:r w:rsidRPr="0022764C">
        <w:rPr>
          <w:rFonts w:eastAsia="Calibri" w:cstheme="minorHAnsi"/>
          <w:bCs/>
          <w:szCs w:val="18"/>
          <w:lang w:eastAsia="en-GB"/>
          <w:rPrChange w:id="929" w:author="stuart wolstenholme" w:date="2026-05-29T12:46:00Z" w16du:dateUtc="2026-05-29T11:46:00Z">
            <w:rPr>
              <w:rFonts w:eastAsia="Calibri" w:cstheme="minorHAnsi"/>
              <w:bCs/>
              <w:szCs w:val="18"/>
              <w:lang w:val="en-US" w:eastAsia="en-GB"/>
            </w:rPr>
          </w:rPrChange>
        </w:rPr>
        <w:t xml:space="preserve">the loss of </w:t>
      </w:r>
      <w:r w:rsidRPr="0022764C">
        <w:rPr>
          <w:rFonts w:eastAsia="Calibri" w:cstheme="minorHAnsi"/>
          <w:b/>
          <w:szCs w:val="18"/>
          <w:lang w:eastAsia="en-GB"/>
          <w:rPrChange w:id="930" w:author="stuart wolstenholme" w:date="2026-05-29T12:46:00Z" w16du:dateUtc="2026-05-29T11:46:00Z">
            <w:rPr>
              <w:rFonts w:eastAsia="Calibri" w:cstheme="minorHAnsi"/>
              <w:b/>
              <w:szCs w:val="18"/>
              <w:lang w:val="en-US" w:eastAsia="en-GB"/>
            </w:rPr>
          </w:rPrChange>
        </w:rPr>
        <w:t>Money</w:t>
      </w:r>
      <w:r w:rsidRPr="0022764C">
        <w:rPr>
          <w:rFonts w:eastAsia="Calibri" w:cstheme="minorHAnsi"/>
          <w:bCs/>
          <w:szCs w:val="18"/>
          <w:lang w:eastAsia="en-GB"/>
          <w:rPrChange w:id="931"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932" w:author="stuart wolstenholme" w:date="2026-05-29T12:46:00Z" w16du:dateUtc="2026-05-29T11:46:00Z">
            <w:rPr>
              <w:rFonts w:eastAsia="Calibri" w:cstheme="minorHAnsi"/>
              <w:b/>
              <w:bCs/>
              <w:szCs w:val="18"/>
              <w:lang w:val="en-US" w:eastAsia="en-GB"/>
            </w:rPr>
          </w:rPrChange>
        </w:rPr>
        <w:t xml:space="preserve">Securities </w:t>
      </w:r>
      <w:r w:rsidRPr="0022764C">
        <w:rPr>
          <w:rFonts w:eastAsia="Calibri" w:cstheme="minorHAnsi"/>
          <w:bCs/>
          <w:szCs w:val="18"/>
          <w:lang w:eastAsia="en-GB"/>
          <w:rPrChange w:id="933" w:author="stuart wolstenholme" w:date="2026-05-29T12:46:00Z" w16du:dateUtc="2026-05-29T11:46:00Z">
            <w:rPr>
              <w:rFonts w:eastAsia="Calibri" w:cstheme="minorHAnsi"/>
              <w:bCs/>
              <w:szCs w:val="18"/>
              <w:lang w:val="en-US" w:eastAsia="en-GB"/>
            </w:rPr>
          </w:rPrChange>
        </w:rPr>
        <w:t xml:space="preserve">that </w:t>
      </w:r>
      <w:r w:rsidRPr="0022764C">
        <w:rPr>
          <w:rFonts w:eastAsia="Calibri" w:cstheme="minorHAnsi"/>
          <w:kern w:val="2"/>
          <w:szCs w:val="18"/>
          <w14:ligatures w14:val="standardContextual"/>
        </w:rPr>
        <w:t>the</w:t>
      </w:r>
      <w:r w:rsidRPr="0022764C">
        <w:rPr>
          <w:rFonts w:eastAsia="Calibri" w:cstheme="minorHAnsi"/>
          <w:b/>
          <w:szCs w:val="18"/>
          <w:lang w:eastAsia="en-GB"/>
          <w:rPrChange w:id="934"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935" w:author="stuart wolstenholme" w:date="2026-05-29T12:46:00Z" w16du:dateUtc="2026-05-29T11:46:00Z">
            <w:rPr>
              <w:rFonts w:eastAsia="Calibri" w:cstheme="minorHAnsi"/>
              <w:bCs/>
              <w:szCs w:val="18"/>
              <w:lang w:val="en-US" w:eastAsia="en-GB"/>
            </w:rPr>
          </w:rPrChange>
        </w:rPr>
        <w:t xml:space="preserve"> sustains to reimburse </w:t>
      </w:r>
      <w:r w:rsidRPr="0022764C">
        <w:rPr>
          <w:rFonts w:eastAsia="Calibri" w:cstheme="minorHAnsi"/>
          <w:kern w:val="2"/>
          <w:szCs w:val="18"/>
          <w14:ligatures w14:val="standardContextual"/>
        </w:rPr>
        <w:t>the</w:t>
      </w:r>
      <w:r w:rsidRPr="0022764C">
        <w:rPr>
          <w:rFonts w:eastAsia="Calibri" w:cstheme="minorHAnsi"/>
          <w:b/>
          <w:szCs w:val="18"/>
          <w:lang w:eastAsia="en-GB"/>
          <w:rPrChange w:id="936"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
          <w:bCs/>
          <w:szCs w:val="18"/>
          <w:lang w:eastAsia="en-GB"/>
          <w:rPrChange w:id="937"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938" w:author="stuart wolstenholme" w:date="2026-05-29T12:46:00Z" w16du:dateUtc="2026-05-29T11:46:00Z">
            <w:rPr>
              <w:rFonts w:eastAsia="Calibri" w:cstheme="minorHAnsi"/>
              <w:bCs/>
              <w:szCs w:val="18"/>
              <w:lang w:val="en-US" w:eastAsia="en-GB"/>
            </w:rPr>
          </w:rPrChange>
        </w:rPr>
        <w:t>client</w:t>
      </w:r>
      <w:r w:rsidRPr="0022764C">
        <w:rPr>
          <w:rFonts w:eastAsia="Calibri" w:cstheme="minorHAnsi"/>
          <w:b/>
          <w:bCs/>
          <w:szCs w:val="18"/>
          <w:lang w:eastAsia="en-GB"/>
          <w:rPrChange w:id="939"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940" w:author="stuart wolstenholme" w:date="2026-05-29T12:46:00Z" w16du:dateUtc="2026-05-29T11:46:00Z">
            <w:rPr>
              <w:rFonts w:eastAsia="Calibri" w:cstheme="minorHAnsi"/>
              <w:bCs/>
              <w:szCs w:val="18"/>
              <w:lang w:val="en-US" w:eastAsia="en-GB"/>
            </w:rPr>
          </w:rPrChange>
        </w:rPr>
        <w:t>or customer for the theft of their money</w:t>
      </w:r>
      <w:r w:rsidRPr="0022764C">
        <w:rPr>
          <w:rFonts w:eastAsia="Calibri" w:cstheme="minorHAnsi"/>
          <w:b/>
          <w:bCs/>
          <w:szCs w:val="18"/>
          <w:lang w:eastAsia="en-GB"/>
          <w:rPrChange w:id="941"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942"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943" w:author="stuart wolstenholme" w:date="2026-05-29T12:46:00Z" w16du:dateUtc="2026-05-29T11:46:00Z">
            <w:rPr>
              <w:rFonts w:eastAsia="Calibri" w:cstheme="minorHAnsi"/>
              <w:b/>
              <w:bCs/>
              <w:szCs w:val="18"/>
              <w:lang w:val="en-US" w:eastAsia="en-GB"/>
            </w:rPr>
          </w:rPrChange>
        </w:rPr>
        <w:t xml:space="preserve">Securities </w:t>
      </w:r>
      <w:r w:rsidRPr="0022764C">
        <w:rPr>
          <w:rFonts w:eastAsia="Calibri" w:cstheme="minorHAnsi"/>
          <w:bCs/>
          <w:szCs w:val="18"/>
          <w:lang w:eastAsia="en-GB"/>
          <w:rPrChange w:id="944" w:author="stuart wolstenholme" w:date="2026-05-29T12:46:00Z" w16du:dateUtc="2026-05-29T11:46:00Z">
            <w:rPr>
              <w:rFonts w:eastAsia="Calibri" w:cstheme="minorHAnsi"/>
              <w:bCs/>
              <w:szCs w:val="18"/>
              <w:lang w:val="en-US" w:eastAsia="en-GB"/>
            </w:rPr>
          </w:rPrChange>
        </w:rPr>
        <w:t xml:space="preserve">as a direct result of </w:t>
      </w:r>
      <w:r w:rsidRPr="0022764C">
        <w:rPr>
          <w:rFonts w:eastAsia="Calibri" w:cstheme="minorHAnsi"/>
          <w:b/>
          <w:bCs/>
          <w:szCs w:val="18"/>
          <w:lang w:eastAsia="en-GB"/>
          <w:rPrChange w:id="945" w:author="stuart wolstenholme" w:date="2026-05-29T12:46:00Z" w16du:dateUtc="2026-05-29T11:46:00Z">
            <w:rPr>
              <w:rFonts w:eastAsia="Calibri" w:cstheme="minorHAnsi"/>
              <w:b/>
              <w:bCs/>
              <w:szCs w:val="18"/>
              <w:lang w:val="en-US" w:eastAsia="en-GB"/>
            </w:rPr>
          </w:rPrChange>
        </w:rPr>
        <w:t>Financial Fraud</w:t>
      </w:r>
      <w:r w:rsidRPr="0022764C">
        <w:rPr>
          <w:rFonts w:eastAsia="Calibri" w:cstheme="minorHAnsi"/>
          <w:bCs/>
          <w:szCs w:val="18"/>
          <w:lang w:eastAsia="en-GB"/>
          <w:rPrChange w:id="946" w:author="stuart wolstenholme" w:date="2026-05-29T12:46:00Z" w16du:dateUtc="2026-05-29T11:46:00Z">
            <w:rPr>
              <w:rFonts w:eastAsia="Calibri" w:cstheme="minorHAnsi"/>
              <w:bCs/>
              <w:szCs w:val="18"/>
              <w:lang w:val="en-US" w:eastAsia="en-GB"/>
            </w:rPr>
          </w:rPrChange>
        </w:rPr>
        <w:t>,</w:t>
      </w:r>
      <w:r w:rsidRPr="0022764C">
        <w:rPr>
          <w:rFonts w:eastAsia="Calibri" w:cstheme="minorHAnsi"/>
          <w:b/>
          <w:bCs/>
          <w:szCs w:val="18"/>
          <w:lang w:eastAsia="en-GB"/>
          <w:rPrChange w:id="947"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948" w:author="stuart wolstenholme" w:date="2026-05-29T12:46:00Z" w16du:dateUtc="2026-05-29T11:46:00Z">
            <w:rPr>
              <w:rFonts w:eastAsia="Calibri" w:cstheme="minorHAnsi"/>
              <w:bCs/>
              <w:szCs w:val="18"/>
              <w:lang w:val="en-US" w:eastAsia="en-GB"/>
            </w:rPr>
          </w:rPrChange>
        </w:rPr>
        <w:t xml:space="preserve">provided such reimbursement is made with </w:t>
      </w:r>
      <w:r w:rsidRPr="0022764C">
        <w:rPr>
          <w:rFonts w:eastAsia="Calibri" w:cstheme="minorHAnsi"/>
          <w:b/>
          <w:szCs w:val="18"/>
          <w:lang w:eastAsia="en-GB"/>
          <w:rPrChange w:id="949"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bCs/>
          <w:szCs w:val="18"/>
          <w:lang w:eastAsia="en-GB"/>
          <w:rPrChange w:id="950" w:author="stuart wolstenholme" w:date="2026-05-29T12:46:00Z" w16du:dateUtc="2026-05-29T11:46:00Z">
            <w:rPr>
              <w:rFonts w:eastAsia="Calibri" w:cstheme="minorHAnsi"/>
              <w:bCs/>
              <w:szCs w:val="18"/>
              <w:lang w:val="en-US" w:eastAsia="en-GB"/>
            </w:rPr>
          </w:rPrChange>
        </w:rPr>
        <w:t xml:space="preserve"> prior written consent.</w:t>
      </w:r>
    </w:p>
    <w:p w14:paraId="43246996" w14:textId="77777777" w:rsidR="006936E8" w:rsidRPr="0022764C" w:rsidRDefault="006936E8" w:rsidP="006936E8">
      <w:pPr>
        <w:autoSpaceDE w:val="0"/>
        <w:autoSpaceDN w:val="0"/>
        <w:adjustRightInd w:val="0"/>
        <w:spacing w:before="0" w:line="240" w:lineRule="auto"/>
        <w:contextualSpacing/>
        <w:rPr>
          <w:rFonts w:eastAsia="Arial" w:cstheme="minorHAnsi"/>
          <w:color w:val="000000"/>
          <w:szCs w:val="18"/>
        </w:rPr>
      </w:pPr>
      <w:r w:rsidRPr="0022764C">
        <w:rPr>
          <w:rFonts w:eastAsia="Arial" w:cstheme="minorHAnsi"/>
          <w:b/>
          <w:bCs/>
          <w:color w:val="000000"/>
          <w:szCs w:val="18"/>
        </w:rPr>
        <w:t xml:space="preserve">Financial Fraud Loss </w:t>
      </w:r>
      <w:r w:rsidRPr="0022764C">
        <w:rPr>
          <w:rFonts w:eastAsia="Arial" w:cstheme="minorHAnsi"/>
          <w:color w:val="000000"/>
          <w:szCs w:val="18"/>
        </w:rPr>
        <w:t xml:space="preserve">does not include any amounts reimbursed to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 </w:t>
      </w:r>
      <w:r w:rsidRPr="0022764C">
        <w:rPr>
          <w:rFonts w:eastAsia="Arial" w:cstheme="minorHAnsi"/>
          <w:color w:val="000000"/>
          <w:szCs w:val="18"/>
        </w:rPr>
        <w:t xml:space="preserve">by any financial institution. </w:t>
      </w:r>
    </w:p>
    <w:p w14:paraId="014D10FE" w14:textId="1CACEB76" w:rsidR="00054903" w:rsidRPr="0022764C" w:rsidRDefault="006936E8" w:rsidP="006936E8">
      <w:pPr>
        <w:pStyle w:val="Heading3"/>
        <w:autoSpaceDE w:val="0"/>
        <w:autoSpaceDN w:val="0"/>
        <w:adjustRightInd w:val="0"/>
        <w:spacing w:before="24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 xml:space="preserve">First Party Insured Event  </w:t>
      </w:r>
    </w:p>
    <w:p w14:paraId="23605C20" w14:textId="77777777"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 with respect to:</w:t>
      </w:r>
    </w:p>
    <w:p w14:paraId="42BAFA63" w14:textId="77777777"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rPr>
        <w:t xml:space="preserve">Insuring Clause G, </w:t>
      </w:r>
      <w:r w:rsidRPr="0022764C">
        <w:rPr>
          <w:rFonts w:eastAsia="Calibri" w:cstheme="minorHAnsi"/>
          <w:bCs/>
          <w:szCs w:val="18"/>
          <w:lang w:eastAsia="en-GB"/>
          <w:rPrChange w:id="951"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952" w:author="stuart wolstenholme" w:date="2026-05-29T12:46:00Z" w16du:dateUtc="2026-05-29T11:46:00Z">
            <w:rPr>
              <w:rFonts w:eastAsia="Calibri" w:cstheme="minorHAnsi"/>
              <w:b/>
              <w:bCs/>
              <w:szCs w:val="18"/>
              <w:lang w:val="en-US" w:eastAsia="en-GB"/>
            </w:rPr>
          </w:rPrChange>
        </w:rPr>
        <w:t>Adverse Media Report</w:t>
      </w:r>
      <w:r w:rsidRPr="0022764C">
        <w:rPr>
          <w:rFonts w:eastAsia="Calibri" w:cstheme="minorHAnsi"/>
          <w:bCs/>
          <w:szCs w:val="18"/>
          <w:lang w:eastAsia="en-GB"/>
          <w:rPrChange w:id="953"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954" w:author="stuart wolstenholme" w:date="2026-05-29T12:46:00Z" w16du:dateUtc="2026-05-29T11:46:00Z">
            <w:rPr>
              <w:rFonts w:eastAsia="Calibri" w:cstheme="minorHAnsi"/>
              <w:b/>
              <w:bCs/>
              <w:szCs w:val="18"/>
              <w:lang w:val="en-US" w:eastAsia="en-GB"/>
            </w:rPr>
          </w:rPrChange>
        </w:rPr>
        <w:t xml:space="preserve">Security Breach </w:t>
      </w:r>
      <w:r w:rsidRPr="0022764C">
        <w:rPr>
          <w:rFonts w:eastAsia="Calibri" w:cstheme="minorHAnsi"/>
          <w:bCs/>
          <w:szCs w:val="18"/>
          <w:lang w:eastAsia="en-GB"/>
          <w:rPrChange w:id="955"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956"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957" w:author="stuart wolstenholme" w:date="2026-05-29T12:46:00Z" w16du:dateUtc="2026-05-29T11:46:00Z">
            <w:rPr>
              <w:rFonts w:eastAsia="Calibri" w:cstheme="minorHAnsi"/>
              <w:szCs w:val="18"/>
              <w:lang w:val="en-US" w:eastAsia="en-GB"/>
            </w:rPr>
          </w:rPrChange>
        </w:rPr>
        <w:t>;</w:t>
      </w:r>
    </w:p>
    <w:p w14:paraId="1A247BBD" w14:textId="77777777"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lang w:eastAsia="en-GB"/>
          <w:rPrChange w:id="958" w:author="stuart wolstenholme" w:date="2026-05-29T12:46:00Z" w16du:dateUtc="2026-05-29T11:46:00Z">
            <w:rPr>
              <w:rFonts w:eastAsia="Calibri" w:cstheme="minorHAnsi"/>
              <w:szCs w:val="18"/>
              <w:lang w:val="en-US" w:eastAsia="en-GB"/>
            </w:rPr>
          </w:rPrChange>
        </w:rPr>
        <w:t>Insuring Clauses H, a</w:t>
      </w:r>
      <w:r w:rsidRPr="0022764C">
        <w:rPr>
          <w:rFonts w:eastAsia="Calibri" w:cstheme="minorHAnsi"/>
          <w:b/>
          <w:bCs/>
          <w:szCs w:val="18"/>
          <w:lang w:eastAsia="en-GB"/>
          <w:rPrChange w:id="959" w:author="stuart wolstenholme" w:date="2026-05-29T12:46:00Z" w16du:dateUtc="2026-05-29T11:46:00Z">
            <w:rPr>
              <w:rFonts w:eastAsia="Calibri" w:cstheme="minorHAnsi"/>
              <w:b/>
              <w:bCs/>
              <w:szCs w:val="18"/>
              <w:lang w:val="en-US" w:eastAsia="en-GB"/>
            </w:rPr>
          </w:rPrChange>
        </w:rPr>
        <w:t xml:space="preserve"> Security Breach </w:t>
      </w:r>
      <w:r w:rsidRPr="0022764C">
        <w:rPr>
          <w:rFonts w:eastAsia="Calibri" w:cstheme="minorHAnsi"/>
          <w:bCs/>
          <w:szCs w:val="18"/>
          <w:lang w:eastAsia="en-GB"/>
          <w:rPrChange w:id="960"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961"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962" w:author="stuart wolstenholme" w:date="2026-05-29T12:46:00Z" w16du:dateUtc="2026-05-29T11:46:00Z">
            <w:rPr>
              <w:rFonts w:eastAsia="Calibri" w:cstheme="minorHAnsi"/>
              <w:szCs w:val="18"/>
              <w:lang w:val="en-US" w:eastAsia="en-GB"/>
            </w:rPr>
          </w:rPrChange>
        </w:rPr>
        <w:t>;</w:t>
      </w:r>
    </w:p>
    <w:p w14:paraId="04ABB7FD" w14:textId="77777777"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szCs w:val="18"/>
          <w:lang w:eastAsia="en-GB"/>
          <w:rPrChange w:id="963" w:author="stuart wolstenholme" w:date="2026-05-29T12:46:00Z" w16du:dateUtc="2026-05-29T11:46:00Z">
            <w:rPr>
              <w:rFonts w:eastAsia="Calibri" w:cstheme="minorHAnsi"/>
              <w:szCs w:val="18"/>
              <w:lang w:val="en-US" w:eastAsia="en-GB"/>
            </w:rPr>
          </w:rPrChange>
        </w:rPr>
        <w:t xml:space="preserve">Insuring Clause I, a </w:t>
      </w:r>
      <w:r w:rsidRPr="0022764C">
        <w:rPr>
          <w:rFonts w:eastAsia="Calibri" w:cstheme="minorHAnsi"/>
          <w:b/>
          <w:szCs w:val="18"/>
          <w:lang w:eastAsia="en-GB"/>
          <w:rPrChange w:id="964"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Cs/>
          <w:szCs w:val="18"/>
          <w:lang w:eastAsia="en-GB"/>
          <w:rPrChange w:id="965" w:author="stuart wolstenholme" w:date="2026-05-29T12:46:00Z" w16du:dateUtc="2026-05-29T11:46:00Z">
            <w:rPr>
              <w:rFonts w:eastAsia="Calibri" w:cstheme="minorHAnsi"/>
              <w:bCs/>
              <w:szCs w:val="18"/>
              <w:lang w:val="en-US" w:eastAsia="en-GB"/>
            </w:rPr>
          </w:rPrChange>
        </w:rPr>
        <w:t>;</w:t>
      </w:r>
    </w:p>
    <w:p w14:paraId="4ABE0C79" w14:textId="77777777"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966" w:author="stuart wolstenholme" w:date="2026-05-29T12:46:00Z" w16du:dateUtc="2026-05-29T11:46:00Z">
            <w:rPr>
              <w:rFonts w:eastAsia="Calibri" w:cstheme="minorHAnsi"/>
              <w:bCs/>
              <w:szCs w:val="18"/>
              <w:lang w:val="en-US" w:eastAsia="en-GB"/>
            </w:rPr>
          </w:rPrChange>
        </w:rPr>
        <w:t xml:space="preserve">Insuring Clause J, a </w:t>
      </w:r>
      <w:r w:rsidRPr="0022764C">
        <w:rPr>
          <w:rFonts w:eastAsia="Calibri" w:cstheme="minorHAnsi"/>
          <w:b/>
          <w:szCs w:val="18"/>
          <w:lang w:eastAsia="en-GB"/>
          <w:rPrChange w:id="967" w:author="stuart wolstenholme" w:date="2026-05-29T12:46:00Z" w16du:dateUtc="2026-05-29T11:46:00Z">
            <w:rPr>
              <w:rFonts w:eastAsia="Calibri" w:cstheme="minorHAnsi"/>
              <w:b/>
              <w:szCs w:val="18"/>
              <w:lang w:val="en-US" w:eastAsia="en-GB"/>
            </w:rPr>
          </w:rPrChange>
        </w:rPr>
        <w:t>Cyber Extortion Threat</w:t>
      </w:r>
      <w:r w:rsidRPr="0022764C">
        <w:rPr>
          <w:rFonts w:eastAsia="Calibri" w:cstheme="minorHAnsi"/>
          <w:szCs w:val="18"/>
          <w:lang w:eastAsia="en-GB"/>
          <w:rPrChange w:id="968" w:author="stuart wolstenholme" w:date="2026-05-29T12:46:00Z" w16du:dateUtc="2026-05-29T11:46:00Z">
            <w:rPr>
              <w:rFonts w:eastAsia="Calibri" w:cstheme="minorHAnsi"/>
              <w:szCs w:val="18"/>
              <w:lang w:val="en-US" w:eastAsia="en-GB"/>
            </w:rPr>
          </w:rPrChange>
        </w:rPr>
        <w:t>;</w:t>
      </w:r>
    </w:p>
    <w:p w14:paraId="77F15432" w14:textId="77777777"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969" w:author="stuart wolstenholme" w:date="2026-05-29T12:46:00Z" w16du:dateUtc="2026-05-29T11:46:00Z">
            <w:rPr>
              <w:rFonts w:eastAsia="Calibri" w:cstheme="minorHAnsi"/>
              <w:bCs/>
              <w:szCs w:val="18"/>
              <w:lang w:val="en-US" w:eastAsia="en-GB"/>
            </w:rPr>
          </w:rPrChange>
        </w:rPr>
        <w:t xml:space="preserve">Insuring Clause K a), </w:t>
      </w:r>
      <w:r w:rsidRPr="0022764C">
        <w:rPr>
          <w:rFonts w:eastAsia="Calibri" w:cstheme="minorHAnsi"/>
          <w:szCs w:val="18"/>
          <w:lang w:eastAsia="en-GB"/>
          <w:rPrChange w:id="970"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971" w:author="stuart wolstenholme" w:date="2026-05-29T12:46:00Z" w16du:dateUtc="2026-05-29T11:46:00Z">
            <w:rPr>
              <w:rFonts w:eastAsia="Calibri" w:cstheme="minorHAnsi"/>
              <w:b/>
              <w:szCs w:val="18"/>
              <w:lang w:val="en-US" w:eastAsia="en-GB"/>
            </w:rPr>
          </w:rPrChange>
        </w:rPr>
        <w:t>Financial Fraud</w:t>
      </w:r>
      <w:r w:rsidRPr="0022764C">
        <w:rPr>
          <w:rFonts w:eastAsia="Calibri" w:cstheme="minorHAnsi"/>
          <w:bCs/>
          <w:szCs w:val="18"/>
          <w:lang w:eastAsia="en-GB"/>
          <w:rPrChange w:id="972" w:author="stuart wolstenholme" w:date="2026-05-29T12:46:00Z" w16du:dateUtc="2026-05-29T11:46:00Z">
            <w:rPr>
              <w:rFonts w:eastAsia="Calibri" w:cstheme="minorHAnsi"/>
              <w:bCs/>
              <w:szCs w:val="18"/>
              <w:lang w:val="en-US" w:eastAsia="en-GB"/>
            </w:rPr>
          </w:rPrChange>
        </w:rPr>
        <w:t>;</w:t>
      </w:r>
    </w:p>
    <w:p w14:paraId="003804FE" w14:textId="77777777"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973" w:author="stuart wolstenholme" w:date="2026-05-29T12:46:00Z" w16du:dateUtc="2026-05-29T11:46:00Z">
            <w:rPr>
              <w:rFonts w:eastAsia="Calibri" w:cstheme="minorHAnsi"/>
              <w:bCs/>
              <w:szCs w:val="18"/>
              <w:lang w:val="en-US" w:eastAsia="en-GB"/>
            </w:rPr>
          </w:rPrChange>
        </w:rPr>
        <w:t xml:space="preserve">Insuring Clause K b), </w:t>
      </w:r>
      <w:r w:rsidRPr="0022764C">
        <w:rPr>
          <w:rFonts w:eastAsia="Calibri" w:cstheme="minorHAnsi"/>
          <w:szCs w:val="18"/>
          <w:lang w:eastAsia="en-GB"/>
          <w:rPrChange w:id="974"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975" w:author="stuart wolstenholme" w:date="2026-05-29T12:46:00Z" w16du:dateUtc="2026-05-29T11:46:00Z">
            <w:rPr>
              <w:rFonts w:eastAsia="Calibri" w:cstheme="minorHAnsi"/>
              <w:b/>
              <w:szCs w:val="18"/>
              <w:lang w:val="en-US" w:eastAsia="en-GB"/>
            </w:rPr>
          </w:rPrChange>
        </w:rPr>
        <w:t xml:space="preserve">Telecommunications Fraud </w:t>
      </w:r>
      <w:r w:rsidRPr="0022764C">
        <w:rPr>
          <w:rFonts w:eastAsia="Calibri" w:cstheme="minorHAnsi"/>
          <w:szCs w:val="18"/>
          <w:lang w:eastAsia="en-GB"/>
          <w:rPrChange w:id="976"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977" w:author="stuart wolstenholme" w:date="2026-05-29T12:46:00Z" w16du:dateUtc="2026-05-29T11:46:00Z">
            <w:rPr>
              <w:rFonts w:eastAsia="Calibri" w:cstheme="minorHAnsi"/>
              <w:b/>
              <w:szCs w:val="18"/>
              <w:lang w:val="en-US" w:eastAsia="en-GB"/>
            </w:rPr>
          </w:rPrChange>
        </w:rPr>
        <w:t>Utilities Fraud</w:t>
      </w:r>
      <w:r w:rsidRPr="0022764C">
        <w:rPr>
          <w:rFonts w:eastAsia="Calibri" w:cstheme="minorHAnsi"/>
          <w:szCs w:val="18"/>
          <w:lang w:eastAsia="en-GB"/>
          <w:rPrChange w:id="978" w:author="stuart wolstenholme" w:date="2026-05-29T12:46:00Z" w16du:dateUtc="2026-05-29T11:46:00Z">
            <w:rPr>
              <w:rFonts w:eastAsia="Calibri" w:cstheme="minorHAnsi"/>
              <w:szCs w:val="18"/>
              <w:lang w:val="en-US" w:eastAsia="en-GB"/>
            </w:rPr>
          </w:rPrChange>
        </w:rPr>
        <w:t>;</w:t>
      </w:r>
    </w:p>
    <w:p w14:paraId="00243D73" w14:textId="77777777"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979" w:author="stuart wolstenholme" w:date="2026-05-29T12:46:00Z" w16du:dateUtc="2026-05-29T11:46:00Z">
            <w:rPr>
              <w:rFonts w:eastAsia="Calibri" w:cstheme="minorHAnsi"/>
              <w:bCs/>
              <w:szCs w:val="18"/>
              <w:lang w:val="en-US" w:eastAsia="en-GB"/>
            </w:rPr>
          </w:rPrChange>
        </w:rPr>
        <w:t xml:space="preserve">Insuring Clause K c), </w:t>
      </w:r>
      <w:r w:rsidRPr="0022764C">
        <w:rPr>
          <w:rFonts w:eastAsia="Calibri" w:cstheme="minorHAnsi"/>
          <w:szCs w:val="18"/>
          <w:lang w:eastAsia="en-GB"/>
          <w:rPrChange w:id="980"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981" w:author="stuart wolstenholme" w:date="2026-05-29T12:46:00Z" w16du:dateUtc="2026-05-29T11:46:00Z">
            <w:rPr>
              <w:rFonts w:eastAsia="Calibri" w:cstheme="minorHAnsi"/>
              <w:b/>
              <w:szCs w:val="18"/>
              <w:lang w:val="en-US" w:eastAsia="en-GB"/>
            </w:rPr>
          </w:rPrChange>
        </w:rPr>
        <w:t>Phishing Fraud</w:t>
      </w:r>
      <w:r w:rsidRPr="0022764C">
        <w:rPr>
          <w:rFonts w:eastAsia="Calibri" w:cstheme="minorHAnsi"/>
          <w:szCs w:val="18"/>
          <w:lang w:eastAsia="en-GB"/>
          <w:rPrChange w:id="982"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983" w:author="stuart wolstenholme" w:date="2026-05-29T12:46:00Z" w16du:dateUtc="2026-05-29T11:46:00Z">
            <w:rPr>
              <w:rFonts w:eastAsia="Calibri" w:cstheme="minorHAnsi"/>
              <w:b/>
              <w:szCs w:val="18"/>
              <w:lang w:val="en-US" w:eastAsia="en-GB"/>
            </w:rPr>
          </w:rPrChange>
        </w:rPr>
        <w:t>Client Phishing Fraud</w:t>
      </w:r>
      <w:r w:rsidRPr="0022764C">
        <w:rPr>
          <w:rFonts w:eastAsia="Calibri" w:cstheme="minorHAnsi"/>
          <w:bCs/>
          <w:szCs w:val="18"/>
          <w:lang w:eastAsia="en-GB"/>
          <w:rPrChange w:id="984" w:author="stuart wolstenholme" w:date="2026-05-29T12:46:00Z" w16du:dateUtc="2026-05-29T11:46:00Z">
            <w:rPr>
              <w:rFonts w:eastAsia="Calibri" w:cstheme="minorHAnsi"/>
              <w:bCs/>
              <w:szCs w:val="18"/>
              <w:lang w:val="en-US" w:eastAsia="en-GB"/>
            </w:rPr>
          </w:rPrChange>
        </w:rPr>
        <w:t>;</w:t>
      </w:r>
    </w:p>
    <w:p w14:paraId="09560899" w14:textId="77777777"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szCs w:val="18"/>
          <w:lang w:eastAsia="en-GB"/>
          <w:rPrChange w:id="985" w:author="stuart wolstenholme" w:date="2026-05-29T12:46:00Z" w16du:dateUtc="2026-05-29T11:46:00Z">
            <w:rPr>
              <w:rFonts w:eastAsia="Calibri" w:cstheme="minorHAnsi"/>
              <w:szCs w:val="18"/>
              <w:lang w:val="en-US" w:eastAsia="en-GB"/>
            </w:rPr>
          </w:rPrChange>
        </w:rPr>
        <w:t xml:space="preserve">Insuring Clause L, a </w:t>
      </w:r>
      <w:r w:rsidRPr="0022764C">
        <w:rPr>
          <w:rFonts w:eastAsia="Calibri" w:cstheme="minorHAnsi"/>
          <w:b/>
          <w:szCs w:val="18"/>
          <w:lang w:eastAsia="en-GB"/>
          <w:rPrChange w:id="986" w:author="stuart wolstenholme" w:date="2026-05-29T12:46:00Z" w16du:dateUtc="2026-05-29T11:46:00Z">
            <w:rPr>
              <w:rFonts w:eastAsia="Calibri" w:cstheme="minorHAnsi"/>
              <w:b/>
              <w:szCs w:val="18"/>
              <w:lang w:val="en-US" w:eastAsia="en-GB"/>
            </w:rPr>
          </w:rPrChange>
        </w:rPr>
        <w:t>Bricking Event</w:t>
      </w:r>
      <w:r w:rsidRPr="0022764C">
        <w:rPr>
          <w:rFonts w:eastAsia="Calibri" w:cstheme="minorHAnsi"/>
          <w:bCs/>
          <w:szCs w:val="18"/>
          <w:lang w:eastAsia="en-GB"/>
          <w:rPrChange w:id="987" w:author="stuart wolstenholme" w:date="2026-05-29T12:46:00Z" w16du:dateUtc="2026-05-29T11:46:00Z">
            <w:rPr>
              <w:rFonts w:eastAsia="Calibri" w:cstheme="minorHAnsi"/>
              <w:bCs/>
              <w:szCs w:val="18"/>
              <w:lang w:val="en-US" w:eastAsia="en-GB"/>
            </w:rPr>
          </w:rPrChange>
        </w:rPr>
        <w:t>;</w:t>
      </w:r>
    </w:p>
    <w:p w14:paraId="449490B0" w14:textId="77777777"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988" w:author="stuart wolstenholme" w:date="2026-05-29T12:46:00Z" w16du:dateUtc="2026-05-29T11:46:00Z">
            <w:rPr>
              <w:rFonts w:eastAsia="Calibri" w:cstheme="minorHAnsi"/>
              <w:bCs/>
              <w:szCs w:val="18"/>
              <w:lang w:val="en-US" w:eastAsia="en-GB"/>
            </w:rPr>
          </w:rPrChange>
        </w:rPr>
        <w:t xml:space="preserve">Insuring Clause M, </w:t>
      </w:r>
      <w:r w:rsidRPr="0022764C">
        <w:rPr>
          <w:rFonts w:eastAsia="Calibri" w:cstheme="minorHAnsi"/>
          <w:szCs w:val="18"/>
          <w:lang w:eastAsia="en-GB"/>
          <w:rPrChange w:id="989"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bCs/>
          <w:szCs w:val="18"/>
          <w:lang w:eastAsia="en-GB"/>
          <w:rPrChange w:id="990" w:author="stuart wolstenholme" w:date="2026-05-29T12:46:00Z" w16du:dateUtc="2026-05-29T11:46:00Z">
            <w:rPr>
              <w:rFonts w:eastAsia="Calibri" w:cstheme="minorHAnsi"/>
              <w:b/>
              <w:bCs/>
              <w:szCs w:val="18"/>
              <w:lang w:val="en-US" w:eastAsia="en-GB"/>
            </w:rPr>
          </w:rPrChange>
        </w:rPr>
        <w:t>Hacking Attack</w:t>
      </w:r>
      <w:r w:rsidRPr="0022764C">
        <w:rPr>
          <w:rFonts w:eastAsia="Calibri" w:cstheme="minorHAnsi"/>
          <w:szCs w:val="18"/>
          <w:lang w:eastAsia="en-GB"/>
          <w:rPrChange w:id="991" w:author="stuart wolstenholme" w:date="2026-05-29T12:46:00Z" w16du:dateUtc="2026-05-29T11:46:00Z">
            <w:rPr>
              <w:rFonts w:eastAsia="Calibri" w:cstheme="minorHAnsi"/>
              <w:szCs w:val="18"/>
              <w:lang w:val="en-US" w:eastAsia="en-GB"/>
            </w:rPr>
          </w:rPrChange>
        </w:rPr>
        <w:t>;</w:t>
      </w:r>
    </w:p>
    <w:p w14:paraId="127F9034" w14:textId="77777777"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lang w:eastAsia="en-GB"/>
          <w:rPrChange w:id="992" w:author="stuart wolstenholme" w:date="2026-05-29T12:46:00Z" w16du:dateUtc="2026-05-29T11:46:00Z">
            <w:rPr>
              <w:rFonts w:eastAsia="Calibri" w:cstheme="minorHAnsi"/>
              <w:szCs w:val="18"/>
              <w:lang w:val="en-US" w:eastAsia="en-GB"/>
            </w:rPr>
          </w:rPrChange>
        </w:rPr>
        <w:t xml:space="preserve">Insuring Clause N, a </w:t>
      </w:r>
      <w:r w:rsidRPr="0022764C">
        <w:rPr>
          <w:rFonts w:eastAsia="Calibri" w:cstheme="minorHAnsi"/>
          <w:b/>
          <w:szCs w:val="18"/>
          <w:lang w:eastAsia="en-GB"/>
          <w:rPrChange w:id="993" w:author="stuart wolstenholme" w:date="2026-05-29T12:46:00Z" w16du:dateUtc="2026-05-29T11:46:00Z">
            <w:rPr>
              <w:rFonts w:eastAsia="Calibri" w:cstheme="minorHAnsi"/>
              <w:b/>
              <w:szCs w:val="18"/>
              <w:lang w:val="en-US" w:eastAsia="en-GB"/>
            </w:rPr>
          </w:rPrChange>
        </w:rPr>
        <w:t>Security Breach</w:t>
      </w:r>
      <w:r w:rsidRPr="0022764C">
        <w:rPr>
          <w:rFonts w:eastAsia="Calibri" w:cstheme="minorHAnsi"/>
          <w:szCs w:val="18"/>
          <w:lang w:eastAsia="en-GB"/>
          <w:rPrChange w:id="994"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995" w:author="stuart wolstenholme" w:date="2026-05-29T12:46:00Z" w16du:dateUtc="2026-05-29T11:46:00Z">
            <w:rPr>
              <w:rFonts w:eastAsia="Calibri" w:cstheme="minorHAnsi"/>
              <w:b/>
              <w:szCs w:val="18"/>
              <w:lang w:val="en-US" w:eastAsia="en-GB"/>
            </w:rPr>
          </w:rPrChange>
        </w:rPr>
        <w:t>Privacy Breach</w:t>
      </w:r>
      <w:r w:rsidRPr="0022764C">
        <w:rPr>
          <w:rFonts w:eastAsia="Calibri" w:cstheme="minorHAnsi"/>
          <w:szCs w:val="18"/>
          <w:lang w:eastAsia="en-GB"/>
          <w:rPrChange w:id="996"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997" w:author="stuart wolstenholme" w:date="2026-05-29T12:46:00Z" w16du:dateUtc="2026-05-29T11:46:00Z">
            <w:rPr>
              <w:rFonts w:eastAsia="Calibri" w:cstheme="minorHAnsi"/>
              <w:b/>
              <w:szCs w:val="18"/>
              <w:lang w:val="en-US" w:eastAsia="en-GB"/>
            </w:rPr>
          </w:rPrChange>
        </w:rPr>
        <w:t>Phishing Attack</w:t>
      </w:r>
      <w:r w:rsidRPr="0022764C">
        <w:rPr>
          <w:rFonts w:eastAsia="Calibri" w:cstheme="minorHAnsi"/>
          <w:szCs w:val="18"/>
          <w:lang w:eastAsia="en-GB"/>
          <w:rPrChange w:id="998"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999" w:author="stuart wolstenholme" w:date="2026-05-29T12:46:00Z" w16du:dateUtc="2026-05-29T11:46:00Z">
            <w:rPr>
              <w:rFonts w:eastAsia="Calibri" w:cstheme="minorHAnsi"/>
              <w:b/>
              <w:szCs w:val="18"/>
              <w:lang w:val="en-US" w:eastAsia="en-GB"/>
            </w:rPr>
          </w:rPrChange>
        </w:rPr>
        <w:t xml:space="preserve"> System Failure</w:t>
      </w:r>
      <w:r w:rsidRPr="0022764C">
        <w:rPr>
          <w:rFonts w:eastAsia="Calibri" w:cstheme="minorHAnsi"/>
          <w:szCs w:val="18"/>
          <w:lang w:eastAsia="en-GB"/>
          <w:rPrChange w:id="1000"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001" w:author="stuart wolstenholme" w:date="2026-05-29T12:46:00Z" w16du:dateUtc="2026-05-29T11:46:00Z">
            <w:rPr>
              <w:rFonts w:eastAsia="Calibri" w:cstheme="minorHAnsi"/>
              <w:b/>
              <w:szCs w:val="18"/>
              <w:lang w:val="en-US" w:eastAsia="en-GB"/>
            </w:rPr>
          </w:rPrChange>
        </w:rPr>
        <w:t>Cyber Extortion Threat</w:t>
      </w:r>
      <w:r w:rsidRPr="0022764C">
        <w:rPr>
          <w:rFonts w:eastAsia="Calibri" w:cstheme="minorHAnsi"/>
          <w:szCs w:val="18"/>
          <w:lang w:eastAsia="en-GB"/>
          <w:rPrChange w:id="1002"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003" w:author="stuart wolstenholme" w:date="2026-05-29T12:46:00Z" w16du:dateUtc="2026-05-29T11:46:00Z">
            <w:rPr>
              <w:rFonts w:eastAsia="Calibri" w:cstheme="minorHAnsi"/>
              <w:b/>
              <w:szCs w:val="18"/>
              <w:lang w:val="en-US" w:eastAsia="en-GB"/>
            </w:rPr>
          </w:rPrChange>
        </w:rPr>
        <w:t>Financial Fraud</w:t>
      </w:r>
      <w:r w:rsidRPr="0022764C">
        <w:rPr>
          <w:rFonts w:eastAsia="Calibri" w:cstheme="minorHAnsi"/>
          <w:szCs w:val="18"/>
          <w:lang w:eastAsia="en-GB"/>
          <w:rPrChange w:id="1004"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005" w:author="stuart wolstenholme" w:date="2026-05-29T12:46:00Z" w16du:dateUtc="2026-05-29T11:46:00Z">
            <w:rPr>
              <w:rFonts w:eastAsia="Calibri" w:cstheme="minorHAnsi"/>
              <w:b/>
              <w:szCs w:val="18"/>
              <w:lang w:val="en-US" w:eastAsia="en-GB"/>
            </w:rPr>
          </w:rPrChange>
        </w:rPr>
        <w:t>Telecommunications Fraud</w:t>
      </w:r>
      <w:r w:rsidRPr="0022764C">
        <w:rPr>
          <w:rFonts w:eastAsia="Calibri" w:cstheme="minorHAnsi"/>
          <w:szCs w:val="18"/>
          <w:lang w:eastAsia="en-GB"/>
          <w:rPrChange w:id="1006"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007" w:author="stuart wolstenholme" w:date="2026-05-29T12:46:00Z" w16du:dateUtc="2026-05-29T11:46:00Z">
            <w:rPr>
              <w:rFonts w:eastAsia="Calibri" w:cstheme="minorHAnsi"/>
              <w:b/>
              <w:szCs w:val="18"/>
              <w:lang w:val="en-US" w:eastAsia="en-GB"/>
            </w:rPr>
          </w:rPrChange>
        </w:rPr>
        <w:t>Utilities Fraud</w:t>
      </w:r>
      <w:r w:rsidRPr="0022764C">
        <w:rPr>
          <w:rFonts w:eastAsia="Calibri" w:cstheme="minorHAnsi"/>
          <w:szCs w:val="18"/>
          <w:lang w:eastAsia="en-GB"/>
          <w:rPrChange w:id="1008"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009" w:author="stuart wolstenholme" w:date="2026-05-29T12:46:00Z" w16du:dateUtc="2026-05-29T11:46:00Z">
            <w:rPr>
              <w:rFonts w:eastAsia="Calibri" w:cstheme="minorHAnsi"/>
              <w:b/>
              <w:szCs w:val="18"/>
              <w:lang w:val="en-US" w:eastAsia="en-GB"/>
            </w:rPr>
          </w:rPrChange>
        </w:rPr>
        <w:t>Phishing Fraud</w:t>
      </w:r>
      <w:r w:rsidRPr="0022764C">
        <w:rPr>
          <w:rFonts w:eastAsia="Calibri" w:cstheme="minorHAnsi"/>
          <w:szCs w:val="18"/>
          <w:lang w:eastAsia="en-GB"/>
          <w:rPrChange w:id="1010"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1011" w:author="stuart wolstenholme" w:date="2026-05-29T12:46:00Z" w16du:dateUtc="2026-05-29T11:46:00Z">
            <w:rPr>
              <w:rFonts w:eastAsia="Calibri" w:cstheme="minorHAnsi"/>
              <w:b/>
              <w:szCs w:val="18"/>
              <w:lang w:val="en-US" w:eastAsia="en-GB"/>
            </w:rPr>
          </w:rPrChange>
        </w:rPr>
        <w:t>Client Phishing Fraud</w:t>
      </w:r>
      <w:r w:rsidRPr="0022764C">
        <w:rPr>
          <w:rFonts w:eastAsia="Calibri" w:cstheme="minorHAnsi"/>
          <w:szCs w:val="18"/>
          <w:lang w:eastAsia="en-GB"/>
          <w:rPrChange w:id="1012" w:author="stuart wolstenholme" w:date="2026-05-29T12:46:00Z" w16du:dateUtc="2026-05-29T11:46:00Z">
            <w:rPr>
              <w:rFonts w:eastAsia="Calibri" w:cstheme="minorHAnsi"/>
              <w:szCs w:val="18"/>
              <w:lang w:val="en-US" w:eastAsia="en-GB"/>
            </w:rPr>
          </w:rPrChange>
        </w:rPr>
        <w:t>; and</w:t>
      </w:r>
    </w:p>
    <w:p w14:paraId="42CBE5E5" w14:textId="77777777"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lang w:eastAsia="en-GB"/>
          <w:rPrChange w:id="1013" w:author="stuart wolstenholme" w:date="2026-05-29T12:46:00Z" w16du:dateUtc="2026-05-29T11:46:00Z">
            <w:rPr>
              <w:rFonts w:eastAsia="Calibri" w:cstheme="minorHAnsi"/>
              <w:szCs w:val="18"/>
              <w:lang w:val="en-US" w:eastAsia="en-GB"/>
            </w:rPr>
          </w:rPrChange>
        </w:rPr>
        <w:t xml:space="preserve">Insuring Clause O, </w:t>
      </w:r>
      <w:r w:rsidRPr="0022764C">
        <w:rPr>
          <w:rFonts w:eastAsia="Calibri" w:cstheme="minorHAnsi"/>
          <w:b/>
          <w:sz w:val="19"/>
          <w:szCs w:val="19"/>
          <w:lang w:eastAsia="en-GB"/>
          <w:rPrChange w:id="1014" w:author="stuart wolstenholme" w:date="2026-05-29T12:46:00Z" w16du:dateUtc="2026-05-29T11:46:00Z">
            <w:rPr>
              <w:rFonts w:eastAsia="Calibri" w:cstheme="minorHAnsi"/>
              <w:b/>
              <w:sz w:val="19"/>
              <w:szCs w:val="19"/>
              <w:lang w:val="en-US" w:eastAsia="en-GB"/>
            </w:rPr>
          </w:rPrChange>
        </w:rPr>
        <w:t xml:space="preserve">Court Attendance Costs </w:t>
      </w:r>
      <w:r w:rsidRPr="0022764C">
        <w:rPr>
          <w:rFonts w:eastAsia="Calibri" w:cstheme="minorHAnsi"/>
          <w:sz w:val="19"/>
          <w:szCs w:val="19"/>
          <w:lang w:eastAsia="en-GB"/>
          <w:rPrChange w:id="1015" w:author="stuart wolstenholme" w:date="2026-05-29T12:46:00Z" w16du:dateUtc="2026-05-29T11:46:00Z">
            <w:rPr>
              <w:rFonts w:eastAsia="Calibri" w:cstheme="minorHAnsi"/>
              <w:sz w:val="19"/>
              <w:szCs w:val="19"/>
              <w:lang w:val="en-US" w:eastAsia="en-GB"/>
            </w:rPr>
          </w:rPrChange>
        </w:rPr>
        <w:t xml:space="preserve">incurred by the </w:t>
      </w:r>
      <w:r w:rsidRPr="0022764C">
        <w:rPr>
          <w:rFonts w:eastAsia="Calibri" w:cstheme="minorHAnsi"/>
          <w:b/>
          <w:sz w:val="19"/>
          <w:szCs w:val="19"/>
          <w:lang w:eastAsia="en-GB"/>
          <w:rPrChange w:id="1016" w:author="stuart wolstenholme" w:date="2026-05-29T12:46:00Z" w16du:dateUtc="2026-05-29T11:46:00Z">
            <w:rPr>
              <w:rFonts w:eastAsia="Calibri" w:cstheme="minorHAnsi"/>
              <w:b/>
              <w:sz w:val="19"/>
              <w:szCs w:val="19"/>
              <w:lang w:val="en-US" w:eastAsia="en-GB"/>
            </w:rPr>
          </w:rPrChange>
        </w:rPr>
        <w:t>Insured</w:t>
      </w:r>
      <w:r w:rsidRPr="0022764C">
        <w:rPr>
          <w:rFonts w:eastAsia="Calibri" w:cstheme="minorHAnsi"/>
          <w:bCs/>
          <w:sz w:val="19"/>
          <w:szCs w:val="19"/>
          <w:lang w:eastAsia="en-GB"/>
          <w:rPrChange w:id="1017" w:author="stuart wolstenholme" w:date="2026-05-29T12:46:00Z" w16du:dateUtc="2026-05-29T11:46:00Z">
            <w:rPr>
              <w:rFonts w:eastAsia="Calibri" w:cstheme="minorHAnsi"/>
              <w:bCs/>
              <w:sz w:val="19"/>
              <w:szCs w:val="19"/>
              <w:lang w:val="en-US" w:eastAsia="en-GB"/>
            </w:rPr>
          </w:rPrChange>
        </w:rPr>
        <w:t>.</w:t>
      </w:r>
    </w:p>
    <w:p w14:paraId="233F5537"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Calibri" w:hAnsiTheme="majorHAnsi" w:cstheme="majorHAnsi"/>
          <w:b/>
          <w:bCs/>
          <w:sz w:val="22"/>
        </w:rPr>
      </w:pPr>
      <w:r w:rsidRPr="0022764C">
        <w:rPr>
          <w:rFonts w:asciiTheme="majorHAnsi" w:eastAsia="Calibri" w:hAnsiTheme="majorHAnsi" w:cstheme="majorHAnsi"/>
          <w:b/>
          <w:bCs/>
          <w:sz w:val="22"/>
        </w:rPr>
        <w:t>Hacking Attack</w:t>
      </w:r>
    </w:p>
    <w:p w14:paraId="4FB4DC59" w14:textId="77777777" w:rsidR="006936E8" w:rsidRPr="0022764C" w:rsidRDefault="006936E8" w:rsidP="006936E8">
      <w:pPr>
        <w:spacing w:before="0" w:line="240" w:lineRule="auto"/>
        <w:rPr>
          <w:rFonts w:eastAsia="Calibri" w:cstheme="minorHAnsi"/>
          <w:bCs/>
          <w:szCs w:val="18"/>
          <w:lang w:eastAsia="en-GB"/>
          <w:rPrChange w:id="1018"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019" w:author="stuart wolstenholme" w:date="2026-05-29T12:46:00Z" w16du:dateUtc="2026-05-29T11:46:00Z">
            <w:rPr>
              <w:rFonts w:eastAsia="Calibri" w:cstheme="minorHAnsi"/>
              <w:bCs/>
              <w:szCs w:val="18"/>
              <w:lang w:val="en-US" w:eastAsia="en-GB"/>
            </w:rPr>
          </w:rPrChange>
        </w:rPr>
        <w:t xml:space="preserve">any of the following directed at or enacted upon an </w:t>
      </w:r>
      <w:r w:rsidRPr="0022764C">
        <w:rPr>
          <w:rFonts w:eastAsia="Calibri" w:cstheme="minorHAnsi"/>
          <w:b/>
          <w:bCs/>
          <w:szCs w:val="18"/>
          <w:lang w:eastAsia="en-GB"/>
          <w:rPrChange w:id="1020"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021" w:author="stuart wolstenholme" w:date="2026-05-29T12:46:00Z" w16du:dateUtc="2026-05-29T11:46:00Z">
            <w:rPr>
              <w:rFonts w:eastAsia="Calibri" w:cstheme="minorHAnsi"/>
              <w:bCs/>
              <w:szCs w:val="18"/>
              <w:lang w:val="en-US" w:eastAsia="en-GB"/>
            </w:rPr>
          </w:rPrChange>
        </w:rPr>
        <w:t>:</w:t>
      </w:r>
    </w:p>
    <w:p w14:paraId="6876131A" w14:textId="77777777"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22764C">
        <w:rPr>
          <w:rFonts w:eastAsia="Calibri" w:cstheme="minorHAnsi"/>
          <w:bCs/>
          <w:szCs w:val="18"/>
          <w:lang w:eastAsia="en-GB"/>
          <w:rPrChange w:id="1022" w:author="stuart wolstenholme" w:date="2026-05-29T12:46:00Z" w16du:dateUtc="2026-05-29T11:46:00Z">
            <w:rPr>
              <w:rFonts w:eastAsia="Calibri" w:cstheme="minorHAnsi"/>
              <w:bCs/>
              <w:szCs w:val="18"/>
              <w:lang w:val="en-US" w:eastAsia="en-GB"/>
            </w:rPr>
          </w:rPrChange>
        </w:rPr>
        <w:t>unauthorised access to, or unauthorised use</w:t>
      </w:r>
      <w:r w:rsidRPr="0022764C">
        <w:rPr>
          <w:rFonts w:eastAsia="Calibri" w:cstheme="minorHAnsi"/>
          <w:b/>
          <w:bCs/>
          <w:szCs w:val="18"/>
          <w:lang w:eastAsia="en-GB"/>
          <w:rPrChange w:id="1023"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024" w:author="stuart wolstenholme" w:date="2026-05-29T12:46:00Z" w16du:dateUtc="2026-05-29T11:46:00Z">
            <w:rPr>
              <w:rFonts w:eastAsia="Calibri" w:cstheme="minorHAnsi"/>
              <w:bCs/>
              <w:szCs w:val="18"/>
              <w:lang w:val="en-US" w:eastAsia="en-GB"/>
            </w:rPr>
          </w:rPrChange>
        </w:rPr>
        <w:t xml:space="preserve">of, an </w:t>
      </w:r>
      <w:r w:rsidRPr="0022764C">
        <w:rPr>
          <w:rFonts w:eastAsia="Calibri" w:cstheme="minorHAnsi"/>
          <w:b/>
          <w:bCs/>
          <w:szCs w:val="18"/>
          <w:lang w:eastAsia="en-GB"/>
          <w:rPrChange w:id="1025"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026" w:author="stuart wolstenholme" w:date="2026-05-29T12:46:00Z" w16du:dateUtc="2026-05-29T11:46:00Z">
            <w:rPr>
              <w:rFonts w:eastAsia="Calibri" w:cstheme="minorHAnsi"/>
              <w:bCs/>
              <w:szCs w:val="18"/>
              <w:lang w:val="en-US" w:eastAsia="en-GB"/>
            </w:rPr>
          </w:rPrChange>
        </w:rPr>
        <w:t xml:space="preserve">, including any such unauthorised access or unauthorised use resulting from the theft of a password from an </w:t>
      </w:r>
      <w:r w:rsidRPr="0022764C">
        <w:rPr>
          <w:rFonts w:eastAsia="Calibri" w:cstheme="minorHAnsi"/>
          <w:b/>
          <w:bCs/>
          <w:szCs w:val="18"/>
          <w:lang w:eastAsia="en-GB"/>
          <w:rPrChange w:id="1027"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028" w:author="stuart wolstenholme" w:date="2026-05-29T12:46:00Z" w16du:dateUtc="2026-05-29T11:46:00Z">
            <w:rPr>
              <w:rFonts w:eastAsia="Calibri" w:cstheme="minorHAnsi"/>
              <w:bCs/>
              <w:szCs w:val="18"/>
              <w:lang w:val="en-US" w:eastAsia="en-GB"/>
            </w:rPr>
          </w:rPrChange>
        </w:rPr>
        <w:t xml:space="preserve"> or from an </w:t>
      </w:r>
      <w:r w:rsidRPr="0022764C">
        <w:rPr>
          <w:rFonts w:eastAsia="Calibri" w:cstheme="minorHAnsi"/>
          <w:b/>
          <w:bCs/>
          <w:szCs w:val="18"/>
          <w:lang w:eastAsia="en-GB"/>
          <w:rPrChange w:id="1029"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bCs/>
          <w:szCs w:val="18"/>
          <w:lang w:eastAsia="en-GB"/>
          <w:rPrChange w:id="1030" w:author="stuart wolstenholme" w:date="2026-05-29T12:46:00Z" w16du:dateUtc="2026-05-29T11:46:00Z">
            <w:rPr>
              <w:rFonts w:eastAsia="Calibri" w:cstheme="minorHAnsi"/>
              <w:bCs/>
              <w:szCs w:val="18"/>
              <w:lang w:val="en-US" w:eastAsia="en-GB"/>
            </w:rPr>
          </w:rPrChange>
        </w:rPr>
        <w:t>;</w:t>
      </w:r>
    </w:p>
    <w:p w14:paraId="14C7C54F" w14:textId="34E72F4A"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22764C">
        <w:rPr>
          <w:rFonts w:eastAsia="Calibri" w:cstheme="minorHAnsi"/>
          <w:bCs/>
          <w:szCs w:val="18"/>
          <w:lang w:eastAsia="en-GB"/>
          <w:rPrChange w:id="1031" w:author="stuart wolstenholme" w:date="2026-05-29T12:46:00Z" w16du:dateUtc="2026-05-29T11:46:00Z">
            <w:rPr>
              <w:rFonts w:eastAsia="Calibri" w:cstheme="minorHAnsi"/>
              <w:bCs/>
              <w:szCs w:val="18"/>
              <w:lang w:val="en-US" w:eastAsia="en-GB"/>
            </w:rPr>
          </w:rPrChange>
        </w:rPr>
        <w:t xml:space="preserve">a </w:t>
      </w:r>
      <w:del w:id="1032" w:author="stuart wolstenholme" w:date="2026-05-29T12:40:00Z" w16du:dateUtc="2026-05-29T11:40:00Z">
        <w:r w:rsidRPr="0022764C" w:rsidDel="00BB79CB">
          <w:rPr>
            <w:rFonts w:eastAsia="Calibri" w:cstheme="minorHAnsi"/>
            <w:b/>
            <w:bCs/>
            <w:szCs w:val="18"/>
            <w:lang w:eastAsia="en-GB"/>
            <w:rPrChange w:id="1033" w:author="stuart wolstenholme" w:date="2026-05-29T12:46:00Z" w16du:dateUtc="2026-05-29T11:46:00Z">
              <w:rPr>
                <w:rFonts w:eastAsia="Calibri" w:cstheme="minorHAnsi"/>
                <w:b/>
                <w:bCs/>
                <w:szCs w:val="18"/>
                <w:lang w:val="en-US" w:eastAsia="en-GB"/>
              </w:rPr>
            </w:rPrChange>
          </w:rPr>
          <w:delText>Denial of Service</w:delText>
        </w:r>
      </w:del>
      <w:ins w:id="1034" w:author="stuart wolstenholme" w:date="2026-05-29T12:40:00Z" w16du:dateUtc="2026-05-29T11:40:00Z">
        <w:r w:rsidR="00BB79CB" w:rsidRPr="0022764C">
          <w:rPr>
            <w:rFonts w:eastAsia="Calibri" w:cstheme="minorHAnsi"/>
            <w:b/>
            <w:bCs/>
            <w:szCs w:val="18"/>
            <w:lang w:eastAsia="en-GB"/>
            <w:rPrChange w:id="1035" w:author="stuart wolstenholme" w:date="2026-05-29T12:46:00Z" w16du:dateUtc="2026-05-29T11:46:00Z">
              <w:rPr>
                <w:rFonts w:eastAsia="Calibri" w:cstheme="minorHAnsi"/>
                <w:b/>
                <w:bCs/>
                <w:szCs w:val="18"/>
                <w:lang w:val="en-US" w:eastAsia="en-GB"/>
              </w:rPr>
            </w:rPrChange>
          </w:rPr>
          <w:t>Denial-of-Service</w:t>
        </w:r>
      </w:ins>
      <w:r w:rsidRPr="0022764C">
        <w:rPr>
          <w:rFonts w:eastAsia="Calibri" w:cstheme="minorHAnsi"/>
          <w:bCs/>
          <w:szCs w:val="18"/>
          <w:lang w:eastAsia="en-GB"/>
          <w:rPrChange w:id="1036"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037" w:author="stuart wolstenholme" w:date="2026-05-29T12:46:00Z" w16du:dateUtc="2026-05-29T11:46:00Z">
            <w:rPr>
              <w:rFonts w:eastAsia="Calibri" w:cstheme="minorHAnsi"/>
              <w:b/>
              <w:bCs/>
              <w:szCs w:val="18"/>
              <w:lang w:val="en-US" w:eastAsia="en-GB"/>
            </w:rPr>
          </w:rPrChange>
        </w:rPr>
        <w:t>Attack</w:t>
      </w:r>
      <w:r w:rsidRPr="0022764C">
        <w:rPr>
          <w:rFonts w:eastAsia="Calibri" w:cstheme="minorHAnsi"/>
          <w:bCs/>
          <w:szCs w:val="18"/>
          <w:lang w:eastAsia="en-GB"/>
          <w:rPrChange w:id="1038" w:author="stuart wolstenholme" w:date="2026-05-29T12:46:00Z" w16du:dateUtc="2026-05-29T11:46:00Z">
            <w:rPr>
              <w:rFonts w:eastAsia="Calibri" w:cstheme="minorHAnsi"/>
              <w:bCs/>
              <w:szCs w:val="18"/>
              <w:lang w:val="en-US" w:eastAsia="en-GB"/>
            </w:rPr>
          </w:rPrChange>
        </w:rPr>
        <w:t xml:space="preserve"> against an </w:t>
      </w:r>
      <w:r w:rsidRPr="0022764C">
        <w:rPr>
          <w:rFonts w:eastAsia="Calibri" w:cstheme="minorHAnsi"/>
          <w:b/>
          <w:bCs/>
          <w:szCs w:val="18"/>
          <w:lang w:eastAsia="en-GB"/>
          <w:rPrChange w:id="1039"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szCs w:val="18"/>
          <w:lang w:eastAsia="en-GB"/>
          <w:rPrChange w:id="1040" w:author="stuart wolstenholme" w:date="2026-05-29T12:46:00Z" w16du:dateUtc="2026-05-29T11:46:00Z">
            <w:rPr>
              <w:rFonts w:eastAsia="Calibri" w:cstheme="minorHAnsi"/>
              <w:szCs w:val="18"/>
              <w:lang w:val="en-US" w:eastAsia="en-GB"/>
            </w:rPr>
          </w:rPrChange>
        </w:rPr>
        <w:t>;</w:t>
      </w:r>
    </w:p>
    <w:p w14:paraId="4EE91AA6" w14:textId="77777777"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22764C">
        <w:rPr>
          <w:rFonts w:eastAsia="Calibri" w:cstheme="minorHAnsi"/>
          <w:bCs/>
          <w:szCs w:val="18"/>
          <w:lang w:eastAsia="en-GB"/>
          <w:rPrChange w:id="1041" w:author="stuart wolstenholme" w:date="2026-05-29T12:46:00Z" w16du:dateUtc="2026-05-29T11:46:00Z">
            <w:rPr>
              <w:rFonts w:eastAsia="Calibri" w:cstheme="minorHAnsi"/>
              <w:bCs/>
              <w:szCs w:val="18"/>
              <w:lang w:val="en-US" w:eastAsia="en-GB"/>
            </w:rPr>
          </w:rPrChange>
        </w:rPr>
        <w:t xml:space="preserve">infection of an </w:t>
      </w:r>
      <w:r w:rsidRPr="0022764C">
        <w:rPr>
          <w:rFonts w:eastAsia="Calibri" w:cstheme="minorHAnsi"/>
          <w:b/>
          <w:bCs/>
          <w:szCs w:val="18"/>
          <w:lang w:eastAsia="en-GB"/>
          <w:rPrChange w:id="1042"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043" w:author="stuart wolstenholme" w:date="2026-05-29T12:46:00Z" w16du:dateUtc="2026-05-29T11:46:00Z">
            <w:rPr>
              <w:rFonts w:eastAsia="Calibri" w:cstheme="minorHAnsi"/>
              <w:bCs/>
              <w:szCs w:val="18"/>
              <w:lang w:val="en-US" w:eastAsia="en-GB"/>
            </w:rPr>
          </w:rPrChange>
        </w:rPr>
        <w:t xml:space="preserve"> by malicious code, or the transmission of malicious code from an </w:t>
      </w:r>
      <w:r w:rsidRPr="0022764C">
        <w:rPr>
          <w:rFonts w:eastAsia="Calibri" w:cstheme="minorHAnsi"/>
          <w:b/>
          <w:bCs/>
          <w:szCs w:val="18"/>
          <w:lang w:eastAsia="en-GB"/>
          <w:rPrChange w:id="1044"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045" w:author="stuart wolstenholme" w:date="2026-05-29T12:46:00Z" w16du:dateUtc="2026-05-29T11:46:00Z">
            <w:rPr>
              <w:rFonts w:eastAsia="Calibri" w:cstheme="minorHAnsi"/>
              <w:bCs/>
              <w:szCs w:val="18"/>
              <w:lang w:val="en-US" w:eastAsia="en-GB"/>
            </w:rPr>
          </w:rPrChange>
        </w:rPr>
        <w:t>; or</w:t>
      </w:r>
    </w:p>
    <w:p w14:paraId="5FB03FEC" w14:textId="77777777"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22764C">
        <w:rPr>
          <w:rFonts w:eastAsia="Calibri" w:cstheme="minorHAnsi"/>
          <w:bCs/>
          <w:szCs w:val="18"/>
          <w:lang w:eastAsia="en-GB"/>
          <w:rPrChange w:id="1046"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1047" w:author="stuart wolstenholme" w:date="2026-05-29T12:46:00Z" w16du:dateUtc="2026-05-29T11:46:00Z">
            <w:rPr>
              <w:rFonts w:eastAsia="Calibri" w:cstheme="minorHAnsi"/>
              <w:b/>
              <w:bCs/>
              <w:szCs w:val="18"/>
              <w:lang w:val="en-US" w:eastAsia="en-GB"/>
            </w:rPr>
          </w:rPrChange>
        </w:rPr>
        <w:t>Act of Cyber Terrorism</w:t>
      </w:r>
      <w:r w:rsidRPr="0022764C">
        <w:rPr>
          <w:rFonts w:eastAsia="Calibri" w:cstheme="minorHAnsi"/>
          <w:szCs w:val="18"/>
          <w:lang w:eastAsia="en-GB"/>
          <w:rPrChange w:id="1048" w:author="stuart wolstenholme" w:date="2026-05-29T12:46:00Z" w16du:dateUtc="2026-05-29T11:46:00Z">
            <w:rPr>
              <w:rFonts w:eastAsia="Calibri" w:cstheme="minorHAnsi"/>
              <w:szCs w:val="18"/>
              <w:lang w:val="en-US" w:eastAsia="en-GB"/>
            </w:rPr>
          </w:rPrChange>
        </w:rPr>
        <w:t>.</w:t>
      </w:r>
    </w:p>
    <w:p w14:paraId="079136FA" w14:textId="77777777" w:rsidR="006936E8" w:rsidRPr="0022764C" w:rsidRDefault="006936E8" w:rsidP="006936E8">
      <w:pPr>
        <w:pStyle w:val="Heading3"/>
        <w:spacing w:before="240" w:line="240" w:lineRule="auto"/>
        <w:rPr>
          <w:rFonts w:asciiTheme="majorHAnsi" w:eastAsia="Calibri" w:hAnsiTheme="majorHAnsi" w:cstheme="majorHAnsi"/>
          <w:b/>
          <w:bCs/>
          <w:sz w:val="22"/>
        </w:rPr>
      </w:pPr>
      <w:r w:rsidRPr="0022764C">
        <w:rPr>
          <w:rFonts w:asciiTheme="majorHAnsi" w:eastAsia="Calibri" w:hAnsiTheme="majorHAnsi" w:cstheme="majorHAnsi"/>
          <w:b/>
          <w:bCs/>
          <w:sz w:val="22"/>
        </w:rPr>
        <w:t>Impacted State</w:t>
      </w:r>
    </w:p>
    <w:p w14:paraId="68F6BA0F"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sovereign state where a </w:t>
      </w:r>
      <w:r w:rsidRPr="0022764C">
        <w:rPr>
          <w:rFonts w:eastAsia="Calibri" w:cstheme="minorHAnsi"/>
          <w:b/>
          <w:bCs/>
          <w:kern w:val="2"/>
          <w:szCs w:val="18"/>
          <w14:ligatures w14:val="standardContextual"/>
        </w:rPr>
        <w:t>Cyber Operation</w:t>
      </w:r>
      <w:r w:rsidRPr="0022764C">
        <w:rPr>
          <w:rFonts w:eastAsia="Calibri" w:cstheme="minorHAnsi"/>
          <w:kern w:val="2"/>
          <w:szCs w:val="18"/>
          <w14:ligatures w14:val="standardContextual"/>
        </w:rPr>
        <w:t xml:space="preserve"> has had a major detrimental impact on:</w:t>
      </w:r>
    </w:p>
    <w:p w14:paraId="5C4CB5DA" w14:textId="77777777"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a)</w:t>
      </w:r>
      <w:r w:rsidRPr="0022764C">
        <w:rPr>
          <w:rFonts w:eastAsia="Calibri" w:cstheme="minorHAnsi"/>
          <w:kern w:val="2"/>
          <w:szCs w:val="18"/>
          <w14:ligatures w14:val="standardContextual"/>
        </w:rPr>
        <w:tab/>
        <w:t xml:space="preserve">the functioning of that sovereign state due to disruption of the availability, integrity or delivery of an </w:t>
      </w:r>
      <w:r w:rsidRPr="0022764C">
        <w:rPr>
          <w:rFonts w:eastAsia="Calibri" w:cstheme="minorHAnsi"/>
          <w:b/>
          <w:bCs/>
          <w:kern w:val="2"/>
          <w:szCs w:val="18"/>
          <w14:ligatures w14:val="standardContextual"/>
        </w:rPr>
        <w:t>Essential Service</w:t>
      </w:r>
      <w:r w:rsidRPr="0022764C">
        <w:rPr>
          <w:rFonts w:eastAsia="Calibri" w:cstheme="minorHAnsi"/>
          <w:kern w:val="2"/>
          <w:szCs w:val="18"/>
          <w14:ligatures w14:val="standardContextual"/>
        </w:rPr>
        <w:t xml:space="preserve"> in that sovereign state; and/or</w:t>
      </w:r>
    </w:p>
    <w:p w14:paraId="05E95553" w14:textId="77777777"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b)</w:t>
      </w:r>
      <w:r w:rsidRPr="0022764C">
        <w:rPr>
          <w:rFonts w:eastAsia="Calibri" w:cstheme="minorHAnsi"/>
          <w:kern w:val="2"/>
          <w:szCs w:val="18"/>
          <w14:ligatures w14:val="standardContextual"/>
        </w:rPr>
        <w:tab/>
        <w:t>the security or defence of that sovereign state;</w:t>
      </w:r>
    </w:p>
    <w:p w14:paraId="637AFE8F"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Provided, however, that an </w:t>
      </w:r>
      <w:r w:rsidRPr="0022764C">
        <w:rPr>
          <w:rFonts w:eastAsia="Calibri" w:cstheme="minorHAnsi"/>
          <w:b/>
          <w:bCs/>
          <w:kern w:val="2"/>
          <w:szCs w:val="18"/>
          <w14:ligatures w14:val="standardContextual"/>
        </w:rPr>
        <w:t>Impacted State</w:t>
      </w:r>
      <w:r w:rsidRPr="0022764C">
        <w:rPr>
          <w:rFonts w:eastAsia="Calibri" w:cstheme="minorHAnsi"/>
          <w:kern w:val="2"/>
          <w:szCs w:val="18"/>
          <w14:ligatures w14:val="standardContextual"/>
        </w:rPr>
        <w:t xml:space="preserve"> shall not result from an attack, or a related series of attacks, solely impacting the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w:t>
      </w:r>
    </w:p>
    <w:p w14:paraId="008490A4"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Calibri" w:hAnsiTheme="majorHAnsi" w:cstheme="majorHAnsi"/>
          <w:b/>
          <w:bCs/>
          <w:sz w:val="22"/>
        </w:rPr>
      </w:pPr>
      <w:r w:rsidRPr="0022764C">
        <w:rPr>
          <w:rFonts w:asciiTheme="majorHAnsi" w:eastAsia="Calibri" w:hAnsiTheme="majorHAnsi" w:cstheme="majorHAnsi"/>
          <w:b/>
          <w:bCs/>
          <w:sz w:val="22"/>
        </w:rPr>
        <w:t>Income Loss</w:t>
      </w:r>
    </w:p>
    <w:p w14:paraId="78AD8B23" w14:textId="77777777" w:rsidR="006936E8" w:rsidRPr="0022764C" w:rsidRDefault="006936E8" w:rsidP="006936E8">
      <w:pPr>
        <w:spacing w:before="0" w:line="240" w:lineRule="auto"/>
        <w:rPr>
          <w:rFonts w:eastAsia="Calibri" w:cstheme="minorHAnsi"/>
          <w:sz w:val="19"/>
          <w:szCs w:val="19"/>
          <w:lang w:eastAsia="en-GB"/>
          <w:rPrChange w:id="1049" w:author="stuart wolstenholme" w:date="2026-05-29T12:46:00Z" w16du:dateUtc="2026-05-29T11:46:00Z">
            <w:rPr>
              <w:rFonts w:eastAsia="Calibri" w:cstheme="minorHAnsi"/>
              <w:sz w:val="19"/>
              <w:szCs w:val="19"/>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050" w:author="stuart wolstenholme" w:date="2026-05-29T12:46:00Z" w16du:dateUtc="2026-05-29T11:46:00Z">
            <w:rPr>
              <w:rFonts w:eastAsia="Calibri" w:cstheme="minorHAnsi"/>
              <w:szCs w:val="18"/>
              <w:lang w:val="en-US" w:eastAsia="en-GB"/>
            </w:rPr>
          </w:rPrChange>
        </w:rPr>
        <w:t xml:space="preserve">the net profit loss that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051"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szCs w:val="18"/>
          <w:lang w:eastAsia="en-GB"/>
          <w:rPrChange w:id="1052" w:author="stuart wolstenholme" w:date="2026-05-29T12:46:00Z" w16du:dateUtc="2026-05-29T11:46:00Z">
            <w:rPr>
              <w:rFonts w:eastAsia="Calibri" w:cstheme="minorHAnsi"/>
              <w:szCs w:val="18"/>
              <w:lang w:val="en-US" w:eastAsia="en-GB"/>
            </w:rPr>
          </w:rPrChange>
        </w:rPr>
        <w:t xml:space="preserve"> sustains</w:t>
      </w:r>
      <w:r w:rsidRPr="0022764C">
        <w:rPr>
          <w:rFonts w:eastAsia="Calibri" w:cstheme="minorHAnsi"/>
          <w:b/>
          <w:szCs w:val="18"/>
          <w:lang w:eastAsia="en-GB"/>
          <w:rPrChange w:id="1053"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054" w:author="stuart wolstenholme" w:date="2026-05-29T12:46:00Z" w16du:dateUtc="2026-05-29T11:46:00Z">
            <w:rPr>
              <w:rFonts w:eastAsia="Calibri" w:cstheme="minorHAnsi"/>
              <w:szCs w:val="18"/>
              <w:lang w:val="en-US" w:eastAsia="en-GB"/>
            </w:rPr>
          </w:rPrChange>
        </w:rPr>
        <w:t xml:space="preserve">during the </w:t>
      </w:r>
      <w:r w:rsidRPr="0022764C">
        <w:rPr>
          <w:rFonts w:eastAsia="Calibri" w:cstheme="minorHAnsi"/>
          <w:b/>
          <w:szCs w:val="18"/>
          <w:lang w:eastAsia="en-GB"/>
          <w:rPrChange w:id="1055" w:author="stuart wolstenholme" w:date="2026-05-29T12:46:00Z" w16du:dateUtc="2026-05-29T11:46:00Z">
            <w:rPr>
              <w:rFonts w:eastAsia="Calibri" w:cstheme="minorHAnsi"/>
              <w:b/>
              <w:szCs w:val="18"/>
              <w:lang w:val="en-US" w:eastAsia="en-GB"/>
            </w:rPr>
          </w:rPrChange>
        </w:rPr>
        <w:t xml:space="preserve">Period of Restoration </w:t>
      </w:r>
      <w:r w:rsidRPr="0022764C">
        <w:rPr>
          <w:rFonts w:eastAsia="Calibri" w:cstheme="minorHAnsi"/>
          <w:szCs w:val="18"/>
          <w:lang w:eastAsia="en-GB"/>
          <w:rPrChange w:id="1056" w:author="stuart wolstenholme" w:date="2026-05-29T12:46:00Z" w16du:dateUtc="2026-05-29T11:46:00Z">
            <w:rPr>
              <w:rFonts w:eastAsia="Calibri" w:cstheme="minorHAnsi"/>
              <w:szCs w:val="18"/>
              <w:lang w:val="en-US" w:eastAsia="en-GB"/>
            </w:rPr>
          </w:rPrChange>
        </w:rPr>
        <w:t xml:space="preserve">as a direct result of a </w:t>
      </w:r>
      <w:r w:rsidRPr="0022764C">
        <w:rPr>
          <w:rFonts w:eastAsia="Calibri" w:cstheme="minorHAnsi"/>
          <w:b/>
          <w:szCs w:val="18"/>
          <w:lang w:eastAsia="en-GB"/>
          <w:rPrChange w:id="1057"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Cs/>
          <w:szCs w:val="18"/>
          <w:lang w:eastAsia="en-GB"/>
          <w:rPrChange w:id="105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1059" w:author="stuart wolstenholme" w:date="2026-05-29T12:46:00Z" w16du:dateUtc="2026-05-29T11:46:00Z">
            <w:rPr>
              <w:rFonts w:eastAsia="Calibri" w:cstheme="minorHAnsi"/>
              <w:b/>
              <w:szCs w:val="18"/>
              <w:lang w:val="en-US" w:eastAsia="en-GB"/>
            </w:rPr>
          </w:rPrChange>
        </w:rPr>
        <w:t xml:space="preserve"> Income Loss </w:t>
      </w:r>
      <w:r w:rsidRPr="0022764C">
        <w:rPr>
          <w:rFonts w:eastAsia="Calibri" w:cstheme="minorHAnsi"/>
          <w:szCs w:val="18"/>
          <w:lang w:eastAsia="en-GB"/>
          <w:rPrChange w:id="1060" w:author="stuart wolstenholme" w:date="2026-05-29T12:46:00Z" w16du:dateUtc="2026-05-29T11:46:00Z">
            <w:rPr>
              <w:rFonts w:eastAsia="Calibri" w:cstheme="minorHAnsi"/>
              <w:szCs w:val="18"/>
              <w:lang w:val="en-US" w:eastAsia="en-GB"/>
            </w:rPr>
          </w:rPrChange>
        </w:rPr>
        <w:t>will be determined in accordance with the Loss Determination Section of this Policy.</w:t>
      </w:r>
    </w:p>
    <w:p w14:paraId="34BFBA53"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Calibri" w:hAnsiTheme="majorHAnsi" w:cstheme="majorHAnsi"/>
          <w:b/>
          <w:bCs/>
          <w:sz w:val="22"/>
        </w:rPr>
      </w:pPr>
      <w:r w:rsidRPr="0022764C">
        <w:rPr>
          <w:rFonts w:asciiTheme="majorHAnsi" w:eastAsia="Calibri" w:hAnsiTheme="majorHAnsi" w:cstheme="majorHAnsi"/>
          <w:b/>
          <w:bCs/>
          <w:sz w:val="22"/>
        </w:rPr>
        <w:t>Informant</w:t>
      </w:r>
    </w:p>
    <w:p w14:paraId="3A5BC3DD" w14:textId="77777777" w:rsidR="006936E8" w:rsidRPr="0022764C" w:rsidRDefault="006936E8" w:rsidP="006936E8">
      <w:pPr>
        <w:spacing w:before="0" w:line="240" w:lineRule="auto"/>
        <w:rPr>
          <w:rFonts w:eastAsia="Times New Roman" w:cstheme="minorHAnsi"/>
          <w:bCs/>
          <w:szCs w:val="18"/>
          <w:lang w:eastAsia="en-GB"/>
          <w:rPrChange w:id="1061" w:author="stuart wolstenholme" w:date="2026-05-29T12:46:00Z" w16du:dateUtc="2026-05-29T11:46:00Z">
            <w:rPr>
              <w:rFonts w:eastAsia="Times New Roman"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Times New Roman" w:cstheme="minorHAnsi"/>
          <w:bCs/>
          <w:szCs w:val="18"/>
          <w:lang w:eastAsia="en-GB"/>
          <w:rPrChange w:id="1062" w:author="stuart wolstenholme" w:date="2026-05-29T12:46:00Z" w16du:dateUtc="2026-05-29T11:46:00Z">
            <w:rPr>
              <w:rFonts w:eastAsia="Times New Roman" w:cstheme="minorHAnsi"/>
              <w:bCs/>
              <w:szCs w:val="18"/>
              <w:lang w:val="en-US" w:eastAsia="en-GB"/>
            </w:rPr>
          </w:rPrChange>
        </w:rPr>
        <w:t xml:space="preserve">any person who provides information regarding an illegal act committed by another person which causes a </w:t>
      </w:r>
      <w:r w:rsidRPr="0022764C">
        <w:rPr>
          <w:rFonts w:eastAsia="Times New Roman" w:cstheme="minorHAnsi"/>
          <w:b/>
          <w:bCs/>
          <w:szCs w:val="18"/>
          <w:lang w:eastAsia="en-GB"/>
          <w:rPrChange w:id="1063" w:author="stuart wolstenholme" w:date="2026-05-29T12:46:00Z" w16du:dateUtc="2026-05-29T11:46:00Z">
            <w:rPr>
              <w:rFonts w:eastAsia="Times New Roman" w:cstheme="minorHAnsi"/>
              <w:b/>
              <w:bCs/>
              <w:szCs w:val="18"/>
              <w:lang w:val="en-US" w:eastAsia="en-GB"/>
            </w:rPr>
          </w:rPrChange>
        </w:rPr>
        <w:t>First Party Insured Event</w:t>
      </w:r>
      <w:r w:rsidRPr="0022764C">
        <w:rPr>
          <w:rFonts w:eastAsia="Times New Roman" w:cstheme="minorHAnsi"/>
          <w:bCs/>
          <w:szCs w:val="18"/>
          <w:lang w:eastAsia="en-GB"/>
          <w:rPrChange w:id="1064" w:author="stuart wolstenholme" w:date="2026-05-29T12:46:00Z" w16du:dateUtc="2026-05-29T11:46:00Z">
            <w:rPr>
              <w:rFonts w:eastAsia="Times New Roman" w:cstheme="minorHAnsi"/>
              <w:bCs/>
              <w:szCs w:val="18"/>
              <w:lang w:val="en-US" w:eastAsia="en-GB"/>
            </w:rPr>
          </w:rPrChange>
        </w:rPr>
        <w:t xml:space="preserve">, solely in return for </w:t>
      </w:r>
      <w:r w:rsidRPr="0022764C">
        <w:rPr>
          <w:rFonts w:eastAsia="Times New Roman" w:cstheme="minorHAnsi"/>
          <w:b/>
          <w:bCs/>
          <w:szCs w:val="18"/>
          <w:lang w:eastAsia="en-GB"/>
          <w:rPrChange w:id="1065" w:author="stuart wolstenholme" w:date="2026-05-29T12:46:00Z" w16du:dateUtc="2026-05-29T11:46:00Z">
            <w:rPr>
              <w:rFonts w:eastAsia="Times New Roman" w:cstheme="minorHAnsi"/>
              <w:b/>
              <w:bCs/>
              <w:szCs w:val="18"/>
              <w:lang w:val="en-US" w:eastAsia="en-GB"/>
            </w:rPr>
          </w:rPrChange>
        </w:rPr>
        <w:t xml:space="preserve">Money </w:t>
      </w:r>
      <w:r w:rsidRPr="0022764C">
        <w:rPr>
          <w:rFonts w:eastAsia="Times New Roman" w:cstheme="minorHAnsi"/>
          <w:bCs/>
          <w:szCs w:val="18"/>
          <w:lang w:eastAsia="en-GB"/>
          <w:rPrChange w:id="1066" w:author="stuart wolstenholme" w:date="2026-05-29T12:46:00Z" w16du:dateUtc="2026-05-29T11:46:00Z">
            <w:rPr>
              <w:rFonts w:eastAsia="Times New Roman" w:cstheme="minorHAnsi"/>
              <w:bCs/>
              <w:szCs w:val="18"/>
              <w:lang w:val="en-US" w:eastAsia="en-GB"/>
            </w:rPr>
          </w:rPrChange>
        </w:rPr>
        <w:t xml:space="preserve">that </w:t>
      </w:r>
      <w:r w:rsidRPr="0022764C">
        <w:rPr>
          <w:rFonts w:eastAsia="Calibri" w:cstheme="minorHAnsi"/>
          <w:kern w:val="2"/>
          <w:szCs w:val="18"/>
          <w14:ligatures w14:val="standardContextual"/>
        </w:rPr>
        <w:t>the</w:t>
      </w:r>
      <w:r w:rsidRPr="0022764C">
        <w:rPr>
          <w:rFonts w:eastAsia="Times New Roman" w:cstheme="minorHAnsi"/>
          <w:b/>
          <w:bCs/>
          <w:szCs w:val="18"/>
          <w:lang w:eastAsia="en-GB"/>
          <w:rPrChange w:id="1067" w:author="stuart wolstenholme" w:date="2026-05-29T12:46:00Z" w16du:dateUtc="2026-05-29T11:46:00Z">
            <w:rPr>
              <w:rFonts w:eastAsia="Times New Roman" w:cstheme="minorHAnsi"/>
              <w:b/>
              <w:bCs/>
              <w:szCs w:val="18"/>
              <w:lang w:val="en-US" w:eastAsia="en-GB"/>
            </w:rPr>
          </w:rPrChange>
        </w:rPr>
        <w:t xml:space="preserve"> Named Insured </w:t>
      </w:r>
      <w:r w:rsidRPr="0022764C">
        <w:rPr>
          <w:rFonts w:eastAsia="Times New Roman" w:cstheme="minorHAnsi"/>
          <w:bCs/>
          <w:szCs w:val="18"/>
          <w:lang w:eastAsia="en-GB"/>
          <w:rPrChange w:id="1068" w:author="stuart wolstenholme" w:date="2026-05-29T12:46:00Z" w16du:dateUtc="2026-05-29T11:46:00Z">
            <w:rPr>
              <w:rFonts w:eastAsia="Times New Roman" w:cstheme="minorHAnsi"/>
              <w:bCs/>
              <w:szCs w:val="18"/>
              <w:lang w:val="en-US" w:eastAsia="en-GB"/>
            </w:rPr>
          </w:rPrChange>
        </w:rPr>
        <w:t>pays or promises to pay.</w:t>
      </w:r>
    </w:p>
    <w:p w14:paraId="6D75DA96" w14:textId="77777777" w:rsidR="006936E8" w:rsidRPr="0022764C" w:rsidRDefault="006936E8" w:rsidP="006936E8">
      <w:pPr>
        <w:spacing w:before="0" w:line="240" w:lineRule="auto"/>
        <w:rPr>
          <w:rFonts w:eastAsia="Times New Roman" w:cstheme="minorHAnsi"/>
          <w:bCs/>
          <w:szCs w:val="18"/>
          <w:lang w:eastAsia="en-GB"/>
          <w:rPrChange w:id="1069" w:author="stuart wolstenholme" w:date="2026-05-29T12:46:00Z" w16du:dateUtc="2026-05-29T11:46:00Z">
            <w:rPr>
              <w:rFonts w:eastAsia="Times New Roman" w:cstheme="minorHAnsi"/>
              <w:bCs/>
              <w:szCs w:val="18"/>
              <w:lang w:val="en-US" w:eastAsia="en-GB"/>
            </w:rPr>
          </w:rPrChange>
        </w:rPr>
      </w:pPr>
      <w:r w:rsidRPr="0022764C">
        <w:rPr>
          <w:rFonts w:eastAsia="Times New Roman" w:cstheme="minorHAnsi"/>
          <w:b/>
          <w:szCs w:val="18"/>
          <w:lang w:eastAsia="en-GB"/>
          <w:rPrChange w:id="1070" w:author="stuart wolstenholme" w:date="2026-05-29T12:46:00Z" w16du:dateUtc="2026-05-29T11:46:00Z">
            <w:rPr>
              <w:rFonts w:eastAsia="Times New Roman" w:cstheme="minorHAnsi"/>
              <w:b/>
              <w:szCs w:val="18"/>
              <w:lang w:val="en-US" w:eastAsia="en-GB"/>
            </w:rPr>
          </w:rPrChange>
        </w:rPr>
        <w:t>Informant</w:t>
      </w:r>
      <w:r w:rsidRPr="0022764C">
        <w:rPr>
          <w:rFonts w:eastAsia="Times New Roman" w:cstheme="minorHAnsi"/>
          <w:bCs/>
          <w:szCs w:val="18"/>
          <w:lang w:eastAsia="en-GB"/>
          <w:rPrChange w:id="1071" w:author="stuart wolstenholme" w:date="2026-05-29T12:46:00Z" w16du:dateUtc="2026-05-29T11:46:00Z">
            <w:rPr>
              <w:rFonts w:eastAsia="Times New Roman" w:cstheme="minorHAnsi"/>
              <w:bCs/>
              <w:szCs w:val="18"/>
              <w:lang w:val="en-US" w:eastAsia="en-GB"/>
            </w:rPr>
          </w:rPrChange>
        </w:rPr>
        <w:t xml:space="preserve"> does not include:</w:t>
      </w:r>
    </w:p>
    <w:p w14:paraId="5D4F9C82" w14:textId="77777777"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22764C">
        <w:rPr>
          <w:rFonts w:eastAsia="Times New Roman" w:cstheme="minorHAnsi"/>
          <w:bCs/>
          <w:szCs w:val="18"/>
          <w:lang w:eastAsia="en-GB"/>
          <w:rPrChange w:id="1072" w:author="stuart wolstenholme" w:date="2026-05-29T12:46:00Z" w16du:dateUtc="2026-05-29T11:46:00Z">
            <w:rPr>
              <w:rFonts w:eastAsia="Times New Roman" w:cstheme="minorHAnsi"/>
              <w:bCs/>
              <w:szCs w:val="18"/>
              <w:lang w:val="en-US" w:eastAsia="en-GB"/>
            </w:rPr>
          </w:rPrChange>
        </w:rPr>
        <w:t xml:space="preserve">any person who commits an illegal act which causes a </w:t>
      </w:r>
      <w:r w:rsidRPr="0022764C">
        <w:rPr>
          <w:rFonts w:eastAsia="Times New Roman" w:cstheme="minorHAnsi"/>
          <w:b/>
          <w:bCs/>
          <w:szCs w:val="18"/>
          <w:lang w:eastAsia="en-GB"/>
          <w:rPrChange w:id="1073" w:author="stuart wolstenholme" w:date="2026-05-29T12:46:00Z" w16du:dateUtc="2026-05-29T11:46:00Z">
            <w:rPr>
              <w:rFonts w:eastAsia="Times New Roman" w:cstheme="minorHAnsi"/>
              <w:b/>
              <w:bCs/>
              <w:szCs w:val="18"/>
              <w:lang w:val="en-US" w:eastAsia="en-GB"/>
            </w:rPr>
          </w:rPrChange>
        </w:rPr>
        <w:t>First Party Insured Event</w:t>
      </w:r>
      <w:r w:rsidRPr="0022764C">
        <w:rPr>
          <w:rFonts w:eastAsia="Times New Roman" w:cstheme="minorHAnsi"/>
          <w:bCs/>
          <w:szCs w:val="18"/>
          <w:lang w:eastAsia="en-GB"/>
          <w:rPrChange w:id="1074" w:author="stuart wolstenholme" w:date="2026-05-29T12:46:00Z" w16du:dateUtc="2026-05-29T11:46:00Z">
            <w:rPr>
              <w:rFonts w:eastAsia="Times New Roman" w:cstheme="minorHAnsi"/>
              <w:bCs/>
              <w:szCs w:val="18"/>
              <w:lang w:val="en-US" w:eastAsia="en-GB"/>
            </w:rPr>
          </w:rPrChange>
        </w:rPr>
        <w:t>, whether acting alone or in collusion with others;</w:t>
      </w:r>
    </w:p>
    <w:p w14:paraId="52341658" w14:textId="77777777"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22764C">
        <w:rPr>
          <w:rFonts w:eastAsia="Times New Roman" w:cstheme="minorHAnsi"/>
          <w:bCs/>
          <w:szCs w:val="18"/>
          <w:lang w:eastAsia="en-GB"/>
          <w:rPrChange w:id="1075" w:author="stuart wolstenholme" w:date="2026-05-29T12:46:00Z" w16du:dateUtc="2026-05-29T11:46:00Z">
            <w:rPr>
              <w:rFonts w:eastAsia="Times New Roman" w:cstheme="minorHAnsi"/>
              <w:bCs/>
              <w:szCs w:val="18"/>
              <w:lang w:val="en-US" w:eastAsia="en-GB"/>
            </w:rPr>
          </w:rPrChange>
        </w:rPr>
        <w:t xml:space="preserve">any </w:t>
      </w:r>
      <w:r w:rsidRPr="0022764C">
        <w:rPr>
          <w:rFonts w:eastAsia="Times New Roman" w:cstheme="minorHAnsi"/>
          <w:b/>
          <w:szCs w:val="18"/>
          <w:lang w:eastAsia="en-GB"/>
          <w:rPrChange w:id="1076" w:author="stuart wolstenholme" w:date="2026-05-29T12:46:00Z" w16du:dateUtc="2026-05-29T11:46:00Z">
            <w:rPr>
              <w:rFonts w:eastAsia="Times New Roman" w:cstheme="minorHAnsi"/>
              <w:b/>
              <w:szCs w:val="18"/>
              <w:lang w:val="en-US" w:eastAsia="en-GB"/>
            </w:rPr>
          </w:rPrChange>
        </w:rPr>
        <w:t>Insured</w:t>
      </w:r>
      <w:r w:rsidRPr="0022764C">
        <w:rPr>
          <w:rFonts w:eastAsia="Times New Roman" w:cstheme="minorHAnsi"/>
          <w:bCs/>
          <w:szCs w:val="18"/>
          <w:lang w:eastAsia="en-GB"/>
          <w:rPrChange w:id="1077" w:author="stuart wolstenholme" w:date="2026-05-29T12:46:00Z" w16du:dateUtc="2026-05-29T11:46:00Z">
            <w:rPr>
              <w:rFonts w:eastAsia="Times New Roman" w:cstheme="minorHAnsi"/>
              <w:bCs/>
              <w:szCs w:val="18"/>
              <w:lang w:val="en-US" w:eastAsia="en-GB"/>
            </w:rPr>
          </w:rPrChange>
        </w:rPr>
        <w:t>;</w:t>
      </w:r>
    </w:p>
    <w:p w14:paraId="334A161F" w14:textId="77777777"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22764C">
        <w:rPr>
          <w:rFonts w:eastAsia="Times New Roman" w:cstheme="minorHAnsi"/>
          <w:bCs/>
          <w:szCs w:val="18"/>
          <w:lang w:eastAsia="en-GB"/>
          <w:rPrChange w:id="1078" w:author="stuart wolstenholme" w:date="2026-05-29T12:46:00Z" w16du:dateUtc="2026-05-29T11:46:00Z">
            <w:rPr>
              <w:rFonts w:eastAsia="Times New Roman" w:cstheme="minorHAnsi"/>
              <w:bCs/>
              <w:szCs w:val="18"/>
              <w:lang w:val="en-US" w:eastAsia="en-GB"/>
            </w:rPr>
          </w:rPrChange>
        </w:rPr>
        <w:t xml:space="preserve">any of the </w:t>
      </w:r>
      <w:r w:rsidRPr="0022764C">
        <w:rPr>
          <w:rFonts w:eastAsia="Times New Roman" w:cstheme="minorHAnsi"/>
          <w:b/>
          <w:bCs/>
          <w:szCs w:val="18"/>
          <w:lang w:eastAsia="en-GB"/>
          <w:rPrChange w:id="1079" w:author="stuart wolstenholme" w:date="2026-05-29T12:46:00Z" w16du:dateUtc="2026-05-29T11:46:00Z">
            <w:rPr>
              <w:rFonts w:eastAsia="Times New Roman" w:cstheme="minorHAnsi"/>
              <w:b/>
              <w:bCs/>
              <w:szCs w:val="18"/>
              <w:lang w:val="en-US" w:eastAsia="en-GB"/>
            </w:rPr>
          </w:rPrChange>
        </w:rPr>
        <w:t>Insured’s</w:t>
      </w:r>
      <w:r w:rsidRPr="0022764C">
        <w:rPr>
          <w:rFonts w:eastAsia="Times New Roman" w:cstheme="minorHAnsi"/>
          <w:bCs/>
          <w:szCs w:val="18"/>
          <w:lang w:eastAsia="en-GB"/>
          <w:rPrChange w:id="1080" w:author="stuart wolstenholme" w:date="2026-05-29T12:46:00Z" w16du:dateUtc="2026-05-29T11:46:00Z">
            <w:rPr>
              <w:rFonts w:eastAsia="Times New Roman" w:cstheme="minorHAnsi"/>
              <w:bCs/>
              <w:szCs w:val="18"/>
              <w:lang w:val="en-US" w:eastAsia="en-GB"/>
            </w:rPr>
          </w:rPrChange>
        </w:rPr>
        <w:t xml:space="preserve"> auditors, whether internal or external;</w:t>
      </w:r>
    </w:p>
    <w:p w14:paraId="3C3F692C" w14:textId="77777777"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22764C">
        <w:rPr>
          <w:rFonts w:eastAsia="Times New Roman" w:cstheme="minorHAnsi"/>
          <w:bCs/>
          <w:szCs w:val="18"/>
          <w:lang w:eastAsia="en-GB"/>
          <w:rPrChange w:id="1081" w:author="stuart wolstenholme" w:date="2026-05-29T12:46:00Z" w16du:dateUtc="2026-05-29T11:46:00Z">
            <w:rPr>
              <w:rFonts w:eastAsia="Times New Roman" w:cstheme="minorHAnsi"/>
              <w:bCs/>
              <w:szCs w:val="18"/>
              <w:lang w:val="en-US" w:eastAsia="en-GB"/>
            </w:rPr>
          </w:rPrChange>
        </w:rPr>
        <w:t xml:space="preserve">any person or firm hired or retained to investigate a </w:t>
      </w:r>
      <w:r w:rsidRPr="0022764C">
        <w:rPr>
          <w:rFonts w:eastAsia="Times New Roman" w:cstheme="minorHAnsi"/>
          <w:b/>
          <w:bCs/>
          <w:szCs w:val="18"/>
          <w:lang w:eastAsia="en-GB"/>
          <w:rPrChange w:id="1082" w:author="stuart wolstenholme" w:date="2026-05-29T12:46:00Z" w16du:dateUtc="2026-05-29T11:46:00Z">
            <w:rPr>
              <w:rFonts w:eastAsia="Times New Roman" w:cstheme="minorHAnsi"/>
              <w:b/>
              <w:bCs/>
              <w:szCs w:val="18"/>
              <w:lang w:val="en-US" w:eastAsia="en-GB"/>
            </w:rPr>
          </w:rPrChange>
        </w:rPr>
        <w:t>First Party Insured Event</w:t>
      </w:r>
      <w:r w:rsidRPr="0022764C">
        <w:rPr>
          <w:rFonts w:eastAsia="Times New Roman" w:cstheme="minorHAnsi"/>
          <w:bCs/>
          <w:szCs w:val="18"/>
          <w:lang w:eastAsia="en-GB"/>
          <w:rPrChange w:id="1083" w:author="stuart wolstenholme" w:date="2026-05-29T12:46:00Z" w16du:dateUtc="2026-05-29T11:46:00Z">
            <w:rPr>
              <w:rFonts w:eastAsia="Times New Roman" w:cstheme="minorHAnsi"/>
              <w:bCs/>
              <w:szCs w:val="18"/>
              <w:lang w:val="en-US" w:eastAsia="en-GB"/>
            </w:rPr>
          </w:rPrChange>
        </w:rPr>
        <w:t>; or</w:t>
      </w:r>
    </w:p>
    <w:p w14:paraId="67B28284" w14:textId="77777777"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22764C">
        <w:rPr>
          <w:rFonts w:eastAsia="Times New Roman" w:cstheme="minorHAnsi"/>
          <w:bCs/>
          <w:szCs w:val="18"/>
          <w:lang w:eastAsia="en-GB"/>
          <w:rPrChange w:id="1084" w:author="stuart wolstenholme" w:date="2026-05-29T12:46:00Z" w16du:dateUtc="2026-05-29T11:46:00Z">
            <w:rPr>
              <w:rFonts w:eastAsia="Times New Roman" w:cstheme="minorHAnsi"/>
              <w:bCs/>
              <w:szCs w:val="18"/>
              <w:lang w:val="en-US" w:eastAsia="en-GB"/>
            </w:rPr>
          </w:rPrChange>
        </w:rPr>
        <w:lastRenderedPageBreak/>
        <w:t>any person responsible for the supervision or management of a party described in paragraphs (a) through (d) above</w:t>
      </w:r>
      <w:r w:rsidRPr="0022764C">
        <w:rPr>
          <w:rFonts w:eastAsia="Times New Roman" w:cstheme="minorHAnsi"/>
          <w:bCs/>
          <w:sz w:val="19"/>
          <w:szCs w:val="19"/>
          <w:lang w:eastAsia="en-GB"/>
          <w:rPrChange w:id="1085" w:author="stuart wolstenholme" w:date="2026-05-29T12:46:00Z" w16du:dateUtc="2026-05-29T11:46:00Z">
            <w:rPr>
              <w:rFonts w:eastAsia="Times New Roman" w:cstheme="minorHAnsi"/>
              <w:bCs/>
              <w:sz w:val="19"/>
              <w:szCs w:val="19"/>
              <w:lang w:val="en-US" w:eastAsia="en-GB"/>
            </w:rPr>
          </w:rPrChange>
        </w:rPr>
        <w:t>.</w:t>
      </w:r>
    </w:p>
    <w:p w14:paraId="4645F15F"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Calibri" w:hAnsiTheme="majorHAnsi" w:cstheme="majorHAnsi"/>
          <w:b/>
          <w:bCs/>
          <w:sz w:val="22"/>
          <w:szCs w:val="22"/>
        </w:rPr>
      </w:pPr>
      <w:r w:rsidRPr="0022764C">
        <w:rPr>
          <w:rFonts w:asciiTheme="majorHAnsi" w:eastAsia="Calibri" w:hAnsiTheme="majorHAnsi" w:cstheme="majorHAnsi"/>
          <w:b/>
          <w:bCs/>
          <w:sz w:val="22"/>
          <w:szCs w:val="22"/>
          <w:lang w:eastAsia="en-GB"/>
          <w:rPrChange w:id="1086" w:author="stuart wolstenholme" w:date="2026-05-29T12:46:00Z" w16du:dateUtc="2026-05-29T11:46:00Z">
            <w:rPr>
              <w:rFonts w:asciiTheme="majorHAnsi" w:eastAsia="Calibri" w:hAnsiTheme="majorHAnsi" w:cstheme="majorHAnsi"/>
              <w:b/>
              <w:bCs/>
              <w:sz w:val="22"/>
              <w:szCs w:val="22"/>
              <w:lang w:val="en-US" w:eastAsia="en-GB"/>
            </w:rPr>
          </w:rPrChange>
        </w:rPr>
        <w:t>Initial Breach Consultation Costs</w:t>
      </w:r>
    </w:p>
    <w:p w14:paraId="0449A72D"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087" w:author="stuart wolstenholme" w:date="2026-05-29T12:46:00Z" w16du:dateUtc="2026-05-29T11:46:00Z">
            <w:rPr>
              <w:rFonts w:eastAsia="Calibri" w:cstheme="minorHAnsi"/>
              <w:bCs/>
              <w:szCs w:val="18"/>
              <w:lang w:val="en-US" w:eastAsia="en-GB"/>
            </w:rPr>
          </w:rPrChange>
        </w:rPr>
        <w:t xml:space="preserve">reasonable and necessary fees that </w:t>
      </w:r>
      <w:r w:rsidRPr="0022764C">
        <w:rPr>
          <w:rFonts w:eastAsia="Calibri" w:cstheme="minorHAnsi"/>
          <w:kern w:val="2"/>
          <w:szCs w:val="18"/>
          <w14:ligatures w14:val="standardContextual"/>
        </w:rPr>
        <w:t>the</w:t>
      </w:r>
      <w:r w:rsidRPr="0022764C">
        <w:rPr>
          <w:rFonts w:eastAsia="Calibri" w:cstheme="minorHAnsi"/>
          <w:b/>
          <w:szCs w:val="18"/>
          <w:lang w:eastAsia="en-GB"/>
          <w:rPrChange w:id="1088"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089" w:author="stuart wolstenholme" w:date="2026-05-29T12:46:00Z" w16du:dateUtc="2026-05-29T11:46:00Z">
            <w:rPr>
              <w:rFonts w:eastAsia="Calibri" w:cstheme="minorHAnsi"/>
              <w:bCs/>
              <w:szCs w:val="18"/>
              <w:lang w:val="en-US" w:eastAsia="en-GB"/>
            </w:rPr>
          </w:rPrChange>
        </w:rPr>
        <w:t xml:space="preserve"> incurs on </w:t>
      </w:r>
      <w:r w:rsidRPr="0022764C">
        <w:rPr>
          <w:rFonts w:eastAsia="Calibri" w:cstheme="minorHAnsi"/>
          <w:kern w:val="2"/>
          <w:szCs w:val="18"/>
          <w14:ligatures w14:val="standardContextual"/>
        </w:rPr>
        <w:t>the</w:t>
      </w:r>
      <w:r w:rsidRPr="0022764C">
        <w:rPr>
          <w:rFonts w:eastAsia="Calibri" w:cstheme="minorHAnsi"/>
          <w:b/>
          <w:szCs w:val="18"/>
          <w:lang w:eastAsia="en-GB"/>
          <w:rPrChange w:id="1090"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Cs/>
          <w:szCs w:val="18"/>
          <w:lang w:eastAsia="en-GB"/>
          <w:rPrChange w:id="1091" w:author="stuart wolstenholme" w:date="2026-05-29T12:46:00Z" w16du:dateUtc="2026-05-29T11:46:00Z">
            <w:rPr>
              <w:rFonts w:eastAsia="Calibri" w:cstheme="minorHAnsi"/>
              <w:bCs/>
              <w:szCs w:val="18"/>
              <w:lang w:val="en-US" w:eastAsia="en-GB"/>
            </w:rPr>
          </w:rPrChange>
        </w:rPr>
        <w:t xml:space="preserve"> behalf, or on behalf of a party for whom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092" w:author="stuart wolstenholme" w:date="2026-05-29T12:46:00Z" w16du:dateUtc="2026-05-29T11:46:00Z">
            <w:rPr>
              <w:rFonts w:eastAsia="Calibri" w:cstheme="minorHAnsi"/>
              <w:b/>
              <w:bCs/>
              <w:szCs w:val="18"/>
              <w:lang w:val="en-US" w:eastAsia="en-GB"/>
            </w:rPr>
          </w:rPrChange>
        </w:rPr>
        <w:t xml:space="preserve"> Named Insured </w:t>
      </w:r>
      <w:r w:rsidRPr="0022764C">
        <w:rPr>
          <w:rFonts w:eastAsia="Calibri" w:cstheme="minorHAnsi"/>
          <w:bCs/>
          <w:szCs w:val="18"/>
          <w:lang w:eastAsia="en-GB"/>
          <w:rPrChange w:id="1093" w:author="stuart wolstenholme" w:date="2026-05-29T12:46:00Z" w16du:dateUtc="2026-05-29T11:46:00Z">
            <w:rPr>
              <w:rFonts w:eastAsia="Calibri" w:cstheme="minorHAnsi"/>
              <w:bCs/>
              <w:szCs w:val="18"/>
              <w:lang w:val="en-US" w:eastAsia="en-GB"/>
            </w:rPr>
          </w:rPrChange>
        </w:rPr>
        <w:t xml:space="preserve">is </w:t>
      </w:r>
      <w:r w:rsidRPr="0022764C">
        <w:rPr>
          <w:rFonts w:eastAsia="Calibri" w:cstheme="minorHAnsi"/>
          <w:b/>
          <w:bCs/>
          <w:szCs w:val="18"/>
          <w:lang w:eastAsia="en-GB"/>
          <w:rPrChange w:id="1094" w:author="stuart wolstenholme" w:date="2026-05-29T12:46:00Z" w16du:dateUtc="2026-05-29T11:46:00Z">
            <w:rPr>
              <w:rFonts w:eastAsia="Calibri" w:cstheme="minorHAnsi"/>
              <w:b/>
              <w:bCs/>
              <w:szCs w:val="18"/>
              <w:lang w:val="en-US" w:eastAsia="en-GB"/>
            </w:rPr>
          </w:rPrChange>
        </w:rPr>
        <w:t>Vicariously Liable</w:t>
      </w:r>
      <w:r w:rsidRPr="0022764C">
        <w:rPr>
          <w:rFonts w:eastAsia="Calibri" w:cstheme="minorHAnsi"/>
          <w:bCs/>
          <w:szCs w:val="18"/>
          <w:lang w:eastAsia="en-GB"/>
          <w:rPrChange w:id="1095" w:author="stuart wolstenholme" w:date="2026-05-29T12:46:00Z" w16du:dateUtc="2026-05-29T11:46:00Z">
            <w:rPr>
              <w:rFonts w:eastAsia="Calibri" w:cstheme="minorHAnsi"/>
              <w:bCs/>
              <w:szCs w:val="18"/>
              <w:lang w:val="en-US" w:eastAsia="en-GB"/>
            </w:rPr>
          </w:rPrChange>
        </w:rPr>
        <w:t xml:space="preserve">, to retain qualified legal counsel to provide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096" w:author="stuart wolstenholme" w:date="2026-05-29T12:46:00Z" w16du:dateUtc="2026-05-29T11:46:00Z">
            <w:rPr>
              <w:rFonts w:eastAsia="Calibri" w:cstheme="minorHAnsi"/>
              <w:b/>
              <w:bCs/>
              <w:szCs w:val="18"/>
              <w:lang w:val="en-US" w:eastAsia="en-GB"/>
            </w:rPr>
          </w:rPrChange>
        </w:rPr>
        <w:t xml:space="preserve"> Named Insured </w:t>
      </w:r>
      <w:r w:rsidRPr="0022764C">
        <w:rPr>
          <w:rFonts w:eastAsia="Calibri" w:cstheme="minorHAnsi"/>
          <w:bCs/>
          <w:szCs w:val="18"/>
          <w:lang w:eastAsia="en-GB"/>
          <w:rPrChange w:id="1097" w:author="stuart wolstenholme" w:date="2026-05-29T12:46:00Z" w16du:dateUtc="2026-05-29T11:46:00Z">
            <w:rPr>
              <w:rFonts w:eastAsia="Calibri" w:cstheme="minorHAnsi"/>
              <w:bCs/>
              <w:szCs w:val="18"/>
              <w:lang w:val="en-US" w:eastAsia="en-GB"/>
            </w:rPr>
          </w:rPrChange>
        </w:rPr>
        <w:t xml:space="preserve">with initial advice regarding the appropriate response to an actual or suspected </w:t>
      </w:r>
      <w:r w:rsidRPr="0022764C">
        <w:rPr>
          <w:rFonts w:eastAsia="Calibri" w:cstheme="minorHAnsi"/>
          <w:b/>
          <w:bCs/>
          <w:szCs w:val="18"/>
          <w:lang w:eastAsia="en-GB"/>
          <w:rPrChange w:id="1098" w:author="stuart wolstenholme" w:date="2026-05-29T12:46:00Z" w16du:dateUtc="2026-05-29T11:46:00Z">
            <w:rPr>
              <w:rFonts w:eastAsia="Calibri" w:cstheme="minorHAnsi"/>
              <w:b/>
              <w:bCs/>
              <w:szCs w:val="18"/>
              <w:lang w:val="en-US" w:eastAsia="en-GB"/>
            </w:rPr>
          </w:rPrChange>
        </w:rPr>
        <w:t xml:space="preserve">Privacy Breach </w:t>
      </w:r>
      <w:r w:rsidRPr="0022764C">
        <w:rPr>
          <w:rFonts w:eastAsia="Calibri" w:cstheme="minorHAnsi"/>
          <w:bCs/>
          <w:szCs w:val="18"/>
          <w:lang w:eastAsia="en-GB"/>
          <w:rPrChange w:id="1099"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100"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1101"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102" w:author="stuart wolstenholme" w:date="2026-05-29T12:46:00Z" w16du:dateUtc="2026-05-29T11:46:00Z">
            <w:rPr>
              <w:rFonts w:eastAsia="Calibri" w:cstheme="minorHAnsi"/>
              <w:b/>
              <w:bCs/>
              <w:szCs w:val="18"/>
              <w:lang w:val="en-US" w:eastAsia="en-GB"/>
            </w:rPr>
          </w:rPrChange>
        </w:rPr>
        <w:t xml:space="preserve">Initial Breach Consultation Costs </w:t>
      </w:r>
      <w:r w:rsidRPr="0022764C">
        <w:rPr>
          <w:rFonts w:eastAsia="Calibri" w:cstheme="minorHAnsi"/>
          <w:bCs/>
          <w:szCs w:val="18"/>
          <w:lang w:eastAsia="en-GB"/>
          <w:rPrChange w:id="1103" w:author="stuart wolstenholme" w:date="2026-05-29T12:46:00Z" w16du:dateUtc="2026-05-29T11:46:00Z">
            <w:rPr>
              <w:rFonts w:eastAsia="Calibri" w:cstheme="minorHAnsi"/>
              <w:bCs/>
              <w:szCs w:val="18"/>
              <w:lang w:val="en-US" w:eastAsia="en-GB"/>
            </w:rPr>
          </w:rPrChange>
        </w:rPr>
        <w:t xml:space="preserve">will not be subject to an </w:t>
      </w:r>
      <w:r w:rsidRPr="0022764C">
        <w:rPr>
          <w:rFonts w:eastAsia="Calibri" w:cstheme="minorHAnsi"/>
          <w:b/>
          <w:bCs/>
          <w:szCs w:val="18"/>
          <w:lang w:eastAsia="en-GB"/>
          <w:rPrChange w:id="1104" w:author="stuart wolstenholme" w:date="2026-05-29T12:46:00Z" w16du:dateUtc="2026-05-29T11:46:00Z">
            <w:rPr>
              <w:rFonts w:eastAsia="Calibri" w:cstheme="minorHAnsi"/>
              <w:b/>
              <w:bCs/>
              <w:szCs w:val="18"/>
              <w:lang w:val="en-US" w:eastAsia="en-GB"/>
            </w:rPr>
          </w:rPrChange>
        </w:rPr>
        <w:t xml:space="preserve">Excess </w:t>
      </w:r>
      <w:r w:rsidRPr="0022764C">
        <w:rPr>
          <w:rFonts w:eastAsia="Calibri" w:cstheme="minorHAnsi"/>
          <w:bCs/>
          <w:szCs w:val="18"/>
          <w:lang w:eastAsia="en-GB"/>
          <w:rPrChange w:id="1105" w:author="stuart wolstenholme" w:date="2026-05-29T12:46:00Z" w16du:dateUtc="2026-05-29T11:46:00Z">
            <w:rPr>
              <w:rFonts w:eastAsia="Calibri" w:cstheme="minorHAnsi"/>
              <w:bCs/>
              <w:szCs w:val="18"/>
              <w:lang w:val="en-US" w:eastAsia="en-GB"/>
            </w:rPr>
          </w:rPrChange>
        </w:rPr>
        <w:t xml:space="preserve">if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106" w:author="stuart wolstenholme" w:date="2026-05-29T12:46:00Z" w16du:dateUtc="2026-05-29T11:46:00Z">
            <w:rPr>
              <w:rFonts w:eastAsia="Calibri" w:cstheme="minorHAnsi"/>
              <w:b/>
              <w:bCs/>
              <w:szCs w:val="18"/>
              <w:lang w:val="en-US" w:eastAsia="en-GB"/>
            </w:rPr>
          </w:rPrChange>
        </w:rPr>
        <w:t xml:space="preserve"> Named Insured </w:t>
      </w:r>
      <w:r w:rsidRPr="0022764C">
        <w:rPr>
          <w:rFonts w:eastAsia="Calibri" w:cstheme="minorHAnsi"/>
          <w:bCs/>
          <w:szCs w:val="18"/>
          <w:lang w:eastAsia="en-GB"/>
          <w:rPrChange w:id="1107" w:author="stuart wolstenholme" w:date="2026-05-29T12:46:00Z" w16du:dateUtc="2026-05-29T11:46:00Z">
            <w:rPr>
              <w:rFonts w:eastAsia="Calibri" w:cstheme="minorHAnsi"/>
              <w:bCs/>
              <w:szCs w:val="18"/>
              <w:lang w:val="en-US" w:eastAsia="en-GB"/>
            </w:rPr>
          </w:rPrChange>
        </w:rPr>
        <w:t xml:space="preserve">retains counsel pre-approved by </w:t>
      </w:r>
      <w:r w:rsidRPr="0022764C">
        <w:rPr>
          <w:rFonts w:eastAsia="Calibri" w:cstheme="minorHAnsi"/>
          <w:b/>
          <w:szCs w:val="18"/>
          <w:lang w:eastAsia="en-GB"/>
          <w:rPrChange w:id="1108"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bCs/>
          <w:szCs w:val="18"/>
          <w:lang w:eastAsia="en-GB"/>
          <w:rPrChange w:id="1109" w:author="stuart wolstenholme" w:date="2026-05-29T12:46:00Z" w16du:dateUtc="2026-05-29T11:46:00Z">
            <w:rPr>
              <w:rFonts w:eastAsia="Calibri" w:cstheme="minorHAnsi"/>
              <w:bCs/>
              <w:szCs w:val="18"/>
              <w:lang w:val="en-US" w:eastAsia="en-GB"/>
            </w:rPr>
          </w:rPrChange>
        </w:rPr>
        <w:t>.</w:t>
      </w:r>
    </w:p>
    <w:p w14:paraId="189F1EC6"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Calibri" w:hAnsiTheme="majorHAnsi" w:cstheme="majorHAnsi"/>
          <w:b/>
          <w:bCs/>
          <w:sz w:val="22"/>
          <w:szCs w:val="22"/>
        </w:rPr>
      </w:pPr>
      <w:r w:rsidRPr="0022764C">
        <w:rPr>
          <w:rFonts w:asciiTheme="majorHAnsi" w:eastAsia="Calibri" w:hAnsiTheme="majorHAnsi" w:cstheme="majorHAnsi"/>
          <w:b/>
          <w:bCs/>
          <w:sz w:val="22"/>
          <w:szCs w:val="22"/>
          <w:lang w:eastAsia="en-GB"/>
          <w:rPrChange w:id="1110" w:author="stuart wolstenholme" w:date="2026-05-29T12:46:00Z" w16du:dateUtc="2026-05-29T11:46:00Z">
            <w:rPr>
              <w:rFonts w:asciiTheme="majorHAnsi" w:eastAsia="Calibri" w:hAnsiTheme="majorHAnsi" w:cstheme="majorHAnsi"/>
              <w:b/>
              <w:bCs/>
              <w:sz w:val="22"/>
              <w:szCs w:val="22"/>
              <w:lang w:val="en-US" w:eastAsia="en-GB"/>
            </w:rPr>
          </w:rPrChange>
        </w:rPr>
        <w:t xml:space="preserve">Insured </w:t>
      </w:r>
    </w:p>
    <w:p w14:paraId="2B6C58F7" w14:textId="77777777" w:rsidR="006936E8" w:rsidRPr="0022764C" w:rsidRDefault="006936E8" w:rsidP="006936E8">
      <w:pPr>
        <w:autoSpaceDE w:val="0"/>
        <w:autoSpaceDN w:val="0"/>
        <w:adjustRightInd w:val="0"/>
        <w:spacing w:before="0" w:line="240" w:lineRule="auto"/>
        <w:rPr>
          <w:rFonts w:eastAsia="Arial" w:cstheme="minorHAnsi"/>
          <w:szCs w:val="18"/>
          <w:rPrChange w:id="1111" w:author="stuart wolstenholme" w:date="2026-05-29T12:46:00Z" w16du:dateUtc="2026-05-29T11:46:00Z">
            <w:rPr>
              <w:rFonts w:eastAsia="Arial" w:cstheme="minorHAnsi"/>
              <w:szCs w:val="18"/>
              <w:lang w:val="it-IT"/>
            </w:rPr>
          </w:rPrChange>
        </w:rPr>
      </w:pPr>
      <w:r w:rsidRPr="0022764C">
        <w:rPr>
          <w:rFonts w:eastAsia="Calibri" w:cstheme="minorHAnsi"/>
          <w:kern w:val="2"/>
          <w:szCs w:val="18"/>
          <w14:ligatures w14:val="standardContextual"/>
        </w:rPr>
        <w:t xml:space="preserve">means the </w:t>
      </w:r>
      <w:r w:rsidRPr="0022764C">
        <w:rPr>
          <w:rFonts w:eastAsia="Calibri" w:cstheme="minorHAnsi"/>
          <w:b/>
          <w:bCs/>
          <w:kern w:val="2"/>
          <w:szCs w:val="18"/>
          <w14:ligatures w14:val="standardContextual"/>
        </w:rPr>
        <w:t>Named Insured</w:t>
      </w:r>
      <w:r w:rsidRPr="0022764C">
        <w:rPr>
          <w:rFonts w:eastAsia="Calibri" w:cstheme="minorHAnsi"/>
          <w:kern w:val="2"/>
          <w:szCs w:val="18"/>
          <w14:ligatures w14:val="standardContextual"/>
        </w:rPr>
        <w:t xml:space="preserve"> and the following as relating to the</w:t>
      </w:r>
      <w:r w:rsidRPr="0022764C">
        <w:rPr>
          <w:rFonts w:eastAsia="Calibri" w:cstheme="minorHAnsi"/>
          <w:b/>
          <w:bCs/>
          <w:kern w:val="2"/>
          <w:szCs w:val="18"/>
          <w14:ligatures w14:val="standardContextual"/>
        </w:rPr>
        <w:t xml:space="preserve"> Named Insured</w:t>
      </w:r>
      <w:r w:rsidRPr="0022764C">
        <w:rPr>
          <w:rFonts w:eastAsia="Arial" w:cstheme="minorHAnsi"/>
          <w:szCs w:val="18"/>
          <w:rPrChange w:id="1112" w:author="stuart wolstenholme" w:date="2026-05-29T12:46:00Z" w16du:dateUtc="2026-05-29T11:46:00Z">
            <w:rPr>
              <w:rFonts w:eastAsia="Arial" w:cstheme="minorHAnsi"/>
              <w:szCs w:val="18"/>
              <w:lang w:val="it-IT"/>
            </w:rPr>
          </w:rPrChange>
        </w:rPr>
        <w:t>:</w:t>
      </w:r>
    </w:p>
    <w:p w14:paraId="769DB6B2" w14:textId="77777777"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the </w:t>
      </w:r>
      <w:r w:rsidRPr="0022764C">
        <w:rPr>
          <w:rFonts w:eastAsia="Arial" w:cstheme="minorHAnsi"/>
          <w:b/>
          <w:bCs/>
          <w:szCs w:val="18"/>
        </w:rPr>
        <w:t>Named Insured’s</w:t>
      </w:r>
      <w:r w:rsidRPr="0022764C">
        <w:rPr>
          <w:rFonts w:eastAsia="Arial" w:cstheme="minorHAnsi"/>
          <w:szCs w:val="18"/>
        </w:rPr>
        <w:t xml:space="preserve"> current or previous partners, directors, principals, members or </w:t>
      </w:r>
      <w:r w:rsidRPr="0022764C">
        <w:rPr>
          <w:rFonts w:eastAsia="Arial" w:cstheme="minorHAnsi"/>
          <w:b/>
          <w:szCs w:val="18"/>
        </w:rPr>
        <w:t>Employees</w:t>
      </w:r>
      <w:r w:rsidRPr="0022764C">
        <w:rPr>
          <w:rFonts w:eastAsia="Arial" w:cstheme="minorHAnsi"/>
          <w:szCs w:val="18"/>
        </w:rPr>
        <w:t>;</w:t>
      </w:r>
    </w:p>
    <w:p w14:paraId="1B76C8FF" w14:textId="77777777"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any other person who becomes a partner, director, principal, member or </w:t>
      </w:r>
      <w:r w:rsidRPr="0022764C">
        <w:rPr>
          <w:rFonts w:eastAsia="Arial" w:cstheme="minorHAnsi"/>
          <w:b/>
          <w:szCs w:val="18"/>
        </w:rPr>
        <w:t>Employee</w:t>
      </w:r>
      <w:r w:rsidRPr="0022764C">
        <w:rPr>
          <w:rFonts w:eastAsia="Arial" w:cstheme="minorHAnsi"/>
          <w:szCs w:val="18"/>
        </w:rPr>
        <w:t xml:space="preserve"> of the</w:t>
      </w:r>
      <w:r w:rsidRPr="0022764C">
        <w:rPr>
          <w:rFonts w:eastAsia="Arial" w:cstheme="minorHAnsi"/>
          <w:b/>
          <w:bCs/>
          <w:szCs w:val="18"/>
        </w:rPr>
        <w:t xml:space="preserve"> Named Insured</w:t>
      </w:r>
      <w:r w:rsidRPr="0022764C">
        <w:rPr>
          <w:rFonts w:eastAsia="Arial" w:cstheme="minorHAnsi"/>
          <w:szCs w:val="18"/>
        </w:rPr>
        <w:t>; and</w:t>
      </w:r>
    </w:p>
    <w:p w14:paraId="37099BB4" w14:textId="77777777"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any entity that becomes an additional </w:t>
      </w:r>
      <w:r w:rsidRPr="0022764C">
        <w:rPr>
          <w:rFonts w:eastAsia="Arial" w:cstheme="minorHAnsi"/>
          <w:b/>
          <w:szCs w:val="18"/>
        </w:rPr>
        <w:t>Insured</w:t>
      </w:r>
      <w:r w:rsidRPr="0022764C">
        <w:rPr>
          <w:rFonts w:eastAsia="Arial" w:cstheme="minorHAnsi"/>
          <w:szCs w:val="18"/>
        </w:rPr>
        <w:t xml:space="preserve"> under the terms of the Material Changes section</w:t>
      </w:r>
      <w:r w:rsidRPr="0022764C">
        <w:rPr>
          <w:rFonts w:eastAsia="Arial" w:cstheme="minorHAnsi"/>
          <w:color w:val="FF0000"/>
          <w:szCs w:val="18"/>
        </w:rPr>
        <w:t xml:space="preserve"> </w:t>
      </w:r>
      <w:r w:rsidRPr="0022764C">
        <w:rPr>
          <w:rFonts w:eastAsia="Arial" w:cstheme="minorHAnsi"/>
          <w:szCs w:val="18"/>
        </w:rPr>
        <w:t>of this Policy.</w:t>
      </w:r>
    </w:p>
    <w:p w14:paraId="06A723A8"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Calibri" w:hAnsiTheme="majorHAnsi" w:cstheme="majorHAnsi"/>
          <w:b/>
          <w:bCs/>
          <w:sz w:val="22"/>
          <w:szCs w:val="22"/>
        </w:rPr>
      </w:pPr>
      <w:r w:rsidRPr="0022764C">
        <w:rPr>
          <w:rFonts w:asciiTheme="majorHAnsi" w:eastAsia="Calibri" w:hAnsiTheme="majorHAnsi" w:cstheme="majorHAnsi"/>
          <w:b/>
          <w:bCs/>
          <w:sz w:val="22"/>
          <w:szCs w:val="22"/>
          <w:lang w:eastAsia="en-GB"/>
          <w:rPrChange w:id="1113" w:author="stuart wolstenholme" w:date="2026-05-29T12:46:00Z" w16du:dateUtc="2026-05-29T11:46:00Z">
            <w:rPr>
              <w:rFonts w:asciiTheme="majorHAnsi" w:eastAsia="Calibri" w:hAnsiTheme="majorHAnsi" w:cstheme="majorHAnsi"/>
              <w:b/>
              <w:bCs/>
              <w:sz w:val="22"/>
              <w:szCs w:val="22"/>
              <w:lang w:val="en-US" w:eastAsia="en-GB"/>
            </w:rPr>
          </w:rPrChange>
        </w:rPr>
        <w:t>Insured Computer System</w:t>
      </w:r>
    </w:p>
    <w:p w14:paraId="550FA0A6" w14:textId="77777777" w:rsidR="006936E8" w:rsidRPr="0022764C" w:rsidRDefault="006936E8" w:rsidP="006936E8">
      <w:pPr>
        <w:autoSpaceDE w:val="0"/>
        <w:autoSpaceDN w:val="0"/>
        <w:adjustRightInd w:val="0"/>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14:paraId="5392D81F" w14:textId="77777777"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22764C">
        <w:rPr>
          <w:rFonts w:eastAsia="Calibri" w:cstheme="minorHAnsi"/>
          <w:bCs/>
          <w:szCs w:val="18"/>
          <w:lang w:eastAsia="en-GB"/>
          <w:rPrChange w:id="1114" w:author="stuart wolstenholme" w:date="2026-05-29T12:46:00Z" w16du:dateUtc="2026-05-29T11:46:00Z">
            <w:rPr>
              <w:rFonts w:eastAsia="Calibri" w:cstheme="minorHAnsi"/>
              <w:bCs/>
              <w:szCs w:val="18"/>
              <w:lang w:val="en-US" w:eastAsia="en-GB"/>
            </w:rPr>
          </w:rPrChange>
        </w:rPr>
        <w:t xml:space="preserve">a </w:t>
      </w:r>
      <w:r w:rsidRPr="0022764C">
        <w:rPr>
          <w:rFonts w:eastAsia="Calibri" w:cstheme="minorHAnsi"/>
          <w:b/>
          <w:bCs/>
          <w:szCs w:val="18"/>
          <w:lang w:eastAsia="en-GB"/>
          <w:rPrChange w:id="1115" w:author="stuart wolstenholme" w:date="2026-05-29T12:46:00Z" w16du:dateUtc="2026-05-29T11:46:00Z">
            <w:rPr>
              <w:rFonts w:eastAsia="Calibri" w:cstheme="minorHAnsi"/>
              <w:b/>
              <w:bCs/>
              <w:szCs w:val="18"/>
              <w:lang w:val="en-US" w:eastAsia="en-GB"/>
            </w:rPr>
          </w:rPrChange>
        </w:rPr>
        <w:t xml:space="preserve">Computer System </w:t>
      </w:r>
      <w:r w:rsidRPr="0022764C">
        <w:rPr>
          <w:rFonts w:eastAsia="Calibri" w:cstheme="minorHAnsi"/>
          <w:bCs/>
          <w:szCs w:val="18"/>
          <w:lang w:eastAsia="en-GB"/>
          <w:rPrChange w:id="1116" w:author="stuart wolstenholme" w:date="2026-05-29T12:46:00Z" w16du:dateUtc="2026-05-29T11:46:00Z">
            <w:rPr>
              <w:rFonts w:eastAsia="Calibri" w:cstheme="minorHAnsi"/>
              <w:bCs/>
              <w:szCs w:val="18"/>
              <w:lang w:val="en-US" w:eastAsia="en-GB"/>
            </w:rPr>
          </w:rPrChange>
        </w:rPr>
        <w:t xml:space="preserve">that is owned and operated by </w:t>
      </w:r>
      <w:r w:rsidRPr="0022764C">
        <w:rPr>
          <w:rFonts w:eastAsia="Calibri" w:cstheme="minorHAnsi"/>
          <w:kern w:val="2"/>
          <w:szCs w:val="18"/>
          <w14:ligatures w14:val="standardContextual"/>
        </w:rPr>
        <w:t>the</w:t>
      </w:r>
      <w:r w:rsidRPr="0022764C">
        <w:rPr>
          <w:rFonts w:eastAsia="Calibri" w:cstheme="minorHAnsi"/>
          <w:b/>
          <w:szCs w:val="18"/>
          <w:lang w:eastAsia="en-GB"/>
          <w:rPrChange w:id="1117"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bCs/>
          <w:szCs w:val="18"/>
          <w:lang w:eastAsia="en-GB"/>
          <w:rPrChange w:id="1118" w:author="stuart wolstenholme" w:date="2026-05-29T12:46:00Z" w16du:dateUtc="2026-05-29T11:46:00Z">
            <w:rPr>
              <w:rFonts w:eastAsia="Calibri" w:cstheme="minorHAnsi"/>
              <w:bCs/>
              <w:szCs w:val="18"/>
              <w:lang w:val="en-US" w:eastAsia="en-GB"/>
            </w:rPr>
          </w:rPrChange>
        </w:rPr>
        <w:t xml:space="preserve">or that is leased to </w:t>
      </w:r>
      <w:r w:rsidRPr="0022764C">
        <w:rPr>
          <w:rFonts w:eastAsia="Calibri" w:cstheme="minorHAnsi"/>
          <w:kern w:val="2"/>
          <w:szCs w:val="18"/>
          <w14:ligatures w14:val="standardContextual"/>
        </w:rPr>
        <w:t>the</w:t>
      </w:r>
      <w:r w:rsidRPr="0022764C">
        <w:rPr>
          <w:rFonts w:eastAsia="Calibri" w:cstheme="minorHAnsi"/>
          <w:b/>
          <w:szCs w:val="18"/>
          <w:lang w:eastAsia="en-GB"/>
          <w:rPrChange w:id="1119"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120" w:author="stuart wolstenholme" w:date="2026-05-29T12:46:00Z" w16du:dateUtc="2026-05-29T11:46:00Z">
            <w:rPr>
              <w:rFonts w:eastAsia="Calibri" w:cstheme="minorHAnsi"/>
              <w:bCs/>
              <w:szCs w:val="18"/>
              <w:lang w:val="en-US" w:eastAsia="en-GB"/>
            </w:rPr>
          </w:rPrChange>
        </w:rPr>
        <w:t xml:space="preserve"> and operated by </w:t>
      </w:r>
      <w:r w:rsidRPr="0022764C">
        <w:rPr>
          <w:rFonts w:eastAsia="Calibri" w:cstheme="minorHAnsi"/>
          <w:kern w:val="2"/>
          <w:szCs w:val="18"/>
          <w14:ligatures w14:val="standardContextual"/>
        </w:rPr>
        <w:t>the</w:t>
      </w:r>
      <w:r w:rsidRPr="0022764C">
        <w:rPr>
          <w:rFonts w:eastAsia="Calibri" w:cstheme="minorHAnsi"/>
          <w:b/>
          <w:szCs w:val="18"/>
          <w:lang w:eastAsia="en-GB"/>
          <w:rPrChange w:id="1121"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122" w:author="stuart wolstenholme" w:date="2026-05-29T12:46:00Z" w16du:dateUtc="2026-05-29T11:46:00Z">
            <w:rPr>
              <w:rFonts w:eastAsia="Calibri" w:cstheme="minorHAnsi"/>
              <w:bCs/>
              <w:szCs w:val="18"/>
              <w:lang w:val="en-US" w:eastAsia="en-GB"/>
            </w:rPr>
          </w:rPrChange>
        </w:rPr>
        <w:t xml:space="preserve">; and any </w:t>
      </w:r>
      <w:r w:rsidRPr="0022764C">
        <w:rPr>
          <w:rFonts w:eastAsia="Calibri" w:cstheme="minorHAnsi"/>
          <w:b/>
          <w:bCs/>
          <w:szCs w:val="18"/>
          <w:lang w:eastAsia="en-GB"/>
          <w:rPrChange w:id="1123" w:author="stuart wolstenholme" w:date="2026-05-29T12:46:00Z" w16du:dateUtc="2026-05-29T11:46:00Z">
            <w:rPr>
              <w:rFonts w:eastAsia="Calibri" w:cstheme="minorHAnsi"/>
              <w:b/>
              <w:bCs/>
              <w:szCs w:val="18"/>
              <w:lang w:val="en-US" w:eastAsia="en-GB"/>
            </w:rPr>
          </w:rPrChange>
        </w:rPr>
        <w:t>Insured Telecommunications System</w:t>
      </w:r>
      <w:r w:rsidRPr="0022764C">
        <w:rPr>
          <w:rFonts w:eastAsia="Calibri" w:cstheme="minorHAnsi"/>
          <w:szCs w:val="18"/>
          <w:lang w:eastAsia="en-GB"/>
          <w:rPrChange w:id="1124" w:author="stuart wolstenholme" w:date="2026-05-29T12:46:00Z" w16du:dateUtc="2026-05-29T11:46:00Z">
            <w:rPr>
              <w:rFonts w:eastAsia="Calibri" w:cstheme="minorHAnsi"/>
              <w:szCs w:val="18"/>
              <w:lang w:val="en-US" w:eastAsia="en-GB"/>
            </w:rPr>
          </w:rPrChange>
        </w:rPr>
        <w:t>;</w:t>
      </w:r>
    </w:p>
    <w:p w14:paraId="4379F29B" w14:textId="77777777"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22764C">
        <w:rPr>
          <w:rFonts w:eastAsia="Calibri" w:cstheme="minorHAnsi"/>
          <w:bCs/>
          <w:szCs w:val="18"/>
          <w:lang w:eastAsia="en-GB"/>
          <w:rPrChange w:id="1125" w:author="stuart wolstenholme" w:date="2026-05-29T12:46:00Z" w16du:dateUtc="2026-05-29T11:46:00Z">
            <w:rPr>
              <w:rFonts w:eastAsia="Calibri" w:cstheme="minorHAnsi"/>
              <w:bCs/>
              <w:szCs w:val="18"/>
              <w:lang w:val="en-US" w:eastAsia="en-GB"/>
            </w:rPr>
          </w:rPrChange>
        </w:rPr>
        <w:t xml:space="preserve">with respect to Insuring Clauses B, C, D, G and J only, </w:t>
      </w:r>
      <w:r w:rsidRPr="0022764C">
        <w:rPr>
          <w:rFonts w:eastAsia="Calibri" w:cstheme="minorHAnsi"/>
          <w:b/>
          <w:bCs/>
          <w:szCs w:val="18"/>
          <w:lang w:eastAsia="en-GB"/>
          <w:rPrChange w:id="1126"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1127" w:author="stuart wolstenholme" w:date="2026-05-29T12:46:00Z" w16du:dateUtc="2026-05-29T11:46:00Z">
            <w:rPr>
              <w:rFonts w:eastAsia="Calibri" w:cstheme="minorHAnsi"/>
              <w:bCs/>
              <w:szCs w:val="18"/>
              <w:lang w:val="en-US" w:eastAsia="en-GB"/>
            </w:rPr>
          </w:rPrChange>
        </w:rPr>
        <w:t xml:space="preserve">also includes a </w:t>
      </w:r>
      <w:r w:rsidRPr="0022764C">
        <w:rPr>
          <w:rFonts w:eastAsia="Calibri" w:cstheme="minorHAnsi"/>
          <w:b/>
          <w:bCs/>
          <w:szCs w:val="18"/>
          <w:lang w:eastAsia="en-GB"/>
          <w:rPrChange w:id="1128" w:author="stuart wolstenholme" w:date="2026-05-29T12:46:00Z" w16du:dateUtc="2026-05-29T11:46:00Z">
            <w:rPr>
              <w:rFonts w:eastAsia="Calibri" w:cstheme="minorHAnsi"/>
              <w:b/>
              <w:bCs/>
              <w:szCs w:val="18"/>
              <w:lang w:val="en-US" w:eastAsia="en-GB"/>
            </w:rPr>
          </w:rPrChange>
        </w:rPr>
        <w:t xml:space="preserve">Computer System </w:t>
      </w:r>
      <w:r w:rsidRPr="0022764C">
        <w:rPr>
          <w:rFonts w:eastAsia="Calibri" w:cstheme="minorHAnsi"/>
          <w:bCs/>
          <w:szCs w:val="18"/>
          <w:lang w:eastAsia="en-GB"/>
          <w:rPrChange w:id="1129" w:author="stuart wolstenholme" w:date="2026-05-29T12:46:00Z" w16du:dateUtc="2026-05-29T11:46:00Z">
            <w:rPr>
              <w:rFonts w:eastAsia="Calibri" w:cstheme="minorHAnsi"/>
              <w:bCs/>
              <w:szCs w:val="18"/>
              <w:lang w:val="en-US" w:eastAsia="en-GB"/>
            </w:rPr>
          </w:rPrChange>
        </w:rPr>
        <w:t xml:space="preserve">operated by a </w:t>
      </w:r>
      <w:r w:rsidRPr="0022764C">
        <w:rPr>
          <w:rFonts w:eastAsia="Calibri" w:cstheme="minorHAnsi"/>
          <w:b/>
          <w:bCs/>
          <w:szCs w:val="18"/>
          <w:lang w:eastAsia="en-GB"/>
          <w:rPrChange w:id="1130" w:author="stuart wolstenholme" w:date="2026-05-29T12:46:00Z" w16du:dateUtc="2026-05-29T11:46:00Z">
            <w:rPr>
              <w:rFonts w:eastAsia="Calibri" w:cstheme="minorHAnsi"/>
              <w:b/>
              <w:bCs/>
              <w:szCs w:val="18"/>
              <w:lang w:val="en-US" w:eastAsia="en-GB"/>
            </w:rPr>
          </w:rPrChange>
        </w:rPr>
        <w:t xml:space="preserve">BPO Service Provider </w:t>
      </w:r>
      <w:r w:rsidRPr="0022764C">
        <w:rPr>
          <w:rFonts w:eastAsia="Calibri" w:cstheme="minorHAnsi"/>
          <w:bCs/>
          <w:szCs w:val="18"/>
          <w:lang w:eastAsia="en-GB"/>
          <w:rPrChange w:id="1131" w:author="stuart wolstenholme" w:date="2026-05-29T12:46:00Z" w16du:dateUtc="2026-05-29T11:46:00Z">
            <w:rPr>
              <w:rFonts w:eastAsia="Calibri" w:cstheme="minorHAnsi"/>
              <w:bCs/>
              <w:szCs w:val="18"/>
              <w:lang w:val="en-US" w:eastAsia="en-GB"/>
            </w:rPr>
          </w:rPrChange>
        </w:rPr>
        <w:t xml:space="preserve">or an </w:t>
      </w:r>
      <w:r w:rsidRPr="0022764C">
        <w:rPr>
          <w:rFonts w:eastAsia="Calibri" w:cstheme="minorHAnsi"/>
          <w:b/>
          <w:bCs/>
          <w:szCs w:val="18"/>
          <w:lang w:eastAsia="en-GB"/>
          <w:rPrChange w:id="1132" w:author="stuart wolstenholme" w:date="2026-05-29T12:46:00Z" w16du:dateUtc="2026-05-29T11:46:00Z">
            <w:rPr>
              <w:rFonts w:eastAsia="Calibri" w:cstheme="minorHAnsi"/>
              <w:b/>
              <w:bCs/>
              <w:szCs w:val="18"/>
              <w:lang w:val="en-US" w:eastAsia="en-GB"/>
            </w:rPr>
          </w:rPrChange>
        </w:rPr>
        <w:t>Outsourced IT Service Provider</w:t>
      </w:r>
      <w:r w:rsidRPr="0022764C">
        <w:rPr>
          <w:rFonts w:eastAsia="Calibri" w:cstheme="minorHAnsi"/>
          <w:bCs/>
          <w:szCs w:val="18"/>
          <w:lang w:eastAsia="en-GB"/>
          <w:rPrChange w:id="1133" w:author="stuart wolstenholme" w:date="2026-05-29T12:46:00Z" w16du:dateUtc="2026-05-29T11:46:00Z">
            <w:rPr>
              <w:rFonts w:eastAsia="Calibri" w:cstheme="minorHAnsi"/>
              <w:bCs/>
              <w:szCs w:val="18"/>
              <w:lang w:val="en-US" w:eastAsia="en-GB"/>
            </w:rPr>
          </w:rPrChange>
        </w:rPr>
        <w:t xml:space="preserve">, which is used to provide services to </w:t>
      </w:r>
      <w:r w:rsidRPr="0022764C">
        <w:rPr>
          <w:rFonts w:eastAsia="Calibri" w:cstheme="minorHAnsi"/>
          <w:kern w:val="2"/>
          <w:szCs w:val="18"/>
          <w14:ligatures w14:val="standardContextual"/>
        </w:rPr>
        <w:t>the</w:t>
      </w:r>
      <w:r w:rsidRPr="0022764C">
        <w:rPr>
          <w:rFonts w:eastAsia="Calibri" w:cstheme="minorHAnsi"/>
          <w:b/>
          <w:szCs w:val="18"/>
          <w:lang w:eastAsia="en-GB"/>
          <w:rPrChange w:id="1134"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135" w:author="stuart wolstenholme" w:date="2026-05-29T12:46:00Z" w16du:dateUtc="2026-05-29T11:46:00Z">
            <w:rPr>
              <w:rFonts w:eastAsia="Calibri" w:cstheme="minorHAnsi"/>
              <w:bCs/>
              <w:szCs w:val="18"/>
              <w:lang w:val="en-US" w:eastAsia="en-GB"/>
            </w:rPr>
          </w:rPrChange>
        </w:rPr>
        <w:t>,</w:t>
      </w:r>
      <w:r w:rsidRPr="0022764C">
        <w:rPr>
          <w:rFonts w:eastAsia="Calibri" w:cstheme="minorHAnsi"/>
          <w:b/>
          <w:bCs/>
          <w:szCs w:val="18"/>
          <w:lang w:eastAsia="en-GB"/>
          <w:rPrChange w:id="1136"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137" w:author="stuart wolstenholme" w:date="2026-05-29T12:46:00Z" w16du:dateUtc="2026-05-29T11:46:00Z">
            <w:rPr>
              <w:rFonts w:eastAsia="Calibri" w:cstheme="minorHAnsi"/>
              <w:bCs/>
              <w:szCs w:val="18"/>
              <w:lang w:val="en-US" w:eastAsia="en-GB"/>
            </w:rPr>
          </w:rPrChange>
        </w:rPr>
        <w:t xml:space="preserve">or for processing, maintaining, hosting or storing </w:t>
      </w:r>
      <w:r w:rsidRPr="0022764C">
        <w:rPr>
          <w:rFonts w:eastAsia="Calibri" w:cstheme="minorHAnsi"/>
          <w:b/>
          <w:bCs/>
          <w:szCs w:val="18"/>
          <w:lang w:eastAsia="en-GB"/>
          <w:rPrChange w:id="1138" w:author="stuart wolstenholme" w:date="2026-05-29T12:46:00Z" w16du:dateUtc="2026-05-29T11:46:00Z">
            <w:rPr>
              <w:rFonts w:eastAsia="Calibri" w:cstheme="minorHAnsi"/>
              <w:b/>
              <w:bCs/>
              <w:szCs w:val="18"/>
              <w:lang w:val="en-US" w:eastAsia="en-GB"/>
            </w:rPr>
          </w:rPrChange>
        </w:rPr>
        <w:t xml:space="preserve">Data </w:t>
      </w:r>
      <w:r w:rsidRPr="0022764C">
        <w:rPr>
          <w:rFonts w:eastAsia="Calibri" w:cstheme="minorHAnsi"/>
          <w:bCs/>
          <w:szCs w:val="18"/>
          <w:lang w:eastAsia="en-GB"/>
          <w:rPrChange w:id="1139" w:author="stuart wolstenholme" w:date="2026-05-29T12:46:00Z" w16du:dateUtc="2026-05-29T11:46:00Z">
            <w:rPr>
              <w:rFonts w:eastAsia="Calibri" w:cstheme="minorHAnsi"/>
              <w:bCs/>
              <w:szCs w:val="18"/>
              <w:lang w:val="en-US" w:eastAsia="en-GB"/>
            </w:rPr>
          </w:rPrChange>
        </w:rPr>
        <w:t xml:space="preserve">for </w:t>
      </w:r>
      <w:r w:rsidRPr="0022764C">
        <w:rPr>
          <w:rFonts w:eastAsia="Calibri" w:cstheme="minorHAnsi"/>
          <w:kern w:val="2"/>
          <w:szCs w:val="18"/>
          <w14:ligatures w14:val="standardContextual"/>
        </w:rPr>
        <w:t>the</w:t>
      </w:r>
      <w:r w:rsidRPr="0022764C">
        <w:rPr>
          <w:rFonts w:eastAsia="Calibri" w:cstheme="minorHAnsi"/>
          <w:b/>
          <w:szCs w:val="18"/>
          <w:lang w:eastAsia="en-GB"/>
          <w:rPrChange w:id="1140"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141" w:author="stuart wolstenholme" w:date="2026-05-29T12:46:00Z" w16du:dateUtc="2026-05-29T11:46:00Z">
            <w:rPr>
              <w:rFonts w:eastAsia="Calibri" w:cstheme="minorHAnsi"/>
              <w:bCs/>
              <w:szCs w:val="18"/>
              <w:lang w:val="en-US" w:eastAsia="en-GB"/>
            </w:rPr>
          </w:rPrChange>
        </w:rPr>
        <w:t xml:space="preserve">, pursuant to a written contract with </w:t>
      </w:r>
      <w:r w:rsidRPr="0022764C">
        <w:rPr>
          <w:rFonts w:eastAsia="Calibri" w:cstheme="minorHAnsi"/>
          <w:kern w:val="2"/>
          <w:szCs w:val="18"/>
          <w14:ligatures w14:val="standardContextual"/>
        </w:rPr>
        <w:t>the</w:t>
      </w:r>
      <w:r w:rsidRPr="0022764C">
        <w:rPr>
          <w:rFonts w:eastAsia="Calibri" w:cstheme="minorHAnsi"/>
          <w:b/>
          <w:szCs w:val="18"/>
          <w:lang w:eastAsia="en-GB"/>
          <w:rPrChange w:id="1142"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bCs/>
          <w:szCs w:val="18"/>
          <w:lang w:eastAsia="en-GB"/>
          <w:rPrChange w:id="1143" w:author="stuart wolstenholme" w:date="2026-05-29T12:46:00Z" w16du:dateUtc="2026-05-29T11:46:00Z">
            <w:rPr>
              <w:rFonts w:eastAsia="Calibri" w:cstheme="minorHAnsi"/>
              <w:bCs/>
              <w:szCs w:val="18"/>
              <w:lang w:val="en-US" w:eastAsia="en-GB"/>
            </w:rPr>
          </w:rPrChange>
        </w:rPr>
        <w:t>to provide such services; and</w:t>
      </w:r>
    </w:p>
    <w:p w14:paraId="385CF9E1" w14:textId="77777777"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22764C">
        <w:rPr>
          <w:rFonts w:eastAsia="Calibri" w:cstheme="minorHAnsi"/>
          <w:bCs/>
          <w:szCs w:val="18"/>
          <w:lang w:eastAsia="en-GB"/>
          <w:rPrChange w:id="1144" w:author="stuart wolstenholme" w:date="2026-05-29T12:46:00Z" w16du:dateUtc="2026-05-29T11:46:00Z">
            <w:rPr>
              <w:rFonts w:eastAsia="Calibri" w:cstheme="minorHAnsi"/>
              <w:bCs/>
              <w:szCs w:val="18"/>
              <w:lang w:val="en-US" w:eastAsia="en-GB"/>
            </w:rPr>
          </w:rPrChange>
        </w:rPr>
        <w:t xml:space="preserve">with respect to Insuring Clauses E and F only, </w:t>
      </w:r>
      <w:r w:rsidRPr="0022764C">
        <w:rPr>
          <w:rFonts w:eastAsia="Calibri" w:cstheme="minorHAnsi"/>
          <w:b/>
          <w:bCs/>
          <w:szCs w:val="18"/>
          <w:lang w:eastAsia="en-GB"/>
          <w:rPrChange w:id="1145"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1146" w:author="stuart wolstenholme" w:date="2026-05-29T12:46:00Z" w16du:dateUtc="2026-05-29T11:46:00Z">
            <w:rPr>
              <w:rFonts w:eastAsia="Calibri" w:cstheme="minorHAnsi"/>
              <w:bCs/>
              <w:szCs w:val="18"/>
              <w:lang w:val="en-US" w:eastAsia="en-GB"/>
            </w:rPr>
          </w:rPrChange>
        </w:rPr>
        <w:t>also includes</w:t>
      </w:r>
      <w:r w:rsidRPr="0022764C">
        <w:rPr>
          <w:rFonts w:eastAsia="Calibri" w:cstheme="minorHAnsi"/>
          <w:b/>
          <w:bCs/>
          <w:sz w:val="19"/>
          <w:szCs w:val="19"/>
          <w:lang w:eastAsia="en-GB"/>
          <w:rPrChange w:id="1147" w:author="stuart wolstenholme" w:date="2026-05-29T12:46:00Z" w16du:dateUtc="2026-05-29T11:46:00Z">
            <w:rPr>
              <w:rFonts w:eastAsia="Calibri" w:cstheme="minorHAnsi"/>
              <w:b/>
              <w:bCs/>
              <w:sz w:val="19"/>
              <w:szCs w:val="19"/>
              <w:lang w:val="en-US" w:eastAsia="en-GB"/>
            </w:rPr>
          </w:rPrChange>
        </w:rPr>
        <w:t xml:space="preserve"> Business Equipment</w:t>
      </w:r>
      <w:r w:rsidRPr="0022764C">
        <w:rPr>
          <w:rFonts w:eastAsia="Calibri" w:cstheme="minorHAnsi"/>
          <w:bCs/>
          <w:sz w:val="19"/>
          <w:szCs w:val="19"/>
          <w:lang w:eastAsia="en-GB"/>
          <w:rPrChange w:id="1148" w:author="stuart wolstenholme" w:date="2026-05-29T12:46:00Z" w16du:dateUtc="2026-05-29T11:46:00Z">
            <w:rPr>
              <w:rFonts w:eastAsia="Calibri" w:cstheme="minorHAnsi"/>
              <w:bCs/>
              <w:sz w:val="19"/>
              <w:szCs w:val="19"/>
              <w:lang w:val="en-US" w:eastAsia="en-GB"/>
            </w:rPr>
          </w:rPrChange>
        </w:rPr>
        <w:t xml:space="preserve">, but only while owned and operated by </w:t>
      </w:r>
      <w:r w:rsidRPr="0022764C">
        <w:rPr>
          <w:rFonts w:eastAsia="Calibri" w:cstheme="minorHAnsi"/>
          <w:kern w:val="2"/>
          <w:szCs w:val="18"/>
          <w14:ligatures w14:val="standardContextual"/>
        </w:rPr>
        <w:t>the</w:t>
      </w:r>
      <w:r w:rsidRPr="0022764C">
        <w:rPr>
          <w:rFonts w:eastAsia="Calibri" w:cstheme="minorHAnsi"/>
          <w:b/>
          <w:szCs w:val="18"/>
          <w:lang w:eastAsia="en-GB"/>
          <w:rPrChange w:id="1149"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 w:val="19"/>
          <w:szCs w:val="19"/>
          <w:lang w:eastAsia="en-GB"/>
          <w:rPrChange w:id="1150" w:author="stuart wolstenholme" w:date="2026-05-29T12:46:00Z" w16du:dateUtc="2026-05-29T11:46:00Z">
            <w:rPr>
              <w:rFonts w:eastAsia="Calibri" w:cstheme="minorHAnsi"/>
              <w:bCs/>
              <w:sz w:val="19"/>
              <w:szCs w:val="19"/>
              <w:lang w:val="en-US" w:eastAsia="en-GB"/>
            </w:rPr>
          </w:rPrChange>
        </w:rPr>
        <w:t>.</w:t>
      </w:r>
    </w:p>
    <w:p w14:paraId="61EAF0D9"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Calibri" w:hAnsiTheme="majorHAnsi" w:cstheme="majorHAnsi"/>
          <w:b/>
          <w:bCs/>
          <w:sz w:val="22"/>
          <w:szCs w:val="22"/>
        </w:rPr>
      </w:pPr>
      <w:r w:rsidRPr="0022764C">
        <w:rPr>
          <w:rFonts w:asciiTheme="majorHAnsi" w:eastAsia="Calibri" w:hAnsiTheme="majorHAnsi" w:cstheme="majorHAnsi"/>
          <w:b/>
          <w:bCs/>
          <w:sz w:val="22"/>
          <w:szCs w:val="22"/>
          <w:lang w:eastAsia="en-GB"/>
          <w:rPrChange w:id="1151" w:author="stuart wolstenholme" w:date="2026-05-29T12:46:00Z" w16du:dateUtc="2026-05-29T11:46:00Z">
            <w:rPr>
              <w:rFonts w:asciiTheme="majorHAnsi" w:eastAsia="Calibri" w:hAnsiTheme="majorHAnsi" w:cstheme="majorHAnsi"/>
              <w:b/>
              <w:bCs/>
              <w:sz w:val="22"/>
              <w:szCs w:val="22"/>
              <w:lang w:val="en-US" w:eastAsia="en-GB"/>
            </w:rPr>
          </w:rPrChange>
        </w:rPr>
        <w:t>Insured Location</w:t>
      </w:r>
    </w:p>
    <w:p w14:paraId="0D2692F2" w14:textId="77777777" w:rsidR="006936E8" w:rsidRPr="0022764C" w:rsidRDefault="006936E8" w:rsidP="006936E8">
      <w:pPr>
        <w:autoSpaceDE w:val="0"/>
        <w:autoSpaceDN w:val="0"/>
        <w:adjustRightInd w:val="0"/>
        <w:spacing w:before="0" w:line="240" w:lineRule="auto"/>
        <w:rPr>
          <w:rFonts w:eastAsia="Calibri" w:cstheme="minorHAnsi"/>
          <w:bCs/>
          <w:szCs w:val="18"/>
          <w:lang w:eastAsia="en-GB"/>
          <w:rPrChange w:id="1152"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153" w:author="stuart wolstenholme" w:date="2026-05-29T12:46:00Z" w16du:dateUtc="2026-05-29T11:46:00Z">
            <w:rPr>
              <w:rFonts w:eastAsia="Calibri" w:cstheme="minorHAnsi"/>
              <w:bCs/>
              <w:szCs w:val="18"/>
              <w:lang w:val="en-US" w:eastAsia="en-GB"/>
            </w:rPr>
          </w:rPrChange>
        </w:rPr>
        <w:t xml:space="preserve">and is limited to, </w:t>
      </w:r>
      <w:r w:rsidRPr="0022764C">
        <w:rPr>
          <w:rFonts w:eastAsia="Calibri" w:cstheme="minorHAnsi"/>
          <w:kern w:val="2"/>
          <w:szCs w:val="18"/>
          <w14:ligatures w14:val="standardContextual"/>
        </w:rPr>
        <w:t>the</w:t>
      </w:r>
      <w:r w:rsidRPr="0022764C">
        <w:rPr>
          <w:rFonts w:eastAsia="Calibri" w:cstheme="minorHAnsi"/>
          <w:b/>
          <w:sz w:val="19"/>
          <w:szCs w:val="19"/>
          <w:lang w:eastAsia="en-GB"/>
          <w:rPrChange w:id="1154" w:author="stuart wolstenholme" w:date="2026-05-29T12:46:00Z" w16du:dateUtc="2026-05-29T11:46:00Z">
            <w:rPr>
              <w:rFonts w:eastAsia="Calibri" w:cstheme="minorHAnsi"/>
              <w:b/>
              <w:sz w:val="19"/>
              <w:szCs w:val="19"/>
              <w:lang w:val="en-US" w:eastAsia="en-GB"/>
            </w:rPr>
          </w:rPrChange>
        </w:rPr>
        <w:t xml:space="preserve"> Named Insured’s</w:t>
      </w:r>
      <w:r w:rsidRPr="0022764C">
        <w:rPr>
          <w:rFonts w:eastAsia="Calibri" w:cstheme="minorHAnsi"/>
          <w:bCs/>
          <w:szCs w:val="18"/>
          <w:lang w:eastAsia="en-GB"/>
          <w:rPrChange w:id="1155" w:author="stuart wolstenholme" w:date="2026-05-29T12:46:00Z" w16du:dateUtc="2026-05-29T11:46:00Z">
            <w:rPr>
              <w:rFonts w:eastAsia="Calibri" w:cstheme="minorHAnsi"/>
              <w:bCs/>
              <w:szCs w:val="18"/>
              <w:lang w:val="en-US" w:eastAsia="en-GB"/>
            </w:rPr>
          </w:rPrChange>
        </w:rPr>
        <w:t xml:space="preserve"> business premises.</w:t>
      </w:r>
    </w:p>
    <w:p w14:paraId="1BE006CA" w14:textId="77777777" w:rsidR="006936E8" w:rsidRPr="0022764C" w:rsidRDefault="006936E8" w:rsidP="006936E8">
      <w:pPr>
        <w:pStyle w:val="Heading3"/>
        <w:autoSpaceDE w:val="0"/>
        <w:autoSpaceDN w:val="0"/>
        <w:adjustRightInd w:val="0"/>
        <w:spacing w:before="24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 xml:space="preserve">Insured Telecommunications System </w:t>
      </w:r>
    </w:p>
    <w:p w14:paraId="7C7121AF"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telecommunications system that is owned, rented, leased, licensed or borrowed by the</w:t>
      </w:r>
      <w:r w:rsidRPr="0022764C">
        <w:rPr>
          <w:rFonts w:eastAsia="Calibri" w:cstheme="minorHAnsi"/>
          <w:b/>
          <w:szCs w:val="18"/>
          <w:lang w:eastAsia="en-GB"/>
          <w:rPrChange w:id="1156"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kern w:val="2"/>
          <w:szCs w:val="18"/>
          <w14:ligatures w14:val="standardContextual"/>
        </w:rPr>
        <w:t>and under the</w:t>
      </w:r>
      <w:r w:rsidRPr="0022764C">
        <w:rPr>
          <w:rFonts w:eastAsia="Calibri" w:cstheme="minorHAnsi"/>
          <w:b/>
          <w:szCs w:val="18"/>
          <w:lang w:eastAsia="en-GB"/>
          <w:rPrChange w:id="1157"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kern w:val="2"/>
          <w:szCs w:val="18"/>
          <w14:ligatures w14:val="standardContextual"/>
        </w:rPr>
        <w:t xml:space="preserve">direct operational control. </w:t>
      </w:r>
    </w:p>
    <w:p w14:paraId="1B264085" w14:textId="77777777" w:rsidR="006936E8" w:rsidRPr="0022764C" w:rsidRDefault="006936E8" w:rsidP="006936E8">
      <w:pPr>
        <w:pStyle w:val="Heading3"/>
        <w:autoSpaceDE w:val="0"/>
        <w:autoSpaceDN w:val="0"/>
        <w:adjustRightInd w:val="0"/>
        <w:spacing w:before="24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Insurer</w:t>
      </w:r>
    </w:p>
    <w:p w14:paraId="2585F13B" w14:textId="77777777" w:rsidR="006936E8" w:rsidRPr="0022764C" w:rsidRDefault="006936E8" w:rsidP="006936E8">
      <w:pPr>
        <w:autoSpaceDE w:val="0"/>
        <w:autoSpaceDN w:val="0"/>
        <w:adjustRightInd w:val="0"/>
        <w:spacing w:before="0" w:line="240" w:lineRule="auto"/>
        <w:rPr>
          <w:rFonts w:eastAsia="Arial" w:cstheme="minorHAnsi"/>
          <w:b/>
          <w:bCs/>
          <w:color w:val="000000"/>
          <w:sz w:val="22"/>
          <w:szCs w:val="22"/>
        </w:rPr>
      </w:pPr>
      <w:r w:rsidRPr="0022764C">
        <w:rPr>
          <w:rFonts w:eastAsia="Arial" w:cstheme="minorHAnsi"/>
          <w:color w:val="000000"/>
          <w:szCs w:val="18"/>
        </w:rPr>
        <w:t xml:space="preserve">means </w:t>
      </w:r>
      <w:r w:rsidRPr="0022764C">
        <w:rPr>
          <w:rFonts w:eastAsia="Arial" w:cstheme="minorHAnsi"/>
          <w:szCs w:val="18"/>
          <w:rPrChange w:id="1158" w:author="stuart wolstenholme" w:date="2026-05-29T12:46:00Z" w16du:dateUtc="2026-05-29T11:46:00Z">
            <w:rPr>
              <w:rFonts w:eastAsia="Arial" w:cstheme="minorHAnsi"/>
              <w:szCs w:val="18"/>
              <w:lang w:val="en-US"/>
            </w:rPr>
          </w:rPrChange>
        </w:rPr>
        <w:t>HCC International Insurance Company PLC.</w:t>
      </w:r>
    </w:p>
    <w:p w14:paraId="1E841FC7" w14:textId="77777777" w:rsidR="006936E8" w:rsidRPr="0022764C" w:rsidRDefault="006936E8" w:rsidP="006936E8">
      <w:pPr>
        <w:pStyle w:val="Heading3"/>
        <w:autoSpaceDE w:val="0"/>
        <w:autoSpaceDN w:val="0"/>
        <w:adjustRightInd w:val="0"/>
        <w:spacing w:before="24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 xml:space="preserve">Interruption Expenses </w:t>
      </w:r>
    </w:p>
    <w:p w14:paraId="4DC3E9BD"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r w:rsidRPr="0022764C">
        <w:rPr>
          <w:rFonts w:eastAsia="Calibri" w:cstheme="minorHAnsi"/>
          <w:sz w:val="19"/>
          <w:szCs w:val="19"/>
          <w:lang w:eastAsia="en-GB"/>
          <w:rPrChange w:id="1159" w:author="stuart wolstenholme" w:date="2026-05-29T12:46:00Z" w16du:dateUtc="2026-05-29T11:46:00Z">
            <w:rPr>
              <w:rFonts w:eastAsia="Calibri" w:cstheme="minorHAnsi"/>
              <w:sz w:val="19"/>
              <w:szCs w:val="19"/>
              <w:lang w:val="en-US" w:eastAsia="en-GB"/>
            </w:rPr>
          </w:rPrChange>
        </w:rPr>
        <w:t xml:space="preserve"> </w:t>
      </w:r>
      <w:r w:rsidRPr="0022764C">
        <w:rPr>
          <w:rFonts w:eastAsia="Calibri" w:cstheme="minorHAnsi"/>
          <w:szCs w:val="18"/>
          <w:lang w:eastAsia="en-GB"/>
          <w:rPrChange w:id="1160" w:author="stuart wolstenholme" w:date="2026-05-29T12:46:00Z" w16du:dateUtc="2026-05-29T11:46:00Z">
            <w:rPr>
              <w:rFonts w:eastAsia="Calibri" w:cstheme="minorHAnsi"/>
              <w:szCs w:val="18"/>
              <w:lang w:val="en-US" w:eastAsia="en-GB"/>
            </w:rPr>
          </w:rPrChange>
        </w:rPr>
        <w:t xml:space="preserve">reasonable and necessary expenses, excluding </w:t>
      </w:r>
      <w:r w:rsidRPr="0022764C">
        <w:rPr>
          <w:rFonts w:eastAsia="Calibri" w:cstheme="minorHAnsi"/>
          <w:b/>
          <w:szCs w:val="18"/>
          <w:lang w:eastAsia="en-GB"/>
          <w:rPrChange w:id="1161" w:author="stuart wolstenholme" w:date="2026-05-29T12:46:00Z" w16du:dateUtc="2026-05-29T11:46:00Z">
            <w:rPr>
              <w:rFonts w:eastAsia="Calibri" w:cstheme="minorHAnsi"/>
              <w:b/>
              <w:szCs w:val="18"/>
              <w:lang w:val="en-US" w:eastAsia="en-GB"/>
            </w:rPr>
          </w:rPrChange>
        </w:rPr>
        <w:t>Special Expenses</w:t>
      </w:r>
      <w:r w:rsidRPr="0022764C">
        <w:rPr>
          <w:rFonts w:eastAsia="Calibri" w:cstheme="minorHAnsi"/>
          <w:szCs w:val="18"/>
          <w:lang w:eastAsia="en-GB"/>
          <w:rPrChange w:id="1162" w:author="stuart wolstenholme" w:date="2026-05-29T12:46:00Z" w16du:dateUtc="2026-05-29T11:46:00Z">
            <w:rPr>
              <w:rFonts w:eastAsia="Calibri" w:cstheme="minorHAnsi"/>
              <w:szCs w:val="18"/>
              <w:lang w:val="en-US" w:eastAsia="en-GB"/>
            </w:rPr>
          </w:rPrChange>
        </w:rPr>
        <w:t xml:space="preserve">, incurred by </w:t>
      </w:r>
      <w:r w:rsidRPr="0022764C">
        <w:rPr>
          <w:rFonts w:eastAsia="Calibri" w:cstheme="minorHAnsi"/>
          <w:kern w:val="2"/>
          <w:szCs w:val="18"/>
          <w14:ligatures w14:val="standardContextual"/>
        </w:rPr>
        <w:t>the</w:t>
      </w:r>
      <w:r w:rsidRPr="0022764C">
        <w:rPr>
          <w:rFonts w:eastAsia="Calibri" w:cstheme="minorHAnsi"/>
          <w:b/>
          <w:szCs w:val="18"/>
          <w:lang w:eastAsia="en-GB"/>
          <w:rPrChange w:id="1163"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1164" w:author="stuart wolstenholme" w:date="2026-05-29T12:46:00Z" w16du:dateUtc="2026-05-29T11:46:00Z">
            <w:rPr>
              <w:rFonts w:eastAsia="Calibri" w:cstheme="minorHAnsi"/>
              <w:szCs w:val="18"/>
              <w:lang w:val="en-US" w:eastAsia="en-GB"/>
            </w:rPr>
          </w:rPrChange>
        </w:rPr>
        <w:t xml:space="preserve">to avoid or minimise the suspension of </w:t>
      </w:r>
      <w:r w:rsidRPr="0022764C">
        <w:rPr>
          <w:rFonts w:eastAsia="Calibri" w:cstheme="minorHAnsi"/>
          <w:kern w:val="2"/>
          <w:szCs w:val="18"/>
          <w14:ligatures w14:val="standardContextual"/>
        </w:rPr>
        <w:t>the</w:t>
      </w:r>
      <w:r w:rsidRPr="0022764C">
        <w:rPr>
          <w:rFonts w:eastAsia="Calibri" w:cstheme="minorHAnsi"/>
          <w:b/>
          <w:szCs w:val="18"/>
          <w:lang w:eastAsia="en-GB"/>
          <w:rPrChange w:id="1165"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1166" w:author="stuart wolstenholme" w:date="2026-05-29T12:46:00Z" w16du:dateUtc="2026-05-29T11:46:00Z">
            <w:rPr>
              <w:rFonts w:eastAsia="Calibri" w:cstheme="minorHAnsi"/>
              <w:szCs w:val="18"/>
              <w:lang w:val="en-US" w:eastAsia="en-GB"/>
            </w:rPr>
          </w:rPrChange>
        </w:rPr>
        <w:t xml:space="preserve">business as a result of a </w:t>
      </w:r>
      <w:r w:rsidRPr="0022764C">
        <w:rPr>
          <w:rFonts w:eastAsia="Calibri" w:cstheme="minorHAnsi"/>
          <w:b/>
          <w:szCs w:val="18"/>
          <w:lang w:eastAsia="en-GB"/>
          <w:rPrChange w:id="1167"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Cs/>
          <w:szCs w:val="18"/>
          <w:lang w:eastAsia="en-GB"/>
          <w:rPrChange w:id="116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1169" w:author="stuart wolstenholme" w:date="2026-05-29T12:46:00Z" w16du:dateUtc="2026-05-29T11:46:00Z">
            <w:rPr>
              <w:rFonts w:eastAsia="Calibri" w:cstheme="minorHAnsi"/>
              <w:szCs w:val="18"/>
              <w:lang w:val="en-US" w:eastAsia="en-GB"/>
            </w:rPr>
          </w:rPrChange>
        </w:rPr>
        <w:t xml:space="preserve">which </w:t>
      </w:r>
      <w:r w:rsidRPr="0022764C">
        <w:rPr>
          <w:rFonts w:eastAsia="Calibri" w:cstheme="minorHAnsi"/>
          <w:kern w:val="2"/>
          <w:szCs w:val="18"/>
          <w14:ligatures w14:val="standardContextual"/>
        </w:rPr>
        <w:t>the</w:t>
      </w:r>
      <w:r w:rsidRPr="0022764C">
        <w:rPr>
          <w:rFonts w:eastAsia="Calibri" w:cstheme="minorHAnsi"/>
          <w:b/>
          <w:szCs w:val="18"/>
          <w:lang w:eastAsia="en-GB"/>
          <w:rPrChange w:id="1170"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1171" w:author="stuart wolstenholme" w:date="2026-05-29T12:46:00Z" w16du:dateUtc="2026-05-29T11:46:00Z">
            <w:rPr>
              <w:rFonts w:eastAsia="Calibri" w:cstheme="minorHAnsi"/>
              <w:szCs w:val="18"/>
              <w:lang w:val="en-US" w:eastAsia="en-GB"/>
            </w:rPr>
          </w:rPrChange>
        </w:rPr>
        <w:t xml:space="preserve">would not have incurred in the absence of such </w:t>
      </w:r>
      <w:r w:rsidRPr="0022764C">
        <w:rPr>
          <w:rFonts w:eastAsia="Calibri" w:cstheme="minorHAnsi"/>
          <w:b/>
          <w:szCs w:val="18"/>
          <w:lang w:eastAsia="en-GB"/>
          <w:rPrChange w:id="1172"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szCs w:val="18"/>
          <w:lang w:eastAsia="en-GB"/>
          <w:rPrChange w:id="1173" w:author="stuart wolstenholme" w:date="2026-05-29T12:46:00Z" w16du:dateUtc="2026-05-29T11:46:00Z">
            <w:rPr>
              <w:rFonts w:eastAsia="Calibri" w:cstheme="minorHAnsi"/>
              <w:szCs w:val="18"/>
              <w:lang w:val="en-US" w:eastAsia="en-GB"/>
            </w:rPr>
          </w:rPrChange>
        </w:rPr>
        <w:t xml:space="preserve">, including, but not limited to, the use of rented/leased external equipment, substitution of other work or production procedures, use of </w:t>
      </w:r>
      <w:r w:rsidRPr="0022764C">
        <w:rPr>
          <w:rFonts w:eastAsia="Calibri" w:cstheme="minorHAnsi"/>
          <w:bCs/>
          <w:szCs w:val="18"/>
          <w:lang w:eastAsia="en-GB"/>
          <w:rPrChange w:id="1174" w:author="stuart wolstenholme" w:date="2026-05-29T12:46:00Z" w16du:dateUtc="2026-05-29T11:46:00Z">
            <w:rPr>
              <w:rFonts w:eastAsia="Calibri" w:cstheme="minorHAnsi"/>
              <w:bCs/>
              <w:szCs w:val="18"/>
              <w:lang w:val="en-US" w:eastAsia="en-GB"/>
            </w:rPr>
          </w:rPrChange>
        </w:rPr>
        <w:t>third party</w:t>
      </w:r>
      <w:r w:rsidRPr="0022764C">
        <w:rPr>
          <w:rFonts w:eastAsia="Calibri" w:cstheme="minorHAnsi"/>
          <w:szCs w:val="18"/>
          <w:lang w:eastAsia="en-GB"/>
          <w:rPrChange w:id="1175" w:author="stuart wolstenholme" w:date="2026-05-29T12:46:00Z" w16du:dateUtc="2026-05-29T11:46:00Z">
            <w:rPr>
              <w:rFonts w:eastAsia="Calibri" w:cstheme="minorHAnsi"/>
              <w:szCs w:val="18"/>
              <w:lang w:val="en-US" w:eastAsia="en-GB"/>
            </w:rPr>
          </w:rPrChange>
        </w:rPr>
        <w:t xml:space="preserve"> services or additional staff expenditures or labour costs. The amount of </w:t>
      </w:r>
      <w:r w:rsidRPr="0022764C">
        <w:rPr>
          <w:rFonts w:eastAsia="Calibri" w:cstheme="minorHAnsi"/>
          <w:b/>
          <w:bCs/>
          <w:szCs w:val="18"/>
          <w:lang w:eastAsia="en-GB"/>
          <w:rPrChange w:id="1176" w:author="stuart wolstenholme" w:date="2026-05-29T12:46:00Z" w16du:dateUtc="2026-05-29T11:46:00Z">
            <w:rPr>
              <w:rFonts w:eastAsia="Calibri" w:cstheme="minorHAnsi"/>
              <w:b/>
              <w:bCs/>
              <w:szCs w:val="18"/>
              <w:lang w:val="en-US" w:eastAsia="en-GB"/>
            </w:rPr>
          </w:rPrChange>
        </w:rPr>
        <w:t>Interruption</w:t>
      </w:r>
      <w:r w:rsidRPr="0022764C">
        <w:rPr>
          <w:rFonts w:eastAsia="Calibri" w:cstheme="minorHAnsi"/>
          <w:szCs w:val="18"/>
          <w:lang w:eastAsia="en-GB"/>
          <w:rPrChange w:id="1177"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1178" w:author="stuart wolstenholme" w:date="2026-05-29T12:46:00Z" w16du:dateUtc="2026-05-29T11:46:00Z">
            <w:rPr>
              <w:rFonts w:eastAsia="Calibri" w:cstheme="minorHAnsi"/>
              <w:b/>
              <w:bCs/>
              <w:szCs w:val="18"/>
              <w:lang w:val="en-US" w:eastAsia="en-GB"/>
            </w:rPr>
          </w:rPrChange>
        </w:rPr>
        <w:t>Expenses</w:t>
      </w:r>
      <w:r w:rsidRPr="0022764C">
        <w:rPr>
          <w:rFonts w:eastAsia="Calibri" w:cstheme="minorHAnsi"/>
          <w:szCs w:val="18"/>
          <w:lang w:eastAsia="en-GB"/>
          <w:rPrChange w:id="1179" w:author="stuart wolstenholme" w:date="2026-05-29T12:46:00Z" w16du:dateUtc="2026-05-29T11:46:00Z">
            <w:rPr>
              <w:rFonts w:eastAsia="Calibri" w:cstheme="minorHAnsi"/>
              <w:szCs w:val="18"/>
              <w:lang w:val="en-US" w:eastAsia="en-GB"/>
            </w:rPr>
          </w:rPrChange>
        </w:rPr>
        <w:t xml:space="preserve"> recoverable shall not exceed the </w:t>
      </w:r>
      <w:r w:rsidRPr="0022764C">
        <w:rPr>
          <w:rFonts w:eastAsia="Calibri" w:cstheme="minorHAnsi"/>
          <w:szCs w:val="18"/>
          <w:lang w:eastAsia="en-GB"/>
          <w:rPrChange w:id="1180" w:author="stuart wolstenholme" w:date="2026-05-29T12:46:00Z" w16du:dateUtc="2026-05-29T11:46:00Z">
            <w:rPr>
              <w:rFonts w:eastAsia="Calibri" w:cstheme="minorHAnsi"/>
              <w:szCs w:val="18"/>
              <w:lang w:val="en-US" w:eastAsia="en-GB"/>
            </w:rPr>
          </w:rPrChange>
        </w:rPr>
        <w:t xml:space="preserve">amount by which the covered </w:t>
      </w:r>
      <w:r w:rsidRPr="0022764C">
        <w:rPr>
          <w:rFonts w:eastAsia="Calibri" w:cstheme="minorHAnsi"/>
          <w:b/>
          <w:bCs/>
          <w:szCs w:val="18"/>
          <w:lang w:eastAsia="en-GB"/>
          <w:rPrChange w:id="1181" w:author="stuart wolstenholme" w:date="2026-05-29T12:46:00Z" w16du:dateUtc="2026-05-29T11:46:00Z">
            <w:rPr>
              <w:rFonts w:eastAsia="Calibri" w:cstheme="minorHAnsi"/>
              <w:b/>
              <w:bCs/>
              <w:szCs w:val="18"/>
              <w:lang w:val="en-US" w:eastAsia="en-GB"/>
            </w:rPr>
          </w:rPrChange>
        </w:rPr>
        <w:t>Income Loss</w:t>
      </w:r>
      <w:r w:rsidRPr="0022764C">
        <w:rPr>
          <w:rFonts w:eastAsia="Calibri" w:cstheme="minorHAnsi"/>
          <w:szCs w:val="18"/>
          <w:lang w:eastAsia="en-GB"/>
          <w:rPrChange w:id="1182" w:author="stuart wolstenholme" w:date="2026-05-29T12:46:00Z" w16du:dateUtc="2026-05-29T11:46:00Z">
            <w:rPr>
              <w:rFonts w:eastAsia="Calibri" w:cstheme="minorHAnsi"/>
              <w:szCs w:val="18"/>
              <w:lang w:val="en-US" w:eastAsia="en-GB"/>
            </w:rPr>
          </w:rPrChange>
        </w:rPr>
        <w:t xml:space="preserve"> is reduced by such incurred expenses.</w:t>
      </w:r>
    </w:p>
    <w:p w14:paraId="6FEAC655"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Calibri" w:hAnsiTheme="majorHAnsi" w:cstheme="majorHAnsi"/>
          <w:b/>
          <w:bCs/>
          <w:sz w:val="22"/>
          <w:szCs w:val="22"/>
        </w:rPr>
      </w:pPr>
      <w:r w:rsidRPr="0022764C">
        <w:rPr>
          <w:rFonts w:asciiTheme="majorHAnsi" w:eastAsia="Calibri" w:hAnsiTheme="majorHAnsi" w:cstheme="majorHAnsi"/>
          <w:b/>
          <w:bCs/>
          <w:sz w:val="22"/>
          <w:szCs w:val="22"/>
          <w:lang w:eastAsia="en-GB"/>
          <w:rPrChange w:id="1183" w:author="stuart wolstenholme" w:date="2026-05-29T12:46:00Z" w16du:dateUtc="2026-05-29T11:46:00Z">
            <w:rPr>
              <w:rFonts w:asciiTheme="majorHAnsi" w:eastAsia="Calibri" w:hAnsiTheme="majorHAnsi" w:cstheme="majorHAnsi"/>
              <w:b/>
              <w:bCs/>
              <w:sz w:val="22"/>
              <w:szCs w:val="22"/>
              <w:lang w:val="en-US" w:eastAsia="en-GB"/>
            </w:rPr>
          </w:rPrChange>
        </w:rPr>
        <w:t>Media Material</w:t>
      </w:r>
    </w:p>
    <w:p w14:paraId="1CC7A072" w14:textId="19C0E510" w:rsidR="006936E8" w:rsidRPr="0022764C" w:rsidRDefault="006936E8" w:rsidP="006936E8">
      <w:pPr>
        <w:spacing w:before="0" w:line="240" w:lineRule="auto"/>
        <w:rPr>
          <w:rFonts w:eastAsia="Calibri" w:cstheme="minorHAnsi"/>
          <w:b/>
          <w:bCs/>
          <w:szCs w:val="18"/>
          <w:lang w:eastAsia="en-GB"/>
          <w:rPrChange w:id="1184" w:author="stuart wolstenholme" w:date="2026-05-29T12:46:00Z" w16du:dateUtc="2026-05-29T11:46:00Z">
            <w:rPr>
              <w:rFonts w:eastAsia="Calibri" w:cstheme="minorHAnsi"/>
              <w:b/>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185" w:author="stuart wolstenholme" w:date="2026-05-29T12:46:00Z" w16du:dateUtc="2026-05-29T11:46:00Z">
            <w:rPr>
              <w:rFonts w:eastAsia="Calibri" w:cstheme="minorHAnsi"/>
              <w:szCs w:val="18"/>
              <w:lang w:val="en-US" w:eastAsia="en-GB"/>
            </w:rPr>
          </w:rPrChange>
        </w:rPr>
        <w:t xml:space="preserve">communicative material of any kind or nature used in the advertising, publicity or promotion of the </w:t>
      </w:r>
      <w:r w:rsidRPr="0022764C">
        <w:rPr>
          <w:rFonts w:eastAsia="Calibri" w:cstheme="minorHAnsi"/>
          <w:b/>
          <w:bCs/>
          <w:szCs w:val="18"/>
          <w:lang w:eastAsia="en-GB"/>
          <w:rPrChange w:id="1186" w:author="stuart wolstenholme" w:date="2026-05-29T12:46:00Z" w16du:dateUtc="2026-05-29T11:46:00Z">
            <w:rPr>
              <w:rFonts w:eastAsia="Calibri" w:cstheme="minorHAnsi"/>
              <w:b/>
              <w:bCs/>
              <w:szCs w:val="18"/>
              <w:lang w:val="en-US" w:eastAsia="en-GB"/>
            </w:rPr>
          </w:rPrChange>
        </w:rPr>
        <w:t>Named Insured’s</w:t>
      </w:r>
      <w:r w:rsidRPr="0022764C">
        <w:rPr>
          <w:rFonts w:eastAsia="Calibri" w:cstheme="minorHAnsi"/>
          <w:szCs w:val="18"/>
          <w:lang w:eastAsia="en-GB"/>
          <w:rPrChange w:id="1187" w:author="stuart wolstenholme" w:date="2026-05-29T12:46:00Z" w16du:dateUtc="2026-05-29T11:46:00Z">
            <w:rPr>
              <w:rFonts w:eastAsia="Calibri" w:cstheme="minorHAnsi"/>
              <w:szCs w:val="18"/>
              <w:lang w:val="en-US" w:eastAsia="en-GB"/>
            </w:rPr>
          </w:rPrChange>
        </w:rPr>
        <w:t xml:space="preserve"> own </w:t>
      </w:r>
      <w:del w:id="1188" w:author="stuart wolstenholme" w:date="2026-05-29T12:41:00Z" w16du:dateUtc="2026-05-29T11:41:00Z">
        <w:r w:rsidRPr="0022764C" w:rsidDel="00BB79CB">
          <w:rPr>
            <w:rFonts w:eastAsia="Calibri" w:cstheme="minorHAnsi"/>
            <w:szCs w:val="18"/>
            <w:lang w:eastAsia="en-GB"/>
            <w:rPrChange w:id="1189" w:author="stuart wolstenholme" w:date="2026-05-29T12:46:00Z" w16du:dateUtc="2026-05-29T11:46:00Z">
              <w:rPr>
                <w:rFonts w:eastAsia="Calibri" w:cstheme="minorHAnsi"/>
                <w:szCs w:val="18"/>
                <w:lang w:val="en-US" w:eastAsia="en-GB"/>
              </w:rPr>
            </w:rPrChange>
          </w:rPr>
          <w:delText>business,  for</w:delText>
        </w:r>
      </w:del>
      <w:ins w:id="1190" w:author="stuart wolstenholme" w:date="2026-05-29T12:41:00Z" w16du:dateUtc="2026-05-29T11:41:00Z">
        <w:r w:rsidR="00BB79CB" w:rsidRPr="0022764C">
          <w:rPr>
            <w:rFonts w:eastAsia="Calibri" w:cstheme="minorHAnsi"/>
            <w:szCs w:val="18"/>
            <w:lang w:eastAsia="en-GB"/>
            <w:rPrChange w:id="1191" w:author="stuart wolstenholme" w:date="2026-05-29T12:46:00Z" w16du:dateUtc="2026-05-29T11:46:00Z">
              <w:rPr>
                <w:rFonts w:eastAsia="Calibri" w:cstheme="minorHAnsi"/>
                <w:szCs w:val="18"/>
                <w:lang w:val="en-US" w:eastAsia="en-GB"/>
              </w:rPr>
            </w:rPrChange>
          </w:rPr>
          <w:t>business, for</w:t>
        </w:r>
      </w:ins>
      <w:r w:rsidRPr="0022764C">
        <w:rPr>
          <w:rFonts w:eastAsia="Calibri" w:cstheme="minorHAnsi"/>
          <w:szCs w:val="18"/>
          <w:lang w:eastAsia="en-GB"/>
          <w:rPrChange w:id="1192" w:author="stuart wolstenholme" w:date="2026-05-29T12:46:00Z" w16du:dateUtc="2026-05-29T11:46:00Z">
            <w:rPr>
              <w:rFonts w:eastAsia="Calibri" w:cstheme="minorHAnsi"/>
              <w:szCs w:val="18"/>
              <w:lang w:val="en-US" w:eastAsia="en-GB"/>
            </w:rPr>
          </w:rPrChange>
        </w:rPr>
        <w:t xml:space="preserve"> which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193"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b/>
          <w:szCs w:val="18"/>
          <w:lang w:eastAsia="en-GB"/>
          <w:rPrChange w:id="1194"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195" w:author="stuart wolstenholme" w:date="2026-05-29T12:46:00Z" w16du:dateUtc="2026-05-29T11:46:00Z">
            <w:rPr>
              <w:rFonts w:eastAsia="Calibri" w:cstheme="minorHAnsi"/>
              <w:szCs w:val="18"/>
              <w:lang w:val="en-US" w:eastAsia="en-GB"/>
            </w:rPr>
          </w:rPrChange>
        </w:rPr>
        <w:t xml:space="preserve">is responsible, including, but not limited to, words, pictures, sounds, images, graphics, code and </w:t>
      </w:r>
      <w:r w:rsidRPr="0022764C">
        <w:rPr>
          <w:rFonts w:eastAsia="Calibri" w:cstheme="minorHAnsi"/>
          <w:b/>
          <w:szCs w:val="18"/>
          <w:lang w:eastAsia="en-GB"/>
          <w:rPrChange w:id="1196" w:author="stuart wolstenholme" w:date="2026-05-29T12:46:00Z" w16du:dateUtc="2026-05-29T11:46:00Z">
            <w:rPr>
              <w:rFonts w:eastAsia="Calibri" w:cstheme="minorHAnsi"/>
              <w:b/>
              <w:szCs w:val="18"/>
              <w:lang w:val="en-US" w:eastAsia="en-GB"/>
            </w:rPr>
          </w:rPrChange>
        </w:rPr>
        <w:t>Data</w:t>
      </w:r>
      <w:r w:rsidRPr="0022764C">
        <w:rPr>
          <w:rFonts w:eastAsia="Calibri" w:cstheme="minorHAnsi"/>
          <w:szCs w:val="18"/>
          <w:lang w:eastAsia="en-GB"/>
          <w:rPrChange w:id="1197" w:author="stuart wolstenholme" w:date="2026-05-29T12:46:00Z" w16du:dateUtc="2026-05-29T11:46:00Z">
            <w:rPr>
              <w:rFonts w:eastAsia="Calibri" w:cstheme="minorHAnsi"/>
              <w:szCs w:val="18"/>
              <w:lang w:val="en-US" w:eastAsia="en-GB"/>
            </w:rPr>
          </w:rPrChange>
        </w:rPr>
        <w:t xml:space="preserve">, regardless of the method or medium of communication of such material or the purpose for which the communication is intended. </w:t>
      </w:r>
      <w:r w:rsidRPr="0022764C">
        <w:rPr>
          <w:rFonts w:eastAsia="Calibri" w:cstheme="minorHAnsi"/>
          <w:b/>
          <w:szCs w:val="18"/>
          <w:lang w:eastAsia="en-GB"/>
          <w:rPrChange w:id="1198" w:author="stuart wolstenholme" w:date="2026-05-29T12:46:00Z" w16du:dateUtc="2026-05-29T11:46:00Z">
            <w:rPr>
              <w:rFonts w:eastAsia="Calibri" w:cstheme="minorHAnsi"/>
              <w:b/>
              <w:szCs w:val="18"/>
              <w:lang w:val="en-US" w:eastAsia="en-GB"/>
            </w:rPr>
          </w:rPrChange>
        </w:rPr>
        <w:t>Media Material</w:t>
      </w:r>
      <w:r w:rsidRPr="0022764C">
        <w:rPr>
          <w:rFonts w:eastAsia="Calibri" w:cstheme="minorHAnsi"/>
          <w:szCs w:val="18"/>
          <w:lang w:eastAsia="en-GB"/>
          <w:rPrChange w:id="1199" w:author="stuart wolstenholme" w:date="2026-05-29T12:46:00Z" w16du:dateUtc="2026-05-29T11:46:00Z">
            <w:rPr>
              <w:rFonts w:eastAsia="Calibri" w:cstheme="minorHAnsi"/>
              <w:szCs w:val="18"/>
              <w:lang w:val="en-US" w:eastAsia="en-GB"/>
            </w:rPr>
          </w:rPrChange>
        </w:rPr>
        <w:t xml:space="preserve"> does not include any tangible </w:t>
      </w:r>
      <w:r w:rsidRPr="0022764C">
        <w:rPr>
          <w:rFonts w:eastAsia="Calibri" w:cstheme="minorHAnsi"/>
          <w:b/>
          <w:bCs/>
          <w:szCs w:val="18"/>
          <w:lang w:eastAsia="en-GB"/>
          <w:rPrChange w:id="1200" w:author="stuart wolstenholme" w:date="2026-05-29T12:46:00Z" w16du:dateUtc="2026-05-29T11:46:00Z">
            <w:rPr>
              <w:rFonts w:eastAsia="Calibri" w:cstheme="minorHAnsi"/>
              <w:b/>
              <w:bCs/>
              <w:szCs w:val="18"/>
              <w:lang w:val="en-US" w:eastAsia="en-GB"/>
            </w:rPr>
          </w:rPrChange>
        </w:rPr>
        <w:t>Products.</w:t>
      </w:r>
    </w:p>
    <w:p w14:paraId="3162E8BE" w14:textId="77777777" w:rsidR="006936E8" w:rsidRPr="0022764C" w:rsidRDefault="006936E8" w:rsidP="006936E8">
      <w:pPr>
        <w:pStyle w:val="Heading3"/>
        <w:tabs>
          <w:tab w:val="center" w:pos="4680"/>
          <w:tab w:val="right" w:pos="9360"/>
        </w:tabs>
        <w:overflowPunct w:val="0"/>
        <w:autoSpaceDE w:val="0"/>
        <w:autoSpaceDN w:val="0"/>
        <w:adjustRightInd w:val="0"/>
        <w:spacing w:before="240" w:line="240" w:lineRule="auto"/>
        <w:jc w:val="both"/>
        <w:textAlignment w:val="baseline"/>
        <w:rPr>
          <w:rFonts w:asciiTheme="majorHAnsi" w:eastAsia="Arial" w:hAnsiTheme="majorHAnsi" w:cstheme="majorHAnsi"/>
          <w:b/>
          <w:sz w:val="22"/>
          <w:szCs w:val="22"/>
        </w:rPr>
      </w:pPr>
      <w:r w:rsidRPr="0022764C">
        <w:rPr>
          <w:rFonts w:asciiTheme="majorHAnsi" w:eastAsia="Arial" w:hAnsiTheme="majorHAnsi" w:cstheme="majorHAnsi"/>
          <w:b/>
          <w:sz w:val="22"/>
          <w:szCs w:val="22"/>
        </w:rPr>
        <w:t xml:space="preserve">Merchant Services Agreement </w:t>
      </w:r>
    </w:p>
    <w:p w14:paraId="3A8784C2"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 agreement between 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 xml:space="preserve">and an </w:t>
      </w:r>
      <w:r w:rsidRPr="0022764C">
        <w:rPr>
          <w:rFonts w:eastAsia="Calibri" w:cstheme="minorHAnsi"/>
          <w:b/>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kern w:val="2"/>
          <w:szCs w:val="18"/>
          <w14:ligatures w14:val="standardContextual"/>
        </w:rPr>
        <w:t>Card Association</w:t>
      </w:r>
      <w:r w:rsidRPr="0022764C">
        <w:rPr>
          <w:rFonts w:eastAsia="Calibri" w:cstheme="minorHAnsi"/>
          <w:kern w:val="2"/>
          <w:szCs w:val="18"/>
          <w14:ligatures w14:val="standardContextual"/>
        </w:rPr>
        <w:t>,</w:t>
      </w:r>
      <w:r w:rsidRPr="0022764C">
        <w:rPr>
          <w:rFonts w:eastAsia="Calibri" w:cstheme="minorHAnsi"/>
          <w:b/>
          <w:kern w:val="2"/>
          <w:szCs w:val="18"/>
          <w14:ligatures w14:val="standardContextual"/>
        </w:rPr>
        <w:t xml:space="preserve"> </w:t>
      </w:r>
      <w:r w:rsidRPr="0022764C">
        <w:rPr>
          <w:rFonts w:eastAsia="Calibri" w:cstheme="minorHAnsi"/>
          <w:kern w:val="2"/>
          <w:szCs w:val="18"/>
          <w14:ligatures w14:val="standardContextual"/>
        </w:rPr>
        <w:t>brand, network, credit or debit card processor, independent sales organization, gateway, or membership service, which enables 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to accept payment by credit card, debit card or prepaid card.</w:t>
      </w:r>
    </w:p>
    <w:p w14:paraId="7BFCE81B"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Calibri" w:hAnsiTheme="majorHAnsi" w:cstheme="majorHAnsi"/>
          <w:b/>
          <w:bCs/>
          <w:sz w:val="22"/>
          <w:szCs w:val="22"/>
        </w:rPr>
      </w:pPr>
      <w:r w:rsidRPr="0022764C">
        <w:rPr>
          <w:rFonts w:asciiTheme="majorHAnsi" w:eastAsia="Calibri" w:hAnsiTheme="majorHAnsi" w:cstheme="majorHAnsi"/>
          <w:b/>
          <w:bCs/>
          <w:sz w:val="22"/>
          <w:szCs w:val="22"/>
          <w:lang w:eastAsia="en-GB"/>
          <w:rPrChange w:id="1201" w:author="stuart wolstenholme" w:date="2026-05-29T12:46:00Z" w16du:dateUtc="2026-05-29T11:46:00Z">
            <w:rPr>
              <w:rFonts w:asciiTheme="majorHAnsi" w:eastAsia="Calibri" w:hAnsiTheme="majorHAnsi" w:cstheme="majorHAnsi"/>
              <w:b/>
              <w:bCs/>
              <w:sz w:val="22"/>
              <w:szCs w:val="22"/>
              <w:lang w:val="en-US" w:eastAsia="en-GB"/>
            </w:rPr>
          </w:rPrChange>
        </w:rPr>
        <w:t>Money</w:t>
      </w:r>
    </w:p>
    <w:p w14:paraId="306147A6" w14:textId="1D405FD6" w:rsidR="006936E8" w:rsidRPr="0022764C" w:rsidRDefault="006936E8" w:rsidP="006936E8">
      <w:pPr>
        <w:spacing w:before="0" w:line="240" w:lineRule="auto"/>
        <w:rPr>
          <w:rFonts w:eastAsia="Calibri" w:cstheme="minorHAnsi"/>
          <w:bCs/>
          <w:kern w:val="2"/>
          <w:szCs w:val="18"/>
          <w14:ligatures w14:val="standardContextual"/>
        </w:rPr>
      </w:pPr>
      <w:r w:rsidRPr="0022764C">
        <w:rPr>
          <w:rFonts w:eastAsia="Calibri" w:cstheme="minorHAnsi"/>
          <w:kern w:val="2"/>
          <w:szCs w:val="18"/>
          <w14:ligatures w14:val="standardContextual"/>
        </w:rPr>
        <w:t>means</w:t>
      </w:r>
      <w:r w:rsidRPr="0022764C">
        <w:rPr>
          <w:rFonts w:eastAsia="Calibri" w:cstheme="minorHAnsi"/>
          <w:szCs w:val="18"/>
          <w:lang w:eastAsia="en-GB"/>
          <w:rPrChange w:id="1202" w:author="stuart wolstenholme" w:date="2026-05-29T12:46:00Z" w16du:dateUtc="2026-05-29T11:46:00Z">
            <w:rPr>
              <w:rFonts w:eastAsia="Calibri" w:cstheme="minorHAnsi"/>
              <w:szCs w:val="18"/>
              <w:lang w:val="en-US" w:eastAsia="en-GB"/>
            </w:rPr>
          </w:rPrChange>
        </w:rPr>
        <w:t xml:space="preserve"> a medium of exchange in current use and authorised or adopted by a domestic or foreign government, including, but not limited to, currency, coins, bank notes, bullion, </w:t>
      </w:r>
      <w:del w:id="1203" w:author="stuart wolstenholme" w:date="2026-05-29T12:48:00Z" w16du:dateUtc="2026-05-29T11:48:00Z">
        <w:r w:rsidRPr="0022764C" w:rsidDel="0022764C">
          <w:rPr>
            <w:rFonts w:eastAsia="Calibri" w:cstheme="minorHAnsi"/>
            <w:szCs w:val="18"/>
            <w:lang w:eastAsia="en-GB"/>
            <w:rPrChange w:id="1204" w:author="stuart wolstenholme" w:date="2026-05-29T12:46:00Z" w16du:dateUtc="2026-05-29T11:46:00Z">
              <w:rPr>
                <w:rFonts w:eastAsia="Calibri" w:cstheme="minorHAnsi"/>
                <w:szCs w:val="18"/>
                <w:lang w:val="en-US" w:eastAsia="en-GB"/>
              </w:rPr>
            </w:rPrChange>
          </w:rPr>
          <w:delText>travelers’</w:delText>
        </w:r>
      </w:del>
      <w:ins w:id="1205" w:author="stuart wolstenholme" w:date="2026-05-29T12:48:00Z" w16du:dateUtc="2026-05-29T11:48:00Z">
        <w:r w:rsidR="0022764C" w:rsidRPr="0022764C">
          <w:rPr>
            <w:rFonts w:eastAsia="Calibri" w:cstheme="minorHAnsi"/>
            <w:szCs w:val="18"/>
            <w:lang w:eastAsia="en-GB"/>
          </w:rPr>
          <w:t>travellers’</w:t>
        </w:r>
      </w:ins>
      <w:r w:rsidRPr="0022764C">
        <w:rPr>
          <w:rFonts w:eastAsia="Calibri" w:cstheme="minorHAnsi"/>
          <w:szCs w:val="18"/>
          <w:lang w:eastAsia="en-GB"/>
          <w:rPrChange w:id="1206" w:author="stuart wolstenholme" w:date="2026-05-29T12:46:00Z" w16du:dateUtc="2026-05-29T11:46:00Z">
            <w:rPr>
              <w:rFonts w:eastAsia="Calibri" w:cstheme="minorHAnsi"/>
              <w:szCs w:val="18"/>
              <w:lang w:val="en-US" w:eastAsia="en-GB"/>
            </w:rPr>
          </w:rPrChange>
        </w:rPr>
        <w:t xml:space="preserve"> cheques, registered cheques and </w:t>
      </w:r>
      <w:r w:rsidRPr="0022764C">
        <w:rPr>
          <w:rFonts w:eastAsia="Calibri" w:cstheme="minorHAnsi"/>
          <w:bCs/>
          <w:szCs w:val="18"/>
          <w:lang w:eastAsia="en-GB"/>
          <w:rPrChange w:id="1207" w:author="stuart wolstenholme" w:date="2026-05-29T12:46:00Z" w16du:dateUtc="2026-05-29T11:46:00Z">
            <w:rPr>
              <w:rFonts w:eastAsia="Calibri" w:cstheme="minorHAnsi"/>
              <w:bCs/>
              <w:szCs w:val="18"/>
              <w:lang w:val="en-US" w:eastAsia="en-GB"/>
            </w:rPr>
          </w:rPrChange>
        </w:rPr>
        <w:t>money</w:t>
      </w:r>
      <w:r w:rsidRPr="0022764C">
        <w:rPr>
          <w:rFonts w:eastAsia="Calibri" w:cstheme="minorHAnsi"/>
          <w:b/>
          <w:szCs w:val="18"/>
          <w:lang w:eastAsia="en-GB"/>
          <w:rPrChange w:id="1208"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bCs/>
          <w:szCs w:val="18"/>
          <w:lang w:eastAsia="en-GB"/>
          <w:rPrChange w:id="1209" w:author="stuart wolstenholme" w:date="2026-05-29T12:46:00Z" w16du:dateUtc="2026-05-29T11:46:00Z">
            <w:rPr>
              <w:rFonts w:eastAsia="Calibri" w:cstheme="minorHAnsi"/>
              <w:bCs/>
              <w:szCs w:val="18"/>
              <w:lang w:val="en-US" w:eastAsia="en-GB"/>
            </w:rPr>
          </w:rPrChange>
        </w:rPr>
        <w:t>orders.</w:t>
      </w:r>
    </w:p>
    <w:p w14:paraId="1F067E41"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Calibri" w:hAnsiTheme="majorHAnsi" w:cstheme="majorHAnsi"/>
          <w:b/>
          <w:bCs/>
          <w:sz w:val="22"/>
          <w:szCs w:val="22"/>
        </w:rPr>
      </w:pPr>
      <w:r w:rsidRPr="0022764C">
        <w:rPr>
          <w:rFonts w:asciiTheme="majorHAnsi" w:eastAsia="Calibri" w:hAnsiTheme="majorHAnsi" w:cstheme="majorHAnsi"/>
          <w:b/>
          <w:bCs/>
          <w:sz w:val="22"/>
          <w:szCs w:val="22"/>
          <w:lang w:eastAsia="en-GB"/>
          <w:rPrChange w:id="1210" w:author="stuart wolstenholme" w:date="2026-05-29T12:46:00Z" w16du:dateUtc="2026-05-29T11:46:00Z">
            <w:rPr>
              <w:rFonts w:asciiTheme="majorHAnsi" w:eastAsia="Calibri" w:hAnsiTheme="majorHAnsi" w:cstheme="majorHAnsi"/>
              <w:b/>
              <w:bCs/>
              <w:sz w:val="22"/>
              <w:szCs w:val="22"/>
              <w:lang w:val="en-US" w:eastAsia="en-GB"/>
            </w:rPr>
          </w:rPrChange>
        </w:rPr>
        <w:t>Multimedia Wrongful Act</w:t>
      </w:r>
    </w:p>
    <w:p w14:paraId="57263A03" w14:textId="77777777" w:rsidR="006936E8" w:rsidRPr="0022764C" w:rsidRDefault="006936E8" w:rsidP="006936E8">
      <w:pPr>
        <w:spacing w:before="0" w:line="240" w:lineRule="auto"/>
        <w:rPr>
          <w:rFonts w:eastAsia="Calibri" w:cstheme="minorHAnsi"/>
          <w:szCs w:val="18"/>
          <w:lang w:eastAsia="en-GB"/>
          <w:rPrChange w:id="1211"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212" w:author="stuart wolstenholme" w:date="2026-05-29T12:46:00Z" w16du:dateUtc="2026-05-29T11:46:00Z">
            <w:rPr>
              <w:rFonts w:eastAsia="Calibri" w:cstheme="minorHAnsi"/>
              <w:szCs w:val="18"/>
              <w:lang w:val="en-US" w:eastAsia="en-GB"/>
            </w:rPr>
          </w:rPrChange>
        </w:rPr>
        <w:t xml:space="preserve">any of the following, whether actual or alleged, but only if directly resulting from the dissemination of </w:t>
      </w:r>
      <w:r w:rsidRPr="0022764C">
        <w:rPr>
          <w:rFonts w:eastAsia="Calibri" w:cstheme="minorHAnsi"/>
          <w:b/>
          <w:szCs w:val="18"/>
          <w:lang w:eastAsia="en-GB"/>
          <w:rPrChange w:id="1213" w:author="stuart wolstenholme" w:date="2026-05-29T12:46:00Z" w16du:dateUtc="2026-05-29T11:46:00Z">
            <w:rPr>
              <w:rFonts w:eastAsia="Calibri" w:cstheme="minorHAnsi"/>
              <w:b/>
              <w:szCs w:val="18"/>
              <w:lang w:val="en-US" w:eastAsia="en-GB"/>
            </w:rPr>
          </w:rPrChange>
        </w:rPr>
        <w:t xml:space="preserve">Media Material </w:t>
      </w:r>
      <w:r w:rsidRPr="0022764C">
        <w:rPr>
          <w:rFonts w:eastAsia="Calibri" w:cstheme="minorHAnsi"/>
          <w:szCs w:val="18"/>
          <w:lang w:eastAsia="en-GB"/>
          <w:rPrChange w:id="1214" w:author="stuart wolstenholme" w:date="2026-05-29T12:46:00Z" w16du:dateUtc="2026-05-29T11:46:00Z">
            <w:rPr>
              <w:rFonts w:eastAsia="Calibri" w:cstheme="minorHAnsi"/>
              <w:szCs w:val="18"/>
              <w:lang w:val="en-US" w:eastAsia="en-GB"/>
            </w:rPr>
          </w:rPrChange>
        </w:rPr>
        <w:t xml:space="preserve">by an </w:t>
      </w:r>
      <w:r w:rsidRPr="0022764C">
        <w:rPr>
          <w:rFonts w:eastAsia="Calibri" w:cstheme="minorHAnsi"/>
          <w:b/>
          <w:szCs w:val="18"/>
          <w:lang w:eastAsia="en-GB"/>
          <w:rPrChange w:id="1215"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1216" w:author="stuart wolstenholme" w:date="2026-05-29T12:46:00Z" w16du:dateUtc="2026-05-29T11:46:00Z">
            <w:rPr>
              <w:rFonts w:eastAsia="Calibri" w:cstheme="minorHAnsi"/>
              <w:szCs w:val="18"/>
              <w:lang w:val="en-US" w:eastAsia="en-GB"/>
            </w:rPr>
          </w:rPrChange>
        </w:rPr>
        <w:t>:</w:t>
      </w:r>
    </w:p>
    <w:p w14:paraId="708C59FB" w14:textId="77777777" w:rsidR="006936E8" w:rsidRPr="0022764C" w:rsidRDefault="006936E8" w:rsidP="006936E8">
      <w:pPr>
        <w:numPr>
          <w:ilvl w:val="0"/>
          <w:numId w:val="443"/>
        </w:numPr>
        <w:spacing w:before="0" w:after="160" w:line="240" w:lineRule="auto"/>
        <w:rPr>
          <w:rFonts w:eastAsia="MS Gothic" w:cstheme="minorHAnsi"/>
          <w:b/>
          <w:bCs/>
          <w:szCs w:val="18"/>
        </w:rPr>
      </w:pPr>
      <w:r w:rsidRPr="0022764C">
        <w:rPr>
          <w:rFonts w:eastAsia="Calibri" w:cstheme="minorHAnsi"/>
          <w:szCs w:val="18"/>
          <w:lang w:eastAsia="en-GB"/>
          <w:rPrChange w:id="1217" w:author="stuart wolstenholme" w:date="2026-05-29T12:46:00Z" w16du:dateUtc="2026-05-29T11:46:00Z">
            <w:rPr>
              <w:rFonts w:eastAsia="Calibri" w:cstheme="minorHAnsi"/>
              <w:szCs w:val="18"/>
              <w:lang w:val="en-US" w:eastAsia="en-GB"/>
            </w:rPr>
          </w:rPrChange>
        </w:rPr>
        <w:t>defamation or other tort related to disparagement of character, harm to reputation or feelings of any person or organisation including libel, slander or defamation, product disparagement and malicious falsehood, trade libel or any claim relating to outrage or emotional distress, if directly resulting from the foregoing;</w:t>
      </w:r>
    </w:p>
    <w:p w14:paraId="5364EAAB" w14:textId="77777777"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MS Gothic" w:cstheme="minorHAnsi"/>
          <w:szCs w:val="18"/>
        </w:rPr>
        <w:t>unintentional breach of confidentiality or other invasion, infringement or interference with rights of privacy or publicity including false light, intrusion upon a person’s seclusion and the public disclosure of private facts;</w:t>
      </w:r>
    </w:p>
    <w:p w14:paraId="618B7EF5" w14:textId="77777777"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MS Gothic" w:cstheme="minorHAnsi"/>
          <w:szCs w:val="18"/>
        </w:rPr>
        <w:t>unintentional infringement of intellectual property rights including copyright, title, slogan, trademark, domain name or metatag, moral rights, misappropriation of, formats, characters, trade names, character names, titles, plots, musical compositions, voices, slogans, graphic material or artwork, passing off and plagiarism and commercial appropriation of name or likeness;</w:t>
      </w:r>
    </w:p>
    <w:p w14:paraId="3F9258DE" w14:textId="77777777"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Arial Unicode MS" w:cstheme="minorHAnsi"/>
          <w:szCs w:val="18"/>
          <w:rPrChange w:id="1218" w:author="stuart wolstenholme" w:date="2026-05-29T12:46:00Z" w16du:dateUtc="2026-05-29T11:46:00Z">
            <w:rPr>
              <w:rFonts w:eastAsia="Arial Unicode MS" w:cstheme="minorHAnsi"/>
              <w:szCs w:val="18"/>
              <w:lang w:val="en-US"/>
            </w:rPr>
          </w:rPrChange>
        </w:rPr>
        <w:t xml:space="preserve">negligence in </w:t>
      </w:r>
      <w:r w:rsidRPr="0022764C">
        <w:rPr>
          <w:rFonts w:eastAsia="Arial Unicode MS" w:cstheme="minorHAnsi"/>
          <w:b/>
          <w:szCs w:val="18"/>
          <w:rPrChange w:id="1219" w:author="stuart wolstenholme" w:date="2026-05-29T12:46:00Z" w16du:dateUtc="2026-05-29T11:46:00Z">
            <w:rPr>
              <w:rFonts w:eastAsia="Arial Unicode MS" w:cstheme="minorHAnsi"/>
              <w:b/>
              <w:szCs w:val="18"/>
              <w:lang w:val="en-US"/>
            </w:rPr>
          </w:rPrChange>
        </w:rPr>
        <w:t>Media Material</w:t>
      </w:r>
      <w:r w:rsidRPr="0022764C">
        <w:rPr>
          <w:rFonts w:eastAsia="Arial Unicode MS" w:cstheme="minorHAnsi"/>
          <w:szCs w:val="18"/>
          <w:rPrChange w:id="1220" w:author="stuart wolstenholme" w:date="2026-05-29T12:46:00Z" w16du:dateUtc="2026-05-29T11:46:00Z">
            <w:rPr>
              <w:rFonts w:eastAsia="Arial Unicode MS" w:cstheme="minorHAnsi"/>
              <w:szCs w:val="18"/>
              <w:lang w:val="en-US"/>
            </w:rPr>
          </w:rPrChange>
        </w:rPr>
        <w:t xml:space="preserve">, including a </w:t>
      </w:r>
      <w:r w:rsidRPr="0022764C">
        <w:rPr>
          <w:rFonts w:eastAsia="Arial Unicode MS" w:cstheme="minorHAnsi"/>
          <w:b/>
          <w:szCs w:val="18"/>
          <w:rPrChange w:id="1221" w:author="stuart wolstenholme" w:date="2026-05-29T12:46:00Z" w16du:dateUtc="2026-05-29T11:46:00Z">
            <w:rPr>
              <w:rFonts w:eastAsia="Arial Unicode MS" w:cstheme="minorHAnsi"/>
              <w:b/>
              <w:szCs w:val="18"/>
              <w:lang w:val="en-US"/>
            </w:rPr>
          </w:rPrChange>
        </w:rPr>
        <w:t xml:space="preserve">Claim </w:t>
      </w:r>
      <w:r w:rsidRPr="0022764C">
        <w:rPr>
          <w:rFonts w:eastAsia="Arial Unicode MS" w:cstheme="minorHAnsi"/>
          <w:szCs w:val="18"/>
          <w:rPrChange w:id="1222" w:author="stuart wolstenholme" w:date="2026-05-29T12:46:00Z" w16du:dateUtc="2026-05-29T11:46:00Z">
            <w:rPr>
              <w:rFonts w:eastAsia="Arial Unicode MS" w:cstheme="minorHAnsi"/>
              <w:szCs w:val="18"/>
              <w:lang w:val="en-US"/>
            </w:rPr>
          </w:rPrChange>
        </w:rPr>
        <w:t xml:space="preserve">alleging harm to any person or entity that acted or failed to act in reliance upon such </w:t>
      </w:r>
      <w:r w:rsidRPr="0022764C">
        <w:rPr>
          <w:rFonts w:eastAsia="Arial Unicode MS" w:cstheme="minorHAnsi"/>
          <w:b/>
          <w:szCs w:val="18"/>
          <w:rPrChange w:id="1223" w:author="stuart wolstenholme" w:date="2026-05-29T12:46:00Z" w16du:dateUtc="2026-05-29T11:46:00Z">
            <w:rPr>
              <w:rFonts w:eastAsia="Arial Unicode MS" w:cstheme="minorHAnsi"/>
              <w:b/>
              <w:szCs w:val="18"/>
              <w:lang w:val="en-US"/>
            </w:rPr>
          </w:rPrChange>
        </w:rPr>
        <w:t>Media Material</w:t>
      </w:r>
      <w:r w:rsidRPr="0022764C">
        <w:rPr>
          <w:rFonts w:eastAsia="Arial Unicode MS" w:cstheme="minorHAnsi"/>
          <w:bCs/>
          <w:szCs w:val="18"/>
          <w:rPrChange w:id="1224" w:author="stuart wolstenholme" w:date="2026-05-29T12:46:00Z" w16du:dateUtc="2026-05-29T11:46:00Z">
            <w:rPr>
              <w:rFonts w:eastAsia="Arial Unicode MS" w:cstheme="minorHAnsi"/>
              <w:bCs/>
              <w:szCs w:val="18"/>
              <w:lang w:val="en-US"/>
            </w:rPr>
          </w:rPrChange>
        </w:rPr>
        <w:t>;</w:t>
      </w:r>
    </w:p>
    <w:p w14:paraId="6C680AA5" w14:textId="77777777"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Arial Unicode MS" w:cstheme="minorHAnsi"/>
          <w:sz w:val="19"/>
          <w:szCs w:val="19"/>
          <w:rPrChange w:id="1225" w:author="stuart wolstenholme" w:date="2026-05-29T12:46:00Z" w16du:dateUtc="2026-05-29T11:46:00Z">
            <w:rPr>
              <w:rFonts w:eastAsia="Arial Unicode MS" w:cstheme="minorHAnsi"/>
              <w:sz w:val="19"/>
              <w:szCs w:val="19"/>
              <w:lang w:val="en-US"/>
            </w:rPr>
          </w:rPrChange>
        </w:rPr>
        <w:t>false arrest, detention or imprisonment;</w:t>
      </w:r>
    </w:p>
    <w:p w14:paraId="6E6D5F83" w14:textId="77777777"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Arial Unicode MS" w:cstheme="minorHAnsi"/>
          <w:sz w:val="19"/>
          <w:szCs w:val="19"/>
          <w:rPrChange w:id="1226" w:author="stuart wolstenholme" w:date="2026-05-29T12:46:00Z" w16du:dateUtc="2026-05-29T11:46:00Z">
            <w:rPr>
              <w:rFonts w:eastAsia="Arial Unicode MS" w:cstheme="minorHAnsi"/>
              <w:sz w:val="19"/>
              <w:szCs w:val="19"/>
              <w:lang w:val="en-US"/>
            </w:rPr>
          </w:rPrChange>
        </w:rPr>
        <w:t>trespass, wrongful entry or eviction, eavesdropping, or other invasion of the right of private occupancy; or</w:t>
      </w:r>
    </w:p>
    <w:p w14:paraId="74F6234A" w14:textId="77777777"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Arial Unicode MS" w:cstheme="minorHAnsi"/>
          <w:sz w:val="19"/>
          <w:szCs w:val="19"/>
          <w:rPrChange w:id="1227" w:author="stuart wolstenholme" w:date="2026-05-29T12:46:00Z" w16du:dateUtc="2026-05-29T11:46:00Z">
            <w:rPr>
              <w:rFonts w:eastAsia="Arial Unicode MS" w:cstheme="minorHAnsi"/>
              <w:sz w:val="19"/>
              <w:szCs w:val="19"/>
              <w:lang w:val="en-US"/>
            </w:rPr>
          </w:rPrChange>
        </w:rPr>
        <w:t>unfair competition, but only when arising out of a peril described in paragraphs a) through f) above.</w:t>
      </w:r>
    </w:p>
    <w:p w14:paraId="21B4D415"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szCs w:val="22"/>
        </w:rPr>
      </w:pPr>
      <w:r w:rsidRPr="0022764C">
        <w:rPr>
          <w:rFonts w:asciiTheme="majorHAnsi" w:eastAsia="MS Gothic" w:hAnsiTheme="majorHAnsi" w:cstheme="majorHAnsi"/>
          <w:b/>
          <w:bCs/>
          <w:sz w:val="22"/>
          <w:szCs w:val="22"/>
        </w:rPr>
        <w:lastRenderedPageBreak/>
        <w:t>Named Insured</w:t>
      </w:r>
    </w:p>
    <w:p w14:paraId="3138E965" w14:textId="77777777" w:rsidR="006936E8" w:rsidRPr="0022764C" w:rsidRDefault="006936E8" w:rsidP="006936E8">
      <w:pPr>
        <w:keepNext/>
        <w:keepLines/>
        <w:tabs>
          <w:tab w:val="left" w:pos="454"/>
          <w:tab w:val="left" w:pos="4536"/>
        </w:tabs>
        <w:spacing w:before="0" w:line="266" w:lineRule="auto"/>
        <w:outlineLvl w:val="2"/>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company or firm stated in the Schedule as Insured, but shall not include: </w:t>
      </w:r>
    </w:p>
    <w:p w14:paraId="6F5E9145" w14:textId="77777777" w:rsidR="006936E8" w:rsidRPr="0022764C" w:rsidRDefault="006936E8" w:rsidP="006936E8">
      <w:pPr>
        <w:numPr>
          <w:ilvl w:val="0"/>
          <w:numId w:val="531"/>
        </w:numPr>
        <w:spacing w:before="0" w:after="160" w:line="240" w:lineRule="auto"/>
        <w:ind w:left="360"/>
        <w:rPr>
          <w:rFonts w:eastAsia="Times New Roman" w:cstheme="minorHAnsi"/>
          <w:kern w:val="2"/>
          <w:szCs w:val="18"/>
          <w14:ligatures w14:val="standardContextual"/>
        </w:rPr>
      </w:pPr>
      <w:r w:rsidRPr="0022764C">
        <w:rPr>
          <w:rFonts w:eastAsia="Times New Roman" w:cstheme="minorHAnsi"/>
          <w:kern w:val="2"/>
          <w:szCs w:val="18"/>
          <w14:ligatures w14:val="standardContextual"/>
        </w:rPr>
        <w:t xml:space="preserve">the current or previous partners, directors, principals, members or Employees of any company or firm stated in the Schedule; or </w:t>
      </w:r>
    </w:p>
    <w:p w14:paraId="19F7EC25" w14:textId="77777777" w:rsidR="006936E8" w:rsidRPr="0022764C" w:rsidRDefault="006936E8" w:rsidP="006936E8">
      <w:pPr>
        <w:numPr>
          <w:ilvl w:val="0"/>
          <w:numId w:val="531"/>
        </w:numPr>
        <w:spacing w:before="0" w:after="160" w:line="240" w:lineRule="auto"/>
        <w:ind w:left="360"/>
        <w:rPr>
          <w:rFonts w:eastAsia="Times New Roman" w:cstheme="minorHAnsi"/>
          <w:kern w:val="2"/>
          <w:szCs w:val="18"/>
          <w14:ligatures w14:val="standardContextual"/>
        </w:rPr>
      </w:pPr>
      <w:r w:rsidRPr="0022764C">
        <w:rPr>
          <w:rFonts w:eastAsia="Times New Roman" w:cstheme="minorHAnsi"/>
          <w:kern w:val="2"/>
          <w:szCs w:val="18"/>
          <w14:ligatures w14:val="standardContextual"/>
        </w:rPr>
        <w:t xml:space="preserve">any other person who becomes a partner, director, principal, member or Employee of any company or firm stated in the Schedule. </w:t>
      </w:r>
    </w:p>
    <w:p w14:paraId="572B0674" w14:textId="77777777" w:rsidR="006936E8" w:rsidRPr="0022764C" w:rsidRDefault="006936E8" w:rsidP="006936E8">
      <w:pPr>
        <w:pStyle w:val="Heading3"/>
        <w:spacing w:before="240" w:line="240" w:lineRule="auto"/>
        <w:jc w:val="both"/>
        <w:rPr>
          <w:rFonts w:asciiTheme="majorHAnsi" w:eastAsia="Calibri" w:hAnsiTheme="majorHAnsi" w:cstheme="majorHAnsi"/>
          <w:b/>
          <w:kern w:val="2"/>
          <w:sz w:val="22"/>
          <w:szCs w:val="22"/>
          <w14:ligatures w14:val="standardContextual"/>
          <w:rPrChange w:id="1228" w:author="stuart wolstenholme" w:date="2026-05-29T12:46:00Z" w16du:dateUtc="2026-05-29T11:46:00Z">
            <w:rPr>
              <w:rFonts w:asciiTheme="majorHAnsi" w:eastAsia="Calibri" w:hAnsiTheme="majorHAnsi" w:cstheme="majorHAnsi"/>
              <w:b/>
              <w:kern w:val="2"/>
              <w:sz w:val="22"/>
              <w:szCs w:val="22"/>
              <w:lang w:val="en-US"/>
              <w14:ligatures w14:val="standardContextual"/>
            </w:rPr>
          </w:rPrChange>
        </w:rPr>
      </w:pPr>
      <w:r w:rsidRPr="0022764C">
        <w:rPr>
          <w:rFonts w:asciiTheme="majorHAnsi" w:eastAsia="Calibri" w:hAnsiTheme="majorHAnsi" w:cstheme="majorHAnsi"/>
          <w:b/>
          <w:kern w:val="2"/>
          <w:sz w:val="22"/>
          <w:szCs w:val="22"/>
          <w14:ligatures w14:val="standardContextual"/>
          <w:rPrChange w:id="1229" w:author="stuart wolstenholme" w:date="2026-05-29T12:46:00Z" w16du:dateUtc="2026-05-29T11:46:00Z">
            <w:rPr>
              <w:rFonts w:asciiTheme="majorHAnsi" w:eastAsia="Calibri" w:hAnsiTheme="majorHAnsi" w:cstheme="majorHAnsi"/>
              <w:b/>
              <w:kern w:val="2"/>
              <w:sz w:val="22"/>
              <w:szCs w:val="22"/>
              <w:lang w:val="en-US"/>
              <w14:ligatures w14:val="standardContextual"/>
            </w:rPr>
          </w:rPrChange>
        </w:rPr>
        <w:t>Named Insured’s Account</w:t>
      </w:r>
    </w:p>
    <w:p w14:paraId="28A38721" w14:textId="53C86979" w:rsidR="006936E8" w:rsidRPr="0022764C" w:rsidRDefault="006936E8" w:rsidP="006936E8">
      <w:pPr>
        <w:spacing w:before="0" w:line="240" w:lineRule="auto"/>
        <w:jc w:val="both"/>
        <w:rPr>
          <w:rFonts w:eastAsia="Calibri" w:cstheme="minorHAnsi"/>
          <w:sz w:val="22"/>
          <w:szCs w:val="22"/>
          <w14:ligatures w14:val="standardContextual"/>
          <w:rPrChange w:id="1230" w:author="stuart wolstenholme" w:date="2026-05-29T12:46:00Z" w16du:dateUtc="2026-05-29T11:46:00Z">
            <w:rPr>
              <w:rFonts w:eastAsia="Calibri" w:cstheme="minorHAnsi"/>
              <w:sz w:val="22"/>
              <w:szCs w:val="22"/>
              <w:lang w:val="en-US"/>
              <w14:ligatures w14:val="standardContextual"/>
            </w:rPr>
          </w:rPrChange>
        </w:rPr>
      </w:pPr>
      <w:r w:rsidRPr="0022764C">
        <w:rPr>
          <w:rFonts w:eastAsia="Calibri" w:cstheme="minorHAnsi"/>
          <w:szCs w:val="18"/>
          <w14:ligatures w14:val="standardContextual"/>
          <w:rPrChange w:id="1231" w:author="stuart wolstenholme" w:date="2026-05-29T12:46:00Z" w16du:dateUtc="2026-05-29T11:46:00Z">
            <w:rPr>
              <w:rFonts w:eastAsia="Calibri" w:cstheme="minorHAnsi"/>
              <w:szCs w:val="18"/>
              <w:lang w:val="en-US"/>
              <w14:ligatures w14:val="standardContextual"/>
            </w:rPr>
          </w:rPrChange>
        </w:rPr>
        <w:t xml:space="preserve">means a business account maintained by </w:t>
      </w:r>
      <w:r w:rsidRPr="0022764C">
        <w:rPr>
          <w:rFonts w:eastAsia="Calibri" w:cstheme="minorHAnsi"/>
          <w:kern w:val="2"/>
          <w:szCs w:val="18"/>
          <w14:ligatures w14:val="standardContextual"/>
        </w:rPr>
        <w:t>the</w:t>
      </w:r>
      <w:r w:rsidRPr="0022764C">
        <w:rPr>
          <w:rFonts w:eastAsia="Calibri" w:cstheme="minorHAnsi"/>
          <w:b/>
          <w:szCs w:val="18"/>
          <w14:ligatures w14:val="standardContextual"/>
          <w:rPrChange w:id="1232" w:author="stuart wolstenholme" w:date="2026-05-29T12:46:00Z" w16du:dateUtc="2026-05-29T11:46:00Z">
            <w:rPr>
              <w:rFonts w:eastAsia="Calibri" w:cstheme="minorHAnsi"/>
              <w:b/>
              <w:szCs w:val="18"/>
              <w:lang w:val="en-US"/>
              <w14:ligatures w14:val="standardContextual"/>
            </w:rPr>
          </w:rPrChange>
        </w:rPr>
        <w:t xml:space="preserve"> Named Insured </w:t>
      </w:r>
      <w:r w:rsidRPr="0022764C">
        <w:rPr>
          <w:rFonts w:eastAsia="Calibri" w:cstheme="minorHAnsi"/>
          <w:szCs w:val="18"/>
          <w14:ligatures w14:val="standardContextual"/>
          <w:rPrChange w:id="1233" w:author="stuart wolstenholme" w:date="2026-05-29T12:46:00Z" w16du:dateUtc="2026-05-29T11:46:00Z">
            <w:rPr>
              <w:rFonts w:eastAsia="Calibri" w:cstheme="minorHAnsi"/>
              <w:szCs w:val="18"/>
              <w:lang w:val="en-US"/>
              <w14:ligatures w14:val="standardContextual"/>
            </w:rPr>
          </w:rPrChange>
        </w:rPr>
        <w:t xml:space="preserve">at a financial institution from which </w:t>
      </w:r>
      <w:r w:rsidRPr="0022764C">
        <w:rPr>
          <w:rFonts w:eastAsia="Calibri" w:cstheme="minorHAnsi"/>
          <w:kern w:val="2"/>
          <w:szCs w:val="18"/>
          <w14:ligatures w14:val="standardContextual"/>
        </w:rPr>
        <w:t>the</w:t>
      </w:r>
      <w:r w:rsidRPr="0022764C">
        <w:rPr>
          <w:rFonts w:eastAsia="Calibri" w:cstheme="minorHAnsi"/>
          <w:b/>
          <w:szCs w:val="18"/>
          <w14:ligatures w14:val="standardContextual"/>
          <w:rPrChange w:id="1234" w:author="stuart wolstenholme" w:date="2026-05-29T12:46:00Z" w16du:dateUtc="2026-05-29T11:46:00Z">
            <w:rPr>
              <w:rFonts w:eastAsia="Calibri" w:cstheme="minorHAnsi"/>
              <w:b/>
              <w:szCs w:val="18"/>
              <w:lang w:val="en-US"/>
              <w14:ligatures w14:val="standardContextual"/>
            </w:rPr>
          </w:rPrChange>
        </w:rPr>
        <w:t xml:space="preserve"> Named Insured</w:t>
      </w:r>
      <w:r w:rsidRPr="0022764C">
        <w:rPr>
          <w:rFonts w:eastAsia="Calibri" w:cstheme="minorHAnsi"/>
          <w:szCs w:val="18"/>
          <w14:ligatures w14:val="standardContextual"/>
          <w:rPrChange w:id="1235" w:author="stuart wolstenholme" w:date="2026-05-29T12:46:00Z" w16du:dateUtc="2026-05-29T11:46:00Z">
            <w:rPr>
              <w:rFonts w:eastAsia="Calibri" w:cstheme="minorHAnsi"/>
              <w:szCs w:val="18"/>
              <w:lang w:val="en-US"/>
              <w14:ligatures w14:val="standardContextual"/>
            </w:rPr>
          </w:rPrChange>
        </w:rPr>
        <w:t>,</w:t>
      </w:r>
      <w:r w:rsidRPr="0022764C">
        <w:rPr>
          <w:rFonts w:eastAsia="Calibri" w:cstheme="minorHAnsi"/>
          <w:b/>
          <w:szCs w:val="18"/>
          <w14:ligatures w14:val="standardContextual"/>
          <w:rPrChange w:id="1236" w:author="stuart wolstenholme" w:date="2026-05-29T12:46:00Z" w16du:dateUtc="2026-05-29T11:46:00Z">
            <w:rPr>
              <w:rFonts w:eastAsia="Calibri" w:cstheme="minorHAnsi"/>
              <w:b/>
              <w:szCs w:val="18"/>
              <w:lang w:val="en-US"/>
              <w14:ligatures w14:val="standardContextual"/>
            </w:rPr>
          </w:rPrChange>
        </w:rPr>
        <w:t xml:space="preserve"> </w:t>
      </w:r>
      <w:r w:rsidRPr="0022764C">
        <w:rPr>
          <w:rFonts w:eastAsia="Calibri" w:cstheme="minorHAnsi"/>
          <w:szCs w:val="18"/>
          <w14:ligatures w14:val="standardContextual"/>
          <w:rPrChange w:id="1237" w:author="stuart wolstenholme" w:date="2026-05-29T12:46:00Z" w16du:dateUtc="2026-05-29T11:46:00Z">
            <w:rPr>
              <w:rFonts w:eastAsia="Calibri" w:cstheme="minorHAnsi"/>
              <w:szCs w:val="18"/>
              <w:lang w:val="en-US"/>
              <w14:ligatures w14:val="standardContextual"/>
            </w:rPr>
          </w:rPrChange>
        </w:rPr>
        <w:t xml:space="preserve">or any </w:t>
      </w:r>
      <w:r w:rsidRPr="0022764C">
        <w:rPr>
          <w:rFonts w:eastAsia="Calibri" w:cstheme="minorHAnsi"/>
          <w:b/>
          <w:szCs w:val="18"/>
          <w14:ligatures w14:val="standardContextual"/>
          <w:rPrChange w:id="1238" w:author="stuart wolstenholme" w:date="2026-05-29T12:46:00Z" w16du:dateUtc="2026-05-29T11:46:00Z">
            <w:rPr>
              <w:rFonts w:eastAsia="Calibri" w:cstheme="minorHAnsi"/>
              <w:b/>
              <w:szCs w:val="18"/>
              <w:lang w:val="en-US"/>
              <w14:ligatures w14:val="standardContextual"/>
            </w:rPr>
          </w:rPrChange>
        </w:rPr>
        <w:t xml:space="preserve">Insured </w:t>
      </w:r>
      <w:r w:rsidRPr="0022764C">
        <w:rPr>
          <w:rFonts w:eastAsia="Calibri" w:cstheme="minorHAnsi"/>
          <w:szCs w:val="18"/>
          <w14:ligatures w14:val="standardContextual"/>
          <w:rPrChange w:id="1239" w:author="stuart wolstenholme" w:date="2026-05-29T12:46:00Z" w16du:dateUtc="2026-05-29T11:46:00Z">
            <w:rPr>
              <w:rFonts w:eastAsia="Calibri" w:cstheme="minorHAnsi"/>
              <w:szCs w:val="18"/>
              <w:lang w:val="en-US"/>
              <w14:ligatures w14:val="standardContextual"/>
            </w:rPr>
          </w:rPrChange>
        </w:rPr>
        <w:t xml:space="preserve">authorized by </w:t>
      </w:r>
      <w:del w:id="1240" w:author="stuart wolstenholme" w:date="2026-05-29T12:41:00Z" w16du:dateUtc="2026-05-29T11:41:00Z">
        <w:r w:rsidRPr="0022764C" w:rsidDel="00BB79CB">
          <w:rPr>
            <w:rFonts w:eastAsia="Calibri" w:cstheme="minorHAnsi"/>
            <w:kern w:val="2"/>
            <w:szCs w:val="18"/>
            <w14:ligatures w14:val="standardContextual"/>
          </w:rPr>
          <w:delText>th</w:delText>
        </w:r>
      </w:del>
      <w:ins w:id="1241" w:author="stuart wolstenholme" w:date="2026-05-29T12:41:00Z" w16du:dateUtc="2026-05-29T11:41:00Z">
        <w:r w:rsidR="00BB79CB" w:rsidRPr="0022764C">
          <w:rPr>
            <w:rFonts w:eastAsia="Calibri" w:cstheme="minorHAnsi"/>
            <w:kern w:val="2"/>
            <w:szCs w:val="18"/>
            <w14:ligatures w14:val="standardContextual"/>
          </w:rPr>
          <w:t>the</w:t>
        </w:r>
      </w:ins>
      <w:r w:rsidRPr="0022764C">
        <w:rPr>
          <w:rFonts w:eastAsia="Calibri" w:cstheme="minorHAnsi"/>
          <w:b/>
          <w:szCs w:val="18"/>
          <w14:ligatures w14:val="standardContextual"/>
          <w:rPrChange w:id="1242" w:author="stuart wolstenholme" w:date="2026-05-29T12:46:00Z" w16du:dateUtc="2026-05-29T11:46:00Z">
            <w:rPr>
              <w:rFonts w:eastAsia="Calibri" w:cstheme="minorHAnsi"/>
              <w:b/>
              <w:szCs w:val="18"/>
              <w:lang w:val="en-US"/>
              <w14:ligatures w14:val="standardContextual"/>
            </w:rPr>
          </w:rPrChange>
        </w:rPr>
        <w:t>e Named Insured</w:t>
      </w:r>
      <w:r w:rsidRPr="0022764C">
        <w:rPr>
          <w:rFonts w:eastAsia="Calibri" w:cstheme="minorHAnsi"/>
          <w:szCs w:val="18"/>
          <w14:ligatures w14:val="standardContextual"/>
          <w:rPrChange w:id="1243" w:author="stuart wolstenholme" w:date="2026-05-29T12:46:00Z" w16du:dateUtc="2026-05-29T11:46:00Z">
            <w:rPr>
              <w:rFonts w:eastAsia="Calibri" w:cstheme="minorHAnsi"/>
              <w:szCs w:val="18"/>
              <w:lang w:val="en-US"/>
              <w14:ligatures w14:val="standardContextual"/>
            </w:rPr>
          </w:rPrChange>
        </w:rPr>
        <w:t>,</w:t>
      </w:r>
      <w:r w:rsidRPr="0022764C">
        <w:rPr>
          <w:rFonts w:eastAsia="Calibri" w:cstheme="minorHAnsi"/>
          <w:b/>
          <w:szCs w:val="18"/>
          <w14:ligatures w14:val="standardContextual"/>
          <w:rPrChange w:id="1244" w:author="stuart wolstenholme" w:date="2026-05-29T12:46:00Z" w16du:dateUtc="2026-05-29T11:46:00Z">
            <w:rPr>
              <w:rFonts w:eastAsia="Calibri" w:cstheme="minorHAnsi"/>
              <w:b/>
              <w:szCs w:val="18"/>
              <w:lang w:val="en-US"/>
              <w14:ligatures w14:val="standardContextual"/>
            </w:rPr>
          </w:rPrChange>
        </w:rPr>
        <w:t xml:space="preserve"> </w:t>
      </w:r>
      <w:r w:rsidRPr="0022764C">
        <w:rPr>
          <w:rFonts w:eastAsia="Calibri" w:cstheme="minorHAnsi"/>
          <w:szCs w:val="18"/>
          <w14:ligatures w14:val="standardContextual"/>
          <w:rPrChange w:id="1245" w:author="stuart wolstenholme" w:date="2026-05-29T12:46:00Z" w16du:dateUtc="2026-05-29T11:46:00Z">
            <w:rPr>
              <w:rFonts w:eastAsia="Calibri" w:cstheme="minorHAnsi"/>
              <w:szCs w:val="18"/>
              <w:lang w:val="en-US"/>
              <w14:ligatures w14:val="standardContextual"/>
            </w:rPr>
          </w:rPrChange>
        </w:rPr>
        <w:t xml:space="preserve">may request the transfer, payment or delivery of </w:t>
      </w:r>
      <w:r w:rsidRPr="0022764C">
        <w:rPr>
          <w:rFonts w:eastAsia="Calibri" w:cstheme="minorHAnsi"/>
          <w:b/>
          <w:szCs w:val="18"/>
          <w14:ligatures w14:val="standardContextual"/>
          <w:rPrChange w:id="1246" w:author="stuart wolstenholme" w:date="2026-05-29T12:46:00Z" w16du:dateUtc="2026-05-29T11:46:00Z">
            <w:rPr>
              <w:rFonts w:eastAsia="Calibri" w:cstheme="minorHAnsi"/>
              <w:b/>
              <w:szCs w:val="18"/>
              <w:lang w:val="en-US"/>
              <w14:ligatures w14:val="standardContextual"/>
            </w:rPr>
          </w:rPrChange>
        </w:rPr>
        <w:t xml:space="preserve">Money </w:t>
      </w:r>
      <w:r w:rsidRPr="0022764C">
        <w:rPr>
          <w:rFonts w:eastAsia="Calibri" w:cstheme="minorHAnsi"/>
          <w:szCs w:val="18"/>
          <w14:ligatures w14:val="standardContextual"/>
          <w:rPrChange w:id="1247" w:author="stuart wolstenholme" w:date="2026-05-29T12:46:00Z" w16du:dateUtc="2026-05-29T11:46:00Z">
            <w:rPr>
              <w:rFonts w:eastAsia="Calibri" w:cstheme="minorHAnsi"/>
              <w:szCs w:val="18"/>
              <w:lang w:val="en-US"/>
              <w14:ligatures w14:val="standardContextual"/>
            </w:rPr>
          </w:rPrChange>
        </w:rPr>
        <w:t xml:space="preserve">or </w:t>
      </w:r>
      <w:r w:rsidRPr="0022764C">
        <w:rPr>
          <w:rFonts w:eastAsia="Calibri" w:cstheme="minorHAnsi"/>
          <w:b/>
          <w:szCs w:val="18"/>
          <w14:ligatures w14:val="standardContextual"/>
          <w:rPrChange w:id="1248" w:author="stuart wolstenholme" w:date="2026-05-29T12:46:00Z" w16du:dateUtc="2026-05-29T11:46:00Z">
            <w:rPr>
              <w:rFonts w:eastAsia="Calibri" w:cstheme="minorHAnsi"/>
              <w:b/>
              <w:szCs w:val="18"/>
              <w:lang w:val="en-US"/>
              <w14:ligatures w14:val="standardContextual"/>
            </w:rPr>
          </w:rPrChange>
        </w:rPr>
        <w:t>Securities</w:t>
      </w:r>
      <w:r w:rsidRPr="0022764C">
        <w:rPr>
          <w:rFonts w:eastAsia="Calibri" w:cstheme="minorHAnsi"/>
          <w:sz w:val="22"/>
          <w:szCs w:val="22"/>
          <w14:ligatures w14:val="standardContextual"/>
          <w:rPrChange w:id="1249" w:author="stuart wolstenholme" w:date="2026-05-29T12:46:00Z" w16du:dateUtc="2026-05-29T11:46:00Z">
            <w:rPr>
              <w:rFonts w:eastAsia="Calibri" w:cstheme="minorHAnsi"/>
              <w:sz w:val="22"/>
              <w:szCs w:val="22"/>
              <w:lang w:val="en-US"/>
              <w14:ligatures w14:val="standardContextual"/>
            </w:rPr>
          </w:rPrChange>
        </w:rPr>
        <w:t>.</w:t>
      </w:r>
    </w:p>
    <w:p w14:paraId="2483C18D"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szCs w:val="22"/>
        </w:rPr>
      </w:pPr>
      <w:r w:rsidRPr="0022764C">
        <w:rPr>
          <w:rFonts w:asciiTheme="majorHAnsi" w:eastAsia="MS Gothic" w:hAnsiTheme="majorHAnsi" w:cstheme="majorHAnsi"/>
          <w:b/>
          <w:bCs/>
          <w:sz w:val="22"/>
          <w:szCs w:val="22"/>
        </w:rPr>
        <w:t>Notification</w:t>
      </w:r>
    </w:p>
    <w:p w14:paraId="6DA4F96A"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written notice to affected individuals in the event of a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 xml:space="preserve">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whether such written notice is made by the</w:t>
      </w:r>
      <w:r w:rsidRPr="0022764C">
        <w:rPr>
          <w:rFonts w:eastAsia="Calibri" w:cstheme="minorHAnsi"/>
          <w:b/>
          <w:bCs/>
          <w:kern w:val="2"/>
          <w:szCs w:val="18"/>
          <w14:ligatures w14:val="standardContextual"/>
        </w:rPr>
        <w:t xml:space="preserve"> Named Insured </w:t>
      </w:r>
      <w:r w:rsidRPr="0022764C">
        <w:rPr>
          <w:rFonts w:eastAsia="Calibri" w:cstheme="minorHAnsi"/>
          <w:kern w:val="2"/>
          <w:szCs w:val="18"/>
          <w14:ligatures w14:val="standardContextual"/>
        </w:rPr>
        <w:t xml:space="preserve">voluntarily or to comply with </w:t>
      </w:r>
      <w:r w:rsidRPr="0022764C">
        <w:rPr>
          <w:rFonts w:eastAsia="Calibri" w:cstheme="minorHAnsi"/>
          <w:b/>
          <w:bCs/>
          <w:kern w:val="2"/>
          <w:szCs w:val="18"/>
          <w14:ligatures w14:val="standardContextual"/>
        </w:rPr>
        <w:t>Privacy Regulations</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14:paraId="6D014460"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szCs w:val="22"/>
        </w:rPr>
      </w:pPr>
      <w:r w:rsidRPr="0022764C">
        <w:rPr>
          <w:rFonts w:asciiTheme="majorHAnsi" w:eastAsia="MS Gothic" w:hAnsiTheme="majorHAnsi" w:cstheme="majorHAnsi"/>
          <w:b/>
          <w:bCs/>
          <w:sz w:val="22"/>
          <w:szCs w:val="22"/>
        </w:rPr>
        <w:t>Notification Expenses</w:t>
      </w:r>
    </w:p>
    <w:p w14:paraId="64A9143A" w14:textId="77777777" w:rsidR="006936E8" w:rsidRPr="0022764C" w:rsidRDefault="006936E8" w:rsidP="006936E8">
      <w:pPr>
        <w:spacing w:before="0" w:line="240" w:lineRule="auto"/>
        <w:rPr>
          <w:rFonts w:eastAsia="MS Gothic" w:cstheme="minorHAnsi"/>
          <w:b/>
          <w:bCs/>
          <w:szCs w:val="18"/>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250" w:author="stuart wolstenholme" w:date="2026-05-29T12:46:00Z" w16du:dateUtc="2026-05-29T11:46:00Z">
            <w:rPr>
              <w:rFonts w:eastAsia="Calibri" w:cstheme="minorHAnsi"/>
              <w:szCs w:val="18"/>
              <w:lang w:val="en-US" w:eastAsia="en-GB"/>
            </w:rPr>
          </w:rPrChange>
        </w:rPr>
        <w:t xml:space="preserve">reasonable and necessary expenses that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251"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szCs w:val="18"/>
          <w:lang w:eastAsia="en-GB"/>
          <w:rPrChange w:id="1252" w:author="stuart wolstenholme" w:date="2026-05-29T12:46:00Z" w16du:dateUtc="2026-05-29T11:46:00Z">
            <w:rPr>
              <w:rFonts w:eastAsia="Calibri" w:cstheme="minorHAnsi"/>
              <w:szCs w:val="18"/>
              <w:lang w:val="en-US" w:eastAsia="en-GB"/>
            </w:rPr>
          </w:rPrChange>
        </w:rPr>
        <w:t xml:space="preserve"> incurs on the</w:t>
      </w:r>
      <w:r w:rsidRPr="0022764C">
        <w:rPr>
          <w:rFonts w:eastAsia="Calibri" w:cstheme="minorHAnsi"/>
          <w:b/>
          <w:bCs/>
          <w:szCs w:val="18"/>
          <w:lang w:eastAsia="en-GB"/>
          <w:rPrChange w:id="1253"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szCs w:val="18"/>
          <w:lang w:eastAsia="en-GB"/>
          <w:rPrChange w:id="1254" w:author="stuart wolstenholme" w:date="2026-05-29T12:46:00Z" w16du:dateUtc="2026-05-29T11:46:00Z">
            <w:rPr>
              <w:rFonts w:eastAsia="Calibri" w:cstheme="minorHAnsi"/>
              <w:szCs w:val="18"/>
              <w:lang w:val="en-US" w:eastAsia="en-GB"/>
            </w:rPr>
          </w:rPrChange>
        </w:rPr>
        <w:t xml:space="preserve"> own behalf, or on behalf of a party for whom </w:t>
      </w:r>
      <w:r w:rsidRPr="0022764C">
        <w:rPr>
          <w:rFonts w:eastAsia="Calibri" w:cstheme="minorHAnsi"/>
          <w:kern w:val="2"/>
          <w:szCs w:val="18"/>
          <w14:ligatures w14:val="standardContextual"/>
        </w:rPr>
        <w:t xml:space="preserve">the </w:t>
      </w:r>
      <w:r w:rsidRPr="0022764C">
        <w:rPr>
          <w:rFonts w:eastAsia="Calibri" w:cstheme="minorHAnsi"/>
          <w:b/>
          <w:bCs/>
          <w:szCs w:val="18"/>
          <w:lang w:eastAsia="en-GB"/>
          <w:rPrChange w:id="1255" w:author="stuart wolstenholme" w:date="2026-05-29T12:46:00Z" w16du:dateUtc="2026-05-29T11:46:00Z">
            <w:rPr>
              <w:rFonts w:eastAsia="Calibri" w:cstheme="minorHAnsi"/>
              <w:b/>
              <w:bCs/>
              <w:szCs w:val="18"/>
              <w:lang w:val="en-US" w:eastAsia="en-GB"/>
            </w:rPr>
          </w:rPrChange>
        </w:rPr>
        <w:t>Named Insured</w:t>
      </w:r>
      <w:r w:rsidRPr="0022764C">
        <w:rPr>
          <w:rFonts w:eastAsia="Calibri" w:cstheme="minorHAnsi"/>
          <w:b/>
          <w:szCs w:val="18"/>
          <w:lang w:eastAsia="en-GB"/>
          <w:rPrChange w:id="1256"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257" w:author="stuart wolstenholme" w:date="2026-05-29T12:46:00Z" w16du:dateUtc="2026-05-29T11:46:00Z">
            <w:rPr>
              <w:rFonts w:eastAsia="Calibri" w:cstheme="minorHAnsi"/>
              <w:szCs w:val="18"/>
              <w:lang w:val="en-US" w:eastAsia="en-GB"/>
            </w:rPr>
          </w:rPrChange>
        </w:rPr>
        <w:t xml:space="preserve">is </w:t>
      </w:r>
      <w:r w:rsidRPr="0022764C">
        <w:rPr>
          <w:rFonts w:eastAsia="Calibri" w:cstheme="minorHAnsi"/>
          <w:b/>
          <w:szCs w:val="18"/>
          <w:lang w:eastAsia="en-GB"/>
          <w:rPrChange w:id="1258" w:author="stuart wolstenholme" w:date="2026-05-29T12:46:00Z" w16du:dateUtc="2026-05-29T11:46:00Z">
            <w:rPr>
              <w:rFonts w:eastAsia="Calibri" w:cstheme="minorHAnsi"/>
              <w:b/>
              <w:szCs w:val="18"/>
              <w:lang w:val="en-US" w:eastAsia="en-GB"/>
            </w:rPr>
          </w:rPrChange>
        </w:rPr>
        <w:t>Vicariously Liable</w:t>
      </w:r>
      <w:r w:rsidRPr="0022764C">
        <w:rPr>
          <w:rFonts w:eastAsia="Calibri" w:cstheme="minorHAnsi"/>
          <w:szCs w:val="18"/>
          <w:lang w:eastAsia="en-GB"/>
          <w:rPrChange w:id="1259"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1260"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261" w:author="stuart wolstenholme" w:date="2026-05-29T12:46:00Z" w16du:dateUtc="2026-05-29T11:46:00Z">
            <w:rPr>
              <w:rFonts w:eastAsia="Calibri" w:cstheme="minorHAnsi"/>
              <w:szCs w:val="18"/>
              <w:lang w:val="en-US" w:eastAsia="en-GB"/>
            </w:rPr>
          </w:rPrChange>
        </w:rPr>
        <w:t xml:space="preserve">to provide </w:t>
      </w:r>
      <w:r w:rsidRPr="0022764C">
        <w:rPr>
          <w:rFonts w:eastAsia="Calibri" w:cstheme="minorHAnsi"/>
          <w:b/>
          <w:szCs w:val="18"/>
          <w:lang w:eastAsia="en-GB"/>
          <w:rPrChange w:id="1262" w:author="stuart wolstenholme" w:date="2026-05-29T12:46:00Z" w16du:dateUtc="2026-05-29T11:46:00Z">
            <w:rPr>
              <w:rFonts w:eastAsia="Calibri" w:cstheme="minorHAnsi"/>
              <w:b/>
              <w:szCs w:val="18"/>
              <w:lang w:val="en-US" w:eastAsia="en-GB"/>
            </w:rPr>
          </w:rPrChange>
        </w:rPr>
        <w:t xml:space="preserve">Notification </w:t>
      </w:r>
      <w:r w:rsidRPr="0022764C">
        <w:rPr>
          <w:rFonts w:eastAsia="Calibri" w:cstheme="minorHAnsi"/>
          <w:szCs w:val="18"/>
          <w:lang w:eastAsia="en-GB"/>
          <w:rPrChange w:id="1263" w:author="stuart wolstenholme" w:date="2026-05-29T12:46:00Z" w16du:dateUtc="2026-05-29T11:46:00Z">
            <w:rPr>
              <w:rFonts w:eastAsia="Calibri" w:cstheme="minorHAnsi"/>
              <w:szCs w:val="18"/>
              <w:lang w:val="en-US" w:eastAsia="en-GB"/>
            </w:rPr>
          </w:rPrChange>
        </w:rPr>
        <w:t>of a</w:t>
      </w:r>
      <w:r w:rsidRPr="0022764C">
        <w:rPr>
          <w:rFonts w:eastAsia="Calibri" w:cstheme="minorHAnsi"/>
          <w:b/>
          <w:bCs/>
          <w:szCs w:val="18"/>
          <w:lang w:eastAsia="en-GB"/>
          <w:rPrChange w:id="1264" w:author="stuart wolstenholme" w:date="2026-05-29T12:46:00Z" w16du:dateUtc="2026-05-29T11:46:00Z">
            <w:rPr>
              <w:rFonts w:eastAsia="Calibri" w:cstheme="minorHAnsi"/>
              <w:b/>
              <w:bCs/>
              <w:szCs w:val="18"/>
              <w:lang w:val="en-US" w:eastAsia="en-GB"/>
            </w:rPr>
          </w:rPrChange>
        </w:rPr>
        <w:t xml:space="preserve"> Security Breach</w:t>
      </w:r>
      <w:r w:rsidRPr="0022764C">
        <w:rPr>
          <w:rFonts w:eastAsia="Calibri" w:cstheme="minorHAnsi"/>
          <w:bCs/>
          <w:szCs w:val="18"/>
          <w:lang w:eastAsia="en-GB"/>
          <w:rPrChange w:id="1265" w:author="stuart wolstenholme" w:date="2026-05-29T12:46:00Z" w16du:dateUtc="2026-05-29T11:46:00Z">
            <w:rPr>
              <w:rFonts w:eastAsia="Calibri" w:cstheme="minorHAnsi"/>
              <w:bCs/>
              <w:szCs w:val="18"/>
              <w:lang w:val="en-US" w:eastAsia="en-GB"/>
            </w:rPr>
          </w:rPrChange>
        </w:rPr>
        <w:t xml:space="preserve"> or</w:t>
      </w:r>
      <w:r w:rsidRPr="0022764C">
        <w:rPr>
          <w:rFonts w:eastAsia="Calibri" w:cstheme="minorHAnsi"/>
          <w:b/>
          <w:bCs/>
          <w:szCs w:val="18"/>
          <w:lang w:eastAsia="en-GB"/>
          <w:rPrChange w:id="1266" w:author="stuart wolstenholme" w:date="2026-05-29T12:46:00Z" w16du:dateUtc="2026-05-29T11:46:00Z">
            <w:rPr>
              <w:rFonts w:eastAsia="Calibri" w:cstheme="minorHAnsi"/>
              <w:b/>
              <w:bCs/>
              <w:szCs w:val="18"/>
              <w:lang w:val="en-US" w:eastAsia="en-GB"/>
            </w:rPr>
          </w:rPrChange>
        </w:rPr>
        <w:t xml:space="preserve"> Privacy Breach</w:t>
      </w:r>
      <w:r w:rsidRPr="0022764C">
        <w:rPr>
          <w:rFonts w:eastAsia="Calibri" w:cstheme="minorHAnsi"/>
          <w:bCs/>
          <w:szCs w:val="18"/>
          <w:lang w:eastAsia="en-GB"/>
          <w:rPrChange w:id="1267" w:author="stuart wolstenholme" w:date="2026-05-29T12:46:00Z" w16du:dateUtc="2026-05-29T11:46:00Z">
            <w:rPr>
              <w:rFonts w:eastAsia="Calibri" w:cstheme="minorHAnsi"/>
              <w:bCs/>
              <w:szCs w:val="18"/>
              <w:lang w:val="en-US" w:eastAsia="en-GB"/>
            </w:rPr>
          </w:rPrChange>
        </w:rPr>
        <w:t>, including printing costs, mailing and postage expenses, and the costs to engage a third party</w:t>
      </w:r>
      <w:r w:rsidRPr="0022764C">
        <w:rPr>
          <w:rFonts w:eastAsia="Calibri" w:cstheme="minorHAnsi"/>
          <w:b/>
          <w:bCs/>
          <w:szCs w:val="18"/>
          <w:lang w:eastAsia="en-GB"/>
          <w:rPrChange w:id="1268"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269" w:author="stuart wolstenholme" w:date="2026-05-29T12:46:00Z" w16du:dateUtc="2026-05-29T11:46:00Z">
            <w:rPr>
              <w:rFonts w:eastAsia="Calibri" w:cstheme="minorHAnsi"/>
              <w:bCs/>
              <w:szCs w:val="18"/>
              <w:lang w:val="en-US" w:eastAsia="en-GB"/>
            </w:rPr>
          </w:rPrChange>
        </w:rPr>
        <w:t xml:space="preserve">to mail </w:t>
      </w:r>
      <w:r w:rsidRPr="0022764C">
        <w:rPr>
          <w:rFonts w:eastAsia="Calibri" w:cstheme="minorHAnsi"/>
          <w:b/>
          <w:bCs/>
          <w:szCs w:val="18"/>
          <w:lang w:eastAsia="en-GB"/>
          <w:rPrChange w:id="1270" w:author="stuart wolstenholme" w:date="2026-05-29T12:46:00Z" w16du:dateUtc="2026-05-29T11:46:00Z">
            <w:rPr>
              <w:rFonts w:eastAsia="Calibri" w:cstheme="minorHAnsi"/>
              <w:b/>
              <w:bCs/>
              <w:szCs w:val="18"/>
              <w:lang w:val="en-US" w:eastAsia="en-GB"/>
            </w:rPr>
          </w:rPrChange>
        </w:rPr>
        <w:t xml:space="preserve">Notification </w:t>
      </w:r>
      <w:r w:rsidRPr="0022764C">
        <w:rPr>
          <w:rFonts w:eastAsia="Calibri" w:cstheme="minorHAnsi"/>
          <w:bCs/>
          <w:szCs w:val="18"/>
          <w:lang w:eastAsia="en-GB"/>
          <w:rPrChange w:id="1271" w:author="stuart wolstenholme" w:date="2026-05-29T12:46:00Z" w16du:dateUtc="2026-05-29T11:46:00Z">
            <w:rPr>
              <w:rFonts w:eastAsia="Calibri" w:cstheme="minorHAnsi"/>
              <w:bCs/>
              <w:szCs w:val="18"/>
              <w:lang w:val="en-US" w:eastAsia="en-GB"/>
            </w:rPr>
          </w:rPrChange>
        </w:rPr>
        <w:t>letters and prepare substitute or website notices.</w:t>
      </w:r>
    </w:p>
    <w:p w14:paraId="4579F0ED"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szCs w:val="22"/>
        </w:rPr>
      </w:pPr>
      <w:r w:rsidRPr="0022764C">
        <w:rPr>
          <w:rFonts w:asciiTheme="majorHAnsi" w:eastAsia="MS Gothic" w:hAnsiTheme="majorHAnsi" w:cstheme="majorHAnsi"/>
          <w:b/>
          <w:bCs/>
          <w:sz w:val="22"/>
          <w:szCs w:val="22"/>
        </w:rPr>
        <w:t>Occurrence</w:t>
      </w:r>
    </w:p>
    <w:p w14:paraId="721C979A"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
        <w:t xml:space="preserve">the sum of all individual covered losses, or a series of individual covered losses, under Insuring Clause M that are directly caused by any one </w:t>
      </w:r>
      <w:r w:rsidRPr="0022764C">
        <w:rPr>
          <w:rFonts w:eastAsia="Calibri" w:cstheme="minorHAnsi"/>
          <w:b/>
          <w:bCs/>
          <w:szCs w:val="18"/>
          <w:lang w:eastAsia="en-GB"/>
        </w:rPr>
        <w:t>Hacking Attack</w:t>
      </w:r>
      <w:r w:rsidRPr="0022764C">
        <w:rPr>
          <w:rFonts w:eastAsia="Calibri" w:cstheme="minorHAnsi"/>
          <w:bCs/>
          <w:szCs w:val="18"/>
          <w:lang w:eastAsia="en-GB"/>
        </w:rPr>
        <w:t>.</w:t>
      </w:r>
    </w:p>
    <w:p w14:paraId="4DF0D12D"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szCs w:val="22"/>
        </w:rPr>
      </w:pPr>
      <w:r w:rsidRPr="0022764C">
        <w:rPr>
          <w:rFonts w:asciiTheme="majorHAnsi" w:eastAsia="MS Gothic" w:hAnsiTheme="majorHAnsi" w:cstheme="majorHAnsi"/>
          <w:b/>
          <w:bCs/>
          <w:sz w:val="22"/>
          <w:szCs w:val="22"/>
        </w:rPr>
        <w:t>Operations</w:t>
      </w:r>
    </w:p>
    <w:p w14:paraId="2A958A49" w14:textId="77777777" w:rsidR="006936E8" w:rsidRPr="0022764C" w:rsidRDefault="006936E8" w:rsidP="006936E8">
      <w:pPr>
        <w:spacing w:before="0" w:line="240" w:lineRule="auto"/>
        <w:rPr>
          <w:rFonts w:eastAsia="Calibri" w:cstheme="minorHAnsi"/>
          <w:bCs/>
          <w:szCs w:val="18"/>
          <w:lang w:eastAsia="en-GB"/>
          <w:rPrChange w:id="1272"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means the</w:t>
      </w:r>
      <w:r w:rsidRPr="0022764C">
        <w:rPr>
          <w:rFonts w:eastAsia="Calibri" w:cstheme="minorHAnsi"/>
          <w:b/>
          <w:bCs/>
          <w:szCs w:val="18"/>
          <w:lang w:eastAsia="en-GB"/>
          <w:rPrChange w:id="1273"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b/>
          <w:szCs w:val="18"/>
          <w:lang w:eastAsia="en-GB"/>
          <w:rPrChange w:id="1274"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bCs/>
          <w:szCs w:val="18"/>
          <w:lang w:eastAsia="en-GB"/>
          <w:rPrChange w:id="1275" w:author="stuart wolstenholme" w:date="2026-05-29T12:46:00Z" w16du:dateUtc="2026-05-29T11:46:00Z">
            <w:rPr>
              <w:rFonts w:eastAsia="Calibri" w:cstheme="minorHAnsi"/>
              <w:bCs/>
              <w:szCs w:val="18"/>
              <w:lang w:val="en-US" w:eastAsia="en-GB"/>
            </w:rPr>
          </w:rPrChange>
        </w:rPr>
        <w:t xml:space="preserve">business activities occurring at an </w:t>
      </w:r>
      <w:r w:rsidRPr="0022764C">
        <w:rPr>
          <w:rFonts w:eastAsia="Calibri" w:cstheme="minorHAnsi"/>
          <w:b/>
          <w:bCs/>
          <w:szCs w:val="18"/>
          <w:lang w:eastAsia="en-GB"/>
          <w:rPrChange w:id="1276" w:author="stuart wolstenholme" w:date="2026-05-29T12:46:00Z" w16du:dateUtc="2026-05-29T11:46:00Z">
            <w:rPr>
              <w:rFonts w:eastAsia="Calibri" w:cstheme="minorHAnsi"/>
              <w:b/>
              <w:bCs/>
              <w:szCs w:val="18"/>
              <w:lang w:val="en-US" w:eastAsia="en-GB"/>
            </w:rPr>
          </w:rPrChange>
        </w:rPr>
        <w:t>Insured Location</w:t>
      </w:r>
      <w:r w:rsidRPr="0022764C">
        <w:rPr>
          <w:rFonts w:eastAsia="Calibri" w:cstheme="minorHAnsi"/>
          <w:bCs/>
          <w:szCs w:val="18"/>
          <w:lang w:eastAsia="en-GB"/>
          <w:rPrChange w:id="1277" w:author="stuart wolstenholme" w:date="2026-05-29T12:46:00Z" w16du:dateUtc="2026-05-29T11:46:00Z">
            <w:rPr>
              <w:rFonts w:eastAsia="Calibri" w:cstheme="minorHAnsi"/>
              <w:bCs/>
              <w:szCs w:val="18"/>
              <w:lang w:val="en-US" w:eastAsia="en-GB"/>
            </w:rPr>
          </w:rPrChange>
        </w:rPr>
        <w:t xml:space="preserve"> which rely on </w:t>
      </w:r>
      <w:r w:rsidRPr="0022764C">
        <w:rPr>
          <w:rFonts w:eastAsia="Calibri" w:cstheme="minorHAnsi"/>
          <w:b/>
          <w:bCs/>
          <w:szCs w:val="18"/>
          <w:lang w:eastAsia="en-GB"/>
          <w:rPrChange w:id="1278" w:author="stuart wolstenholme" w:date="2026-05-29T12:46:00Z" w16du:dateUtc="2026-05-29T11:46:00Z">
            <w:rPr>
              <w:rFonts w:eastAsia="Calibri" w:cstheme="minorHAnsi"/>
              <w:b/>
              <w:bCs/>
              <w:szCs w:val="18"/>
              <w:lang w:val="en-US" w:eastAsia="en-GB"/>
            </w:rPr>
          </w:rPrChange>
        </w:rPr>
        <w:t>Covered Property</w:t>
      </w:r>
      <w:r w:rsidRPr="0022764C">
        <w:rPr>
          <w:rFonts w:eastAsia="Calibri" w:cstheme="minorHAnsi"/>
          <w:bCs/>
          <w:szCs w:val="18"/>
          <w:lang w:eastAsia="en-GB"/>
          <w:rPrChange w:id="1279" w:author="stuart wolstenholme" w:date="2026-05-29T12:46:00Z" w16du:dateUtc="2026-05-29T11:46:00Z">
            <w:rPr>
              <w:rFonts w:eastAsia="Calibri" w:cstheme="minorHAnsi"/>
              <w:bCs/>
              <w:szCs w:val="18"/>
              <w:lang w:val="en-US" w:eastAsia="en-GB"/>
            </w:rPr>
          </w:rPrChange>
        </w:rPr>
        <w:t>.</w:t>
      </w:r>
    </w:p>
    <w:p w14:paraId="45E6CB51"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szCs w:val="22"/>
        </w:rPr>
      </w:pPr>
      <w:r w:rsidRPr="0022764C">
        <w:rPr>
          <w:rFonts w:asciiTheme="majorHAnsi" w:eastAsia="MS Gothic" w:hAnsiTheme="majorHAnsi" w:cstheme="majorHAnsi"/>
          <w:b/>
          <w:bCs/>
          <w:sz w:val="22"/>
          <w:szCs w:val="22"/>
        </w:rPr>
        <w:t>Other Property</w:t>
      </w:r>
    </w:p>
    <w:p w14:paraId="4212B020" w14:textId="77777777" w:rsidR="006936E8" w:rsidRPr="0022764C" w:rsidRDefault="006936E8" w:rsidP="006936E8">
      <w:pPr>
        <w:spacing w:before="0" w:line="240" w:lineRule="auto"/>
        <w:rPr>
          <w:rFonts w:eastAsia="Calibri" w:cstheme="minorHAnsi"/>
          <w:bCs/>
          <w:szCs w:val="18"/>
          <w:lang w:eastAsia="en-GB"/>
          <w:rPrChange w:id="1280"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281" w:author="stuart wolstenholme" w:date="2026-05-29T12:46:00Z" w16du:dateUtc="2026-05-29T11:46:00Z">
            <w:rPr>
              <w:rFonts w:eastAsia="Calibri" w:cstheme="minorHAnsi"/>
              <w:bCs/>
              <w:szCs w:val="18"/>
              <w:lang w:val="en-US" w:eastAsia="en-GB"/>
            </w:rPr>
          </w:rPrChange>
        </w:rPr>
        <w:t xml:space="preserve">any tangible property, other than </w:t>
      </w:r>
      <w:r w:rsidRPr="0022764C">
        <w:rPr>
          <w:rFonts w:eastAsia="Calibri" w:cstheme="minorHAnsi"/>
          <w:b/>
          <w:bCs/>
          <w:szCs w:val="18"/>
          <w:lang w:eastAsia="en-GB"/>
          <w:rPrChange w:id="1282" w:author="stuart wolstenholme" w:date="2026-05-29T12:46:00Z" w16du:dateUtc="2026-05-29T11:46:00Z">
            <w:rPr>
              <w:rFonts w:eastAsia="Calibri" w:cstheme="minorHAnsi"/>
              <w:b/>
              <w:bCs/>
              <w:szCs w:val="18"/>
              <w:lang w:val="en-US" w:eastAsia="en-GB"/>
            </w:rPr>
          </w:rPrChange>
        </w:rPr>
        <w:t xml:space="preserve">Money </w:t>
      </w:r>
      <w:r w:rsidRPr="0022764C">
        <w:rPr>
          <w:rFonts w:eastAsia="Calibri" w:cstheme="minorHAnsi"/>
          <w:bCs/>
          <w:szCs w:val="18"/>
          <w:lang w:eastAsia="en-GB"/>
          <w:rPrChange w:id="1283"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284" w:author="stuart wolstenholme" w:date="2026-05-29T12:46:00Z" w16du:dateUtc="2026-05-29T11:46:00Z">
            <w:rPr>
              <w:rFonts w:eastAsia="Calibri" w:cstheme="minorHAnsi"/>
              <w:b/>
              <w:bCs/>
              <w:szCs w:val="18"/>
              <w:lang w:val="en-US" w:eastAsia="en-GB"/>
            </w:rPr>
          </w:rPrChange>
        </w:rPr>
        <w:t>Securities</w:t>
      </w:r>
      <w:r w:rsidRPr="0022764C">
        <w:rPr>
          <w:rFonts w:eastAsia="Calibri" w:cstheme="minorHAnsi"/>
          <w:bCs/>
          <w:szCs w:val="18"/>
          <w:lang w:eastAsia="en-GB"/>
          <w:rPrChange w:id="1285" w:author="stuart wolstenholme" w:date="2026-05-29T12:46:00Z" w16du:dateUtc="2026-05-29T11:46:00Z">
            <w:rPr>
              <w:rFonts w:eastAsia="Calibri" w:cstheme="minorHAnsi"/>
              <w:bCs/>
              <w:szCs w:val="18"/>
              <w:lang w:val="en-US" w:eastAsia="en-GB"/>
            </w:rPr>
          </w:rPrChange>
        </w:rPr>
        <w:t>, which has intrinsic value.</w:t>
      </w:r>
    </w:p>
    <w:p w14:paraId="61FBA353" w14:textId="77777777" w:rsidR="006936E8" w:rsidRPr="0022764C" w:rsidRDefault="006936E8" w:rsidP="006936E8">
      <w:pPr>
        <w:pStyle w:val="Heading3"/>
        <w:overflowPunct w:val="0"/>
        <w:autoSpaceDE w:val="0"/>
        <w:autoSpaceDN w:val="0"/>
        <w:adjustRightInd w:val="0"/>
        <w:spacing w:before="240" w:line="240" w:lineRule="auto"/>
        <w:jc w:val="both"/>
        <w:textAlignment w:val="baseline"/>
        <w:rPr>
          <w:rFonts w:asciiTheme="majorHAnsi" w:eastAsia="Arial" w:hAnsiTheme="majorHAnsi" w:cstheme="majorHAnsi"/>
          <w:bCs/>
          <w:sz w:val="22"/>
          <w:szCs w:val="22"/>
          <w:lang w:eastAsia="en-GB"/>
        </w:rPr>
      </w:pPr>
      <w:r w:rsidRPr="0022764C">
        <w:rPr>
          <w:rFonts w:asciiTheme="majorHAnsi" w:eastAsia="Arial" w:hAnsiTheme="majorHAnsi" w:cstheme="majorHAnsi"/>
          <w:b/>
          <w:bCs/>
          <w:sz w:val="22"/>
          <w:szCs w:val="22"/>
          <w:lang w:eastAsia="en-GB"/>
        </w:rPr>
        <w:t>Outsourced IT Service Provider</w:t>
      </w:r>
      <w:r w:rsidRPr="0022764C">
        <w:rPr>
          <w:rFonts w:asciiTheme="majorHAnsi" w:eastAsia="Arial" w:hAnsiTheme="majorHAnsi" w:cstheme="majorHAnsi"/>
          <w:bCs/>
          <w:sz w:val="22"/>
          <w:szCs w:val="22"/>
          <w:lang w:eastAsia="en-GB"/>
        </w:rPr>
        <w:t xml:space="preserve"> </w:t>
      </w:r>
    </w:p>
    <w:p w14:paraId="0DB58FFB" w14:textId="77777777"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a third party that provides information technology services to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under a written contract with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to provide such services, including, but not limited to, hosting, security management, co-location, and </w:t>
      </w:r>
      <w:r w:rsidRPr="0022764C">
        <w:rPr>
          <w:rFonts w:eastAsia="Calibri" w:cstheme="minorHAnsi"/>
          <w:b/>
          <w:bCs/>
          <w:kern w:val="2"/>
          <w:szCs w:val="18"/>
          <w:lang w:eastAsia="en-GB"/>
          <w14:ligatures w14:val="standardContextual"/>
        </w:rPr>
        <w:t>Data</w:t>
      </w:r>
      <w:r w:rsidRPr="0022764C">
        <w:rPr>
          <w:rFonts w:eastAsia="Calibri" w:cstheme="minorHAnsi"/>
          <w:kern w:val="2"/>
          <w:szCs w:val="18"/>
          <w:lang w:eastAsia="en-GB"/>
          <w14:ligatures w14:val="standardContextual"/>
        </w:rPr>
        <w:t xml:space="preserve"> storage. </w:t>
      </w:r>
      <w:r w:rsidRPr="0022764C">
        <w:rPr>
          <w:rFonts w:eastAsia="Calibri" w:cstheme="minorHAnsi"/>
          <w:b/>
          <w:bCs/>
          <w:kern w:val="2"/>
          <w:szCs w:val="18"/>
          <w:lang w:eastAsia="en-GB"/>
          <w14:ligatures w14:val="standardContextual"/>
        </w:rPr>
        <w:t>Outsourced IT Service Provider</w:t>
      </w:r>
      <w:r w:rsidRPr="0022764C">
        <w:rPr>
          <w:rFonts w:eastAsia="Calibri" w:cstheme="minorHAnsi"/>
          <w:bCs/>
          <w:kern w:val="2"/>
          <w:szCs w:val="18"/>
          <w:lang w:eastAsia="en-GB"/>
          <w14:ligatures w14:val="standardContextual"/>
        </w:rPr>
        <w:t xml:space="preserve"> includes any </w:t>
      </w:r>
      <w:r w:rsidRPr="0022764C">
        <w:rPr>
          <w:rFonts w:eastAsia="Calibri" w:cstheme="minorHAnsi"/>
          <w:b/>
          <w:bCs/>
          <w:kern w:val="2"/>
          <w:szCs w:val="18"/>
          <w:lang w:eastAsia="en-GB"/>
          <w14:ligatures w14:val="standardContextual"/>
        </w:rPr>
        <w:t>Cloud Provider</w:t>
      </w:r>
      <w:r w:rsidRPr="0022764C">
        <w:rPr>
          <w:rFonts w:eastAsia="Calibri" w:cstheme="minorHAnsi"/>
          <w:kern w:val="2"/>
          <w:szCs w:val="18"/>
          <w:lang w:eastAsia="en-GB"/>
          <w14:ligatures w14:val="standardContextual"/>
        </w:rPr>
        <w:t>.</w:t>
      </w:r>
    </w:p>
    <w:p w14:paraId="09614815" w14:textId="77777777" w:rsidR="006936E8" w:rsidRPr="0022764C" w:rsidRDefault="006936E8" w:rsidP="006936E8">
      <w:pPr>
        <w:pStyle w:val="Heading3"/>
        <w:keepNext/>
        <w:keepLines/>
        <w:tabs>
          <w:tab w:val="left" w:pos="454"/>
          <w:tab w:val="left" w:pos="4536"/>
        </w:tabs>
        <w:spacing w:before="240" w:line="266" w:lineRule="auto"/>
        <w:outlineLvl w:val="2"/>
        <w:rPr>
          <w:rFonts w:eastAsia="MS Gothic" w:cstheme="minorHAnsi"/>
          <w:b/>
          <w:bCs/>
          <w:sz w:val="22"/>
          <w:szCs w:val="22"/>
        </w:rPr>
      </w:pPr>
      <w:r w:rsidRPr="0022764C">
        <w:rPr>
          <w:rFonts w:asciiTheme="majorHAnsi" w:eastAsia="MS Gothic" w:hAnsiTheme="majorHAnsi" w:cstheme="majorHAnsi"/>
          <w:b/>
          <w:bCs/>
          <w:sz w:val="22"/>
          <w:szCs w:val="22"/>
        </w:rPr>
        <w:t>PCI Data Security Standard</w:t>
      </w:r>
      <w:r w:rsidRPr="0022764C">
        <w:rPr>
          <w:rFonts w:eastAsia="MS Gothic" w:cstheme="minorHAnsi"/>
          <w:b/>
          <w:bCs/>
          <w:sz w:val="22"/>
          <w:szCs w:val="22"/>
        </w:rPr>
        <w:t xml:space="preserve"> </w:t>
      </w:r>
      <w:r w:rsidRPr="0022764C">
        <w:rPr>
          <w:rFonts w:eastAsia="Calibri" w:cstheme="minorHAnsi"/>
          <w:kern w:val="2"/>
          <w:szCs w:val="18"/>
          <w14:ligatures w14:val="standardContextual"/>
        </w:rPr>
        <w:t>(known as PCI DSS)</w:t>
      </w:r>
    </w:p>
    <w:p w14:paraId="7417146F"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Payment Card Industry Security Standards Council Data Security Standard in effect now, or as hereafter amended, which all merchants and processors must follow when storing, processing and transmitting cardholder </w:t>
      </w:r>
      <w:r w:rsidRPr="0022764C">
        <w:rPr>
          <w:rFonts w:eastAsia="Calibri" w:cstheme="minorHAnsi"/>
          <w:b/>
          <w:bCs/>
          <w:kern w:val="2"/>
          <w:szCs w:val="18"/>
          <w14:ligatures w14:val="standardContextual"/>
        </w:rPr>
        <w:t>Data</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14:paraId="3477D91E"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sz w:val="22"/>
        </w:rPr>
      </w:pPr>
      <w:r w:rsidRPr="0022764C">
        <w:rPr>
          <w:rFonts w:asciiTheme="majorHAnsi" w:eastAsia="MS Gothic" w:hAnsiTheme="majorHAnsi" w:cstheme="majorHAnsi"/>
          <w:b/>
          <w:sz w:val="22"/>
        </w:rPr>
        <w:t>PCI DSS Demand</w:t>
      </w:r>
    </w:p>
    <w:p w14:paraId="74D111DC"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written demand for </w:t>
      </w:r>
      <w:r w:rsidRPr="0022764C">
        <w:rPr>
          <w:rFonts w:eastAsia="Calibri" w:cstheme="minorHAnsi"/>
          <w:b/>
          <w:bCs/>
          <w:kern w:val="2"/>
          <w:szCs w:val="18"/>
          <w14:ligatures w14:val="standardContextual"/>
        </w:rPr>
        <w:t xml:space="preserve">PCI DSS Fines and Assessments </w:t>
      </w:r>
      <w:r w:rsidRPr="0022764C">
        <w:rPr>
          <w:rFonts w:eastAsia="Calibri" w:cstheme="minorHAnsi"/>
          <w:kern w:val="2"/>
          <w:szCs w:val="18"/>
          <w14:ligatures w14:val="standardContextual"/>
        </w:rPr>
        <w:t xml:space="preserve">received by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directly or indirectly from or through an </w:t>
      </w:r>
      <w:r w:rsidRPr="0022764C">
        <w:rPr>
          <w:rFonts w:eastAsia="Calibri" w:cstheme="minorHAnsi"/>
          <w:b/>
          <w:bCs/>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 xml:space="preserve">Card Association </w:t>
      </w:r>
      <w:r w:rsidRPr="0022764C">
        <w:rPr>
          <w:rFonts w:eastAsia="Calibri" w:cstheme="minorHAnsi"/>
          <w:kern w:val="2"/>
          <w:szCs w:val="18"/>
          <w14:ligatures w14:val="standardContextual"/>
        </w:rPr>
        <w:t xml:space="preserve">or </w:t>
      </w:r>
      <w:r w:rsidRPr="0022764C">
        <w:rPr>
          <w:rFonts w:eastAsia="Calibri" w:cstheme="minorHAnsi"/>
          <w:kern w:val="2"/>
          <w:szCs w:val="18"/>
          <w14:ligatures w14:val="standardContextual"/>
        </w:rPr>
        <w:t xml:space="preserve">payment card processor due to the </w:t>
      </w:r>
      <w:r w:rsidRPr="0022764C">
        <w:rPr>
          <w:rFonts w:eastAsia="Calibri" w:cstheme="minorHAnsi"/>
          <w:b/>
          <w:bCs/>
          <w:kern w:val="2"/>
          <w:szCs w:val="18"/>
          <w14:ligatures w14:val="standardContextual"/>
        </w:rPr>
        <w:t xml:space="preserve">Insured’s </w:t>
      </w:r>
      <w:r w:rsidRPr="0022764C">
        <w:rPr>
          <w:rFonts w:eastAsia="Calibri" w:cstheme="minorHAnsi"/>
          <w:kern w:val="2"/>
          <w:szCs w:val="18"/>
          <w14:ligatures w14:val="standardContextual"/>
        </w:rPr>
        <w:t xml:space="preserve">non-compliance with the </w:t>
      </w:r>
      <w:r w:rsidRPr="0022764C">
        <w:rPr>
          <w:rFonts w:eastAsia="Calibri" w:cstheme="minorHAnsi"/>
          <w:b/>
          <w:bCs/>
          <w:kern w:val="2"/>
          <w:szCs w:val="18"/>
          <w14:ligatures w14:val="standardContextual"/>
        </w:rPr>
        <w:t>PCI Data Security Standard</w:t>
      </w:r>
      <w:r w:rsidRPr="0022764C">
        <w:rPr>
          <w:rFonts w:eastAsia="Calibri" w:cstheme="minorHAnsi"/>
          <w:kern w:val="2"/>
          <w:szCs w:val="18"/>
          <w14:ligatures w14:val="standardContextual"/>
        </w:rPr>
        <w:t xml:space="preserve">, or a request for information received by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from an </w:t>
      </w:r>
      <w:r w:rsidRPr="0022764C">
        <w:rPr>
          <w:rFonts w:eastAsia="Calibri" w:cstheme="minorHAnsi"/>
          <w:b/>
          <w:bCs/>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 xml:space="preserve">Card Association </w:t>
      </w:r>
      <w:r w:rsidRPr="0022764C">
        <w:rPr>
          <w:rFonts w:eastAsia="Calibri" w:cstheme="minorHAnsi"/>
          <w:kern w:val="2"/>
          <w:szCs w:val="18"/>
          <w14:ligatures w14:val="standardContextual"/>
        </w:rPr>
        <w:t xml:space="preserve">or payment card processor regarding a suspected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 xml:space="preserve">or </w:t>
      </w:r>
      <w:r w:rsidRPr="0022764C">
        <w:rPr>
          <w:rFonts w:eastAsia="Times New Roman" w:cstheme="minorHAnsi"/>
          <w:b/>
          <w:szCs w:val="18"/>
          <w:rPrChange w:id="1286" w:author="stuart wolstenholme" w:date="2026-05-29T12:46:00Z" w16du:dateUtc="2026-05-29T11:46:00Z">
            <w:rPr>
              <w:rFonts w:eastAsia="Times New Roman" w:cstheme="minorHAnsi"/>
              <w:b/>
              <w:szCs w:val="18"/>
              <w:lang w:val="en-AU"/>
            </w:rPr>
          </w:rPrChange>
        </w:rPr>
        <w:t>Privacy Breach</w:t>
      </w:r>
      <w:r w:rsidRPr="0022764C">
        <w:rPr>
          <w:rFonts w:eastAsia="Calibri" w:cstheme="minorHAnsi"/>
          <w:kern w:val="2"/>
          <w:szCs w:val="18"/>
          <w14:ligatures w14:val="standardContextual"/>
        </w:rPr>
        <w:t xml:space="preserve">. </w:t>
      </w:r>
    </w:p>
    <w:p w14:paraId="13A72D72"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sz w:val="22"/>
        </w:rPr>
      </w:pPr>
      <w:r w:rsidRPr="0022764C">
        <w:rPr>
          <w:rFonts w:asciiTheme="majorHAnsi" w:eastAsia="MS Gothic" w:hAnsiTheme="majorHAnsi" w:cstheme="majorHAnsi"/>
          <w:b/>
          <w:sz w:val="22"/>
        </w:rPr>
        <w:t xml:space="preserve">PCI DSS Fines and Assessments </w:t>
      </w:r>
    </w:p>
    <w:p w14:paraId="0F872018"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monetary fines, penalties or assessments, including fraud recoveries, card reissuance costs, operational expenses or compliance case costs, which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is legally obligated to pay under the terms of a </w:t>
      </w:r>
      <w:r w:rsidRPr="0022764C">
        <w:rPr>
          <w:rFonts w:eastAsia="Calibri" w:cstheme="minorHAnsi"/>
          <w:b/>
          <w:bCs/>
          <w:kern w:val="2"/>
          <w:szCs w:val="18"/>
          <w14:ligatures w14:val="standardContextual"/>
        </w:rPr>
        <w:t>Merchant Services Agreement</w:t>
      </w:r>
      <w:r w:rsidRPr="0022764C">
        <w:rPr>
          <w:rFonts w:eastAsia="Calibri" w:cstheme="minorHAnsi"/>
          <w:kern w:val="2"/>
          <w:szCs w:val="18"/>
          <w14:ligatures w14:val="standardContextual"/>
        </w:rPr>
        <w:t xml:space="preserve">, but only where such monetary fines, penalties or assessments result from a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or</w:t>
      </w:r>
      <w:r w:rsidRPr="0022764C">
        <w:rPr>
          <w:rFonts w:eastAsia="Calibri" w:cstheme="minorHAnsi"/>
          <w:b/>
          <w:bCs/>
          <w:kern w:val="2"/>
          <w:szCs w:val="18"/>
          <w14:ligatures w14:val="standardContextual"/>
        </w:rPr>
        <w:t xml:space="preserve"> </w:t>
      </w:r>
      <w:r w:rsidRPr="0022764C">
        <w:rPr>
          <w:rFonts w:eastAsia="Calibri" w:cstheme="minorHAnsi"/>
          <w:b/>
          <w:bCs/>
          <w:kern w:val="2"/>
          <w:szCs w:val="18"/>
          <w14:ligatures w14:val="standardContextual"/>
          <w:rPrChange w:id="1287" w:author="stuart wolstenholme" w:date="2026-05-29T12:46:00Z" w16du:dateUtc="2026-05-29T11:46:00Z">
            <w:rPr>
              <w:rFonts w:eastAsia="Calibri" w:cstheme="minorHAnsi"/>
              <w:b/>
              <w:bCs/>
              <w:kern w:val="2"/>
              <w:szCs w:val="18"/>
              <w:lang w:val="en-AU"/>
              <w14:ligatures w14:val="standardContextual"/>
            </w:rPr>
          </w:rPrChange>
        </w:rPr>
        <w:t>Privacy Breach</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14:paraId="4DE6FC9A"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Period of Indemnity</w:t>
      </w:r>
    </w:p>
    <w:p w14:paraId="31758F84"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period beginning on the earlier of the date of </w:t>
      </w:r>
      <w:r w:rsidRPr="0022764C">
        <w:rPr>
          <w:rFonts w:eastAsia="Calibri" w:cstheme="minorHAnsi"/>
          <w:b/>
          <w:bCs/>
          <w:kern w:val="2"/>
          <w:szCs w:val="18"/>
          <w14:ligatures w14:val="standardContextual"/>
        </w:rPr>
        <w:t xml:space="preserve">Notification </w:t>
      </w:r>
      <w:r w:rsidRPr="0022764C">
        <w:rPr>
          <w:rFonts w:eastAsia="Calibri" w:cstheme="minorHAnsi"/>
          <w:kern w:val="2"/>
          <w:szCs w:val="18"/>
          <w14:ligatures w14:val="standardContextual"/>
        </w:rPr>
        <w:t xml:space="preserve">or the first </w:t>
      </w:r>
      <w:r w:rsidRPr="0022764C">
        <w:rPr>
          <w:rFonts w:eastAsia="Calibri" w:cstheme="minorHAnsi"/>
          <w:b/>
          <w:bCs/>
          <w:kern w:val="2"/>
          <w:szCs w:val="18"/>
          <w14:ligatures w14:val="standardContextual"/>
        </w:rPr>
        <w:t xml:space="preserve">Adverse Media Report </w:t>
      </w:r>
      <w:r w:rsidRPr="0022764C">
        <w:rPr>
          <w:rFonts w:eastAsia="Calibri" w:cstheme="minorHAnsi"/>
          <w:kern w:val="2"/>
          <w:szCs w:val="18"/>
          <w14:ligatures w14:val="standardContextual"/>
        </w:rPr>
        <w:t>(whichever applies), and ending on the earlier of:</w:t>
      </w:r>
    </w:p>
    <w:p w14:paraId="060F8031" w14:textId="77777777" w:rsidR="006936E8" w:rsidRPr="0022764C" w:rsidRDefault="006936E8" w:rsidP="006936E8">
      <w:pPr>
        <w:numPr>
          <w:ilvl w:val="0"/>
          <w:numId w:val="445"/>
        </w:numPr>
        <w:spacing w:before="0" w:after="160" w:line="240" w:lineRule="auto"/>
        <w:ind w:left="360"/>
        <w:rPr>
          <w:rFonts w:eastAsia="Calibri" w:cstheme="minorHAnsi"/>
          <w:kern w:val="2"/>
          <w:szCs w:val="18"/>
          <w14:ligatures w14:val="standardContextual"/>
        </w:rPr>
      </w:pPr>
      <w:r w:rsidRPr="0022764C">
        <w:rPr>
          <w:rFonts w:eastAsia="Arial" w:cstheme="minorHAnsi"/>
          <w:color w:val="000000"/>
          <w:szCs w:val="18"/>
        </w:rPr>
        <w:t xml:space="preserve">the date when gross revenues are restored to the level they had been prior to </w:t>
      </w:r>
      <w:r w:rsidRPr="0022764C">
        <w:rPr>
          <w:rFonts w:eastAsia="Arial" w:cstheme="minorHAnsi"/>
          <w:b/>
          <w:bCs/>
          <w:color w:val="000000"/>
          <w:szCs w:val="18"/>
        </w:rPr>
        <w:t xml:space="preserve">Notification </w:t>
      </w:r>
      <w:r w:rsidRPr="0022764C">
        <w:rPr>
          <w:rFonts w:eastAsia="Arial" w:cstheme="minorHAnsi"/>
          <w:color w:val="000000"/>
          <w:szCs w:val="18"/>
        </w:rPr>
        <w:t xml:space="preserve">or the first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(whichever applies); or </w:t>
      </w:r>
    </w:p>
    <w:p w14:paraId="1BB584FC" w14:textId="77777777" w:rsidR="006936E8" w:rsidRPr="0022764C" w:rsidRDefault="006936E8" w:rsidP="006936E8">
      <w:pPr>
        <w:numPr>
          <w:ilvl w:val="0"/>
          <w:numId w:val="445"/>
        </w:numPr>
        <w:spacing w:before="0" w:after="160" w:line="240" w:lineRule="auto"/>
        <w:ind w:left="360"/>
        <w:rPr>
          <w:rFonts w:eastAsia="Calibri" w:cstheme="minorHAnsi"/>
          <w:kern w:val="2"/>
          <w:szCs w:val="18"/>
          <w14:ligatures w14:val="standardContextual"/>
        </w:rPr>
      </w:pPr>
      <w:r w:rsidRPr="0022764C">
        <w:rPr>
          <w:rFonts w:eastAsia="Arial" w:cstheme="minorHAnsi"/>
          <w:color w:val="000000"/>
          <w:szCs w:val="18"/>
        </w:rPr>
        <w:t xml:space="preserve">180 consecutive days after the date of </w:t>
      </w:r>
      <w:r w:rsidRPr="0022764C">
        <w:rPr>
          <w:rFonts w:eastAsia="Arial" w:cstheme="minorHAnsi"/>
          <w:b/>
          <w:bCs/>
          <w:color w:val="000000"/>
          <w:szCs w:val="18"/>
        </w:rPr>
        <w:t xml:space="preserve">Notification </w:t>
      </w:r>
      <w:r w:rsidRPr="0022764C">
        <w:rPr>
          <w:rFonts w:eastAsia="Arial" w:cstheme="minorHAnsi"/>
          <w:color w:val="000000"/>
          <w:szCs w:val="18"/>
        </w:rPr>
        <w:t xml:space="preserve">or the first </w:t>
      </w:r>
      <w:r w:rsidRPr="0022764C">
        <w:rPr>
          <w:rFonts w:eastAsia="Arial" w:cstheme="minorHAnsi"/>
          <w:b/>
          <w:bCs/>
          <w:color w:val="000000"/>
          <w:szCs w:val="18"/>
        </w:rPr>
        <w:t xml:space="preserve">Adverse Media Report </w:t>
      </w:r>
      <w:r w:rsidRPr="0022764C">
        <w:rPr>
          <w:rFonts w:eastAsia="Arial" w:cstheme="minorHAnsi"/>
          <w:color w:val="000000"/>
          <w:szCs w:val="18"/>
        </w:rPr>
        <w:t>(whichever applies)</w:t>
      </w:r>
      <w:r w:rsidRPr="0022764C">
        <w:rPr>
          <w:rFonts w:eastAsia="Calibri" w:cstheme="minorHAnsi"/>
          <w:bCs/>
          <w:szCs w:val="18"/>
          <w:lang w:eastAsia="en-GB"/>
          <w:rPrChange w:id="1288" w:author="stuart wolstenholme" w:date="2026-05-29T12:46:00Z" w16du:dateUtc="2026-05-29T11:46:00Z">
            <w:rPr>
              <w:rFonts w:eastAsia="Calibri" w:cstheme="minorHAnsi"/>
              <w:bCs/>
              <w:szCs w:val="18"/>
              <w:lang w:val="en-US" w:eastAsia="en-GB"/>
            </w:rPr>
          </w:rPrChange>
        </w:rPr>
        <w:t>.</w:t>
      </w:r>
    </w:p>
    <w:p w14:paraId="1DBB7F55" w14:textId="77777777" w:rsidR="006936E8" w:rsidRPr="0022764C" w:rsidRDefault="006936E8" w:rsidP="006936E8">
      <w:pPr>
        <w:spacing w:before="0" w:line="240" w:lineRule="auto"/>
        <w:rPr>
          <w:rFonts w:eastAsia="Calibri" w:cstheme="minorHAnsi"/>
          <w:szCs w:val="18"/>
          <w:rPrChange w:id="1289" w:author="stuart wolstenholme" w:date="2026-05-29T12:46:00Z" w16du:dateUtc="2026-05-29T11:46:00Z">
            <w:rPr>
              <w:rFonts w:eastAsia="Calibri" w:cstheme="minorHAnsi"/>
              <w:szCs w:val="18"/>
              <w:lang w:val="en-US"/>
            </w:rPr>
          </w:rPrChange>
        </w:rPr>
      </w:pPr>
    </w:p>
    <w:p w14:paraId="3D1093CE" w14:textId="77777777" w:rsidR="006936E8" w:rsidRPr="0022764C" w:rsidRDefault="006936E8" w:rsidP="006936E8">
      <w:pPr>
        <w:spacing w:before="0" w:line="240" w:lineRule="auto"/>
        <w:rPr>
          <w:rFonts w:eastAsia="Calibri" w:cstheme="minorHAnsi"/>
          <w:b/>
          <w:bCs/>
          <w:szCs w:val="18"/>
          <w:lang w:eastAsia="en-GB"/>
          <w:rPrChange w:id="1290" w:author="stuart wolstenholme" w:date="2026-05-29T12:46:00Z" w16du:dateUtc="2026-05-29T11:46:00Z">
            <w:rPr>
              <w:rFonts w:eastAsia="Calibri" w:cstheme="minorHAnsi"/>
              <w:b/>
              <w:bCs/>
              <w:szCs w:val="18"/>
              <w:lang w:val="en-US" w:eastAsia="en-GB"/>
            </w:rPr>
          </w:rPrChange>
        </w:rPr>
      </w:pPr>
      <w:r w:rsidRPr="0022764C">
        <w:rPr>
          <w:rFonts w:eastAsia="Calibri" w:cstheme="minorHAnsi"/>
          <w:szCs w:val="18"/>
          <w:rPrChange w:id="1291" w:author="stuart wolstenholme" w:date="2026-05-29T12:46:00Z" w16du:dateUtc="2026-05-29T11:46:00Z">
            <w:rPr>
              <w:rFonts w:eastAsia="Calibri" w:cstheme="minorHAnsi"/>
              <w:szCs w:val="18"/>
              <w:lang w:val="en-US"/>
            </w:rPr>
          </w:rPrChange>
        </w:rPr>
        <w:t xml:space="preserve">The </w:t>
      </w:r>
      <w:r w:rsidRPr="0022764C">
        <w:rPr>
          <w:rFonts w:eastAsia="Calibri" w:cstheme="minorHAnsi"/>
          <w:b/>
          <w:bCs/>
          <w:szCs w:val="18"/>
          <w:rPrChange w:id="1292" w:author="stuart wolstenholme" w:date="2026-05-29T12:46:00Z" w16du:dateUtc="2026-05-29T11:46:00Z">
            <w:rPr>
              <w:rFonts w:eastAsia="Calibri" w:cstheme="minorHAnsi"/>
              <w:b/>
              <w:bCs/>
              <w:szCs w:val="18"/>
              <w:lang w:val="en-US"/>
            </w:rPr>
          </w:rPrChange>
        </w:rPr>
        <w:t>Period of Indemnity</w:t>
      </w:r>
      <w:r w:rsidRPr="0022764C">
        <w:rPr>
          <w:rFonts w:eastAsia="Calibri" w:cstheme="minorHAnsi"/>
          <w:szCs w:val="18"/>
          <w:rPrChange w:id="1293" w:author="stuart wolstenholme" w:date="2026-05-29T12:46:00Z" w16du:dateUtc="2026-05-29T11:46:00Z">
            <w:rPr>
              <w:rFonts w:eastAsia="Calibri" w:cstheme="minorHAnsi"/>
              <w:szCs w:val="18"/>
              <w:lang w:val="en-US"/>
            </w:rPr>
          </w:rPrChange>
        </w:rPr>
        <w:t xml:space="preserve"> shall not be affected by the expiration of the </w:t>
      </w:r>
      <w:r w:rsidRPr="0022764C">
        <w:rPr>
          <w:rFonts w:eastAsia="Calibri" w:cstheme="minorHAnsi"/>
          <w:b/>
          <w:bCs/>
          <w:szCs w:val="18"/>
          <w:rPrChange w:id="1294" w:author="stuart wolstenholme" w:date="2026-05-29T12:46:00Z" w16du:dateUtc="2026-05-29T11:46:00Z">
            <w:rPr>
              <w:rFonts w:eastAsia="Calibri" w:cstheme="minorHAnsi"/>
              <w:b/>
              <w:bCs/>
              <w:szCs w:val="18"/>
              <w:lang w:val="en-US"/>
            </w:rPr>
          </w:rPrChange>
        </w:rPr>
        <w:t>Period of Insurance.</w:t>
      </w:r>
    </w:p>
    <w:p w14:paraId="40031AF4"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Calibri" w:hAnsiTheme="majorHAnsi" w:cstheme="majorHAnsi"/>
          <w:b/>
          <w:bCs/>
          <w:sz w:val="22"/>
        </w:rPr>
      </w:pPr>
      <w:r w:rsidRPr="0022764C">
        <w:rPr>
          <w:rFonts w:asciiTheme="majorHAnsi" w:eastAsia="Calibri" w:hAnsiTheme="majorHAnsi" w:cstheme="majorHAnsi"/>
          <w:b/>
          <w:bCs/>
          <w:sz w:val="22"/>
        </w:rPr>
        <w:t>Period of Insurance</w:t>
      </w:r>
    </w:p>
    <w:p w14:paraId="522DE9AB"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Arial" w:cstheme="minorHAnsi"/>
          <w:szCs w:val="18"/>
          <w:rPrChange w:id="1295" w:author="stuart wolstenholme" w:date="2026-05-29T12:46:00Z" w16du:dateUtc="2026-05-29T11:46:00Z">
            <w:rPr>
              <w:rFonts w:eastAsia="Arial" w:cstheme="minorHAnsi"/>
              <w:szCs w:val="18"/>
              <w:lang w:val="en-US"/>
            </w:rPr>
          </w:rPrChange>
        </w:rPr>
        <w:t>means that as stated in the Schedule.</w:t>
      </w:r>
    </w:p>
    <w:p w14:paraId="466A1598"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Calibri" w:hAnsiTheme="majorHAnsi" w:cstheme="majorHAnsi"/>
          <w:b/>
          <w:bCs/>
          <w:sz w:val="22"/>
        </w:rPr>
      </w:pPr>
      <w:r w:rsidRPr="0022764C">
        <w:rPr>
          <w:rFonts w:asciiTheme="majorHAnsi" w:eastAsia="Calibri" w:hAnsiTheme="majorHAnsi" w:cstheme="majorHAnsi"/>
          <w:b/>
          <w:bCs/>
          <w:sz w:val="22"/>
        </w:rPr>
        <w:t>Period of Restoration</w:t>
      </w:r>
    </w:p>
    <w:p w14:paraId="6ECB4534" w14:textId="77777777" w:rsidR="006936E8" w:rsidRPr="0022764C" w:rsidRDefault="006936E8" w:rsidP="006936E8">
      <w:pPr>
        <w:spacing w:before="0" w:line="240" w:lineRule="auto"/>
        <w:rPr>
          <w:rFonts w:eastAsia="Calibri" w:cstheme="minorHAnsi"/>
          <w:szCs w:val="18"/>
          <w:lang w:eastAsia="en-GB"/>
          <w:rPrChange w:id="1296"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297" w:author="stuart wolstenholme" w:date="2026-05-29T12:46:00Z" w16du:dateUtc="2026-05-29T11:46:00Z">
            <w:rPr>
              <w:rFonts w:eastAsia="Calibri" w:cstheme="minorHAnsi"/>
              <w:szCs w:val="18"/>
              <w:lang w:val="en-US" w:eastAsia="en-GB"/>
            </w:rPr>
          </w:rPrChange>
        </w:rPr>
        <w:t xml:space="preserve">the period beginning on the date when the </w:t>
      </w:r>
      <w:r w:rsidRPr="0022764C">
        <w:rPr>
          <w:rFonts w:eastAsia="Calibri" w:cstheme="minorHAnsi"/>
          <w:b/>
          <w:szCs w:val="18"/>
          <w:lang w:eastAsia="en-GB"/>
          <w:rPrChange w:id="1298"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
          <w:bCs/>
          <w:szCs w:val="18"/>
          <w:lang w:eastAsia="en-GB"/>
          <w:rPrChange w:id="1299"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1300" w:author="stuart wolstenholme" w:date="2026-05-29T12:46:00Z" w16du:dateUtc="2026-05-29T11:46:00Z">
            <w:rPr>
              <w:rFonts w:eastAsia="Calibri" w:cstheme="minorHAnsi"/>
              <w:szCs w:val="18"/>
              <w:lang w:val="en-US" w:eastAsia="en-GB"/>
            </w:rPr>
          </w:rPrChange>
        </w:rPr>
        <w:t>began and ending on the earlier of:</w:t>
      </w:r>
    </w:p>
    <w:p w14:paraId="072AC5B1" w14:textId="77777777" w:rsidR="006936E8" w:rsidRPr="0022764C" w:rsidRDefault="006936E8" w:rsidP="006936E8">
      <w:pPr>
        <w:numPr>
          <w:ilvl w:val="0"/>
          <w:numId w:val="447"/>
        </w:numPr>
        <w:spacing w:before="0" w:after="160" w:line="240" w:lineRule="auto"/>
        <w:rPr>
          <w:rFonts w:eastAsia="Calibri" w:cstheme="minorHAnsi"/>
          <w:b/>
          <w:kern w:val="2"/>
          <w:szCs w:val="18"/>
          <w14:ligatures w14:val="standardContextual"/>
        </w:rPr>
      </w:pPr>
      <w:r w:rsidRPr="0022764C">
        <w:rPr>
          <w:rFonts w:eastAsia="Calibri" w:cstheme="minorHAnsi"/>
          <w:szCs w:val="18"/>
          <w:lang w:eastAsia="en-GB"/>
          <w:rPrChange w:id="1301" w:author="stuart wolstenholme" w:date="2026-05-29T12:46:00Z" w16du:dateUtc="2026-05-29T11:46:00Z">
            <w:rPr>
              <w:rFonts w:eastAsia="Calibri" w:cstheme="minorHAnsi"/>
              <w:szCs w:val="18"/>
              <w:lang w:val="en-US" w:eastAsia="en-GB"/>
            </w:rPr>
          </w:rPrChange>
        </w:rPr>
        <w:t xml:space="preserve">the date when an </w:t>
      </w:r>
      <w:r w:rsidRPr="0022764C">
        <w:rPr>
          <w:rFonts w:eastAsia="Calibri" w:cstheme="minorHAnsi"/>
          <w:b/>
          <w:szCs w:val="18"/>
          <w:lang w:eastAsia="en-GB"/>
          <w:rPrChange w:id="1302" w:author="stuart wolstenholme" w:date="2026-05-29T12:46:00Z" w16du:dateUtc="2026-05-29T11:46:00Z">
            <w:rPr>
              <w:rFonts w:eastAsia="Calibri" w:cstheme="minorHAnsi"/>
              <w:b/>
              <w:szCs w:val="18"/>
              <w:lang w:val="en-US" w:eastAsia="en-GB"/>
            </w:rPr>
          </w:rPrChange>
        </w:rPr>
        <w:t>Insured Computer System</w:t>
      </w:r>
      <w:r w:rsidRPr="0022764C">
        <w:rPr>
          <w:rFonts w:eastAsia="Calibri" w:cstheme="minorHAnsi"/>
          <w:b/>
          <w:bCs/>
          <w:szCs w:val="18"/>
          <w:lang w:eastAsia="en-GB"/>
          <w:rPrChange w:id="1303"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1304" w:author="stuart wolstenholme" w:date="2026-05-29T12:46:00Z" w16du:dateUtc="2026-05-29T11:46:00Z">
            <w:rPr>
              <w:rFonts w:eastAsia="Calibri" w:cstheme="minorHAnsi"/>
              <w:szCs w:val="18"/>
              <w:lang w:val="en-US" w:eastAsia="en-GB"/>
            </w:rPr>
          </w:rPrChange>
        </w:rPr>
        <w:t xml:space="preserve">is restored or could have been repaired or restored with reasonable speed to the same condition, functionality and level of service that existed prior to the </w:t>
      </w:r>
      <w:r w:rsidRPr="0022764C">
        <w:rPr>
          <w:rFonts w:eastAsia="Calibri" w:cstheme="minorHAnsi"/>
          <w:b/>
          <w:szCs w:val="18"/>
          <w:lang w:eastAsia="en-GB"/>
          <w:rPrChange w:id="1305"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szCs w:val="18"/>
          <w:lang w:eastAsia="en-GB"/>
          <w:rPrChange w:id="1306" w:author="stuart wolstenholme" w:date="2026-05-29T12:46:00Z" w16du:dateUtc="2026-05-29T11:46:00Z">
            <w:rPr>
              <w:rFonts w:eastAsia="Calibri" w:cstheme="minorHAnsi"/>
              <w:szCs w:val="18"/>
              <w:lang w:val="en-US" w:eastAsia="en-GB"/>
            </w:rPr>
          </w:rPrChange>
        </w:rPr>
        <w:t xml:space="preserve">, plus a maximum of thirty (30) additional consecutive days after the restoration of an </w:t>
      </w:r>
      <w:r w:rsidRPr="0022764C">
        <w:rPr>
          <w:rFonts w:eastAsia="Calibri" w:cstheme="minorHAnsi"/>
          <w:b/>
          <w:szCs w:val="18"/>
          <w:lang w:eastAsia="en-GB"/>
          <w:rPrChange w:id="1307" w:author="stuart wolstenholme" w:date="2026-05-29T12:46:00Z" w16du:dateUtc="2026-05-29T11:46:00Z">
            <w:rPr>
              <w:rFonts w:eastAsia="Calibri" w:cstheme="minorHAnsi"/>
              <w:b/>
              <w:szCs w:val="18"/>
              <w:lang w:val="en-US" w:eastAsia="en-GB"/>
            </w:rPr>
          </w:rPrChange>
        </w:rPr>
        <w:t>Insured Computer System</w:t>
      </w:r>
      <w:r w:rsidRPr="0022764C">
        <w:rPr>
          <w:rFonts w:eastAsia="Calibri" w:cstheme="minorHAnsi"/>
          <w:b/>
          <w:bCs/>
          <w:szCs w:val="18"/>
          <w:lang w:eastAsia="en-GB"/>
          <w:rPrChange w:id="1308"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1309" w:author="stuart wolstenholme" w:date="2026-05-29T12:46:00Z" w16du:dateUtc="2026-05-29T11:46:00Z">
            <w:rPr>
              <w:rFonts w:eastAsia="Calibri" w:cstheme="minorHAnsi"/>
              <w:szCs w:val="18"/>
              <w:lang w:val="en-US" w:eastAsia="en-GB"/>
            </w:rPr>
          </w:rPrChange>
        </w:rPr>
        <w:t xml:space="preserve">to allow for restoration of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310" w:author="stuart wolstenholme" w:date="2026-05-29T12:46:00Z" w16du:dateUtc="2026-05-29T11:46:00Z">
            <w:rPr>
              <w:rFonts w:eastAsia="Calibri" w:cstheme="minorHAnsi"/>
              <w:b/>
              <w:bCs/>
              <w:szCs w:val="18"/>
              <w:lang w:val="en-US" w:eastAsia="en-GB"/>
            </w:rPr>
          </w:rPrChange>
        </w:rPr>
        <w:t xml:space="preserve"> Named Insured’s </w:t>
      </w:r>
      <w:r w:rsidRPr="0022764C">
        <w:rPr>
          <w:rFonts w:eastAsia="Calibri" w:cstheme="minorHAnsi"/>
          <w:szCs w:val="18"/>
          <w:lang w:eastAsia="en-GB"/>
          <w:rPrChange w:id="1311" w:author="stuart wolstenholme" w:date="2026-05-29T12:46:00Z" w16du:dateUtc="2026-05-29T11:46:00Z">
            <w:rPr>
              <w:rFonts w:eastAsia="Calibri" w:cstheme="minorHAnsi"/>
              <w:szCs w:val="18"/>
              <w:lang w:val="en-US" w:eastAsia="en-GB"/>
            </w:rPr>
          </w:rPrChange>
        </w:rPr>
        <w:t>business; or</w:t>
      </w:r>
    </w:p>
    <w:p w14:paraId="0EEEDD10" w14:textId="77777777" w:rsidR="006936E8" w:rsidRPr="0022764C" w:rsidRDefault="006936E8" w:rsidP="006936E8">
      <w:pPr>
        <w:numPr>
          <w:ilvl w:val="0"/>
          <w:numId w:val="447"/>
        </w:numPr>
        <w:spacing w:before="0" w:after="160" w:line="240" w:lineRule="auto"/>
        <w:rPr>
          <w:rFonts w:eastAsia="Calibri" w:cstheme="minorHAnsi"/>
          <w:b/>
          <w:kern w:val="2"/>
          <w:szCs w:val="18"/>
          <w14:ligatures w14:val="standardContextual"/>
        </w:rPr>
      </w:pPr>
      <w:r w:rsidRPr="0022764C">
        <w:rPr>
          <w:rFonts w:eastAsia="Calibri" w:cstheme="minorHAnsi"/>
          <w:szCs w:val="18"/>
          <w:lang w:eastAsia="en-GB"/>
          <w:rPrChange w:id="1312" w:author="stuart wolstenholme" w:date="2026-05-29T12:46:00Z" w16du:dateUtc="2026-05-29T11:46:00Z">
            <w:rPr>
              <w:rFonts w:eastAsia="Calibri" w:cstheme="minorHAnsi"/>
              <w:szCs w:val="18"/>
              <w:lang w:val="en-US" w:eastAsia="en-GB"/>
            </w:rPr>
          </w:rPrChange>
        </w:rPr>
        <w:t>t</w:t>
      </w:r>
      <w:r w:rsidRPr="0022764C">
        <w:rPr>
          <w:rFonts w:eastAsia="Calibri" w:cstheme="minorHAnsi"/>
          <w:bCs/>
          <w:szCs w:val="18"/>
          <w:lang w:eastAsia="en-GB"/>
          <w:rPrChange w:id="1313" w:author="stuart wolstenholme" w:date="2026-05-29T12:46:00Z" w16du:dateUtc="2026-05-29T11:46:00Z">
            <w:rPr>
              <w:rFonts w:eastAsia="Calibri" w:cstheme="minorHAnsi"/>
              <w:bCs/>
              <w:szCs w:val="18"/>
              <w:lang w:val="en-US" w:eastAsia="en-GB"/>
            </w:rPr>
          </w:rPrChange>
        </w:rPr>
        <w:t xml:space="preserve">he last day of the period stated in </w:t>
      </w:r>
      <w:r w:rsidRPr="0022764C">
        <w:rPr>
          <w:rFonts w:eastAsia="Calibri" w:cstheme="minorHAnsi"/>
          <w:szCs w:val="18"/>
          <w:rPrChange w:id="1314" w:author="stuart wolstenholme" w:date="2026-05-29T12:46:00Z" w16du:dateUtc="2026-05-29T11:46:00Z">
            <w:rPr>
              <w:rFonts w:eastAsia="Calibri" w:cstheme="minorHAnsi"/>
              <w:szCs w:val="18"/>
              <w:lang w:val="en-US"/>
            </w:rPr>
          </w:rPrChange>
        </w:rPr>
        <w:t>the Schedule</w:t>
      </w:r>
      <w:r w:rsidRPr="0022764C">
        <w:rPr>
          <w:rFonts w:eastAsia="Calibri" w:cstheme="minorHAnsi"/>
          <w:bCs/>
          <w:szCs w:val="18"/>
          <w:lang w:eastAsia="en-GB"/>
          <w:rPrChange w:id="1315" w:author="stuart wolstenholme" w:date="2026-05-29T12:46:00Z" w16du:dateUtc="2026-05-29T11:46:00Z">
            <w:rPr>
              <w:rFonts w:eastAsia="Calibri" w:cstheme="minorHAnsi"/>
              <w:bCs/>
              <w:szCs w:val="18"/>
              <w:lang w:val="en-US" w:eastAsia="en-GB"/>
            </w:rPr>
          </w:rPrChange>
        </w:rPr>
        <w:t xml:space="preserve"> as the </w:t>
      </w:r>
      <w:r w:rsidRPr="0022764C">
        <w:rPr>
          <w:rFonts w:eastAsia="Calibri" w:cstheme="minorHAnsi"/>
          <w:b/>
          <w:bCs/>
          <w:szCs w:val="18"/>
          <w:lang w:eastAsia="en-GB"/>
          <w:rPrChange w:id="1316" w:author="stuart wolstenholme" w:date="2026-05-29T12:46:00Z" w16du:dateUtc="2026-05-29T11:46:00Z">
            <w:rPr>
              <w:rFonts w:eastAsia="Calibri" w:cstheme="minorHAnsi"/>
              <w:b/>
              <w:bCs/>
              <w:szCs w:val="18"/>
              <w:lang w:val="en-US" w:eastAsia="en-GB"/>
            </w:rPr>
          </w:rPrChange>
        </w:rPr>
        <w:t xml:space="preserve">Period of Restoration </w:t>
      </w:r>
      <w:r w:rsidRPr="0022764C">
        <w:rPr>
          <w:rFonts w:eastAsia="Calibri" w:cstheme="minorHAnsi"/>
          <w:bCs/>
          <w:szCs w:val="18"/>
          <w:lang w:eastAsia="en-GB"/>
          <w:rPrChange w:id="1317" w:author="stuart wolstenholme" w:date="2026-05-29T12:46:00Z" w16du:dateUtc="2026-05-29T11:46:00Z">
            <w:rPr>
              <w:rFonts w:eastAsia="Calibri" w:cstheme="minorHAnsi"/>
              <w:bCs/>
              <w:szCs w:val="18"/>
              <w:lang w:val="en-US" w:eastAsia="en-GB"/>
            </w:rPr>
          </w:rPrChange>
        </w:rPr>
        <w:t>for Insuring Clause I (</w:t>
      </w:r>
      <w:r w:rsidRPr="0022764C">
        <w:rPr>
          <w:rFonts w:eastAsia="Calibri" w:cstheme="minorHAnsi"/>
          <w:szCs w:val="18"/>
          <w:lang w:eastAsia="en-GB"/>
          <w:rPrChange w:id="1318" w:author="stuart wolstenholme" w:date="2026-05-29T12:46:00Z" w16du:dateUtc="2026-05-29T11:46:00Z">
            <w:rPr>
              <w:rFonts w:eastAsia="Calibri" w:cstheme="minorHAnsi"/>
              <w:szCs w:val="18"/>
              <w:lang w:val="en-US" w:eastAsia="en-GB"/>
            </w:rPr>
          </w:rPrChange>
        </w:rPr>
        <w:t>System Failure)</w:t>
      </w:r>
      <w:r w:rsidRPr="0022764C">
        <w:rPr>
          <w:rFonts w:eastAsia="Arial Unicode MS" w:cstheme="minorHAnsi"/>
          <w:szCs w:val="18"/>
        </w:rPr>
        <w:t>.</w:t>
      </w:r>
    </w:p>
    <w:p w14:paraId="7CA36668"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Calibri" w:hAnsiTheme="majorHAnsi" w:cstheme="majorHAnsi"/>
          <w:b/>
          <w:bCs/>
          <w:sz w:val="22"/>
        </w:rPr>
      </w:pPr>
      <w:r w:rsidRPr="0022764C">
        <w:rPr>
          <w:rFonts w:asciiTheme="majorHAnsi" w:eastAsia="Calibri" w:hAnsiTheme="majorHAnsi" w:cstheme="majorHAnsi"/>
          <w:b/>
          <w:bCs/>
          <w:sz w:val="22"/>
        </w:rPr>
        <w:t>Personally Identifiable Information</w:t>
      </w:r>
    </w:p>
    <w:p w14:paraId="239C9B72"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driving license or other government-issued identification number; unpublished telephone number; savings account, current account, credit card or debit card number each when in combination with the security code, access code, password or pin for such account or card number; any personal data as defined under the Data Protection Act 2018 or the General Data Protection Regulation 2016/679 or any amending or superseding legislation; any private personal information as defined under the law of a country other than the United Kingdom, which law is intended to provide for the protection of such private personal information; not including any lawfully available data accessible by the general public.</w:t>
      </w:r>
    </w:p>
    <w:p w14:paraId="4A041B09" w14:textId="77777777" w:rsidR="006936E8" w:rsidRPr="0022764C" w:rsidRDefault="006936E8" w:rsidP="006936E8">
      <w:pPr>
        <w:pStyle w:val="Heading3"/>
        <w:autoSpaceDE w:val="0"/>
        <w:autoSpaceDN w:val="0"/>
        <w:adjustRightInd w:val="0"/>
        <w:spacing w:before="24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Phishing Attack</w:t>
      </w:r>
    </w:p>
    <w:p w14:paraId="1A8E1212"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use by a </w:t>
      </w:r>
      <w:r w:rsidRPr="0022764C">
        <w:rPr>
          <w:rFonts w:eastAsia="Calibri" w:cstheme="minorHAnsi"/>
          <w:bCs/>
          <w:kern w:val="2"/>
          <w:szCs w:val="18"/>
          <w:lang w:eastAsia="en-GB"/>
          <w14:ligatures w14:val="standardContextual"/>
        </w:rPr>
        <w:t>third party</w:t>
      </w:r>
      <w:r w:rsidRPr="0022764C">
        <w:rPr>
          <w:rFonts w:eastAsia="Calibri" w:cstheme="minorHAnsi"/>
          <w:b/>
          <w:kern w:val="2"/>
          <w:szCs w:val="18"/>
          <w:lang w:eastAsia="en-GB"/>
          <w14:ligatures w14:val="standardContextual"/>
        </w:rPr>
        <w:t xml:space="preserve"> </w:t>
      </w:r>
      <w:r w:rsidRPr="0022764C">
        <w:rPr>
          <w:rFonts w:eastAsia="Calibri" w:cstheme="minorHAnsi"/>
          <w:bCs/>
          <w:szCs w:val="18"/>
          <w:rPrChange w:id="1319" w:author="stuart wolstenholme" w:date="2026-05-29T12:46:00Z" w16du:dateUtc="2026-05-29T11:46:00Z">
            <w:rPr>
              <w:rFonts w:eastAsia="Calibri" w:cstheme="minorHAnsi"/>
              <w:bCs/>
              <w:szCs w:val="18"/>
              <w:lang w:val="en-US"/>
            </w:rPr>
          </w:rPrChange>
        </w:rPr>
        <w:t xml:space="preserve">of fraudulent and intentionally misleading telephone calls, emails, texts, instant messages </w:t>
      </w:r>
      <w:r w:rsidRPr="0022764C">
        <w:rPr>
          <w:rFonts w:eastAsia="Calibri" w:cstheme="minorHAnsi"/>
          <w:bCs/>
          <w:szCs w:val="18"/>
          <w:rPrChange w:id="1320" w:author="stuart wolstenholme" w:date="2026-05-29T12:46:00Z" w16du:dateUtc="2026-05-29T11:46:00Z">
            <w:rPr>
              <w:rFonts w:eastAsia="Calibri" w:cstheme="minorHAnsi"/>
              <w:bCs/>
              <w:szCs w:val="18"/>
              <w:lang w:val="en-US"/>
            </w:rPr>
          </w:rPrChange>
        </w:rPr>
        <w:lastRenderedPageBreak/>
        <w:t>or other electronic communications or malicious websites to impersonate</w:t>
      </w:r>
      <w:r w:rsidRPr="0022764C">
        <w:rPr>
          <w:rFonts w:eastAsia="Calibri" w:cstheme="minorHAnsi"/>
          <w:b/>
          <w:bCs/>
          <w:szCs w:val="18"/>
          <w:rPrChange w:id="1321" w:author="stuart wolstenholme" w:date="2026-05-29T12:46:00Z" w16du:dateUtc="2026-05-29T11:46:00Z">
            <w:rPr>
              <w:rFonts w:eastAsia="Calibri" w:cstheme="minorHAnsi"/>
              <w:b/>
              <w:bCs/>
              <w:szCs w:val="18"/>
              <w:lang w:val="en-US"/>
            </w:rPr>
          </w:rPrChange>
        </w:rPr>
        <w:t xml:space="preserve"> </w:t>
      </w:r>
      <w:r w:rsidRPr="0022764C">
        <w:rPr>
          <w:rFonts w:eastAsia="Calibri" w:cstheme="minorHAnsi"/>
          <w:kern w:val="2"/>
          <w:szCs w:val="18"/>
          <w14:ligatures w14:val="standardContextual"/>
        </w:rPr>
        <w:t>the</w:t>
      </w:r>
      <w:r w:rsidRPr="0022764C">
        <w:rPr>
          <w:rFonts w:eastAsia="Calibri" w:cstheme="minorHAnsi"/>
          <w:b/>
          <w:bCs/>
          <w:szCs w:val="18"/>
          <w:rPrChange w:id="1322" w:author="stuart wolstenholme" w:date="2026-05-29T12:46:00Z" w16du:dateUtc="2026-05-29T11:46:00Z">
            <w:rPr>
              <w:rFonts w:eastAsia="Calibri" w:cstheme="minorHAnsi"/>
              <w:b/>
              <w:bCs/>
              <w:szCs w:val="18"/>
              <w:lang w:val="en-US"/>
            </w:rPr>
          </w:rPrChange>
        </w:rPr>
        <w:t xml:space="preserve"> Named Insured</w:t>
      </w:r>
      <w:r w:rsidRPr="0022764C">
        <w:rPr>
          <w:rFonts w:eastAsia="Calibri" w:cstheme="minorHAnsi"/>
          <w:bCs/>
          <w:szCs w:val="18"/>
          <w:rPrChange w:id="1323" w:author="stuart wolstenholme" w:date="2026-05-29T12:46:00Z" w16du:dateUtc="2026-05-29T11:46:00Z">
            <w:rPr>
              <w:rFonts w:eastAsia="Calibri" w:cstheme="minorHAnsi"/>
              <w:bCs/>
              <w:szCs w:val="18"/>
              <w:lang w:val="en-US"/>
            </w:rPr>
          </w:rPrChange>
        </w:rPr>
        <w:t xml:space="preserve">, </w:t>
      </w:r>
      <w:r w:rsidRPr="0022764C">
        <w:rPr>
          <w:rFonts w:eastAsia="Calibri" w:cstheme="minorHAnsi"/>
          <w:kern w:val="2"/>
          <w:szCs w:val="18"/>
          <w14:ligatures w14:val="standardContextual"/>
        </w:rPr>
        <w:t>the</w:t>
      </w:r>
      <w:r w:rsidRPr="0022764C">
        <w:rPr>
          <w:rFonts w:eastAsia="Calibri" w:cstheme="minorHAnsi"/>
          <w:b/>
          <w:bCs/>
          <w:szCs w:val="18"/>
          <w:rPrChange w:id="1324"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bCs/>
          <w:szCs w:val="18"/>
          <w:rPrChange w:id="1325" w:author="stuart wolstenholme" w:date="2026-05-29T12:46:00Z" w16du:dateUtc="2026-05-29T11:46:00Z">
            <w:rPr>
              <w:rFonts w:eastAsia="Calibri" w:cstheme="minorHAnsi"/>
              <w:bCs/>
              <w:szCs w:val="18"/>
              <w:lang w:val="en-US"/>
            </w:rPr>
          </w:rPrChange>
        </w:rPr>
        <w:t xml:space="preserve">brand, </w:t>
      </w:r>
      <w:r w:rsidRPr="0022764C">
        <w:rPr>
          <w:rFonts w:eastAsia="Calibri" w:cstheme="minorHAnsi"/>
          <w:kern w:val="2"/>
          <w:szCs w:val="18"/>
          <w14:ligatures w14:val="standardContextual"/>
        </w:rPr>
        <w:t>the</w:t>
      </w:r>
      <w:r w:rsidRPr="0022764C">
        <w:rPr>
          <w:rFonts w:eastAsia="Calibri" w:cstheme="minorHAnsi"/>
          <w:b/>
          <w:bCs/>
          <w:szCs w:val="18"/>
          <w:rPrChange w:id="1326"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bCs/>
          <w:szCs w:val="18"/>
          <w:rPrChange w:id="1327" w:author="stuart wolstenholme" w:date="2026-05-29T12:46:00Z" w16du:dateUtc="2026-05-29T11:46:00Z">
            <w:rPr>
              <w:rFonts w:eastAsia="Calibri" w:cstheme="minorHAnsi"/>
              <w:bCs/>
              <w:szCs w:val="18"/>
              <w:lang w:val="en-US"/>
            </w:rPr>
          </w:rPrChange>
        </w:rPr>
        <w:t xml:space="preserve">services or </w:t>
      </w:r>
      <w:r w:rsidRPr="0022764C">
        <w:rPr>
          <w:rFonts w:eastAsia="Calibri" w:cstheme="minorHAnsi"/>
          <w:b/>
          <w:bCs/>
          <w:szCs w:val="18"/>
          <w:rPrChange w:id="1328" w:author="stuart wolstenholme" w:date="2026-05-29T12:46:00Z" w16du:dateUtc="2026-05-29T11:46:00Z">
            <w:rPr>
              <w:rFonts w:eastAsia="Calibri" w:cstheme="minorHAnsi"/>
              <w:b/>
              <w:bCs/>
              <w:szCs w:val="18"/>
              <w:lang w:val="en-US"/>
            </w:rPr>
          </w:rPrChange>
        </w:rPr>
        <w:t xml:space="preserve">Products </w:t>
      </w:r>
      <w:r w:rsidRPr="0022764C">
        <w:rPr>
          <w:rFonts w:eastAsia="Calibri" w:cstheme="minorHAnsi"/>
          <w:bCs/>
          <w:szCs w:val="18"/>
          <w:rPrChange w:id="1329" w:author="stuart wolstenholme" w:date="2026-05-29T12:46:00Z" w16du:dateUtc="2026-05-29T11:46:00Z">
            <w:rPr>
              <w:rFonts w:eastAsia="Calibri" w:cstheme="minorHAnsi"/>
              <w:bCs/>
              <w:szCs w:val="18"/>
              <w:lang w:val="en-US"/>
            </w:rPr>
          </w:rPrChange>
        </w:rPr>
        <w:t xml:space="preserve">to solicit </w:t>
      </w:r>
      <w:r w:rsidRPr="0022764C">
        <w:rPr>
          <w:rFonts w:eastAsia="Calibri" w:cstheme="minorHAnsi"/>
          <w:b/>
          <w:bCs/>
          <w:szCs w:val="18"/>
          <w:rPrChange w:id="1330" w:author="stuart wolstenholme" w:date="2026-05-29T12:46:00Z" w16du:dateUtc="2026-05-29T11:46:00Z">
            <w:rPr>
              <w:rFonts w:eastAsia="Calibri" w:cstheme="minorHAnsi"/>
              <w:b/>
              <w:bCs/>
              <w:szCs w:val="18"/>
              <w:lang w:val="en-US"/>
            </w:rPr>
          </w:rPrChange>
        </w:rPr>
        <w:t xml:space="preserve">Private Information </w:t>
      </w:r>
      <w:r w:rsidRPr="0022764C">
        <w:rPr>
          <w:rFonts w:eastAsia="Calibri" w:cstheme="minorHAnsi"/>
          <w:bCs/>
          <w:szCs w:val="18"/>
          <w:rPrChange w:id="1331" w:author="stuart wolstenholme" w:date="2026-05-29T12:46:00Z" w16du:dateUtc="2026-05-29T11:46:00Z">
            <w:rPr>
              <w:rFonts w:eastAsia="Calibri" w:cstheme="minorHAnsi"/>
              <w:bCs/>
              <w:szCs w:val="18"/>
              <w:lang w:val="en-US"/>
            </w:rPr>
          </w:rPrChange>
        </w:rPr>
        <w:t xml:space="preserve">from an </w:t>
      </w:r>
      <w:r w:rsidRPr="0022764C">
        <w:rPr>
          <w:rFonts w:eastAsia="Calibri" w:cstheme="minorHAnsi"/>
          <w:b/>
          <w:bCs/>
          <w:szCs w:val="18"/>
          <w:rPrChange w:id="1332" w:author="stuart wolstenholme" w:date="2026-05-29T12:46:00Z" w16du:dateUtc="2026-05-29T11:46:00Z">
            <w:rPr>
              <w:rFonts w:eastAsia="Calibri" w:cstheme="minorHAnsi"/>
              <w:b/>
              <w:bCs/>
              <w:szCs w:val="18"/>
              <w:lang w:val="en-US"/>
            </w:rPr>
          </w:rPrChange>
        </w:rPr>
        <w:t xml:space="preserve">Executive </w:t>
      </w:r>
      <w:r w:rsidRPr="0022764C">
        <w:rPr>
          <w:rFonts w:eastAsia="Calibri" w:cstheme="minorHAnsi"/>
          <w:bCs/>
          <w:szCs w:val="18"/>
          <w:rPrChange w:id="1333" w:author="stuart wolstenholme" w:date="2026-05-29T12:46:00Z" w16du:dateUtc="2026-05-29T11:46:00Z">
            <w:rPr>
              <w:rFonts w:eastAsia="Calibri" w:cstheme="minorHAnsi"/>
              <w:bCs/>
              <w:szCs w:val="18"/>
              <w:lang w:val="en-US"/>
            </w:rPr>
          </w:rPrChange>
        </w:rPr>
        <w:t xml:space="preserve">or </w:t>
      </w:r>
      <w:r w:rsidRPr="0022764C">
        <w:rPr>
          <w:rFonts w:eastAsia="Calibri" w:cstheme="minorHAnsi"/>
          <w:b/>
          <w:bCs/>
          <w:szCs w:val="18"/>
          <w:rPrChange w:id="1334" w:author="stuart wolstenholme" w:date="2026-05-29T12:46:00Z" w16du:dateUtc="2026-05-29T11:46:00Z">
            <w:rPr>
              <w:rFonts w:eastAsia="Calibri" w:cstheme="minorHAnsi"/>
              <w:b/>
              <w:bCs/>
              <w:szCs w:val="18"/>
              <w:lang w:val="en-US"/>
            </w:rPr>
          </w:rPrChange>
        </w:rPr>
        <w:t>Employee</w:t>
      </w:r>
      <w:r w:rsidRPr="0022764C">
        <w:rPr>
          <w:rFonts w:eastAsia="Calibri" w:cstheme="minorHAnsi"/>
          <w:bCs/>
          <w:szCs w:val="18"/>
          <w:rPrChange w:id="1335" w:author="stuart wolstenholme" w:date="2026-05-29T12:46:00Z" w16du:dateUtc="2026-05-29T11:46:00Z">
            <w:rPr>
              <w:rFonts w:eastAsia="Calibri" w:cstheme="minorHAnsi"/>
              <w:bCs/>
              <w:szCs w:val="18"/>
              <w:lang w:val="en-US"/>
            </w:rPr>
          </w:rPrChange>
        </w:rPr>
        <w:t>.</w:t>
      </w:r>
    </w:p>
    <w:p w14:paraId="5758024C" w14:textId="77777777" w:rsidR="006936E8" w:rsidRPr="0022764C" w:rsidRDefault="006936E8" w:rsidP="006936E8">
      <w:pPr>
        <w:pStyle w:val="Heading3"/>
        <w:autoSpaceDE w:val="0"/>
        <w:autoSpaceDN w:val="0"/>
        <w:adjustRightInd w:val="0"/>
        <w:spacing w:before="24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Phishing Fraud</w:t>
      </w:r>
    </w:p>
    <w:p w14:paraId="665CFB91" w14:textId="77777777" w:rsidR="006936E8" w:rsidRPr="0022764C" w:rsidRDefault="006936E8" w:rsidP="006936E8">
      <w:pPr>
        <w:spacing w:before="0" w:line="240" w:lineRule="auto"/>
        <w:rPr>
          <w:rFonts w:eastAsia="Calibri" w:cstheme="minorHAnsi"/>
          <w:szCs w:val="18"/>
          <w:rPrChange w:id="1336" w:author="stuart wolstenholme" w:date="2026-05-29T12:46:00Z" w16du:dateUtc="2026-05-29T11:46:00Z">
            <w:rPr>
              <w:rFonts w:eastAsia="Calibri" w:cstheme="minorHAnsi"/>
              <w:szCs w:val="18"/>
              <w:lang w:val="en-US"/>
            </w:rPr>
          </w:rPrChange>
        </w:rPr>
      </w:pPr>
      <w:r w:rsidRPr="0022764C">
        <w:rPr>
          <w:rFonts w:eastAsia="Calibri" w:cstheme="minorHAnsi"/>
          <w:kern w:val="2"/>
          <w:szCs w:val="18"/>
          <w14:ligatures w14:val="standardContextual"/>
        </w:rPr>
        <w:t xml:space="preserve">means </w:t>
      </w:r>
      <w:r w:rsidRPr="0022764C">
        <w:rPr>
          <w:rFonts w:eastAsia="Calibri" w:cstheme="minorHAnsi"/>
          <w:szCs w:val="18"/>
          <w:rPrChange w:id="1337" w:author="stuart wolstenholme" w:date="2026-05-29T12:46:00Z" w16du:dateUtc="2026-05-29T11:46:00Z">
            <w:rPr>
              <w:rFonts w:eastAsia="Calibri" w:cstheme="minorHAnsi"/>
              <w:szCs w:val="18"/>
              <w:lang w:val="en-US"/>
            </w:rPr>
          </w:rPrChange>
        </w:rPr>
        <w:t xml:space="preserve">the malicious use of intentionally misleading telephone calls, emails, texts, instant messages or other electronic communications or malicious websites to fraudulently induce an </w:t>
      </w:r>
      <w:r w:rsidRPr="0022764C">
        <w:rPr>
          <w:rFonts w:eastAsia="Calibri" w:cstheme="minorHAnsi"/>
          <w:b/>
          <w:szCs w:val="18"/>
          <w:rPrChange w:id="1338"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1339" w:author="stuart wolstenholme" w:date="2026-05-29T12:46:00Z" w16du:dateUtc="2026-05-29T11:46:00Z">
            <w:rPr>
              <w:rFonts w:eastAsia="Calibri" w:cstheme="minorHAnsi"/>
              <w:szCs w:val="18"/>
              <w:lang w:val="en-US"/>
            </w:rPr>
          </w:rPrChange>
        </w:rPr>
        <w:t xml:space="preserve"> to:</w:t>
      </w:r>
    </w:p>
    <w:p w14:paraId="182BE157" w14:textId="77777777" w:rsidR="006936E8" w:rsidRPr="0022764C" w:rsidRDefault="006936E8" w:rsidP="006936E8">
      <w:pPr>
        <w:numPr>
          <w:ilvl w:val="0"/>
          <w:numId w:val="448"/>
        </w:numPr>
        <w:spacing w:before="0" w:after="160" w:line="240" w:lineRule="auto"/>
        <w:rPr>
          <w:rFonts w:eastAsia="Arial" w:cstheme="minorHAnsi"/>
          <w:color w:val="000000"/>
          <w:szCs w:val="18"/>
        </w:rPr>
      </w:pPr>
      <w:r w:rsidRPr="0022764C">
        <w:rPr>
          <w:rFonts w:eastAsia="Calibri" w:cstheme="minorHAnsi"/>
          <w:szCs w:val="18"/>
          <w:rPrChange w:id="1340" w:author="stuart wolstenholme" w:date="2026-05-29T12:46:00Z" w16du:dateUtc="2026-05-29T11:46:00Z">
            <w:rPr>
              <w:rFonts w:eastAsia="Calibri" w:cstheme="minorHAnsi"/>
              <w:szCs w:val="18"/>
              <w:lang w:val="en-US"/>
            </w:rPr>
          </w:rPrChange>
        </w:rPr>
        <w:t xml:space="preserve">transfer or deliver </w:t>
      </w:r>
      <w:r w:rsidRPr="0022764C">
        <w:rPr>
          <w:rFonts w:eastAsia="Calibri" w:cstheme="minorHAnsi"/>
          <w:b/>
          <w:szCs w:val="18"/>
          <w:rPrChange w:id="1341" w:author="stuart wolstenholme" w:date="2026-05-29T12:46:00Z" w16du:dateUtc="2026-05-29T11:46:00Z">
            <w:rPr>
              <w:rFonts w:eastAsia="Calibri" w:cstheme="minorHAnsi"/>
              <w:b/>
              <w:szCs w:val="18"/>
              <w:lang w:val="en-US"/>
            </w:rPr>
          </w:rPrChange>
        </w:rPr>
        <w:t>Other Property</w:t>
      </w:r>
      <w:r w:rsidRPr="0022764C">
        <w:rPr>
          <w:rFonts w:eastAsia="Calibri" w:cstheme="minorHAnsi"/>
          <w:szCs w:val="18"/>
          <w:rPrChange w:id="1342" w:author="stuart wolstenholme" w:date="2026-05-29T12:46:00Z" w16du:dateUtc="2026-05-29T11:46:00Z">
            <w:rPr>
              <w:rFonts w:eastAsia="Calibri" w:cstheme="minorHAnsi"/>
              <w:szCs w:val="18"/>
              <w:lang w:val="en-US"/>
            </w:rPr>
          </w:rPrChange>
        </w:rPr>
        <w:t xml:space="preserve"> to an unintended party by impersonating another </w:t>
      </w:r>
      <w:r w:rsidRPr="0022764C">
        <w:rPr>
          <w:rFonts w:eastAsia="Calibri" w:cstheme="minorHAnsi"/>
          <w:b/>
          <w:szCs w:val="18"/>
          <w:rPrChange w:id="1343"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1344" w:author="stuart wolstenholme" w:date="2026-05-29T12:46:00Z" w16du:dateUtc="2026-05-29T11:46:00Z">
            <w:rPr>
              <w:rFonts w:eastAsia="Calibri" w:cstheme="minorHAnsi"/>
              <w:szCs w:val="18"/>
              <w:lang w:val="en-US"/>
            </w:rPr>
          </w:rPrChange>
        </w:rPr>
        <w:t xml:space="preserve"> or </w:t>
      </w:r>
      <w:r w:rsidRPr="0022764C">
        <w:rPr>
          <w:rFonts w:eastAsia="Calibri" w:cstheme="minorHAnsi"/>
          <w:kern w:val="2"/>
          <w:szCs w:val="18"/>
          <w14:ligatures w14:val="standardContextual"/>
        </w:rPr>
        <w:t xml:space="preserve">the </w:t>
      </w:r>
      <w:r w:rsidRPr="0022764C">
        <w:rPr>
          <w:rFonts w:eastAsia="Calibri" w:cstheme="minorHAnsi"/>
          <w:b/>
          <w:bCs/>
          <w:szCs w:val="18"/>
          <w:rPrChange w:id="1345" w:author="stuart wolstenholme" w:date="2026-05-29T12:46:00Z" w16du:dateUtc="2026-05-29T11:46:00Z">
            <w:rPr>
              <w:rFonts w:eastAsia="Calibri" w:cstheme="minorHAnsi"/>
              <w:b/>
              <w:bCs/>
              <w:szCs w:val="18"/>
              <w:lang w:val="en-US"/>
            </w:rPr>
          </w:rPrChange>
        </w:rPr>
        <w:t>Named Insured’s</w:t>
      </w:r>
      <w:r w:rsidRPr="0022764C">
        <w:rPr>
          <w:rFonts w:eastAsia="Calibri" w:cstheme="minorHAnsi"/>
          <w:b/>
          <w:szCs w:val="18"/>
          <w:rPrChange w:id="1346"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1347" w:author="stuart wolstenholme" w:date="2026-05-29T12:46:00Z" w16du:dateUtc="2026-05-29T11:46:00Z">
            <w:rPr>
              <w:rFonts w:eastAsia="Calibri" w:cstheme="minorHAnsi"/>
              <w:szCs w:val="18"/>
              <w:lang w:val="en-US"/>
            </w:rPr>
          </w:rPrChange>
        </w:rPr>
        <w:t xml:space="preserve">client, </w:t>
      </w:r>
      <w:r w:rsidRPr="0022764C">
        <w:rPr>
          <w:rFonts w:eastAsia="Calibri" w:cstheme="minorHAnsi"/>
          <w:kern w:val="2"/>
          <w:szCs w:val="18"/>
          <w14:ligatures w14:val="standardContextual"/>
        </w:rPr>
        <w:t>the</w:t>
      </w:r>
      <w:r w:rsidRPr="0022764C">
        <w:rPr>
          <w:rFonts w:eastAsia="Calibri" w:cstheme="minorHAnsi"/>
          <w:b/>
          <w:bCs/>
          <w:szCs w:val="18"/>
          <w:rPrChange w:id="1348"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szCs w:val="18"/>
          <w:rPrChange w:id="1349" w:author="stuart wolstenholme" w:date="2026-05-29T12:46:00Z" w16du:dateUtc="2026-05-29T11:46:00Z">
            <w:rPr>
              <w:rFonts w:eastAsia="Calibri" w:cstheme="minorHAnsi"/>
              <w:szCs w:val="18"/>
              <w:lang w:val="en-US"/>
            </w:rPr>
          </w:rPrChange>
        </w:rPr>
        <w:t xml:space="preserve">customer or </w:t>
      </w:r>
      <w:r w:rsidRPr="0022764C">
        <w:rPr>
          <w:rFonts w:eastAsia="Calibri" w:cstheme="minorHAnsi"/>
          <w:kern w:val="2"/>
          <w:szCs w:val="18"/>
          <w14:ligatures w14:val="standardContextual"/>
        </w:rPr>
        <w:t>the</w:t>
      </w:r>
      <w:r w:rsidRPr="0022764C">
        <w:rPr>
          <w:rFonts w:eastAsia="Calibri" w:cstheme="minorHAnsi"/>
          <w:b/>
          <w:bCs/>
          <w:szCs w:val="18"/>
          <w:rPrChange w:id="1350"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szCs w:val="18"/>
          <w:rPrChange w:id="1351" w:author="stuart wolstenholme" w:date="2026-05-29T12:46:00Z" w16du:dateUtc="2026-05-29T11:46:00Z">
            <w:rPr>
              <w:rFonts w:eastAsia="Calibri" w:cstheme="minorHAnsi"/>
              <w:szCs w:val="18"/>
              <w:lang w:val="en-US"/>
            </w:rPr>
          </w:rPrChange>
        </w:rPr>
        <w:t>vendor; or</w:t>
      </w:r>
    </w:p>
    <w:p w14:paraId="66707D27" w14:textId="77777777" w:rsidR="006936E8" w:rsidRPr="0022764C" w:rsidRDefault="006936E8" w:rsidP="006936E8">
      <w:pPr>
        <w:numPr>
          <w:ilvl w:val="0"/>
          <w:numId w:val="448"/>
        </w:numPr>
        <w:spacing w:before="0" w:after="160" w:line="240" w:lineRule="auto"/>
        <w:rPr>
          <w:rFonts w:eastAsia="Arial" w:cstheme="minorHAnsi"/>
          <w:color w:val="000000"/>
          <w:szCs w:val="18"/>
        </w:rPr>
      </w:pPr>
      <w:r w:rsidRPr="0022764C">
        <w:rPr>
          <w:rFonts w:eastAsia="Calibri" w:cstheme="minorHAnsi"/>
          <w:szCs w:val="18"/>
          <w:rPrChange w:id="1352" w:author="stuart wolstenholme" w:date="2026-05-29T12:46:00Z" w16du:dateUtc="2026-05-29T11:46:00Z">
            <w:rPr>
              <w:rFonts w:eastAsia="Calibri" w:cstheme="minorHAnsi"/>
              <w:szCs w:val="18"/>
              <w:lang w:val="en-US"/>
            </w:rPr>
          </w:rPrChange>
        </w:rPr>
        <w:t xml:space="preserve">transfer or disburse </w:t>
      </w:r>
      <w:r w:rsidRPr="0022764C">
        <w:rPr>
          <w:rFonts w:eastAsia="Calibri" w:cstheme="minorHAnsi"/>
          <w:b/>
          <w:szCs w:val="18"/>
          <w:rPrChange w:id="1353" w:author="stuart wolstenholme" w:date="2026-05-29T12:46:00Z" w16du:dateUtc="2026-05-29T11:46:00Z">
            <w:rPr>
              <w:rFonts w:eastAsia="Calibri" w:cstheme="minorHAnsi"/>
              <w:b/>
              <w:szCs w:val="18"/>
              <w:lang w:val="en-US"/>
            </w:rPr>
          </w:rPrChange>
        </w:rPr>
        <w:t>Money</w:t>
      </w:r>
      <w:r w:rsidRPr="0022764C">
        <w:rPr>
          <w:rFonts w:eastAsia="Calibri" w:cstheme="minorHAnsi"/>
          <w:szCs w:val="18"/>
          <w:rPrChange w:id="1354" w:author="stuart wolstenholme" w:date="2026-05-29T12:46:00Z" w16du:dateUtc="2026-05-29T11:46:00Z">
            <w:rPr>
              <w:rFonts w:eastAsia="Calibri" w:cstheme="minorHAnsi"/>
              <w:szCs w:val="18"/>
              <w:lang w:val="en-US"/>
            </w:rPr>
          </w:rPrChange>
        </w:rPr>
        <w:t xml:space="preserve"> or </w:t>
      </w:r>
      <w:r w:rsidRPr="0022764C">
        <w:rPr>
          <w:rFonts w:eastAsia="Calibri" w:cstheme="minorHAnsi"/>
          <w:b/>
          <w:szCs w:val="18"/>
          <w:rPrChange w:id="1355" w:author="stuart wolstenholme" w:date="2026-05-29T12:46:00Z" w16du:dateUtc="2026-05-29T11:46:00Z">
            <w:rPr>
              <w:rFonts w:eastAsia="Calibri" w:cstheme="minorHAnsi"/>
              <w:b/>
              <w:szCs w:val="18"/>
              <w:lang w:val="en-US"/>
            </w:rPr>
          </w:rPrChange>
        </w:rPr>
        <w:t>Securities</w:t>
      </w:r>
      <w:r w:rsidRPr="0022764C">
        <w:rPr>
          <w:rFonts w:eastAsia="Calibri" w:cstheme="minorHAnsi"/>
          <w:szCs w:val="18"/>
          <w:rPrChange w:id="1356" w:author="stuart wolstenholme" w:date="2026-05-29T12:46:00Z" w16du:dateUtc="2026-05-29T11:46:00Z">
            <w:rPr>
              <w:rFonts w:eastAsia="Calibri" w:cstheme="minorHAnsi"/>
              <w:szCs w:val="18"/>
              <w:lang w:val="en-US"/>
            </w:rPr>
          </w:rPrChange>
        </w:rPr>
        <w:t xml:space="preserve"> from a </w:t>
      </w:r>
      <w:r w:rsidRPr="0022764C">
        <w:rPr>
          <w:rFonts w:eastAsia="Calibri" w:cstheme="minorHAnsi"/>
          <w:b/>
          <w:szCs w:val="18"/>
          <w:rPrChange w:id="1357" w:author="stuart wolstenholme" w:date="2026-05-29T12:46:00Z" w16du:dateUtc="2026-05-29T11:46:00Z">
            <w:rPr>
              <w:rFonts w:eastAsia="Calibri" w:cstheme="minorHAnsi"/>
              <w:b/>
              <w:szCs w:val="18"/>
              <w:lang w:val="en-US"/>
            </w:rPr>
          </w:rPrChange>
        </w:rPr>
        <w:t>Financial Account</w:t>
      </w:r>
      <w:r w:rsidRPr="0022764C">
        <w:rPr>
          <w:rFonts w:eastAsia="Calibri" w:cstheme="minorHAnsi"/>
          <w:szCs w:val="18"/>
          <w:rPrChange w:id="1358" w:author="stuart wolstenholme" w:date="2026-05-29T12:46:00Z" w16du:dateUtc="2026-05-29T11:46:00Z">
            <w:rPr>
              <w:rFonts w:eastAsia="Calibri" w:cstheme="minorHAnsi"/>
              <w:szCs w:val="18"/>
              <w:lang w:val="en-US"/>
            </w:rPr>
          </w:rPrChange>
        </w:rPr>
        <w:t xml:space="preserve"> to an unintended party by impersonating another </w:t>
      </w:r>
      <w:r w:rsidRPr="0022764C">
        <w:rPr>
          <w:rFonts w:eastAsia="Calibri" w:cstheme="minorHAnsi"/>
          <w:b/>
          <w:szCs w:val="18"/>
          <w:rPrChange w:id="1359"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1360" w:author="stuart wolstenholme" w:date="2026-05-29T12:46:00Z" w16du:dateUtc="2026-05-29T11:46:00Z">
            <w:rPr>
              <w:rFonts w:eastAsia="Calibri" w:cstheme="minorHAnsi"/>
              <w:szCs w:val="18"/>
              <w:lang w:val="en-US"/>
            </w:rPr>
          </w:rPrChange>
        </w:rPr>
        <w:t xml:space="preserve"> or </w:t>
      </w:r>
      <w:r w:rsidRPr="0022764C">
        <w:rPr>
          <w:rFonts w:eastAsia="Calibri" w:cstheme="minorHAnsi"/>
          <w:kern w:val="2"/>
          <w:szCs w:val="18"/>
          <w14:ligatures w14:val="standardContextual"/>
        </w:rPr>
        <w:t>the</w:t>
      </w:r>
      <w:r w:rsidRPr="0022764C">
        <w:rPr>
          <w:rFonts w:eastAsia="Calibri" w:cstheme="minorHAnsi"/>
          <w:b/>
          <w:bCs/>
          <w:szCs w:val="18"/>
          <w:rPrChange w:id="1361"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b/>
          <w:szCs w:val="18"/>
          <w:rPrChange w:id="1362"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1363" w:author="stuart wolstenholme" w:date="2026-05-29T12:46:00Z" w16du:dateUtc="2026-05-29T11:46:00Z">
            <w:rPr>
              <w:rFonts w:eastAsia="Calibri" w:cstheme="minorHAnsi"/>
              <w:szCs w:val="18"/>
              <w:lang w:val="en-US"/>
            </w:rPr>
          </w:rPrChange>
        </w:rPr>
        <w:t xml:space="preserve">client, </w:t>
      </w:r>
      <w:r w:rsidRPr="0022764C">
        <w:rPr>
          <w:rFonts w:eastAsia="Calibri" w:cstheme="minorHAnsi"/>
          <w:kern w:val="2"/>
          <w:szCs w:val="18"/>
          <w14:ligatures w14:val="standardContextual"/>
        </w:rPr>
        <w:t>the</w:t>
      </w:r>
      <w:r w:rsidRPr="0022764C">
        <w:rPr>
          <w:rFonts w:eastAsia="Calibri" w:cstheme="minorHAnsi"/>
          <w:b/>
          <w:bCs/>
          <w:szCs w:val="18"/>
          <w:rPrChange w:id="1364"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szCs w:val="18"/>
          <w:rPrChange w:id="1365" w:author="stuart wolstenholme" w:date="2026-05-29T12:46:00Z" w16du:dateUtc="2026-05-29T11:46:00Z">
            <w:rPr>
              <w:rFonts w:eastAsia="Calibri" w:cstheme="minorHAnsi"/>
              <w:szCs w:val="18"/>
              <w:lang w:val="en-US"/>
            </w:rPr>
          </w:rPrChange>
        </w:rPr>
        <w:t xml:space="preserve"> customer or </w:t>
      </w:r>
      <w:r w:rsidRPr="0022764C">
        <w:rPr>
          <w:rFonts w:eastAsia="Calibri" w:cstheme="minorHAnsi"/>
          <w:kern w:val="2"/>
          <w:szCs w:val="18"/>
          <w14:ligatures w14:val="standardContextual"/>
        </w:rPr>
        <w:t>the</w:t>
      </w:r>
      <w:r w:rsidRPr="0022764C">
        <w:rPr>
          <w:rFonts w:eastAsia="Calibri" w:cstheme="minorHAnsi"/>
          <w:b/>
          <w:bCs/>
          <w:szCs w:val="18"/>
          <w:rPrChange w:id="1366"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szCs w:val="18"/>
          <w:rPrChange w:id="1367" w:author="stuart wolstenholme" w:date="2026-05-29T12:46:00Z" w16du:dateUtc="2026-05-29T11:46:00Z">
            <w:rPr>
              <w:rFonts w:eastAsia="Calibri" w:cstheme="minorHAnsi"/>
              <w:szCs w:val="18"/>
              <w:lang w:val="en-US"/>
            </w:rPr>
          </w:rPrChange>
        </w:rPr>
        <w:t>vendor.</w:t>
      </w:r>
    </w:p>
    <w:p w14:paraId="047E2401" w14:textId="77777777" w:rsidR="006936E8" w:rsidRPr="0022764C" w:rsidRDefault="006936E8" w:rsidP="006936E8">
      <w:pPr>
        <w:pStyle w:val="Heading3"/>
        <w:autoSpaceDE w:val="0"/>
        <w:autoSpaceDN w:val="0"/>
        <w:adjustRightInd w:val="0"/>
        <w:spacing w:before="24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Phishing Fraud Loss</w:t>
      </w:r>
    </w:p>
    <w:p w14:paraId="7637DDE0"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14:paraId="5847DE53" w14:textId="77777777" w:rsidR="006936E8" w:rsidRPr="0022764C" w:rsidRDefault="006936E8" w:rsidP="006936E8">
      <w:pPr>
        <w:numPr>
          <w:ilvl w:val="0"/>
          <w:numId w:val="449"/>
        </w:numPr>
        <w:spacing w:before="0" w:after="160" w:line="240" w:lineRule="auto"/>
        <w:rPr>
          <w:rFonts w:eastAsia="Arial" w:cstheme="minorHAnsi"/>
          <w:color w:val="000000"/>
          <w:szCs w:val="18"/>
        </w:rPr>
      </w:pPr>
      <w:r w:rsidRPr="0022764C">
        <w:rPr>
          <w:rFonts w:eastAsia="Calibri" w:cstheme="minorHAnsi"/>
          <w:bCs/>
          <w:sz w:val="19"/>
          <w:szCs w:val="19"/>
          <w:rPrChange w:id="1368" w:author="stuart wolstenholme" w:date="2026-05-29T12:46:00Z" w16du:dateUtc="2026-05-29T11:46:00Z">
            <w:rPr>
              <w:rFonts w:eastAsia="Calibri" w:cstheme="minorHAnsi"/>
              <w:bCs/>
              <w:sz w:val="19"/>
              <w:szCs w:val="19"/>
              <w:lang w:val="en-US"/>
            </w:rPr>
          </w:rPrChange>
        </w:rPr>
        <w:t xml:space="preserve">the </w:t>
      </w:r>
      <w:r w:rsidRPr="0022764C">
        <w:rPr>
          <w:rFonts w:eastAsia="Calibri" w:cstheme="minorHAnsi"/>
          <w:sz w:val="19"/>
          <w:szCs w:val="19"/>
          <w:rPrChange w:id="1369" w:author="stuart wolstenholme" w:date="2026-05-29T12:46:00Z" w16du:dateUtc="2026-05-29T11:46:00Z">
            <w:rPr>
              <w:rFonts w:eastAsia="Calibri" w:cstheme="minorHAnsi"/>
              <w:sz w:val="19"/>
              <w:szCs w:val="19"/>
              <w:lang w:val="en-US"/>
            </w:rPr>
          </w:rPrChange>
        </w:rPr>
        <w:t xml:space="preserve">loss of </w:t>
      </w:r>
      <w:r w:rsidRPr="0022764C">
        <w:rPr>
          <w:rFonts w:eastAsia="Calibri" w:cstheme="minorHAnsi"/>
          <w:b/>
          <w:sz w:val="19"/>
          <w:szCs w:val="19"/>
          <w:rPrChange w:id="1370" w:author="stuart wolstenholme" w:date="2026-05-29T12:46:00Z" w16du:dateUtc="2026-05-29T11:46:00Z">
            <w:rPr>
              <w:rFonts w:eastAsia="Calibri" w:cstheme="minorHAnsi"/>
              <w:b/>
              <w:sz w:val="19"/>
              <w:szCs w:val="19"/>
              <w:lang w:val="en-US"/>
            </w:rPr>
          </w:rPrChange>
        </w:rPr>
        <w:t>Money</w:t>
      </w:r>
      <w:r w:rsidRPr="0022764C">
        <w:rPr>
          <w:rFonts w:eastAsia="Calibri" w:cstheme="minorHAnsi"/>
          <w:sz w:val="19"/>
          <w:szCs w:val="19"/>
          <w:rPrChange w:id="1371" w:author="stuart wolstenholme" w:date="2026-05-29T12:46:00Z" w16du:dateUtc="2026-05-29T11:46:00Z">
            <w:rPr>
              <w:rFonts w:eastAsia="Calibri" w:cstheme="minorHAnsi"/>
              <w:sz w:val="19"/>
              <w:szCs w:val="19"/>
              <w:lang w:val="en-US"/>
            </w:rPr>
          </w:rPrChange>
        </w:rPr>
        <w:t xml:space="preserve">, </w:t>
      </w:r>
      <w:r w:rsidRPr="0022764C">
        <w:rPr>
          <w:rFonts w:eastAsia="Calibri" w:cstheme="minorHAnsi"/>
          <w:b/>
          <w:sz w:val="19"/>
          <w:szCs w:val="19"/>
          <w:rPrChange w:id="1372" w:author="stuart wolstenholme" w:date="2026-05-29T12:46:00Z" w16du:dateUtc="2026-05-29T11:46:00Z">
            <w:rPr>
              <w:rFonts w:eastAsia="Calibri" w:cstheme="minorHAnsi"/>
              <w:b/>
              <w:sz w:val="19"/>
              <w:szCs w:val="19"/>
              <w:lang w:val="en-US"/>
            </w:rPr>
          </w:rPrChange>
        </w:rPr>
        <w:t>Securities</w:t>
      </w:r>
      <w:r w:rsidRPr="0022764C">
        <w:rPr>
          <w:rFonts w:eastAsia="Calibri" w:cstheme="minorHAnsi"/>
          <w:sz w:val="19"/>
          <w:szCs w:val="19"/>
          <w:rPrChange w:id="1373" w:author="stuart wolstenholme" w:date="2026-05-29T12:46:00Z" w16du:dateUtc="2026-05-29T11:46:00Z">
            <w:rPr>
              <w:rFonts w:eastAsia="Calibri" w:cstheme="minorHAnsi"/>
              <w:sz w:val="19"/>
              <w:szCs w:val="19"/>
              <w:lang w:val="en-US"/>
            </w:rPr>
          </w:rPrChange>
        </w:rPr>
        <w:t xml:space="preserve"> or </w:t>
      </w:r>
      <w:r w:rsidRPr="0022764C">
        <w:rPr>
          <w:rFonts w:eastAsia="Calibri" w:cstheme="minorHAnsi"/>
          <w:b/>
          <w:sz w:val="19"/>
          <w:szCs w:val="19"/>
          <w:rPrChange w:id="1374" w:author="stuart wolstenholme" w:date="2026-05-29T12:46:00Z" w16du:dateUtc="2026-05-29T11:46:00Z">
            <w:rPr>
              <w:rFonts w:eastAsia="Calibri" w:cstheme="minorHAnsi"/>
              <w:b/>
              <w:sz w:val="19"/>
              <w:szCs w:val="19"/>
              <w:lang w:val="en-US"/>
            </w:rPr>
          </w:rPrChange>
        </w:rPr>
        <w:t xml:space="preserve">Other Property </w:t>
      </w:r>
      <w:r w:rsidRPr="0022764C">
        <w:rPr>
          <w:rFonts w:eastAsia="Calibri" w:cstheme="minorHAnsi"/>
          <w:sz w:val="19"/>
          <w:szCs w:val="19"/>
          <w:rPrChange w:id="1375" w:author="stuart wolstenholme" w:date="2026-05-29T12:46:00Z" w16du:dateUtc="2026-05-29T11:46:00Z">
            <w:rPr>
              <w:rFonts w:eastAsia="Calibri" w:cstheme="minorHAnsi"/>
              <w:sz w:val="19"/>
              <w:szCs w:val="19"/>
              <w:lang w:val="en-US"/>
            </w:rPr>
          </w:rPrChange>
        </w:rPr>
        <w:t>that the</w:t>
      </w:r>
      <w:r w:rsidRPr="0022764C">
        <w:rPr>
          <w:rFonts w:eastAsia="Calibri" w:cstheme="minorHAnsi"/>
          <w:b/>
          <w:bCs/>
          <w:sz w:val="19"/>
          <w:szCs w:val="19"/>
          <w:rPrChange w:id="1376" w:author="stuart wolstenholme" w:date="2026-05-29T12:46:00Z" w16du:dateUtc="2026-05-29T11:46:00Z">
            <w:rPr>
              <w:rFonts w:eastAsia="Calibri" w:cstheme="minorHAnsi"/>
              <w:b/>
              <w:bCs/>
              <w:sz w:val="19"/>
              <w:szCs w:val="19"/>
              <w:lang w:val="en-US"/>
            </w:rPr>
          </w:rPrChange>
        </w:rPr>
        <w:t xml:space="preserve"> Named Insured </w:t>
      </w:r>
      <w:r w:rsidRPr="0022764C">
        <w:rPr>
          <w:rFonts w:eastAsia="Calibri" w:cstheme="minorHAnsi"/>
          <w:bCs/>
          <w:sz w:val="19"/>
          <w:szCs w:val="19"/>
          <w:rPrChange w:id="1377" w:author="stuart wolstenholme" w:date="2026-05-29T12:46:00Z" w16du:dateUtc="2026-05-29T11:46:00Z">
            <w:rPr>
              <w:rFonts w:eastAsia="Calibri" w:cstheme="minorHAnsi"/>
              <w:bCs/>
              <w:sz w:val="19"/>
              <w:szCs w:val="19"/>
              <w:lang w:val="en-US"/>
            </w:rPr>
          </w:rPrChange>
        </w:rPr>
        <w:t xml:space="preserve">sustains due to </w:t>
      </w:r>
      <w:r w:rsidRPr="0022764C">
        <w:rPr>
          <w:rFonts w:eastAsia="Calibri" w:cstheme="minorHAnsi"/>
          <w:b/>
          <w:bCs/>
          <w:sz w:val="19"/>
          <w:szCs w:val="19"/>
          <w:rPrChange w:id="1378" w:author="stuart wolstenholme" w:date="2026-05-29T12:46:00Z" w16du:dateUtc="2026-05-29T11:46:00Z">
            <w:rPr>
              <w:rFonts w:eastAsia="Calibri" w:cstheme="minorHAnsi"/>
              <w:b/>
              <w:bCs/>
              <w:sz w:val="19"/>
              <w:szCs w:val="19"/>
              <w:lang w:val="en-US"/>
            </w:rPr>
          </w:rPrChange>
        </w:rPr>
        <w:t>Phishing Fraud</w:t>
      </w:r>
      <w:r w:rsidRPr="0022764C">
        <w:rPr>
          <w:rFonts w:eastAsia="Calibri" w:cstheme="minorHAnsi"/>
          <w:sz w:val="19"/>
          <w:szCs w:val="19"/>
          <w:rPrChange w:id="1379" w:author="stuart wolstenholme" w:date="2026-05-29T12:46:00Z" w16du:dateUtc="2026-05-29T11:46:00Z">
            <w:rPr>
              <w:rFonts w:eastAsia="Calibri" w:cstheme="minorHAnsi"/>
              <w:sz w:val="19"/>
              <w:szCs w:val="19"/>
              <w:lang w:val="en-US"/>
            </w:rPr>
          </w:rPrChange>
        </w:rPr>
        <w:t>;</w:t>
      </w:r>
    </w:p>
    <w:p w14:paraId="5828EB0C" w14:textId="77777777" w:rsidR="006936E8" w:rsidRPr="0022764C" w:rsidRDefault="006936E8" w:rsidP="006936E8">
      <w:pPr>
        <w:numPr>
          <w:ilvl w:val="0"/>
          <w:numId w:val="449"/>
        </w:numPr>
        <w:spacing w:before="0" w:after="160" w:line="240" w:lineRule="auto"/>
        <w:rPr>
          <w:rFonts w:eastAsia="Arial" w:cstheme="minorHAnsi"/>
          <w:color w:val="000000"/>
          <w:szCs w:val="18"/>
        </w:rPr>
      </w:pPr>
      <w:r w:rsidRPr="0022764C">
        <w:rPr>
          <w:rFonts w:eastAsia="Calibri" w:cstheme="minorHAnsi"/>
          <w:bCs/>
          <w:szCs w:val="18"/>
          <w:rPrChange w:id="1380" w:author="stuart wolstenholme" w:date="2026-05-29T12:46:00Z" w16du:dateUtc="2026-05-29T11:46:00Z">
            <w:rPr>
              <w:rFonts w:eastAsia="Calibri" w:cstheme="minorHAnsi"/>
              <w:bCs/>
              <w:szCs w:val="18"/>
              <w:lang w:val="en-US"/>
            </w:rPr>
          </w:rPrChange>
        </w:rPr>
        <w:t xml:space="preserve">the </w:t>
      </w:r>
      <w:r w:rsidRPr="0022764C">
        <w:rPr>
          <w:rFonts w:eastAsia="Calibri" w:cstheme="minorHAnsi"/>
          <w:bCs/>
          <w:szCs w:val="18"/>
          <w:lang w:eastAsia="en-GB"/>
          <w:rPrChange w:id="1381" w:author="stuart wolstenholme" w:date="2026-05-29T12:46:00Z" w16du:dateUtc="2026-05-29T11:46:00Z">
            <w:rPr>
              <w:rFonts w:eastAsia="Calibri" w:cstheme="minorHAnsi"/>
              <w:bCs/>
              <w:szCs w:val="18"/>
              <w:lang w:val="en-US" w:eastAsia="en-GB"/>
            </w:rPr>
          </w:rPrChange>
        </w:rPr>
        <w:t xml:space="preserve">loss of </w:t>
      </w:r>
      <w:r w:rsidRPr="0022764C">
        <w:rPr>
          <w:rFonts w:eastAsia="Calibri" w:cstheme="minorHAnsi"/>
          <w:b/>
          <w:bCs/>
          <w:szCs w:val="18"/>
          <w:lang w:eastAsia="en-GB"/>
          <w:rPrChange w:id="1382" w:author="stuart wolstenholme" w:date="2026-05-29T12:46:00Z" w16du:dateUtc="2026-05-29T11:46:00Z">
            <w:rPr>
              <w:rFonts w:eastAsia="Calibri" w:cstheme="minorHAnsi"/>
              <w:b/>
              <w:bCs/>
              <w:szCs w:val="18"/>
              <w:lang w:val="en-US" w:eastAsia="en-GB"/>
            </w:rPr>
          </w:rPrChange>
        </w:rPr>
        <w:t xml:space="preserve">Money </w:t>
      </w:r>
      <w:r w:rsidRPr="0022764C">
        <w:rPr>
          <w:rFonts w:eastAsia="Calibri" w:cstheme="minorHAnsi"/>
          <w:bCs/>
          <w:szCs w:val="18"/>
          <w:lang w:eastAsia="en-GB"/>
          <w:rPrChange w:id="1383"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384" w:author="stuart wolstenholme" w:date="2026-05-29T12:46:00Z" w16du:dateUtc="2026-05-29T11:46:00Z">
            <w:rPr>
              <w:rFonts w:eastAsia="Calibri" w:cstheme="minorHAnsi"/>
              <w:b/>
              <w:bCs/>
              <w:szCs w:val="18"/>
              <w:lang w:val="en-US" w:eastAsia="en-GB"/>
            </w:rPr>
          </w:rPrChange>
        </w:rPr>
        <w:t xml:space="preserve">Securities </w:t>
      </w:r>
      <w:r w:rsidRPr="0022764C">
        <w:rPr>
          <w:rFonts w:eastAsia="Calibri" w:cstheme="minorHAnsi"/>
          <w:bCs/>
          <w:szCs w:val="18"/>
          <w:lang w:eastAsia="en-GB"/>
          <w:rPrChange w:id="1385" w:author="stuart wolstenholme" w:date="2026-05-29T12:46:00Z" w16du:dateUtc="2026-05-29T11:46:00Z">
            <w:rPr>
              <w:rFonts w:eastAsia="Calibri" w:cstheme="minorHAnsi"/>
              <w:bCs/>
              <w:szCs w:val="18"/>
              <w:lang w:val="en-US" w:eastAsia="en-GB"/>
            </w:rPr>
          </w:rPrChange>
        </w:rPr>
        <w:t>that the</w:t>
      </w:r>
      <w:r w:rsidRPr="0022764C">
        <w:rPr>
          <w:rFonts w:eastAsia="Calibri" w:cstheme="minorHAnsi"/>
          <w:b/>
          <w:szCs w:val="18"/>
          <w:lang w:eastAsia="en-GB"/>
          <w:rPrChange w:id="1386"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387" w:author="stuart wolstenholme" w:date="2026-05-29T12:46:00Z" w16du:dateUtc="2026-05-29T11:46:00Z">
            <w:rPr>
              <w:rFonts w:eastAsia="Calibri" w:cstheme="minorHAnsi"/>
              <w:bCs/>
              <w:szCs w:val="18"/>
              <w:lang w:val="en-US" w:eastAsia="en-GB"/>
            </w:rPr>
          </w:rPrChange>
        </w:rPr>
        <w:t xml:space="preserve"> sustains to reimburse the</w:t>
      </w:r>
      <w:r w:rsidRPr="0022764C">
        <w:rPr>
          <w:rFonts w:eastAsia="Calibri" w:cstheme="minorHAnsi"/>
          <w:b/>
          <w:bCs/>
          <w:szCs w:val="18"/>
          <w:rPrChange w:id="1388"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bCs/>
          <w:szCs w:val="18"/>
          <w:lang w:eastAsia="en-GB"/>
          <w:rPrChange w:id="1389" w:author="stuart wolstenholme" w:date="2026-05-29T12:46:00Z" w16du:dateUtc="2026-05-29T11:46:00Z">
            <w:rPr>
              <w:rFonts w:eastAsia="Calibri" w:cstheme="minorHAnsi"/>
              <w:bCs/>
              <w:szCs w:val="18"/>
              <w:lang w:val="en-US" w:eastAsia="en-GB"/>
            </w:rPr>
          </w:rPrChange>
        </w:rPr>
        <w:t>client</w:t>
      </w:r>
      <w:r w:rsidRPr="0022764C">
        <w:rPr>
          <w:rFonts w:eastAsia="Calibri" w:cstheme="minorHAnsi"/>
          <w:b/>
          <w:bCs/>
          <w:szCs w:val="18"/>
          <w:lang w:eastAsia="en-GB"/>
          <w:rPrChange w:id="1390"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391" w:author="stuart wolstenholme" w:date="2026-05-29T12:46:00Z" w16du:dateUtc="2026-05-29T11:46:00Z">
            <w:rPr>
              <w:rFonts w:eastAsia="Calibri" w:cstheme="minorHAnsi"/>
              <w:bCs/>
              <w:szCs w:val="18"/>
              <w:lang w:val="en-US" w:eastAsia="en-GB"/>
            </w:rPr>
          </w:rPrChange>
        </w:rPr>
        <w:t xml:space="preserve">or customer for the loss of their </w:t>
      </w:r>
      <w:r w:rsidRPr="0022764C">
        <w:rPr>
          <w:rFonts w:eastAsia="Calibri" w:cstheme="minorHAnsi"/>
          <w:b/>
          <w:bCs/>
          <w:szCs w:val="18"/>
          <w:lang w:eastAsia="en-GB"/>
          <w:rPrChange w:id="1392" w:author="stuart wolstenholme" w:date="2026-05-29T12:46:00Z" w16du:dateUtc="2026-05-29T11:46:00Z">
            <w:rPr>
              <w:rFonts w:eastAsia="Calibri" w:cstheme="minorHAnsi"/>
              <w:b/>
              <w:bCs/>
              <w:szCs w:val="18"/>
              <w:lang w:val="en-US" w:eastAsia="en-GB"/>
            </w:rPr>
          </w:rPrChange>
        </w:rPr>
        <w:t xml:space="preserve">Money </w:t>
      </w:r>
      <w:r w:rsidRPr="0022764C">
        <w:rPr>
          <w:rFonts w:eastAsia="Calibri" w:cstheme="minorHAnsi"/>
          <w:bCs/>
          <w:szCs w:val="18"/>
          <w:lang w:eastAsia="en-GB"/>
          <w:rPrChange w:id="1393"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394" w:author="stuart wolstenholme" w:date="2026-05-29T12:46:00Z" w16du:dateUtc="2026-05-29T11:46:00Z">
            <w:rPr>
              <w:rFonts w:eastAsia="Calibri" w:cstheme="minorHAnsi"/>
              <w:b/>
              <w:bCs/>
              <w:szCs w:val="18"/>
              <w:lang w:val="en-US" w:eastAsia="en-GB"/>
            </w:rPr>
          </w:rPrChange>
        </w:rPr>
        <w:t xml:space="preserve">Securities </w:t>
      </w:r>
      <w:r w:rsidRPr="0022764C">
        <w:rPr>
          <w:rFonts w:eastAsia="Calibri" w:cstheme="minorHAnsi"/>
          <w:bCs/>
          <w:szCs w:val="18"/>
          <w:lang w:eastAsia="en-GB"/>
          <w:rPrChange w:id="1395" w:author="stuart wolstenholme" w:date="2026-05-29T12:46:00Z" w16du:dateUtc="2026-05-29T11:46:00Z">
            <w:rPr>
              <w:rFonts w:eastAsia="Calibri" w:cstheme="minorHAnsi"/>
              <w:bCs/>
              <w:szCs w:val="18"/>
              <w:lang w:val="en-US" w:eastAsia="en-GB"/>
            </w:rPr>
          </w:rPrChange>
        </w:rPr>
        <w:t xml:space="preserve">as a direct result of </w:t>
      </w:r>
      <w:r w:rsidRPr="0022764C">
        <w:rPr>
          <w:rFonts w:eastAsia="Calibri" w:cstheme="minorHAnsi"/>
          <w:b/>
          <w:bCs/>
          <w:szCs w:val="18"/>
          <w:lang w:eastAsia="en-GB"/>
          <w:rPrChange w:id="1396" w:author="stuart wolstenholme" w:date="2026-05-29T12:46:00Z" w16du:dateUtc="2026-05-29T11:46:00Z">
            <w:rPr>
              <w:rFonts w:eastAsia="Calibri" w:cstheme="minorHAnsi"/>
              <w:b/>
              <w:bCs/>
              <w:szCs w:val="18"/>
              <w:lang w:val="en-US" w:eastAsia="en-GB"/>
            </w:rPr>
          </w:rPrChange>
        </w:rPr>
        <w:t>Phishing Fraud</w:t>
      </w:r>
      <w:r w:rsidRPr="0022764C">
        <w:rPr>
          <w:rFonts w:eastAsia="Calibri" w:cstheme="minorHAnsi"/>
          <w:bCs/>
          <w:szCs w:val="18"/>
          <w:lang w:eastAsia="en-GB"/>
          <w:rPrChange w:id="1397" w:author="stuart wolstenholme" w:date="2026-05-29T12:46:00Z" w16du:dateUtc="2026-05-29T11:46:00Z">
            <w:rPr>
              <w:rFonts w:eastAsia="Calibri" w:cstheme="minorHAnsi"/>
              <w:bCs/>
              <w:szCs w:val="18"/>
              <w:lang w:val="en-US" w:eastAsia="en-GB"/>
            </w:rPr>
          </w:rPrChange>
        </w:rPr>
        <w:t>, provided such reimbursement is made with</w:t>
      </w:r>
      <w:r w:rsidRPr="0022764C">
        <w:rPr>
          <w:rFonts w:eastAsia="Calibri" w:cstheme="minorHAnsi"/>
          <w:szCs w:val="18"/>
          <w:lang w:eastAsia="en-GB"/>
          <w:rPrChange w:id="1398"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1399"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1400" w:author="stuart wolstenholme" w:date="2026-05-29T12:46:00Z" w16du:dateUtc="2026-05-29T11:46:00Z">
            <w:rPr>
              <w:rFonts w:eastAsia="Calibri" w:cstheme="minorHAnsi"/>
              <w:szCs w:val="18"/>
              <w:lang w:val="en-US" w:eastAsia="en-GB"/>
            </w:rPr>
          </w:rPrChange>
        </w:rPr>
        <w:t>prior written approval</w:t>
      </w:r>
      <w:r w:rsidRPr="0022764C">
        <w:rPr>
          <w:rFonts w:eastAsia="Calibri" w:cstheme="minorHAnsi"/>
          <w:bCs/>
          <w:szCs w:val="18"/>
          <w:lang w:eastAsia="en-GB"/>
          <w:rPrChange w:id="1401" w:author="stuart wolstenholme" w:date="2026-05-29T12:46:00Z" w16du:dateUtc="2026-05-29T11:46:00Z">
            <w:rPr>
              <w:rFonts w:eastAsia="Calibri" w:cstheme="minorHAnsi"/>
              <w:bCs/>
              <w:szCs w:val="18"/>
              <w:lang w:val="en-US" w:eastAsia="en-GB"/>
            </w:rPr>
          </w:rPrChange>
        </w:rPr>
        <w:t>; and</w:t>
      </w:r>
    </w:p>
    <w:p w14:paraId="34CDFD7B" w14:textId="77777777" w:rsidR="006936E8" w:rsidRPr="0022764C" w:rsidRDefault="006936E8" w:rsidP="006936E8">
      <w:pPr>
        <w:numPr>
          <w:ilvl w:val="0"/>
          <w:numId w:val="449"/>
        </w:numPr>
        <w:spacing w:before="0" w:after="160" w:line="240" w:lineRule="auto"/>
        <w:rPr>
          <w:rFonts w:eastAsia="Arial" w:cstheme="minorHAnsi"/>
          <w:color w:val="000000"/>
          <w:szCs w:val="18"/>
        </w:rPr>
      </w:pPr>
      <w:r w:rsidRPr="0022764C">
        <w:rPr>
          <w:rFonts w:eastAsia="Calibri" w:cstheme="minorHAnsi"/>
          <w:bCs/>
          <w:szCs w:val="18"/>
          <w:rPrChange w:id="1402" w:author="stuart wolstenholme" w:date="2026-05-29T12:46:00Z" w16du:dateUtc="2026-05-29T11:46:00Z">
            <w:rPr>
              <w:rFonts w:eastAsia="Calibri" w:cstheme="minorHAnsi"/>
              <w:bCs/>
              <w:szCs w:val="18"/>
              <w:lang w:val="en-US"/>
            </w:rPr>
          </w:rPrChange>
        </w:rPr>
        <w:t xml:space="preserve">expenses that the </w:t>
      </w:r>
      <w:r w:rsidRPr="0022764C">
        <w:rPr>
          <w:rFonts w:eastAsia="Calibri" w:cstheme="minorHAnsi"/>
          <w:b/>
          <w:szCs w:val="18"/>
          <w:rPrChange w:id="1403" w:author="stuart wolstenholme" w:date="2026-05-29T12:46:00Z" w16du:dateUtc="2026-05-29T11:46:00Z">
            <w:rPr>
              <w:rFonts w:eastAsia="Calibri" w:cstheme="minorHAnsi"/>
              <w:b/>
              <w:szCs w:val="18"/>
              <w:lang w:val="en-US"/>
            </w:rPr>
          </w:rPrChange>
        </w:rPr>
        <w:t>Named Insured</w:t>
      </w:r>
      <w:r w:rsidRPr="0022764C">
        <w:rPr>
          <w:rFonts w:eastAsia="Calibri" w:cstheme="minorHAnsi"/>
          <w:bCs/>
          <w:szCs w:val="18"/>
          <w:rPrChange w:id="1404" w:author="stuart wolstenholme" w:date="2026-05-29T12:46:00Z" w16du:dateUtc="2026-05-29T11:46:00Z">
            <w:rPr>
              <w:rFonts w:eastAsia="Calibri" w:cstheme="minorHAnsi"/>
              <w:bCs/>
              <w:szCs w:val="18"/>
              <w:lang w:val="en-US"/>
            </w:rPr>
          </w:rPrChange>
        </w:rPr>
        <w:t xml:space="preserve"> incurs with </w:t>
      </w:r>
      <w:r w:rsidRPr="0022764C">
        <w:rPr>
          <w:rFonts w:eastAsia="Calibri" w:cstheme="minorHAnsi"/>
          <w:b/>
          <w:szCs w:val="18"/>
          <w:rPrChange w:id="1405" w:author="stuart wolstenholme" w:date="2026-05-29T12:46:00Z" w16du:dateUtc="2026-05-29T11:46:00Z">
            <w:rPr>
              <w:rFonts w:eastAsia="Calibri" w:cstheme="minorHAnsi"/>
              <w:b/>
              <w:szCs w:val="18"/>
              <w:lang w:val="en-US"/>
            </w:rPr>
          </w:rPrChange>
        </w:rPr>
        <w:t>Insurers</w:t>
      </w:r>
      <w:r w:rsidRPr="0022764C">
        <w:rPr>
          <w:rFonts w:eastAsia="Calibri" w:cstheme="minorHAnsi"/>
          <w:bCs/>
          <w:szCs w:val="18"/>
          <w:rPrChange w:id="1406" w:author="stuart wolstenholme" w:date="2026-05-29T12:46:00Z" w16du:dateUtc="2026-05-29T11:46:00Z">
            <w:rPr>
              <w:rFonts w:eastAsia="Calibri" w:cstheme="minorHAnsi"/>
              <w:bCs/>
              <w:szCs w:val="18"/>
              <w:lang w:val="en-US"/>
            </w:rPr>
          </w:rPrChange>
        </w:rPr>
        <w:t xml:space="preserve"> prior written approval to create and issue a specific press release or to establish a specific website to advise the</w:t>
      </w:r>
      <w:r w:rsidRPr="0022764C">
        <w:rPr>
          <w:rFonts w:eastAsia="Calibri" w:cstheme="minorHAnsi"/>
          <w:b/>
          <w:bCs/>
          <w:szCs w:val="18"/>
          <w:rPrChange w:id="1407"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bCs/>
          <w:szCs w:val="18"/>
          <w:rPrChange w:id="1408" w:author="stuart wolstenholme" w:date="2026-05-29T12:46:00Z" w16du:dateUtc="2026-05-29T11:46:00Z">
            <w:rPr>
              <w:rFonts w:eastAsia="Calibri" w:cstheme="minorHAnsi"/>
              <w:bCs/>
              <w:szCs w:val="18"/>
              <w:lang w:val="en-US"/>
            </w:rPr>
          </w:rPrChange>
        </w:rPr>
        <w:t xml:space="preserve">customers and prospective customers of </w:t>
      </w:r>
      <w:r w:rsidRPr="0022764C">
        <w:rPr>
          <w:rFonts w:eastAsia="Calibri" w:cstheme="minorHAnsi"/>
          <w:b/>
          <w:bCs/>
          <w:szCs w:val="18"/>
          <w:rPrChange w:id="1409" w:author="stuart wolstenholme" w:date="2026-05-29T12:46:00Z" w16du:dateUtc="2026-05-29T11:46:00Z">
            <w:rPr>
              <w:rFonts w:eastAsia="Calibri" w:cstheme="minorHAnsi"/>
              <w:b/>
              <w:bCs/>
              <w:szCs w:val="18"/>
              <w:lang w:val="en-US"/>
            </w:rPr>
          </w:rPrChange>
        </w:rPr>
        <w:t>Phishing Fraud</w:t>
      </w:r>
      <w:r w:rsidRPr="0022764C">
        <w:rPr>
          <w:rFonts w:eastAsia="Calibri" w:cstheme="minorHAnsi"/>
          <w:szCs w:val="18"/>
          <w:rPrChange w:id="1410" w:author="stuart wolstenholme" w:date="2026-05-29T12:46:00Z" w16du:dateUtc="2026-05-29T11:46:00Z">
            <w:rPr>
              <w:rFonts w:eastAsia="Calibri" w:cstheme="minorHAnsi"/>
              <w:szCs w:val="18"/>
              <w:lang w:val="en-US"/>
            </w:rPr>
          </w:rPrChange>
        </w:rPr>
        <w:t>.</w:t>
      </w:r>
    </w:p>
    <w:p w14:paraId="5D823485"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Print Media</w:t>
      </w:r>
    </w:p>
    <w:p w14:paraId="6725AE2D" w14:textId="77777777" w:rsidR="006936E8" w:rsidRPr="0022764C" w:rsidRDefault="006936E8" w:rsidP="006936E8">
      <w:pPr>
        <w:spacing w:before="0" w:line="240" w:lineRule="auto"/>
        <w:rPr>
          <w:rFonts w:eastAsia="Calibri" w:cstheme="minorHAnsi"/>
          <w:szCs w:val="18"/>
          <w:lang w:eastAsia="en-GB"/>
          <w:rPrChange w:id="1411"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412" w:author="stuart wolstenholme" w:date="2026-05-29T12:46:00Z" w16du:dateUtc="2026-05-29T11:46:00Z">
            <w:rPr>
              <w:rFonts w:eastAsia="Calibri" w:cstheme="minorHAnsi"/>
              <w:szCs w:val="18"/>
              <w:lang w:val="en-US" w:eastAsia="en-GB"/>
            </w:rPr>
          </w:rPrChange>
        </w:rPr>
        <w:t>newspapers, newsletters, magazines, books and literary works in any form, brochures or other types of publications, and advertising materials including packaging, photographs and digital images.</w:t>
      </w:r>
    </w:p>
    <w:p w14:paraId="2B97E8B6"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Privacy Breach</w:t>
      </w:r>
    </w:p>
    <w:p w14:paraId="7DC76B53"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of the following:</w:t>
      </w:r>
    </w:p>
    <w:p w14:paraId="666D4DDB" w14:textId="77777777" w:rsidR="006936E8" w:rsidRPr="0022764C" w:rsidRDefault="006936E8" w:rsidP="006936E8">
      <w:pPr>
        <w:numPr>
          <w:ilvl w:val="0"/>
          <w:numId w:val="450"/>
        </w:numPr>
        <w:autoSpaceDE w:val="0"/>
        <w:autoSpaceDN w:val="0"/>
        <w:adjustRightInd w:val="0"/>
        <w:spacing w:before="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unauthorised collection, disclosure, use, access, destruction or modification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w:t>
      </w:r>
    </w:p>
    <w:p w14:paraId="0A50AA65" w14:textId="77777777"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inability to access or failure to provide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w:t>
      </w:r>
    </w:p>
    <w:p w14:paraId="53A5A461" w14:textId="77777777"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theft or loss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including the theft or loss of </w:t>
      </w:r>
      <w:r w:rsidRPr="0022764C">
        <w:rPr>
          <w:rFonts w:eastAsia="Calibri" w:cstheme="minorHAnsi"/>
          <w:b/>
          <w:kern w:val="2"/>
          <w:szCs w:val="18"/>
          <w14:ligatures w14:val="standardContextual"/>
        </w:rPr>
        <w:t xml:space="preserve">Private Information </w:t>
      </w:r>
      <w:r w:rsidRPr="0022764C">
        <w:rPr>
          <w:rFonts w:eastAsia="Calibri" w:cstheme="minorHAnsi"/>
          <w:kern w:val="2"/>
          <w:szCs w:val="18"/>
          <w14:ligatures w14:val="standardContextual"/>
        </w:rPr>
        <w:t xml:space="preserve">stored on an unsecured </w:t>
      </w:r>
      <w:r w:rsidRPr="0022764C">
        <w:rPr>
          <w:rFonts w:eastAsia="Calibri" w:cstheme="minorHAnsi"/>
          <w:b/>
          <w:kern w:val="2"/>
          <w:szCs w:val="18"/>
          <w14:ligatures w14:val="standardContextual"/>
        </w:rPr>
        <w:t xml:space="preserve">Data </w:t>
      </w:r>
      <w:r w:rsidRPr="0022764C">
        <w:rPr>
          <w:rFonts w:eastAsia="Calibri" w:cstheme="minorHAnsi"/>
          <w:kern w:val="2"/>
          <w:szCs w:val="18"/>
          <w14:ligatures w14:val="standardContextual"/>
        </w:rPr>
        <w:t xml:space="preserve">storage or mobile device, including any smartphone, tablet or laptop which is owned by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 xml:space="preserve">and operated by the </w:t>
      </w:r>
      <w:r w:rsidRPr="0022764C">
        <w:rPr>
          <w:rFonts w:eastAsia="Calibri" w:cstheme="minorHAnsi"/>
          <w:b/>
          <w:kern w:val="2"/>
          <w:szCs w:val="18"/>
          <w14:ligatures w14:val="standardContextual"/>
        </w:rPr>
        <w:t>Insured</w:t>
      </w:r>
      <w:r w:rsidRPr="0022764C">
        <w:rPr>
          <w:rFonts w:eastAsia="Calibri" w:cstheme="minorHAnsi"/>
          <w:kern w:val="2"/>
          <w:szCs w:val="18"/>
          <w14:ligatures w14:val="standardContextual"/>
        </w:rPr>
        <w:t xml:space="preserve">, or owned and operated by an </w:t>
      </w:r>
      <w:r w:rsidRPr="0022764C">
        <w:rPr>
          <w:rFonts w:eastAsia="Calibri" w:cstheme="minorHAnsi"/>
          <w:b/>
          <w:kern w:val="2"/>
          <w:szCs w:val="18"/>
          <w14:ligatures w14:val="standardContextual"/>
        </w:rPr>
        <w:t xml:space="preserve">Employee </w:t>
      </w:r>
      <w:r w:rsidRPr="0022764C">
        <w:rPr>
          <w:rFonts w:eastAsia="Calibri" w:cstheme="minorHAnsi"/>
          <w:kern w:val="2"/>
          <w:szCs w:val="18"/>
          <w14:ligatures w14:val="standardContextual"/>
        </w:rPr>
        <w:t xml:space="preserve">or </w:t>
      </w:r>
      <w:r w:rsidRPr="0022764C">
        <w:rPr>
          <w:rFonts w:eastAsia="Calibri" w:cstheme="minorHAnsi"/>
          <w:b/>
          <w:kern w:val="2"/>
          <w:szCs w:val="18"/>
          <w14:ligatures w14:val="standardContextual"/>
        </w:rPr>
        <w:t xml:space="preserve">Executive </w:t>
      </w:r>
      <w:r w:rsidRPr="0022764C">
        <w:rPr>
          <w:rFonts w:eastAsia="Calibri" w:cstheme="minorHAnsi"/>
          <w:kern w:val="2"/>
          <w:szCs w:val="18"/>
          <w14:ligatures w14:val="standardContextual"/>
        </w:rPr>
        <w:t xml:space="preserve">who has agreed in writing to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w:t>
      </w:r>
      <w:r w:rsidRPr="0022764C">
        <w:rPr>
          <w:rFonts w:eastAsia="Calibri" w:cstheme="minorHAnsi"/>
          <w:kern w:val="2"/>
          <w:szCs w:val="18"/>
          <w14:ligatures w14:val="standardContextual"/>
        </w:rPr>
        <w:t>corporate mobile device acceptable use and security policy (also known as a “</w:t>
      </w:r>
      <w:r w:rsidRPr="0022764C">
        <w:rPr>
          <w:rFonts w:eastAsia="Calibri" w:cstheme="minorHAnsi"/>
          <w:kern w:val="2"/>
          <w:sz w:val="19"/>
          <w:szCs w:val="19"/>
          <w14:ligatures w14:val="standardContextual"/>
        </w:rPr>
        <w:t xml:space="preserve">Bring Your </w:t>
      </w:r>
      <w:r w:rsidRPr="0022764C">
        <w:rPr>
          <w:rFonts w:eastAsia="Calibri" w:cstheme="minorHAnsi"/>
          <w:kern w:val="2"/>
          <w:szCs w:val="18"/>
          <w14:ligatures w14:val="standardContextual"/>
        </w:rPr>
        <w:t>Own Device” policy);</w:t>
      </w:r>
    </w:p>
    <w:p w14:paraId="14A00637" w14:textId="77777777"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surrender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 a </w:t>
      </w:r>
      <w:r w:rsidRPr="0022764C">
        <w:rPr>
          <w:rFonts w:eastAsia="Calibri" w:cstheme="minorHAnsi"/>
          <w:b/>
          <w:kern w:val="2"/>
          <w:szCs w:val="18"/>
          <w14:ligatures w14:val="standardContextual"/>
        </w:rPr>
        <w:t>Phishing Attack</w:t>
      </w:r>
      <w:r w:rsidRPr="0022764C">
        <w:rPr>
          <w:rFonts w:eastAsia="Calibri" w:cstheme="minorHAnsi"/>
          <w:kern w:val="2"/>
          <w:szCs w:val="18"/>
          <w14:ligatures w14:val="standardContextual"/>
        </w:rPr>
        <w:t>;</w:t>
      </w:r>
    </w:p>
    <w:p w14:paraId="5A1B31D0" w14:textId="77777777"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implement, maintain or comply with privacy policies and procedures stating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w:t>
      </w:r>
      <w:r w:rsidRPr="0022764C">
        <w:rPr>
          <w:rFonts w:eastAsia="Calibri" w:cstheme="minorHAnsi"/>
          <w:kern w:val="2"/>
          <w:szCs w:val="18"/>
          <w14:ligatures w14:val="standardContextual"/>
        </w:rPr>
        <w:t xml:space="preserve">obligations relating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including but not limited to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Privacy Policy</w:t>
      </w:r>
      <w:r w:rsidRPr="0022764C">
        <w:rPr>
          <w:rFonts w:eastAsia="Calibri" w:cstheme="minorHAnsi"/>
          <w:kern w:val="2"/>
          <w:szCs w:val="18"/>
          <w14:ligatures w14:val="standardContextual"/>
        </w:rPr>
        <w:t>;</w:t>
      </w:r>
    </w:p>
    <w:p w14:paraId="6052DD7D" w14:textId="77777777"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failure to develop or administer an identity theft prevention program;</w:t>
      </w:r>
    </w:p>
    <w:p w14:paraId="6607F7F3" w14:textId="77777777"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implement specific security practices with respect to </w:t>
      </w:r>
      <w:r w:rsidRPr="0022764C">
        <w:rPr>
          <w:rFonts w:eastAsia="Calibri" w:cstheme="minorHAnsi"/>
          <w:b/>
          <w:kern w:val="2"/>
          <w:szCs w:val="18"/>
          <w14:ligatures w14:val="standardContextual"/>
        </w:rPr>
        <w:t>Private Information</w:t>
      </w:r>
      <w:r w:rsidRPr="0022764C">
        <w:rPr>
          <w:rFonts w:eastAsia="Calibri" w:cstheme="minorHAnsi"/>
          <w:bCs/>
          <w:kern w:val="2"/>
          <w:szCs w:val="18"/>
          <w14:ligatures w14:val="standardContextual"/>
        </w:rPr>
        <w:t>, as</w:t>
      </w:r>
      <w:r w:rsidRPr="0022764C">
        <w:rPr>
          <w:rFonts w:eastAsia="Calibri" w:cstheme="minorHAnsi"/>
          <w:kern w:val="2"/>
          <w:szCs w:val="18"/>
          <w14:ligatures w14:val="standardContextual"/>
        </w:rPr>
        <w:t xml:space="preserve"> required by any statute, rule, regulation or other law;</w:t>
      </w:r>
    </w:p>
    <w:p w14:paraId="5AC00290" w14:textId="77777777"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an infringement or violation of any rights to privacy;</w:t>
      </w:r>
    </w:p>
    <w:p w14:paraId="132F2DA0" w14:textId="77777777"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bCs/>
          <w:kern w:val="2"/>
          <w:szCs w:val="18"/>
          <w14:ligatures w14:val="standardContextual"/>
        </w:rPr>
      </w:pPr>
      <w:r w:rsidRPr="0022764C">
        <w:rPr>
          <w:rFonts w:eastAsia="Calibri" w:cstheme="minorHAnsi"/>
          <w:kern w:val="2"/>
          <w:szCs w:val="18"/>
          <w14:ligatures w14:val="standardContextual"/>
        </w:rPr>
        <w:t>breach of a person’s right of publicity, false light or intrusion upon a person’s seclusion;</w:t>
      </w:r>
    </w:p>
    <w:p w14:paraId="13F60867" w14:textId="77777777"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comply with </w:t>
      </w:r>
      <w:r w:rsidRPr="0022764C">
        <w:rPr>
          <w:rFonts w:eastAsia="Calibri" w:cstheme="minorHAnsi"/>
          <w:b/>
          <w:kern w:val="2"/>
          <w:szCs w:val="18"/>
          <w14:ligatures w14:val="standardContextual"/>
        </w:rPr>
        <w:t>Privacy Regulations</w:t>
      </w:r>
      <w:r w:rsidRPr="0022764C">
        <w:rPr>
          <w:rFonts w:eastAsia="Calibri" w:cstheme="minorHAnsi"/>
          <w:kern w:val="2"/>
          <w:szCs w:val="18"/>
          <w14:ligatures w14:val="standardContextual"/>
        </w:rPr>
        <w:t xml:space="preserve"> pertaining to an </w:t>
      </w:r>
      <w:r w:rsidRPr="0022764C">
        <w:rPr>
          <w:rFonts w:eastAsia="Calibri" w:cstheme="minorHAnsi"/>
          <w:b/>
          <w:kern w:val="2"/>
          <w:szCs w:val="18"/>
          <w14:ligatures w14:val="standardContextual"/>
        </w:rPr>
        <w:t>Insured’s</w:t>
      </w:r>
      <w:r w:rsidRPr="0022764C">
        <w:rPr>
          <w:rFonts w:eastAsia="Calibri" w:cstheme="minorHAnsi"/>
          <w:kern w:val="2"/>
          <w:szCs w:val="18"/>
          <w14:ligatures w14:val="standardContextual"/>
        </w:rPr>
        <w:t xml:space="preserve"> responsibilities with respect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but only with respect to an act listed in paragraphs (a) through (h) above; or</w:t>
      </w:r>
    </w:p>
    <w:p w14:paraId="60AD1083" w14:textId="77777777"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comply with </w:t>
      </w:r>
      <w:r w:rsidRPr="0022764C">
        <w:rPr>
          <w:rFonts w:eastAsia="Calibri" w:cstheme="minorHAnsi"/>
          <w:b/>
          <w:kern w:val="2"/>
          <w:szCs w:val="18"/>
          <w14:ligatures w14:val="standardContextual"/>
        </w:rPr>
        <w:t>Privacy Regulations</w:t>
      </w:r>
      <w:r w:rsidRPr="0022764C">
        <w:rPr>
          <w:rFonts w:eastAsia="Calibri" w:cstheme="minorHAnsi"/>
          <w:kern w:val="2"/>
          <w:szCs w:val="18"/>
          <w14:ligatures w14:val="standardContextual"/>
        </w:rPr>
        <w:t xml:space="preserve"> prohibiting unfair or deceptive trade practices or consumer fraud pertaining to an </w:t>
      </w:r>
      <w:r w:rsidRPr="0022764C">
        <w:rPr>
          <w:rFonts w:eastAsia="Calibri" w:cstheme="minorHAnsi"/>
          <w:b/>
          <w:kern w:val="2"/>
          <w:szCs w:val="18"/>
          <w14:ligatures w14:val="standardContextual"/>
        </w:rPr>
        <w:t>Insured’s</w:t>
      </w:r>
      <w:r w:rsidRPr="0022764C">
        <w:rPr>
          <w:rFonts w:eastAsia="Calibri" w:cstheme="minorHAnsi"/>
          <w:kern w:val="2"/>
          <w:szCs w:val="18"/>
          <w14:ligatures w14:val="standardContextual"/>
        </w:rPr>
        <w:t xml:space="preserve"> responsibilities with respect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but only with respect to an act listed in paragraphs a) through h) above.</w:t>
      </w:r>
    </w:p>
    <w:p w14:paraId="6A5F5B29" w14:textId="77777777" w:rsidR="006936E8" w:rsidRPr="0022764C" w:rsidRDefault="006936E8" w:rsidP="006936E8">
      <w:pPr>
        <w:spacing w:before="0" w:line="240" w:lineRule="auto"/>
        <w:rPr>
          <w:rFonts w:eastAsia="Calibri" w:cstheme="minorHAnsi"/>
          <w:szCs w:val="18"/>
          <w:lang w:eastAsia="en-GB"/>
          <w:rPrChange w:id="1413"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414" w:author="stuart wolstenholme" w:date="2026-05-29T12:46:00Z" w16du:dateUtc="2026-05-29T11:46:00Z">
            <w:rPr>
              <w:rFonts w:eastAsia="Calibri" w:cstheme="minorHAnsi"/>
              <w:szCs w:val="18"/>
              <w:lang w:val="en-US" w:eastAsia="en-GB"/>
            </w:rPr>
          </w:rPrChange>
        </w:rPr>
        <w:t xml:space="preserve">A series of continuing </w:t>
      </w:r>
      <w:r w:rsidRPr="0022764C">
        <w:rPr>
          <w:rFonts w:eastAsia="Calibri" w:cstheme="minorHAnsi"/>
          <w:b/>
          <w:bCs/>
          <w:szCs w:val="18"/>
          <w:lang w:eastAsia="en-GB"/>
          <w:rPrChange w:id="1415" w:author="stuart wolstenholme" w:date="2026-05-29T12:46:00Z" w16du:dateUtc="2026-05-29T11:46:00Z">
            <w:rPr>
              <w:rFonts w:eastAsia="Calibri" w:cstheme="minorHAnsi"/>
              <w:b/>
              <w:bCs/>
              <w:szCs w:val="18"/>
              <w:lang w:val="en-US" w:eastAsia="en-GB"/>
            </w:rPr>
          </w:rPrChange>
        </w:rPr>
        <w:t>Privacy Breaches</w:t>
      </w:r>
      <w:r w:rsidRPr="0022764C">
        <w:rPr>
          <w:rFonts w:eastAsia="Calibri" w:cstheme="minorHAnsi"/>
          <w:szCs w:val="18"/>
          <w:lang w:eastAsia="en-GB"/>
          <w:rPrChange w:id="1416" w:author="stuart wolstenholme" w:date="2026-05-29T12:46:00Z" w16du:dateUtc="2026-05-29T11:46:00Z">
            <w:rPr>
              <w:rFonts w:eastAsia="Calibri" w:cstheme="minorHAnsi"/>
              <w:szCs w:val="18"/>
              <w:lang w:val="en-US" w:eastAsia="en-GB"/>
            </w:rPr>
          </w:rPrChange>
        </w:rPr>
        <w:t xml:space="preserve">, related or repeated </w:t>
      </w:r>
      <w:r w:rsidRPr="0022764C">
        <w:rPr>
          <w:rFonts w:eastAsia="Calibri" w:cstheme="minorHAnsi"/>
          <w:b/>
          <w:bCs/>
          <w:szCs w:val="18"/>
          <w:lang w:eastAsia="en-GB"/>
          <w:rPrChange w:id="1417" w:author="stuart wolstenholme" w:date="2026-05-29T12:46:00Z" w16du:dateUtc="2026-05-29T11:46:00Z">
            <w:rPr>
              <w:rFonts w:eastAsia="Calibri" w:cstheme="minorHAnsi"/>
              <w:b/>
              <w:bCs/>
              <w:szCs w:val="18"/>
              <w:lang w:val="en-US" w:eastAsia="en-GB"/>
            </w:rPr>
          </w:rPrChange>
        </w:rPr>
        <w:t>Privacy Breaches</w:t>
      </w:r>
      <w:r w:rsidRPr="0022764C">
        <w:rPr>
          <w:rFonts w:eastAsia="Calibri" w:cstheme="minorHAnsi"/>
          <w:szCs w:val="18"/>
          <w:lang w:eastAsia="en-GB"/>
          <w:rPrChange w:id="1418" w:author="stuart wolstenholme" w:date="2026-05-29T12:46:00Z" w16du:dateUtc="2026-05-29T11:46:00Z">
            <w:rPr>
              <w:rFonts w:eastAsia="Calibri" w:cstheme="minorHAnsi"/>
              <w:szCs w:val="18"/>
              <w:lang w:val="en-US" w:eastAsia="en-GB"/>
            </w:rPr>
          </w:rPrChange>
        </w:rPr>
        <w:t xml:space="preserve">, or multiple </w:t>
      </w:r>
      <w:r w:rsidRPr="0022764C">
        <w:rPr>
          <w:rFonts w:eastAsia="Calibri" w:cstheme="minorHAnsi"/>
          <w:b/>
          <w:bCs/>
          <w:szCs w:val="18"/>
          <w:lang w:eastAsia="en-GB"/>
          <w:rPrChange w:id="1419" w:author="stuart wolstenholme" w:date="2026-05-29T12:46:00Z" w16du:dateUtc="2026-05-29T11:46:00Z">
            <w:rPr>
              <w:rFonts w:eastAsia="Calibri" w:cstheme="minorHAnsi"/>
              <w:b/>
              <w:bCs/>
              <w:szCs w:val="18"/>
              <w:lang w:val="en-US" w:eastAsia="en-GB"/>
            </w:rPr>
          </w:rPrChange>
        </w:rPr>
        <w:t>Privacy Breaches</w:t>
      </w:r>
      <w:r w:rsidRPr="0022764C">
        <w:rPr>
          <w:rFonts w:eastAsia="Calibri" w:cstheme="minorHAnsi"/>
          <w:szCs w:val="18"/>
          <w:lang w:eastAsia="en-GB"/>
          <w:rPrChange w:id="1420" w:author="stuart wolstenholme" w:date="2026-05-29T12:46:00Z" w16du:dateUtc="2026-05-29T11:46:00Z">
            <w:rPr>
              <w:rFonts w:eastAsia="Calibri" w:cstheme="minorHAnsi"/>
              <w:szCs w:val="18"/>
              <w:lang w:val="en-US" w:eastAsia="en-GB"/>
            </w:rPr>
          </w:rPrChange>
        </w:rPr>
        <w:t xml:space="preserve"> resulting from the same event or incident will be considered a single </w:t>
      </w:r>
      <w:r w:rsidRPr="0022764C">
        <w:rPr>
          <w:rFonts w:eastAsia="Calibri" w:cstheme="minorHAnsi"/>
          <w:b/>
          <w:bCs/>
          <w:szCs w:val="18"/>
          <w:lang w:eastAsia="en-GB"/>
          <w:rPrChange w:id="1421"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1422" w:author="stuart wolstenholme" w:date="2026-05-29T12:46:00Z" w16du:dateUtc="2026-05-29T11:46:00Z">
            <w:rPr>
              <w:rFonts w:eastAsia="Calibri" w:cstheme="minorHAnsi"/>
              <w:szCs w:val="18"/>
              <w:lang w:val="en-US" w:eastAsia="en-GB"/>
            </w:rPr>
          </w:rPrChange>
        </w:rPr>
        <w:t xml:space="preserve"> and will be considered to have occurred at the time the first of such </w:t>
      </w:r>
      <w:r w:rsidRPr="0022764C">
        <w:rPr>
          <w:rFonts w:eastAsia="Calibri" w:cstheme="minorHAnsi"/>
          <w:b/>
          <w:bCs/>
          <w:szCs w:val="18"/>
          <w:lang w:eastAsia="en-GB"/>
          <w:rPrChange w:id="1423" w:author="stuart wolstenholme" w:date="2026-05-29T12:46:00Z" w16du:dateUtc="2026-05-29T11:46:00Z">
            <w:rPr>
              <w:rFonts w:eastAsia="Calibri" w:cstheme="minorHAnsi"/>
              <w:b/>
              <w:bCs/>
              <w:szCs w:val="18"/>
              <w:lang w:val="en-US" w:eastAsia="en-GB"/>
            </w:rPr>
          </w:rPrChange>
        </w:rPr>
        <w:t xml:space="preserve">Privacy Breaches </w:t>
      </w:r>
      <w:r w:rsidRPr="0022764C">
        <w:rPr>
          <w:rFonts w:eastAsia="Calibri" w:cstheme="minorHAnsi"/>
          <w:bCs/>
          <w:szCs w:val="18"/>
          <w:lang w:eastAsia="en-GB"/>
          <w:rPrChange w:id="1424" w:author="stuart wolstenholme" w:date="2026-05-29T12:46:00Z" w16du:dateUtc="2026-05-29T11:46:00Z">
            <w:rPr>
              <w:rFonts w:eastAsia="Calibri" w:cstheme="minorHAnsi"/>
              <w:bCs/>
              <w:szCs w:val="18"/>
              <w:lang w:val="en-US" w:eastAsia="en-GB"/>
            </w:rPr>
          </w:rPrChange>
        </w:rPr>
        <w:t>occurred</w:t>
      </w:r>
      <w:r w:rsidRPr="0022764C">
        <w:rPr>
          <w:rFonts w:eastAsia="Calibri" w:cstheme="minorHAnsi"/>
          <w:szCs w:val="18"/>
          <w:lang w:eastAsia="en-GB"/>
          <w:rPrChange w:id="1425" w:author="stuart wolstenholme" w:date="2026-05-29T12:46:00Z" w16du:dateUtc="2026-05-29T11:46:00Z">
            <w:rPr>
              <w:rFonts w:eastAsia="Calibri" w:cstheme="minorHAnsi"/>
              <w:szCs w:val="18"/>
              <w:lang w:val="en-US" w:eastAsia="en-GB"/>
            </w:rPr>
          </w:rPrChange>
        </w:rPr>
        <w:t>.</w:t>
      </w:r>
    </w:p>
    <w:p w14:paraId="67393179"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Privacy Breach Response Costs</w:t>
      </w:r>
    </w:p>
    <w:p w14:paraId="182BD948"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14:paraId="653B6F54" w14:textId="77777777" w:rsidR="006936E8" w:rsidRPr="0022764C" w:rsidRDefault="006936E8" w:rsidP="006936E8">
      <w:pPr>
        <w:numPr>
          <w:ilvl w:val="0"/>
          <w:numId w:val="451"/>
        </w:numPr>
        <w:spacing w:before="0" w:after="160" w:line="240" w:lineRule="auto"/>
        <w:rPr>
          <w:rFonts w:eastAsia="Calibri" w:cstheme="minorHAnsi"/>
          <w:szCs w:val="18"/>
          <w:lang w:eastAsia="en-GB"/>
          <w:rPrChange w:id="1426" w:author="stuart wolstenholme" w:date="2026-05-29T12:46:00Z" w16du:dateUtc="2026-05-29T11:46:00Z">
            <w:rPr>
              <w:rFonts w:eastAsia="Calibri" w:cstheme="minorHAnsi"/>
              <w:szCs w:val="18"/>
              <w:lang w:val="en-US" w:eastAsia="en-GB"/>
            </w:rPr>
          </w:rPrChange>
        </w:rPr>
      </w:pPr>
      <w:r w:rsidRPr="0022764C">
        <w:rPr>
          <w:rFonts w:eastAsia="Calibri" w:cstheme="minorHAnsi"/>
          <w:b/>
          <w:szCs w:val="18"/>
          <w:lang w:eastAsia="en-GB"/>
          <w:rPrChange w:id="1427" w:author="stuart wolstenholme" w:date="2026-05-29T12:46:00Z" w16du:dateUtc="2026-05-29T11:46:00Z">
            <w:rPr>
              <w:rFonts w:eastAsia="Calibri" w:cstheme="minorHAnsi"/>
              <w:b/>
              <w:szCs w:val="18"/>
              <w:lang w:val="en-US" w:eastAsia="en-GB"/>
            </w:rPr>
          </w:rPrChange>
        </w:rPr>
        <w:t>Initial Breach Consultation Costs</w:t>
      </w:r>
      <w:r w:rsidRPr="0022764C">
        <w:rPr>
          <w:rFonts w:eastAsia="Calibri" w:cstheme="minorHAnsi"/>
          <w:szCs w:val="18"/>
          <w:lang w:eastAsia="en-GB"/>
          <w:rPrChange w:id="1428" w:author="stuart wolstenholme" w:date="2026-05-29T12:46:00Z" w16du:dateUtc="2026-05-29T11:46:00Z">
            <w:rPr>
              <w:rFonts w:eastAsia="Calibri" w:cstheme="minorHAnsi"/>
              <w:szCs w:val="18"/>
              <w:lang w:val="en-US" w:eastAsia="en-GB"/>
            </w:rPr>
          </w:rPrChange>
        </w:rPr>
        <w:t>;</w:t>
      </w:r>
    </w:p>
    <w:p w14:paraId="342AD0FE" w14:textId="77777777" w:rsidR="006936E8" w:rsidRPr="0022764C" w:rsidRDefault="006936E8" w:rsidP="006936E8">
      <w:pPr>
        <w:numPr>
          <w:ilvl w:val="0"/>
          <w:numId w:val="451"/>
        </w:numPr>
        <w:spacing w:before="0" w:after="160" w:line="240" w:lineRule="auto"/>
        <w:rPr>
          <w:rFonts w:eastAsia="Calibri" w:cstheme="minorHAnsi"/>
          <w:szCs w:val="18"/>
          <w:lang w:eastAsia="en-GB"/>
          <w:rPrChange w:id="1429"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430" w:author="stuart wolstenholme" w:date="2026-05-29T12:46:00Z" w16du:dateUtc="2026-05-29T11:46:00Z">
            <w:rPr>
              <w:rFonts w:eastAsia="Calibri" w:cstheme="minorHAnsi"/>
              <w:szCs w:val="18"/>
              <w:lang w:val="en-US" w:eastAsia="en-GB"/>
            </w:rPr>
          </w:rPrChange>
        </w:rPr>
        <w:t xml:space="preserve">reasonable and necessary </w:t>
      </w:r>
      <w:r w:rsidRPr="0022764C">
        <w:rPr>
          <w:rFonts w:eastAsia="Calibri" w:cstheme="minorHAnsi"/>
          <w:b/>
          <w:szCs w:val="18"/>
          <w:lang w:eastAsia="en-GB"/>
          <w:rPrChange w:id="1431" w:author="stuart wolstenholme" w:date="2026-05-29T12:46:00Z" w16du:dateUtc="2026-05-29T11:46:00Z">
            <w:rPr>
              <w:rFonts w:eastAsia="Calibri" w:cstheme="minorHAnsi"/>
              <w:b/>
              <w:szCs w:val="18"/>
              <w:lang w:val="en-US" w:eastAsia="en-GB"/>
            </w:rPr>
          </w:rPrChange>
        </w:rPr>
        <w:t>Public Relations Expenses</w:t>
      </w:r>
      <w:r w:rsidRPr="0022764C">
        <w:rPr>
          <w:rFonts w:eastAsia="Calibri" w:cstheme="minorHAnsi"/>
          <w:szCs w:val="18"/>
          <w:lang w:eastAsia="en-GB"/>
          <w:rPrChange w:id="1432"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Cs/>
          <w:szCs w:val="18"/>
          <w:lang w:eastAsia="en-GB"/>
          <w:rPrChange w:id="1433" w:author="stuart wolstenholme" w:date="2026-05-29T12:46:00Z" w16du:dateUtc="2026-05-29T11:46:00Z">
            <w:rPr>
              <w:rFonts w:eastAsia="Calibri" w:cstheme="minorHAnsi"/>
              <w:bCs/>
              <w:szCs w:val="18"/>
              <w:lang w:val="en-US" w:eastAsia="en-GB"/>
            </w:rPr>
          </w:rPrChange>
        </w:rPr>
        <w:t xml:space="preserve">that </w:t>
      </w:r>
      <w:r w:rsidRPr="0022764C">
        <w:rPr>
          <w:rFonts w:eastAsia="Calibri" w:cstheme="minorHAnsi"/>
          <w:kern w:val="2"/>
          <w:szCs w:val="18"/>
          <w14:ligatures w14:val="standardContextual"/>
        </w:rPr>
        <w:t>the</w:t>
      </w:r>
      <w:r w:rsidRPr="0022764C">
        <w:rPr>
          <w:rFonts w:eastAsia="Calibri" w:cstheme="minorHAnsi"/>
          <w:b/>
          <w:szCs w:val="18"/>
          <w:lang w:eastAsia="en-GB"/>
          <w:rPrChange w:id="1434"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435" w:author="stuart wolstenholme" w:date="2026-05-29T12:46:00Z" w16du:dateUtc="2026-05-29T11:46:00Z">
            <w:rPr>
              <w:rFonts w:eastAsia="Calibri" w:cstheme="minorHAnsi"/>
              <w:bCs/>
              <w:szCs w:val="18"/>
              <w:lang w:val="en-US" w:eastAsia="en-GB"/>
            </w:rPr>
          </w:rPrChange>
        </w:rPr>
        <w:t xml:space="preserve"> incurs, with </w:t>
      </w:r>
      <w:r w:rsidRPr="0022764C">
        <w:rPr>
          <w:rFonts w:eastAsia="Calibri" w:cstheme="minorHAnsi"/>
          <w:b/>
          <w:szCs w:val="18"/>
          <w:lang w:eastAsia="en-GB"/>
          <w:rPrChange w:id="1436"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bCs/>
          <w:szCs w:val="18"/>
          <w:lang w:eastAsia="en-GB"/>
          <w:rPrChange w:id="1437" w:author="stuart wolstenholme" w:date="2026-05-29T12:46:00Z" w16du:dateUtc="2026-05-29T11:46:00Z">
            <w:rPr>
              <w:rFonts w:eastAsia="Calibri" w:cstheme="minorHAnsi"/>
              <w:bCs/>
              <w:szCs w:val="18"/>
              <w:lang w:val="en-US" w:eastAsia="en-GB"/>
            </w:rPr>
          </w:rPrChange>
        </w:rPr>
        <w:t xml:space="preserve"> prior written approval, prior to or following the publication of an </w:t>
      </w:r>
      <w:r w:rsidRPr="0022764C">
        <w:rPr>
          <w:rFonts w:eastAsia="Calibri" w:cstheme="minorHAnsi"/>
          <w:b/>
          <w:bCs/>
          <w:szCs w:val="18"/>
          <w:lang w:eastAsia="en-GB"/>
          <w:rPrChange w:id="1438" w:author="stuart wolstenholme" w:date="2026-05-29T12:46:00Z" w16du:dateUtc="2026-05-29T11:46:00Z">
            <w:rPr>
              <w:rFonts w:eastAsia="Calibri" w:cstheme="minorHAnsi"/>
              <w:b/>
              <w:bCs/>
              <w:szCs w:val="18"/>
              <w:lang w:val="en-US" w:eastAsia="en-GB"/>
            </w:rPr>
          </w:rPrChange>
        </w:rPr>
        <w:t xml:space="preserve">Adverse Media Report </w:t>
      </w:r>
      <w:r w:rsidRPr="0022764C">
        <w:rPr>
          <w:rFonts w:eastAsia="Calibri" w:cstheme="minorHAnsi"/>
          <w:szCs w:val="18"/>
          <w:lang w:eastAsia="en-GB"/>
          <w:rPrChange w:id="1439" w:author="stuart wolstenholme" w:date="2026-05-29T12:46:00Z" w16du:dateUtc="2026-05-29T11:46:00Z">
            <w:rPr>
              <w:rFonts w:eastAsia="Calibri" w:cstheme="minorHAnsi"/>
              <w:szCs w:val="18"/>
              <w:lang w:val="en-US" w:eastAsia="en-GB"/>
            </w:rPr>
          </w:rPrChange>
        </w:rPr>
        <w:t xml:space="preserve">to avert or mitigate any material damage to </w:t>
      </w:r>
      <w:r w:rsidRPr="0022764C">
        <w:rPr>
          <w:rFonts w:eastAsia="Calibri" w:cstheme="minorHAnsi"/>
          <w:kern w:val="2"/>
          <w:szCs w:val="18"/>
          <w14:ligatures w14:val="standardContextual"/>
        </w:rPr>
        <w:t>the</w:t>
      </w:r>
      <w:r w:rsidRPr="0022764C">
        <w:rPr>
          <w:rFonts w:eastAsia="Calibri" w:cstheme="minorHAnsi"/>
          <w:b/>
          <w:szCs w:val="18"/>
          <w:lang w:eastAsia="en-GB"/>
          <w:rPrChange w:id="1440"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bCs/>
          <w:szCs w:val="18"/>
          <w:lang w:eastAsia="en-GB"/>
          <w:rPrChange w:id="1441" w:author="stuart wolstenholme" w:date="2026-05-29T12:46:00Z" w16du:dateUtc="2026-05-29T11:46:00Z">
            <w:rPr>
              <w:rFonts w:eastAsia="Calibri" w:cstheme="minorHAnsi"/>
              <w:bCs/>
              <w:szCs w:val="18"/>
              <w:lang w:val="en-US" w:eastAsia="en-GB"/>
            </w:rPr>
          </w:rPrChange>
        </w:rPr>
        <w:t>reputation</w:t>
      </w:r>
      <w:r w:rsidRPr="0022764C">
        <w:rPr>
          <w:rFonts w:eastAsia="Calibri" w:cstheme="minorHAnsi"/>
          <w:szCs w:val="18"/>
          <w:lang w:eastAsia="en-GB"/>
          <w:rPrChange w:id="1442"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443"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szCs w:val="18"/>
          <w:lang w:eastAsia="en-GB"/>
          <w:rPrChange w:id="1444" w:author="stuart wolstenholme" w:date="2026-05-29T12:46:00Z" w16du:dateUtc="2026-05-29T11:46:00Z">
            <w:rPr>
              <w:rFonts w:eastAsia="Calibri" w:cstheme="minorHAnsi"/>
              <w:szCs w:val="18"/>
              <w:lang w:val="en-US" w:eastAsia="en-GB"/>
            </w:rPr>
          </w:rPrChange>
        </w:rPr>
        <w:t xml:space="preserve"> brand, which results or reasonably could result from the </w:t>
      </w:r>
      <w:r w:rsidRPr="0022764C">
        <w:rPr>
          <w:rFonts w:eastAsia="Calibri" w:cstheme="minorHAnsi"/>
          <w:b/>
          <w:bCs/>
          <w:szCs w:val="18"/>
          <w:lang w:eastAsia="en-GB"/>
          <w:rPrChange w:id="1445" w:author="stuart wolstenholme" w:date="2026-05-29T12:46:00Z" w16du:dateUtc="2026-05-29T11:46:00Z">
            <w:rPr>
              <w:rFonts w:eastAsia="Calibri" w:cstheme="minorHAnsi"/>
              <w:b/>
              <w:bCs/>
              <w:szCs w:val="18"/>
              <w:lang w:val="en-US" w:eastAsia="en-GB"/>
            </w:rPr>
          </w:rPrChange>
        </w:rPr>
        <w:t>Adverse Media Report</w:t>
      </w:r>
      <w:r w:rsidRPr="0022764C">
        <w:rPr>
          <w:rFonts w:eastAsia="Calibri" w:cstheme="minorHAnsi"/>
          <w:bCs/>
          <w:szCs w:val="18"/>
          <w:lang w:eastAsia="en-GB"/>
          <w:rPrChange w:id="1446" w:author="stuart wolstenholme" w:date="2026-05-29T12:46:00Z" w16du:dateUtc="2026-05-29T11:46:00Z">
            <w:rPr>
              <w:rFonts w:eastAsia="Calibri" w:cstheme="minorHAnsi"/>
              <w:bCs/>
              <w:szCs w:val="18"/>
              <w:lang w:val="en-US" w:eastAsia="en-GB"/>
            </w:rPr>
          </w:rPrChange>
        </w:rPr>
        <w:t>;</w:t>
      </w:r>
    </w:p>
    <w:p w14:paraId="69A07431" w14:textId="77777777" w:rsidR="006936E8" w:rsidRPr="0022764C" w:rsidRDefault="006936E8" w:rsidP="006936E8">
      <w:pPr>
        <w:numPr>
          <w:ilvl w:val="0"/>
          <w:numId w:val="451"/>
        </w:numPr>
        <w:spacing w:before="0" w:after="160" w:line="240" w:lineRule="auto"/>
        <w:rPr>
          <w:rFonts w:eastAsia="Calibri" w:cstheme="minorHAnsi"/>
          <w:szCs w:val="18"/>
          <w:lang w:eastAsia="en-GB"/>
          <w:rPrChange w:id="1447"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448" w:author="stuart wolstenholme" w:date="2026-05-29T12:46:00Z" w16du:dateUtc="2026-05-29T11:46:00Z">
            <w:rPr>
              <w:rFonts w:eastAsia="Calibri" w:cstheme="minorHAnsi"/>
              <w:bCs/>
              <w:szCs w:val="18"/>
              <w:lang w:val="en-US" w:eastAsia="en-GB"/>
            </w:rPr>
          </w:rPrChange>
        </w:rPr>
        <w:t xml:space="preserve">reasonable and necessary legal fees that </w:t>
      </w:r>
      <w:r w:rsidRPr="0022764C">
        <w:rPr>
          <w:rFonts w:eastAsia="Calibri" w:cstheme="minorHAnsi"/>
          <w:kern w:val="2"/>
          <w:szCs w:val="18"/>
          <w14:ligatures w14:val="standardContextual"/>
        </w:rPr>
        <w:t>the</w:t>
      </w:r>
      <w:r w:rsidRPr="0022764C">
        <w:rPr>
          <w:rFonts w:eastAsia="Calibri" w:cstheme="minorHAnsi"/>
          <w:b/>
          <w:szCs w:val="18"/>
          <w:lang w:eastAsia="en-GB"/>
          <w:rPrChange w:id="1449"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bCs/>
          <w:szCs w:val="18"/>
          <w:lang w:eastAsia="en-GB"/>
          <w:rPrChange w:id="1450" w:author="stuart wolstenholme" w:date="2026-05-29T12:46:00Z" w16du:dateUtc="2026-05-29T11:46:00Z">
            <w:rPr>
              <w:rFonts w:eastAsia="Calibri" w:cstheme="minorHAnsi"/>
              <w:bCs/>
              <w:szCs w:val="18"/>
              <w:lang w:val="en-US" w:eastAsia="en-GB"/>
            </w:rPr>
          </w:rPrChange>
        </w:rPr>
        <w:t xml:space="preserve">incurs </w:t>
      </w:r>
      <w:r w:rsidRPr="0022764C">
        <w:rPr>
          <w:rFonts w:eastAsia="Calibri" w:cstheme="minorHAnsi"/>
          <w:szCs w:val="18"/>
          <w:lang w:eastAsia="en-GB"/>
          <w:rPrChange w:id="1451" w:author="stuart wolstenholme" w:date="2026-05-29T12:46:00Z" w16du:dateUtc="2026-05-29T11:46:00Z">
            <w:rPr>
              <w:rFonts w:eastAsia="Calibri" w:cstheme="minorHAnsi"/>
              <w:szCs w:val="18"/>
              <w:lang w:val="en-US" w:eastAsia="en-GB"/>
            </w:rPr>
          </w:rPrChange>
        </w:rPr>
        <w:t xml:space="preserve">on </w:t>
      </w:r>
      <w:r w:rsidRPr="0022764C">
        <w:rPr>
          <w:rFonts w:eastAsia="Calibri" w:cstheme="minorHAnsi"/>
          <w:kern w:val="2"/>
          <w:szCs w:val="18"/>
          <w14:ligatures w14:val="standardContextual"/>
        </w:rPr>
        <w:t>the</w:t>
      </w:r>
      <w:r w:rsidRPr="0022764C">
        <w:rPr>
          <w:rFonts w:eastAsia="Calibri" w:cstheme="minorHAnsi"/>
          <w:b/>
          <w:szCs w:val="18"/>
          <w:lang w:eastAsia="en-GB"/>
          <w:rPrChange w:id="1452"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1453" w:author="stuart wolstenholme" w:date="2026-05-29T12:46:00Z" w16du:dateUtc="2026-05-29T11:46:00Z">
            <w:rPr>
              <w:rFonts w:eastAsia="Calibri" w:cstheme="minorHAnsi"/>
              <w:szCs w:val="18"/>
              <w:lang w:val="en-US" w:eastAsia="en-GB"/>
            </w:rPr>
          </w:rPrChange>
        </w:rPr>
        <w:t xml:space="preserve">own behalf or on behalf of a party for whom </w:t>
      </w:r>
      <w:r w:rsidRPr="0022764C">
        <w:rPr>
          <w:rFonts w:eastAsia="Calibri" w:cstheme="minorHAnsi"/>
          <w:kern w:val="2"/>
          <w:szCs w:val="18"/>
          <w14:ligatures w14:val="standardContextual"/>
        </w:rPr>
        <w:t>the</w:t>
      </w:r>
      <w:r w:rsidRPr="0022764C">
        <w:rPr>
          <w:rFonts w:eastAsia="Calibri" w:cstheme="minorHAnsi"/>
          <w:b/>
          <w:szCs w:val="18"/>
          <w:lang w:eastAsia="en-GB"/>
          <w:rPrChange w:id="1454"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1455" w:author="stuart wolstenholme" w:date="2026-05-29T12:46:00Z" w16du:dateUtc="2026-05-29T11:46:00Z">
            <w:rPr>
              <w:rFonts w:eastAsia="Calibri" w:cstheme="minorHAnsi"/>
              <w:szCs w:val="18"/>
              <w:lang w:val="en-US" w:eastAsia="en-GB"/>
            </w:rPr>
          </w:rPrChange>
        </w:rPr>
        <w:t xml:space="preserve">is </w:t>
      </w:r>
      <w:r w:rsidRPr="0022764C">
        <w:rPr>
          <w:rFonts w:eastAsia="Calibri" w:cstheme="minorHAnsi"/>
          <w:b/>
          <w:szCs w:val="18"/>
          <w:lang w:eastAsia="en-GB"/>
          <w:rPrChange w:id="1456" w:author="stuart wolstenholme" w:date="2026-05-29T12:46:00Z" w16du:dateUtc="2026-05-29T11:46:00Z">
            <w:rPr>
              <w:rFonts w:eastAsia="Calibri" w:cstheme="minorHAnsi"/>
              <w:b/>
              <w:szCs w:val="18"/>
              <w:lang w:val="en-US" w:eastAsia="en-GB"/>
            </w:rPr>
          </w:rPrChange>
        </w:rPr>
        <w:t>Vicariously Liable</w:t>
      </w:r>
      <w:r w:rsidRPr="0022764C">
        <w:rPr>
          <w:rFonts w:eastAsia="Calibri" w:cstheme="minorHAnsi"/>
          <w:szCs w:val="18"/>
          <w:lang w:eastAsia="en-GB"/>
          <w:rPrChange w:id="1457" w:author="stuart wolstenholme" w:date="2026-05-29T12:46:00Z" w16du:dateUtc="2026-05-29T11:46:00Z">
            <w:rPr>
              <w:rFonts w:eastAsia="Calibri" w:cstheme="minorHAnsi"/>
              <w:szCs w:val="18"/>
              <w:lang w:val="en-US" w:eastAsia="en-GB"/>
            </w:rPr>
          </w:rPrChange>
        </w:rPr>
        <w:t xml:space="preserve"> to:</w:t>
      </w:r>
    </w:p>
    <w:p w14:paraId="4B96666C" w14:textId="77777777" w:rsidR="006936E8" w:rsidRPr="0022764C" w:rsidRDefault="006936E8" w:rsidP="006936E8">
      <w:pPr>
        <w:numPr>
          <w:ilvl w:val="0"/>
          <w:numId w:val="452"/>
        </w:numPr>
        <w:spacing w:before="0" w:after="160" w:line="240" w:lineRule="auto"/>
        <w:rPr>
          <w:rFonts w:eastAsia="Calibri" w:cstheme="minorHAnsi"/>
          <w:szCs w:val="18"/>
          <w:lang w:eastAsia="en-GB"/>
          <w:rPrChange w:id="1458"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459" w:author="stuart wolstenholme" w:date="2026-05-29T12:46:00Z" w16du:dateUtc="2026-05-29T11:46:00Z">
            <w:rPr>
              <w:rFonts w:eastAsia="Calibri" w:cstheme="minorHAnsi"/>
              <w:bCs/>
              <w:szCs w:val="18"/>
              <w:lang w:val="en-US" w:eastAsia="en-GB"/>
            </w:rPr>
          </w:rPrChange>
        </w:rPr>
        <w:t>determine the scope, cause and extent of an actual or suspected</w:t>
      </w:r>
      <w:r w:rsidRPr="0022764C">
        <w:rPr>
          <w:rFonts w:eastAsia="Calibri" w:cstheme="minorHAnsi"/>
          <w:b/>
          <w:bCs/>
          <w:szCs w:val="18"/>
          <w:lang w:eastAsia="en-GB"/>
          <w:rPrChange w:id="1460" w:author="stuart wolstenholme" w:date="2026-05-29T12:46:00Z" w16du:dateUtc="2026-05-29T11:46:00Z">
            <w:rPr>
              <w:rFonts w:eastAsia="Calibri" w:cstheme="minorHAnsi"/>
              <w:b/>
              <w:bCs/>
              <w:szCs w:val="18"/>
              <w:lang w:val="en-US" w:eastAsia="en-GB"/>
            </w:rPr>
          </w:rPrChange>
        </w:rPr>
        <w:t xml:space="preserve"> Privacy Breach </w:t>
      </w:r>
      <w:r w:rsidRPr="0022764C">
        <w:rPr>
          <w:rFonts w:eastAsia="Calibri" w:cstheme="minorHAnsi"/>
          <w:bCs/>
          <w:szCs w:val="18"/>
          <w:lang w:eastAsia="en-GB"/>
          <w:rPrChange w:id="1461"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462"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1463" w:author="stuart wolstenholme" w:date="2026-05-29T12:46:00Z" w16du:dateUtc="2026-05-29T11:46:00Z">
            <w:rPr>
              <w:rFonts w:eastAsia="Calibri" w:cstheme="minorHAnsi"/>
              <w:bCs/>
              <w:szCs w:val="18"/>
              <w:lang w:val="en-US" w:eastAsia="en-GB"/>
            </w:rPr>
          </w:rPrChange>
        </w:rPr>
        <w:t>;</w:t>
      </w:r>
    </w:p>
    <w:p w14:paraId="63E42947" w14:textId="77777777" w:rsidR="006936E8" w:rsidRPr="0022764C" w:rsidRDefault="006936E8" w:rsidP="006936E8">
      <w:pPr>
        <w:numPr>
          <w:ilvl w:val="0"/>
          <w:numId w:val="452"/>
        </w:numPr>
        <w:spacing w:before="0" w:after="160" w:line="240" w:lineRule="auto"/>
        <w:rPr>
          <w:rFonts w:eastAsia="Calibri" w:cstheme="minorHAnsi"/>
          <w:szCs w:val="18"/>
          <w:lang w:eastAsia="en-GB"/>
          <w:rPrChange w:id="1464"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465" w:author="stuart wolstenholme" w:date="2026-05-29T12:46:00Z" w16du:dateUtc="2026-05-29T11:46:00Z">
            <w:rPr>
              <w:rFonts w:eastAsia="Calibri" w:cstheme="minorHAnsi"/>
              <w:bCs/>
              <w:szCs w:val="18"/>
              <w:lang w:val="en-US" w:eastAsia="en-GB"/>
            </w:rPr>
          </w:rPrChange>
        </w:rPr>
        <w:t>determine the applicability of, and the</w:t>
      </w:r>
      <w:r w:rsidRPr="0022764C">
        <w:rPr>
          <w:rFonts w:eastAsia="Calibri" w:cstheme="minorHAnsi"/>
          <w:b/>
          <w:szCs w:val="18"/>
          <w:lang w:eastAsia="en-GB"/>
          <w:rPrChange w:id="1466"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bCs/>
          <w:szCs w:val="18"/>
          <w:lang w:eastAsia="en-GB"/>
          <w:rPrChange w:id="1467" w:author="stuart wolstenholme" w:date="2026-05-29T12:46:00Z" w16du:dateUtc="2026-05-29T11:46:00Z">
            <w:rPr>
              <w:rFonts w:eastAsia="Calibri" w:cstheme="minorHAnsi"/>
              <w:bCs/>
              <w:szCs w:val="18"/>
              <w:lang w:val="en-US" w:eastAsia="en-GB"/>
            </w:rPr>
          </w:rPrChange>
        </w:rPr>
        <w:t xml:space="preserve">obligations to comply with, </w:t>
      </w:r>
      <w:r w:rsidRPr="0022764C">
        <w:rPr>
          <w:rFonts w:eastAsia="Calibri" w:cstheme="minorHAnsi"/>
          <w:b/>
          <w:bCs/>
          <w:szCs w:val="18"/>
          <w:lang w:eastAsia="en-GB"/>
          <w:rPrChange w:id="1468" w:author="stuart wolstenholme" w:date="2026-05-29T12:46:00Z" w16du:dateUtc="2026-05-29T11:46:00Z">
            <w:rPr>
              <w:rFonts w:eastAsia="Calibri" w:cstheme="minorHAnsi"/>
              <w:b/>
              <w:bCs/>
              <w:szCs w:val="18"/>
              <w:lang w:val="en-US" w:eastAsia="en-GB"/>
            </w:rPr>
          </w:rPrChange>
        </w:rPr>
        <w:t>Privacy Regulations</w:t>
      </w:r>
      <w:r w:rsidRPr="0022764C">
        <w:rPr>
          <w:rFonts w:eastAsia="Calibri" w:cstheme="minorHAnsi"/>
          <w:bCs/>
          <w:szCs w:val="18"/>
          <w:lang w:eastAsia="en-GB"/>
          <w:rPrChange w:id="1469" w:author="stuart wolstenholme" w:date="2026-05-29T12:46:00Z" w16du:dateUtc="2026-05-29T11:46:00Z">
            <w:rPr>
              <w:rFonts w:eastAsia="Calibri" w:cstheme="minorHAnsi"/>
              <w:bCs/>
              <w:szCs w:val="18"/>
              <w:lang w:val="en-US" w:eastAsia="en-GB"/>
            </w:rPr>
          </w:rPrChange>
        </w:rPr>
        <w:t xml:space="preserve"> due to an actual or suspected </w:t>
      </w:r>
      <w:r w:rsidRPr="0022764C">
        <w:rPr>
          <w:rFonts w:eastAsia="Calibri" w:cstheme="minorHAnsi"/>
          <w:b/>
          <w:bCs/>
          <w:szCs w:val="18"/>
          <w:lang w:eastAsia="en-GB"/>
          <w:rPrChange w:id="1470"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1471" w:author="stuart wolstenholme" w:date="2026-05-29T12:46:00Z" w16du:dateUtc="2026-05-29T11:46:00Z">
            <w:rPr>
              <w:rFonts w:eastAsia="Calibri" w:cstheme="minorHAnsi"/>
              <w:bCs/>
              <w:szCs w:val="18"/>
              <w:lang w:val="en-US" w:eastAsia="en-GB"/>
            </w:rPr>
          </w:rPrChange>
        </w:rPr>
        <w:t>; and</w:t>
      </w:r>
    </w:p>
    <w:p w14:paraId="43108626" w14:textId="77777777" w:rsidR="006936E8" w:rsidRPr="0022764C" w:rsidRDefault="006936E8" w:rsidP="006936E8">
      <w:pPr>
        <w:numPr>
          <w:ilvl w:val="0"/>
          <w:numId w:val="452"/>
        </w:numPr>
        <w:spacing w:before="0" w:after="160" w:line="240" w:lineRule="auto"/>
        <w:rPr>
          <w:rFonts w:eastAsia="Calibri" w:cstheme="minorHAnsi"/>
          <w:szCs w:val="18"/>
          <w:lang w:eastAsia="en-GB"/>
          <w:rPrChange w:id="1472"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473" w:author="stuart wolstenholme" w:date="2026-05-29T12:46:00Z" w16du:dateUtc="2026-05-29T11:46:00Z">
            <w:rPr>
              <w:rFonts w:eastAsia="Calibri" w:cstheme="minorHAnsi"/>
              <w:bCs/>
              <w:szCs w:val="18"/>
              <w:lang w:val="en-US" w:eastAsia="en-GB"/>
            </w:rPr>
          </w:rPrChange>
        </w:rPr>
        <w:t xml:space="preserve">draft a </w:t>
      </w:r>
      <w:r w:rsidRPr="0022764C">
        <w:rPr>
          <w:rFonts w:eastAsia="Calibri" w:cstheme="minorHAnsi"/>
          <w:b/>
          <w:bCs/>
          <w:szCs w:val="18"/>
          <w:lang w:eastAsia="en-GB"/>
          <w:rPrChange w:id="1474" w:author="stuart wolstenholme" w:date="2026-05-29T12:46:00Z" w16du:dateUtc="2026-05-29T11:46:00Z">
            <w:rPr>
              <w:rFonts w:eastAsia="Calibri" w:cstheme="minorHAnsi"/>
              <w:b/>
              <w:bCs/>
              <w:szCs w:val="18"/>
              <w:lang w:val="en-US" w:eastAsia="en-GB"/>
            </w:rPr>
          </w:rPrChange>
        </w:rPr>
        <w:t xml:space="preserve">Notification </w:t>
      </w:r>
      <w:r w:rsidRPr="0022764C">
        <w:rPr>
          <w:rFonts w:eastAsia="Calibri" w:cstheme="minorHAnsi"/>
          <w:bCs/>
          <w:szCs w:val="18"/>
          <w:lang w:eastAsia="en-GB"/>
          <w:rPrChange w:id="1475" w:author="stuart wolstenholme" w:date="2026-05-29T12:46:00Z" w16du:dateUtc="2026-05-29T11:46:00Z">
            <w:rPr>
              <w:rFonts w:eastAsia="Calibri" w:cstheme="minorHAnsi"/>
              <w:bCs/>
              <w:szCs w:val="18"/>
              <w:lang w:val="en-US" w:eastAsia="en-GB"/>
            </w:rPr>
          </w:rPrChange>
        </w:rPr>
        <w:t xml:space="preserve">letter to be sent to parties affected by a </w:t>
      </w:r>
      <w:r w:rsidRPr="0022764C">
        <w:rPr>
          <w:rFonts w:eastAsia="Calibri" w:cstheme="minorHAnsi"/>
          <w:b/>
          <w:bCs/>
          <w:szCs w:val="18"/>
          <w:lang w:eastAsia="en-GB"/>
          <w:rPrChange w:id="1476"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1477" w:author="stuart wolstenholme" w:date="2026-05-29T12:46:00Z" w16du:dateUtc="2026-05-29T11:46:00Z">
            <w:rPr>
              <w:rFonts w:eastAsia="Calibri" w:cstheme="minorHAnsi"/>
              <w:bCs/>
              <w:szCs w:val="18"/>
              <w:lang w:val="en-US" w:eastAsia="en-GB"/>
            </w:rPr>
          </w:rPrChange>
        </w:rPr>
        <w:t>.</w:t>
      </w:r>
    </w:p>
    <w:p w14:paraId="6BF73538" w14:textId="77777777" w:rsidR="006936E8" w:rsidRPr="0022764C" w:rsidRDefault="006936E8" w:rsidP="006936E8">
      <w:pPr>
        <w:numPr>
          <w:ilvl w:val="0"/>
          <w:numId w:val="453"/>
        </w:numPr>
        <w:spacing w:before="0" w:after="160" w:line="240" w:lineRule="auto"/>
        <w:rPr>
          <w:rFonts w:eastAsia="Calibri" w:cstheme="minorHAnsi"/>
          <w:szCs w:val="18"/>
          <w:lang w:eastAsia="en-GB"/>
          <w:rPrChange w:id="1478"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479" w:author="stuart wolstenholme" w:date="2026-05-29T12:46:00Z" w16du:dateUtc="2026-05-29T11:46:00Z">
            <w:rPr>
              <w:rFonts w:eastAsia="Calibri" w:cstheme="minorHAnsi"/>
              <w:bCs/>
              <w:szCs w:val="18"/>
              <w:lang w:val="en-US" w:eastAsia="en-GB"/>
            </w:rPr>
          </w:rPrChange>
        </w:rPr>
        <w:t>reasonable and necessary fees and costs that the</w:t>
      </w:r>
      <w:r w:rsidRPr="0022764C">
        <w:rPr>
          <w:rFonts w:eastAsia="Calibri" w:cstheme="minorHAnsi"/>
          <w:b/>
          <w:szCs w:val="18"/>
          <w:lang w:eastAsia="en-GB"/>
          <w:rPrChange w:id="1480"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szCs w:val="18"/>
          <w:lang w:eastAsia="en-GB"/>
          <w:rPrChange w:id="1481" w:author="stuart wolstenholme" w:date="2026-05-29T12:46:00Z" w16du:dateUtc="2026-05-29T11:46:00Z">
            <w:rPr>
              <w:rFonts w:eastAsia="Calibri" w:cstheme="minorHAnsi"/>
              <w:szCs w:val="18"/>
              <w:lang w:val="en-US" w:eastAsia="en-GB"/>
            </w:rPr>
          </w:rPrChange>
        </w:rPr>
        <w:t xml:space="preserve"> incurs </w:t>
      </w:r>
      <w:r w:rsidRPr="0022764C">
        <w:rPr>
          <w:rFonts w:eastAsia="Calibri" w:cstheme="minorHAnsi"/>
          <w:bCs/>
          <w:szCs w:val="18"/>
          <w:lang w:eastAsia="en-GB"/>
          <w:rPrChange w:id="1482" w:author="stuart wolstenholme" w:date="2026-05-29T12:46:00Z" w16du:dateUtc="2026-05-29T11:46:00Z">
            <w:rPr>
              <w:rFonts w:eastAsia="Calibri" w:cstheme="minorHAnsi"/>
              <w:bCs/>
              <w:szCs w:val="18"/>
              <w:lang w:val="en-US" w:eastAsia="en-GB"/>
            </w:rPr>
          </w:rPrChange>
        </w:rPr>
        <w:t>on the</w:t>
      </w:r>
      <w:r w:rsidRPr="0022764C">
        <w:rPr>
          <w:rFonts w:eastAsia="Calibri" w:cstheme="minorHAnsi"/>
          <w:b/>
          <w:szCs w:val="18"/>
          <w:lang w:eastAsia="en-GB"/>
          <w:rPrChange w:id="1483"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1484" w:author="stuart wolstenholme" w:date="2026-05-29T12:46:00Z" w16du:dateUtc="2026-05-29T11:46:00Z">
            <w:rPr>
              <w:rFonts w:eastAsia="Calibri" w:cstheme="minorHAnsi"/>
              <w:szCs w:val="18"/>
              <w:lang w:val="en-US" w:eastAsia="en-GB"/>
            </w:rPr>
          </w:rPrChange>
        </w:rPr>
        <w:t>behalf, or on behalf of a party for whom the</w:t>
      </w:r>
      <w:r w:rsidRPr="0022764C">
        <w:rPr>
          <w:rFonts w:eastAsia="Calibri" w:cstheme="minorHAnsi"/>
          <w:b/>
          <w:szCs w:val="18"/>
          <w:lang w:eastAsia="en-GB"/>
          <w:rPrChange w:id="1485"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1486" w:author="stuart wolstenholme" w:date="2026-05-29T12:46:00Z" w16du:dateUtc="2026-05-29T11:46:00Z">
            <w:rPr>
              <w:rFonts w:eastAsia="Calibri" w:cstheme="minorHAnsi"/>
              <w:szCs w:val="18"/>
              <w:lang w:val="en-US" w:eastAsia="en-GB"/>
            </w:rPr>
          </w:rPrChange>
        </w:rPr>
        <w:t xml:space="preserve">is </w:t>
      </w:r>
      <w:r w:rsidRPr="0022764C">
        <w:rPr>
          <w:rFonts w:eastAsia="Calibri" w:cstheme="minorHAnsi"/>
          <w:b/>
          <w:szCs w:val="18"/>
          <w:lang w:eastAsia="en-GB"/>
          <w:rPrChange w:id="1487" w:author="stuart wolstenholme" w:date="2026-05-29T12:46:00Z" w16du:dateUtc="2026-05-29T11:46:00Z">
            <w:rPr>
              <w:rFonts w:eastAsia="Calibri" w:cstheme="minorHAnsi"/>
              <w:b/>
              <w:szCs w:val="18"/>
              <w:lang w:val="en-US" w:eastAsia="en-GB"/>
            </w:rPr>
          </w:rPrChange>
        </w:rPr>
        <w:t>Vicariously Liable</w:t>
      </w:r>
      <w:r w:rsidRPr="0022764C">
        <w:rPr>
          <w:rFonts w:eastAsia="Calibri" w:cstheme="minorHAnsi"/>
          <w:szCs w:val="18"/>
          <w:lang w:eastAsia="en-GB"/>
          <w:rPrChange w:id="1488"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Cs/>
          <w:szCs w:val="18"/>
          <w:lang w:eastAsia="en-GB"/>
          <w:rPrChange w:id="1489" w:author="stuart wolstenholme" w:date="2026-05-29T12:46:00Z" w16du:dateUtc="2026-05-29T11:46:00Z">
            <w:rPr>
              <w:rFonts w:eastAsia="Calibri" w:cstheme="minorHAnsi"/>
              <w:bCs/>
              <w:szCs w:val="18"/>
              <w:lang w:val="en-US" w:eastAsia="en-GB"/>
            </w:rPr>
          </w:rPrChange>
        </w:rPr>
        <w:t xml:space="preserve">to retain a qualified IT forensics firm or computer security expert to investigate and identify the source and scope of a </w:t>
      </w:r>
      <w:r w:rsidRPr="0022764C">
        <w:rPr>
          <w:rFonts w:eastAsia="Calibri" w:cstheme="minorHAnsi"/>
          <w:b/>
          <w:bCs/>
          <w:szCs w:val="18"/>
          <w:lang w:eastAsia="en-GB"/>
          <w:rPrChange w:id="1490" w:author="stuart wolstenholme" w:date="2026-05-29T12:46:00Z" w16du:dateUtc="2026-05-29T11:46:00Z">
            <w:rPr>
              <w:rFonts w:eastAsia="Calibri" w:cstheme="minorHAnsi"/>
              <w:b/>
              <w:bCs/>
              <w:szCs w:val="18"/>
              <w:lang w:val="en-US" w:eastAsia="en-GB"/>
            </w:rPr>
          </w:rPrChange>
        </w:rPr>
        <w:t xml:space="preserve">Security Breach </w:t>
      </w:r>
      <w:r w:rsidRPr="0022764C">
        <w:rPr>
          <w:rFonts w:eastAsia="Calibri" w:cstheme="minorHAnsi"/>
          <w:bCs/>
          <w:szCs w:val="18"/>
          <w:lang w:eastAsia="en-GB"/>
          <w:rPrChange w:id="1491"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492"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1493" w:author="stuart wolstenholme" w:date="2026-05-29T12:46:00Z" w16du:dateUtc="2026-05-29T11:46:00Z">
            <w:rPr>
              <w:rFonts w:eastAsia="Calibri" w:cstheme="minorHAnsi"/>
              <w:bCs/>
              <w:szCs w:val="18"/>
              <w:lang w:val="en-US" w:eastAsia="en-GB"/>
            </w:rPr>
          </w:rPrChange>
        </w:rPr>
        <w:t>; and</w:t>
      </w:r>
    </w:p>
    <w:p w14:paraId="05C1A83F" w14:textId="77777777" w:rsidR="006936E8" w:rsidRPr="0022764C" w:rsidRDefault="006936E8" w:rsidP="006936E8">
      <w:pPr>
        <w:numPr>
          <w:ilvl w:val="0"/>
          <w:numId w:val="453"/>
        </w:numPr>
        <w:spacing w:before="0" w:after="160" w:line="240" w:lineRule="auto"/>
        <w:rPr>
          <w:rFonts w:eastAsia="Calibri" w:cstheme="minorHAnsi"/>
          <w:szCs w:val="18"/>
          <w:lang w:eastAsia="en-GB"/>
          <w:rPrChange w:id="1494"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495" w:author="stuart wolstenholme" w:date="2026-05-29T12:46:00Z" w16du:dateUtc="2026-05-29T11:46:00Z">
            <w:rPr>
              <w:rFonts w:eastAsia="Calibri" w:cstheme="minorHAnsi"/>
              <w:bCs/>
              <w:szCs w:val="18"/>
              <w:lang w:val="en-US" w:eastAsia="en-GB"/>
            </w:rPr>
          </w:rPrChange>
        </w:rPr>
        <w:t xml:space="preserve">overtime salaries of non-exempt </w:t>
      </w:r>
      <w:r w:rsidRPr="0022764C">
        <w:rPr>
          <w:rFonts w:eastAsia="Calibri" w:cstheme="minorHAnsi"/>
          <w:b/>
          <w:bCs/>
          <w:szCs w:val="18"/>
          <w:lang w:eastAsia="en-GB"/>
          <w:rPrChange w:id="1496" w:author="stuart wolstenholme" w:date="2026-05-29T12:46:00Z" w16du:dateUtc="2026-05-29T11:46:00Z">
            <w:rPr>
              <w:rFonts w:eastAsia="Calibri" w:cstheme="minorHAnsi"/>
              <w:b/>
              <w:bCs/>
              <w:szCs w:val="18"/>
              <w:lang w:val="en-US" w:eastAsia="en-GB"/>
            </w:rPr>
          </w:rPrChange>
        </w:rPr>
        <w:t xml:space="preserve">Employees </w:t>
      </w:r>
      <w:r w:rsidRPr="0022764C">
        <w:rPr>
          <w:rFonts w:eastAsia="Calibri" w:cstheme="minorHAnsi"/>
          <w:bCs/>
          <w:szCs w:val="18"/>
          <w:lang w:eastAsia="en-GB"/>
          <w:rPrChange w:id="1497" w:author="stuart wolstenholme" w:date="2026-05-29T12:46:00Z" w16du:dateUtc="2026-05-29T11:46:00Z">
            <w:rPr>
              <w:rFonts w:eastAsia="Calibri" w:cstheme="minorHAnsi"/>
              <w:bCs/>
              <w:szCs w:val="18"/>
              <w:lang w:val="en-US" w:eastAsia="en-GB"/>
            </w:rPr>
          </w:rPrChange>
        </w:rPr>
        <w:t xml:space="preserve">assigned to handle enquiries from parties affected by a </w:t>
      </w:r>
      <w:r w:rsidRPr="0022764C">
        <w:rPr>
          <w:rFonts w:eastAsia="Calibri" w:cstheme="minorHAnsi"/>
          <w:b/>
          <w:bCs/>
          <w:szCs w:val="18"/>
          <w:lang w:eastAsia="en-GB"/>
          <w:rPrChange w:id="1498"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1499" w:author="stuart wolstenholme" w:date="2026-05-29T12:46:00Z" w16du:dateUtc="2026-05-29T11:46:00Z">
            <w:rPr>
              <w:rFonts w:eastAsia="Calibri" w:cstheme="minorHAnsi"/>
              <w:bCs/>
              <w:szCs w:val="18"/>
              <w:lang w:val="en-US" w:eastAsia="en-GB"/>
            </w:rPr>
          </w:rPrChange>
        </w:rPr>
        <w:t>.</w:t>
      </w:r>
    </w:p>
    <w:p w14:paraId="716038F3"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Privacy Policy</w:t>
      </w:r>
    </w:p>
    <w:p w14:paraId="1375A7BC"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w:t>
      </w:r>
      <w:r w:rsidRPr="0022764C">
        <w:rPr>
          <w:rFonts w:eastAsia="Calibri" w:cstheme="minorHAnsi"/>
          <w:b/>
          <w:bCs/>
          <w:kern w:val="2"/>
          <w:szCs w:val="18"/>
          <w14:ligatures w14:val="standardContextual"/>
        </w:rPr>
        <w:t xml:space="preserve"> Named Insured’s </w:t>
      </w:r>
      <w:r w:rsidRPr="0022764C">
        <w:rPr>
          <w:rFonts w:eastAsia="Calibri" w:cstheme="minorHAnsi"/>
          <w:szCs w:val="18"/>
          <w:rPrChange w:id="1500" w:author="stuart wolstenholme" w:date="2026-05-29T12:46:00Z" w16du:dateUtc="2026-05-29T11:46:00Z">
            <w:rPr>
              <w:rFonts w:eastAsia="Calibri" w:cstheme="minorHAnsi"/>
              <w:szCs w:val="18"/>
              <w:lang w:val="en-US"/>
            </w:rPr>
          </w:rPrChange>
        </w:rPr>
        <w:t xml:space="preserve">published policies provided to </w:t>
      </w:r>
      <w:r w:rsidRPr="0022764C">
        <w:rPr>
          <w:rFonts w:eastAsia="Calibri" w:cstheme="minorHAnsi"/>
          <w:b/>
          <w:szCs w:val="18"/>
          <w:rPrChange w:id="1501" w:author="stuart wolstenholme" w:date="2026-05-29T12:46:00Z" w16du:dateUtc="2026-05-29T11:46:00Z">
            <w:rPr>
              <w:rFonts w:eastAsia="Calibri" w:cstheme="minorHAnsi"/>
              <w:b/>
              <w:szCs w:val="18"/>
              <w:lang w:val="en-US"/>
            </w:rPr>
          </w:rPrChange>
        </w:rPr>
        <w:t xml:space="preserve">Employees </w:t>
      </w:r>
      <w:r w:rsidRPr="0022764C">
        <w:rPr>
          <w:rFonts w:eastAsia="Calibri" w:cstheme="minorHAnsi"/>
          <w:szCs w:val="18"/>
          <w:rPrChange w:id="1502" w:author="stuart wolstenholme" w:date="2026-05-29T12:46:00Z" w16du:dateUtc="2026-05-29T11:46:00Z">
            <w:rPr>
              <w:rFonts w:eastAsia="Calibri" w:cstheme="minorHAnsi"/>
              <w:szCs w:val="18"/>
              <w:lang w:val="en-US"/>
            </w:rPr>
          </w:rPrChange>
        </w:rPr>
        <w:t xml:space="preserve">or third parties that govern the collection, use, disclosure, correction, dissemination, confidentiality, integrity, accuracy or availability of </w:t>
      </w:r>
      <w:r w:rsidRPr="0022764C">
        <w:rPr>
          <w:rFonts w:eastAsia="Calibri" w:cstheme="minorHAnsi"/>
          <w:b/>
          <w:szCs w:val="18"/>
          <w:rPrChange w:id="1503" w:author="stuart wolstenholme" w:date="2026-05-29T12:46:00Z" w16du:dateUtc="2026-05-29T11:46:00Z">
            <w:rPr>
              <w:rFonts w:eastAsia="Calibri" w:cstheme="minorHAnsi"/>
              <w:b/>
              <w:szCs w:val="18"/>
              <w:lang w:val="en-US"/>
            </w:rPr>
          </w:rPrChange>
        </w:rPr>
        <w:t>Private Information</w:t>
      </w:r>
      <w:r w:rsidRPr="0022764C">
        <w:rPr>
          <w:rFonts w:eastAsia="Calibri" w:cstheme="minorHAnsi"/>
          <w:szCs w:val="18"/>
          <w:rPrChange w:id="1504" w:author="stuart wolstenholme" w:date="2026-05-29T12:46:00Z" w16du:dateUtc="2026-05-29T11:46:00Z">
            <w:rPr>
              <w:rFonts w:eastAsia="Calibri" w:cstheme="minorHAnsi"/>
              <w:szCs w:val="18"/>
              <w:lang w:val="en-US"/>
            </w:rPr>
          </w:rPrChange>
        </w:rPr>
        <w:t>.</w:t>
      </w:r>
    </w:p>
    <w:p w14:paraId="23B088AD"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lastRenderedPageBreak/>
        <w:t>Privacy Regulations</w:t>
      </w:r>
    </w:p>
    <w:p w14:paraId="46782339"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foreign, federal, state or local statutes, rules, regulations and other laws, as they currently exist and as amended, associated with the confidentiality, access, control, and use of </w:t>
      </w:r>
      <w:r w:rsidRPr="0022764C">
        <w:rPr>
          <w:rFonts w:eastAsia="Calibri" w:cstheme="minorHAnsi"/>
          <w:b/>
          <w:bCs/>
          <w:kern w:val="2"/>
          <w:szCs w:val="18"/>
          <w14:ligatures w14:val="standardContextual"/>
        </w:rPr>
        <w:t>Private Information</w:t>
      </w:r>
      <w:r w:rsidRPr="0022764C">
        <w:rPr>
          <w:rFonts w:eastAsia="Calibri" w:cstheme="minorHAnsi"/>
          <w:kern w:val="2"/>
          <w:szCs w:val="18"/>
          <w14:ligatures w14:val="standardContextual"/>
        </w:rPr>
        <w:t>.</w:t>
      </w:r>
    </w:p>
    <w:p w14:paraId="09EC1B66"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Privacy Regulatory Proceeding</w:t>
      </w:r>
    </w:p>
    <w:p w14:paraId="41E3DBCA" w14:textId="77777777" w:rsidR="006936E8" w:rsidRPr="0022764C" w:rsidRDefault="006936E8" w:rsidP="006936E8">
      <w:pPr>
        <w:spacing w:before="0" w:line="240" w:lineRule="auto"/>
        <w:rPr>
          <w:rFonts w:eastAsia="Calibri" w:cstheme="minorHAnsi"/>
          <w:szCs w:val="18"/>
          <w:lang w:eastAsia="en-GB"/>
          <w:rPrChange w:id="1505"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506" w:author="stuart wolstenholme" w:date="2026-05-29T12:46:00Z" w16du:dateUtc="2026-05-29T11:46:00Z">
            <w:rPr>
              <w:rFonts w:eastAsia="Calibri" w:cstheme="minorHAnsi"/>
              <w:bCs/>
              <w:szCs w:val="18"/>
              <w:lang w:val="en-US" w:eastAsia="en-GB"/>
            </w:rPr>
          </w:rPrChange>
        </w:rPr>
        <w:t xml:space="preserve">a civil or administrative proceeding, regulatory action, request for information or investigation instituted against an </w:t>
      </w:r>
      <w:r w:rsidRPr="0022764C">
        <w:rPr>
          <w:rFonts w:eastAsia="Calibri" w:cstheme="minorHAnsi"/>
          <w:b/>
          <w:bCs/>
          <w:szCs w:val="18"/>
          <w:lang w:eastAsia="en-GB"/>
          <w:rPrChange w:id="1507"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bCs/>
          <w:szCs w:val="18"/>
          <w:lang w:eastAsia="en-GB"/>
          <w:rPrChange w:id="1508" w:author="stuart wolstenholme" w:date="2026-05-29T12:46:00Z" w16du:dateUtc="2026-05-29T11:46:00Z">
            <w:rPr>
              <w:rFonts w:eastAsia="Calibri" w:cstheme="minorHAnsi"/>
              <w:bCs/>
              <w:szCs w:val="18"/>
              <w:lang w:val="en-US" w:eastAsia="en-GB"/>
            </w:rPr>
          </w:rPrChange>
        </w:rPr>
        <w:t xml:space="preserve"> by a </w:t>
      </w:r>
      <w:r w:rsidRPr="0022764C">
        <w:rPr>
          <w:rFonts w:eastAsia="Calibri" w:cstheme="minorHAnsi"/>
          <w:b/>
          <w:bCs/>
          <w:szCs w:val="18"/>
          <w:lang w:eastAsia="en-GB"/>
          <w:rPrChange w:id="1509" w:author="stuart wolstenholme" w:date="2026-05-29T12:46:00Z" w16du:dateUtc="2026-05-29T11:46:00Z">
            <w:rPr>
              <w:rFonts w:eastAsia="Calibri" w:cstheme="minorHAnsi"/>
              <w:b/>
              <w:bCs/>
              <w:szCs w:val="18"/>
              <w:lang w:val="en-US" w:eastAsia="en-GB"/>
            </w:rPr>
          </w:rPrChange>
        </w:rPr>
        <w:t>Regulatory Authority</w:t>
      </w:r>
      <w:r w:rsidRPr="0022764C">
        <w:rPr>
          <w:rFonts w:eastAsia="Calibri" w:cstheme="minorHAnsi"/>
          <w:bCs/>
          <w:szCs w:val="18"/>
          <w:lang w:eastAsia="en-GB"/>
          <w:rPrChange w:id="1510" w:author="stuart wolstenholme" w:date="2026-05-29T12:46:00Z" w16du:dateUtc="2026-05-29T11:46:00Z">
            <w:rPr>
              <w:rFonts w:eastAsia="Calibri" w:cstheme="minorHAnsi"/>
              <w:bCs/>
              <w:szCs w:val="18"/>
              <w:lang w:val="en-US" w:eastAsia="en-GB"/>
            </w:rPr>
          </w:rPrChange>
        </w:rPr>
        <w:t xml:space="preserve"> because of a </w:t>
      </w:r>
      <w:r w:rsidRPr="0022764C">
        <w:rPr>
          <w:rFonts w:eastAsia="Calibri" w:cstheme="minorHAnsi"/>
          <w:b/>
          <w:bCs/>
          <w:szCs w:val="18"/>
          <w:lang w:eastAsia="en-GB"/>
          <w:rPrChange w:id="1511"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1512"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1513"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1514"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1515" w:author="stuart wolstenholme" w:date="2026-05-29T12:46:00Z" w16du:dateUtc="2026-05-29T11:46:00Z">
            <w:rPr>
              <w:rFonts w:eastAsia="Calibri" w:cstheme="minorHAnsi"/>
              <w:b/>
              <w:szCs w:val="18"/>
              <w:lang w:val="en-US" w:eastAsia="en-GB"/>
            </w:rPr>
          </w:rPrChange>
        </w:rPr>
        <w:t xml:space="preserve">Privacy Regulatory Proceeding </w:t>
      </w:r>
      <w:r w:rsidRPr="0022764C">
        <w:rPr>
          <w:rFonts w:eastAsia="Calibri" w:cstheme="minorHAnsi"/>
          <w:szCs w:val="18"/>
          <w:lang w:eastAsia="en-GB"/>
          <w:rPrChange w:id="1516" w:author="stuart wolstenholme" w:date="2026-05-29T12:46:00Z" w16du:dateUtc="2026-05-29T11:46:00Z">
            <w:rPr>
              <w:rFonts w:eastAsia="Calibri" w:cstheme="minorHAnsi"/>
              <w:szCs w:val="18"/>
              <w:lang w:val="en-US" w:eastAsia="en-GB"/>
            </w:rPr>
          </w:rPrChange>
        </w:rPr>
        <w:t xml:space="preserve">does not include a </w:t>
      </w:r>
      <w:r w:rsidRPr="0022764C">
        <w:rPr>
          <w:rFonts w:eastAsia="Calibri" w:cstheme="minorHAnsi"/>
          <w:b/>
          <w:szCs w:val="18"/>
          <w:lang w:eastAsia="en-GB"/>
          <w:rPrChange w:id="1517" w:author="stuart wolstenholme" w:date="2026-05-29T12:46:00Z" w16du:dateUtc="2026-05-29T11:46:00Z">
            <w:rPr>
              <w:rFonts w:eastAsia="Calibri" w:cstheme="minorHAnsi"/>
              <w:b/>
              <w:szCs w:val="18"/>
              <w:lang w:val="en-US" w:eastAsia="en-GB"/>
            </w:rPr>
          </w:rPrChange>
        </w:rPr>
        <w:t>PCI DSS Demand</w:t>
      </w:r>
      <w:r w:rsidRPr="0022764C">
        <w:rPr>
          <w:rFonts w:eastAsia="Calibri" w:cstheme="minorHAnsi"/>
          <w:szCs w:val="18"/>
          <w:lang w:eastAsia="en-GB"/>
          <w:rPrChange w:id="1518" w:author="stuart wolstenholme" w:date="2026-05-29T12:46:00Z" w16du:dateUtc="2026-05-29T11:46:00Z">
            <w:rPr>
              <w:rFonts w:eastAsia="Calibri" w:cstheme="minorHAnsi"/>
              <w:szCs w:val="18"/>
              <w:lang w:val="en-US" w:eastAsia="en-GB"/>
            </w:rPr>
          </w:rPrChange>
        </w:rPr>
        <w:t>.</w:t>
      </w:r>
    </w:p>
    <w:p w14:paraId="5D73B603" w14:textId="77777777" w:rsidR="006936E8" w:rsidRPr="0022764C" w:rsidRDefault="006936E8" w:rsidP="006936E8">
      <w:pPr>
        <w:pStyle w:val="Heading3"/>
        <w:tabs>
          <w:tab w:val="center" w:pos="4680"/>
          <w:tab w:val="right" w:pos="9360"/>
        </w:tabs>
        <w:overflowPunct w:val="0"/>
        <w:autoSpaceDE w:val="0"/>
        <w:autoSpaceDN w:val="0"/>
        <w:adjustRightInd w:val="0"/>
        <w:spacing w:before="240" w:line="240" w:lineRule="auto"/>
        <w:jc w:val="both"/>
        <w:textAlignment w:val="baseline"/>
        <w:rPr>
          <w:rFonts w:asciiTheme="majorHAnsi" w:eastAsia="Arial" w:hAnsiTheme="majorHAnsi" w:cstheme="majorHAnsi"/>
          <w:sz w:val="22"/>
          <w:szCs w:val="22"/>
        </w:rPr>
      </w:pPr>
      <w:r w:rsidRPr="0022764C">
        <w:rPr>
          <w:rFonts w:asciiTheme="majorHAnsi" w:eastAsia="Arial" w:hAnsiTheme="majorHAnsi" w:cstheme="majorHAnsi"/>
          <w:b/>
          <w:sz w:val="22"/>
          <w:szCs w:val="22"/>
        </w:rPr>
        <w:t>Private Information</w:t>
      </w:r>
    </w:p>
    <w:p w14:paraId="3B1A84EE"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14:paraId="036A7143" w14:textId="77777777" w:rsidR="006936E8" w:rsidRPr="0022764C" w:rsidRDefault="006936E8" w:rsidP="006936E8">
      <w:pPr>
        <w:numPr>
          <w:ilvl w:val="0"/>
          <w:numId w:val="454"/>
        </w:numPr>
        <w:spacing w:before="0" w:after="160" w:line="240" w:lineRule="auto"/>
        <w:rPr>
          <w:rFonts w:eastAsia="Calibri" w:cstheme="minorHAnsi"/>
          <w:kern w:val="2"/>
          <w:szCs w:val="18"/>
          <w14:ligatures w14:val="standardContextual"/>
        </w:rPr>
      </w:pPr>
      <w:r w:rsidRPr="0022764C">
        <w:rPr>
          <w:rFonts w:eastAsia="Calibri" w:cstheme="minorHAnsi"/>
          <w:szCs w:val="18"/>
          <w:rPrChange w:id="1519" w:author="stuart wolstenholme" w:date="2026-05-29T12:46:00Z" w16du:dateUtc="2026-05-29T11:46:00Z">
            <w:rPr>
              <w:rFonts w:eastAsia="Calibri" w:cstheme="minorHAnsi"/>
              <w:szCs w:val="18"/>
              <w:lang w:val="en-US"/>
            </w:rPr>
          </w:rPrChange>
        </w:rPr>
        <w:t xml:space="preserve">proprietary or confidential information owned by a third party that is in the care, custody or control of the </w:t>
      </w:r>
      <w:r w:rsidRPr="0022764C">
        <w:rPr>
          <w:rFonts w:eastAsia="Calibri" w:cstheme="minorHAnsi"/>
          <w:b/>
          <w:szCs w:val="18"/>
          <w:rPrChange w:id="1520"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1521" w:author="stuart wolstenholme" w:date="2026-05-29T12:46:00Z" w16du:dateUtc="2026-05-29T11:46:00Z">
            <w:rPr>
              <w:rFonts w:eastAsia="Calibri" w:cstheme="minorHAnsi"/>
              <w:szCs w:val="18"/>
              <w:lang w:val="en-US"/>
            </w:rPr>
          </w:rPrChange>
        </w:rPr>
        <w:t>,</w:t>
      </w:r>
      <w:r w:rsidRPr="0022764C">
        <w:rPr>
          <w:rFonts w:eastAsia="Calibri" w:cstheme="minorHAnsi"/>
          <w:b/>
          <w:szCs w:val="18"/>
          <w:rPrChange w:id="1522"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1523" w:author="stuart wolstenholme" w:date="2026-05-29T12:46:00Z" w16du:dateUtc="2026-05-29T11:46:00Z">
            <w:rPr>
              <w:rFonts w:eastAsia="Calibri" w:cstheme="minorHAnsi"/>
              <w:szCs w:val="18"/>
              <w:lang w:val="en-US"/>
            </w:rPr>
          </w:rPrChange>
        </w:rPr>
        <w:t xml:space="preserve">or is used by the </w:t>
      </w:r>
      <w:r w:rsidRPr="0022764C">
        <w:rPr>
          <w:rFonts w:eastAsia="Calibri" w:cstheme="minorHAnsi"/>
          <w:b/>
          <w:szCs w:val="18"/>
          <w:rPrChange w:id="1524"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1525" w:author="stuart wolstenholme" w:date="2026-05-29T12:46:00Z" w16du:dateUtc="2026-05-29T11:46:00Z">
            <w:rPr>
              <w:rFonts w:eastAsia="Calibri" w:cstheme="minorHAnsi"/>
              <w:szCs w:val="18"/>
              <w:lang w:val="en-US"/>
            </w:rPr>
          </w:rPrChange>
        </w:rPr>
        <w:t xml:space="preserve"> with the consent of such third party; and </w:t>
      </w:r>
    </w:p>
    <w:p w14:paraId="2587BFCE" w14:textId="77777777" w:rsidR="006936E8" w:rsidRPr="0022764C" w:rsidRDefault="006936E8" w:rsidP="006936E8">
      <w:pPr>
        <w:numPr>
          <w:ilvl w:val="0"/>
          <w:numId w:val="454"/>
        </w:numPr>
        <w:spacing w:before="0" w:after="160" w:line="240" w:lineRule="auto"/>
        <w:rPr>
          <w:rFonts w:eastAsia="Calibri" w:cstheme="minorHAnsi"/>
          <w:kern w:val="2"/>
          <w:szCs w:val="18"/>
          <w14:ligatures w14:val="standardContextual"/>
        </w:rPr>
      </w:pPr>
      <w:r w:rsidRPr="0022764C">
        <w:rPr>
          <w:rFonts w:eastAsia="Calibri" w:cstheme="minorHAnsi"/>
          <w:b/>
          <w:szCs w:val="18"/>
          <w:rPrChange w:id="1526" w:author="stuart wolstenholme" w:date="2026-05-29T12:46:00Z" w16du:dateUtc="2026-05-29T11:46:00Z">
            <w:rPr>
              <w:rFonts w:eastAsia="Calibri" w:cstheme="minorHAnsi"/>
              <w:b/>
              <w:szCs w:val="18"/>
              <w:lang w:val="en-US"/>
            </w:rPr>
          </w:rPrChange>
        </w:rPr>
        <w:t>Personally Identifiable Information</w:t>
      </w:r>
      <w:r w:rsidRPr="0022764C">
        <w:rPr>
          <w:rFonts w:eastAsia="Arial" w:cstheme="minorHAnsi"/>
          <w:bCs/>
        </w:rPr>
        <w:t>.</w:t>
      </w:r>
    </w:p>
    <w:p w14:paraId="63D5F89B"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Products</w:t>
      </w:r>
    </w:p>
    <w:p w14:paraId="22AF4A0C" w14:textId="571A5C10" w:rsidR="006936E8" w:rsidRPr="0022764C" w:rsidRDefault="006936E8" w:rsidP="006936E8">
      <w:pPr>
        <w:spacing w:before="0" w:line="240" w:lineRule="auto"/>
        <w:rPr>
          <w:rFonts w:eastAsia="Calibri" w:cstheme="minorHAnsi"/>
          <w:bCs/>
          <w:szCs w:val="18"/>
          <w:lang w:eastAsia="en-GB"/>
          <w:rPrChange w:id="1527"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528" w:author="stuart wolstenholme" w:date="2026-05-29T12:46:00Z" w16du:dateUtc="2026-05-29T11:46:00Z">
            <w:rPr>
              <w:rFonts w:eastAsia="Calibri" w:cstheme="minorHAnsi"/>
              <w:bCs/>
              <w:szCs w:val="18"/>
              <w:lang w:val="en-US" w:eastAsia="en-GB"/>
            </w:rPr>
          </w:rPrChange>
        </w:rPr>
        <w:t xml:space="preserve">any tangible goods or devices that are manufactured, produced, processed, prepared, assembled, packaged, </w:t>
      </w:r>
      <w:del w:id="1529" w:author="stuart wolstenholme" w:date="2026-05-29T12:48:00Z" w16du:dateUtc="2026-05-29T11:48:00Z">
        <w:r w:rsidRPr="0022764C" w:rsidDel="0022764C">
          <w:rPr>
            <w:rFonts w:eastAsia="Calibri" w:cstheme="minorHAnsi"/>
            <w:bCs/>
            <w:szCs w:val="18"/>
            <w:lang w:eastAsia="en-GB"/>
            <w:rPrChange w:id="1530" w:author="stuart wolstenholme" w:date="2026-05-29T12:46:00Z" w16du:dateUtc="2026-05-29T11:46:00Z">
              <w:rPr>
                <w:rFonts w:eastAsia="Calibri" w:cstheme="minorHAnsi"/>
                <w:bCs/>
                <w:szCs w:val="18"/>
                <w:lang w:val="en-US" w:eastAsia="en-GB"/>
              </w:rPr>
            </w:rPrChange>
          </w:rPr>
          <w:delText>labeled</w:delText>
        </w:r>
      </w:del>
      <w:ins w:id="1531" w:author="stuart wolstenholme" w:date="2026-05-29T12:48:00Z" w16du:dateUtc="2026-05-29T11:48:00Z">
        <w:r w:rsidR="0022764C" w:rsidRPr="0022764C">
          <w:rPr>
            <w:rFonts w:eastAsia="Calibri" w:cstheme="minorHAnsi"/>
            <w:bCs/>
            <w:szCs w:val="18"/>
            <w:lang w:eastAsia="en-GB"/>
          </w:rPr>
          <w:t>labelled</w:t>
        </w:r>
      </w:ins>
      <w:r w:rsidRPr="0022764C">
        <w:rPr>
          <w:rFonts w:eastAsia="Calibri" w:cstheme="minorHAnsi"/>
          <w:bCs/>
          <w:szCs w:val="18"/>
          <w:lang w:eastAsia="en-GB"/>
          <w:rPrChange w:id="1532" w:author="stuart wolstenholme" w:date="2026-05-29T12:46:00Z" w16du:dateUtc="2026-05-29T11:46:00Z">
            <w:rPr>
              <w:rFonts w:eastAsia="Calibri" w:cstheme="minorHAnsi"/>
              <w:bCs/>
              <w:szCs w:val="18"/>
              <w:lang w:val="en-US" w:eastAsia="en-GB"/>
            </w:rPr>
          </w:rPrChange>
        </w:rPr>
        <w:t>, sold, handled or distributed by the</w:t>
      </w:r>
      <w:r w:rsidRPr="0022764C">
        <w:rPr>
          <w:rFonts w:eastAsia="Calibri" w:cstheme="minorHAnsi"/>
          <w:b/>
          <w:bCs/>
          <w:szCs w:val="18"/>
          <w:lang w:eastAsia="en-GB"/>
          <w:rPrChange w:id="1533"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bCs/>
          <w:szCs w:val="18"/>
          <w:lang w:eastAsia="en-GB"/>
          <w:rPrChange w:id="1534" w:author="stuart wolstenholme" w:date="2026-05-29T12:46:00Z" w16du:dateUtc="2026-05-29T11:46:00Z">
            <w:rPr>
              <w:rFonts w:eastAsia="Calibri" w:cstheme="minorHAnsi"/>
              <w:bCs/>
              <w:szCs w:val="18"/>
              <w:lang w:val="en-US" w:eastAsia="en-GB"/>
            </w:rPr>
          </w:rPrChange>
        </w:rPr>
        <w:t>, by others trading under the</w:t>
      </w:r>
      <w:r w:rsidRPr="0022764C">
        <w:rPr>
          <w:rFonts w:eastAsia="Calibri" w:cstheme="minorHAnsi"/>
          <w:b/>
          <w:bCs/>
          <w:szCs w:val="18"/>
          <w:lang w:eastAsia="en-GB"/>
          <w:rPrChange w:id="1535" w:author="stuart wolstenholme" w:date="2026-05-29T12:46:00Z" w16du:dateUtc="2026-05-29T11:46:00Z">
            <w:rPr>
              <w:rFonts w:eastAsia="Calibri" w:cstheme="minorHAnsi"/>
              <w:b/>
              <w:bCs/>
              <w:szCs w:val="18"/>
              <w:lang w:val="en-US" w:eastAsia="en-GB"/>
            </w:rPr>
          </w:rPrChange>
        </w:rPr>
        <w:t xml:space="preserve"> Named Insured’s </w:t>
      </w:r>
      <w:r w:rsidRPr="0022764C">
        <w:rPr>
          <w:rFonts w:eastAsia="Calibri" w:cstheme="minorHAnsi"/>
          <w:bCs/>
          <w:szCs w:val="18"/>
          <w:lang w:eastAsia="en-GB"/>
          <w:rPrChange w:id="1536" w:author="stuart wolstenholme" w:date="2026-05-29T12:46:00Z" w16du:dateUtc="2026-05-29T11:46:00Z">
            <w:rPr>
              <w:rFonts w:eastAsia="Calibri" w:cstheme="minorHAnsi"/>
              <w:bCs/>
              <w:szCs w:val="18"/>
              <w:lang w:val="en-US" w:eastAsia="en-GB"/>
            </w:rPr>
          </w:rPrChange>
        </w:rPr>
        <w:t>name, or by a person or organisation whose business or assets have been acquired by the</w:t>
      </w:r>
      <w:r w:rsidRPr="0022764C">
        <w:rPr>
          <w:rFonts w:eastAsia="Calibri" w:cstheme="minorHAnsi"/>
          <w:b/>
          <w:bCs/>
          <w:szCs w:val="18"/>
          <w:lang w:eastAsia="en-GB"/>
          <w:rPrChange w:id="1537"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bCs/>
          <w:szCs w:val="18"/>
          <w:lang w:eastAsia="en-GB"/>
          <w:rPrChange w:id="1538" w:author="stuart wolstenholme" w:date="2026-05-29T12:46:00Z" w16du:dateUtc="2026-05-29T11:46:00Z">
            <w:rPr>
              <w:rFonts w:eastAsia="Calibri" w:cstheme="minorHAnsi"/>
              <w:bCs/>
              <w:szCs w:val="18"/>
              <w:lang w:val="en-US" w:eastAsia="en-GB"/>
            </w:rPr>
          </w:rPrChange>
        </w:rPr>
        <w:t>; and containers, materials, parts or equipment furnished in connection with such goods or devices.</w:t>
      </w:r>
    </w:p>
    <w:p w14:paraId="39B86BE0"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Programming Error</w:t>
      </w:r>
    </w:p>
    <w:p w14:paraId="730F4F15" w14:textId="77777777"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539" w:author="stuart wolstenholme" w:date="2026-05-29T12:46:00Z" w16du:dateUtc="2026-05-29T11:46:00Z">
            <w:rPr>
              <w:rFonts w:eastAsia="Calibri" w:cstheme="minorHAnsi"/>
              <w:szCs w:val="18"/>
              <w:lang w:val="en-US" w:eastAsia="en-GB"/>
            </w:rPr>
          </w:rPrChange>
        </w:rPr>
        <w:t xml:space="preserve">an error which occurs during the development or encoding of a computer program, software or application and which would, when in operation, result in a malfunction or incorrect operation of a </w:t>
      </w:r>
      <w:r w:rsidRPr="0022764C">
        <w:rPr>
          <w:rFonts w:eastAsia="Calibri" w:cstheme="minorHAnsi"/>
          <w:b/>
          <w:bCs/>
          <w:szCs w:val="18"/>
          <w:lang w:eastAsia="en-GB"/>
          <w:rPrChange w:id="1540" w:author="stuart wolstenholme" w:date="2026-05-29T12:46:00Z" w16du:dateUtc="2026-05-29T11:46:00Z">
            <w:rPr>
              <w:rFonts w:eastAsia="Calibri" w:cstheme="minorHAnsi"/>
              <w:b/>
              <w:bCs/>
              <w:szCs w:val="18"/>
              <w:lang w:val="en-US" w:eastAsia="en-GB"/>
            </w:rPr>
          </w:rPrChange>
        </w:rPr>
        <w:t>Computer System</w:t>
      </w:r>
      <w:r w:rsidRPr="0022764C">
        <w:rPr>
          <w:rFonts w:eastAsia="Calibri" w:cstheme="minorHAnsi"/>
          <w:szCs w:val="18"/>
          <w:lang w:eastAsia="en-GB"/>
          <w:rPrChange w:id="1541" w:author="stuart wolstenholme" w:date="2026-05-29T12:46:00Z" w16du:dateUtc="2026-05-29T11:46:00Z">
            <w:rPr>
              <w:rFonts w:eastAsia="Calibri" w:cstheme="minorHAnsi"/>
              <w:szCs w:val="18"/>
              <w:lang w:val="en-US" w:eastAsia="en-GB"/>
            </w:rPr>
          </w:rPrChange>
        </w:rPr>
        <w:t>.</w:t>
      </w:r>
    </w:p>
    <w:p w14:paraId="2D59C93F"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Property Damage</w:t>
      </w:r>
    </w:p>
    <w:p w14:paraId="688A5006" w14:textId="77777777"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means</w:t>
      </w:r>
      <w:r w:rsidRPr="0022764C">
        <w:rPr>
          <w:rFonts w:eastAsia="Calibri" w:cstheme="minorHAnsi"/>
          <w:sz w:val="19"/>
          <w:szCs w:val="19"/>
          <w:lang w:eastAsia="en-GB"/>
          <w:rPrChange w:id="1542" w:author="stuart wolstenholme" w:date="2026-05-29T12:46:00Z" w16du:dateUtc="2026-05-29T11:46:00Z">
            <w:rPr>
              <w:rFonts w:eastAsia="Calibri" w:cstheme="minorHAnsi"/>
              <w:sz w:val="19"/>
              <w:szCs w:val="19"/>
              <w:lang w:val="en-US" w:eastAsia="en-GB"/>
            </w:rPr>
          </w:rPrChange>
        </w:rPr>
        <w:t xml:space="preserve"> </w:t>
      </w:r>
      <w:r w:rsidRPr="0022764C">
        <w:rPr>
          <w:rFonts w:eastAsia="Calibri" w:cstheme="minorHAnsi"/>
          <w:szCs w:val="18"/>
          <w:lang w:eastAsia="en-GB"/>
          <w:rPrChange w:id="1543" w:author="stuart wolstenholme" w:date="2026-05-29T12:46:00Z" w16du:dateUtc="2026-05-29T11:46:00Z">
            <w:rPr>
              <w:rFonts w:eastAsia="Calibri" w:cstheme="minorHAnsi"/>
              <w:szCs w:val="18"/>
              <w:lang w:val="en-US" w:eastAsia="en-GB"/>
            </w:rPr>
          </w:rPrChange>
        </w:rPr>
        <w:t xml:space="preserve">physical injury to, or impairment, destruction or corruption of, any tangible property, including the loss of use thereof. </w:t>
      </w:r>
      <w:r w:rsidRPr="0022764C">
        <w:rPr>
          <w:rFonts w:eastAsia="Calibri" w:cstheme="minorHAnsi"/>
          <w:b/>
          <w:bCs/>
          <w:szCs w:val="18"/>
          <w:lang w:eastAsia="en-GB"/>
          <w:rPrChange w:id="1544" w:author="stuart wolstenholme" w:date="2026-05-29T12:46:00Z" w16du:dateUtc="2026-05-29T11:46:00Z">
            <w:rPr>
              <w:rFonts w:eastAsia="Calibri" w:cstheme="minorHAnsi"/>
              <w:b/>
              <w:bCs/>
              <w:szCs w:val="18"/>
              <w:lang w:val="en-US" w:eastAsia="en-GB"/>
            </w:rPr>
          </w:rPrChange>
        </w:rPr>
        <w:t>Data</w:t>
      </w:r>
      <w:r w:rsidRPr="0022764C">
        <w:rPr>
          <w:rFonts w:eastAsia="Calibri" w:cstheme="minorHAnsi"/>
          <w:szCs w:val="18"/>
          <w:lang w:eastAsia="en-GB"/>
          <w:rPrChange w:id="1545" w:author="stuart wolstenholme" w:date="2026-05-29T12:46:00Z" w16du:dateUtc="2026-05-29T11:46:00Z">
            <w:rPr>
              <w:rFonts w:eastAsia="Calibri" w:cstheme="minorHAnsi"/>
              <w:szCs w:val="18"/>
              <w:lang w:val="en-US" w:eastAsia="en-GB"/>
            </w:rPr>
          </w:rPrChange>
        </w:rPr>
        <w:t xml:space="preserve"> is not considered tangible property. </w:t>
      </w:r>
      <w:r w:rsidRPr="0022764C">
        <w:rPr>
          <w:rFonts w:eastAsia="Calibri" w:cstheme="minorHAnsi"/>
          <w:b/>
          <w:szCs w:val="18"/>
          <w:lang w:eastAsia="en-GB"/>
          <w:rPrChange w:id="1546" w:author="stuart wolstenholme" w:date="2026-05-29T12:46:00Z" w16du:dateUtc="2026-05-29T11:46:00Z">
            <w:rPr>
              <w:rFonts w:eastAsia="Calibri" w:cstheme="minorHAnsi"/>
              <w:b/>
              <w:szCs w:val="18"/>
              <w:lang w:val="en-US" w:eastAsia="en-GB"/>
            </w:rPr>
          </w:rPrChange>
        </w:rPr>
        <w:t xml:space="preserve">Property Damage </w:t>
      </w:r>
      <w:r w:rsidRPr="0022764C">
        <w:rPr>
          <w:rFonts w:eastAsia="Calibri" w:cstheme="minorHAnsi"/>
          <w:szCs w:val="18"/>
          <w:lang w:eastAsia="en-GB"/>
          <w:rPrChange w:id="1547" w:author="stuart wolstenholme" w:date="2026-05-29T12:46:00Z" w16du:dateUtc="2026-05-29T11:46:00Z">
            <w:rPr>
              <w:rFonts w:eastAsia="Calibri" w:cstheme="minorHAnsi"/>
              <w:szCs w:val="18"/>
              <w:lang w:val="en-US" w:eastAsia="en-GB"/>
            </w:rPr>
          </w:rPrChange>
        </w:rPr>
        <w:t>does not include the loss of use of the</w:t>
      </w:r>
      <w:r w:rsidRPr="0022764C">
        <w:rPr>
          <w:rFonts w:eastAsia="Calibri" w:cstheme="minorHAnsi"/>
          <w:b/>
          <w:szCs w:val="18"/>
          <w:lang w:eastAsia="en-GB"/>
          <w:rPrChange w:id="1548"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1549" w:author="stuart wolstenholme" w:date="2026-05-29T12:46:00Z" w16du:dateUtc="2026-05-29T11:46:00Z">
            <w:rPr>
              <w:rFonts w:eastAsia="Calibri" w:cstheme="minorHAnsi"/>
              <w:szCs w:val="18"/>
              <w:lang w:val="en-US" w:eastAsia="en-GB"/>
            </w:rPr>
          </w:rPrChange>
        </w:rPr>
        <w:t xml:space="preserve">computer hardware or electronic equipment which is caused by a </w:t>
      </w:r>
      <w:r w:rsidRPr="0022764C">
        <w:rPr>
          <w:rFonts w:eastAsia="Calibri" w:cstheme="minorHAnsi"/>
          <w:b/>
          <w:szCs w:val="18"/>
          <w:lang w:eastAsia="en-GB"/>
          <w:rPrChange w:id="1550" w:author="stuart wolstenholme" w:date="2026-05-29T12:46:00Z" w16du:dateUtc="2026-05-29T11:46:00Z">
            <w:rPr>
              <w:rFonts w:eastAsia="Calibri" w:cstheme="minorHAnsi"/>
              <w:b/>
              <w:szCs w:val="18"/>
              <w:lang w:val="en-US" w:eastAsia="en-GB"/>
            </w:rPr>
          </w:rPrChange>
        </w:rPr>
        <w:t>Bricking Event</w:t>
      </w:r>
      <w:r w:rsidRPr="0022764C">
        <w:rPr>
          <w:rFonts w:eastAsia="Calibri" w:cstheme="minorHAnsi"/>
          <w:szCs w:val="18"/>
          <w:lang w:eastAsia="en-GB"/>
          <w:rPrChange w:id="1551" w:author="stuart wolstenholme" w:date="2026-05-29T12:46:00Z" w16du:dateUtc="2026-05-29T11:46:00Z">
            <w:rPr>
              <w:rFonts w:eastAsia="Calibri" w:cstheme="minorHAnsi"/>
              <w:szCs w:val="18"/>
              <w:lang w:val="en-US" w:eastAsia="en-GB"/>
            </w:rPr>
          </w:rPrChange>
        </w:rPr>
        <w:t>.</w:t>
      </w:r>
    </w:p>
    <w:p w14:paraId="1D2CE3BA"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Property Damage Claim</w:t>
      </w:r>
    </w:p>
    <w:p w14:paraId="5E291F79" w14:textId="77777777" w:rsidR="006936E8" w:rsidRPr="0022764C" w:rsidRDefault="006936E8" w:rsidP="006936E8">
      <w:pPr>
        <w:spacing w:before="0" w:line="240" w:lineRule="auto"/>
        <w:rPr>
          <w:rFonts w:eastAsia="Calibri" w:cstheme="minorHAnsi"/>
          <w:szCs w:val="18"/>
          <w:lang w:eastAsia="en-GB"/>
          <w:rPrChange w:id="1552"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553" w:author="stuart wolstenholme" w:date="2026-05-29T12:46:00Z" w16du:dateUtc="2026-05-29T11:46:00Z">
            <w:rPr>
              <w:rFonts w:eastAsia="Calibri" w:cstheme="minorHAnsi"/>
              <w:szCs w:val="18"/>
              <w:lang w:val="en-US" w:eastAsia="en-GB"/>
            </w:rPr>
          </w:rPrChange>
        </w:rPr>
        <w:t xml:space="preserve">any of the following alleging a </w:t>
      </w:r>
      <w:r w:rsidRPr="0022764C">
        <w:rPr>
          <w:rFonts w:eastAsia="Calibri" w:cstheme="minorHAnsi"/>
          <w:b/>
          <w:szCs w:val="18"/>
          <w:lang w:eastAsia="en-GB"/>
          <w:rPrChange w:id="1554" w:author="stuart wolstenholme" w:date="2026-05-29T12:46:00Z" w16du:dateUtc="2026-05-29T11:46:00Z">
            <w:rPr>
              <w:rFonts w:eastAsia="Calibri" w:cstheme="minorHAnsi"/>
              <w:b/>
              <w:szCs w:val="18"/>
              <w:lang w:val="en-US" w:eastAsia="en-GB"/>
            </w:rPr>
          </w:rPrChange>
        </w:rPr>
        <w:t>Property Damage Wrongful Act</w:t>
      </w:r>
      <w:r w:rsidRPr="0022764C">
        <w:rPr>
          <w:rFonts w:eastAsia="Calibri" w:cstheme="minorHAnsi"/>
          <w:szCs w:val="18"/>
          <w:lang w:eastAsia="en-GB"/>
          <w:rPrChange w:id="1555" w:author="stuart wolstenholme" w:date="2026-05-29T12:46:00Z" w16du:dateUtc="2026-05-29T11:46:00Z">
            <w:rPr>
              <w:rFonts w:eastAsia="Calibri" w:cstheme="minorHAnsi"/>
              <w:szCs w:val="18"/>
              <w:lang w:val="en-US" w:eastAsia="en-GB"/>
            </w:rPr>
          </w:rPrChange>
        </w:rPr>
        <w:t>:</w:t>
      </w:r>
    </w:p>
    <w:p w14:paraId="6AA95B0B" w14:textId="77777777" w:rsidR="006936E8" w:rsidRPr="0022764C" w:rsidRDefault="006936E8" w:rsidP="006936E8">
      <w:pPr>
        <w:numPr>
          <w:ilvl w:val="0"/>
          <w:numId w:val="455"/>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a written demand for </w:t>
      </w:r>
      <w:r w:rsidRPr="0022764C">
        <w:rPr>
          <w:rFonts w:eastAsia="Calibri" w:cstheme="minorHAnsi"/>
          <w:b/>
          <w:kern w:val="2"/>
          <w:szCs w:val="18"/>
          <w:lang w:eastAsia="en-GB"/>
          <w14:ligatures w14:val="standardContextual"/>
        </w:rPr>
        <w:t>Damages</w:t>
      </w:r>
      <w:r w:rsidRPr="0022764C">
        <w:rPr>
          <w:rFonts w:eastAsia="Calibri" w:cstheme="minorHAnsi"/>
          <w:kern w:val="2"/>
          <w:szCs w:val="18"/>
          <w:lang w:eastAsia="en-GB"/>
          <w14:ligatures w14:val="standardContextual"/>
        </w:rPr>
        <w:t xml:space="preserve"> or non-monetary relief made against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for</w:t>
      </w:r>
      <w:r w:rsidRPr="0022764C">
        <w:rPr>
          <w:rFonts w:eastAsia="Calibri" w:cstheme="minorHAnsi"/>
          <w:bCs/>
          <w:kern w:val="2"/>
          <w:szCs w:val="18"/>
          <w:lang w:eastAsia="en-GB"/>
          <w14:ligatures w14:val="standardContextual"/>
        </w:rPr>
        <w:t xml:space="preserve"> </w:t>
      </w:r>
      <w:r w:rsidRPr="0022764C">
        <w:rPr>
          <w:rFonts w:eastAsia="Calibri" w:cstheme="minorHAnsi"/>
          <w:b/>
          <w:bCs/>
          <w:kern w:val="2"/>
          <w:szCs w:val="18"/>
          <w:lang w:eastAsia="en-GB"/>
          <w14:ligatures w14:val="standardContextual"/>
        </w:rPr>
        <w:t>Property Damage</w:t>
      </w:r>
      <w:r w:rsidRPr="0022764C">
        <w:rPr>
          <w:rFonts w:eastAsia="Calibri" w:cstheme="minorHAnsi"/>
          <w:bCs/>
          <w:kern w:val="2"/>
          <w:szCs w:val="18"/>
          <w:lang w:eastAsia="en-GB"/>
          <w14:ligatures w14:val="standardContextual"/>
        </w:rPr>
        <w:t xml:space="preserve"> caused by a </w:t>
      </w:r>
      <w:r w:rsidRPr="0022764C">
        <w:rPr>
          <w:rFonts w:eastAsia="Calibri" w:cstheme="minorHAnsi"/>
          <w:b/>
          <w:bCs/>
          <w:kern w:val="2"/>
          <w:szCs w:val="18"/>
          <w:lang w:eastAsia="en-GB"/>
          <w14:ligatures w14:val="standardContextual"/>
        </w:rPr>
        <w:t>Security Breach</w:t>
      </w:r>
      <w:r w:rsidRPr="0022764C">
        <w:rPr>
          <w:rFonts w:eastAsia="Calibri" w:cstheme="minorHAnsi"/>
          <w:bCs/>
          <w:kern w:val="2"/>
          <w:szCs w:val="18"/>
          <w:lang w:eastAsia="en-GB"/>
          <w14:ligatures w14:val="standardContextual"/>
        </w:rPr>
        <w:t xml:space="preserve"> or </w:t>
      </w:r>
      <w:r w:rsidRPr="0022764C">
        <w:rPr>
          <w:rFonts w:eastAsia="Calibri" w:cstheme="minorHAnsi"/>
          <w:b/>
          <w:bCs/>
          <w:kern w:val="2"/>
          <w:szCs w:val="18"/>
          <w:lang w:eastAsia="en-GB"/>
          <w14:ligatures w14:val="standardContextual"/>
        </w:rPr>
        <w:t>Privacy Breach</w:t>
      </w:r>
      <w:r w:rsidRPr="0022764C">
        <w:rPr>
          <w:rFonts w:eastAsia="Calibri" w:cstheme="minorHAnsi"/>
          <w:bCs/>
          <w:kern w:val="2"/>
          <w:szCs w:val="18"/>
          <w:lang w:eastAsia="en-GB"/>
          <w14:ligatures w14:val="standardContextual"/>
        </w:rPr>
        <w:t>;</w:t>
      </w:r>
    </w:p>
    <w:p w14:paraId="7E169906" w14:textId="77777777" w:rsidR="006936E8" w:rsidRPr="0022764C" w:rsidRDefault="006936E8" w:rsidP="006936E8">
      <w:pPr>
        <w:numPr>
          <w:ilvl w:val="0"/>
          <w:numId w:val="455"/>
        </w:numPr>
        <w:spacing w:before="0" w:after="160" w:line="240" w:lineRule="auto"/>
        <w:rPr>
          <w:rFonts w:eastAsia="Arial" w:cstheme="minorHAnsi"/>
          <w:kern w:val="2"/>
          <w:szCs w:val="18"/>
          <w:lang w:eastAsia="en-GB"/>
          <w14:ligatures w14:val="standardContextual"/>
        </w:rPr>
      </w:pPr>
      <w:r w:rsidRPr="0022764C">
        <w:rPr>
          <w:rFonts w:eastAsia="Calibri" w:cstheme="minorHAnsi"/>
          <w:szCs w:val="18"/>
          <w:lang w:eastAsia="en-GB"/>
          <w:rPrChange w:id="1556" w:author="stuart wolstenholme" w:date="2026-05-29T12:46:00Z" w16du:dateUtc="2026-05-29T11:46:00Z">
            <w:rPr>
              <w:rFonts w:eastAsia="Calibri" w:cstheme="minorHAnsi"/>
              <w:szCs w:val="18"/>
              <w:lang w:val="en-US" w:eastAsia="en-GB"/>
            </w:rPr>
          </w:rPrChange>
        </w:rPr>
        <w:t xml:space="preserve">a written request received by an </w:t>
      </w:r>
      <w:r w:rsidRPr="0022764C">
        <w:rPr>
          <w:rFonts w:eastAsia="Calibri" w:cstheme="minorHAnsi"/>
          <w:b/>
          <w:szCs w:val="18"/>
          <w:lang w:eastAsia="en-GB"/>
          <w:rPrChange w:id="1557"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1558" w:author="stuart wolstenholme" w:date="2026-05-29T12:46:00Z" w16du:dateUtc="2026-05-29T11:46:00Z">
            <w:rPr>
              <w:rFonts w:eastAsia="Calibri" w:cstheme="minorHAnsi"/>
              <w:szCs w:val="18"/>
              <w:lang w:val="en-US" w:eastAsia="en-GB"/>
            </w:rPr>
          </w:rPrChange>
        </w:rPr>
        <w:t xml:space="preserve"> to enter into a Standstill Agreement, a stay or to waive a statute of limitations relating to either a pre-action litigation correspondence or legal proceedings against an </w:t>
      </w:r>
      <w:r w:rsidRPr="0022764C">
        <w:rPr>
          <w:rFonts w:eastAsia="Calibri" w:cstheme="minorHAnsi"/>
          <w:b/>
          <w:szCs w:val="18"/>
          <w:lang w:eastAsia="en-GB"/>
          <w:rPrChange w:id="1559"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bCs/>
          <w:szCs w:val="18"/>
          <w:lang w:eastAsia="en-GB"/>
          <w:rPrChange w:id="1560" w:author="stuart wolstenholme" w:date="2026-05-29T12:46:00Z" w16du:dateUtc="2026-05-29T11:46:00Z">
            <w:rPr>
              <w:rFonts w:eastAsia="Calibri" w:cstheme="minorHAnsi"/>
              <w:bCs/>
              <w:szCs w:val="18"/>
              <w:lang w:val="en-US" w:eastAsia="en-GB"/>
            </w:rPr>
          </w:rPrChange>
        </w:rPr>
        <w:t xml:space="preserve">for </w:t>
      </w:r>
      <w:r w:rsidRPr="0022764C">
        <w:rPr>
          <w:rFonts w:eastAsia="Calibri" w:cstheme="minorHAnsi"/>
          <w:b/>
          <w:bCs/>
          <w:szCs w:val="18"/>
          <w:lang w:eastAsia="en-GB"/>
          <w:rPrChange w:id="1561" w:author="stuart wolstenholme" w:date="2026-05-29T12:46:00Z" w16du:dateUtc="2026-05-29T11:46:00Z">
            <w:rPr>
              <w:rFonts w:eastAsia="Calibri" w:cstheme="minorHAnsi"/>
              <w:b/>
              <w:bCs/>
              <w:szCs w:val="18"/>
              <w:lang w:val="en-US" w:eastAsia="en-GB"/>
            </w:rPr>
          </w:rPrChange>
        </w:rPr>
        <w:t>Property Damage</w:t>
      </w:r>
      <w:r w:rsidRPr="0022764C">
        <w:rPr>
          <w:rFonts w:eastAsia="Calibri" w:cstheme="minorHAnsi"/>
          <w:bCs/>
          <w:szCs w:val="18"/>
          <w:lang w:eastAsia="en-GB"/>
          <w:rPrChange w:id="1562" w:author="stuart wolstenholme" w:date="2026-05-29T12:46:00Z" w16du:dateUtc="2026-05-29T11:46:00Z">
            <w:rPr>
              <w:rFonts w:eastAsia="Calibri" w:cstheme="minorHAnsi"/>
              <w:bCs/>
              <w:szCs w:val="18"/>
              <w:lang w:val="en-US" w:eastAsia="en-GB"/>
            </w:rPr>
          </w:rPrChange>
        </w:rPr>
        <w:t xml:space="preserve"> caused by a </w:t>
      </w:r>
      <w:r w:rsidRPr="0022764C">
        <w:rPr>
          <w:rFonts w:eastAsia="Calibri" w:cstheme="minorHAnsi"/>
          <w:b/>
          <w:bCs/>
          <w:szCs w:val="18"/>
          <w:lang w:eastAsia="en-GB"/>
          <w:rPrChange w:id="1563"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1564"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1565"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1566" w:author="stuart wolstenholme" w:date="2026-05-29T12:46:00Z" w16du:dateUtc="2026-05-29T11:46:00Z">
            <w:rPr>
              <w:rFonts w:eastAsia="Calibri" w:cstheme="minorHAnsi"/>
              <w:szCs w:val="18"/>
              <w:lang w:val="en-US" w:eastAsia="en-GB"/>
            </w:rPr>
          </w:rPrChange>
        </w:rPr>
        <w:t>; or</w:t>
      </w:r>
    </w:p>
    <w:p w14:paraId="43F967D3" w14:textId="77777777" w:rsidR="006936E8" w:rsidRPr="0022764C" w:rsidRDefault="006936E8" w:rsidP="006936E8">
      <w:pPr>
        <w:numPr>
          <w:ilvl w:val="0"/>
          <w:numId w:val="455"/>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service of a civil lawsuit or the institution of arbitration or other alternative dispute resolution proceedings against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seeking </w:t>
      </w:r>
      <w:r w:rsidRPr="0022764C">
        <w:rPr>
          <w:rFonts w:eastAsia="Calibri" w:cstheme="minorHAnsi"/>
          <w:b/>
          <w:kern w:val="2"/>
          <w:szCs w:val="18"/>
          <w:lang w:eastAsia="en-GB"/>
          <w14:ligatures w14:val="standardContextual"/>
        </w:rPr>
        <w:t xml:space="preserve">Damages </w:t>
      </w:r>
      <w:r w:rsidRPr="0022764C">
        <w:rPr>
          <w:rFonts w:eastAsia="Calibri" w:cstheme="minorHAnsi"/>
          <w:bCs/>
          <w:kern w:val="2"/>
          <w:szCs w:val="18"/>
          <w:lang w:eastAsia="en-GB"/>
          <w14:ligatures w14:val="standardContextual"/>
        </w:rPr>
        <w:t xml:space="preserve">for </w:t>
      </w:r>
      <w:r w:rsidRPr="0022764C">
        <w:rPr>
          <w:rFonts w:eastAsia="Calibri" w:cstheme="minorHAnsi"/>
          <w:b/>
          <w:bCs/>
          <w:kern w:val="2"/>
          <w:szCs w:val="18"/>
          <w:lang w:eastAsia="en-GB"/>
          <w14:ligatures w14:val="standardContextual"/>
        </w:rPr>
        <w:t>Property Damage</w:t>
      </w:r>
      <w:r w:rsidRPr="0022764C">
        <w:rPr>
          <w:rFonts w:eastAsia="Calibri" w:cstheme="minorHAnsi"/>
          <w:bCs/>
          <w:kern w:val="2"/>
          <w:szCs w:val="18"/>
          <w:lang w:eastAsia="en-GB"/>
          <w14:ligatures w14:val="standardContextual"/>
        </w:rPr>
        <w:t xml:space="preserve"> caused by a </w:t>
      </w:r>
      <w:r w:rsidRPr="0022764C">
        <w:rPr>
          <w:rFonts w:eastAsia="Calibri" w:cstheme="minorHAnsi"/>
          <w:b/>
          <w:bCs/>
          <w:kern w:val="2"/>
          <w:szCs w:val="18"/>
          <w:lang w:eastAsia="en-GB"/>
          <w14:ligatures w14:val="standardContextual"/>
        </w:rPr>
        <w:t>Security Breach</w:t>
      </w:r>
      <w:r w:rsidRPr="0022764C">
        <w:rPr>
          <w:rFonts w:eastAsia="Calibri" w:cstheme="minorHAnsi"/>
          <w:bCs/>
          <w:kern w:val="2"/>
          <w:szCs w:val="18"/>
          <w:lang w:eastAsia="en-GB"/>
          <w14:ligatures w14:val="standardContextual"/>
        </w:rPr>
        <w:t xml:space="preserve"> or </w:t>
      </w:r>
      <w:r w:rsidRPr="0022764C">
        <w:rPr>
          <w:rFonts w:eastAsia="Calibri" w:cstheme="minorHAnsi"/>
          <w:b/>
          <w:bCs/>
          <w:kern w:val="2"/>
          <w:szCs w:val="18"/>
          <w:lang w:eastAsia="en-GB"/>
          <w14:ligatures w14:val="standardContextual"/>
        </w:rPr>
        <w:t>Privacy Breach</w:t>
      </w:r>
      <w:r w:rsidRPr="0022764C">
        <w:rPr>
          <w:rFonts w:eastAsia="Calibri" w:cstheme="minorHAnsi"/>
          <w:bCs/>
          <w:kern w:val="2"/>
          <w:szCs w:val="18"/>
          <w:lang w:eastAsia="en-GB"/>
          <w14:ligatures w14:val="standardContextual"/>
        </w:rPr>
        <w:t>.</w:t>
      </w:r>
    </w:p>
    <w:p w14:paraId="5210F22D"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Property Damage Wrongful Act</w:t>
      </w:r>
    </w:p>
    <w:p w14:paraId="6F279118" w14:textId="77777777"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567" w:author="stuart wolstenholme" w:date="2026-05-29T12:46:00Z" w16du:dateUtc="2026-05-29T11:46:00Z">
            <w:rPr>
              <w:rFonts w:eastAsia="Calibri" w:cstheme="minorHAnsi"/>
              <w:szCs w:val="18"/>
              <w:lang w:val="en-US" w:eastAsia="en-GB"/>
            </w:rPr>
          </w:rPrChange>
        </w:rPr>
        <w:t xml:space="preserve">an </w:t>
      </w:r>
      <w:r w:rsidRPr="0022764C">
        <w:rPr>
          <w:rFonts w:eastAsia="Calibri" w:cstheme="minorHAnsi"/>
          <w:b/>
          <w:szCs w:val="18"/>
          <w:lang w:eastAsia="en-GB"/>
          <w:rPrChange w:id="1568" w:author="stuart wolstenholme" w:date="2026-05-29T12:46:00Z" w16du:dateUtc="2026-05-29T11:46:00Z">
            <w:rPr>
              <w:rFonts w:eastAsia="Calibri" w:cstheme="minorHAnsi"/>
              <w:b/>
              <w:szCs w:val="18"/>
              <w:lang w:val="en-US" w:eastAsia="en-GB"/>
            </w:rPr>
          </w:rPrChange>
        </w:rPr>
        <w:t xml:space="preserve">Insured’s </w:t>
      </w:r>
      <w:r w:rsidRPr="0022764C">
        <w:rPr>
          <w:rFonts w:eastAsia="Calibri" w:cstheme="minorHAnsi"/>
          <w:szCs w:val="18"/>
          <w:lang w:eastAsia="en-GB"/>
          <w:rPrChange w:id="1569" w:author="stuart wolstenholme" w:date="2026-05-29T12:46:00Z" w16du:dateUtc="2026-05-29T11:46:00Z">
            <w:rPr>
              <w:rFonts w:eastAsia="Calibri" w:cstheme="minorHAnsi"/>
              <w:szCs w:val="18"/>
              <w:lang w:val="en-US" w:eastAsia="en-GB"/>
            </w:rPr>
          </w:rPrChange>
        </w:rPr>
        <w:t xml:space="preserve">actual or alleged failure to prevent or avoid </w:t>
      </w:r>
      <w:r w:rsidRPr="0022764C">
        <w:rPr>
          <w:rFonts w:eastAsia="Calibri" w:cstheme="minorHAnsi"/>
          <w:b/>
          <w:bCs/>
          <w:szCs w:val="18"/>
          <w:lang w:eastAsia="en-GB"/>
          <w:rPrChange w:id="1570" w:author="stuart wolstenholme" w:date="2026-05-29T12:46:00Z" w16du:dateUtc="2026-05-29T11:46:00Z">
            <w:rPr>
              <w:rFonts w:eastAsia="Calibri" w:cstheme="minorHAnsi"/>
              <w:b/>
              <w:bCs/>
              <w:szCs w:val="18"/>
              <w:lang w:val="en-US" w:eastAsia="en-GB"/>
            </w:rPr>
          </w:rPrChange>
        </w:rPr>
        <w:t>Property Damage</w:t>
      </w:r>
      <w:r w:rsidRPr="0022764C">
        <w:rPr>
          <w:rFonts w:eastAsia="Calibri" w:cstheme="minorHAnsi"/>
          <w:bCs/>
          <w:szCs w:val="18"/>
          <w:lang w:eastAsia="en-GB"/>
          <w:rPrChange w:id="1571" w:author="stuart wolstenholme" w:date="2026-05-29T12:46:00Z" w16du:dateUtc="2026-05-29T11:46:00Z">
            <w:rPr>
              <w:rFonts w:eastAsia="Calibri" w:cstheme="minorHAnsi"/>
              <w:bCs/>
              <w:szCs w:val="18"/>
              <w:lang w:val="en-US" w:eastAsia="en-GB"/>
            </w:rPr>
          </w:rPrChange>
        </w:rPr>
        <w:t xml:space="preserve"> caused by a </w:t>
      </w:r>
      <w:r w:rsidRPr="0022764C">
        <w:rPr>
          <w:rFonts w:eastAsia="Calibri" w:cstheme="minorHAnsi"/>
          <w:b/>
          <w:bCs/>
          <w:szCs w:val="18"/>
          <w:lang w:eastAsia="en-GB"/>
          <w:rPrChange w:id="1572"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1573"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1574"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1575" w:author="stuart wolstenholme" w:date="2026-05-29T12:46:00Z" w16du:dateUtc="2026-05-29T11:46:00Z">
            <w:rPr>
              <w:rFonts w:eastAsia="Calibri" w:cstheme="minorHAnsi"/>
              <w:szCs w:val="18"/>
              <w:lang w:val="en-US" w:eastAsia="en-GB"/>
            </w:rPr>
          </w:rPrChange>
        </w:rPr>
        <w:t>.</w:t>
      </w:r>
    </w:p>
    <w:p w14:paraId="5BF6435F" w14:textId="77777777" w:rsidR="006936E8" w:rsidRPr="0022764C" w:rsidRDefault="006936E8" w:rsidP="006936E8">
      <w:pPr>
        <w:pStyle w:val="Heading3"/>
        <w:kinsoku w:val="0"/>
        <w:overflowPunct w:val="0"/>
        <w:autoSpaceDE w:val="0"/>
        <w:autoSpaceDN w:val="0"/>
        <w:adjustRightInd w:val="0"/>
        <w:spacing w:before="240" w:line="240" w:lineRule="auto"/>
        <w:jc w:val="both"/>
        <w:textAlignment w:val="baseline"/>
        <w:rPr>
          <w:rFonts w:asciiTheme="majorHAnsi" w:eastAsia="Arial" w:hAnsiTheme="majorHAnsi" w:cstheme="majorHAnsi"/>
          <w:sz w:val="22"/>
          <w:szCs w:val="22"/>
          <w:lang w:eastAsia="en-GB"/>
        </w:rPr>
      </w:pPr>
      <w:r w:rsidRPr="0022764C">
        <w:rPr>
          <w:rFonts w:asciiTheme="majorHAnsi" w:eastAsia="Arial" w:hAnsiTheme="majorHAnsi" w:cstheme="majorHAnsi"/>
          <w:b/>
          <w:sz w:val="22"/>
          <w:szCs w:val="22"/>
          <w:lang w:eastAsia="en-GB"/>
        </w:rPr>
        <w:t>Public Relations Expenses</w:t>
      </w:r>
      <w:r w:rsidRPr="0022764C">
        <w:rPr>
          <w:rFonts w:asciiTheme="majorHAnsi" w:eastAsia="Arial" w:hAnsiTheme="majorHAnsi" w:cstheme="majorHAnsi"/>
          <w:sz w:val="22"/>
          <w:szCs w:val="22"/>
          <w:lang w:eastAsia="en-GB"/>
        </w:rPr>
        <w:t xml:space="preserve"> </w:t>
      </w:r>
    </w:p>
    <w:p w14:paraId="118384E2" w14:textId="06A3D0D1"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means expenses that 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incurs to retain or hire a </w:t>
      </w:r>
      <w:del w:id="1576" w:author="stuart wolstenholme" w:date="2026-05-29T12:42:00Z" w16du:dateUtc="2026-05-29T11:42:00Z">
        <w:r w:rsidRPr="0022764C" w:rsidDel="00BB79CB">
          <w:rPr>
            <w:rFonts w:eastAsia="Calibri" w:cstheme="minorHAnsi"/>
            <w:kern w:val="2"/>
            <w:szCs w:val="18"/>
            <w:lang w:eastAsia="en-GB"/>
            <w14:ligatures w14:val="standardContextual"/>
          </w:rPr>
          <w:delText>third party</w:delText>
        </w:r>
      </w:del>
      <w:ins w:id="1577" w:author="stuart wolstenholme" w:date="2026-05-29T12:42:00Z" w16du:dateUtc="2026-05-29T11:42:00Z">
        <w:r w:rsidR="00BB79CB" w:rsidRPr="0022764C">
          <w:rPr>
            <w:rFonts w:eastAsia="Calibri" w:cstheme="minorHAnsi"/>
            <w:kern w:val="2"/>
            <w:szCs w:val="18"/>
            <w:lang w:eastAsia="en-GB"/>
            <w14:ligatures w14:val="standardContextual"/>
          </w:rPr>
          <w:t>third-party</w:t>
        </w:r>
      </w:ins>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public relations consultant or public relations firm to protect or restore the</w:t>
      </w:r>
      <w:r w:rsidRPr="0022764C">
        <w:rPr>
          <w:rFonts w:eastAsia="Calibri" w:cstheme="minorHAnsi"/>
          <w:b/>
          <w:bCs/>
          <w:kern w:val="2"/>
          <w:szCs w:val="18"/>
          <w:lang w:eastAsia="en-GB"/>
          <w14:ligatures w14:val="standardContextual"/>
        </w:rPr>
        <w:t xml:space="preserve"> Named Insured’s </w:t>
      </w:r>
      <w:r w:rsidRPr="0022764C">
        <w:rPr>
          <w:rFonts w:eastAsia="Calibri" w:cstheme="minorHAnsi"/>
          <w:bCs/>
          <w:kern w:val="2"/>
          <w:szCs w:val="18"/>
          <w:lang w:eastAsia="en-GB"/>
          <w14:ligatures w14:val="standardContextual"/>
        </w:rPr>
        <w:t>reputation</w:t>
      </w:r>
      <w:r w:rsidRPr="0022764C">
        <w:rPr>
          <w:rFonts w:eastAsia="Calibri" w:cstheme="minorHAnsi"/>
          <w:kern w:val="2"/>
          <w:szCs w:val="18"/>
          <w:lang w:eastAsia="en-GB"/>
          <w14:ligatures w14:val="standardContextual"/>
        </w:rPr>
        <w:t xml:space="preserve">, which is damaged or reasonably could be damaged by an </w:t>
      </w:r>
      <w:r w:rsidRPr="0022764C">
        <w:rPr>
          <w:rFonts w:eastAsia="Calibri" w:cstheme="minorHAnsi"/>
          <w:b/>
          <w:kern w:val="2"/>
          <w:szCs w:val="18"/>
          <w:lang w:eastAsia="en-GB"/>
          <w14:ligatures w14:val="standardContextual"/>
        </w:rPr>
        <w:t>Adverse Media Report</w:t>
      </w:r>
      <w:r w:rsidRPr="0022764C">
        <w:rPr>
          <w:rFonts w:eastAsia="Calibri" w:cstheme="minorHAnsi"/>
          <w:kern w:val="2"/>
          <w:szCs w:val="18"/>
          <w:lang w:eastAsia="en-GB"/>
          <w14:ligatures w14:val="standardContextual"/>
        </w:rPr>
        <w:t xml:space="preserve">.  </w:t>
      </w:r>
    </w:p>
    <w:p w14:paraId="7D8D7EC1" w14:textId="77777777" w:rsidR="006936E8" w:rsidRPr="0022764C" w:rsidRDefault="006936E8" w:rsidP="006936E8">
      <w:pPr>
        <w:pStyle w:val="Heading3"/>
        <w:kinsoku w:val="0"/>
        <w:overflowPunct w:val="0"/>
        <w:autoSpaceDE w:val="0"/>
        <w:autoSpaceDN w:val="0"/>
        <w:adjustRightInd w:val="0"/>
        <w:spacing w:before="240" w:line="240" w:lineRule="auto"/>
        <w:jc w:val="both"/>
        <w:textAlignment w:val="baseline"/>
        <w:rPr>
          <w:rFonts w:asciiTheme="majorHAnsi" w:eastAsia="Arial" w:hAnsiTheme="majorHAnsi" w:cstheme="majorHAnsi"/>
          <w:sz w:val="22"/>
          <w:szCs w:val="22"/>
          <w:lang w:eastAsia="en-GB"/>
        </w:rPr>
      </w:pPr>
      <w:r w:rsidRPr="0022764C">
        <w:rPr>
          <w:rFonts w:asciiTheme="majorHAnsi" w:eastAsia="Arial" w:hAnsiTheme="majorHAnsi" w:cstheme="majorHAnsi"/>
          <w:b/>
          <w:sz w:val="22"/>
          <w:szCs w:val="22"/>
          <w:lang w:eastAsia="en-GB"/>
        </w:rPr>
        <w:t>Regulatory Authority</w:t>
      </w:r>
    </w:p>
    <w:p w14:paraId="3844BC35"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bCs/>
          <w:szCs w:val="18"/>
          <w:lang w:eastAsia="en-GB"/>
          <w:rPrChange w:id="1578" w:author="stuart wolstenholme" w:date="2026-05-29T12:46:00Z" w16du:dateUtc="2026-05-29T11:46:00Z">
            <w:rPr>
              <w:rFonts w:eastAsia="Calibri" w:cstheme="minorHAnsi"/>
              <w:bCs/>
              <w:szCs w:val="18"/>
              <w:lang w:val="en-US" w:eastAsia="en-GB"/>
            </w:rPr>
          </w:rPrChange>
        </w:rPr>
        <w:t xml:space="preserve">means the governmental agency or regulatory authority responsible for investigating and enforcing </w:t>
      </w:r>
      <w:r w:rsidRPr="0022764C">
        <w:rPr>
          <w:rFonts w:eastAsia="Calibri" w:cstheme="minorHAnsi"/>
          <w:b/>
          <w:bCs/>
          <w:szCs w:val="18"/>
          <w:lang w:eastAsia="en-GB"/>
          <w:rPrChange w:id="1579" w:author="stuart wolstenholme" w:date="2026-05-29T12:46:00Z" w16du:dateUtc="2026-05-29T11:46:00Z">
            <w:rPr>
              <w:rFonts w:eastAsia="Calibri" w:cstheme="minorHAnsi"/>
              <w:b/>
              <w:bCs/>
              <w:szCs w:val="18"/>
              <w:lang w:val="en-US" w:eastAsia="en-GB"/>
            </w:rPr>
          </w:rPrChange>
        </w:rPr>
        <w:t>Privacy Regulations</w:t>
      </w:r>
      <w:r w:rsidRPr="0022764C">
        <w:rPr>
          <w:rFonts w:eastAsia="Calibri" w:cstheme="minorHAnsi"/>
          <w:bCs/>
          <w:szCs w:val="18"/>
          <w:lang w:eastAsia="en-GB"/>
          <w:rPrChange w:id="1580" w:author="stuart wolstenholme" w:date="2026-05-29T12:46:00Z" w16du:dateUtc="2026-05-29T11:46:00Z">
            <w:rPr>
              <w:rFonts w:eastAsia="Calibri" w:cstheme="minorHAnsi"/>
              <w:bCs/>
              <w:szCs w:val="18"/>
              <w:lang w:val="en-US" w:eastAsia="en-GB"/>
            </w:rPr>
          </w:rPrChange>
        </w:rPr>
        <w:t>, including an authorised Data Protection Authority under the EU General Data Protection Regulation.</w:t>
      </w:r>
    </w:p>
    <w:p w14:paraId="3FF50E1A" w14:textId="77777777" w:rsidR="006936E8" w:rsidRPr="0022764C" w:rsidRDefault="006936E8" w:rsidP="006936E8">
      <w:pPr>
        <w:pStyle w:val="Heading3"/>
        <w:tabs>
          <w:tab w:val="left" w:pos="454"/>
          <w:tab w:val="left" w:pos="4536"/>
        </w:tabs>
        <w:spacing w:before="240" w:line="266" w:lineRule="auto"/>
        <w:rPr>
          <w:rFonts w:asciiTheme="majorHAnsi" w:eastAsia="Arial" w:hAnsiTheme="majorHAnsi" w:cstheme="majorHAnsi"/>
          <w:b/>
          <w:bCs/>
          <w:sz w:val="22"/>
          <w:szCs w:val="22"/>
        </w:rPr>
      </w:pPr>
      <w:r w:rsidRPr="0022764C">
        <w:rPr>
          <w:rFonts w:asciiTheme="majorHAnsi" w:eastAsia="Arial" w:hAnsiTheme="majorHAnsi" w:cstheme="majorHAnsi"/>
          <w:b/>
          <w:bCs/>
          <w:sz w:val="22"/>
          <w:szCs w:val="22"/>
        </w:rPr>
        <w:t>Regulatory Compensatory Award</w:t>
      </w:r>
    </w:p>
    <w:p w14:paraId="372AD4E9"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581" w:author="stuart wolstenholme" w:date="2026-05-29T12:46:00Z" w16du:dateUtc="2026-05-29T11:46:00Z">
            <w:rPr>
              <w:rFonts w:eastAsia="Calibri" w:cstheme="minorHAnsi"/>
              <w:szCs w:val="18"/>
              <w:lang w:val="en-US" w:eastAsia="en-GB"/>
            </w:rPr>
          </w:rPrChange>
        </w:rPr>
        <w:t xml:space="preserve">a sum of </w:t>
      </w:r>
      <w:r w:rsidRPr="0022764C">
        <w:rPr>
          <w:rFonts w:eastAsia="Calibri" w:cstheme="minorHAnsi"/>
          <w:b/>
          <w:szCs w:val="18"/>
          <w:lang w:eastAsia="en-GB"/>
          <w:rPrChange w:id="1582" w:author="stuart wolstenholme" w:date="2026-05-29T12:46:00Z" w16du:dateUtc="2026-05-29T11:46:00Z">
            <w:rPr>
              <w:rFonts w:eastAsia="Calibri" w:cstheme="minorHAnsi"/>
              <w:b/>
              <w:szCs w:val="18"/>
              <w:lang w:val="en-US" w:eastAsia="en-GB"/>
            </w:rPr>
          </w:rPrChange>
        </w:rPr>
        <w:t>Money</w:t>
      </w:r>
      <w:r w:rsidRPr="0022764C">
        <w:rPr>
          <w:rFonts w:eastAsia="Calibri" w:cstheme="minorHAnsi"/>
          <w:szCs w:val="18"/>
          <w:lang w:eastAsia="en-GB"/>
          <w:rPrChange w:id="1583" w:author="stuart wolstenholme" w:date="2026-05-29T12:46:00Z" w16du:dateUtc="2026-05-29T11:46:00Z">
            <w:rPr>
              <w:rFonts w:eastAsia="Calibri" w:cstheme="minorHAnsi"/>
              <w:szCs w:val="18"/>
              <w:lang w:val="en-US" w:eastAsia="en-GB"/>
            </w:rPr>
          </w:rPrChange>
        </w:rPr>
        <w:t xml:space="preserve"> which an </w:t>
      </w:r>
      <w:r w:rsidRPr="0022764C">
        <w:rPr>
          <w:rFonts w:eastAsia="Calibri" w:cstheme="minorHAnsi"/>
          <w:b/>
          <w:szCs w:val="18"/>
          <w:lang w:eastAsia="en-GB"/>
          <w:rPrChange w:id="1584"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1585" w:author="stuart wolstenholme" w:date="2026-05-29T12:46:00Z" w16du:dateUtc="2026-05-29T11:46:00Z">
            <w:rPr>
              <w:rFonts w:eastAsia="Calibri" w:cstheme="minorHAnsi"/>
              <w:szCs w:val="18"/>
              <w:lang w:val="en-US" w:eastAsia="en-GB"/>
            </w:rPr>
          </w:rPrChange>
        </w:rPr>
        <w:t xml:space="preserve"> is legally obligated to pay as a </w:t>
      </w:r>
      <w:r w:rsidRPr="0022764C">
        <w:rPr>
          <w:rFonts w:eastAsia="Calibri" w:cstheme="minorHAnsi"/>
          <w:b/>
          <w:szCs w:val="18"/>
          <w:lang w:eastAsia="en-GB"/>
          <w:rPrChange w:id="1586" w:author="stuart wolstenholme" w:date="2026-05-29T12:46:00Z" w16du:dateUtc="2026-05-29T11:46:00Z">
            <w:rPr>
              <w:rFonts w:eastAsia="Calibri" w:cstheme="minorHAnsi"/>
              <w:b/>
              <w:szCs w:val="18"/>
              <w:lang w:val="en-US" w:eastAsia="en-GB"/>
            </w:rPr>
          </w:rPrChange>
        </w:rPr>
        <w:t>Regulatory Authority’s</w:t>
      </w:r>
      <w:r w:rsidRPr="0022764C">
        <w:rPr>
          <w:rFonts w:eastAsia="Calibri" w:cstheme="minorHAnsi"/>
          <w:szCs w:val="18"/>
          <w:lang w:eastAsia="en-GB"/>
          <w:rPrChange w:id="1587" w:author="stuart wolstenholme" w:date="2026-05-29T12:46:00Z" w16du:dateUtc="2026-05-29T11:46:00Z">
            <w:rPr>
              <w:rFonts w:eastAsia="Calibri" w:cstheme="minorHAnsi"/>
              <w:szCs w:val="18"/>
              <w:lang w:val="en-US" w:eastAsia="en-GB"/>
            </w:rPr>
          </w:rPrChange>
        </w:rPr>
        <w:t xml:space="preserve"> award or fund for parties affected by a </w:t>
      </w:r>
      <w:r w:rsidRPr="0022764C">
        <w:rPr>
          <w:rFonts w:eastAsia="Calibri" w:cstheme="minorHAnsi"/>
          <w:b/>
          <w:szCs w:val="18"/>
          <w:lang w:eastAsia="en-GB"/>
          <w:rPrChange w:id="1588" w:author="stuart wolstenholme" w:date="2026-05-29T12:46:00Z" w16du:dateUtc="2026-05-29T11:46:00Z">
            <w:rPr>
              <w:rFonts w:eastAsia="Calibri" w:cstheme="minorHAnsi"/>
              <w:b/>
              <w:szCs w:val="18"/>
              <w:lang w:val="en-US" w:eastAsia="en-GB"/>
            </w:rPr>
          </w:rPrChange>
        </w:rPr>
        <w:t>Privacy Breach</w:t>
      </w:r>
      <w:r w:rsidRPr="0022764C">
        <w:rPr>
          <w:rFonts w:eastAsia="Calibri" w:cstheme="minorHAnsi"/>
          <w:szCs w:val="18"/>
          <w:lang w:eastAsia="en-GB"/>
          <w:rPrChange w:id="1589" w:author="stuart wolstenholme" w:date="2026-05-29T12:46:00Z" w16du:dateUtc="2026-05-29T11:46:00Z">
            <w:rPr>
              <w:rFonts w:eastAsia="Calibri" w:cstheme="minorHAnsi"/>
              <w:szCs w:val="18"/>
              <w:lang w:val="en-US" w:eastAsia="en-GB"/>
            </w:rPr>
          </w:rPrChange>
        </w:rPr>
        <w:t xml:space="preserve">, due to an adverse judgment or settlement arising out of a </w:t>
      </w:r>
      <w:r w:rsidRPr="0022764C">
        <w:rPr>
          <w:rFonts w:eastAsia="Calibri" w:cstheme="minorHAnsi"/>
          <w:b/>
          <w:szCs w:val="18"/>
          <w:lang w:eastAsia="en-GB"/>
          <w:rPrChange w:id="1590" w:author="stuart wolstenholme" w:date="2026-05-29T12:46:00Z" w16du:dateUtc="2026-05-29T11:46:00Z">
            <w:rPr>
              <w:rFonts w:eastAsia="Calibri" w:cstheme="minorHAnsi"/>
              <w:b/>
              <w:szCs w:val="18"/>
              <w:lang w:val="en-US" w:eastAsia="en-GB"/>
            </w:rPr>
          </w:rPrChange>
        </w:rPr>
        <w:t>Privacy Regulatory Proceeding</w:t>
      </w:r>
      <w:r w:rsidRPr="0022764C">
        <w:rPr>
          <w:rFonts w:eastAsia="Calibri" w:cstheme="minorHAnsi"/>
          <w:szCs w:val="18"/>
          <w:lang w:eastAsia="en-GB"/>
          <w:rPrChange w:id="1591"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Cs/>
          <w:szCs w:val="18"/>
          <w:lang w:eastAsia="en-GB"/>
          <w:rPrChange w:id="1592" w:author="stuart wolstenholme" w:date="2026-05-29T12:46:00Z" w16du:dateUtc="2026-05-29T11:46:00Z">
            <w:rPr>
              <w:rFonts w:eastAsia="Calibri" w:cstheme="minorHAnsi"/>
              <w:bCs/>
              <w:szCs w:val="18"/>
              <w:lang w:val="en-US" w:eastAsia="en-GB"/>
            </w:rPr>
          </w:rPrChange>
        </w:rPr>
        <w:t xml:space="preserve">including consumer redress funds. </w:t>
      </w:r>
      <w:r w:rsidRPr="0022764C">
        <w:rPr>
          <w:rFonts w:eastAsia="Calibri" w:cstheme="minorHAnsi"/>
          <w:b/>
          <w:bCs/>
          <w:szCs w:val="18"/>
          <w:lang w:eastAsia="en-GB"/>
          <w:rPrChange w:id="1593" w:author="stuart wolstenholme" w:date="2026-05-29T12:46:00Z" w16du:dateUtc="2026-05-29T11:46:00Z">
            <w:rPr>
              <w:rFonts w:eastAsia="Calibri" w:cstheme="minorHAnsi"/>
              <w:b/>
              <w:bCs/>
              <w:szCs w:val="18"/>
              <w:lang w:val="en-US" w:eastAsia="en-GB"/>
            </w:rPr>
          </w:rPrChange>
        </w:rPr>
        <w:t xml:space="preserve">Regulatory Compensatory Award </w:t>
      </w:r>
      <w:r w:rsidRPr="0022764C">
        <w:rPr>
          <w:rFonts w:eastAsia="Calibri" w:cstheme="minorHAnsi"/>
          <w:bCs/>
          <w:szCs w:val="18"/>
          <w:lang w:eastAsia="en-GB"/>
          <w:rPrChange w:id="1594" w:author="stuart wolstenholme" w:date="2026-05-29T12:46:00Z" w16du:dateUtc="2026-05-29T11:46:00Z">
            <w:rPr>
              <w:rFonts w:eastAsia="Calibri" w:cstheme="minorHAnsi"/>
              <w:bCs/>
              <w:szCs w:val="18"/>
              <w:lang w:val="en-US" w:eastAsia="en-GB"/>
            </w:rPr>
          </w:rPrChange>
        </w:rPr>
        <w:t>does not</w:t>
      </w:r>
      <w:r w:rsidRPr="0022764C">
        <w:rPr>
          <w:rFonts w:eastAsia="Calibri" w:cstheme="minorHAnsi"/>
          <w:szCs w:val="18"/>
          <w:lang w:eastAsia="en-GB"/>
          <w:rPrChange w:id="1595" w:author="stuart wolstenholme" w:date="2026-05-29T12:46:00Z" w16du:dateUtc="2026-05-29T11:46:00Z">
            <w:rPr>
              <w:rFonts w:eastAsia="Calibri" w:cstheme="minorHAnsi"/>
              <w:szCs w:val="18"/>
              <w:lang w:val="en-US" w:eastAsia="en-GB"/>
            </w:rPr>
          </w:rPrChange>
        </w:rPr>
        <w:t xml:space="preserve"> include any criminal </w:t>
      </w:r>
      <w:r w:rsidRPr="0022764C">
        <w:rPr>
          <w:rFonts w:eastAsia="Calibri" w:cstheme="minorHAnsi"/>
          <w:bCs/>
          <w:szCs w:val="18"/>
          <w:lang w:eastAsia="en-GB"/>
          <w:rPrChange w:id="1596" w:author="stuart wolstenholme" w:date="2026-05-29T12:46:00Z" w16du:dateUtc="2026-05-29T11:46:00Z">
            <w:rPr>
              <w:rFonts w:eastAsia="Calibri" w:cstheme="minorHAnsi"/>
              <w:bCs/>
              <w:szCs w:val="18"/>
              <w:lang w:val="en-US" w:eastAsia="en-GB"/>
            </w:rPr>
          </w:rPrChange>
        </w:rPr>
        <w:t>fines or penalties of any nature whatsoever</w:t>
      </w:r>
      <w:r w:rsidRPr="0022764C">
        <w:rPr>
          <w:rFonts w:eastAsia="Calibri" w:cstheme="minorHAnsi"/>
          <w:szCs w:val="18"/>
          <w:lang w:eastAsia="en-GB"/>
          <w:rPrChange w:id="1597" w:author="stuart wolstenholme" w:date="2026-05-29T12:46:00Z" w16du:dateUtc="2026-05-29T11:46:00Z">
            <w:rPr>
              <w:rFonts w:eastAsia="Calibri" w:cstheme="minorHAnsi"/>
              <w:szCs w:val="18"/>
              <w:lang w:val="en-US" w:eastAsia="en-GB"/>
            </w:rPr>
          </w:rPrChange>
        </w:rPr>
        <w:t>.</w:t>
      </w:r>
    </w:p>
    <w:p w14:paraId="0136C3D8" w14:textId="77777777" w:rsidR="006936E8" w:rsidRPr="0022764C" w:rsidRDefault="006936E8" w:rsidP="006936E8">
      <w:pPr>
        <w:pStyle w:val="Heading3"/>
        <w:tabs>
          <w:tab w:val="left" w:pos="454"/>
          <w:tab w:val="left" w:pos="4536"/>
        </w:tabs>
        <w:spacing w:before="240" w:line="266" w:lineRule="auto"/>
        <w:rPr>
          <w:rFonts w:asciiTheme="majorHAnsi" w:eastAsia="Arial" w:hAnsiTheme="majorHAnsi" w:cstheme="majorHAnsi"/>
          <w:b/>
          <w:bCs/>
          <w:sz w:val="22"/>
          <w:szCs w:val="22"/>
        </w:rPr>
      </w:pPr>
      <w:r w:rsidRPr="0022764C">
        <w:rPr>
          <w:rFonts w:asciiTheme="majorHAnsi" w:eastAsia="Arial" w:hAnsiTheme="majorHAnsi" w:cstheme="majorHAnsi"/>
          <w:b/>
          <w:bCs/>
          <w:sz w:val="22"/>
          <w:szCs w:val="22"/>
        </w:rPr>
        <w:t>Regulatory Fines and Penalties</w:t>
      </w:r>
    </w:p>
    <w:p w14:paraId="2D03D6BD" w14:textId="77777777" w:rsidR="006936E8" w:rsidRPr="0022764C" w:rsidRDefault="006936E8" w:rsidP="006936E8">
      <w:pPr>
        <w:spacing w:before="0" w:line="240" w:lineRule="auto"/>
        <w:rPr>
          <w:rFonts w:eastAsia="Calibri" w:cstheme="minorHAnsi"/>
          <w:bCs/>
          <w:szCs w:val="18"/>
          <w:lang w:eastAsia="en-GB"/>
          <w:rPrChange w:id="1598"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means</w:t>
      </w:r>
      <w:r w:rsidRPr="0022764C">
        <w:rPr>
          <w:rFonts w:eastAsia="Calibri" w:cstheme="minorHAnsi"/>
          <w:bCs/>
          <w:sz w:val="19"/>
          <w:szCs w:val="19"/>
          <w:lang w:eastAsia="en-GB"/>
          <w:rPrChange w:id="1599" w:author="stuart wolstenholme" w:date="2026-05-29T12:46:00Z" w16du:dateUtc="2026-05-29T11:46:00Z">
            <w:rPr>
              <w:rFonts w:eastAsia="Calibri" w:cstheme="minorHAnsi"/>
              <w:bCs/>
              <w:sz w:val="19"/>
              <w:szCs w:val="19"/>
              <w:lang w:val="en-US" w:eastAsia="en-GB"/>
            </w:rPr>
          </w:rPrChange>
        </w:rPr>
        <w:t xml:space="preserve"> </w:t>
      </w:r>
      <w:r w:rsidRPr="0022764C">
        <w:rPr>
          <w:rFonts w:eastAsia="Calibri" w:cstheme="minorHAnsi"/>
          <w:bCs/>
          <w:szCs w:val="18"/>
          <w:lang w:eastAsia="en-GB"/>
          <w:rPrChange w:id="1600" w:author="stuart wolstenholme" w:date="2026-05-29T12:46:00Z" w16du:dateUtc="2026-05-29T11:46:00Z">
            <w:rPr>
              <w:rFonts w:eastAsia="Calibri" w:cstheme="minorHAnsi"/>
              <w:bCs/>
              <w:szCs w:val="18"/>
              <w:lang w:val="en-US" w:eastAsia="en-GB"/>
            </w:rPr>
          </w:rPrChange>
        </w:rPr>
        <w:t xml:space="preserve">civil fines or penalties imposed by a </w:t>
      </w:r>
      <w:r w:rsidRPr="0022764C">
        <w:rPr>
          <w:rFonts w:eastAsia="Calibri" w:cstheme="minorHAnsi"/>
          <w:b/>
          <w:bCs/>
          <w:szCs w:val="18"/>
          <w:lang w:eastAsia="en-GB"/>
          <w:rPrChange w:id="1601" w:author="stuart wolstenholme" w:date="2026-05-29T12:46:00Z" w16du:dateUtc="2026-05-29T11:46:00Z">
            <w:rPr>
              <w:rFonts w:eastAsia="Calibri" w:cstheme="minorHAnsi"/>
              <w:b/>
              <w:bCs/>
              <w:szCs w:val="18"/>
              <w:lang w:val="en-US" w:eastAsia="en-GB"/>
            </w:rPr>
          </w:rPrChange>
        </w:rPr>
        <w:t>Regulatory Authority</w:t>
      </w:r>
      <w:r w:rsidRPr="0022764C">
        <w:rPr>
          <w:rFonts w:eastAsia="Calibri" w:cstheme="minorHAnsi"/>
          <w:bCs/>
          <w:szCs w:val="18"/>
          <w:lang w:eastAsia="en-GB"/>
          <w:rPrChange w:id="1602" w:author="stuart wolstenholme" w:date="2026-05-29T12:46:00Z" w16du:dateUtc="2026-05-29T11:46:00Z">
            <w:rPr>
              <w:rFonts w:eastAsia="Calibri" w:cstheme="minorHAnsi"/>
              <w:bCs/>
              <w:szCs w:val="18"/>
              <w:lang w:val="en-US" w:eastAsia="en-GB"/>
            </w:rPr>
          </w:rPrChange>
        </w:rPr>
        <w:t xml:space="preserve"> against an </w:t>
      </w:r>
      <w:r w:rsidRPr="0022764C">
        <w:rPr>
          <w:rFonts w:eastAsia="Calibri" w:cstheme="minorHAnsi"/>
          <w:b/>
          <w:bCs/>
          <w:szCs w:val="18"/>
          <w:lang w:eastAsia="en-GB"/>
          <w:rPrChange w:id="1603" w:author="stuart wolstenholme" w:date="2026-05-29T12:46:00Z" w16du:dateUtc="2026-05-29T11:46:00Z">
            <w:rPr>
              <w:rFonts w:eastAsia="Calibri" w:cstheme="minorHAnsi"/>
              <w:b/>
              <w:bCs/>
              <w:szCs w:val="18"/>
              <w:lang w:val="en-US" w:eastAsia="en-GB"/>
            </w:rPr>
          </w:rPrChange>
        </w:rPr>
        <w:t xml:space="preserve">Insured </w:t>
      </w:r>
      <w:r w:rsidRPr="0022764C">
        <w:rPr>
          <w:rFonts w:eastAsia="Calibri" w:cstheme="minorHAnsi"/>
          <w:bCs/>
          <w:szCs w:val="18"/>
          <w:lang w:eastAsia="en-GB"/>
          <w:rPrChange w:id="1604" w:author="stuart wolstenholme" w:date="2026-05-29T12:46:00Z" w16du:dateUtc="2026-05-29T11:46:00Z">
            <w:rPr>
              <w:rFonts w:eastAsia="Calibri" w:cstheme="minorHAnsi"/>
              <w:bCs/>
              <w:szCs w:val="18"/>
              <w:lang w:val="en-US" w:eastAsia="en-GB"/>
            </w:rPr>
          </w:rPrChange>
        </w:rPr>
        <w:t xml:space="preserve">as a result of a </w:t>
      </w:r>
      <w:r w:rsidRPr="0022764C">
        <w:rPr>
          <w:rFonts w:eastAsia="Calibri" w:cstheme="minorHAnsi"/>
          <w:b/>
          <w:bCs/>
          <w:szCs w:val="18"/>
          <w:lang w:eastAsia="en-GB"/>
          <w:rPrChange w:id="1605" w:author="stuart wolstenholme" w:date="2026-05-29T12:46:00Z" w16du:dateUtc="2026-05-29T11:46:00Z">
            <w:rPr>
              <w:rFonts w:eastAsia="Calibri" w:cstheme="minorHAnsi"/>
              <w:b/>
              <w:bCs/>
              <w:szCs w:val="18"/>
              <w:lang w:val="en-US" w:eastAsia="en-GB"/>
            </w:rPr>
          </w:rPrChange>
        </w:rPr>
        <w:t>Privacy Regulatory Proceeding</w:t>
      </w:r>
      <w:r w:rsidRPr="0022764C">
        <w:rPr>
          <w:rFonts w:eastAsia="Calibri" w:cstheme="minorHAnsi"/>
          <w:bCs/>
          <w:szCs w:val="18"/>
          <w:lang w:eastAsia="en-GB"/>
          <w:rPrChange w:id="1606"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607" w:author="stuart wolstenholme" w:date="2026-05-29T12:46:00Z" w16du:dateUtc="2026-05-29T11:46:00Z">
            <w:rPr>
              <w:rFonts w:eastAsia="Calibri" w:cstheme="minorHAnsi"/>
              <w:b/>
              <w:bCs/>
              <w:szCs w:val="18"/>
              <w:lang w:val="en-US" w:eastAsia="en-GB"/>
            </w:rPr>
          </w:rPrChange>
        </w:rPr>
        <w:t xml:space="preserve">Regulatory Fines and Penalties </w:t>
      </w:r>
      <w:r w:rsidRPr="0022764C">
        <w:rPr>
          <w:rFonts w:eastAsia="Calibri" w:cstheme="minorHAnsi"/>
          <w:bCs/>
          <w:szCs w:val="18"/>
          <w:lang w:eastAsia="en-GB"/>
          <w:rPrChange w:id="1608" w:author="stuart wolstenholme" w:date="2026-05-29T12:46:00Z" w16du:dateUtc="2026-05-29T11:46:00Z">
            <w:rPr>
              <w:rFonts w:eastAsia="Calibri" w:cstheme="minorHAnsi"/>
              <w:bCs/>
              <w:szCs w:val="18"/>
              <w:lang w:val="en-US" w:eastAsia="en-GB"/>
            </w:rPr>
          </w:rPrChange>
        </w:rPr>
        <w:t xml:space="preserve">does not include any amounts deemed uninsurable under the law pursuant to which this Policy is construed, criminal fines or penalties of any nature or </w:t>
      </w:r>
      <w:r w:rsidRPr="0022764C">
        <w:rPr>
          <w:rFonts w:eastAsia="Calibri" w:cstheme="minorHAnsi"/>
          <w:b/>
          <w:bCs/>
          <w:szCs w:val="18"/>
          <w:lang w:eastAsia="en-GB"/>
          <w:rPrChange w:id="1609" w:author="stuart wolstenholme" w:date="2026-05-29T12:46:00Z" w16du:dateUtc="2026-05-29T11:46:00Z">
            <w:rPr>
              <w:rFonts w:eastAsia="Calibri" w:cstheme="minorHAnsi"/>
              <w:b/>
              <w:bCs/>
              <w:szCs w:val="18"/>
              <w:lang w:val="en-US" w:eastAsia="en-GB"/>
            </w:rPr>
          </w:rPrChange>
        </w:rPr>
        <w:t>PCI DSS Fines and Assessments</w:t>
      </w:r>
      <w:r w:rsidRPr="0022764C">
        <w:rPr>
          <w:rFonts w:eastAsia="Calibri" w:cstheme="minorHAnsi"/>
          <w:bCs/>
          <w:szCs w:val="18"/>
          <w:lang w:eastAsia="en-GB"/>
          <w:rPrChange w:id="1610" w:author="stuart wolstenholme" w:date="2026-05-29T12:46:00Z" w16du:dateUtc="2026-05-29T11:46:00Z">
            <w:rPr>
              <w:rFonts w:eastAsia="Calibri" w:cstheme="minorHAnsi"/>
              <w:bCs/>
              <w:szCs w:val="18"/>
              <w:lang w:val="en-US" w:eastAsia="en-GB"/>
            </w:rPr>
          </w:rPrChange>
        </w:rPr>
        <w:t>.</w:t>
      </w:r>
    </w:p>
    <w:p w14:paraId="0751DD04" w14:textId="77777777" w:rsidR="006936E8" w:rsidRPr="0022764C" w:rsidRDefault="006936E8" w:rsidP="006936E8">
      <w:pPr>
        <w:pStyle w:val="Heading3"/>
        <w:kinsoku w:val="0"/>
        <w:overflowPunct w:val="0"/>
        <w:autoSpaceDE w:val="0"/>
        <w:autoSpaceDN w:val="0"/>
        <w:adjustRightInd w:val="0"/>
        <w:spacing w:before="240" w:line="240" w:lineRule="auto"/>
        <w:jc w:val="both"/>
        <w:textAlignment w:val="baseline"/>
        <w:rPr>
          <w:rFonts w:asciiTheme="majorHAnsi" w:eastAsia="Arial" w:hAnsiTheme="majorHAnsi" w:cstheme="majorHAnsi"/>
          <w:sz w:val="22"/>
          <w:szCs w:val="22"/>
          <w:lang w:eastAsia="en-GB"/>
        </w:rPr>
      </w:pPr>
      <w:r w:rsidRPr="0022764C">
        <w:rPr>
          <w:rFonts w:asciiTheme="majorHAnsi" w:eastAsia="Arial" w:hAnsiTheme="majorHAnsi" w:cstheme="majorHAnsi"/>
          <w:b/>
          <w:sz w:val="22"/>
          <w:szCs w:val="22"/>
          <w:lang w:eastAsia="en-GB"/>
        </w:rPr>
        <w:t>Reward Expenses</w:t>
      </w:r>
      <w:r w:rsidRPr="0022764C">
        <w:rPr>
          <w:rFonts w:asciiTheme="majorHAnsi" w:eastAsia="Arial" w:hAnsiTheme="majorHAnsi" w:cstheme="majorHAnsi"/>
          <w:sz w:val="22"/>
          <w:szCs w:val="22"/>
          <w:lang w:eastAsia="en-GB"/>
        </w:rPr>
        <w:t xml:space="preserve"> </w:t>
      </w:r>
    </w:p>
    <w:p w14:paraId="6A98A4F3" w14:textId="77777777" w:rsidR="006936E8" w:rsidRPr="0022764C" w:rsidRDefault="006936E8" w:rsidP="006936E8">
      <w:pPr>
        <w:spacing w:before="0" w:line="240" w:lineRule="auto"/>
        <w:rPr>
          <w:rFonts w:eastAsia="Arial" w:cstheme="minorHAnsi"/>
          <w:b/>
          <w:bCs/>
          <w:szCs w:val="18"/>
        </w:rPr>
      </w:pPr>
      <w:r w:rsidRPr="0022764C">
        <w:rPr>
          <w:rFonts w:eastAsia="Calibri" w:cstheme="minorHAnsi"/>
          <w:kern w:val="2"/>
          <w:szCs w:val="18"/>
          <w:lang w:eastAsia="en-GB"/>
          <w14:ligatures w14:val="standardContextual"/>
        </w:rPr>
        <w:t xml:space="preserve">means </w:t>
      </w:r>
      <w:r w:rsidRPr="0022764C">
        <w:rPr>
          <w:rFonts w:eastAsia="Times New Roman" w:cstheme="minorHAnsi"/>
          <w:bCs/>
          <w:snapToGrid w:val="0"/>
          <w:szCs w:val="18"/>
          <w:rPrChange w:id="1611" w:author="stuart wolstenholme" w:date="2026-05-29T12:46:00Z" w16du:dateUtc="2026-05-29T11:46:00Z">
            <w:rPr>
              <w:rFonts w:eastAsia="Times New Roman" w:cstheme="minorHAnsi"/>
              <w:bCs/>
              <w:snapToGrid w:val="0"/>
              <w:szCs w:val="18"/>
              <w:lang w:val="en-US"/>
            </w:rPr>
          </w:rPrChange>
        </w:rPr>
        <w:t>the reasonable amount that the</w:t>
      </w:r>
      <w:r w:rsidRPr="0022764C">
        <w:rPr>
          <w:rFonts w:eastAsia="Times New Roman" w:cstheme="minorHAnsi"/>
          <w:b/>
          <w:snapToGrid w:val="0"/>
          <w:szCs w:val="18"/>
          <w:rPrChange w:id="1612" w:author="stuart wolstenholme" w:date="2026-05-29T12:46:00Z" w16du:dateUtc="2026-05-29T11:46:00Z">
            <w:rPr>
              <w:rFonts w:eastAsia="Times New Roman" w:cstheme="minorHAnsi"/>
              <w:b/>
              <w:snapToGrid w:val="0"/>
              <w:szCs w:val="18"/>
              <w:lang w:val="en-US"/>
            </w:rPr>
          </w:rPrChange>
        </w:rPr>
        <w:t xml:space="preserve"> Named Insured</w:t>
      </w:r>
      <w:r w:rsidRPr="0022764C">
        <w:rPr>
          <w:rFonts w:eastAsia="Times New Roman" w:cstheme="minorHAnsi"/>
          <w:bCs/>
          <w:snapToGrid w:val="0"/>
          <w:szCs w:val="18"/>
          <w:rPrChange w:id="1613" w:author="stuart wolstenholme" w:date="2026-05-29T12:46:00Z" w16du:dateUtc="2026-05-29T11:46:00Z">
            <w:rPr>
              <w:rFonts w:eastAsia="Times New Roman" w:cstheme="minorHAnsi"/>
              <w:bCs/>
              <w:snapToGrid w:val="0"/>
              <w:szCs w:val="18"/>
              <w:lang w:val="en-US"/>
            </w:rPr>
          </w:rPrChange>
        </w:rPr>
        <w:t xml:space="preserve"> pays with </w:t>
      </w:r>
      <w:r w:rsidRPr="0022764C">
        <w:rPr>
          <w:rFonts w:eastAsia="Times New Roman" w:cstheme="minorHAnsi"/>
          <w:b/>
          <w:snapToGrid w:val="0"/>
          <w:szCs w:val="18"/>
          <w:rPrChange w:id="1614" w:author="stuart wolstenholme" w:date="2026-05-29T12:46:00Z" w16du:dateUtc="2026-05-29T11:46:00Z">
            <w:rPr>
              <w:rFonts w:eastAsia="Times New Roman" w:cstheme="minorHAnsi"/>
              <w:b/>
              <w:snapToGrid w:val="0"/>
              <w:szCs w:val="18"/>
              <w:lang w:val="en-US"/>
            </w:rPr>
          </w:rPrChange>
        </w:rPr>
        <w:t>Insurers</w:t>
      </w:r>
      <w:r w:rsidRPr="0022764C">
        <w:rPr>
          <w:rFonts w:eastAsia="Times New Roman" w:cstheme="minorHAnsi"/>
          <w:bCs/>
          <w:snapToGrid w:val="0"/>
          <w:szCs w:val="18"/>
          <w:rPrChange w:id="1615" w:author="stuart wolstenholme" w:date="2026-05-29T12:46:00Z" w16du:dateUtc="2026-05-29T11:46:00Z">
            <w:rPr>
              <w:rFonts w:eastAsia="Times New Roman" w:cstheme="minorHAnsi"/>
              <w:bCs/>
              <w:snapToGrid w:val="0"/>
              <w:szCs w:val="18"/>
              <w:lang w:val="en-US"/>
            </w:rPr>
          </w:rPrChange>
        </w:rPr>
        <w:t xml:space="preserve"> prior written approval </w:t>
      </w:r>
      <w:r w:rsidRPr="0022764C">
        <w:rPr>
          <w:rFonts w:eastAsia="Times New Roman" w:cstheme="minorHAnsi"/>
          <w:snapToGrid w:val="0"/>
          <w:szCs w:val="18"/>
          <w:rPrChange w:id="1616" w:author="stuart wolstenholme" w:date="2026-05-29T12:46:00Z" w16du:dateUtc="2026-05-29T11:46:00Z">
            <w:rPr>
              <w:rFonts w:eastAsia="Times New Roman" w:cstheme="minorHAnsi"/>
              <w:snapToGrid w:val="0"/>
              <w:szCs w:val="18"/>
              <w:lang w:val="en-US"/>
            </w:rPr>
          </w:rPrChange>
        </w:rPr>
        <w:t xml:space="preserve">to an </w:t>
      </w:r>
      <w:r w:rsidRPr="0022764C">
        <w:rPr>
          <w:rFonts w:eastAsia="Times New Roman" w:cstheme="minorHAnsi"/>
          <w:b/>
          <w:snapToGrid w:val="0"/>
          <w:szCs w:val="18"/>
          <w:rPrChange w:id="1617" w:author="stuart wolstenholme" w:date="2026-05-29T12:46:00Z" w16du:dateUtc="2026-05-29T11:46:00Z">
            <w:rPr>
              <w:rFonts w:eastAsia="Times New Roman" w:cstheme="minorHAnsi"/>
              <w:b/>
              <w:snapToGrid w:val="0"/>
              <w:szCs w:val="18"/>
              <w:lang w:val="en-US"/>
            </w:rPr>
          </w:rPrChange>
        </w:rPr>
        <w:t xml:space="preserve">Informant </w:t>
      </w:r>
      <w:r w:rsidRPr="0022764C">
        <w:rPr>
          <w:rFonts w:eastAsia="Times New Roman" w:cstheme="minorHAnsi"/>
          <w:snapToGrid w:val="0"/>
          <w:szCs w:val="18"/>
          <w:rPrChange w:id="1618" w:author="stuart wolstenholme" w:date="2026-05-29T12:46:00Z" w16du:dateUtc="2026-05-29T11:46:00Z">
            <w:rPr>
              <w:rFonts w:eastAsia="Times New Roman" w:cstheme="minorHAnsi"/>
              <w:snapToGrid w:val="0"/>
              <w:szCs w:val="18"/>
              <w:lang w:val="en-US"/>
            </w:rPr>
          </w:rPrChange>
        </w:rPr>
        <w:t xml:space="preserve">for information not otherwise available which leads to the arrest and conviction of any person who commits an illegal act that causes a </w:t>
      </w:r>
      <w:r w:rsidRPr="0022764C">
        <w:rPr>
          <w:rFonts w:eastAsia="Times New Roman" w:cstheme="minorHAnsi"/>
          <w:b/>
          <w:bCs/>
          <w:snapToGrid w:val="0"/>
          <w:szCs w:val="18"/>
          <w:rPrChange w:id="1619" w:author="stuart wolstenholme" w:date="2026-05-29T12:46:00Z" w16du:dateUtc="2026-05-29T11:46:00Z">
            <w:rPr>
              <w:rFonts w:eastAsia="Times New Roman" w:cstheme="minorHAnsi"/>
              <w:b/>
              <w:bCs/>
              <w:snapToGrid w:val="0"/>
              <w:szCs w:val="18"/>
              <w:lang w:val="en-US"/>
            </w:rPr>
          </w:rPrChange>
        </w:rPr>
        <w:t>First Party Insured Event</w:t>
      </w:r>
      <w:r w:rsidRPr="0022764C">
        <w:rPr>
          <w:rFonts w:eastAsia="Times New Roman" w:cstheme="minorHAnsi"/>
          <w:snapToGrid w:val="0"/>
          <w:szCs w:val="18"/>
          <w:rPrChange w:id="1620" w:author="stuart wolstenholme" w:date="2026-05-29T12:46:00Z" w16du:dateUtc="2026-05-29T11:46:00Z">
            <w:rPr>
              <w:rFonts w:eastAsia="Times New Roman" w:cstheme="minorHAnsi"/>
              <w:snapToGrid w:val="0"/>
              <w:szCs w:val="18"/>
              <w:lang w:val="en-US"/>
            </w:rPr>
          </w:rPrChange>
        </w:rPr>
        <w:t>.</w:t>
      </w:r>
    </w:p>
    <w:p w14:paraId="7CFCF333" w14:textId="77777777" w:rsidR="006936E8" w:rsidRPr="0022764C" w:rsidRDefault="006936E8" w:rsidP="006936E8">
      <w:pPr>
        <w:pStyle w:val="Heading3"/>
        <w:tabs>
          <w:tab w:val="left" w:pos="454"/>
          <w:tab w:val="left" w:pos="4536"/>
        </w:tabs>
        <w:spacing w:before="240" w:line="266" w:lineRule="auto"/>
        <w:rPr>
          <w:rFonts w:asciiTheme="majorHAnsi" w:eastAsia="Arial" w:hAnsiTheme="majorHAnsi" w:cstheme="majorHAnsi"/>
          <w:b/>
          <w:bCs/>
          <w:sz w:val="22"/>
          <w:szCs w:val="22"/>
        </w:rPr>
      </w:pPr>
      <w:r w:rsidRPr="0022764C">
        <w:rPr>
          <w:rFonts w:asciiTheme="majorHAnsi" w:eastAsia="Arial" w:hAnsiTheme="majorHAnsi" w:cstheme="majorHAnsi"/>
          <w:b/>
          <w:bCs/>
          <w:sz w:val="22"/>
          <w:szCs w:val="22"/>
        </w:rPr>
        <w:t xml:space="preserve">Securities </w:t>
      </w:r>
    </w:p>
    <w:p w14:paraId="0F0AE9DC"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negotiable or non-negotiable instruments or contracts representing Money or </w:t>
      </w:r>
      <w:r w:rsidRPr="0022764C">
        <w:rPr>
          <w:rFonts w:eastAsia="Calibri" w:cstheme="minorHAnsi"/>
          <w:b/>
          <w:bCs/>
          <w:kern w:val="2"/>
          <w:szCs w:val="18"/>
          <w14:ligatures w14:val="standardContextual"/>
        </w:rPr>
        <w:t xml:space="preserve">Other Property </w:t>
      </w:r>
      <w:r w:rsidRPr="0022764C">
        <w:rPr>
          <w:rFonts w:eastAsia="Calibri" w:cstheme="minorHAnsi"/>
          <w:kern w:val="2"/>
          <w:szCs w:val="18"/>
          <w14:ligatures w14:val="standardContextual"/>
        </w:rPr>
        <w:t xml:space="preserve">but does not include </w:t>
      </w:r>
      <w:r w:rsidRPr="0022764C">
        <w:rPr>
          <w:rFonts w:eastAsia="Calibri" w:cstheme="minorHAnsi"/>
          <w:b/>
          <w:bCs/>
          <w:kern w:val="2"/>
          <w:szCs w:val="18"/>
          <w14:ligatures w14:val="standardContextual"/>
        </w:rPr>
        <w:t>Money</w:t>
      </w:r>
      <w:r w:rsidRPr="0022764C">
        <w:rPr>
          <w:rFonts w:eastAsia="Calibri" w:cstheme="minorHAnsi"/>
          <w:kern w:val="2"/>
          <w:szCs w:val="18"/>
          <w14:ligatures w14:val="standardContextual"/>
        </w:rPr>
        <w:t xml:space="preserve">. </w:t>
      </w:r>
    </w:p>
    <w:p w14:paraId="30BA59FD" w14:textId="77777777" w:rsidR="006936E8" w:rsidRPr="0022764C" w:rsidRDefault="006936E8" w:rsidP="006936E8">
      <w:pPr>
        <w:pStyle w:val="Heading3"/>
        <w:tabs>
          <w:tab w:val="left" w:pos="454"/>
          <w:tab w:val="left" w:pos="4536"/>
        </w:tabs>
        <w:spacing w:before="240" w:line="266" w:lineRule="auto"/>
        <w:rPr>
          <w:rFonts w:asciiTheme="majorHAnsi" w:eastAsia="Arial" w:hAnsiTheme="majorHAnsi" w:cstheme="majorHAnsi"/>
          <w:b/>
          <w:bCs/>
          <w:sz w:val="22"/>
          <w:szCs w:val="22"/>
        </w:rPr>
      </w:pPr>
      <w:r w:rsidRPr="0022764C">
        <w:rPr>
          <w:rFonts w:asciiTheme="majorHAnsi" w:eastAsia="Arial" w:hAnsiTheme="majorHAnsi" w:cstheme="majorHAnsi"/>
          <w:b/>
          <w:bCs/>
          <w:sz w:val="22"/>
          <w:szCs w:val="22"/>
        </w:rPr>
        <w:t>Security and Privacy Wrongful Act</w:t>
      </w:r>
    </w:p>
    <w:p w14:paraId="781B1A2B" w14:textId="77777777" w:rsidR="006936E8" w:rsidRPr="0022764C" w:rsidRDefault="006936E8" w:rsidP="006936E8">
      <w:pPr>
        <w:spacing w:before="0" w:line="240" w:lineRule="auto"/>
        <w:rPr>
          <w:rFonts w:eastAsia="Calibri" w:cstheme="minorHAnsi"/>
          <w:bCs/>
          <w:szCs w:val="18"/>
          <w:lang w:eastAsia="en-GB"/>
          <w:rPrChange w:id="1621"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622" w:author="stuart wolstenholme" w:date="2026-05-29T12:46:00Z" w16du:dateUtc="2026-05-29T11:46:00Z">
            <w:rPr>
              <w:rFonts w:eastAsia="Calibri" w:cstheme="minorHAnsi"/>
              <w:bCs/>
              <w:szCs w:val="18"/>
              <w:lang w:val="en-US" w:eastAsia="en-GB"/>
            </w:rPr>
          </w:rPrChange>
        </w:rPr>
        <w:t xml:space="preserve">any of the following, but only if actually or allegedly committed by an </w:t>
      </w:r>
      <w:r w:rsidRPr="0022764C">
        <w:rPr>
          <w:rFonts w:eastAsia="Calibri" w:cstheme="minorHAnsi"/>
          <w:b/>
          <w:bCs/>
          <w:szCs w:val="18"/>
          <w:lang w:eastAsia="en-GB"/>
          <w:rPrChange w:id="1623"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bCs/>
          <w:szCs w:val="18"/>
          <w:lang w:eastAsia="en-GB"/>
          <w:rPrChange w:id="1624" w:author="stuart wolstenholme" w:date="2026-05-29T12:46:00Z" w16du:dateUtc="2026-05-29T11:46:00Z">
            <w:rPr>
              <w:rFonts w:eastAsia="Calibri" w:cstheme="minorHAnsi"/>
              <w:bCs/>
              <w:szCs w:val="18"/>
              <w:lang w:val="en-US" w:eastAsia="en-GB"/>
            </w:rPr>
          </w:rPrChange>
        </w:rPr>
        <w:t>:</w:t>
      </w:r>
    </w:p>
    <w:p w14:paraId="42C7ECF7" w14:textId="77777777"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bCs/>
          <w:kern w:val="2"/>
          <w:szCs w:val="18"/>
          <w:lang w:eastAsia="en-GB"/>
          <w14:ligatures w14:val="standardContextual"/>
        </w:rPr>
        <w:t>t</w:t>
      </w:r>
      <w:r w:rsidRPr="0022764C">
        <w:rPr>
          <w:rFonts w:eastAsia="Calibri" w:cstheme="minorHAnsi"/>
          <w:kern w:val="2"/>
          <w:szCs w:val="18"/>
          <w:lang w:eastAsia="en-GB"/>
          <w14:ligatures w14:val="standardContextual"/>
        </w:rPr>
        <w:t xml:space="preserve">he failure to prevent or hinder a </w:t>
      </w:r>
      <w:r w:rsidRPr="0022764C">
        <w:rPr>
          <w:rFonts w:eastAsia="Calibri" w:cstheme="minorHAnsi"/>
          <w:b/>
          <w:kern w:val="2"/>
          <w:szCs w:val="18"/>
          <w:lang w:eastAsia="en-GB"/>
          <w14:ligatures w14:val="standardContextual"/>
        </w:rPr>
        <w:t xml:space="preserve">Security Breach </w:t>
      </w:r>
      <w:r w:rsidRPr="0022764C">
        <w:rPr>
          <w:rFonts w:eastAsia="Calibri" w:cstheme="minorHAnsi"/>
          <w:kern w:val="2"/>
          <w:szCs w:val="18"/>
          <w:lang w:eastAsia="en-GB"/>
          <w14:ligatures w14:val="standardContextual"/>
        </w:rPr>
        <w:t xml:space="preserve">or </w:t>
      </w:r>
      <w:r w:rsidRPr="0022764C">
        <w:rPr>
          <w:rFonts w:eastAsia="Calibri" w:cstheme="minorHAnsi"/>
          <w:b/>
          <w:kern w:val="2"/>
          <w:szCs w:val="18"/>
          <w:lang w:eastAsia="en-GB"/>
          <w14:ligatures w14:val="standardContextual"/>
        </w:rPr>
        <w:t>Privacy Breach</w:t>
      </w:r>
      <w:r w:rsidRPr="0022764C">
        <w:rPr>
          <w:rFonts w:eastAsia="Calibri" w:cstheme="minorHAnsi"/>
          <w:kern w:val="2"/>
          <w:szCs w:val="18"/>
          <w:lang w:eastAsia="en-GB"/>
          <w14:ligatures w14:val="standardContextual"/>
        </w:rPr>
        <w:t>;</w:t>
      </w:r>
    </w:p>
    <w:p w14:paraId="0ADA97A0" w14:textId="77777777"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timely disclose a </w:t>
      </w:r>
      <w:r w:rsidRPr="0022764C">
        <w:rPr>
          <w:rFonts w:eastAsia="Calibri" w:cstheme="minorHAnsi"/>
          <w:b/>
          <w:kern w:val="2"/>
          <w:szCs w:val="18"/>
          <w:lang w:eastAsia="en-GB"/>
          <w14:ligatures w14:val="standardContextual"/>
        </w:rPr>
        <w:t>Security Breach</w:t>
      </w:r>
      <w:r w:rsidRPr="0022764C">
        <w:rPr>
          <w:rFonts w:eastAsia="Calibri" w:cstheme="minorHAnsi"/>
          <w:kern w:val="2"/>
          <w:szCs w:val="18"/>
          <w:lang w:eastAsia="en-GB"/>
          <w14:ligatures w14:val="standardContextual"/>
        </w:rPr>
        <w:t xml:space="preserve"> or </w:t>
      </w:r>
      <w:r w:rsidRPr="0022764C">
        <w:rPr>
          <w:rFonts w:eastAsia="Calibri" w:cstheme="minorHAnsi"/>
          <w:b/>
          <w:kern w:val="2"/>
          <w:szCs w:val="18"/>
          <w:lang w:eastAsia="en-GB"/>
          <w14:ligatures w14:val="standardContextual"/>
        </w:rPr>
        <w:t xml:space="preserve">Privacy Breach </w:t>
      </w:r>
      <w:r w:rsidRPr="0022764C">
        <w:rPr>
          <w:rFonts w:eastAsia="Calibri" w:cstheme="minorHAnsi"/>
          <w:kern w:val="2"/>
          <w:szCs w:val="18"/>
          <w:lang w:eastAsia="en-GB"/>
          <w14:ligatures w14:val="standardContextual"/>
        </w:rPr>
        <w:t xml:space="preserve">affecting </w:t>
      </w:r>
      <w:r w:rsidRPr="0022764C">
        <w:rPr>
          <w:rFonts w:eastAsia="Calibri" w:cstheme="minorHAnsi"/>
          <w:b/>
          <w:kern w:val="2"/>
          <w:szCs w:val="18"/>
          <w:lang w:eastAsia="en-GB"/>
          <w14:ligatures w14:val="standardContextual"/>
        </w:rPr>
        <w:t>Private Information</w:t>
      </w:r>
      <w:r w:rsidRPr="0022764C">
        <w:rPr>
          <w:rFonts w:eastAsia="Calibri" w:cstheme="minorHAnsi"/>
          <w:kern w:val="2"/>
          <w:szCs w:val="18"/>
          <w:lang w:eastAsia="en-GB"/>
          <w14:ligatures w14:val="standardContextual"/>
        </w:rPr>
        <w:t>;</w:t>
      </w:r>
    </w:p>
    <w:p w14:paraId="7EF78B12" w14:textId="77777777"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dispose of </w:t>
      </w:r>
      <w:r w:rsidRPr="0022764C">
        <w:rPr>
          <w:rFonts w:eastAsia="Calibri" w:cstheme="minorHAnsi"/>
          <w:b/>
          <w:kern w:val="2"/>
          <w:szCs w:val="18"/>
          <w:lang w:eastAsia="en-GB"/>
          <w14:ligatures w14:val="standardContextual"/>
        </w:rPr>
        <w:t>Private Information</w:t>
      </w:r>
      <w:r w:rsidRPr="0022764C">
        <w:rPr>
          <w:rFonts w:eastAsia="Calibri" w:cstheme="minorHAnsi"/>
          <w:kern w:val="2"/>
          <w:szCs w:val="18"/>
          <w:lang w:eastAsia="en-GB"/>
          <w14:ligatures w14:val="standardContextual"/>
        </w:rPr>
        <w:t xml:space="preserve"> within the required period in violation of </w:t>
      </w:r>
      <w:r w:rsidRPr="0022764C">
        <w:rPr>
          <w:rFonts w:eastAsia="Calibri" w:cstheme="minorHAnsi"/>
          <w:b/>
          <w:kern w:val="2"/>
          <w:szCs w:val="18"/>
          <w:lang w:eastAsia="en-GB"/>
          <w14:ligatures w14:val="standardContextual"/>
        </w:rPr>
        <w:t>Privacy Regulations</w:t>
      </w:r>
      <w:r w:rsidRPr="0022764C">
        <w:rPr>
          <w:rFonts w:eastAsia="Calibri" w:cstheme="minorHAnsi"/>
          <w:kern w:val="2"/>
          <w:szCs w:val="18"/>
          <w:lang w:eastAsia="en-GB"/>
          <w14:ligatures w14:val="standardContextual"/>
        </w:rPr>
        <w:t>;</w:t>
      </w:r>
    </w:p>
    <w:p w14:paraId="799F2959" w14:textId="77777777"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prevent the transmission of </w:t>
      </w:r>
      <w:r w:rsidRPr="0022764C">
        <w:rPr>
          <w:rFonts w:eastAsia="Calibri" w:cstheme="minorHAnsi"/>
          <w:bCs/>
          <w:kern w:val="2"/>
          <w:szCs w:val="18"/>
          <w:lang w:eastAsia="en-GB"/>
          <w14:ligatures w14:val="standardContextual"/>
        </w:rPr>
        <w:t>malicious code</w:t>
      </w:r>
      <w:r w:rsidRPr="0022764C">
        <w:rPr>
          <w:rFonts w:eastAsia="Calibri" w:cstheme="minorHAnsi"/>
          <w:kern w:val="2"/>
          <w:szCs w:val="18"/>
          <w:lang w:eastAsia="en-GB"/>
          <w14:ligatures w14:val="standardContextual"/>
        </w:rPr>
        <w:t xml:space="preserve"> or </w:t>
      </w:r>
      <w:r w:rsidRPr="0022764C">
        <w:rPr>
          <w:rFonts w:eastAsia="Calibri" w:cstheme="minorHAnsi"/>
          <w:bCs/>
          <w:kern w:val="2"/>
          <w:szCs w:val="18"/>
          <w:lang w:eastAsia="en-GB"/>
          <w14:ligatures w14:val="standardContextual"/>
        </w:rPr>
        <w:t>computer virus</w:t>
      </w:r>
      <w:r w:rsidRPr="0022764C">
        <w:rPr>
          <w:rFonts w:eastAsia="Calibri" w:cstheme="minorHAnsi"/>
          <w:kern w:val="2"/>
          <w:szCs w:val="18"/>
          <w:lang w:eastAsia="en-GB"/>
          <w14:ligatures w14:val="standardContextual"/>
        </w:rPr>
        <w:t xml:space="preserve"> from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w:t>
      </w:r>
      <w:r w:rsidRPr="0022764C">
        <w:rPr>
          <w:rFonts w:eastAsia="Calibri" w:cstheme="minorHAnsi"/>
          <w:b/>
          <w:bCs/>
          <w:kern w:val="2"/>
          <w:szCs w:val="18"/>
          <w:lang w:eastAsia="en-GB"/>
          <w14:ligatures w14:val="standardContextual"/>
        </w:rPr>
        <w:t>Computer System</w:t>
      </w:r>
      <w:r w:rsidRPr="0022764C">
        <w:rPr>
          <w:rFonts w:eastAsia="Calibri" w:cstheme="minorHAnsi"/>
          <w:kern w:val="2"/>
          <w:szCs w:val="18"/>
          <w:lang w:eastAsia="en-GB"/>
          <w14:ligatures w14:val="standardContextual"/>
        </w:rPr>
        <w:t xml:space="preserve"> to the </w:t>
      </w:r>
      <w:r w:rsidRPr="0022764C">
        <w:rPr>
          <w:rFonts w:eastAsia="Calibri" w:cstheme="minorHAnsi"/>
          <w:b/>
          <w:kern w:val="2"/>
          <w:szCs w:val="18"/>
          <w:lang w:eastAsia="en-GB"/>
          <w14:ligatures w14:val="standardContextual"/>
        </w:rPr>
        <w:t xml:space="preserve">Computer System </w:t>
      </w:r>
      <w:r w:rsidRPr="0022764C">
        <w:rPr>
          <w:rFonts w:eastAsia="Calibri" w:cstheme="minorHAnsi"/>
          <w:kern w:val="2"/>
          <w:szCs w:val="18"/>
          <w:lang w:eastAsia="en-GB"/>
          <w14:ligatures w14:val="standardContextual"/>
        </w:rPr>
        <w:t>of a third party;</w:t>
      </w:r>
    </w:p>
    <w:p w14:paraId="6A022641" w14:textId="77777777"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a </w:t>
      </w:r>
      <w:r w:rsidRPr="0022764C">
        <w:rPr>
          <w:rFonts w:eastAsia="Calibri" w:cstheme="minorHAnsi"/>
          <w:b/>
          <w:kern w:val="2"/>
          <w:szCs w:val="18"/>
          <w:lang w:eastAsia="en-GB"/>
          <w14:ligatures w14:val="standardContextual"/>
        </w:rPr>
        <w:t>Privacy Breach</w:t>
      </w:r>
      <w:r w:rsidRPr="0022764C">
        <w:rPr>
          <w:rFonts w:eastAsia="Calibri" w:cstheme="minorHAnsi"/>
          <w:kern w:val="2"/>
          <w:szCs w:val="18"/>
          <w:lang w:eastAsia="en-GB"/>
          <w14:ligatures w14:val="standardContextual"/>
        </w:rPr>
        <w:t>;</w:t>
      </w:r>
    </w:p>
    <w:p w14:paraId="6F826D3E" w14:textId="6A49638C"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lastRenderedPageBreak/>
        <w:t xml:space="preserve">the failure to prevent or hinder participation by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w:t>
      </w:r>
      <w:r w:rsidRPr="0022764C">
        <w:rPr>
          <w:rFonts w:eastAsia="Calibri" w:cstheme="minorHAnsi"/>
          <w:b/>
          <w:kern w:val="2"/>
          <w:szCs w:val="18"/>
          <w:lang w:eastAsia="en-GB"/>
          <w14:ligatures w14:val="standardContextual"/>
        </w:rPr>
        <w:t xml:space="preserve">Computer System </w:t>
      </w:r>
      <w:r w:rsidRPr="0022764C">
        <w:rPr>
          <w:rFonts w:eastAsia="Calibri" w:cstheme="minorHAnsi"/>
          <w:kern w:val="2"/>
          <w:szCs w:val="18"/>
          <w:lang w:eastAsia="en-GB"/>
          <w14:ligatures w14:val="standardContextual"/>
        </w:rPr>
        <w:t xml:space="preserve">in a </w:t>
      </w:r>
      <w:del w:id="1625" w:author="stuart wolstenholme" w:date="2026-05-29T12:42:00Z" w16du:dateUtc="2026-05-29T11:42:00Z">
        <w:r w:rsidRPr="0022764C" w:rsidDel="00BB79CB">
          <w:rPr>
            <w:rFonts w:eastAsia="Calibri" w:cstheme="minorHAnsi"/>
            <w:b/>
            <w:bCs/>
            <w:kern w:val="2"/>
            <w:szCs w:val="18"/>
            <w:lang w:eastAsia="en-GB"/>
            <w14:ligatures w14:val="standardContextual"/>
          </w:rPr>
          <w:delText>Denial of Service</w:delText>
        </w:r>
      </w:del>
      <w:ins w:id="1626" w:author="stuart wolstenholme" w:date="2026-05-29T12:42:00Z" w16du:dateUtc="2026-05-29T11:42:00Z">
        <w:r w:rsidR="00BB79CB" w:rsidRPr="0022764C">
          <w:rPr>
            <w:rFonts w:eastAsia="Calibri" w:cstheme="minorHAnsi"/>
            <w:b/>
            <w:bCs/>
            <w:kern w:val="2"/>
            <w:szCs w:val="18"/>
            <w:lang w:eastAsia="en-GB"/>
            <w14:ligatures w14:val="standardContextual"/>
          </w:rPr>
          <w:t>Denial-of-Service</w:t>
        </w:r>
      </w:ins>
      <w:r w:rsidRPr="0022764C">
        <w:rPr>
          <w:rFonts w:eastAsia="Calibri" w:cstheme="minorHAnsi"/>
          <w:b/>
          <w:bCs/>
          <w:kern w:val="2"/>
          <w:szCs w:val="18"/>
          <w:lang w:eastAsia="en-GB"/>
          <w14:ligatures w14:val="standardContextual"/>
        </w:rPr>
        <w:t xml:space="preserve"> Attack</w:t>
      </w:r>
      <w:r w:rsidRPr="0022764C">
        <w:rPr>
          <w:rFonts w:eastAsia="Calibri" w:cstheme="minorHAnsi"/>
          <w:bCs/>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directed against the </w:t>
      </w:r>
      <w:r w:rsidRPr="0022764C">
        <w:rPr>
          <w:rFonts w:eastAsia="Calibri" w:cstheme="minorHAnsi"/>
          <w:bCs/>
          <w:kern w:val="2"/>
          <w:szCs w:val="18"/>
          <w:lang w:eastAsia="en-GB"/>
          <w14:ligatures w14:val="standardContextual"/>
        </w:rPr>
        <w:t>internet</w:t>
      </w:r>
      <w:r w:rsidRPr="0022764C">
        <w:rPr>
          <w:rFonts w:eastAsia="Calibri" w:cstheme="minorHAnsi"/>
          <w:kern w:val="2"/>
          <w:szCs w:val="18"/>
          <w:lang w:eastAsia="en-GB"/>
          <w14:ligatures w14:val="standardContextual"/>
        </w:rPr>
        <w:t xml:space="preserve"> site or </w:t>
      </w:r>
      <w:r w:rsidRPr="0022764C">
        <w:rPr>
          <w:rFonts w:eastAsia="Calibri" w:cstheme="minorHAnsi"/>
          <w:b/>
          <w:bCs/>
          <w:kern w:val="2"/>
          <w:szCs w:val="18"/>
          <w:lang w:eastAsia="en-GB"/>
          <w14:ligatures w14:val="standardContextual"/>
        </w:rPr>
        <w:t>Computer System</w:t>
      </w:r>
      <w:r w:rsidRPr="0022764C">
        <w:rPr>
          <w:rFonts w:eastAsia="Calibri" w:cstheme="minorHAnsi"/>
          <w:kern w:val="2"/>
          <w:szCs w:val="18"/>
          <w:lang w:eastAsia="en-GB"/>
          <w14:ligatures w14:val="standardContextual"/>
        </w:rPr>
        <w:t xml:space="preserve"> of a third party; or</w:t>
      </w:r>
    </w:p>
    <w:p w14:paraId="79A5D75C" w14:textId="77777777"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i</w:t>
      </w:r>
      <w:r w:rsidRPr="0022764C">
        <w:rPr>
          <w:rFonts w:eastAsia="Arial Unicode MS" w:cstheme="minorHAnsi"/>
          <w:kern w:val="2"/>
          <w:szCs w:val="18"/>
          <w14:ligatures w14:val="standardContextual"/>
        </w:rPr>
        <w:t>nfliction of emotional distress or mental anguish, but only if directly resulting from a peril described in paragraphs a) through f) above.</w:t>
      </w:r>
    </w:p>
    <w:p w14:paraId="6A43DDBB"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Security Breach</w:t>
      </w:r>
    </w:p>
    <w:p w14:paraId="489E2BC5"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627" w:author="stuart wolstenholme" w:date="2026-05-29T12:46:00Z" w16du:dateUtc="2026-05-29T11:46:00Z">
            <w:rPr>
              <w:rFonts w:eastAsia="Calibri" w:cstheme="minorHAnsi"/>
              <w:szCs w:val="18"/>
              <w:lang w:val="en-US" w:eastAsia="en-GB"/>
            </w:rPr>
          </w:rPrChange>
        </w:rPr>
        <w:t>any of the following, whether a specifically targeted attack or a generally distributed attack</w:t>
      </w:r>
      <w:r w:rsidRPr="0022764C">
        <w:rPr>
          <w:rFonts w:eastAsia="Calibri" w:cstheme="minorHAnsi"/>
          <w:kern w:val="2"/>
          <w:szCs w:val="18"/>
          <w14:ligatures w14:val="standardContextual"/>
        </w:rPr>
        <w:t>:</w:t>
      </w:r>
    </w:p>
    <w:p w14:paraId="7702006D" w14:textId="77777777" w:rsidR="006936E8" w:rsidRPr="0022764C" w:rsidRDefault="006936E8" w:rsidP="006936E8">
      <w:pPr>
        <w:numPr>
          <w:ilvl w:val="0"/>
          <w:numId w:val="457"/>
        </w:numPr>
        <w:spacing w:before="0" w:after="160" w:line="240" w:lineRule="auto"/>
        <w:rPr>
          <w:rFonts w:eastAsia="Calibri" w:cstheme="minorHAnsi"/>
          <w:kern w:val="2"/>
          <w:szCs w:val="18"/>
          <w14:ligatures w14:val="standardContextual"/>
        </w:rPr>
      </w:pPr>
      <w:r w:rsidRPr="0022764C">
        <w:rPr>
          <w:rFonts w:eastAsia="Arial Unicode MS" w:cstheme="minorHAnsi"/>
          <w:bCs/>
          <w:szCs w:val="18"/>
          <w:rPrChange w:id="1628" w:author="stuart wolstenholme" w:date="2026-05-29T12:46:00Z" w16du:dateUtc="2026-05-29T11:46:00Z">
            <w:rPr>
              <w:rFonts w:eastAsia="Arial Unicode MS" w:cstheme="minorHAnsi"/>
              <w:bCs/>
              <w:szCs w:val="18"/>
              <w:lang w:val="en-US"/>
            </w:rPr>
          </w:rPrChange>
        </w:rPr>
        <w:t xml:space="preserve">a </w:t>
      </w:r>
      <w:r w:rsidRPr="0022764C">
        <w:rPr>
          <w:rFonts w:eastAsia="Arial Unicode MS" w:cstheme="minorHAnsi"/>
          <w:b/>
          <w:bCs/>
          <w:szCs w:val="18"/>
          <w:rPrChange w:id="1629" w:author="stuart wolstenholme" w:date="2026-05-29T12:46:00Z" w16du:dateUtc="2026-05-29T11:46:00Z">
            <w:rPr>
              <w:rFonts w:eastAsia="Arial Unicode MS" w:cstheme="minorHAnsi"/>
              <w:b/>
              <w:bCs/>
              <w:szCs w:val="18"/>
              <w:lang w:val="en-US"/>
            </w:rPr>
          </w:rPrChange>
        </w:rPr>
        <w:t>Hacking Attack</w:t>
      </w:r>
      <w:r w:rsidRPr="0022764C">
        <w:rPr>
          <w:rFonts w:eastAsia="Arial Unicode MS" w:cstheme="minorHAnsi"/>
          <w:bCs/>
          <w:szCs w:val="18"/>
          <w:rPrChange w:id="1630" w:author="stuart wolstenholme" w:date="2026-05-29T12:46:00Z" w16du:dateUtc="2026-05-29T11:46:00Z">
            <w:rPr>
              <w:rFonts w:eastAsia="Arial Unicode MS" w:cstheme="minorHAnsi"/>
              <w:bCs/>
              <w:szCs w:val="18"/>
              <w:lang w:val="en-US"/>
            </w:rPr>
          </w:rPrChange>
        </w:rPr>
        <w:t>; or</w:t>
      </w:r>
    </w:p>
    <w:p w14:paraId="22D749F7" w14:textId="77777777" w:rsidR="006936E8" w:rsidRPr="0022764C" w:rsidRDefault="006936E8" w:rsidP="006936E8">
      <w:pPr>
        <w:numPr>
          <w:ilvl w:val="0"/>
          <w:numId w:val="457"/>
        </w:numPr>
        <w:spacing w:before="0" w:after="160" w:line="240" w:lineRule="auto"/>
        <w:rPr>
          <w:rFonts w:eastAsia="Calibri" w:cstheme="minorHAnsi"/>
          <w:kern w:val="2"/>
          <w:szCs w:val="18"/>
          <w14:ligatures w14:val="standardContextual"/>
        </w:rPr>
      </w:pPr>
      <w:r w:rsidRPr="0022764C">
        <w:rPr>
          <w:rFonts w:eastAsia="Arial Unicode MS" w:cstheme="minorHAnsi"/>
          <w:bCs/>
          <w:szCs w:val="18"/>
          <w:rPrChange w:id="1631" w:author="stuart wolstenholme" w:date="2026-05-29T12:46:00Z" w16du:dateUtc="2026-05-29T11:46:00Z">
            <w:rPr>
              <w:rFonts w:eastAsia="Arial Unicode MS" w:cstheme="minorHAnsi"/>
              <w:bCs/>
              <w:szCs w:val="18"/>
              <w:lang w:val="en-US"/>
            </w:rPr>
          </w:rPrChange>
        </w:rPr>
        <w:t>t</w:t>
      </w:r>
      <w:r w:rsidRPr="0022764C">
        <w:rPr>
          <w:rFonts w:eastAsia="Arial Unicode MS" w:cstheme="minorHAnsi"/>
          <w:szCs w:val="18"/>
          <w:rPrChange w:id="1632" w:author="stuart wolstenholme" w:date="2026-05-29T12:46:00Z" w16du:dateUtc="2026-05-29T11:46:00Z">
            <w:rPr>
              <w:rFonts w:eastAsia="Arial Unicode MS" w:cstheme="minorHAnsi"/>
              <w:szCs w:val="18"/>
              <w:lang w:val="en-US"/>
            </w:rPr>
          </w:rPrChange>
        </w:rPr>
        <w:t xml:space="preserve">he theft or loss of an unsecured </w:t>
      </w:r>
      <w:r w:rsidRPr="0022764C">
        <w:rPr>
          <w:rFonts w:eastAsia="Arial Unicode MS" w:cstheme="minorHAnsi"/>
          <w:b/>
          <w:szCs w:val="18"/>
          <w:rPrChange w:id="1633" w:author="stuart wolstenholme" w:date="2026-05-29T12:46:00Z" w16du:dateUtc="2026-05-29T11:46:00Z">
            <w:rPr>
              <w:rFonts w:eastAsia="Arial Unicode MS" w:cstheme="minorHAnsi"/>
              <w:b/>
              <w:szCs w:val="18"/>
              <w:lang w:val="en-US"/>
            </w:rPr>
          </w:rPrChange>
        </w:rPr>
        <w:t>Data</w:t>
      </w:r>
      <w:r w:rsidRPr="0022764C">
        <w:rPr>
          <w:rFonts w:eastAsia="Arial Unicode MS" w:cstheme="minorHAnsi"/>
          <w:szCs w:val="18"/>
          <w:rPrChange w:id="1634" w:author="stuart wolstenholme" w:date="2026-05-29T12:46:00Z" w16du:dateUtc="2026-05-29T11:46:00Z">
            <w:rPr>
              <w:rFonts w:eastAsia="Arial Unicode MS" w:cstheme="minorHAnsi"/>
              <w:szCs w:val="18"/>
              <w:lang w:val="en-US"/>
            </w:rPr>
          </w:rPrChange>
        </w:rPr>
        <w:t xml:space="preserve"> storage or </w:t>
      </w:r>
      <w:r w:rsidRPr="0022764C">
        <w:rPr>
          <w:rFonts w:eastAsia="Calibri" w:cstheme="minorHAnsi"/>
          <w:szCs w:val="18"/>
          <w:rPrChange w:id="1635" w:author="stuart wolstenholme" w:date="2026-05-29T12:46:00Z" w16du:dateUtc="2026-05-29T11:46:00Z">
            <w:rPr>
              <w:rFonts w:eastAsia="Calibri" w:cstheme="minorHAnsi"/>
              <w:szCs w:val="18"/>
              <w:lang w:val="en-US"/>
            </w:rPr>
          </w:rPrChange>
        </w:rPr>
        <w:t xml:space="preserve">mobile device containing </w:t>
      </w:r>
      <w:r w:rsidRPr="0022764C">
        <w:rPr>
          <w:rFonts w:eastAsia="Calibri" w:cstheme="minorHAnsi"/>
          <w:b/>
          <w:szCs w:val="18"/>
          <w:rPrChange w:id="1636" w:author="stuart wolstenholme" w:date="2026-05-29T12:46:00Z" w16du:dateUtc="2026-05-29T11:46:00Z">
            <w:rPr>
              <w:rFonts w:eastAsia="Calibri" w:cstheme="minorHAnsi"/>
              <w:b/>
              <w:szCs w:val="18"/>
              <w:lang w:val="en-US"/>
            </w:rPr>
          </w:rPrChange>
        </w:rPr>
        <w:t>Private Information</w:t>
      </w:r>
      <w:r w:rsidRPr="0022764C">
        <w:rPr>
          <w:rFonts w:eastAsia="Calibri" w:cstheme="minorHAnsi"/>
          <w:szCs w:val="18"/>
          <w:rPrChange w:id="1637" w:author="stuart wolstenholme" w:date="2026-05-29T12:46:00Z" w16du:dateUtc="2026-05-29T11:46:00Z">
            <w:rPr>
              <w:rFonts w:eastAsia="Calibri" w:cstheme="minorHAnsi"/>
              <w:szCs w:val="18"/>
              <w:lang w:val="en-US"/>
            </w:rPr>
          </w:rPrChange>
        </w:rPr>
        <w:t>, including any smartphone, tablet or laptop which is owned by the</w:t>
      </w:r>
      <w:r w:rsidRPr="0022764C">
        <w:rPr>
          <w:rFonts w:eastAsia="Calibri" w:cstheme="minorHAnsi"/>
          <w:b/>
          <w:bCs/>
          <w:szCs w:val="18"/>
          <w:rPrChange w:id="1638" w:author="stuart wolstenholme" w:date="2026-05-29T12:46:00Z" w16du:dateUtc="2026-05-29T11:46:00Z">
            <w:rPr>
              <w:rFonts w:eastAsia="Calibri" w:cstheme="minorHAnsi"/>
              <w:b/>
              <w:bCs/>
              <w:szCs w:val="18"/>
              <w:lang w:val="en-US"/>
            </w:rPr>
          </w:rPrChange>
        </w:rPr>
        <w:t xml:space="preserve"> Named Insured </w:t>
      </w:r>
      <w:r w:rsidRPr="0022764C">
        <w:rPr>
          <w:rFonts w:eastAsia="Calibri" w:cstheme="minorHAnsi"/>
          <w:szCs w:val="18"/>
          <w:rPrChange w:id="1639" w:author="stuart wolstenholme" w:date="2026-05-29T12:46:00Z" w16du:dateUtc="2026-05-29T11:46:00Z">
            <w:rPr>
              <w:rFonts w:eastAsia="Calibri" w:cstheme="minorHAnsi"/>
              <w:szCs w:val="18"/>
              <w:lang w:val="en-US"/>
            </w:rPr>
          </w:rPrChange>
        </w:rPr>
        <w:t xml:space="preserve">and operated by an </w:t>
      </w:r>
      <w:r w:rsidRPr="0022764C">
        <w:rPr>
          <w:rFonts w:eastAsia="Calibri" w:cstheme="minorHAnsi"/>
          <w:b/>
          <w:szCs w:val="18"/>
          <w:rPrChange w:id="1640" w:author="stuart wolstenholme" w:date="2026-05-29T12:46:00Z" w16du:dateUtc="2026-05-29T11:46:00Z">
            <w:rPr>
              <w:rFonts w:eastAsia="Calibri" w:cstheme="minorHAnsi"/>
              <w:b/>
              <w:szCs w:val="18"/>
              <w:lang w:val="en-US"/>
            </w:rPr>
          </w:rPrChange>
        </w:rPr>
        <w:t>Insured</w:t>
      </w:r>
      <w:r w:rsidRPr="0022764C">
        <w:rPr>
          <w:rFonts w:eastAsia="Calibri" w:cstheme="minorHAnsi"/>
          <w:bCs/>
          <w:szCs w:val="18"/>
          <w:rPrChange w:id="1641" w:author="stuart wolstenholme" w:date="2026-05-29T12:46:00Z" w16du:dateUtc="2026-05-29T11:46:00Z">
            <w:rPr>
              <w:rFonts w:eastAsia="Calibri" w:cstheme="minorHAnsi"/>
              <w:bCs/>
              <w:szCs w:val="18"/>
              <w:lang w:val="en-US"/>
            </w:rPr>
          </w:rPrChange>
        </w:rPr>
        <w:t>,</w:t>
      </w:r>
      <w:r w:rsidRPr="0022764C">
        <w:rPr>
          <w:rFonts w:eastAsia="Calibri" w:cstheme="minorHAnsi"/>
          <w:szCs w:val="18"/>
          <w:rPrChange w:id="1642" w:author="stuart wolstenholme" w:date="2026-05-29T12:46:00Z" w16du:dateUtc="2026-05-29T11:46:00Z">
            <w:rPr>
              <w:rFonts w:eastAsia="Calibri" w:cstheme="minorHAnsi"/>
              <w:szCs w:val="18"/>
              <w:lang w:val="en-US"/>
            </w:rPr>
          </w:rPrChange>
        </w:rPr>
        <w:t xml:space="preserve"> or owned and operated by an </w:t>
      </w:r>
      <w:r w:rsidRPr="0022764C">
        <w:rPr>
          <w:rFonts w:eastAsia="Calibri" w:cstheme="minorHAnsi"/>
          <w:b/>
          <w:szCs w:val="18"/>
          <w:rPrChange w:id="1643" w:author="stuart wolstenholme" w:date="2026-05-29T12:46:00Z" w16du:dateUtc="2026-05-29T11:46:00Z">
            <w:rPr>
              <w:rFonts w:eastAsia="Calibri" w:cstheme="minorHAnsi"/>
              <w:b/>
              <w:szCs w:val="18"/>
              <w:lang w:val="en-US"/>
            </w:rPr>
          </w:rPrChange>
        </w:rPr>
        <w:t xml:space="preserve">Employee </w:t>
      </w:r>
      <w:r w:rsidRPr="0022764C">
        <w:rPr>
          <w:rFonts w:eastAsia="Calibri" w:cstheme="minorHAnsi"/>
          <w:szCs w:val="18"/>
          <w:rPrChange w:id="1644" w:author="stuart wolstenholme" w:date="2026-05-29T12:46:00Z" w16du:dateUtc="2026-05-29T11:46:00Z">
            <w:rPr>
              <w:rFonts w:eastAsia="Calibri" w:cstheme="minorHAnsi"/>
              <w:szCs w:val="18"/>
              <w:lang w:val="en-US"/>
            </w:rPr>
          </w:rPrChange>
        </w:rPr>
        <w:t xml:space="preserve">or </w:t>
      </w:r>
      <w:r w:rsidRPr="0022764C">
        <w:rPr>
          <w:rFonts w:eastAsia="Calibri" w:cstheme="minorHAnsi"/>
          <w:b/>
          <w:szCs w:val="18"/>
          <w:rPrChange w:id="1645" w:author="stuart wolstenholme" w:date="2026-05-29T12:46:00Z" w16du:dateUtc="2026-05-29T11:46:00Z">
            <w:rPr>
              <w:rFonts w:eastAsia="Calibri" w:cstheme="minorHAnsi"/>
              <w:b/>
              <w:szCs w:val="18"/>
              <w:lang w:val="en-US"/>
            </w:rPr>
          </w:rPrChange>
        </w:rPr>
        <w:t xml:space="preserve">Executive </w:t>
      </w:r>
      <w:r w:rsidRPr="0022764C">
        <w:rPr>
          <w:rFonts w:eastAsia="Calibri" w:cstheme="minorHAnsi"/>
          <w:szCs w:val="18"/>
          <w:rPrChange w:id="1646" w:author="stuart wolstenholme" w:date="2026-05-29T12:46:00Z" w16du:dateUtc="2026-05-29T11:46:00Z">
            <w:rPr>
              <w:rFonts w:eastAsia="Calibri" w:cstheme="minorHAnsi"/>
              <w:szCs w:val="18"/>
              <w:lang w:val="en-US"/>
            </w:rPr>
          </w:rPrChange>
        </w:rPr>
        <w:t>who has agreed in writing to the</w:t>
      </w:r>
      <w:r w:rsidRPr="0022764C">
        <w:rPr>
          <w:rFonts w:eastAsia="Calibri" w:cstheme="minorHAnsi"/>
          <w:b/>
          <w:bCs/>
          <w:szCs w:val="18"/>
          <w:rPrChange w:id="1647"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szCs w:val="18"/>
          <w:rPrChange w:id="1648" w:author="stuart wolstenholme" w:date="2026-05-29T12:46:00Z" w16du:dateUtc="2026-05-29T11:46:00Z">
            <w:rPr>
              <w:rFonts w:eastAsia="Calibri" w:cstheme="minorHAnsi"/>
              <w:szCs w:val="18"/>
              <w:lang w:val="en-US"/>
            </w:rPr>
          </w:rPrChange>
        </w:rPr>
        <w:t>corporate mobile device acceptable use and security policy (also known as a “Bring Your Own Device” policy).</w:t>
      </w:r>
    </w:p>
    <w:p w14:paraId="383D3FA7" w14:textId="77777777" w:rsidR="006936E8" w:rsidRPr="0022764C" w:rsidRDefault="006936E8" w:rsidP="006936E8">
      <w:pPr>
        <w:spacing w:before="0" w:line="240" w:lineRule="auto"/>
        <w:rPr>
          <w:rFonts w:eastAsia="Calibri" w:cstheme="minorHAnsi"/>
          <w:szCs w:val="18"/>
          <w:lang w:eastAsia="en-GB"/>
          <w:rPrChange w:id="1649"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650" w:author="stuart wolstenholme" w:date="2026-05-29T12:46:00Z" w16du:dateUtc="2026-05-29T11:46:00Z">
            <w:rPr>
              <w:rFonts w:eastAsia="Calibri" w:cstheme="minorHAnsi"/>
              <w:szCs w:val="18"/>
              <w:lang w:val="en-US" w:eastAsia="en-GB"/>
            </w:rPr>
          </w:rPrChange>
        </w:rPr>
        <w:t xml:space="preserve">A series of continuing </w:t>
      </w:r>
      <w:r w:rsidRPr="0022764C">
        <w:rPr>
          <w:rFonts w:eastAsia="Calibri" w:cstheme="minorHAnsi"/>
          <w:b/>
          <w:bCs/>
          <w:szCs w:val="18"/>
          <w:lang w:eastAsia="en-GB"/>
          <w:rPrChange w:id="1651" w:author="stuart wolstenholme" w:date="2026-05-29T12:46:00Z" w16du:dateUtc="2026-05-29T11:46:00Z">
            <w:rPr>
              <w:rFonts w:eastAsia="Calibri" w:cstheme="minorHAnsi"/>
              <w:b/>
              <w:bCs/>
              <w:szCs w:val="18"/>
              <w:lang w:val="en-US" w:eastAsia="en-GB"/>
            </w:rPr>
          </w:rPrChange>
        </w:rPr>
        <w:t>Security Breaches</w:t>
      </w:r>
      <w:r w:rsidRPr="0022764C">
        <w:rPr>
          <w:rFonts w:eastAsia="Calibri" w:cstheme="minorHAnsi"/>
          <w:szCs w:val="18"/>
          <w:lang w:eastAsia="en-GB"/>
          <w:rPrChange w:id="1652" w:author="stuart wolstenholme" w:date="2026-05-29T12:46:00Z" w16du:dateUtc="2026-05-29T11:46:00Z">
            <w:rPr>
              <w:rFonts w:eastAsia="Calibri" w:cstheme="minorHAnsi"/>
              <w:szCs w:val="18"/>
              <w:lang w:val="en-US" w:eastAsia="en-GB"/>
            </w:rPr>
          </w:rPrChange>
        </w:rPr>
        <w:t xml:space="preserve">, related or repeated </w:t>
      </w:r>
      <w:r w:rsidRPr="0022764C">
        <w:rPr>
          <w:rFonts w:eastAsia="Calibri" w:cstheme="minorHAnsi"/>
          <w:b/>
          <w:bCs/>
          <w:szCs w:val="18"/>
          <w:lang w:eastAsia="en-GB"/>
          <w:rPrChange w:id="1653" w:author="stuart wolstenholme" w:date="2026-05-29T12:46:00Z" w16du:dateUtc="2026-05-29T11:46:00Z">
            <w:rPr>
              <w:rFonts w:eastAsia="Calibri" w:cstheme="minorHAnsi"/>
              <w:b/>
              <w:bCs/>
              <w:szCs w:val="18"/>
              <w:lang w:val="en-US" w:eastAsia="en-GB"/>
            </w:rPr>
          </w:rPrChange>
        </w:rPr>
        <w:t>Security Breaches</w:t>
      </w:r>
      <w:r w:rsidRPr="0022764C">
        <w:rPr>
          <w:rFonts w:eastAsia="Calibri" w:cstheme="minorHAnsi"/>
          <w:szCs w:val="18"/>
          <w:lang w:eastAsia="en-GB"/>
          <w:rPrChange w:id="1654" w:author="stuart wolstenholme" w:date="2026-05-29T12:46:00Z" w16du:dateUtc="2026-05-29T11:46:00Z">
            <w:rPr>
              <w:rFonts w:eastAsia="Calibri" w:cstheme="minorHAnsi"/>
              <w:szCs w:val="18"/>
              <w:lang w:val="en-US" w:eastAsia="en-GB"/>
            </w:rPr>
          </w:rPrChange>
        </w:rPr>
        <w:t xml:space="preserve">, or multiple </w:t>
      </w:r>
      <w:r w:rsidRPr="0022764C">
        <w:rPr>
          <w:rFonts w:eastAsia="Calibri" w:cstheme="minorHAnsi"/>
          <w:b/>
          <w:bCs/>
          <w:szCs w:val="18"/>
          <w:lang w:eastAsia="en-GB"/>
          <w:rPrChange w:id="1655" w:author="stuart wolstenholme" w:date="2026-05-29T12:46:00Z" w16du:dateUtc="2026-05-29T11:46:00Z">
            <w:rPr>
              <w:rFonts w:eastAsia="Calibri" w:cstheme="minorHAnsi"/>
              <w:b/>
              <w:bCs/>
              <w:szCs w:val="18"/>
              <w:lang w:val="en-US" w:eastAsia="en-GB"/>
            </w:rPr>
          </w:rPrChange>
        </w:rPr>
        <w:t>Security Breaches</w:t>
      </w:r>
      <w:r w:rsidRPr="0022764C">
        <w:rPr>
          <w:rFonts w:eastAsia="Calibri" w:cstheme="minorHAnsi"/>
          <w:szCs w:val="18"/>
          <w:lang w:eastAsia="en-GB"/>
          <w:rPrChange w:id="1656" w:author="stuart wolstenholme" w:date="2026-05-29T12:46:00Z" w16du:dateUtc="2026-05-29T11:46:00Z">
            <w:rPr>
              <w:rFonts w:eastAsia="Calibri" w:cstheme="minorHAnsi"/>
              <w:szCs w:val="18"/>
              <w:lang w:val="en-US" w:eastAsia="en-GB"/>
            </w:rPr>
          </w:rPrChange>
        </w:rPr>
        <w:t xml:space="preserve"> resulting from a continuing attack, event, incident or failure of computer security will be considered a single </w:t>
      </w:r>
      <w:r w:rsidRPr="0022764C">
        <w:rPr>
          <w:rFonts w:eastAsia="Calibri" w:cstheme="minorHAnsi"/>
          <w:b/>
          <w:bCs/>
          <w:szCs w:val="18"/>
          <w:lang w:eastAsia="en-GB"/>
          <w:rPrChange w:id="1657"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szCs w:val="18"/>
          <w:lang w:eastAsia="en-GB"/>
          <w:rPrChange w:id="1658" w:author="stuart wolstenholme" w:date="2026-05-29T12:46:00Z" w16du:dateUtc="2026-05-29T11:46:00Z">
            <w:rPr>
              <w:rFonts w:eastAsia="Calibri" w:cstheme="minorHAnsi"/>
              <w:szCs w:val="18"/>
              <w:lang w:val="en-US" w:eastAsia="en-GB"/>
            </w:rPr>
          </w:rPrChange>
        </w:rPr>
        <w:t xml:space="preserve"> and will be considered to have occurred at the time the first of such </w:t>
      </w:r>
      <w:r w:rsidRPr="0022764C">
        <w:rPr>
          <w:rFonts w:eastAsia="Calibri" w:cstheme="minorHAnsi"/>
          <w:b/>
          <w:bCs/>
          <w:szCs w:val="18"/>
          <w:lang w:eastAsia="en-GB"/>
          <w:rPrChange w:id="1659" w:author="stuart wolstenholme" w:date="2026-05-29T12:46:00Z" w16du:dateUtc="2026-05-29T11:46:00Z">
            <w:rPr>
              <w:rFonts w:eastAsia="Calibri" w:cstheme="minorHAnsi"/>
              <w:b/>
              <w:bCs/>
              <w:szCs w:val="18"/>
              <w:lang w:val="en-US" w:eastAsia="en-GB"/>
            </w:rPr>
          </w:rPrChange>
        </w:rPr>
        <w:t xml:space="preserve">Security Breaches </w:t>
      </w:r>
      <w:r w:rsidRPr="0022764C">
        <w:rPr>
          <w:rFonts w:eastAsia="Calibri" w:cstheme="minorHAnsi"/>
          <w:bCs/>
          <w:szCs w:val="18"/>
          <w:lang w:eastAsia="en-GB"/>
          <w:rPrChange w:id="1660" w:author="stuart wolstenholme" w:date="2026-05-29T12:46:00Z" w16du:dateUtc="2026-05-29T11:46:00Z">
            <w:rPr>
              <w:rFonts w:eastAsia="Calibri" w:cstheme="minorHAnsi"/>
              <w:bCs/>
              <w:szCs w:val="18"/>
              <w:lang w:val="en-US" w:eastAsia="en-GB"/>
            </w:rPr>
          </w:rPrChange>
        </w:rPr>
        <w:t>occurred</w:t>
      </w:r>
      <w:r w:rsidRPr="0022764C">
        <w:rPr>
          <w:rFonts w:eastAsia="Calibri" w:cstheme="minorHAnsi"/>
          <w:szCs w:val="18"/>
          <w:lang w:eastAsia="en-GB"/>
          <w:rPrChange w:id="1661" w:author="stuart wolstenholme" w:date="2026-05-29T12:46:00Z" w16du:dateUtc="2026-05-29T11:46:00Z">
            <w:rPr>
              <w:rFonts w:eastAsia="Calibri" w:cstheme="minorHAnsi"/>
              <w:szCs w:val="18"/>
              <w:lang w:val="en-US" w:eastAsia="en-GB"/>
            </w:rPr>
          </w:rPrChange>
        </w:rPr>
        <w:t>.</w:t>
      </w:r>
    </w:p>
    <w:p w14:paraId="20BFC8FB" w14:textId="77777777" w:rsidR="006936E8" w:rsidRPr="0022764C" w:rsidRDefault="006936E8" w:rsidP="006936E8">
      <w:pPr>
        <w:pStyle w:val="Heading3"/>
        <w:keepNext/>
        <w:keepLine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Service Provider Computer System</w:t>
      </w:r>
    </w:p>
    <w:p w14:paraId="788DFA74" w14:textId="77777777" w:rsidR="006936E8" w:rsidRPr="0022764C" w:rsidRDefault="006936E8" w:rsidP="006936E8">
      <w:pPr>
        <w:spacing w:before="0" w:line="240" w:lineRule="auto"/>
        <w:rPr>
          <w:rFonts w:eastAsia="MS Gothic" w:cstheme="minorHAnsi"/>
          <w:b/>
          <w:bCs/>
          <w:szCs w:val="18"/>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662" w:author="stuart wolstenholme" w:date="2026-05-29T12:46:00Z" w16du:dateUtc="2026-05-29T11:46:00Z">
            <w:rPr>
              <w:rFonts w:eastAsia="Calibri" w:cstheme="minorHAnsi"/>
              <w:bCs/>
              <w:szCs w:val="18"/>
              <w:lang w:val="en-US" w:eastAsia="en-GB"/>
            </w:rPr>
          </w:rPrChange>
        </w:rPr>
        <w:t xml:space="preserve">a </w:t>
      </w:r>
      <w:r w:rsidRPr="0022764C">
        <w:rPr>
          <w:rFonts w:eastAsia="Calibri" w:cstheme="minorHAnsi"/>
          <w:b/>
          <w:bCs/>
          <w:szCs w:val="18"/>
          <w:lang w:eastAsia="en-GB"/>
          <w:rPrChange w:id="1663" w:author="stuart wolstenholme" w:date="2026-05-29T12:46:00Z" w16du:dateUtc="2026-05-29T11:46:00Z">
            <w:rPr>
              <w:rFonts w:eastAsia="Calibri" w:cstheme="minorHAnsi"/>
              <w:b/>
              <w:bCs/>
              <w:szCs w:val="18"/>
              <w:lang w:val="en-US" w:eastAsia="en-GB"/>
            </w:rPr>
          </w:rPrChange>
        </w:rPr>
        <w:t xml:space="preserve">Computer System </w:t>
      </w:r>
      <w:r w:rsidRPr="0022764C">
        <w:rPr>
          <w:rFonts w:eastAsia="Calibri" w:cstheme="minorHAnsi"/>
          <w:bCs/>
          <w:szCs w:val="18"/>
          <w:lang w:eastAsia="en-GB"/>
          <w:rPrChange w:id="1664" w:author="stuart wolstenholme" w:date="2026-05-29T12:46:00Z" w16du:dateUtc="2026-05-29T11:46:00Z">
            <w:rPr>
              <w:rFonts w:eastAsia="Calibri" w:cstheme="minorHAnsi"/>
              <w:bCs/>
              <w:szCs w:val="18"/>
              <w:lang w:val="en-US" w:eastAsia="en-GB"/>
            </w:rPr>
          </w:rPrChange>
        </w:rPr>
        <w:t xml:space="preserve">that is owned or leased by, and under the direct operational control of, a </w:t>
      </w:r>
      <w:r w:rsidRPr="0022764C">
        <w:rPr>
          <w:rFonts w:eastAsia="Calibri" w:cstheme="minorHAnsi"/>
          <w:b/>
          <w:szCs w:val="18"/>
          <w:lang w:eastAsia="en-GB"/>
          <w:rPrChange w:id="1665" w:author="stuart wolstenholme" w:date="2026-05-29T12:46:00Z" w16du:dateUtc="2026-05-29T11:46:00Z">
            <w:rPr>
              <w:rFonts w:eastAsia="Calibri" w:cstheme="minorHAnsi"/>
              <w:b/>
              <w:szCs w:val="18"/>
              <w:lang w:val="en-US" w:eastAsia="en-GB"/>
            </w:rPr>
          </w:rPrChange>
        </w:rPr>
        <w:t>BPO service provider</w:t>
      </w:r>
      <w:r w:rsidRPr="0022764C">
        <w:rPr>
          <w:rFonts w:eastAsia="Calibri" w:cstheme="minorHAnsi"/>
          <w:bCs/>
          <w:szCs w:val="18"/>
          <w:lang w:eastAsia="en-GB"/>
          <w:rPrChange w:id="1666"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1667" w:author="stuart wolstenholme" w:date="2026-05-29T12:46:00Z" w16du:dateUtc="2026-05-29T11:46:00Z">
            <w:rPr>
              <w:rFonts w:eastAsia="Calibri" w:cstheme="minorHAnsi"/>
              <w:b/>
              <w:bCs/>
              <w:szCs w:val="18"/>
              <w:lang w:val="en-US" w:eastAsia="en-GB"/>
            </w:rPr>
          </w:rPrChange>
        </w:rPr>
        <w:t>Outsourced IT</w:t>
      </w:r>
      <w:r w:rsidRPr="0022764C">
        <w:rPr>
          <w:rFonts w:eastAsia="Calibri" w:cstheme="minorHAnsi"/>
          <w:bCs/>
          <w:szCs w:val="18"/>
          <w:lang w:eastAsia="en-GB"/>
          <w:rPrChange w:id="166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669" w:author="stuart wolstenholme" w:date="2026-05-29T12:46:00Z" w16du:dateUtc="2026-05-29T11:46:00Z">
            <w:rPr>
              <w:rFonts w:eastAsia="Calibri" w:cstheme="minorHAnsi"/>
              <w:b/>
              <w:bCs/>
              <w:szCs w:val="18"/>
              <w:lang w:val="en-US" w:eastAsia="en-GB"/>
            </w:rPr>
          </w:rPrChange>
        </w:rPr>
        <w:t>Service Provider</w:t>
      </w:r>
      <w:r w:rsidRPr="0022764C">
        <w:rPr>
          <w:rFonts w:eastAsia="Calibri" w:cstheme="minorHAnsi"/>
          <w:bCs/>
          <w:szCs w:val="18"/>
          <w:lang w:eastAsia="en-GB"/>
          <w:rPrChange w:id="1670" w:author="stuart wolstenholme" w:date="2026-05-29T12:46:00Z" w16du:dateUtc="2026-05-29T11:46:00Z">
            <w:rPr>
              <w:rFonts w:eastAsia="Calibri" w:cstheme="minorHAnsi"/>
              <w:bCs/>
              <w:szCs w:val="18"/>
              <w:lang w:val="en-US" w:eastAsia="en-GB"/>
            </w:rPr>
          </w:rPrChange>
        </w:rPr>
        <w:t>.</w:t>
      </w:r>
    </w:p>
    <w:p w14:paraId="79CE39F6"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Special Expenses</w:t>
      </w:r>
    </w:p>
    <w:p w14:paraId="77927C17" w14:textId="77777777" w:rsidR="006936E8" w:rsidRPr="0022764C" w:rsidRDefault="006936E8" w:rsidP="006936E8">
      <w:pPr>
        <w:spacing w:before="0" w:line="240" w:lineRule="auto"/>
        <w:rPr>
          <w:rFonts w:eastAsia="Calibri" w:cstheme="minorHAnsi"/>
          <w:kern w:val="2"/>
          <w:szCs w:val="18"/>
          <w:lang w:eastAsia="en-GB"/>
          <w14:ligatures w14:val="standardContextual"/>
          <w:rPrChange w:id="1671" w:author="stuart wolstenholme" w:date="2026-05-29T12:46:00Z" w16du:dateUtc="2026-05-29T11:46:00Z">
            <w:rPr>
              <w:rFonts w:eastAsia="Calibri" w:cstheme="minorHAnsi"/>
              <w:kern w:val="2"/>
              <w:szCs w:val="18"/>
              <w:lang w:val="en-US" w:eastAsia="en-GB"/>
              <w14:ligatures w14:val="standardContextual"/>
            </w:rPr>
          </w:rPrChange>
        </w:rPr>
      </w:pPr>
      <w:r w:rsidRPr="0022764C">
        <w:rPr>
          <w:rFonts w:eastAsia="Calibri" w:cstheme="minorHAnsi"/>
          <w:kern w:val="2"/>
          <w:szCs w:val="18"/>
          <w14:ligatures w14:val="standardContextual"/>
        </w:rPr>
        <w:t xml:space="preserve">means </w:t>
      </w:r>
      <w:r w:rsidRPr="0022764C">
        <w:rPr>
          <w:rFonts w:eastAsia="Calibri" w:cstheme="minorHAnsi"/>
          <w:kern w:val="2"/>
          <w:szCs w:val="18"/>
          <w:lang w:eastAsia="en-GB"/>
          <w14:ligatures w14:val="standardContextual"/>
          <w:rPrChange w:id="1672" w:author="stuart wolstenholme" w:date="2026-05-29T12:46:00Z" w16du:dateUtc="2026-05-29T11:46:00Z">
            <w:rPr>
              <w:rFonts w:eastAsia="Calibri" w:cstheme="minorHAnsi"/>
              <w:kern w:val="2"/>
              <w:szCs w:val="18"/>
              <w:lang w:val="en-US" w:eastAsia="en-GB"/>
              <w14:ligatures w14:val="standardContextual"/>
            </w:rPr>
          </w:rPrChange>
        </w:rPr>
        <w:t>reasonable and necessary costs</w:t>
      </w:r>
      <w:r w:rsidRPr="0022764C">
        <w:rPr>
          <w:rFonts w:eastAsia="Calibri" w:cstheme="minorHAnsi"/>
          <w:b/>
          <w:kern w:val="2"/>
          <w:szCs w:val="18"/>
          <w:lang w:eastAsia="en-GB"/>
          <w14:ligatures w14:val="standardContextual"/>
          <w:rPrChange w:id="1673" w:author="stuart wolstenholme" w:date="2026-05-29T12:46:00Z" w16du:dateUtc="2026-05-29T11:46:00Z">
            <w:rPr>
              <w:rFonts w:eastAsia="Calibri" w:cstheme="minorHAnsi"/>
              <w:b/>
              <w:kern w:val="2"/>
              <w:szCs w:val="18"/>
              <w:lang w:val="en-US" w:eastAsia="en-GB"/>
              <w14:ligatures w14:val="standardContextual"/>
            </w:rPr>
          </w:rPrChange>
        </w:rPr>
        <w:t xml:space="preserve"> </w:t>
      </w:r>
      <w:r w:rsidRPr="0022764C">
        <w:rPr>
          <w:rFonts w:eastAsia="Calibri" w:cstheme="minorHAnsi"/>
          <w:kern w:val="2"/>
          <w:szCs w:val="18"/>
          <w:lang w:eastAsia="en-GB"/>
          <w14:ligatures w14:val="standardContextual"/>
          <w:rPrChange w:id="1674" w:author="stuart wolstenholme" w:date="2026-05-29T12:46:00Z" w16du:dateUtc="2026-05-29T11:46:00Z">
            <w:rPr>
              <w:rFonts w:eastAsia="Calibri" w:cstheme="minorHAnsi"/>
              <w:kern w:val="2"/>
              <w:szCs w:val="18"/>
              <w:lang w:val="en-US" w:eastAsia="en-GB"/>
              <w14:ligatures w14:val="standardContextual"/>
            </w:rPr>
          </w:rPrChange>
        </w:rPr>
        <w:t xml:space="preserve">and expenses that the </w:t>
      </w:r>
      <w:r w:rsidRPr="0022764C">
        <w:rPr>
          <w:rFonts w:eastAsia="Calibri" w:cstheme="minorHAnsi"/>
          <w:b/>
          <w:bCs/>
          <w:kern w:val="2"/>
          <w:szCs w:val="18"/>
          <w:lang w:eastAsia="en-GB"/>
          <w14:ligatures w14:val="standardContextual"/>
          <w:rPrChange w:id="1675" w:author="stuart wolstenholme" w:date="2026-05-29T12:46:00Z" w16du:dateUtc="2026-05-29T11:46:00Z">
            <w:rPr>
              <w:rFonts w:eastAsia="Calibri" w:cstheme="minorHAnsi"/>
              <w:b/>
              <w:bCs/>
              <w:kern w:val="2"/>
              <w:szCs w:val="18"/>
              <w:lang w:val="en-US" w:eastAsia="en-GB"/>
              <w14:ligatures w14:val="standardContextual"/>
            </w:rPr>
          </w:rPrChange>
        </w:rPr>
        <w:t xml:space="preserve">Named Insured </w:t>
      </w:r>
      <w:r w:rsidRPr="0022764C">
        <w:rPr>
          <w:rFonts w:eastAsia="Calibri" w:cstheme="minorHAnsi"/>
          <w:kern w:val="2"/>
          <w:szCs w:val="18"/>
          <w:lang w:eastAsia="en-GB"/>
          <w14:ligatures w14:val="standardContextual"/>
          <w:rPrChange w:id="1676" w:author="stuart wolstenholme" w:date="2026-05-29T12:46:00Z" w16du:dateUtc="2026-05-29T11:46:00Z">
            <w:rPr>
              <w:rFonts w:eastAsia="Calibri" w:cstheme="minorHAnsi"/>
              <w:kern w:val="2"/>
              <w:szCs w:val="18"/>
              <w:lang w:val="en-US" w:eastAsia="en-GB"/>
              <w14:ligatures w14:val="standardContextual"/>
            </w:rPr>
          </w:rPrChange>
        </w:rPr>
        <w:t>incurs</w:t>
      </w:r>
      <w:r w:rsidRPr="0022764C">
        <w:rPr>
          <w:rFonts w:eastAsia="Calibri" w:cstheme="minorHAnsi"/>
          <w:bCs/>
          <w:kern w:val="2"/>
          <w:szCs w:val="18"/>
          <w:lang w:eastAsia="en-GB"/>
          <w14:ligatures w14:val="standardContextual"/>
          <w:rPrChange w:id="1677" w:author="stuart wolstenholme" w:date="2026-05-29T12:46:00Z" w16du:dateUtc="2026-05-29T11:46:00Z">
            <w:rPr>
              <w:rFonts w:eastAsia="Calibri" w:cstheme="minorHAnsi"/>
              <w:bCs/>
              <w:kern w:val="2"/>
              <w:szCs w:val="18"/>
              <w:lang w:val="en-US" w:eastAsia="en-GB"/>
              <w14:ligatures w14:val="standardContextual"/>
            </w:rPr>
          </w:rPrChange>
        </w:rPr>
        <w:t xml:space="preserve"> </w:t>
      </w:r>
      <w:r w:rsidRPr="0022764C">
        <w:rPr>
          <w:rFonts w:eastAsia="Calibri" w:cstheme="minorHAnsi"/>
          <w:kern w:val="2"/>
          <w:szCs w:val="18"/>
          <w:lang w:eastAsia="en-GB"/>
          <w14:ligatures w14:val="standardContextual"/>
          <w:rPrChange w:id="1678" w:author="stuart wolstenholme" w:date="2026-05-29T12:46:00Z" w16du:dateUtc="2026-05-29T11:46:00Z">
            <w:rPr>
              <w:rFonts w:eastAsia="Calibri" w:cstheme="minorHAnsi"/>
              <w:kern w:val="2"/>
              <w:szCs w:val="18"/>
              <w:lang w:val="en-US" w:eastAsia="en-GB"/>
              <w14:ligatures w14:val="standardContextual"/>
            </w:rPr>
          </w:rPrChange>
        </w:rPr>
        <w:t>to:</w:t>
      </w:r>
    </w:p>
    <w:p w14:paraId="49AF6395" w14:textId="77777777"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kern w:val="2"/>
          <w:szCs w:val="18"/>
          <w:lang w:eastAsia="en-GB"/>
          <w14:ligatures w14:val="standardContextual"/>
        </w:rPr>
        <w:t xml:space="preserve">prevent, preserve, minimise, or mitigate any further damage to </w:t>
      </w:r>
      <w:r w:rsidRPr="0022764C">
        <w:rPr>
          <w:rFonts w:eastAsia="Calibri" w:cstheme="minorHAnsi"/>
          <w:b/>
          <w:bCs/>
          <w:kern w:val="2"/>
          <w:szCs w:val="18"/>
          <w:lang w:eastAsia="en-GB"/>
          <w14:ligatures w14:val="standardContextual"/>
        </w:rPr>
        <w:t>Digital Assets</w:t>
      </w:r>
      <w:r w:rsidRPr="0022764C">
        <w:rPr>
          <w:rFonts w:eastAsia="Calibri" w:cstheme="minorHAnsi"/>
          <w:bCs/>
          <w:kern w:val="2"/>
          <w:szCs w:val="18"/>
          <w:lang w:eastAsia="en-GB"/>
          <w14:ligatures w14:val="standardContextual"/>
        </w:rPr>
        <w:t>,</w:t>
      </w:r>
      <w:r w:rsidRPr="0022764C">
        <w:rPr>
          <w:rFonts w:eastAsia="Calibri" w:cstheme="minorHAnsi"/>
          <w:b/>
          <w:bCs/>
          <w:kern w:val="2"/>
          <w:szCs w:val="18"/>
          <w:lang w:eastAsia="en-GB"/>
          <w14:ligatures w14:val="standardContextual"/>
        </w:rPr>
        <w:t xml:space="preserve"> </w:t>
      </w:r>
      <w:r w:rsidRPr="0022764C">
        <w:rPr>
          <w:rFonts w:eastAsia="Calibri" w:cstheme="minorHAnsi"/>
          <w:kern w:val="2"/>
          <w:szCs w:val="18"/>
          <w:lang w:eastAsia="en-GB"/>
          <w14:ligatures w14:val="standardContextual"/>
        </w:rPr>
        <w:t>including the reasonable and necessary fees and expenses of specialists, outside consultants or forensic experts</w:t>
      </w:r>
      <w:r w:rsidRPr="0022764C">
        <w:rPr>
          <w:rFonts w:eastAsia="Calibri" w:cstheme="minorHAnsi"/>
          <w:bCs/>
          <w:kern w:val="2"/>
          <w:szCs w:val="18"/>
          <w:lang w:eastAsia="en-GB"/>
          <w14:ligatures w14:val="standardContextual"/>
        </w:rPr>
        <w:t>;</w:t>
      </w:r>
    </w:p>
    <w:p w14:paraId="688C3440" w14:textId="77777777"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bCs/>
          <w:kern w:val="2"/>
          <w:szCs w:val="18"/>
          <w:lang w:eastAsia="en-GB"/>
          <w14:ligatures w14:val="standardContextual"/>
        </w:rPr>
        <w:t>pr</w:t>
      </w:r>
      <w:r w:rsidRPr="0022764C">
        <w:rPr>
          <w:rFonts w:eastAsia="Calibri" w:cstheme="minorHAnsi"/>
          <w:kern w:val="2"/>
          <w:szCs w:val="18"/>
          <w:lang w:eastAsia="en-GB"/>
          <w14:ligatures w14:val="standardContextual"/>
        </w:rPr>
        <w:t xml:space="preserve">eserve critical evidence of any criminal or malicious wrongdoing; </w:t>
      </w:r>
    </w:p>
    <w:p w14:paraId="65BD7562" w14:textId="77777777"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kern w:val="2"/>
          <w:szCs w:val="18"/>
          <w:lang w:eastAsia="en-GB"/>
          <w14:ligatures w14:val="standardContextual"/>
        </w:rPr>
        <w:t xml:space="preserve">purchase replacement licenses for computer programs because the copy protection system or access control software was damaged or destroyed by a </w:t>
      </w:r>
      <w:r w:rsidRPr="0022764C">
        <w:rPr>
          <w:rFonts w:eastAsia="Calibri" w:cstheme="minorHAnsi"/>
          <w:b/>
          <w:kern w:val="2"/>
          <w:szCs w:val="18"/>
          <w:lang w:eastAsia="en-GB"/>
          <w14:ligatures w14:val="standardContextual"/>
        </w:rPr>
        <w:t>System Failure</w:t>
      </w:r>
      <w:r w:rsidRPr="0022764C">
        <w:rPr>
          <w:rFonts w:eastAsia="Calibri" w:cstheme="minorHAnsi"/>
          <w:bCs/>
          <w:kern w:val="2"/>
          <w:szCs w:val="18"/>
          <w:lang w:eastAsia="en-GB"/>
          <w14:ligatures w14:val="standardContextual"/>
        </w:rPr>
        <w:t xml:space="preserve">; or </w:t>
      </w:r>
    </w:p>
    <w:p w14:paraId="304D0D4A" w14:textId="77777777"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bCs/>
          <w:kern w:val="2"/>
          <w:szCs w:val="18"/>
          <w:lang w:eastAsia="en-GB"/>
          <w14:ligatures w14:val="standardContextual"/>
        </w:rPr>
        <w:t xml:space="preserve">notify affected parties of a </w:t>
      </w:r>
      <w:r w:rsidRPr="0022764C">
        <w:rPr>
          <w:rFonts w:eastAsia="Calibri" w:cstheme="minorHAnsi"/>
          <w:b/>
          <w:bCs/>
          <w:kern w:val="2"/>
          <w:szCs w:val="18"/>
          <w:lang w:eastAsia="en-GB"/>
          <w14:ligatures w14:val="standardContextual"/>
        </w:rPr>
        <w:t>System Failure</w:t>
      </w:r>
      <w:r w:rsidRPr="0022764C">
        <w:rPr>
          <w:rFonts w:eastAsia="Calibri" w:cstheme="minorHAnsi"/>
          <w:bCs/>
          <w:kern w:val="2"/>
          <w:szCs w:val="18"/>
          <w:lang w:eastAsia="en-GB"/>
          <w14:ligatures w14:val="standardContextual"/>
        </w:rPr>
        <w:t>.</w:t>
      </w:r>
    </w:p>
    <w:p w14:paraId="17039DD0"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System Failure</w:t>
      </w:r>
    </w:p>
    <w:p w14:paraId="00C9E472" w14:textId="77777777" w:rsidR="006936E8" w:rsidRPr="0022764C" w:rsidRDefault="006936E8" w:rsidP="006936E8">
      <w:pPr>
        <w:spacing w:before="0" w:line="240" w:lineRule="auto"/>
        <w:rPr>
          <w:rFonts w:eastAsia="Calibri" w:cstheme="minorHAnsi"/>
          <w:bCs/>
          <w:szCs w:val="18"/>
          <w:lang w:eastAsia="en-GB"/>
          <w:rPrChange w:id="1679"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680" w:author="stuart wolstenholme" w:date="2026-05-29T12:46:00Z" w16du:dateUtc="2026-05-29T11:46:00Z">
            <w:rPr>
              <w:rFonts w:eastAsia="Calibri" w:cstheme="minorHAnsi"/>
              <w:bCs/>
              <w:szCs w:val="18"/>
              <w:lang w:val="en-US" w:eastAsia="en-GB"/>
            </w:rPr>
          </w:rPrChange>
        </w:rPr>
        <w:t xml:space="preserve">an unplanned outage, interruption, failure, suspension or degradation of service of an </w:t>
      </w:r>
      <w:r w:rsidRPr="0022764C">
        <w:rPr>
          <w:rFonts w:eastAsia="Calibri" w:cstheme="minorHAnsi"/>
          <w:b/>
          <w:bCs/>
          <w:szCs w:val="18"/>
          <w:lang w:eastAsia="en-GB"/>
          <w:rPrChange w:id="1681"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682" w:author="stuart wolstenholme" w:date="2026-05-29T12:46:00Z" w16du:dateUtc="2026-05-29T11:46:00Z">
            <w:rPr>
              <w:rFonts w:eastAsia="Calibri" w:cstheme="minorHAnsi"/>
              <w:bCs/>
              <w:szCs w:val="18"/>
              <w:lang w:val="en-US" w:eastAsia="en-GB"/>
            </w:rPr>
          </w:rPrChange>
        </w:rPr>
        <w:t xml:space="preserve">, including, but not limited to, any such outage, interruption, failure, suspension or degradation of service caused directly by a </w:t>
      </w:r>
      <w:r w:rsidRPr="0022764C">
        <w:rPr>
          <w:rFonts w:eastAsia="Calibri" w:cstheme="minorHAnsi"/>
          <w:b/>
          <w:bCs/>
          <w:szCs w:val="18"/>
          <w:lang w:eastAsia="en-GB"/>
          <w:rPrChange w:id="1683" w:author="stuart wolstenholme" w:date="2026-05-29T12:46:00Z" w16du:dateUtc="2026-05-29T11:46:00Z">
            <w:rPr>
              <w:rFonts w:eastAsia="Calibri" w:cstheme="minorHAnsi"/>
              <w:b/>
              <w:bCs/>
              <w:szCs w:val="18"/>
              <w:lang w:val="en-US" w:eastAsia="en-GB"/>
            </w:rPr>
          </w:rPrChange>
        </w:rPr>
        <w:t>Hacking Attack</w:t>
      </w:r>
      <w:r w:rsidRPr="0022764C">
        <w:rPr>
          <w:rFonts w:eastAsia="Calibri" w:cstheme="minorHAnsi"/>
          <w:bCs/>
          <w:szCs w:val="18"/>
          <w:lang w:eastAsia="en-GB"/>
          <w:rPrChange w:id="1684"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685" w:author="stuart wolstenholme" w:date="2026-05-29T12:46:00Z" w16du:dateUtc="2026-05-29T11:46:00Z">
            <w:rPr>
              <w:rFonts w:eastAsia="Calibri" w:cstheme="minorHAnsi"/>
              <w:b/>
              <w:bCs/>
              <w:szCs w:val="18"/>
              <w:lang w:val="en-US" w:eastAsia="en-GB"/>
            </w:rPr>
          </w:rPrChange>
        </w:rPr>
        <w:t>Voluntary Shutdown</w:t>
      </w:r>
      <w:r w:rsidRPr="0022764C">
        <w:rPr>
          <w:rFonts w:eastAsia="Calibri" w:cstheme="minorHAnsi"/>
          <w:bCs/>
          <w:szCs w:val="18"/>
          <w:lang w:eastAsia="en-GB"/>
          <w:rPrChange w:id="1686" w:author="stuart wolstenholme" w:date="2026-05-29T12:46:00Z" w16du:dateUtc="2026-05-29T11:46:00Z">
            <w:rPr>
              <w:rFonts w:eastAsia="Calibri" w:cstheme="minorHAnsi"/>
              <w:bCs/>
              <w:szCs w:val="18"/>
              <w:lang w:val="en-US" w:eastAsia="en-GB"/>
            </w:rPr>
          </w:rPrChange>
        </w:rPr>
        <w:t xml:space="preserve">, administrative error or </w:t>
      </w:r>
      <w:r w:rsidRPr="0022764C">
        <w:rPr>
          <w:rFonts w:eastAsia="Calibri" w:cstheme="minorHAnsi"/>
          <w:b/>
          <w:bCs/>
          <w:szCs w:val="18"/>
          <w:lang w:eastAsia="en-GB"/>
          <w:rPrChange w:id="1687" w:author="stuart wolstenholme" w:date="2026-05-29T12:46:00Z" w16du:dateUtc="2026-05-29T11:46:00Z">
            <w:rPr>
              <w:rFonts w:eastAsia="Calibri" w:cstheme="minorHAnsi"/>
              <w:b/>
              <w:bCs/>
              <w:szCs w:val="18"/>
              <w:lang w:val="en-US" w:eastAsia="en-GB"/>
            </w:rPr>
          </w:rPrChange>
        </w:rPr>
        <w:t>Programming Error</w:t>
      </w:r>
      <w:r w:rsidRPr="0022764C">
        <w:rPr>
          <w:rFonts w:eastAsia="Calibri" w:cstheme="minorHAnsi"/>
          <w:bCs/>
          <w:szCs w:val="18"/>
          <w:lang w:eastAsia="en-GB"/>
          <w:rPrChange w:id="168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689" w:author="stuart wolstenholme" w:date="2026-05-29T12:46:00Z" w16du:dateUtc="2026-05-29T11:46:00Z">
            <w:rPr>
              <w:rFonts w:eastAsia="Calibri" w:cstheme="minorHAnsi"/>
              <w:b/>
              <w:bCs/>
              <w:szCs w:val="18"/>
              <w:lang w:val="en-US" w:eastAsia="en-GB"/>
            </w:rPr>
          </w:rPrChange>
        </w:rPr>
        <w:t xml:space="preserve">System Failure </w:t>
      </w:r>
      <w:r w:rsidRPr="0022764C">
        <w:rPr>
          <w:rFonts w:eastAsia="Calibri" w:cstheme="minorHAnsi"/>
          <w:bCs/>
          <w:szCs w:val="18"/>
          <w:lang w:eastAsia="en-GB"/>
          <w:rPrChange w:id="1690" w:author="stuart wolstenholme" w:date="2026-05-29T12:46:00Z" w16du:dateUtc="2026-05-29T11:46:00Z">
            <w:rPr>
              <w:rFonts w:eastAsia="Calibri" w:cstheme="minorHAnsi"/>
              <w:bCs/>
              <w:szCs w:val="18"/>
              <w:lang w:val="en-US" w:eastAsia="en-GB"/>
            </w:rPr>
          </w:rPrChange>
        </w:rPr>
        <w:t xml:space="preserve">does not include any </w:t>
      </w:r>
      <w:r w:rsidRPr="0022764C">
        <w:rPr>
          <w:rFonts w:eastAsia="Calibri" w:cstheme="minorHAnsi"/>
          <w:b/>
          <w:bCs/>
          <w:szCs w:val="18"/>
          <w:lang w:eastAsia="en-GB"/>
          <w:rPrChange w:id="1691" w:author="stuart wolstenholme" w:date="2026-05-29T12:46:00Z" w16du:dateUtc="2026-05-29T11:46:00Z">
            <w:rPr>
              <w:rFonts w:eastAsia="Calibri" w:cstheme="minorHAnsi"/>
              <w:b/>
              <w:bCs/>
              <w:szCs w:val="18"/>
              <w:lang w:val="en-US" w:eastAsia="en-GB"/>
            </w:rPr>
          </w:rPrChange>
        </w:rPr>
        <w:t>Dependent System Failure</w:t>
      </w:r>
      <w:r w:rsidRPr="0022764C">
        <w:rPr>
          <w:rFonts w:eastAsia="Calibri" w:cstheme="minorHAnsi"/>
          <w:bCs/>
          <w:szCs w:val="18"/>
          <w:lang w:eastAsia="en-GB"/>
          <w:rPrChange w:id="1692" w:author="stuart wolstenholme" w:date="2026-05-29T12:46:00Z" w16du:dateUtc="2026-05-29T11:46:00Z">
            <w:rPr>
              <w:rFonts w:eastAsia="Calibri" w:cstheme="minorHAnsi"/>
              <w:bCs/>
              <w:szCs w:val="18"/>
              <w:lang w:val="en-US" w:eastAsia="en-GB"/>
            </w:rPr>
          </w:rPrChange>
        </w:rPr>
        <w:t>.</w:t>
      </w:r>
    </w:p>
    <w:p w14:paraId="5C4D9F83" w14:textId="77777777" w:rsidR="006936E8" w:rsidRPr="0022764C" w:rsidRDefault="006936E8" w:rsidP="006936E8">
      <w:pPr>
        <w:pStyle w:val="Heading3"/>
        <w:autoSpaceDE w:val="0"/>
        <w:autoSpaceDN w:val="0"/>
        <w:adjustRightInd w:val="0"/>
        <w:spacing w:before="240" w:line="240" w:lineRule="auto"/>
        <w:rPr>
          <w:rFonts w:asciiTheme="majorHAnsi" w:eastAsia="Arial" w:hAnsiTheme="majorHAnsi" w:cstheme="majorHAnsi"/>
          <w:color w:val="000000"/>
          <w:sz w:val="22"/>
          <w:szCs w:val="22"/>
        </w:rPr>
      </w:pPr>
      <w:r w:rsidRPr="0022764C">
        <w:rPr>
          <w:rFonts w:asciiTheme="majorHAnsi" w:eastAsia="Arial" w:hAnsiTheme="majorHAnsi" w:cstheme="majorHAnsi"/>
          <w:b/>
          <w:bCs/>
          <w:color w:val="000000"/>
          <w:sz w:val="22"/>
          <w:szCs w:val="22"/>
        </w:rPr>
        <w:t xml:space="preserve">Telecommunications Fraud </w:t>
      </w:r>
    </w:p>
    <w:p w14:paraId="28ED43FA"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intentional, unauthorised and fraudulent gaining of access to outgoing telephone service through infiltration and manipulation of an </w:t>
      </w:r>
      <w:r w:rsidRPr="0022764C">
        <w:rPr>
          <w:rFonts w:eastAsia="Calibri" w:cstheme="minorHAnsi"/>
          <w:b/>
          <w:bCs/>
          <w:kern w:val="2"/>
          <w:szCs w:val="18"/>
          <w14:ligatures w14:val="standardContextual"/>
        </w:rPr>
        <w:t>Insured Telecommunications System</w:t>
      </w:r>
      <w:r w:rsidRPr="0022764C">
        <w:rPr>
          <w:rFonts w:eastAsia="Calibri" w:cstheme="minorHAnsi"/>
          <w:kern w:val="2"/>
          <w:szCs w:val="18"/>
          <w14:ligatures w14:val="standardContextual"/>
        </w:rPr>
        <w:t xml:space="preserve">. </w:t>
      </w:r>
    </w:p>
    <w:p w14:paraId="31559587" w14:textId="77777777" w:rsidR="006936E8" w:rsidRPr="0022764C" w:rsidRDefault="006936E8" w:rsidP="006936E8">
      <w:pPr>
        <w:pStyle w:val="Heading3"/>
        <w:numPr>
          <w:ilvl w:val="0"/>
          <w:numId w:val="424"/>
        </w:numPr>
        <w:autoSpaceDE w:val="0"/>
        <w:autoSpaceDN w:val="0"/>
        <w:adjustRightInd w:val="0"/>
        <w:spacing w:before="240" w:after="160" w:line="240" w:lineRule="auto"/>
        <w:rPr>
          <w:rFonts w:asciiTheme="majorHAnsi" w:eastAsia="Arial" w:hAnsiTheme="majorHAnsi" w:cstheme="majorHAnsi"/>
          <w:color w:val="000000"/>
          <w:sz w:val="22"/>
          <w:szCs w:val="22"/>
        </w:rPr>
      </w:pPr>
      <w:r w:rsidRPr="0022764C">
        <w:rPr>
          <w:rFonts w:asciiTheme="majorHAnsi" w:eastAsia="Arial" w:hAnsiTheme="majorHAnsi" w:cstheme="majorHAnsi"/>
          <w:b/>
          <w:bCs/>
          <w:color w:val="000000"/>
          <w:sz w:val="22"/>
          <w:szCs w:val="22"/>
        </w:rPr>
        <w:t>Telecommunications Fraud Loss</w:t>
      </w:r>
    </w:p>
    <w:p w14:paraId="3B562F5D"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 charges that the</w:t>
      </w:r>
      <w:r w:rsidRPr="0022764C">
        <w:rPr>
          <w:rFonts w:eastAsia="Calibri" w:cstheme="minorHAnsi"/>
          <w:b/>
          <w:bCs/>
          <w:kern w:val="2"/>
          <w:szCs w:val="18"/>
          <w14:ligatures w14:val="standardContextual"/>
        </w:rPr>
        <w:t xml:space="preserve"> Named Insured </w:t>
      </w:r>
      <w:r w:rsidRPr="0022764C">
        <w:rPr>
          <w:rFonts w:eastAsia="Calibri" w:cstheme="minorHAnsi"/>
          <w:kern w:val="2"/>
          <w:szCs w:val="18"/>
          <w14:ligatures w14:val="standardContextual"/>
        </w:rPr>
        <w:t xml:space="preserve">incurs for unauthorised calls directly resulting from </w:t>
      </w:r>
      <w:r w:rsidRPr="0022764C">
        <w:rPr>
          <w:rFonts w:eastAsia="Calibri" w:cstheme="minorHAnsi"/>
          <w:b/>
          <w:bCs/>
          <w:kern w:val="2"/>
          <w:szCs w:val="18"/>
          <w14:ligatures w14:val="standardContextual"/>
        </w:rPr>
        <w:t>Telecommunications Fraud</w:t>
      </w:r>
      <w:r w:rsidRPr="0022764C">
        <w:rPr>
          <w:rFonts w:eastAsia="Calibri" w:cstheme="minorHAnsi"/>
          <w:kern w:val="2"/>
          <w:szCs w:val="18"/>
          <w14:ligatures w14:val="standardContextual"/>
        </w:rPr>
        <w:t xml:space="preserve">. </w:t>
      </w:r>
    </w:p>
    <w:p w14:paraId="7463DC06" w14:textId="77777777" w:rsidR="006936E8" w:rsidRPr="0022764C" w:rsidRDefault="006936E8" w:rsidP="006936E8">
      <w:pPr>
        <w:pStyle w:val="Heading3"/>
        <w:numPr>
          <w:ilvl w:val="1"/>
          <w:numId w:val="424"/>
        </w:numPr>
        <w:autoSpaceDE w:val="0"/>
        <w:autoSpaceDN w:val="0"/>
        <w:adjustRightInd w:val="0"/>
        <w:spacing w:before="240" w:after="16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Unauthorised Trading</w:t>
      </w:r>
    </w:p>
    <w:p w14:paraId="35FCB8D5" w14:textId="77777777" w:rsidR="006936E8" w:rsidRPr="0022764C" w:rsidRDefault="006936E8" w:rsidP="006936E8">
      <w:pPr>
        <w:spacing w:before="0" w:line="240" w:lineRule="auto"/>
        <w:rPr>
          <w:rFonts w:eastAsia="Calibri" w:cstheme="minorHAnsi"/>
          <w:szCs w:val="18"/>
          <w:lang w:eastAsia="en-GB"/>
          <w:rPrChange w:id="1693"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694" w:author="stuart wolstenholme" w:date="2026-05-29T12:46:00Z" w16du:dateUtc="2026-05-29T11:46:00Z">
            <w:rPr>
              <w:rFonts w:eastAsia="Calibri" w:cstheme="minorHAnsi"/>
              <w:szCs w:val="18"/>
              <w:lang w:val="en-US" w:eastAsia="en-GB"/>
            </w:rPr>
          </w:rPrChange>
        </w:rPr>
        <w:t>trading, which, at the time of the trade, exceeds permitted financial limits or is outside of permitted product lines.</w:t>
      </w:r>
    </w:p>
    <w:p w14:paraId="3B4B9786" w14:textId="77777777" w:rsidR="006936E8" w:rsidRPr="0022764C" w:rsidRDefault="006936E8" w:rsidP="006936E8">
      <w:pPr>
        <w:pStyle w:val="Heading3"/>
        <w:numPr>
          <w:ilvl w:val="1"/>
          <w:numId w:val="424"/>
        </w:numPr>
        <w:autoSpaceDE w:val="0"/>
        <w:autoSpaceDN w:val="0"/>
        <w:adjustRightInd w:val="0"/>
        <w:spacing w:before="240" w:after="16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Utilities Fraud</w:t>
      </w:r>
    </w:p>
    <w:p w14:paraId="5E00C8D8"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695" w:author="stuart wolstenholme" w:date="2026-05-29T12:46:00Z" w16du:dateUtc="2026-05-29T11:46:00Z">
            <w:rPr>
              <w:rFonts w:eastAsia="Calibri" w:cstheme="minorHAnsi"/>
              <w:bCs/>
              <w:szCs w:val="18"/>
              <w:lang w:val="en-US" w:eastAsia="en-GB"/>
            </w:rPr>
          </w:rPrChange>
        </w:rPr>
        <w:t xml:space="preserve">the intentional, unauthorised and fraudulent use of or access to an </w:t>
      </w:r>
      <w:r w:rsidRPr="0022764C">
        <w:rPr>
          <w:rFonts w:eastAsia="Calibri" w:cstheme="minorHAnsi"/>
          <w:b/>
          <w:bCs/>
          <w:szCs w:val="18"/>
          <w:lang w:eastAsia="en-GB"/>
          <w:rPrChange w:id="1696"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1697" w:author="stuart wolstenholme" w:date="2026-05-29T12:46:00Z" w16du:dateUtc="2026-05-29T11:46:00Z">
            <w:rPr>
              <w:rFonts w:eastAsia="Calibri" w:cstheme="minorHAnsi"/>
              <w:bCs/>
              <w:szCs w:val="18"/>
              <w:lang w:val="en-US" w:eastAsia="en-GB"/>
            </w:rPr>
          </w:rPrChange>
        </w:rPr>
        <w:t xml:space="preserve">as a direct result of a </w:t>
      </w:r>
      <w:r w:rsidRPr="0022764C">
        <w:rPr>
          <w:rFonts w:eastAsia="Calibri" w:cstheme="minorHAnsi"/>
          <w:b/>
          <w:bCs/>
          <w:szCs w:val="18"/>
          <w:lang w:eastAsia="en-GB"/>
          <w:rPrChange w:id="1698" w:author="stuart wolstenholme" w:date="2026-05-29T12:46:00Z" w16du:dateUtc="2026-05-29T11:46:00Z">
            <w:rPr>
              <w:rFonts w:eastAsia="Calibri" w:cstheme="minorHAnsi"/>
              <w:b/>
              <w:bCs/>
              <w:szCs w:val="18"/>
              <w:lang w:val="en-US" w:eastAsia="en-GB"/>
            </w:rPr>
          </w:rPrChange>
        </w:rPr>
        <w:t>Hacking Attack</w:t>
      </w:r>
      <w:r w:rsidRPr="0022764C">
        <w:rPr>
          <w:rFonts w:eastAsia="Calibri" w:cstheme="minorHAnsi"/>
          <w:bCs/>
          <w:szCs w:val="18"/>
          <w:lang w:eastAsia="en-GB"/>
          <w:rPrChange w:id="1699" w:author="stuart wolstenholme" w:date="2026-05-29T12:46:00Z" w16du:dateUtc="2026-05-29T11:46:00Z">
            <w:rPr>
              <w:rFonts w:eastAsia="Calibri" w:cstheme="minorHAnsi"/>
              <w:bCs/>
              <w:szCs w:val="18"/>
              <w:lang w:val="en-US" w:eastAsia="en-GB"/>
            </w:rPr>
          </w:rPrChange>
        </w:rPr>
        <w:t xml:space="preserve">, including </w:t>
      </w:r>
      <w:r w:rsidRPr="0022764C">
        <w:rPr>
          <w:rFonts w:eastAsia="Calibri" w:cstheme="minorHAnsi"/>
          <w:b/>
          <w:bCs/>
          <w:szCs w:val="18"/>
          <w:lang w:eastAsia="en-GB"/>
          <w:rPrChange w:id="1700" w:author="stuart wolstenholme" w:date="2026-05-29T12:46:00Z" w16du:dateUtc="2026-05-29T11:46:00Z">
            <w:rPr>
              <w:rFonts w:eastAsia="Calibri" w:cstheme="minorHAnsi"/>
              <w:b/>
              <w:bCs/>
              <w:szCs w:val="18"/>
              <w:lang w:val="en-US" w:eastAsia="en-GB"/>
            </w:rPr>
          </w:rPrChange>
        </w:rPr>
        <w:t>Cryptojacking</w:t>
      </w:r>
      <w:r w:rsidRPr="0022764C">
        <w:rPr>
          <w:rFonts w:eastAsia="Calibri" w:cstheme="minorHAnsi"/>
          <w:bCs/>
          <w:szCs w:val="18"/>
          <w:lang w:eastAsia="en-GB"/>
          <w:rPrChange w:id="1701" w:author="stuart wolstenholme" w:date="2026-05-29T12:46:00Z" w16du:dateUtc="2026-05-29T11:46:00Z">
            <w:rPr>
              <w:rFonts w:eastAsia="Calibri" w:cstheme="minorHAnsi"/>
              <w:bCs/>
              <w:szCs w:val="18"/>
              <w:lang w:val="en-US" w:eastAsia="en-GB"/>
            </w:rPr>
          </w:rPrChange>
        </w:rPr>
        <w:t xml:space="preserve">, which results in the fraudulent use of electricity, water, natural gas, oil, internet access, mobile </w:t>
      </w:r>
      <w:r w:rsidRPr="0022764C">
        <w:rPr>
          <w:rFonts w:eastAsia="Calibri" w:cstheme="minorHAnsi"/>
          <w:b/>
          <w:bCs/>
          <w:szCs w:val="18"/>
          <w:lang w:eastAsia="en-GB"/>
          <w:rPrChange w:id="1702" w:author="stuart wolstenholme" w:date="2026-05-29T12:46:00Z" w16du:dateUtc="2026-05-29T11:46:00Z">
            <w:rPr>
              <w:rFonts w:eastAsia="Calibri" w:cstheme="minorHAnsi"/>
              <w:b/>
              <w:bCs/>
              <w:szCs w:val="18"/>
              <w:lang w:val="en-US" w:eastAsia="en-GB"/>
            </w:rPr>
          </w:rPrChange>
        </w:rPr>
        <w:t>Data</w:t>
      </w:r>
      <w:r w:rsidRPr="0022764C">
        <w:rPr>
          <w:rFonts w:eastAsia="Calibri" w:cstheme="minorHAnsi"/>
          <w:bCs/>
          <w:szCs w:val="18"/>
          <w:lang w:eastAsia="en-GB"/>
          <w:rPrChange w:id="1703" w:author="stuart wolstenholme" w:date="2026-05-29T12:46:00Z" w16du:dateUtc="2026-05-29T11:46:00Z">
            <w:rPr>
              <w:rFonts w:eastAsia="Calibri" w:cstheme="minorHAnsi"/>
              <w:bCs/>
              <w:szCs w:val="18"/>
              <w:lang w:val="en-US" w:eastAsia="en-GB"/>
            </w:rPr>
          </w:rPrChange>
        </w:rPr>
        <w:t xml:space="preserve">, cable or satellite services, sewage, </w:t>
      </w:r>
      <w:r w:rsidRPr="0022764C">
        <w:rPr>
          <w:rFonts w:eastAsia="Calibri" w:cstheme="minorHAnsi"/>
          <w:b/>
          <w:bCs/>
          <w:szCs w:val="18"/>
          <w:lang w:eastAsia="en-GB"/>
          <w:rPrChange w:id="1704" w:author="stuart wolstenholme" w:date="2026-05-29T12:46:00Z" w16du:dateUtc="2026-05-29T11:46:00Z">
            <w:rPr>
              <w:rFonts w:eastAsia="Calibri" w:cstheme="minorHAnsi"/>
              <w:b/>
              <w:bCs/>
              <w:szCs w:val="18"/>
              <w:lang w:val="en-US" w:eastAsia="en-GB"/>
            </w:rPr>
          </w:rPrChange>
        </w:rPr>
        <w:t xml:space="preserve">Cloud Provider </w:t>
      </w:r>
      <w:r w:rsidRPr="0022764C">
        <w:rPr>
          <w:rFonts w:eastAsia="Calibri" w:cstheme="minorHAnsi"/>
          <w:bCs/>
          <w:szCs w:val="18"/>
          <w:lang w:eastAsia="en-GB"/>
          <w:rPrChange w:id="1705" w:author="stuart wolstenholme" w:date="2026-05-29T12:46:00Z" w16du:dateUtc="2026-05-29T11:46:00Z">
            <w:rPr>
              <w:rFonts w:eastAsia="Calibri" w:cstheme="minorHAnsi"/>
              <w:bCs/>
              <w:szCs w:val="18"/>
              <w:lang w:val="en-US" w:eastAsia="en-GB"/>
            </w:rPr>
          </w:rPrChange>
        </w:rPr>
        <w:t>services or other utilities, services or resources.</w:t>
      </w:r>
    </w:p>
    <w:p w14:paraId="5F25E627" w14:textId="77777777" w:rsidR="006936E8" w:rsidRPr="0022764C" w:rsidRDefault="006936E8" w:rsidP="006936E8">
      <w:pPr>
        <w:pStyle w:val="Heading3"/>
        <w:numPr>
          <w:ilvl w:val="1"/>
          <w:numId w:val="424"/>
        </w:numPr>
        <w:autoSpaceDE w:val="0"/>
        <w:autoSpaceDN w:val="0"/>
        <w:adjustRightInd w:val="0"/>
        <w:spacing w:before="240" w:after="16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Utilities Fraud Loss</w:t>
      </w:r>
    </w:p>
    <w:p w14:paraId="4BFB3E49" w14:textId="77777777" w:rsidR="006936E8" w:rsidRPr="0022764C" w:rsidRDefault="006936E8" w:rsidP="006936E8">
      <w:pPr>
        <w:spacing w:before="0" w:line="240" w:lineRule="auto"/>
        <w:rPr>
          <w:rFonts w:eastAsia="Calibri" w:cstheme="minorHAnsi"/>
          <w:bCs/>
          <w:szCs w:val="18"/>
          <w:lang w:eastAsia="en-GB"/>
          <w:rPrChange w:id="1706"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707" w:author="stuart wolstenholme" w:date="2026-05-29T12:46:00Z" w16du:dateUtc="2026-05-29T11:46:00Z">
            <w:rPr>
              <w:rFonts w:eastAsia="Calibri" w:cstheme="minorHAnsi"/>
              <w:bCs/>
              <w:szCs w:val="18"/>
              <w:lang w:val="en-US" w:eastAsia="en-GB"/>
            </w:rPr>
          </w:rPrChange>
        </w:rPr>
        <w:t xml:space="preserve">the overage charges or increased expenses that the </w:t>
      </w:r>
      <w:r w:rsidRPr="0022764C">
        <w:rPr>
          <w:rFonts w:eastAsia="Calibri" w:cstheme="minorHAnsi"/>
          <w:b/>
          <w:szCs w:val="18"/>
          <w:lang w:eastAsia="en-GB"/>
          <w:rPrChange w:id="1708" w:author="stuart wolstenholme" w:date="2026-05-29T12:46:00Z" w16du:dateUtc="2026-05-29T11:46:00Z">
            <w:rPr>
              <w:rFonts w:eastAsia="Calibri" w:cstheme="minorHAnsi"/>
              <w:b/>
              <w:szCs w:val="18"/>
              <w:lang w:val="en-US" w:eastAsia="en-GB"/>
            </w:rPr>
          </w:rPrChange>
        </w:rPr>
        <w:t>Named Insured</w:t>
      </w:r>
      <w:r w:rsidRPr="0022764C">
        <w:rPr>
          <w:rFonts w:eastAsia="Calibri" w:cstheme="minorHAnsi"/>
          <w:bCs/>
          <w:szCs w:val="18"/>
          <w:lang w:eastAsia="en-GB"/>
          <w:rPrChange w:id="1709" w:author="stuart wolstenholme" w:date="2026-05-29T12:46:00Z" w16du:dateUtc="2026-05-29T11:46:00Z">
            <w:rPr>
              <w:rFonts w:eastAsia="Calibri" w:cstheme="minorHAnsi"/>
              <w:bCs/>
              <w:szCs w:val="18"/>
              <w:lang w:val="en-US" w:eastAsia="en-GB"/>
            </w:rPr>
          </w:rPrChange>
        </w:rPr>
        <w:t xml:space="preserve"> incurs as a direct result of </w:t>
      </w:r>
      <w:r w:rsidRPr="0022764C">
        <w:rPr>
          <w:rFonts w:eastAsia="Calibri" w:cstheme="minorHAnsi"/>
          <w:b/>
          <w:bCs/>
          <w:szCs w:val="18"/>
          <w:lang w:eastAsia="en-GB"/>
          <w:rPrChange w:id="1710" w:author="stuart wolstenholme" w:date="2026-05-29T12:46:00Z" w16du:dateUtc="2026-05-29T11:46:00Z">
            <w:rPr>
              <w:rFonts w:eastAsia="Calibri" w:cstheme="minorHAnsi"/>
              <w:b/>
              <w:bCs/>
              <w:szCs w:val="18"/>
              <w:lang w:val="en-US" w:eastAsia="en-GB"/>
            </w:rPr>
          </w:rPrChange>
        </w:rPr>
        <w:t>Utilities Fraud</w:t>
      </w:r>
      <w:r w:rsidRPr="0022764C">
        <w:rPr>
          <w:rFonts w:eastAsia="Calibri" w:cstheme="minorHAnsi"/>
          <w:bCs/>
          <w:szCs w:val="18"/>
          <w:lang w:eastAsia="en-GB"/>
          <w:rPrChange w:id="1711" w:author="stuart wolstenholme" w:date="2026-05-29T12:46:00Z" w16du:dateUtc="2026-05-29T11:46:00Z">
            <w:rPr>
              <w:rFonts w:eastAsia="Calibri" w:cstheme="minorHAnsi"/>
              <w:bCs/>
              <w:szCs w:val="18"/>
              <w:lang w:val="en-US" w:eastAsia="en-GB"/>
            </w:rPr>
          </w:rPrChange>
        </w:rPr>
        <w:t>, provided that:</w:t>
      </w:r>
    </w:p>
    <w:p w14:paraId="00914161" w14:textId="77777777" w:rsidR="006936E8" w:rsidRPr="0022764C" w:rsidRDefault="006936E8" w:rsidP="006936E8">
      <w:pPr>
        <w:numPr>
          <w:ilvl w:val="0"/>
          <w:numId w:val="461"/>
        </w:numPr>
        <w:spacing w:before="0" w:after="160" w:line="240" w:lineRule="auto"/>
        <w:rPr>
          <w:rFonts w:eastAsia="Arial" w:cstheme="minorHAnsi"/>
          <w:b/>
          <w:bCs/>
          <w:color w:val="000000"/>
          <w:szCs w:val="18"/>
        </w:rPr>
      </w:pPr>
      <w:r w:rsidRPr="0022764C">
        <w:rPr>
          <w:rFonts w:eastAsia="Calibri" w:cstheme="minorHAnsi"/>
          <w:bCs/>
          <w:szCs w:val="18"/>
          <w:lang w:eastAsia="en-GB"/>
          <w:rPrChange w:id="1712" w:author="stuart wolstenholme" w:date="2026-05-29T12:46:00Z" w16du:dateUtc="2026-05-29T11:46:00Z">
            <w:rPr>
              <w:rFonts w:eastAsia="Calibri" w:cstheme="minorHAnsi"/>
              <w:bCs/>
              <w:szCs w:val="18"/>
              <w:lang w:val="en-US" w:eastAsia="en-GB"/>
            </w:rPr>
          </w:rPrChange>
        </w:rPr>
        <w:t>such overage charges or increased expenses are charged to the</w:t>
      </w:r>
      <w:r w:rsidRPr="0022764C">
        <w:rPr>
          <w:rFonts w:eastAsia="Calibri" w:cstheme="minorHAnsi"/>
          <w:b/>
          <w:szCs w:val="18"/>
          <w:lang w:eastAsia="en-GB"/>
          <w:rPrChange w:id="1713"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1714"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715" w:author="stuart wolstenholme" w:date="2026-05-29T12:46:00Z" w16du:dateUtc="2026-05-29T11:46:00Z">
            <w:rPr>
              <w:rFonts w:eastAsia="Calibri" w:cstheme="minorHAnsi"/>
              <w:bCs/>
              <w:szCs w:val="18"/>
              <w:lang w:val="en-US" w:eastAsia="en-GB"/>
            </w:rPr>
          </w:rPrChange>
        </w:rPr>
        <w:t>in a periodic billing statement by the provider of the utility, service or resource, pursuant to a written contract or agreement executed between the</w:t>
      </w:r>
      <w:r w:rsidRPr="0022764C">
        <w:rPr>
          <w:rFonts w:eastAsia="Calibri" w:cstheme="minorHAnsi"/>
          <w:b/>
          <w:szCs w:val="18"/>
          <w:lang w:eastAsia="en-GB"/>
          <w:rPrChange w:id="1716"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1717"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718" w:author="stuart wolstenholme" w:date="2026-05-29T12:46:00Z" w16du:dateUtc="2026-05-29T11:46:00Z">
            <w:rPr>
              <w:rFonts w:eastAsia="Calibri" w:cstheme="minorHAnsi"/>
              <w:bCs/>
              <w:szCs w:val="18"/>
              <w:lang w:val="en-US" w:eastAsia="en-GB"/>
            </w:rPr>
          </w:rPrChange>
        </w:rPr>
        <w:t xml:space="preserve">and such provider before the </w:t>
      </w:r>
      <w:r w:rsidRPr="0022764C">
        <w:rPr>
          <w:rFonts w:eastAsia="Calibri" w:cstheme="minorHAnsi"/>
          <w:b/>
          <w:bCs/>
          <w:szCs w:val="18"/>
          <w:lang w:eastAsia="en-GB"/>
          <w:rPrChange w:id="1719" w:author="stuart wolstenholme" w:date="2026-05-29T12:46:00Z" w16du:dateUtc="2026-05-29T11:46:00Z">
            <w:rPr>
              <w:rFonts w:eastAsia="Calibri" w:cstheme="minorHAnsi"/>
              <w:b/>
              <w:bCs/>
              <w:szCs w:val="18"/>
              <w:lang w:val="en-US" w:eastAsia="en-GB"/>
            </w:rPr>
          </w:rPrChange>
        </w:rPr>
        <w:t xml:space="preserve">Utilities Fraud </w:t>
      </w:r>
      <w:r w:rsidRPr="0022764C">
        <w:rPr>
          <w:rFonts w:eastAsia="Calibri" w:cstheme="minorHAnsi"/>
          <w:bCs/>
          <w:szCs w:val="18"/>
          <w:lang w:eastAsia="en-GB"/>
          <w:rPrChange w:id="1720" w:author="stuart wolstenholme" w:date="2026-05-29T12:46:00Z" w16du:dateUtc="2026-05-29T11:46:00Z">
            <w:rPr>
              <w:rFonts w:eastAsia="Calibri" w:cstheme="minorHAnsi"/>
              <w:bCs/>
              <w:szCs w:val="18"/>
              <w:lang w:val="en-US" w:eastAsia="en-GB"/>
            </w:rPr>
          </w:rPrChange>
        </w:rPr>
        <w:t>occurred; and</w:t>
      </w:r>
    </w:p>
    <w:p w14:paraId="5F85C4F5" w14:textId="77777777" w:rsidR="006936E8" w:rsidRPr="0022764C" w:rsidRDefault="006936E8" w:rsidP="006936E8">
      <w:pPr>
        <w:numPr>
          <w:ilvl w:val="0"/>
          <w:numId w:val="461"/>
        </w:numPr>
        <w:spacing w:before="0" w:after="160" w:line="240" w:lineRule="auto"/>
        <w:rPr>
          <w:rFonts w:eastAsia="Arial" w:cstheme="minorHAnsi"/>
          <w:b/>
          <w:bCs/>
          <w:color w:val="000000"/>
          <w:szCs w:val="18"/>
        </w:rPr>
      </w:pPr>
      <w:r w:rsidRPr="0022764C">
        <w:rPr>
          <w:rFonts w:eastAsia="Calibri" w:cstheme="minorHAnsi"/>
          <w:bCs/>
          <w:szCs w:val="18"/>
          <w:lang w:eastAsia="en-GB"/>
          <w:rPrChange w:id="1721" w:author="stuart wolstenholme" w:date="2026-05-29T12:46:00Z" w16du:dateUtc="2026-05-29T11:46:00Z">
            <w:rPr>
              <w:rFonts w:eastAsia="Calibri" w:cstheme="minorHAnsi"/>
              <w:bCs/>
              <w:szCs w:val="18"/>
              <w:lang w:val="en-US" w:eastAsia="en-GB"/>
            </w:rPr>
          </w:rPrChange>
        </w:rPr>
        <w:t>such overage charges or increased expenses are not charged at a flat fee which does not scale with the rate of use of the utility, service or resource.</w:t>
      </w:r>
    </w:p>
    <w:p w14:paraId="29E1D6FA" w14:textId="1A1B8D2F" w:rsidR="006936E8" w:rsidRPr="0022764C" w:rsidRDefault="006936E8" w:rsidP="006936E8">
      <w:pPr>
        <w:spacing w:before="0" w:line="240" w:lineRule="auto"/>
        <w:rPr>
          <w:rFonts w:eastAsia="Arial" w:cstheme="minorHAnsi"/>
          <w:b/>
          <w:bCs/>
          <w:color w:val="000000"/>
          <w:szCs w:val="18"/>
        </w:rPr>
      </w:pPr>
      <w:r w:rsidRPr="0022764C">
        <w:rPr>
          <w:rFonts w:eastAsia="Calibri" w:cstheme="minorHAnsi"/>
          <w:bCs/>
          <w:szCs w:val="18"/>
          <w:lang w:eastAsia="en-GB"/>
          <w:rPrChange w:id="1722" w:author="stuart wolstenholme" w:date="2026-05-29T12:46:00Z" w16du:dateUtc="2026-05-29T11:46:00Z">
            <w:rPr>
              <w:rFonts w:eastAsia="Calibri" w:cstheme="minorHAnsi"/>
              <w:bCs/>
              <w:szCs w:val="18"/>
              <w:lang w:val="en-US" w:eastAsia="en-GB"/>
            </w:rPr>
          </w:rPrChange>
        </w:rPr>
        <w:t xml:space="preserve">In determining the amount of </w:t>
      </w:r>
      <w:r w:rsidRPr="0022764C">
        <w:rPr>
          <w:rFonts w:eastAsia="Calibri" w:cstheme="minorHAnsi"/>
          <w:b/>
          <w:bCs/>
          <w:szCs w:val="18"/>
          <w:lang w:eastAsia="en-GB"/>
          <w:rPrChange w:id="1723" w:author="stuart wolstenholme" w:date="2026-05-29T12:46:00Z" w16du:dateUtc="2026-05-29T11:46:00Z">
            <w:rPr>
              <w:rFonts w:eastAsia="Calibri" w:cstheme="minorHAnsi"/>
              <w:b/>
              <w:bCs/>
              <w:szCs w:val="18"/>
              <w:lang w:val="en-US" w:eastAsia="en-GB"/>
            </w:rPr>
          </w:rPrChange>
        </w:rPr>
        <w:t xml:space="preserve">Utilities Fraud Loss </w:t>
      </w:r>
      <w:r w:rsidRPr="0022764C">
        <w:rPr>
          <w:rFonts w:eastAsia="Calibri" w:cstheme="minorHAnsi"/>
          <w:bCs/>
          <w:szCs w:val="18"/>
          <w:lang w:eastAsia="en-GB"/>
          <w:rPrChange w:id="1724" w:author="stuart wolstenholme" w:date="2026-05-29T12:46:00Z" w16du:dateUtc="2026-05-29T11:46:00Z">
            <w:rPr>
              <w:rFonts w:eastAsia="Calibri" w:cstheme="minorHAnsi"/>
              <w:bCs/>
              <w:szCs w:val="18"/>
              <w:lang w:val="en-US" w:eastAsia="en-GB"/>
            </w:rPr>
          </w:rPrChange>
        </w:rPr>
        <w:t xml:space="preserve">payable, due consideration will be given to </w:t>
      </w:r>
      <w:del w:id="1725" w:author="stuart wolstenholme" w:date="2026-05-29T12:42:00Z" w16du:dateUtc="2026-05-29T11:42:00Z">
        <w:r w:rsidRPr="0022764C" w:rsidDel="00BB79CB">
          <w:rPr>
            <w:rFonts w:eastAsia="Calibri" w:cstheme="minorHAnsi"/>
            <w:bCs/>
            <w:szCs w:val="18"/>
            <w:lang w:eastAsia="en-GB"/>
            <w:rPrChange w:id="1726" w:author="stuart wolstenholme" w:date="2026-05-29T12:46:00Z" w16du:dateUtc="2026-05-29T11:46:00Z">
              <w:rPr>
                <w:rFonts w:eastAsia="Calibri" w:cstheme="minorHAnsi"/>
                <w:bCs/>
                <w:szCs w:val="18"/>
                <w:lang w:val="en-US" w:eastAsia="en-GB"/>
              </w:rPr>
            </w:rPrChange>
          </w:rPr>
          <w:delText xml:space="preserve">the </w:delText>
        </w:r>
        <w:r w:rsidRPr="0022764C" w:rsidDel="00BB79CB">
          <w:rPr>
            <w:rFonts w:eastAsia="Calibri" w:cstheme="minorHAnsi"/>
            <w:b/>
            <w:szCs w:val="18"/>
            <w:lang w:eastAsia="en-GB"/>
            <w:rPrChange w:id="1727" w:author="stuart wolstenholme" w:date="2026-05-29T12:46:00Z" w16du:dateUtc="2026-05-29T11:46:00Z">
              <w:rPr>
                <w:rFonts w:eastAsia="Calibri" w:cstheme="minorHAnsi"/>
                <w:b/>
                <w:szCs w:val="18"/>
                <w:lang w:val="en-US" w:eastAsia="en-GB"/>
              </w:rPr>
            </w:rPrChange>
          </w:rPr>
          <w:delText xml:space="preserve"> Named</w:delText>
        </w:r>
      </w:del>
      <w:ins w:id="1728" w:author="stuart wolstenholme" w:date="2026-05-29T12:42:00Z" w16du:dateUtc="2026-05-29T11:42:00Z">
        <w:r w:rsidR="00BB79CB" w:rsidRPr="0022764C">
          <w:rPr>
            <w:rFonts w:eastAsia="Calibri" w:cstheme="minorHAnsi"/>
            <w:bCs/>
            <w:szCs w:val="18"/>
            <w:lang w:eastAsia="en-GB"/>
            <w:rPrChange w:id="1729" w:author="stuart wolstenholme" w:date="2026-05-29T12:46:00Z" w16du:dateUtc="2026-05-29T11:46:00Z">
              <w:rPr>
                <w:rFonts w:eastAsia="Calibri" w:cstheme="minorHAnsi"/>
                <w:bCs/>
                <w:szCs w:val="18"/>
                <w:lang w:val="en-US" w:eastAsia="en-GB"/>
              </w:rPr>
            </w:rPrChange>
          </w:rPr>
          <w:t xml:space="preserve">the </w:t>
        </w:r>
        <w:r w:rsidR="00BB79CB" w:rsidRPr="0022764C">
          <w:rPr>
            <w:rFonts w:eastAsia="Calibri" w:cstheme="minorHAnsi"/>
            <w:b/>
            <w:szCs w:val="18"/>
            <w:lang w:eastAsia="en-GB"/>
            <w:rPrChange w:id="1730" w:author="stuart wolstenholme" w:date="2026-05-29T12:46:00Z" w16du:dateUtc="2026-05-29T11:46:00Z">
              <w:rPr>
                <w:rFonts w:eastAsia="Calibri" w:cstheme="minorHAnsi"/>
                <w:b/>
                <w:szCs w:val="18"/>
                <w:lang w:val="en-US" w:eastAsia="en-GB"/>
              </w:rPr>
            </w:rPrChange>
          </w:rPr>
          <w:t>Named</w:t>
        </w:r>
      </w:ins>
      <w:r w:rsidRPr="0022764C">
        <w:rPr>
          <w:rFonts w:eastAsia="Calibri" w:cstheme="minorHAnsi"/>
          <w:b/>
          <w:szCs w:val="18"/>
          <w:lang w:eastAsia="en-GB"/>
          <w:rPrChange w:id="1731" w:author="stuart wolstenholme" w:date="2026-05-29T12:46:00Z" w16du:dateUtc="2026-05-29T11:46:00Z">
            <w:rPr>
              <w:rFonts w:eastAsia="Calibri" w:cstheme="minorHAnsi"/>
              <w:b/>
              <w:szCs w:val="18"/>
              <w:lang w:val="en-US" w:eastAsia="en-GB"/>
            </w:rPr>
          </w:rPrChange>
        </w:rPr>
        <w:t xml:space="preserve"> Insured’s </w:t>
      </w:r>
      <w:r w:rsidRPr="0022764C">
        <w:rPr>
          <w:rFonts w:eastAsia="Calibri" w:cstheme="minorHAnsi"/>
          <w:bCs/>
          <w:szCs w:val="18"/>
          <w:lang w:eastAsia="en-GB"/>
          <w:rPrChange w:id="1732" w:author="stuart wolstenholme" w:date="2026-05-29T12:46:00Z" w16du:dateUtc="2026-05-29T11:46:00Z">
            <w:rPr>
              <w:rFonts w:eastAsia="Calibri" w:cstheme="minorHAnsi"/>
              <w:bCs/>
              <w:szCs w:val="18"/>
              <w:lang w:val="en-US" w:eastAsia="en-GB"/>
            </w:rPr>
          </w:rPrChange>
        </w:rPr>
        <w:t xml:space="preserve">prior utility expenses and the probable utility expenses the </w:t>
      </w:r>
      <w:r w:rsidRPr="0022764C">
        <w:rPr>
          <w:rFonts w:eastAsia="Calibri" w:cstheme="minorHAnsi"/>
          <w:b/>
          <w:szCs w:val="18"/>
          <w:lang w:eastAsia="en-GB"/>
          <w:rPrChange w:id="1733" w:author="stuart wolstenholme" w:date="2026-05-29T12:46:00Z" w16du:dateUtc="2026-05-29T11:46:00Z">
            <w:rPr>
              <w:rFonts w:eastAsia="Calibri" w:cstheme="minorHAnsi"/>
              <w:b/>
              <w:szCs w:val="18"/>
              <w:lang w:val="en-US" w:eastAsia="en-GB"/>
            </w:rPr>
          </w:rPrChange>
        </w:rPr>
        <w:t>Named Insured</w:t>
      </w:r>
      <w:r w:rsidRPr="0022764C">
        <w:rPr>
          <w:rFonts w:eastAsia="Calibri" w:cstheme="minorHAnsi"/>
          <w:b/>
          <w:bCs/>
          <w:szCs w:val="18"/>
          <w:lang w:eastAsia="en-GB"/>
          <w:rPrChange w:id="1734"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735" w:author="stuart wolstenholme" w:date="2026-05-29T12:46:00Z" w16du:dateUtc="2026-05-29T11:46:00Z">
            <w:rPr>
              <w:rFonts w:eastAsia="Calibri" w:cstheme="minorHAnsi"/>
              <w:bCs/>
              <w:szCs w:val="18"/>
              <w:lang w:val="en-US" w:eastAsia="en-GB"/>
            </w:rPr>
          </w:rPrChange>
        </w:rPr>
        <w:t xml:space="preserve">would have incurred had no </w:t>
      </w:r>
      <w:r w:rsidRPr="0022764C">
        <w:rPr>
          <w:rFonts w:eastAsia="Calibri" w:cstheme="minorHAnsi"/>
          <w:b/>
          <w:bCs/>
          <w:szCs w:val="18"/>
          <w:lang w:eastAsia="en-GB"/>
          <w:rPrChange w:id="1736" w:author="stuart wolstenholme" w:date="2026-05-29T12:46:00Z" w16du:dateUtc="2026-05-29T11:46:00Z">
            <w:rPr>
              <w:rFonts w:eastAsia="Calibri" w:cstheme="minorHAnsi"/>
              <w:b/>
              <w:bCs/>
              <w:szCs w:val="18"/>
              <w:lang w:val="en-US" w:eastAsia="en-GB"/>
            </w:rPr>
          </w:rPrChange>
        </w:rPr>
        <w:t xml:space="preserve">Utilities Fraud </w:t>
      </w:r>
      <w:r w:rsidRPr="0022764C">
        <w:rPr>
          <w:rFonts w:eastAsia="Calibri" w:cstheme="minorHAnsi"/>
          <w:bCs/>
          <w:szCs w:val="18"/>
          <w:lang w:eastAsia="en-GB"/>
          <w:rPrChange w:id="1737" w:author="stuart wolstenholme" w:date="2026-05-29T12:46:00Z" w16du:dateUtc="2026-05-29T11:46:00Z">
            <w:rPr>
              <w:rFonts w:eastAsia="Calibri" w:cstheme="minorHAnsi"/>
              <w:bCs/>
              <w:szCs w:val="18"/>
              <w:lang w:val="en-US" w:eastAsia="en-GB"/>
            </w:rPr>
          </w:rPrChange>
        </w:rPr>
        <w:t>occurred.</w:t>
      </w:r>
    </w:p>
    <w:p w14:paraId="5801104E" w14:textId="77777777" w:rsidR="006936E8" w:rsidRPr="0022764C" w:rsidRDefault="006936E8" w:rsidP="006936E8">
      <w:pPr>
        <w:pStyle w:val="Heading3"/>
        <w:numPr>
          <w:ilvl w:val="1"/>
          <w:numId w:val="424"/>
        </w:numPr>
        <w:autoSpaceDE w:val="0"/>
        <w:autoSpaceDN w:val="0"/>
        <w:adjustRightInd w:val="0"/>
        <w:spacing w:before="240" w:after="16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Vicariously Liable</w:t>
      </w:r>
    </w:p>
    <w:p w14:paraId="3BDB7839"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738"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szCs w:val="18"/>
          <w:lang w:eastAsia="en-GB"/>
          <w:rPrChange w:id="1739"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bCs/>
          <w:szCs w:val="18"/>
          <w:lang w:eastAsia="en-GB"/>
          <w:rPrChange w:id="1740" w:author="stuart wolstenholme" w:date="2026-05-29T12:46:00Z" w16du:dateUtc="2026-05-29T11:46:00Z">
            <w:rPr>
              <w:rFonts w:eastAsia="Calibri" w:cstheme="minorHAnsi"/>
              <w:bCs/>
              <w:szCs w:val="18"/>
              <w:lang w:val="en-US" w:eastAsia="en-GB"/>
            </w:rPr>
          </w:rPrChange>
        </w:rPr>
        <w:t>legal responsibility for the liability of others, including legal responsibility the</w:t>
      </w:r>
      <w:r w:rsidRPr="0022764C">
        <w:rPr>
          <w:rFonts w:eastAsia="Calibri" w:cstheme="minorHAnsi"/>
          <w:b/>
          <w:szCs w:val="18"/>
          <w:lang w:eastAsia="en-GB"/>
          <w:rPrChange w:id="1741"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1742"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743" w:author="stuart wolstenholme" w:date="2026-05-29T12:46:00Z" w16du:dateUtc="2026-05-29T11:46:00Z">
            <w:rPr>
              <w:rFonts w:eastAsia="Calibri" w:cstheme="minorHAnsi"/>
              <w:bCs/>
              <w:szCs w:val="18"/>
              <w:lang w:val="en-US" w:eastAsia="en-GB"/>
            </w:rPr>
          </w:rPrChange>
        </w:rPr>
        <w:t>assumes in a contract. The existence of vicarious liability will not create or confer any rights or duties under this Policy to any third party, other than as provided in this Definition.</w:t>
      </w:r>
    </w:p>
    <w:p w14:paraId="6D9FEE28" w14:textId="77777777" w:rsidR="006936E8" w:rsidRPr="0022764C" w:rsidRDefault="006936E8" w:rsidP="006936E8">
      <w:pPr>
        <w:pStyle w:val="Heading3"/>
        <w:numPr>
          <w:ilvl w:val="1"/>
          <w:numId w:val="424"/>
        </w:numPr>
        <w:autoSpaceDE w:val="0"/>
        <w:autoSpaceDN w:val="0"/>
        <w:adjustRightInd w:val="0"/>
        <w:spacing w:before="240" w:after="160" w:line="240" w:lineRule="auto"/>
        <w:rPr>
          <w:rFonts w:asciiTheme="majorHAnsi" w:eastAsia="Arial" w:hAnsiTheme="majorHAnsi" w:cstheme="majorHAnsi"/>
          <w:b/>
          <w:bCs/>
          <w:color w:val="000000"/>
          <w:sz w:val="22"/>
          <w:szCs w:val="22"/>
        </w:rPr>
      </w:pPr>
      <w:r w:rsidRPr="0022764C">
        <w:rPr>
          <w:rFonts w:asciiTheme="majorHAnsi" w:eastAsia="Calibri" w:hAnsiTheme="majorHAnsi" w:cstheme="majorHAnsi"/>
          <w:b/>
          <w:bCs/>
          <w:sz w:val="22"/>
          <w:szCs w:val="22"/>
          <w:lang w:eastAsia="en-GB"/>
          <w:rPrChange w:id="1744" w:author="stuart wolstenholme" w:date="2026-05-29T12:46:00Z" w16du:dateUtc="2026-05-29T11:46:00Z">
            <w:rPr>
              <w:rFonts w:asciiTheme="majorHAnsi" w:eastAsia="Calibri" w:hAnsiTheme="majorHAnsi" w:cstheme="majorHAnsi"/>
              <w:b/>
              <w:bCs/>
              <w:sz w:val="22"/>
              <w:szCs w:val="22"/>
              <w:lang w:val="en-US" w:eastAsia="en-GB"/>
            </w:rPr>
          </w:rPrChange>
        </w:rPr>
        <w:t>Voluntary Shutdown</w:t>
      </w:r>
    </w:p>
    <w:p w14:paraId="2B80715D"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bCs/>
          <w:szCs w:val="18"/>
          <w:lang w:eastAsia="en-GB"/>
          <w:rPrChange w:id="1745" w:author="stuart wolstenholme" w:date="2026-05-29T12:46:00Z" w16du:dateUtc="2026-05-29T11:46:00Z">
            <w:rPr>
              <w:rFonts w:eastAsia="Calibri" w:cstheme="minorHAnsi"/>
              <w:bCs/>
              <w:szCs w:val="18"/>
              <w:lang w:val="en-US" w:eastAsia="en-GB"/>
            </w:rPr>
          </w:rPrChange>
        </w:rPr>
        <w:t xml:space="preserve">means an intentional and discretionary total or partial shutdown of an </w:t>
      </w:r>
      <w:r w:rsidRPr="0022764C">
        <w:rPr>
          <w:rFonts w:eastAsia="Calibri" w:cstheme="minorHAnsi"/>
          <w:b/>
          <w:bCs/>
          <w:szCs w:val="18"/>
          <w:lang w:eastAsia="en-GB"/>
          <w:rPrChange w:id="1746"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1747" w:author="stuart wolstenholme" w:date="2026-05-29T12:46:00Z" w16du:dateUtc="2026-05-29T11:46:00Z">
            <w:rPr>
              <w:rFonts w:eastAsia="Calibri" w:cstheme="minorHAnsi"/>
              <w:bCs/>
              <w:szCs w:val="18"/>
              <w:lang w:val="en-US" w:eastAsia="en-GB"/>
            </w:rPr>
          </w:rPrChange>
        </w:rPr>
        <w:t xml:space="preserve">based upon an </w:t>
      </w:r>
      <w:r w:rsidRPr="0022764C">
        <w:rPr>
          <w:rFonts w:eastAsia="Calibri" w:cstheme="minorHAnsi"/>
          <w:b/>
          <w:bCs/>
          <w:szCs w:val="18"/>
          <w:lang w:eastAsia="en-GB"/>
          <w:rPrChange w:id="1748" w:author="stuart wolstenholme" w:date="2026-05-29T12:46:00Z" w16du:dateUtc="2026-05-29T11:46:00Z">
            <w:rPr>
              <w:rFonts w:eastAsia="Calibri" w:cstheme="minorHAnsi"/>
              <w:b/>
              <w:bCs/>
              <w:szCs w:val="18"/>
              <w:lang w:val="en-US" w:eastAsia="en-GB"/>
            </w:rPr>
          </w:rPrChange>
        </w:rPr>
        <w:t>Executive’s</w:t>
      </w:r>
      <w:r w:rsidRPr="0022764C">
        <w:rPr>
          <w:rFonts w:eastAsia="Calibri" w:cstheme="minorHAnsi"/>
          <w:bCs/>
          <w:szCs w:val="18"/>
          <w:lang w:eastAsia="en-GB"/>
          <w:rPrChange w:id="1749" w:author="stuart wolstenholme" w:date="2026-05-29T12:46:00Z" w16du:dateUtc="2026-05-29T11:46:00Z">
            <w:rPr>
              <w:rFonts w:eastAsia="Calibri" w:cstheme="minorHAnsi"/>
              <w:bCs/>
              <w:szCs w:val="18"/>
              <w:lang w:val="en-US" w:eastAsia="en-GB"/>
            </w:rPr>
          </w:rPrChange>
        </w:rPr>
        <w:t xml:space="preserve"> reasonable belief that such total or partial shutdown is necessary to mitigate, minimise or avoid the economic impact of a </w:t>
      </w:r>
      <w:r w:rsidRPr="0022764C">
        <w:rPr>
          <w:rFonts w:eastAsia="Calibri" w:cstheme="minorHAnsi"/>
          <w:b/>
          <w:bCs/>
          <w:szCs w:val="18"/>
          <w:lang w:eastAsia="en-GB"/>
          <w:rPrChange w:id="1750" w:author="stuart wolstenholme" w:date="2026-05-29T12:46:00Z" w16du:dateUtc="2026-05-29T11:46:00Z">
            <w:rPr>
              <w:rFonts w:eastAsia="Calibri" w:cstheme="minorHAnsi"/>
              <w:b/>
              <w:bCs/>
              <w:szCs w:val="18"/>
              <w:lang w:val="en-US" w:eastAsia="en-GB"/>
            </w:rPr>
          </w:rPrChange>
        </w:rPr>
        <w:t xml:space="preserve">Hacking Attack </w:t>
      </w:r>
      <w:r w:rsidRPr="0022764C">
        <w:rPr>
          <w:rFonts w:eastAsia="Calibri" w:cstheme="minorHAnsi"/>
          <w:bCs/>
          <w:szCs w:val="18"/>
          <w:lang w:eastAsia="en-GB"/>
          <w:rPrChange w:id="1751" w:author="stuart wolstenholme" w:date="2026-05-29T12:46:00Z" w16du:dateUtc="2026-05-29T11:46:00Z">
            <w:rPr>
              <w:rFonts w:eastAsia="Calibri" w:cstheme="minorHAnsi"/>
              <w:bCs/>
              <w:szCs w:val="18"/>
              <w:lang w:val="en-US" w:eastAsia="en-GB"/>
            </w:rPr>
          </w:rPrChange>
        </w:rPr>
        <w:t>on the</w:t>
      </w:r>
      <w:r w:rsidRPr="0022764C">
        <w:rPr>
          <w:rFonts w:eastAsia="Calibri" w:cstheme="minorHAnsi"/>
          <w:b/>
          <w:szCs w:val="18"/>
          <w:lang w:eastAsia="en-GB"/>
          <w:rPrChange w:id="1752"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bCs/>
          <w:szCs w:val="18"/>
          <w:lang w:eastAsia="en-GB"/>
          <w:rPrChange w:id="1753" w:author="stuart wolstenholme" w:date="2026-05-29T12:46:00Z" w16du:dateUtc="2026-05-29T11:46:00Z">
            <w:rPr>
              <w:rFonts w:eastAsia="Calibri" w:cstheme="minorHAnsi"/>
              <w:bCs/>
              <w:szCs w:val="18"/>
              <w:lang w:val="en-US" w:eastAsia="en-GB"/>
            </w:rPr>
          </w:rPrChange>
        </w:rPr>
        <w:t>business.</w:t>
      </w:r>
    </w:p>
    <w:p w14:paraId="7989C7EF" w14:textId="77777777" w:rsidR="006936E8" w:rsidRPr="0022764C" w:rsidRDefault="006936E8" w:rsidP="006936E8">
      <w:pPr>
        <w:pStyle w:val="Heading3"/>
        <w:numPr>
          <w:ilvl w:val="1"/>
          <w:numId w:val="424"/>
        </w:numPr>
        <w:autoSpaceDE w:val="0"/>
        <w:autoSpaceDN w:val="0"/>
        <w:adjustRightInd w:val="0"/>
        <w:spacing w:before="240" w:after="16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Waiting Period</w:t>
      </w:r>
    </w:p>
    <w:p w14:paraId="35C82325" w14:textId="77777777" w:rsidR="006936E8" w:rsidRPr="0022764C" w:rsidRDefault="006936E8" w:rsidP="006936E8">
      <w:pPr>
        <w:spacing w:before="0" w:line="240" w:lineRule="auto"/>
        <w:rPr>
          <w:rFonts w:eastAsia="Calibri" w:cstheme="minorHAnsi"/>
          <w:bCs/>
          <w:szCs w:val="18"/>
          <w:lang w:eastAsia="en-GB"/>
          <w:rPrChange w:id="1754"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755" w:author="stuart wolstenholme" w:date="2026-05-29T12:46:00Z" w16du:dateUtc="2026-05-29T11:46:00Z">
            <w:rPr>
              <w:rFonts w:eastAsia="Calibri" w:cstheme="minorHAnsi"/>
              <w:bCs/>
              <w:szCs w:val="18"/>
              <w:lang w:val="en-US" w:eastAsia="en-GB"/>
            </w:rPr>
          </w:rPrChange>
        </w:rPr>
        <w:t xml:space="preserve">the amount of time, as set forth in </w:t>
      </w:r>
      <w:r w:rsidRPr="0022764C">
        <w:rPr>
          <w:rFonts w:eastAsia="Calibri" w:cstheme="minorHAnsi"/>
          <w:szCs w:val="18"/>
          <w:rPrChange w:id="1756" w:author="stuart wolstenholme" w:date="2026-05-29T12:46:00Z" w16du:dateUtc="2026-05-29T11:46:00Z">
            <w:rPr>
              <w:rFonts w:eastAsia="Calibri" w:cstheme="minorHAnsi"/>
              <w:szCs w:val="18"/>
              <w:lang w:val="en-US"/>
            </w:rPr>
          </w:rPrChange>
        </w:rPr>
        <w:t>the Schedule</w:t>
      </w:r>
      <w:r w:rsidRPr="0022764C">
        <w:rPr>
          <w:rFonts w:eastAsia="Calibri" w:cstheme="minorHAnsi"/>
          <w:bCs/>
          <w:szCs w:val="18"/>
          <w:lang w:eastAsia="en-GB"/>
          <w:rPrChange w:id="1757" w:author="stuart wolstenholme" w:date="2026-05-29T12:46:00Z" w16du:dateUtc="2026-05-29T11:46:00Z">
            <w:rPr>
              <w:rFonts w:eastAsia="Calibri" w:cstheme="minorHAnsi"/>
              <w:bCs/>
              <w:szCs w:val="18"/>
              <w:lang w:val="en-US" w:eastAsia="en-GB"/>
            </w:rPr>
          </w:rPrChange>
        </w:rPr>
        <w:t>, that must elapse before any loss or expenses may be payable under Insuring Clauses H (</w:t>
      </w:r>
      <w:r w:rsidRPr="0022764C">
        <w:rPr>
          <w:rFonts w:eastAsia="Calibri" w:cstheme="minorHAnsi"/>
          <w:szCs w:val="18"/>
          <w:lang w:eastAsia="en-GB"/>
          <w:rPrChange w:id="1758" w:author="stuart wolstenholme" w:date="2026-05-29T12:46:00Z" w16du:dateUtc="2026-05-29T11:46:00Z">
            <w:rPr>
              <w:rFonts w:eastAsia="Calibri" w:cstheme="minorHAnsi"/>
              <w:szCs w:val="18"/>
              <w:lang w:val="en-US" w:eastAsia="en-GB"/>
            </w:rPr>
          </w:rPrChange>
        </w:rPr>
        <w:t>BrandGuard)</w:t>
      </w:r>
      <w:r w:rsidRPr="0022764C">
        <w:rPr>
          <w:rFonts w:eastAsia="Calibri" w:cstheme="minorHAnsi"/>
          <w:bCs/>
          <w:szCs w:val="18"/>
          <w:lang w:eastAsia="en-GB"/>
          <w:rPrChange w:id="1759" w:author="stuart wolstenholme" w:date="2026-05-29T12:46:00Z" w16du:dateUtc="2026-05-29T11:46:00Z">
            <w:rPr>
              <w:rFonts w:eastAsia="Calibri" w:cstheme="minorHAnsi"/>
              <w:bCs/>
              <w:szCs w:val="18"/>
              <w:lang w:val="en-US" w:eastAsia="en-GB"/>
            </w:rPr>
          </w:rPrChange>
        </w:rPr>
        <w:t xml:space="preserve"> or I b) (System Failure: Non-Physical Business Interruption). The </w:t>
      </w:r>
      <w:r w:rsidRPr="0022764C">
        <w:rPr>
          <w:rFonts w:eastAsia="Calibri" w:cstheme="minorHAnsi"/>
          <w:b/>
          <w:bCs/>
          <w:szCs w:val="18"/>
          <w:lang w:eastAsia="en-GB"/>
          <w:rPrChange w:id="1760" w:author="stuart wolstenholme" w:date="2026-05-29T12:46:00Z" w16du:dateUtc="2026-05-29T11:46:00Z">
            <w:rPr>
              <w:rFonts w:eastAsia="Calibri" w:cstheme="minorHAnsi"/>
              <w:b/>
              <w:bCs/>
              <w:szCs w:val="18"/>
              <w:lang w:val="en-US" w:eastAsia="en-GB"/>
            </w:rPr>
          </w:rPrChange>
        </w:rPr>
        <w:t xml:space="preserve">Waiting </w:t>
      </w:r>
      <w:r w:rsidRPr="0022764C">
        <w:rPr>
          <w:rFonts w:eastAsia="Calibri" w:cstheme="minorHAnsi"/>
          <w:b/>
          <w:bCs/>
          <w:szCs w:val="18"/>
          <w:lang w:eastAsia="en-GB"/>
          <w:rPrChange w:id="1761" w:author="stuart wolstenholme" w:date="2026-05-29T12:46:00Z" w16du:dateUtc="2026-05-29T11:46:00Z">
            <w:rPr>
              <w:rFonts w:eastAsia="Calibri" w:cstheme="minorHAnsi"/>
              <w:b/>
              <w:bCs/>
              <w:szCs w:val="18"/>
              <w:lang w:val="en-US" w:eastAsia="en-GB"/>
            </w:rPr>
          </w:rPrChange>
        </w:rPr>
        <w:lastRenderedPageBreak/>
        <w:t xml:space="preserve">Period </w:t>
      </w:r>
      <w:r w:rsidRPr="0022764C">
        <w:rPr>
          <w:rFonts w:eastAsia="Calibri" w:cstheme="minorHAnsi"/>
          <w:bCs/>
          <w:szCs w:val="18"/>
          <w:lang w:eastAsia="en-GB"/>
          <w:rPrChange w:id="1762" w:author="stuart wolstenholme" w:date="2026-05-29T12:46:00Z" w16du:dateUtc="2026-05-29T11:46:00Z">
            <w:rPr>
              <w:rFonts w:eastAsia="Calibri" w:cstheme="minorHAnsi"/>
              <w:bCs/>
              <w:szCs w:val="18"/>
              <w:lang w:val="en-US" w:eastAsia="en-GB"/>
            </w:rPr>
          </w:rPrChange>
        </w:rPr>
        <w:t xml:space="preserve">applies to each </w:t>
      </w:r>
      <w:r w:rsidRPr="0022764C">
        <w:rPr>
          <w:rFonts w:eastAsia="Calibri" w:cstheme="minorHAnsi"/>
          <w:b/>
          <w:bCs/>
          <w:szCs w:val="18"/>
          <w:lang w:eastAsia="en-GB"/>
          <w:rPrChange w:id="1763" w:author="stuart wolstenholme" w:date="2026-05-29T12:46:00Z" w16du:dateUtc="2026-05-29T11:46:00Z">
            <w:rPr>
              <w:rFonts w:eastAsia="Calibri" w:cstheme="minorHAnsi"/>
              <w:b/>
              <w:bCs/>
              <w:szCs w:val="18"/>
              <w:lang w:val="en-US" w:eastAsia="en-GB"/>
            </w:rPr>
          </w:rPrChange>
        </w:rPr>
        <w:t xml:space="preserve">Period of Restoration </w:t>
      </w:r>
      <w:r w:rsidRPr="0022764C">
        <w:rPr>
          <w:rFonts w:eastAsia="Calibri" w:cstheme="minorHAnsi"/>
          <w:bCs/>
          <w:szCs w:val="18"/>
          <w:lang w:eastAsia="en-GB"/>
          <w:rPrChange w:id="1764" w:author="stuart wolstenholme" w:date="2026-05-29T12:46:00Z" w16du:dateUtc="2026-05-29T11:46:00Z">
            <w:rPr>
              <w:rFonts w:eastAsia="Calibri" w:cstheme="minorHAnsi"/>
              <w:bCs/>
              <w:szCs w:val="18"/>
              <w:lang w:val="en-US" w:eastAsia="en-GB"/>
            </w:rPr>
          </w:rPrChange>
        </w:rPr>
        <w:t xml:space="preserve">and </w:t>
      </w:r>
      <w:r w:rsidRPr="0022764C">
        <w:rPr>
          <w:rFonts w:eastAsia="Calibri" w:cstheme="minorHAnsi"/>
          <w:b/>
          <w:bCs/>
          <w:szCs w:val="18"/>
          <w:lang w:eastAsia="en-GB"/>
          <w:rPrChange w:id="1765" w:author="stuart wolstenholme" w:date="2026-05-29T12:46:00Z" w16du:dateUtc="2026-05-29T11:46:00Z">
            <w:rPr>
              <w:rFonts w:eastAsia="Calibri" w:cstheme="minorHAnsi"/>
              <w:b/>
              <w:bCs/>
              <w:szCs w:val="18"/>
              <w:lang w:val="en-US" w:eastAsia="en-GB"/>
            </w:rPr>
          </w:rPrChange>
        </w:rPr>
        <w:t>Period of Indemnity</w:t>
      </w:r>
      <w:r w:rsidRPr="0022764C">
        <w:rPr>
          <w:rFonts w:eastAsia="Calibri" w:cstheme="minorHAnsi"/>
          <w:bCs/>
          <w:szCs w:val="18"/>
          <w:lang w:eastAsia="en-GB"/>
          <w:rPrChange w:id="1766" w:author="stuart wolstenholme" w:date="2026-05-29T12:46:00Z" w16du:dateUtc="2026-05-29T11:46:00Z">
            <w:rPr>
              <w:rFonts w:eastAsia="Calibri" w:cstheme="minorHAnsi"/>
              <w:bCs/>
              <w:szCs w:val="18"/>
              <w:lang w:val="en-US" w:eastAsia="en-GB"/>
            </w:rPr>
          </w:rPrChange>
        </w:rPr>
        <w:t>.</w:t>
      </w:r>
    </w:p>
    <w:p w14:paraId="59F91E14" w14:textId="77777777" w:rsidR="006936E8" w:rsidRPr="0022764C" w:rsidRDefault="006936E8" w:rsidP="006936E8">
      <w:pPr>
        <w:pStyle w:val="Heading3"/>
        <w:numPr>
          <w:ilvl w:val="1"/>
          <w:numId w:val="424"/>
        </w:numPr>
        <w:autoSpaceDE w:val="0"/>
        <w:autoSpaceDN w:val="0"/>
        <w:adjustRightInd w:val="0"/>
        <w:spacing w:before="240" w:after="16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War</w:t>
      </w:r>
    </w:p>
    <w:p w14:paraId="4503C4B9"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14:paraId="3C9ED6C8" w14:textId="77777777"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a)</w:t>
      </w:r>
      <w:r w:rsidRPr="0022764C">
        <w:rPr>
          <w:rFonts w:eastAsia="Calibri" w:cstheme="minorHAnsi"/>
          <w:kern w:val="2"/>
          <w:szCs w:val="18"/>
          <w14:ligatures w14:val="standardContextual"/>
        </w:rPr>
        <w:tab/>
        <w:t>armed conflict involving physical force by one sovereign state against another sovereign state, whether either such state is fully or partially recognised, and whether war has been declared or not; and/or</w:t>
      </w:r>
    </w:p>
    <w:p w14:paraId="34A28DE0" w14:textId="77777777" w:rsidR="006936E8" w:rsidRPr="0022764C" w:rsidRDefault="006936E8" w:rsidP="006936E8">
      <w:pPr>
        <w:spacing w:before="0" w:line="240" w:lineRule="auto"/>
        <w:ind w:left="360" w:hanging="360"/>
        <w:rPr>
          <w:rFonts w:eastAsia="Calibri" w:cstheme="minorHAnsi"/>
          <w:bCs/>
          <w:szCs w:val="18"/>
          <w:lang w:eastAsia="en-GB"/>
          <w:rPrChange w:id="1767"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b)</w:t>
      </w:r>
      <w:r w:rsidRPr="0022764C">
        <w:rPr>
          <w:rFonts w:eastAsia="Calibri" w:cstheme="minorHAnsi"/>
          <w:kern w:val="2"/>
          <w:szCs w:val="18"/>
          <w14:ligatures w14:val="standardContextual"/>
        </w:rPr>
        <w:tab/>
        <w:t>civil war, rebellion, revolution, insurrection, riot or civil commotion, military or usurped power or martial law.</w:t>
      </w:r>
    </w:p>
    <w:p w14:paraId="1F47BA24" w14:textId="77777777" w:rsidR="00DF7908" w:rsidRPr="0022764C" w:rsidRDefault="00DF7908"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14:paraId="6103C754" w14:textId="77777777" w:rsidR="00054903" w:rsidRPr="0022764C" w:rsidRDefault="00054903"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14:paraId="038DA186" w14:textId="689A6E45" w:rsidR="00DF7908" w:rsidRPr="0022764C" w:rsidRDefault="006936E8" w:rsidP="006936E8">
      <w:pPr>
        <w:pStyle w:val="Heading3"/>
        <w:autoSpaceDE w:val="0"/>
        <w:autoSpaceDN w:val="0"/>
        <w:adjustRightInd w:val="0"/>
        <w:spacing w:before="24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Wrongful Act</w:t>
      </w:r>
    </w:p>
    <w:p w14:paraId="598075E1" w14:textId="77777777" w:rsidR="00DF7908" w:rsidRPr="0022764C" w:rsidRDefault="00DF7908"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14:paraId="6446496A" w14:textId="77777777"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 with respect to:</w:t>
      </w:r>
    </w:p>
    <w:p w14:paraId="777B4EFB" w14:textId="77777777"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rPr>
        <w:t xml:space="preserve">Insuring Clause A, </w:t>
      </w:r>
      <w:r w:rsidRPr="0022764C">
        <w:rPr>
          <w:rFonts w:eastAsia="Calibri" w:cstheme="minorHAnsi"/>
          <w:bCs/>
          <w:szCs w:val="18"/>
          <w:lang w:eastAsia="en-GB"/>
          <w:rPrChange w:id="1768" w:author="stuart wolstenholme" w:date="2026-05-29T12:46:00Z" w16du:dateUtc="2026-05-29T11:46:00Z">
            <w:rPr>
              <w:rFonts w:eastAsia="Calibri" w:cstheme="minorHAnsi"/>
              <w:bCs/>
              <w:szCs w:val="18"/>
              <w:lang w:val="en-US" w:eastAsia="en-GB"/>
            </w:rPr>
          </w:rPrChange>
        </w:rPr>
        <w:t xml:space="preserve">a </w:t>
      </w:r>
      <w:r w:rsidRPr="0022764C">
        <w:rPr>
          <w:rFonts w:eastAsia="Calibri" w:cstheme="minorHAnsi"/>
          <w:b/>
          <w:szCs w:val="18"/>
          <w:lang w:eastAsia="en-GB"/>
          <w:rPrChange w:id="1769" w:author="stuart wolstenholme" w:date="2026-05-29T12:46:00Z" w16du:dateUtc="2026-05-29T11:46:00Z">
            <w:rPr>
              <w:rFonts w:eastAsia="Calibri" w:cstheme="minorHAnsi"/>
              <w:b/>
              <w:szCs w:val="18"/>
              <w:lang w:val="en-US" w:eastAsia="en-GB"/>
            </w:rPr>
          </w:rPrChange>
        </w:rPr>
        <w:t>Multimedia Wrongful Act</w:t>
      </w:r>
      <w:r w:rsidRPr="0022764C">
        <w:rPr>
          <w:rFonts w:eastAsia="Calibri" w:cstheme="minorHAnsi"/>
          <w:szCs w:val="18"/>
          <w:lang w:eastAsia="en-GB"/>
          <w:rPrChange w:id="1770" w:author="stuart wolstenholme" w:date="2026-05-29T12:46:00Z" w16du:dateUtc="2026-05-29T11:46:00Z">
            <w:rPr>
              <w:rFonts w:eastAsia="Calibri" w:cstheme="minorHAnsi"/>
              <w:szCs w:val="18"/>
              <w:lang w:val="en-US" w:eastAsia="en-GB"/>
            </w:rPr>
          </w:rPrChange>
        </w:rPr>
        <w:t>;</w:t>
      </w:r>
    </w:p>
    <w:p w14:paraId="5091ED77" w14:textId="77777777"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lang w:eastAsia="en-GB"/>
          <w:rPrChange w:id="1771" w:author="stuart wolstenholme" w:date="2026-05-29T12:46:00Z" w16du:dateUtc="2026-05-29T11:46:00Z">
            <w:rPr>
              <w:rFonts w:eastAsia="Calibri" w:cstheme="minorHAnsi"/>
              <w:szCs w:val="18"/>
              <w:lang w:val="en-US" w:eastAsia="en-GB"/>
            </w:rPr>
          </w:rPrChange>
        </w:rPr>
        <w:t>Insuring Clauses B, a</w:t>
      </w:r>
      <w:r w:rsidRPr="0022764C">
        <w:rPr>
          <w:rFonts w:eastAsia="Calibri" w:cstheme="minorHAnsi"/>
          <w:b/>
          <w:bCs/>
          <w:szCs w:val="18"/>
          <w:lang w:eastAsia="en-GB"/>
          <w:rPrChange w:id="1772" w:author="stuart wolstenholme" w:date="2026-05-29T12:46:00Z" w16du:dateUtc="2026-05-29T11:46:00Z">
            <w:rPr>
              <w:rFonts w:eastAsia="Calibri" w:cstheme="minorHAnsi"/>
              <w:b/>
              <w:bCs/>
              <w:szCs w:val="18"/>
              <w:lang w:val="en-US" w:eastAsia="en-GB"/>
            </w:rPr>
          </w:rPrChange>
        </w:rPr>
        <w:t xml:space="preserve"> Security and Privacy Wrongful Act</w:t>
      </w:r>
      <w:r w:rsidRPr="0022764C">
        <w:rPr>
          <w:rFonts w:eastAsia="Calibri" w:cstheme="minorHAnsi"/>
          <w:szCs w:val="18"/>
          <w:lang w:eastAsia="en-GB"/>
          <w:rPrChange w:id="1773" w:author="stuart wolstenholme" w:date="2026-05-29T12:46:00Z" w16du:dateUtc="2026-05-29T11:46:00Z">
            <w:rPr>
              <w:rFonts w:eastAsia="Calibri" w:cstheme="minorHAnsi"/>
              <w:szCs w:val="18"/>
              <w:lang w:val="en-US" w:eastAsia="en-GB"/>
            </w:rPr>
          </w:rPrChange>
        </w:rPr>
        <w:t>;</w:t>
      </w:r>
    </w:p>
    <w:p w14:paraId="094FD8DB" w14:textId="77777777"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lang w:eastAsia="en-GB"/>
          <w:rPrChange w:id="1774" w:author="stuart wolstenholme" w:date="2026-05-29T12:46:00Z" w16du:dateUtc="2026-05-29T11:46:00Z">
            <w:rPr>
              <w:rFonts w:eastAsia="Calibri" w:cstheme="minorHAnsi"/>
              <w:szCs w:val="18"/>
              <w:lang w:val="en-US" w:eastAsia="en-GB"/>
            </w:rPr>
          </w:rPrChange>
        </w:rPr>
        <w:t xml:space="preserve">Insuring Clauses C and D, a </w:t>
      </w:r>
      <w:r w:rsidRPr="0022764C">
        <w:rPr>
          <w:rFonts w:eastAsia="Calibri" w:cstheme="minorHAnsi"/>
          <w:b/>
          <w:szCs w:val="18"/>
          <w:lang w:eastAsia="en-GB"/>
          <w:rPrChange w:id="1775" w:author="stuart wolstenholme" w:date="2026-05-29T12:46:00Z" w16du:dateUtc="2026-05-29T11:46:00Z">
            <w:rPr>
              <w:rFonts w:eastAsia="Calibri" w:cstheme="minorHAnsi"/>
              <w:b/>
              <w:szCs w:val="18"/>
              <w:lang w:val="en-US" w:eastAsia="en-GB"/>
            </w:rPr>
          </w:rPrChange>
        </w:rPr>
        <w:t xml:space="preserve">Security Breach </w:t>
      </w:r>
      <w:r w:rsidRPr="0022764C">
        <w:rPr>
          <w:rFonts w:eastAsia="Calibri" w:cstheme="minorHAnsi"/>
          <w:bCs/>
          <w:szCs w:val="18"/>
          <w:lang w:eastAsia="en-GB"/>
          <w:rPrChange w:id="1776" w:author="stuart wolstenholme" w:date="2026-05-29T12:46:00Z" w16du:dateUtc="2026-05-29T11:46:00Z">
            <w:rPr>
              <w:rFonts w:eastAsia="Calibri" w:cstheme="minorHAnsi"/>
              <w:bCs/>
              <w:szCs w:val="18"/>
              <w:lang w:val="en-US" w:eastAsia="en-GB"/>
            </w:rPr>
          </w:rPrChange>
        </w:rPr>
        <w:t>or</w:t>
      </w:r>
      <w:r w:rsidRPr="0022764C">
        <w:rPr>
          <w:rFonts w:eastAsia="Calibri" w:cstheme="minorHAnsi"/>
          <w:b/>
          <w:szCs w:val="18"/>
          <w:lang w:eastAsia="en-GB"/>
          <w:rPrChange w:id="1777" w:author="stuart wolstenholme" w:date="2026-05-29T12:46:00Z" w16du:dateUtc="2026-05-29T11:46:00Z">
            <w:rPr>
              <w:rFonts w:eastAsia="Calibri" w:cstheme="minorHAnsi"/>
              <w:b/>
              <w:szCs w:val="18"/>
              <w:lang w:val="en-US" w:eastAsia="en-GB"/>
            </w:rPr>
          </w:rPrChange>
        </w:rPr>
        <w:t xml:space="preserve"> Privacy Breach</w:t>
      </w:r>
      <w:r w:rsidRPr="0022764C">
        <w:rPr>
          <w:rFonts w:eastAsia="Calibri" w:cstheme="minorHAnsi"/>
          <w:bCs/>
          <w:szCs w:val="18"/>
          <w:lang w:eastAsia="en-GB"/>
          <w:rPrChange w:id="1778" w:author="stuart wolstenholme" w:date="2026-05-29T12:46:00Z" w16du:dateUtc="2026-05-29T11:46:00Z">
            <w:rPr>
              <w:rFonts w:eastAsia="Calibri" w:cstheme="minorHAnsi"/>
              <w:bCs/>
              <w:szCs w:val="18"/>
              <w:lang w:val="en-US" w:eastAsia="en-GB"/>
            </w:rPr>
          </w:rPrChange>
        </w:rPr>
        <w:t>;</w:t>
      </w:r>
    </w:p>
    <w:p w14:paraId="573F0F3E" w14:textId="77777777"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1779" w:author="stuart wolstenholme" w:date="2026-05-29T12:46:00Z" w16du:dateUtc="2026-05-29T11:46:00Z">
            <w:rPr>
              <w:rFonts w:eastAsia="Calibri" w:cstheme="minorHAnsi"/>
              <w:bCs/>
              <w:szCs w:val="18"/>
              <w:lang w:val="en-US" w:eastAsia="en-GB"/>
            </w:rPr>
          </w:rPrChange>
        </w:rPr>
        <w:t xml:space="preserve">Insuring Clause E, </w:t>
      </w:r>
      <w:r w:rsidRPr="0022764C">
        <w:rPr>
          <w:rFonts w:eastAsia="Calibri" w:cstheme="minorHAnsi"/>
          <w:szCs w:val="18"/>
          <w:lang w:eastAsia="en-GB"/>
          <w:rPrChange w:id="1780"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1781" w:author="stuart wolstenholme" w:date="2026-05-29T12:46:00Z" w16du:dateUtc="2026-05-29T11:46:00Z">
            <w:rPr>
              <w:rFonts w:eastAsia="Calibri" w:cstheme="minorHAnsi"/>
              <w:b/>
              <w:szCs w:val="18"/>
              <w:lang w:val="en-US" w:eastAsia="en-GB"/>
            </w:rPr>
          </w:rPrChange>
        </w:rPr>
        <w:t>Bodily Injury Wrongful Act</w:t>
      </w:r>
      <w:r w:rsidRPr="0022764C">
        <w:rPr>
          <w:rFonts w:eastAsia="Calibri" w:cstheme="minorHAnsi"/>
          <w:bCs/>
          <w:szCs w:val="18"/>
          <w:lang w:eastAsia="en-GB"/>
          <w:rPrChange w:id="1782" w:author="stuart wolstenholme" w:date="2026-05-29T12:46:00Z" w16du:dateUtc="2026-05-29T11:46:00Z">
            <w:rPr>
              <w:rFonts w:eastAsia="Calibri" w:cstheme="minorHAnsi"/>
              <w:bCs/>
              <w:szCs w:val="18"/>
              <w:lang w:val="en-US" w:eastAsia="en-GB"/>
            </w:rPr>
          </w:rPrChange>
        </w:rPr>
        <w:t>; and</w:t>
      </w:r>
    </w:p>
    <w:p w14:paraId="29389484" w14:textId="77777777"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1783" w:author="stuart wolstenholme" w:date="2026-05-29T12:46:00Z" w16du:dateUtc="2026-05-29T11:46:00Z">
            <w:rPr>
              <w:rFonts w:eastAsia="Calibri" w:cstheme="minorHAnsi"/>
              <w:bCs/>
              <w:szCs w:val="18"/>
              <w:lang w:val="en-US" w:eastAsia="en-GB"/>
            </w:rPr>
          </w:rPrChange>
        </w:rPr>
        <w:t xml:space="preserve">Insuring Clause F, a </w:t>
      </w:r>
      <w:r w:rsidRPr="0022764C">
        <w:rPr>
          <w:rFonts w:eastAsia="Calibri" w:cstheme="minorHAnsi"/>
          <w:b/>
          <w:szCs w:val="18"/>
          <w:lang w:eastAsia="en-GB"/>
          <w:rPrChange w:id="1784" w:author="stuart wolstenholme" w:date="2026-05-29T12:46:00Z" w16du:dateUtc="2026-05-29T11:46:00Z">
            <w:rPr>
              <w:rFonts w:eastAsia="Calibri" w:cstheme="minorHAnsi"/>
              <w:b/>
              <w:szCs w:val="18"/>
              <w:lang w:val="en-US" w:eastAsia="en-GB"/>
            </w:rPr>
          </w:rPrChange>
        </w:rPr>
        <w:t>Property Damage Wrongful Act</w:t>
      </w:r>
      <w:r w:rsidRPr="0022764C">
        <w:rPr>
          <w:rFonts w:eastAsia="Calibri" w:cstheme="minorHAnsi"/>
          <w:bCs/>
          <w:szCs w:val="18"/>
          <w:lang w:eastAsia="en-GB"/>
          <w:rPrChange w:id="1785" w:author="stuart wolstenholme" w:date="2026-05-29T12:46:00Z" w16du:dateUtc="2026-05-29T11:46:00Z">
            <w:rPr>
              <w:rFonts w:eastAsia="Calibri" w:cstheme="minorHAnsi"/>
              <w:bCs/>
              <w:szCs w:val="18"/>
              <w:lang w:val="en-US" w:eastAsia="en-GB"/>
            </w:rPr>
          </w:rPrChange>
        </w:rPr>
        <w:t>.</w:t>
      </w:r>
    </w:p>
    <w:p w14:paraId="738EE0B5" w14:textId="77777777" w:rsidR="00054903" w:rsidRPr="0022764C" w:rsidRDefault="00054903" w:rsidP="00054903">
      <w:pPr>
        <w:autoSpaceDE w:val="0"/>
        <w:autoSpaceDN w:val="0"/>
        <w:adjustRightInd w:val="0"/>
        <w:spacing w:before="0" w:after="160" w:line="240" w:lineRule="auto"/>
        <w:contextualSpacing/>
        <w:rPr>
          <w:rFonts w:eastAsia="Calibri" w:cstheme="minorHAnsi"/>
          <w:bCs/>
          <w:szCs w:val="18"/>
        </w:rPr>
      </w:pPr>
    </w:p>
    <w:p w14:paraId="7AA6615E" w14:textId="77777777" w:rsidR="006936E8" w:rsidRPr="0022764C" w:rsidRDefault="006936E8" w:rsidP="006936E8">
      <w:pPr>
        <w:pStyle w:val="Heading1"/>
        <w:keepNext/>
        <w:keepLines/>
        <w:tabs>
          <w:tab w:val="left" w:pos="454"/>
          <w:tab w:val="left" w:pos="4536"/>
        </w:tabs>
        <w:spacing w:before="240" w:line="266" w:lineRule="auto"/>
        <w:outlineLvl w:val="1"/>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Exclusions applicable to all Insuring Clauses</w:t>
      </w:r>
    </w:p>
    <w:p w14:paraId="5BF2560C" w14:textId="77777777" w:rsidR="006936E8" w:rsidRPr="0022764C" w:rsidRDefault="006936E8" w:rsidP="006936E8">
      <w:pPr>
        <w:keepNext/>
        <w:keepLines/>
        <w:tabs>
          <w:tab w:val="left" w:pos="454"/>
          <w:tab w:val="left" w:pos="4536"/>
        </w:tabs>
        <w:spacing w:before="240" w:line="266" w:lineRule="auto"/>
        <w:outlineLvl w:val="1"/>
        <w:rPr>
          <w:rFonts w:eastAsia="Calibri" w:cstheme="minorHAnsi"/>
          <w:b/>
          <w:szCs w:val="18"/>
        </w:rPr>
      </w:pPr>
      <w:r w:rsidRPr="0022764C">
        <w:rPr>
          <w:rFonts w:eastAsia="Calibri" w:cstheme="minorHAnsi"/>
          <w:bCs/>
          <w:szCs w:val="18"/>
        </w:rPr>
        <w:t xml:space="preserve">This Policy does not apply to any </w:t>
      </w:r>
      <w:r w:rsidRPr="0022764C">
        <w:rPr>
          <w:rFonts w:eastAsia="Calibri" w:cstheme="minorHAnsi"/>
          <w:b/>
          <w:szCs w:val="18"/>
        </w:rPr>
        <w:t>Claim:</w:t>
      </w:r>
    </w:p>
    <w:p w14:paraId="7ADBF0C8" w14:textId="77777777"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1786" w:author="stuart wolstenholme" w:date="2026-05-29T12:46:00Z" w16du:dateUtc="2026-05-29T11:46:00Z">
            <w:rPr>
              <w:rFonts w:eastAsia="Calibri" w:cstheme="minorHAnsi"/>
              <w:szCs w:val="18"/>
              <w:lang w:val="en-US" w:eastAsia="en-GB"/>
            </w:rPr>
          </w:rPrChange>
        </w:rPr>
        <w:t xml:space="preserve">made by or on behalf of an </w:t>
      </w:r>
      <w:r w:rsidRPr="0022764C">
        <w:rPr>
          <w:rFonts w:eastAsia="Calibri" w:cstheme="minorHAnsi"/>
          <w:b/>
          <w:szCs w:val="18"/>
          <w:lang w:eastAsia="en-GB"/>
          <w:rPrChange w:id="1787"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1788" w:author="stuart wolstenholme" w:date="2026-05-29T12:46:00Z" w16du:dateUtc="2026-05-29T11:46:00Z">
            <w:rPr>
              <w:rFonts w:eastAsia="Calibri" w:cstheme="minorHAnsi"/>
              <w:szCs w:val="18"/>
              <w:lang w:val="en-US" w:eastAsia="en-GB"/>
            </w:rPr>
          </w:rPrChange>
        </w:rPr>
        <w:t xml:space="preserve"> against another </w:t>
      </w:r>
      <w:r w:rsidRPr="0022764C">
        <w:rPr>
          <w:rFonts w:eastAsia="Calibri" w:cstheme="minorHAnsi"/>
          <w:b/>
          <w:szCs w:val="18"/>
          <w:lang w:eastAsia="en-GB"/>
          <w:rPrChange w:id="1789"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1790" w:author="stuart wolstenholme" w:date="2026-05-29T12:46:00Z" w16du:dateUtc="2026-05-29T11:46:00Z">
            <w:rPr>
              <w:rFonts w:eastAsia="Calibri" w:cstheme="minorHAnsi"/>
              <w:szCs w:val="18"/>
              <w:lang w:val="en-US" w:eastAsia="en-GB"/>
            </w:rPr>
          </w:rPrChange>
        </w:rPr>
        <w:t xml:space="preserve">. However, this Exclusion does not apply to a </w:t>
      </w:r>
      <w:r w:rsidRPr="0022764C">
        <w:rPr>
          <w:rFonts w:eastAsia="Calibri" w:cstheme="minorHAnsi"/>
          <w:b/>
          <w:szCs w:val="18"/>
          <w:lang w:eastAsia="en-GB"/>
          <w:rPrChange w:id="1791"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1792" w:author="stuart wolstenholme" w:date="2026-05-29T12:46:00Z" w16du:dateUtc="2026-05-29T11:46:00Z">
            <w:rPr>
              <w:rFonts w:eastAsia="Calibri" w:cstheme="minorHAnsi"/>
              <w:szCs w:val="18"/>
              <w:lang w:val="en-US" w:eastAsia="en-GB"/>
            </w:rPr>
          </w:rPrChange>
        </w:rPr>
        <w:t xml:space="preserve">under Insuring Clause B (Security and Privacy Liability) which is brought by any past, present or future </w:t>
      </w:r>
      <w:r w:rsidRPr="0022764C">
        <w:rPr>
          <w:rFonts w:eastAsia="Calibri" w:cstheme="minorHAnsi"/>
          <w:b/>
          <w:szCs w:val="18"/>
          <w:lang w:eastAsia="en-GB"/>
          <w:rPrChange w:id="1793" w:author="stuart wolstenholme" w:date="2026-05-29T12:46:00Z" w16du:dateUtc="2026-05-29T11:46:00Z">
            <w:rPr>
              <w:rFonts w:eastAsia="Calibri" w:cstheme="minorHAnsi"/>
              <w:b/>
              <w:szCs w:val="18"/>
              <w:lang w:val="en-US" w:eastAsia="en-GB"/>
            </w:rPr>
          </w:rPrChange>
        </w:rPr>
        <w:t xml:space="preserve">Employee </w:t>
      </w:r>
      <w:r w:rsidRPr="0022764C">
        <w:rPr>
          <w:rFonts w:eastAsia="Calibri" w:cstheme="minorHAnsi"/>
          <w:szCs w:val="18"/>
          <w:lang w:eastAsia="en-GB"/>
          <w:rPrChange w:id="1794" w:author="stuart wolstenholme" w:date="2026-05-29T12:46:00Z" w16du:dateUtc="2026-05-29T11:46:00Z">
            <w:rPr>
              <w:rFonts w:eastAsia="Calibri" w:cstheme="minorHAnsi"/>
              <w:szCs w:val="18"/>
              <w:lang w:val="en-US" w:eastAsia="en-GB"/>
            </w:rPr>
          </w:rPrChange>
        </w:rPr>
        <w:t xml:space="preserve">against </w:t>
      </w:r>
      <w:r w:rsidRPr="0022764C">
        <w:rPr>
          <w:rFonts w:eastAsia="Calibri" w:cstheme="minorHAnsi"/>
          <w:bCs/>
          <w:szCs w:val="18"/>
          <w:lang w:eastAsia="en-GB"/>
          <w:rPrChange w:id="1795"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szCs w:val="18"/>
          <w:lang w:eastAsia="en-GB"/>
          <w:rPrChange w:id="1796"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szCs w:val="18"/>
          <w:lang w:eastAsia="en-GB"/>
          <w:rPrChange w:id="1797" w:author="stuart wolstenholme" w:date="2026-05-29T12:46:00Z" w16du:dateUtc="2026-05-29T11:46:00Z">
            <w:rPr>
              <w:rFonts w:eastAsia="Calibri" w:cstheme="minorHAnsi"/>
              <w:szCs w:val="18"/>
              <w:lang w:val="en-US" w:eastAsia="en-GB"/>
            </w:rPr>
          </w:rPrChange>
        </w:rPr>
        <w:t>.</w:t>
      </w:r>
    </w:p>
    <w:p w14:paraId="62B13478" w14:textId="77777777"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p>
    <w:p w14:paraId="4336DDB3" w14:textId="77777777"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1798" w:author="stuart wolstenholme" w:date="2026-05-29T12:46:00Z" w16du:dateUtc="2026-05-29T11:46:00Z">
            <w:rPr>
              <w:rFonts w:eastAsia="Calibri" w:cstheme="minorHAnsi"/>
              <w:szCs w:val="18"/>
              <w:lang w:val="en-US" w:eastAsia="en-GB"/>
            </w:rPr>
          </w:rPrChange>
        </w:rPr>
        <w:t xml:space="preserve">based upon, arising from or in any way involving any of the following committed by an </w:t>
      </w:r>
      <w:r w:rsidRPr="0022764C">
        <w:rPr>
          <w:rFonts w:eastAsia="Calibri" w:cstheme="minorHAnsi"/>
          <w:b/>
          <w:szCs w:val="18"/>
          <w:lang w:eastAsia="en-GB"/>
          <w:rPrChange w:id="1799"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1800" w:author="stuart wolstenholme" w:date="2026-05-29T12:46:00Z" w16du:dateUtc="2026-05-29T11:46:00Z">
            <w:rPr>
              <w:rFonts w:eastAsia="Calibri" w:cstheme="minorHAnsi"/>
              <w:szCs w:val="18"/>
              <w:lang w:val="en-US" w:eastAsia="en-GB"/>
            </w:rPr>
          </w:rPrChange>
        </w:rPr>
        <w:t>, whether acting alone or in collusion with other persons:</w:t>
      </w:r>
    </w:p>
    <w:p w14:paraId="2AE3EA67" w14:textId="250DF860"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1801" w:author="stuart wolstenholme" w:date="2026-05-29T12:46:00Z" w16du:dateUtc="2026-05-29T11:46:00Z">
            <w:rPr>
              <w:rFonts w:eastAsia="Calibri" w:cstheme="minorHAnsi"/>
              <w:szCs w:val="18"/>
              <w:lang w:val="en-US" w:eastAsia="en-GB"/>
            </w:rPr>
          </w:rPrChange>
        </w:rPr>
        <w:t xml:space="preserve">a </w:t>
      </w:r>
      <w:del w:id="1802" w:author="stuart wolstenholme" w:date="2026-05-29T12:48:00Z" w16du:dateUtc="2026-05-29T11:48:00Z">
        <w:r w:rsidRPr="0022764C" w:rsidDel="0022764C">
          <w:rPr>
            <w:rFonts w:eastAsia="Calibri" w:cstheme="minorHAnsi"/>
            <w:szCs w:val="18"/>
            <w:lang w:eastAsia="en-GB"/>
            <w:rPrChange w:id="1803" w:author="stuart wolstenholme" w:date="2026-05-29T12:46:00Z" w16du:dateUtc="2026-05-29T11:46:00Z">
              <w:rPr>
                <w:rFonts w:eastAsia="Calibri" w:cstheme="minorHAnsi"/>
                <w:szCs w:val="18"/>
                <w:lang w:val="en-US" w:eastAsia="en-GB"/>
              </w:rPr>
            </w:rPrChange>
          </w:rPr>
          <w:delText>willful</w:delText>
        </w:r>
      </w:del>
      <w:ins w:id="1804" w:author="stuart wolstenholme" w:date="2026-05-29T12:48:00Z" w16du:dateUtc="2026-05-29T11:48:00Z">
        <w:r w:rsidR="0022764C" w:rsidRPr="0022764C">
          <w:rPr>
            <w:rFonts w:eastAsia="Calibri" w:cstheme="minorHAnsi"/>
            <w:szCs w:val="18"/>
            <w:lang w:eastAsia="en-GB"/>
          </w:rPr>
          <w:t>wilful</w:t>
        </w:r>
      </w:ins>
      <w:r w:rsidRPr="0022764C">
        <w:rPr>
          <w:rFonts w:eastAsia="Calibri" w:cstheme="minorHAnsi"/>
          <w:szCs w:val="18"/>
          <w:lang w:eastAsia="en-GB"/>
          <w:rPrChange w:id="1805" w:author="stuart wolstenholme" w:date="2026-05-29T12:46:00Z" w16du:dateUtc="2026-05-29T11:46:00Z">
            <w:rPr>
              <w:rFonts w:eastAsia="Calibri" w:cstheme="minorHAnsi"/>
              <w:szCs w:val="18"/>
              <w:lang w:val="en-US" w:eastAsia="en-GB"/>
            </w:rPr>
          </w:rPrChange>
        </w:rPr>
        <w:t>, intentional, deliberate, malicious, fraudulent, dishonest or criminal act or omission;</w:t>
      </w:r>
    </w:p>
    <w:p w14:paraId="04A44B1C" w14:textId="77777777"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1806" w:author="stuart wolstenholme" w:date="2026-05-29T12:46:00Z" w16du:dateUtc="2026-05-29T11:46:00Z">
            <w:rPr>
              <w:rFonts w:eastAsia="Calibri" w:cstheme="minorHAnsi"/>
              <w:szCs w:val="18"/>
              <w:lang w:val="en-US" w:eastAsia="en-GB"/>
            </w:rPr>
          </w:rPrChange>
        </w:rPr>
        <w:t>any intentional violation of law; or</w:t>
      </w:r>
    </w:p>
    <w:p w14:paraId="2DE234E9" w14:textId="77777777"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1807" w:author="stuart wolstenholme" w:date="2026-05-29T12:46:00Z" w16du:dateUtc="2026-05-29T11:46:00Z">
            <w:rPr>
              <w:rFonts w:eastAsia="Calibri" w:cstheme="minorHAnsi"/>
              <w:szCs w:val="18"/>
              <w:lang w:val="en-US" w:eastAsia="en-GB"/>
            </w:rPr>
          </w:rPrChange>
        </w:rPr>
        <w:t xml:space="preserve">the gaining of any profit or advantage to which an </w:t>
      </w:r>
      <w:r w:rsidRPr="0022764C">
        <w:rPr>
          <w:rFonts w:eastAsia="Calibri" w:cstheme="minorHAnsi"/>
          <w:b/>
          <w:szCs w:val="18"/>
          <w:lang w:eastAsia="en-GB"/>
          <w:rPrChange w:id="1808"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1809" w:author="stuart wolstenholme" w:date="2026-05-29T12:46:00Z" w16du:dateUtc="2026-05-29T11:46:00Z">
            <w:rPr>
              <w:rFonts w:eastAsia="Calibri" w:cstheme="minorHAnsi"/>
              <w:szCs w:val="18"/>
              <w:lang w:val="en-US" w:eastAsia="en-GB"/>
            </w:rPr>
          </w:rPrChange>
        </w:rPr>
        <w:t>is not legally entitled.</w:t>
      </w:r>
    </w:p>
    <w:p w14:paraId="5A1489E9" w14:textId="77777777"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r w:rsidRPr="0022764C">
        <w:rPr>
          <w:rFonts w:eastAsia="Calibri" w:cstheme="minorHAnsi"/>
          <w:bCs/>
          <w:szCs w:val="18"/>
        </w:rPr>
        <w:t xml:space="preserve">However, </w:t>
      </w:r>
      <w:r w:rsidRPr="0022764C">
        <w:rPr>
          <w:rFonts w:eastAsia="Calibri" w:cstheme="minorHAnsi"/>
          <w:b/>
          <w:szCs w:val="18"/>
        </w:rPr>
        <w:t>Insurers</w:t>
      </w:r>
      <w:r w:rsidRPr="0022764C">
        <w:rPr>
          <w:rFonts w:eastAsia="Calibri" w:cstheme="minorHAnsi"/>
          <w:bCs/>
          <w:szCs w:val="18"/>
        </w:rPr>
        <w:t xml:space="preserve"> may </w:t>
      </w:r>
      <w:r w:rsidRPr="0022764C">
        <w:rPr>
          <w:rFonts w:eastAsia="Calibri" w:cstheme="minorHAnsi"/>
          <w:szCs w:val="18"/>
          <w:lang w:eastAsia="en-GB"/>
          <w:rPrChange w:id="1810" w:author="stuart wolstenholme" w:date="2026-05-29T12:46:00Z" w16du:dateUtc="2026-05-29T11:46:00Z">
            <w:rPr>
              <w:rFonts w:eastAsia="Calibri" w:cstheme="minorHAnsi"/>
              <w:szCs w:val="18"/>
              <w:lang w:val="en-US" w:eastAsia="en-GB"/>
            </w:rPr>
          </w:rPrChange>
        </w:rPr>
        <w:t xml:space="preserve">pay </w:t>
      </w:r>
      <w:r w:rsidRPr="0022764C">
        <w:rPr>
          <w:rFonts w:eastAsia="Calibri" w:cstheme="minorHAnsi"/>
          <w:b/>
          <w:bCs/>
          <w:szCs w:val="18"/>
          <w:lang w:eastAsia="en-GB"/>
          <w:rPrChange w:id="1811"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b/>
          <w:szCs w:val="18"/>
          <w:lang w:eastAsia="en-GB"/>
          <w:rPrChange w:id="1812"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813" w:author="stuart wolstenholme" w:date="2026-05-29T12:46:00Z" w16du:dateUtc="2026-05-29T11:46:00Z">
            <w:rPr>
              <w:rFonts w:eastAsia="Calibri" w:cstheme="minorHAnsi"/>
              <w:szCs w:val="18"/>
              <w:lang w:val="en-US" w:eastAsia="en-GB"/>
            </w:rPr>
          </w:rPrChange>
        </w:rPr>
        <w:t xml:space="preserve">incurred in connection with the defence of any conduct described in this Exclusion until such time as there is a final, non-appealable adjudication in a judicial, administrative or alternative dispute proceeding, or by an </w:t>
      </w:r>
      <w:r w:rsidRPr="0022764C">
        <w:rPr>
          <w:rFonts w:eastAsia="Calibri" w:cstheme="minorHAnsi"/>
          <w:b/>
          <w:szCs w:val="18"/>
          <w:lang w:eastAsia="en-GB"/>
          <w:rPrChange w:id="1814" w:author="stuart wolstenholme" w:date="2026-05-29T12:46:00Z" w16du:dateUtc="2026-05-29T11:46:00Z">
            <w:rPr>
              <w:rFonts w:eastAsia="Calibri" w:cstheme="minorHAnsi"/>
              <w:b/>
              <w:szCs w:val="18"/>
              <w:lang w:val="en-US" w:eastAsia="en-GB"/>
            </w:rPr>
          </w:rPrChange>
        </w:rPr>
        <w:t xml:space="preserve">Insured’s </w:t>
      </w:r>
      <w:r w:rsidRPr="0022764C">
        <w:rPr>
          <w:rFonts w:eastAsia="Calibri" w:cstheme="minorHAnsi"/>
          <w:szCs w:val="18"/>
          <w:lang w:eastAsia="en-GB"/>
          <w:rPrChange w:id="1815" w:author="stuart wolstenholme" w:date="2026-05-29T12:46:00Z" w16du:dateUtc="2026-05-29T11:46:00Z">
            <w:rPr>
              <w:rFonts w:eastAsia="Calibri" w:cstheme="minorHAnsi"/>
              <w:szCs w:val="18"/>
              <w:lang w:val="en-US" w:eastAsia="en-GB"/>
            </w:rPr>
          </w:rPrChange>
        </w:rPr>
        <w:t xml:space="preserve">own admission in a proceeding or otherwise. </w:t>
      </w:r>
      <w:r w:rsidRPr="0022764C">
        <w:rPr>
          <w:rFonts w:eastAsia="Calibri" w:cstheme="minorHAnsi"/>
          <w:b/>
          <w:szCs w:val="18"/>
        </w:rPr>
        <w:t>Insurers</w:t>
      </w:r>
      <w:r w:rsidRPr="0022764C">
        <w:rPr>
          <w:rFonts w:eastAsia="Calibri" w:cstheme="minorHAnsi"/>
          <w:bCs/>
          <w:szCs w:val="18"/>
          <w:lang w:eastAsia="en-GB"/>
          <w:rPrChange w:id="1816" w:author="stuart wolstenholme" w:date="2026-05-29T12:46:00Z" w16du:dateUtc="2026-05-29T11:46:00Z">
            <w:rPr>
              <w:rFonts w:eastAsia="Calibri" w:cstheme="minorHAnsi"/>
              <w:bCs/>
              <w:szCs w:val="18"/>
              <w:lang w:val="en-US" w:eastAsia="en-GB"/>
            </w:rPr>
          </w:rPrChange>
        </w:rPr>
        <w:t xml:space="preserve"> will </w:t>
      </w:r>
      <w:r w:rsidRPr="0022764C">
        <w:rPr>
          <w:rFonts w:eastAsia="Calibri" w:cstheme="minorHAnsi"/>
          <w:szCs w:val="18"/>
          <w:lang w:eastAsia="en-GB"/>
          <w:rPrChange w:id="1817" w:author="stuart wolstenholme" w:date="2026-05-29T12:46:00Z" w16du:dateUtc="2026-05-29T11:46:00Z">
            <w:rPr>
              <w:rFonts w:eastAsia="Calibri" w:cstheme="minorHAnsi"/>
              <w:szCs w:val="18"/>
              <w:lang w:val="en-US" w:eastAsia="en-GB"/>
            </w:rPr>
          </w:rPrChange>
        </w:rPr>
        <w:t xml:space="preserve">have the right to recover </w:t>
      </w:r>
      <w:r w:rsidRPr="0022764C">
        <w:rPr>
          <w:rFonts w:eastAsia="Calibri" w:cstheme="minorHAnsi"/>
          <w:b/>
          <w:bCs/>
          <w:szCs w:val="18"/>
          <w:lang w:eastAsia="en-GB"/>
          <w:rPrChange w:id="1818" w:author="stuart wolstenholme" w:date="2026-05-29T12:46:00Z" w16du:dateUtc="2026-05-29T11:46:00Z">
            <w:rPr>
              <w:rFonts w:eastAsia="Calibri" w:cstheme="minorHAnsi"/>
              <w:b/>
              <w:bCs/>
              <w:szCs w:val="18"/>
              <w:lang w:val="en-US" w:eastAsia="en-GB"/>
            </w:rPr>
          </w:rPrChange>
        </w:rPr>
        <w:t xml:space="preserve">Defence Costs </w:t>
      </w:r>
      <w:r w:rsidRPr="0022764C">
        <w:rPr>
          <w:rFonts w:eastAsia="Calibri" w:cstheme="minorHAnsi"/>
          <w:bCs/>
          <w:szCs w:val="18"/>
          <w:lang w:eastAsia="en-GB"/>
          <w:rPrChange w:id="1819" w:author="stuart wolstenholme" w:date="2026-05-29T12:46:00Z" w16du:dateUtc="2026-05-29T11:46:00Z">
            <w:rPr>
              <w:rFonts w:eastAsia="Calibri" w:cstheme="minorHAnsi"/>
              <w:bCs/>
              <w:szCs w:val="18"/>
              <w:lang w:val="en-US" w:eastAsia="en-GB"/>
            </w:rPr>
          </w:rPrChange>
        </w:rPr>
        <w:t xml:space="preserve">incurred in defending any such </w:t>
      </w:r>
      <w:r w:rsidRPr="0022764C">
        <w:rPr>
          <w:rFonts w:eastAsia="Calibri" w:cstheme="minorHAnsi"/>
          <w:b/>
          <w:bCs/>
          <w:szCs w:val="18"/>
          <w:lang w:eastAsia="en-GB"/>
          <w:rPrChange w:id="1820" w:author="stuart wolstenholme" w:date="2026-05-29T12:46:00Z" w16du:dateUtc="2026-05-29T11:46:00Z">
            <w:rPr>
              <w:rFonts w:eastAsia="Calibri" w:cstheme="minorHAnsi"/>
              <w:b/>
              <w:bCs/>
              <w:szCs w:val="18"/>
              <w:lang w:val="en-US" w:eastAsia="en-GB"/>
            </w:rPr>
          </w:rPrChange>
        </w:rPr>
        <w:t xml:space="preserve">Claim </w:t>
      </w:r>
      <w:r w:rsidRPr="0022764C">
        <w:rPr>
          <w:rFonts w:eastAsia="Calibri" w:cstheme="minorHAnsi"/>
          <w:bCs/>
          <w:szCs w:val="18"/>
          <w:lang w:eastAsia="en-GB"/>
          <w:rPrChange w:id="1821" w:author="stuart wolstenholme" w:date="2026-05-29T12:46:00Z" w16du:dateUtc="2026-05-29T11:46:00Z">
            <w:rPr>
              <w:rFonts w:eastAsia="Calibri" w:cstheme="minorHAnsi"/>
              <w:bCs/>
              <w:szCs w:val="18"/>
              <w:lang w:val="en-US" w:eastAsia="en-GB"/>
            </w:rPr>
          </w:rPrChange>
        </w:rPr>
        <w:t xml:space="preserve">from </w:t>
      </w:r>
      <w:r w:rsidRPr="0022764C">
        <w:rPr>
          <w:rFonts w:eastAsia="Calibri" w:cstheme="minorHAnsi"/>
          <w:szCs w:val="18"/>
          <w:lang w:eastAsia="en-GB"/>
          <w:rPrChange w:id="1822" w:author="stuart wolstenholme" w:date="2026-05-29T12:46:00Z" w16du:dateUtc="2026-05-29T11:46:00Z">
            <w:rPr>
              <w:rFonts w:eastAsia="Calibri" w:cstheme="minorHAnsi"/>
              <w:szCs w:val="18"/>
              <w:lang w:val="en-US" w:eastAsia="en-GB"/>
            </w:rPr>
          </w:rPrChange>
        </w:rPr>
        <w:t xml:space="preserve">any </w:t>
      </w:r>
      <w:r w:rsidRPr="0022764C">
        <w:rPr>
          <w:rFonts w:eastAsia="Calibri" w:cstheme="minorHAnsi"/>
          <w:b/>
          <w:szCs w:val="18"/>
          <w:lang w:eastAsia="en-GB"/>
          <w:rPrChange w:id="1823"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1824" w:author="stuart wolstenholme" w:date="2026-05-29T12:46:00Z" w16du:dateUtc="2026-05-29T11:46:00Z">
            <w:rPr>
              <w:rFonts w:eastAsia="Calibri" w:cstheme="minorHAnsi"/>
              <w:szCs w:val="18"/>
              <w:lang w:val="en-US" w:eastAsia="en-GB"/>
            </w:rPr>
          </w:rPrChange>
        </w:rPr>
        <w:t xml:space="preserve">found to have committed the conduct described in this Exclusion. This Exclusion does not apply to any </w:t>
      </w:r>
      <w:r w:rsidRPr="0022764C">
        <w:rPr>
          <w:rFonts w:eastAsia="Calibri" w:cstheme="minorHAnsi"/>
          <w:b/>
          <w:szCs w:val="18"/>
          <w:lang w:eastAsia="en-GB"/>
          <w:rPrChange w:id="1825"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1826" w:author="stuart wolstenholme" w:date="2026-05-29T12:46:00Z" w16du:dateUtc="2026-05-29T11:46:00Z">
            <w:rPr>
              <w:rFonts w:eastAsia="Calibri" w:cstheme="minorHAnsi"/>
              <w:szCs w:val="18"/>
              <w:lang w:val="en-US" w:eastAsia="en-GB"/>
            </w:rPr>
          </w:rPrChange>
        </w:rPr>
        <w:t>who did not commit, participate in or have prior knowledge of any conduct to which this Exclusion would otherwise apply.</w:t>
      </w:r>
    </w:p>
    <w:p w14:paraId="60FBA37B" w14:textId="77777777" w:rsidR="006936E8" w:rsidRPr="0022764C" w:rsidRDefault="006936E8" w:rsidP="006936E8">
      <w:pPr>
        <w:spacing w:before="0" w:after="160" w:line="259" w:lineRule="auto"/>
        <w:ind w:left="720"/>
        <w:contextualSpacing/>
        <w:rPr>
          <w:rFonts w:eastAsia="Calibri" w:cstheme="minorHAnsi"/>
          <w:szCs w:val="18"/>
          <w:lang w:eastAsia="en-GB"/>
          <w:rPrChange w:id="1827" w:author="stuart wolstenholme" w:date="2026-05-29T12:46:00Z" w16du:dateUtc="2026-05-29T11:46:00Z">
            <w:rPr>
              <w:rFonts w:eastAsia="Calibri" w:cstheme="minorHAnsi"/>
              <w:szCs w:val="18"/>
              <w:lang w:val="en-US" w:eastAsia="en-GB"/>
            </w:rPr>
          </w:rPrChange>
        </w:rPr>
      </w:pPr>
    </w:p>
    <w:p w14:paraId="30BB9ED8" w14:textId="77777777"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1828" w:author="stuart wolstenholme" w:date="2026-05-29T12:46:00Z" w16du:dateUtc="2026-05-29T11:46:00Z">
            <w:rPr>
              <w:rFonts w:eastAsia="Calibri" w:cstheme="minorHAnsi"/>
              <w:szCs w:val="18"/>
              <w:lang w:val="en-US" w:eastAsia="en-GB"/>
            </w:rPr>
          </w:rPrChange>
        </w:rPr>
        <w:t xml:space="preserve">for </w:t>
      </w:r>
      <w:r w:rsidRPr="0022764C">
        <w:rPr>
          <w:rFonts w:eastAsia="Calibri" w:cstheme="minorHAnsi"/>
          <w:b/>
          <w:bCs/>
          <w:szCs w:val="18"/>
          <w:lang w:eastAsia="en-GB"/>
          <w:rPrChange w:id="1829" w:author="stuart wolstenholme" w:date="2026-05-29T12:46:00Z" w16du:dateUtc="2026-05-29T11:46:00Z">
            <w:rPr>
              <w:rFonts w:eastAsia="Calibri" w:cstheme="minorHAnsi"/>
              <w:b/>
              <w:bCs/>
              <w:szCs w:val="18"/>
              <w:lang w:val="en-US" w:eastAsia="en-GB"/>
            </w:rPr>
          </w:rPrChange>
        </w:rPr>
        <w:t xml:space="preserve">Bodily Injury </w:t>
      </w:r>
      <w:r w:rsidRPr="0022764C">
        <w:rPr>
          <w:rFonts w:eastAsia="Calibri" w:cstheme="minorHAnsi"/>
          <w:szCs w:val="18"/>
          <w:lang w:eastAsia="en-GB"/>
          <w:rPrChange w:id="1830"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bCs/>
          <w:szCs w:val="18"/>
          <w:lang w:eastAsia="en-GB"/>
          <w:rPrChange w:id="1831" w:author="stuart wolstenholme" w:date="2026-05-29T12:46:00Z" w16du:dateUtc="2026-05-29T11:46:00Z">
            <w:rPr>
              <w:rFonts w:eastAsia="Calibri" w:cstheme="minorHAnsi"/>
              <w:b/>
              <w:bCs/>
              <w:szCs w:val="18"/>
              <w:lang w:val="en-US" w:eastAsia="en-GB"/>
            </w:rPr>
          </w:rPrChange>
        </w:rPr>
        <w:t>Property Damage</w:t>
      </w:r>
      <w:r w:rsidRPr="0022764C">
        <w:rPr>
          <w:rFonts w:eastAsia="Calibri" w:cstheme="minorHAnsi"/>
          <w:szCs w:val="18"/>
          <w:lang w:eastAsia="en-GB"/>
          <w:rPrChange w:id="1832" w:author="stuart wolstenholme" w:date="2026-05-29T12:46:00Z" w16du:dateUtc="2026-05-29T11:46:00Z">
            <w:rPr>
              <w:rFonts w:eastAsia="Calibri" w:cstheme="minorHAnsi"/>
              <w:szCs w:val="18"/>
              <w:lang w:val="en-US" w:eastAsia="en-GB"/>
            </w:rPr>
          </w:rPrChange>
        </w:rPr>
        <w:t xml:space="preserve">. However, this Exclusion does not apply to a </w:t>
      </w:r>
      <w:r w:rsidRPr="0022764C">
        <w:rPr>
          <w:rFonts w:eastAsia="Calibri" w:cstheme="minorHAnsi"/>
          <w:b/>
          <w:szCs w:val="18"/>
          <w:lang w:eastAsia="en-GB"/>
          <w:rPrChange w:id="1833" w:author="stuart wolstenholme" w:date="2026-05-29T12:46:00Z" w16du:dateUtc="2026-05-29T11:46:00Z">
            <w:rPr>
              <w:rFonts w:eastAsia="Calibri" w:cstheme="minorHAnsi"/>
              <w:b/>
              <w:szCs w:val="18"/>
              <w:lang w:val="en-US" w:eastAsia="en-GB"/>
            </w:rPr>
          </w:rPrChange>
        </w:rPr>
        <w:t>Bodily Injury Claim</w:t>
      </w:r>
      <w:r w:rsidRPr="0022764C">
        <w:rPr>
          <w:rFonts w:eastAsia="Calibri" w:cstheme="minorHAnsi"/>
          <w:szCs w:val="18"/>
          <w:lang w:eastAsia="en-GB"/>
          <w:rPrChange w:id="1834"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1835" w:author="stuart wolstenholme" w:date="2026-05-29T12:46:00Z" w16du:dateUtc="2026-05-29T11:46:00Z">
            <w:rPr>
              <w:rFonts w:eastAsia="Calibri" w:cstheme="minorHAnsi"/>
              <w:b/>
              <w:szCs w:val="18"/>
              <w:lang w:val="en-US" w:eastAsia="en-GB"/>
            </w:rPr>
          </w:rPrChange>
        </w:rPr>
        <w:t xml:space="preserve"> Property Damage Claim</w:t>
      </w:r>
      <w:r w:rsidRPr="0022764C">
        <w:rPr>
          <w:rFonts w:eastAsia="Calibri" w:cstheme="minorHAnsi"/>
          <w:szCs w:val="18"/>
          <w:lang w:eastAsia="en-GB"/>
          <w:rPrChange w:id="1836"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1837" w:author="stuart wolstenholme" w:date="2026-05-29T12:46:00Z" w16du:dateUtc="2026-05-29T11:46:00Z">
            <w:rPr>
              <w:rFonts w:eastAsia="Calibri" w:cstheme="minorHAnsi"/>
              <w:b/>
              <w:szCs w:val="18"/>
              <w:lang w:val="en-US" w:eastAsia="en-GB"/>
            </w:rPr>
          </w:rPrChange>
        </w:rPr>
        <w:t>Occurrence</w:t>
      </w:r>
      <w:r w:rsidRPr="0022764C">
        <w:rPr>
          <w:rFonts w:eastAsia="Calibri" w:cstheme="minorHAnsi"/>
          <w:szCs w:val="18"/>
          <w:lang w:eastAsia="en-GB"/>
          <w:rPrChange w:id="1838" w:author="stuart wolstenholme" w:date="2026-05-29T12:46:00Z" w16du:dateUtc="2026-05-29T11:46:00Z">
            <w:rPr>
              <w:rFonts w:eastAsia="Calibri" w:cstheme="minorHAnsi"/>
              <w:szCs w:val="18"/>
              <w:lang w:val="en-US" w:eastAsia="en-GB"/>
            </w:rPr>
          </w:rPrChange>
        </w:rPr>
        <w:t>.</w:t>
      </w:r>
    </w:p>
    <w:p w14:paraId="28C9934C" w14:textId="77777777"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p>
    <w:p w14:paraId="58248161" w14:textId="77777777"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22764C">
        <w:rPr>
          <w:rFonts w:eastAsia="Calibri" w:cstheme="minorHAnsi"/>
          <w:bCs/>
          <w:szCs w:val="18"/>
        </w:rPr>
        <w:t xml:space="preserve">based </w:t>
      </w:r>
      <w:r w:rsidRPr="0022764C">
        <w:rPr>
          <w:rFonts w:eastAsia="Calibri" w:cstheme="minorHAnsi"/>
          <w:szCs w:val="18"/>
          <w:lang w:eastAsia="en-GB"/>
          <w:rPrChange w:id="1839" w:author="stuart wolstenholme" w:date="2026-05-29T12:46:00Z" w16du:dateUtc="2026-05-29T11:46:00Z">
            <w:rPr>
              <w:rFonts w:eastAsia="Calibri" w:cstheme="minorHAnsi"/>
              <w:szCs w:val="18"/>
              <w:lang w:val="en-US" w:eastAsia="en-GB"/>
            </w:rPr>
          </w:rPrChange>
        </w:rPr>
        <w:t xml:space="preserve">upon, arising from or in any way involving any of the following, regardless of any other cause or event that contributes concurrently or in any sequence to the </w:t>
      </w:r>
      <w:r w:rsidRPr="0022764C">
        <w:rPr>
          <w:rFonts w:eastAsia="Calibri" w:cstheme="minorHAnsi"/>
          <w:b/>
          <w:szCs w:val="18"/>
          <w:lang w:eastAsia="en-GB"/>
          <w:rPrChange w:id="1840"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1841" w:author="stuart wolstenholme" w:date="2026-05-29T12:46:00Z" w16du:dateUtc="2026-05-29T11:46:00Z">
            <w:rPr>
              <w:rFonts w:eastAsia="Calibri" w:cstheme="minorHAnsi"/>
              <w:szCs w:val="18"/>
              <w:lang w:val="en-US" w:eastAsia="en-GB"/>
            </w:rPr>
          </w:rPrChange>
        </w:rPr>
        <w:t>:</w:t>
      </w:r>
    </w:p>
    <w:p w14:paraId="0B845DFA" w14:textId="77777777"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22764C">
        <w:rPr>
          <w:rFonts w:eastAsia="Calibri" w:cstheme="minorHAnsi"/>
          <w:szCs w:val="18"/>
          <w:lang w:eastAsia="en-GB"/>
          <w:rPrChange w:id="1842" w:author="stuart wolstenholme" w:date="2026-05-29T12:46:00Z" w16du:dateUtc="2026-05-29T11:46:00Z">
            <w:rPr>
              <w:rFonts w:eastAsia="Calibri" w:cstheme="minorHAnsi"/>
              <w:szCs w:val="18"/>
              <w:lang w:val="en-US" w:eastAsia="en-GB"/>
            </w:rPr>
          </w:rPrChange>
        </w:rPr>
        <w:t>electrical or mechanical failures or interruption, including electrical disturbance, spike, brownout or blackout;</w:t>
      </w:r>
    </w:p>
    <w:p w14:paraId="7015FD55" w14:textId="77777777"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22764C">
        <w:rPr>
          <w:rFonts w:eastAsia="Calibri" w:cstheme="minorHAnsi"/>
          <w:szCs w:val="18"/>
          <w:lang w:eastAsia="en-GB"/>
          <w:rPrChange w:id="1843" w:author="stuart wolstenholme" w:date="2026-05-29T12:46:00Z" w16du:dateUtc="2026-05-29T11:46:00Z">
            <w:rPr>
              <w:rFonts w:eastAsia="Calibri" w:cstheme="minorHAnsi"/>
              <w:szCs w:val="18"/>
              <w:lang w:val="en-US" w:eastAsia="en-GB"/>
            </w:rPr>
          </w:rPrChange>
        </w:rPr>
        <w:t>any regional, countrywide or global outage, failure, disruption or reduction in supply of any utility service or infrastructure, including electricity, gas, water, telephone, cable, internet, satellite or telecommunications, or any failure, outage, disruption, degradation or termination of any critical part of such service or infrastructure; or</w:t>
      </w:r>
    </w:p>
    <w:p w14:paraId="16A4AAF4" w14:textId="77777777"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22764C">
        <w:rPr>
          <w:rFonts w:eastAsia="Calibri" w:cstheme="minorHAnsi"/>
          <w:szCs w:val="18"/>
          <w:lang w:eastAsia="en-GB"/>
          <w:rPrChange w:id="1844" w:author="stuart wolstenholme" w:date="2026-05-29T12:46:00Z" w16du:dateUtc="2026-05-29T11:46:00Z">
            <w:rPr>
              <w:rFonts w:eastAsia="Calibri" w:cstheme="minorHAnsi"/>
              <w:szCs w:val="18"/>
              <w:lang w:val="en-US" w:eastAsia="en-GB"/>
            </w:rPr>
          </w:rPrChange>
        </w:rPr>
        <w:t>the cessation of the</w:t>
      </w:r>
      <w:r w:rsidRPr="0022764C">
        <w:rPr>
          <w:rFonts w:eastAsia="Calibri" w:cstheme="minorHAnsi"/>
          <w:b/>
          <w:bCs/>
          <w:szCs w:val="18"/>
          <w:lang w:eastAsia="en-GB"/>
          <w:rPrChange w:id="1845" w:author="stuart wolstenholme" w:date="2026-05-29T12:46:00Z" w16du:dateUtc="2026-05-29T11:46:00Z">
            <w:rPr>
              <w:rFonts w:eastAsia="Calibri" w:cstheme="minorHAnsi"/>
              <w:b/>
              <w:bCs/>
              <w:szCs w:val="18"/>
              <w:lang w:val="en-US" w:eastAsia="en-GB"/>
            </w:rPr>
          </w:rPrChange>
        </w:rPr>
        <w:t xml:space="preserve"> Named Insured’s </w:t>
      </w:r>
      <w:r w:rsidRPr="0022764C">
        <w:rPr>
          <w:rFonts w:eastAsia="Calibri" w:cstheme="minorHAnsi"/>
          <w:szCs w:val="18"/>
          <w:lang w:eastAsia="en-GB"/>
          <w:rPrChange w:id="1846" w:author="stuart wolstenholme" w:date="2026-05-29T12:46:00Z" w16du:dateUtc="2026-05-29T11:46:00Z">
            <w:rPr>
              <w:rFonts w:eastAsia="Calibri" w:cstheme="minorHAnsi"/>
              <w:szCs w:val="18"/>
              <w:lang w:val="en-US" w:eastAsia="en-GB"/>
            </w:rPr>
          </w:rPrChange>
        </w:rPr>
        <w:t>business activities due to a shutdown by order of any public authority for whatever reason.</w:t>
      </w:r>
    </w:p>
    <w:p w14:paraId="463F1CE5" w14:textId="77777777" w:rsidR="006936E8" w:rsidRPr="0022764C" w:rsidRDefault="006936E8" w:rsidP="006936E8">
      <w:pPr>
        <w:keepNext/>
        <w:keepLines/>
        <w:tabs>
          <w:tab w:val="left" w:pos="4536"/>
        </w:tabs>
        <w:spacing w:before="240" w:line="266" w:lineRule="auto"/>
        <w:ind w:left="720" w:hanging="360"/>
        <w:contextualSpacing/>
        <w:outlineLvl w:val="1"/>
        <w:rPr>
          <w:rFonts w:eastAsia="Calibri" w:cstheme="minorHAnsi"/>
          <w:bCs/>
          <w:szCs w:val="18"/>
        </w:rPr>
      </w:pPr>
    </w:p>
    <w:p w14:paraId="7E445740" w14:textId="77777777"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bCs/>
          <w:kern w:val="2"/>
          <w:szCs w:val="18"/>
          <w14:ligatures w14:val="standardContextual"/>
        </w:rPr>
      </w:pPr>
      <w:r w:rsidRPr="0022764C">
        <w:rPr>
          <w:rFonts w:eastAsia="Calibri" w:cstheme="minorHAnsi"/>
          <w:kern w:val="2"/>
          <w:szCs w:val="18"/>
          <w:lang w:eastAsia="en-GB"/>
          <w:rPrChange w:id="1847" w:author="stuart wolstenholme" w:date="2026-05-29T12:46:00Z" w16du:dateUtc="2026-05-29T11:46:00Z">
            <w:rPr>
              <w:rFonts w:eastAsia="Calibri" w:cstheme="minorHAnsi"/>
              <w:kern w:val="2"/>
              <w:szCs w:val="18"/>
              <w:lang w:val="en-US" w:eastAsia="en-GB"/>
            </w:rPr>
          </w:rPrChange>
        </w:rPr>
        <w:t xml:space="preserve">based upon, arising from or in any way involving the actual or alleged inaccurate, inadequate or incomplete description of the price of goods, </w:t>
      </w:r>
      <w:r w:rsidRPr="0022764C">
        <w:rPr>
          <w:rFonts w:eastAsia="Calibri" w:cstheme="minorHAnsi"/>
          <w:b/>
          <w:kern w:val="2"/>
          <w:szCs w:val="18"/>
          <w:lang w:eastAsia="en-GB"/>
          <w:rPrChange w:id="1848" w:author="stuart wolstenholme" w:date="2026-05-29T12:46:00Z" w16du:dateUtc="2026-05-29T11:46:00Z">
            <w:rPr>
              <w:rFonts w:eastAsia="Calibri" w:cstheme="minorHAnsi"/>
              <w:b/>
              <w:kern w:val="2"/>
              <w:szCs w:val="18"/>
              <w:lang w:val="en-US" w:eastAsia="en-GB"/>
            </w:rPr>
          </w:rPrChange>
        </w:rPr>
        <w:t>Products</w:t>
      </w:r>
      <w:r w:rsidRPr="0022764C">
        <w:rPr>
          <w:rFonts w:eastAsia="Calibri" w:cstheme="minorHAnsi"/>
          <w:kern w:val="2"/>
          <w:szCs w:val="18"/>
          <w:lang w:eastAsia="en-GB"/>
          <w:rPrChange w:id="1849" w:author="stuart wolstenholme" w:date="2026-05-29T12:46:00Z" w16du:dateUtc="2026-05-29T11:46:00Z">
            <w:rPr>
              <w:rFonts w:eastAsia="Calibri" w:cstheme="minorHAnsi"/>
              <w:kern w:val="2"/>
              <w:szCs w:val="18"/>
              <w:lang w:val="en-US" w:eastAsia="en-GB"/>
            </w:rPr>
          </w:rPrChange>
        </w:rPr>
        <w:t xml:space="preserve"> or services.</w:t>
      </w:r>
    </w:p>
    <w:p w14:paraId="1ED43F31" w14:textId="77777777"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p>
    <w:p w14:paraId="4F8907E7" w14:textId="77777777" w:rsidR="006936E8" w:rsidRPr="0022764C" w:rsidRDefault="006936E8" w:rsidP="006936E8">
      <w:pPr>
        <w:numPr>
          <w:ilvl w:val="0"/>
          <w:numId w:val="462"/>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based </w:t>
      </w:r>
      <w:r w:rsidRPr="0022764C">
        <w:rPr>
          <w:rFonts w:eastAsia="Calibri" w:cstheme="minorHAnsi"/>
          <w:szCs w:val="18"/>
          <w:lang w:eastAsia="en-GB"/>
          <w:rPrChange w:id="1850" w:author="stuart wolstenholme" w:date="2026-05-29T12:46:00Z" w16du:dateUtc="2026-05-29T11:46:00Z">
            <w:rPr>
              <w:rFonts w:eastAsia="Calibri" w:cstheme="minorHAnsi"/>
              <w:szCs w:val="18"/>
              <w:lang w:val="en-US" w:eastAsia="en-GB"/>
            </w:rPr>
          </w:rPrChange>
        </w:rPr>
        <w:t>upon, arising from or in any way involving any breach of any express, implied, actual or constructive contract, warranty, guarantee or promise. However, this Exclusion does not apply to:</w:t>
      </w:r>
    </w:p>
    <w:p w14:paraId="5700FF3C" w14:textId="77777777"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22764C">
        <w:rPr>
          <w:rFonts w:eastAsia="Calibri" w:cstheme="minorHAnsi"/>
          <w:szCs w:val="18"/>
          <w:lang w:eastAsia="en-GB"/>
          <w:rPrChange w:id="1851" w:author="stuart wolstenholme" w:date="2026-05-29T12:46:00Z" w16du:dateUtc="2026-05-29T11:46:00Z">
            <w:rPr>
              <w:rFonts w:eastAsia="Calibri" w:cstheme="minorHAnsi"/>
              <w:szCs w:val="18"/>
              <w:lang w:val="en-US" w:eastAsia="en-GB"/>
            </w:rPr>
          </w:rPrChange>
        </w:rPr>
        <w:t xml:space="preserve">any liability or obligation an </w:t>
      </w:r>
      <w:r w:rsidRPr="0022764C">
        <w:rPr>
          <w:rFonts w:eastAsia="Calibri" w:cstheme="minorHAnsi"/>
          <w:b/>
          <w:bCs/>
          <w:szCs w:val="18"/>
          <w:lang w:eastAsia="en-GB"/>
          <w:rPrChange w:id="1852"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1853" w:author="stuart wolstenholme" w:date="2026-05-29T12:46:00Z" w16du:dateUtc="2026-05-29T11:46:00Z">
            <w:rPr>
              <w:rFonts w:eastAsia="Calibri" w:cstheme="minorHAnsi"/>
              <w:szCs w:val="18"/>
              <w:lang w:val="en-US" w:eastAsia="en-GB"/>
            </w:rPr>
          </w:rPrChange>
        </w:rPr>
        <w:t xml:space="preserve"> would have had in the absence of such contract, warranty, guarantee or promise;</w:t>
      </w:r>
    </w:p>
    <w:p w14:paraId="5C4C843A" w14:textId="77777777" w:rsidR="006936E8" w:rsidRPr="0022764C" w:rsidRDefault="006936E8" w:rsidP="006936E8">
      <w:pPr>
        <w:numPr>
          <w:ilvl w:val="0"/>
          <w:numId w:val="465"/>
        </w:numPr>
        <w:spacing w:before="0" w:after="160" w:line="259" w:lineRule="auto"/>
        <w:contextualSpacing/>
        <w:rPr>
          <w:rFonts w:eastAsia="Calibri" w:cstheme="minorHAnsi"/>
          <w:bCs/>
          <w:kern w:val="2"/>
          <w:szCs w:val="18"/>
          <w14:ligatures w14:val="standardContextual"/>
        </w:rPr>
      </w:pPr>
      <w:r w:rsidRPr="0022764C">
        <w:rPr>
          <w:rFonts w:eastAsia="Calibri" w:cstheme="minorHAnsi"/>
          <w:szCs w:val="18"/>
          <w:lang w:eastAsia="en-GB"/>
          <w:rPrChange w:id="1854" w:author="stuart wolstenholme" w:date="2026-05-29T12:46:00Z" w16du:dateUtc="2026-05-29T11:46:00Z">
            <w:rPr>
              <w:rFonts w:eastAsia="Calibri" w:cstheme="minorHAnsi"/>
              <w:szCs w:val="18"/>
              <w:lang w:val="en-US" w:eastAsia="en-GB"/>
            </w:rPr>
          </w:rPrChange>
        </w:rPr>
        <w:t>an actual or alleged breach of the</w:t>
      </w:r>
      <w:r w:rsidRPr="0022764C">
        <w:rPr>
          <w:rFonts w:eastAsia="Calibri" w:cstheme="minorHAnsi"/>
          <w:b/>
          <w:szCs w:val="18"/>
          <w:lang w:eastAsia="en-GB"/>
          <w:rPrChange w:id="1855" w:author="stuart wolstenholme" w:date="2026-05-29T12:46:00Z" w16du:dateUtc="2026-05-29T11:46:00Z">
            <w:rPr>
              <w:rFonts w:eastAsia="Calibri" w:cstheme="minorHAnsi"/>
              <w:b/>
              <w:szCs w:val="18"/>
              <w:lang w:val="en-US" w:eastAsia="en-GB"/>
            </w:rPr>
          </w:rPrChange>
        </w:rPr>
        <w:t xml:space="preserve"> Named Insured’s Privacy Policy</w:t>
      </w:r>
      <w:r w:rsidRPr="0022764C">
        <w:rPr>
          <w:rFonts w:eastAsia="Calibri" w:cstheme="minorHAnsi"/>
          <w:bCs/>
          <w:szCs w:val="18"/>
          <w:lang w:eastAsia="en-GB"/>
          <w:rPrChange w:id="1856" w:author="stuart wolstenholme" w:date="2026-05-29T12:46:00Z" w16du:dateUtc="2026-05-29T11:46:00Z">
            <w:rPr>
              <w:rFonts w:eastAsia="Calibri" w:cstheme="minorHAnsi"/>
              <w:bCs/>
              <w:szCs w:val="18"/>
              <w:lang w:val="en-US" w:eastAsia="en-GB"/>
            </w:rPr>
          </w:rPrChange>
        </w:rPr>
        <w:t>;</w:t>
      </w:r>
    </w:p>
    <w:p w14:paraId="7E798054" w14:textId="77777777"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22764C">
        <w:rPr>
          <w:rFonts w:eastAsia="Calibri" w:cstheme="minorHAnsi"/>
          <w:szCs w:val="18"/>
          <w:lang w:eastAsia="en-GB"/>
          <w:rPrChange w:id="1857" w:author="stuart wolstenholme" w:date="2026-05-29T12:46:00Z" w16du:dateUtc="2026-05-29T11:46:00Z">
            <w:rPr>
              <w:rFonts w:eastAsia="Calibri" w:cstheme="minorHAnsi"/>
              <w:szCs w:val="18"/>
              <w:lang w:val="en-US" w:eastAsia="en-GB"/>
            </w:rPr>
          </w:rPrChange>
        </w:rPr>
        <w:t xml:space="preserve">an actual or alleged breach of an express, implied, actual or constructive contract, warranty, guarantee or promise to protect </w:t>
      </w:r>
      <w:r w:rsidRPr="0022764C">
        <w:rPr>
          <w:rFonts w:eastAsia="Calibri" w:cstheme="minorHAnsi"/>
          <w:b/>
          <w:szCs w:val="18"/>
          <w:lang w:eastAsia="en-GB"/>
          <w:rPrChange w:id="1858" w:author="stuart wolstenholme" w:date="2026-05-29T12:46:00Z" w16du:dateUtc="2026-05-29T11:46:00Z">
            <w:rPr>
              <w:rFonts w:eastAsia="Calibri" w:cstheme="minorHAnsi"/>
              <w:b/>
              <w:szCs w:val="18"/>
              <w:lang w:val="en-US" w:eastAsia="en-GB"/>
            </w:rPr>
          </w:rPrChange>
        </w:rPr>
        <w:t>Private Information</w:t>
      </w:r>
      <w:r w:rsidRPr="0022764C">
        <w:rPr>
          <w:rFonts w:eastAsia="Calibri" w:cstheme="minorHAnsi"/>
          <w:bCs/>
          <w:szCs w:val="18"/>
          <w:lang w:eastAsia="en-GB"/>
          <w:rPrChange w:id="1859" w:author="stuart wolstenholme" w:date="2026-05-29T12:46:00Z" w16du:dateUtc="2026-05-29T11:46:00Z">
            <w:rPr>
              <w:rFonts w:eastAsia="Calibri" w:cstheme="minorHAnsi"/>
              <w:bCs/>
              <w:szCs w:val="18"/>
              <w:lang w:val="en-US" w:eastAsia="en-GB"/>
            </w:rPr>
          </w:rPrChange>
        </w:rPr>
        <w:t>;</w:t>
      </w:r>
    </w:p>
    <w:p w14:paraId="163D1FDD" w14:textId="77777777"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22764C">
        <w:rPr>
          <w:rFonts w:eastAsia="Calibri" w:cstheme="minorHAnsi"/>
          <w:szCs w:val="18"/>
          <w:lang w:eastAsia="en-GB"/>
          <w:rPrChange w:id="1860"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bCs/>
          <w:szCs w:val="18"/>
          <w:lang w:eastAsia="en-GB"/>
          <w:rPrChange w:id="1861"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1862" w:author="stuart wolstenholme" w:date="2026-05-29T12:46:00Z" w16du:dateUtc="2026-05-29T11:46:00Z">
            <w:rPr>
              <w:rFonts w:eastAsia="Calibri" w:cstheme="minorHAnsi"/>
              <w:szCs w:val="18"/>
              <w:lang w:val="en-US" w:eastAsia="en-GB"/>
            </w:rPr>
          </w:rPrChange>
        </w:rPr>
        <w:t xml:space="preserve"> under Insuring Clause B (Security and Privacy Liability) for an unintentional </w:t>
      </w:r>
      <w:r w:rsidRPr="0022764C">
        <w:rPr>
          <w:rFonts w:eastAsia="Calibri" w:cstheme="minorHAnsi"/>
          <w:szCs w:val="18"/>
          <w:lang w:eastAsia="en-GB"/>
          <w:rPrChange w:id="1863" w:author="stuart wolstenholme" w:date="2026-05-29T12:46:00Z" w16du:dateUtc="2026-05-29T11:46:00Z">
            <w:rPr>
              <w:rFonts w:eastAsia="Calibri" w:cstheme="minorHAnsi"/>
              <w:szCs w:val="18"/>
              <w:lang w:val="en-AU" w:eastAsia="en-GB"/>
            </w:rPr>
          </w:rPrChange>
        </w:rPr>
        <w:t xml:space="preserve">breach by an </w:t>
      </w:r>
      <w:r w:rsidRPr="0022764C">
        <w:rPr>
          <w:rFonts w:eastAsia="Calibri" w:cstheme="minorHAnsi"/>
          <w:b/>
          <w:szCs w:val="18"/>
          <w:lang w:eastAsia="en-GB"/>
          <w:rPrChange w:id="1864" w:author="stuart wolstenholme" w:date="2026-05-29T12:46:00Z" w16du:dateUtc="2026-05-29T11:46:00Z">
            <w:rPr>
              <w:rFonts w:eastAsia="Calibri" w:cstheme="minorHAnsi"/>
              <w:b/>
              <w:szCs w:val="18"/>
              <w:lang w:val="en-AU" w:eastAsia="en-GB"/>
            </w:rPr>
          </w:rPrChange>
        </w:rPr>
        <w:t xml:space="preserve">Insured </w:t>
      </w:r>
      <w:r w:rsidRPr="0022764C">
        <w:rPr>
          <w:rFonts w:eastAsia="Calibri" w:cstheme="minorHAnsi"/>
          <w:szCs w:val="18"/>
          <w:lang w:eastAsia="en-GB"/>
          <w:rPrChange w:id="1865" w:author="stuart wolstenholme" w:date="2026-05-29T12:46:00Z" w16du:dateUtc="2026-05-29T11:46:00Z">
            <w:rPr>
              <w:rFonts w:eastAsia="Calibri" w:cstheme="minorHAnsi"/>
              <w:szCs w:val="18"/>
              <w:lang w:val="en-AU" w:eastAsia="en-GB"/>
            </w:rPr>
          </w:rPrChange>
        </w:rPr>
        <w:t xml:space="preserve">of the provisions of a confidentiality or non-disclosure agreement relating to the confidentiality of </w:t>
      </w:r>
      <w:r w:rsidRPr="0022764C">
        <w:rPr>
          <w:rFonts w:eastAsia="Calibri" w:cstheme="minorHAnsi"/>
          <w:b/>
          <w:szCs w:val="18"/>
          <w:lang w:eastAsia="en-GB"/>
          <w:rPrChange w:id="1866" w:author="stuart wolstenholme" w:date="2026-05-29T12:46:00Z" w16du:dateUtc="2026-05-29T11:46:00Z">
            <w:rPr>
              <w:rFonts w:eastAsia="Calibri" w:cstheme="minorHAnsi"/>
              <w:b/>
              <w:szCs w:val="18"/>
              <w:lang w:val="en-AU" w:eastAsia="en-GB"/>
            </w:rPr>
          </w:rPrChange>
        </w:rPr>
        <w:t>Private Information</w:t>
      </w:r>
      <w:r w:rsidRPr="0022764C">
        <w:rPr>
          <w:rFonts w:eastAsia="Calibri" w:cstheme="minorHAnsi"/>
          <w:szCs w:val="18"/>
          <w:lang w:eastAsia="en-GB"/>
          <w:rPrChange w:id="1867" w:author="stuart wolstenholme" w:date="2026-05-29T12:46:00Z" w16du:dateUtc="2026-05-29T11:46:00Z">
            <w:rPr>
              <w:rFonts w:eastAsia="Calibri" w:cstheme="minorHAnsi"/>
              <w:szCs w:val="18"/>
              <w:lang w:val="en-AU" w:eastAsia="en-GB"/>
            </w:rPr>
          </w:rPrChange>
        </w:rPr>
        <w:t>; or</w:t>
      </w:r>
    </w:p>
    <w:p w14:paraId="41FC12D0" w14:textId="77777777"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22764C">
        <w:rPr>
          <w:rFonts w:eastAsia="Calibri" w:cstheme="minorHAnsi"/>
          <w:kern w:val="2"/>
          <w:szCs w:val="18"/>
          <w:lang w:eastAsia="en-GB"/>
          <w:rPrChange w:id="1868" w:author="stuart wolstenholme" w:date="2026-05-29T12:46:00Z" w16du:dateUtc="2026-05-29T11:46:00Z">
            <w:rPr>
              <w:rFonts w:eastAsia="Calibri" w:cstheme="minorHAnsi"/>
              <w:kern w:val="2"/>
              <w:szCs w:val="18"/>
              <w:lang w:val="en-AU" w:eastAsia="en-GB"/>
            </w:rPr>
          </w:rPrChange>
        </w:rPr>
        <w:t xml:space="preserve">a </w:t>
      </w:r>
      <w:r w:rsidRPr="0022764C">
        <w:rPr>
          <w:rFonts w:eastAsia="Calibri" w:cstheme="minorHAnsi"/>
          <w:b/>
          <w:bCs/>
          <w:kern w:val="2"/>
          <w:szCs w:val="18"/>
          <w:lang w:eastAsia="en-GB"/>
          <w:rPrChange w:id="1869" w:author="stuart wolstenholme" w:date="2026-05-29T12:46:00Z" w16du:dateUtc="2026-05-29T11:46:00Z">
            <w:rPr>
              <w:rFonts w:eastAsia="Calibri" w:cstheme="minorHAnsi"/>
              <w:b/>
              <w:bCs/>
              <w:kern w:val="2"/>
              <w:szCs w:val="18"/>
              <w:lang w:val="en-AU" w:eastAsia="en-GB"/>
            </w:rPr>
          </w:rPrChange>
        </w:rPr>
        <w:t>Claim</w:t>
      </w:r>
      <w:r w:rsidRPr="0022764C">
        <w:rPr>
          <w:rFonts w:eastAsia="Calibri" w:cstheme="minorHAnsi"/>
          <w:kern w:val="2"/>
          <w:szCs w:val="18"/>
          <w:lang w:eastAsia="en-GB"/>
          <w:rPrChange w:id="1870" w:author="stuart wolstenholme" w:date="2026-05-29T12:46:00Z" w16du:dateUtc="2026-05-29T11:46:00Z">
            <w:rPr>
              <w:rFonts w:eastAsia="Calibri" w:cstheme="minorHAnsi"/>
              <w:kern w:val="2"/>
              <w:szCs w:val="18"/>
              <w:lang w:val="en-AU" w:eastAsia="en-GB"/>
            </w:rPr>
          </w:rPrChange>
        </w:rPr>
        <w:t xml:space="preserve"> under Insuring Clause D (</w:t>
      </w:r>
      <w:r w:rsidRPr="0022764C">
        <w:rPr>
          <w:rFonts w:eastAsia="Calibri" w:cstheme="minorHAnsi"/>
          <w:kern w:val="2"/>
          <w:szCs w:val="18"/>
          <w:lang w:eastAsia="en-GB"/>
          <w:rPrChange w:id="1871" w:author="stuart wolstenholme" w:date="2026-05-29T12:46:00Z" w16du:dateUtc="2026-05-29T11:46:00Z">
            <w:rPr>
              <w:rFonts w:eastAsia="Calibri" w:cstheme="minorHAnsi"/>
              <w:kern w:val="2"/>
              <w:szCs w:val="18"/>
              <w:lang w:val="en-US" w:eastAsia="en-GB"/>
            </w:rPr>
          </w:rPrChange>
        </w:rPr>
        <w:t xml:space="preserve">PCI DSS Liability) for an unintentional breach of the provisions of a </w:t>
      </w:r>
      <w:r w:rsidRPr="0022764C">
        <w:rPr>
          <w:rFonts w:eastAsia="Calibri" w:cstheme="minorHAnsi"/>
          <w:b/>
          <w:kern w:val="2"/>
          <w:szCs w:val="18"/>
          <w:lang w:eastAsia="en-GB"/>
          <w:rPrChange w:id="1872" w:author="stuart wolstenholme" w:date="2026-05-29T12:46:00Z" w16du:dateUtc="2026-05-29T11:46:00Z">
            <w:rPr>
              <w:rFonts w:eastAsia="Calibri" w:cstheme="minorHAnsi"/>
              <w:b/>
              <w:kern w:val="2"/>
              <w:szCs w:val="18"/>
              <w:lang w:val="en-US" w:eastAsia="en-GB"/>
            </w:rPr>
          </w:rPrChange>
        </w:rPr>
        <w:t xml:space="preserve">Merchant Services Agreement </w:t>
      </w:r>
      <w:r w:rsidRPr="0022764C">
        <w:rPr>
          <w:rFonts w:eastAsia="Calibri" w:cstheme="minorHAnsi"/>
          <w:kern w:val="2"/>
          <w:szCs w:val="18"/>
          <w:lang w:eastAsia="en-GB"/>
          <w:rPrChange w:id="1873" w:author="stuart wolstenholme" w:date="2026-05-29T12:46:00Z" w16du:dateUtc="2026-05-29T11:46:00Z">
            <w:rPr>
              <w:rFonts w:eastAsia="Calibri" w:cstheme="minorHAnsi"/>
              <w:kern w:val="2"/>
              <w:szCs w:val="18"/>
              <w:lang w:val="en-US" w:eastAsia="en-GB"/>
            </w:rPr>
          </w:rPrChange>
        </w:rPr>
        <w:t xml:space="preserve">relating to compliance with the </w:t>
      </w:r>
      <w:r w:rsidRPr="0022764C">
        <w:rPr>
          <w:rFonts w:eastAsia="Calibri" w:cstheme="minorHAnsi"/>
          <w:b/>
          <w:kern w:val="2"/>
          <w:szCs w:val="18"/>
          <w:lang w:eastAsia="en-GB"/>
          <w:rPrChange w:id="1874" w:author="stuart wolstenholme" w:date="2026-05-29T12:46:00Z" w16du:dateUtc="2026-05-29T11:46:00Z">
            <w:rPr>
              <w:rFonts w:eastAsia="Calibri" w:cstheme="minorHAnsi"/>
              <w:b/>
              <w:kern w:val="2"/>
              <w:szCs w:val="18"/>
              <w:lang w:val="en-US" w:eastAsia="en-GB"/>
            </w:rPr>
          </w:rPrChange>
        </w:rPr>
        <w:t>PCI DSS Standard</w:t>
      </w:r>
      <w:r w:rsidRPr="0022764C">
        <w:rPr>
          <w:rFonts w:eastAsia="Calibri" w:cstheme="minorHAnsi"/>
          <w:kern w:val="2"/>
          <w:szCs w:val="18"/>
          <w:lang w:eastAsia="en-GB"/>
          <w:rPrChange w:id="1875" w:author="stuart wolstenholme" w:date="2026-05-29T12:46:00Z" w16du:dateUtc="2026-05-29T11:46:00Z">
            <w:rPr>
              <w:rFonts w:eastAsia="Calibri" w:cstheme="minorHAnsi"/>
              <w:kern w:val="2"/>
              <w:szCs w:val="18"/>
              <w:lang w:val="en-US" w:eastAsia="en-GB"/>
            </w:rPr>
          </w:rPrChange>
        </w:rPr>
        <w:t>.</w:t>
      </w:r>
    </w:p>
    <w:p w14:paraId="7E6A91DF" w14:textId="77777777" w:rsidR="006936E8" w:rsidRPr="0022764C" w:rsidRDefault="006936E8" w:rsidP="006936E8">
      <w:pPr>
        <w:numPr>
          <w:ilvl w:val="0"/>
          <w:numId w:val="462"/>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based </w:t>
      </w:r>
      <w:r w:rsidRPr="0022764C">
        <w:rPr>
          <w:rFonts w:eastAsia="Calibri" w:cstheme="minorHAnsi"/>
          <w:szCs w:val="18"/>
          <w:lang w:eastAsia="en-GB"/>
          <w:rPrChange w:id="1876" w:author="stuart wolstenholme" w:date="2026-05-29T12:46:00Z" w16du:dateUtc="2026-05-29T11:46:00Z">
            <w:rPr>
              <w:rFonts w:eastAsia="Calibri" w:cstheme="minorHAnsi"/>
              <w:szCs w:val="18"/>
              <w:lang w:val="en-US" w:eastAsia="en-GB"/>
            </w:rPr>
          </w:rPrChange>
        </w:rPr>
        <w:t xml:space="preserve">upon, arising from or in any way involving any liability assumed by any </w:t>
      </w:r>
      <w:r w:rsidRPr="0022764C">
        <w:rPr>
          <w:rFonts w:eastAsia="Calibri" w:cstheme="minorHAnsi"/>
          <w:b/>
          <w:szCs w:val="18"/>
          <w:lang w:eastAsia="en-GB"/>
          <w:rPrChange w:id="1877"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1878" w:author="stuart wolstenholme" w:date="2026-05-29T12:46:00Z" w16du:dateUtc="2026-05-29T11:46:00Z">
            <w:rPr>
              <w:rFonts w:eastAsia="Calibri" w:cstheme="minorHAnsi"/>
              <w:szCs w:val="18"/>
              <w:lang w:val="en-US" w:eastAsia="en-GB"/>
            </w:rPr>
          </w:rPrChange>
        </w:rPr>
        <w:t>under a contract or agreement. However, this Exclusion does not apply to:</w:t>
      </w:r>
    </w:p>
    <w:p w14:paraId="596B0FD2" w14:textId="77777777"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szCs w:val="18"/>
          <w:lang w:eastAsia="en-GB"/>
          <w:rPrChange w:id="1879" w:author="stuart wolstenholme" w:date="2026-05-29T12:46:00Z" w16du:dateUtc="2026-05-29T11:46:00Z">
            <w:rPr>
              <w:rFonts w:eastAsia="Calibri" w:cstheme="minorHAnsi"/>
              <w:szCs w:val="18"/>
              <w:lang w:val="en-US" w:eastAsia="en-GB"/>
            </w:rPr>
          </w:rPrChange>
        </w:rPr>
        <w:t xml:space="preserve">any liability an </w:t>
      </w:r>
      <w:r w:rsidRPr="0022764C">
        <w:rPr>
          <w:rFonts w:eastAsia="Calibri" w:cstheme="minorHAnsi"/>
          <w:b/>
          <w:bCs/>
          <w:szCs w:val="18"/>
          <w:lang w:eastAsia="en-GB"/>
          <w:rPrChange w:id="1880"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1881" w:author="stuart wolstenholme" w:date="2026-05-29T12:46:00Z" w16du:dateUtc="2026-05-29T11:46:00Z">
            <w:rPr>
              <w:rFonts w:eastAsia="Calibri" w:cstheme="minorHAnsi"/>
              <w:szCs w:val="18"/>
              <w:lang w:val="en-US" w:eastAsia="en-GB"/>
            </w:rPr>
          </w:rPrChange>
        </w:rPr>
        <w:t xml:space="preserve"> would have had in the absence of such contract or agreement;</w:t>
      </w:r>
    </w:p>
    <w:p w14:paraId="7B4AD635" w14:textId="77777777"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szCs w:val="18"/>
          <w:lang w:eastAsia="en-GB"/>
          <w:rPrChange w:id="1882"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1883"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1884" w:author="stuart wolstenholme" w:date="2026-05-29T12:46:00Z" w16du:dateUtc="2026-05-29T11:46:00Z">
            <w:rPr>
              <w:rFonts w:eastAsia="Calibri" w:cstheme="minorHAnsi"/>
              <w:szCs w:val="18"/>
              <w:lang w:val="en-US" w:eastAsia="en-GB"/>
            </w:rPr>
          </w:rPrChange>
        </w:rPr>
        <w:t xml:space="preserve">under Insuring Clause A (Multimedia Liability) or Insuring Clause B (Security and Privacy Liability) for liability </w:t>
      </w:r>
      <w:r w:rsidRPr="0022764C">
        <w:rPr>
          <w:rFonts w:eastAsia="Calibri" w:cstheme="minorHAnsi"/>
          <w:b/>
          <w:szCs w:val="18"/>
          <w:lang w:eastAsia="en-GB"/>
          <w:rPrChange w:id="1885" w:author="stuart wolstenholme" w:date="2026-05-29T12:46:00Z" w16du:dateUtc="2026-05-29T11:46:00Z">
            <w:rPr>
              <w:rFonts w:eastAsia="Calibri" w:cstheme="minorHAnsi"/>
              <w:b/>
              <w:szCs w:val="18"/>
              <w:lang w:val="en-US" w:eastAsia="en-GB"/>
            </w:rPr>
          </w:rPrChange>
        </w:rPr>
        <w:t>Assumed Under Contract</w:t>
      </w:r>
      <w:r w:rsidRPr="0022764C">
        <w:rPr>
          <w:rFonts w:eastAsia="Calibri" w:cstheme="minorHAnsi"/>
          <w:szCs w:val="18"/>
          <w:lang w:eastAsia="en-GB"/>
          <w:rPrChange w:id="1886" w:author="stuart wolstenholme" w:date="2026-05-29T12:46:00Z" w16du:dateUtc="2026-05-29T11:46:00Z">
            <w:rPr>
              <w:rFonts w:eastAsia="Calibri" w:cstheme="minorHAnsi"/>
              <w:szCs w:val="18"/>
              <w:lang w:val="en-US" w:eastAsia="en-GB"/>
            </w:rPr>
          </w:rPrChange>
        </w:rPr>
        <w:t>; or</w:t>
      </w:r>
    </w:p>
    <w:p w14:paraId="0108B72E" w14:textId="77777777"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szCs w:val="18"/>
          <w:lang w:eastAsia="en-GB"/>
          <w:rPrChange w:id="1887"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1888"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1889" w:author="stuart wolstenholme" w:date="2026-05-29T12:46:00Z" w16du:dateUtc="2026-05-29T11:46:00Z">
            <w:rPr>
              <w:rFonts w:eastAsia="Calibri" w:cstheme="minorHAnsi"/>
              <w:szCs w:val="18"/>
              <w:lang w:val="en-US" w:eastAsia="en-GB"/>
            </w:rPr>
          </w:rPrChange>
        </w:rPr>
        <w:t xml:space="preserve">under </w:t>
      </w:r>
      <w:r w:rsidRPr="0022764C">
        <w:rPr>
          <w:rFonts w:eastAsia="Calibri" w:cstheme="minorHAnsi"/>
          <w:color w:val="000000"/>
          <w:szCs w:val="18"/>
          <w:lang w:eastAsia="en-GB"/>
          <w:rPrChange w:id="1890" w:author="stuart wolstenholme" w:date="2026-05-29T12:46:00Z" w16du:dateUtc="2026-05-29T11:46:00Z">
            <w:rPr>
              <w:rFonts w:eastAsia="Calibri" w:cstheme="minorHAnsi"/>
              <w:color w:val="000000"/>
              <w:szCs w:val="18"/>
              <w:lang w:val="en-AU" w:eastAsia="en-GB"/>
            </w:rPr>
          </w:rPrChange>
        </w:rPr>
        <w:t>Insuring Clause D (</w:t>
      </w:r>
      <w:r w:rsidRPr="0022764C">
        <w:rPr>
          <w:rFonts w:eastAsia="Calibri" w:cstheme="minorHAnsi"/>
          <w:color w:val="000000"/>
          <w:szCs w:val="18"/>
          <w:lang w:eastAsia="en-GB"/>
          <w:rPrChange w:id="1891" w:author="stuart wolstenholme" w:date="2026-05-29T12:46:00Z" w16du:dateUtc="2026-05-29T11:46:00Z">
            <w:rPr>
              <w:rFonts w:eastAsia="Calibri" w:cstheme="minorHAnsi"/>
              <w:color w:val="000000"/>
              <w:szCs w:val="18"/>
              <w:lang w:val="en-US" w:eastAsia="en-GB"/>
            </w:rPr>
          </w:rPrChange>
        </w:rPr>
        <w:t xml:space="preserve">PCI DSS Liability) </w:t>
      </w:r>
      <w:r w:rsidRPr="0022764C">
        <w:rPr>
          <w:rFonts w:eastAsia="Calibri" w:cstheme="minorHAnsi"/>
          <w:szCs w:val="18"/>
          <w:lang w:eastAsia="en-GB"/>
          <w:rPrChange w:id="1892" w:author="stuart wolstenholme" w:date="2026-05-29T12:46:00Z" w16du:dateUtc="2026-05-29T11:46:00Z">
            <w:rPr>
              <w:rFonts w:eastAsia="Calibri" w:cstheme="minorHAnsi"/>
              <w:szCs w:val="18"/>
              <w:lang w:val="en-US" w:eastAsia="en-GB"/>
            </w:rPr>
          </w:rPrChange>
        </w:rPr>
        <w:t xml:space="preserve">for liability for </w:t>
      </w:r>
      <w:r w:rsidRPr="0022764C">
        <w:rPr>
          <w:rFonts w:eastAsia="Calibri" w:cstheme="minorHAnsi"/>
          <w:b/>
          <w:szCs w:val="18"/>
          <w:lang w:eastAsia="en-GB"/>
          <w:rPrChange w:id="1893" w:author="stuart wolstenholme" w:date="2026-05-29T12:46:00Z" w16du:dateUtc="2026-05-29T11:46:00Z">
            <w:rPr>
              <w:rFonts w:eastAsia="Calibri" w:cstheme="minorHAnsi"/>
              <w:b/>
              <w:szCs w:val="18"/>
              <w:lang w:val="en-US" w:eastAsia="en-GB"/>
            </w:rPr>
          </w:rPrChange>
        </w:rPr>
        <w:t xml:space="preserve">PCI DSS Fines and Assessments </w:t>
      </w:r>
      <w:r w:rsidRPr="0022764C">
        <w:rPr>
          <w:rFonts w:eastAsia="Calibri" w:cstheme="minorHAnsi"/>
          <w:szCs w:val="18"/>
          <w:lang w:eastAsia="en-GB"/>
          <w:rPrChange w:id="1894" w:author="stuart wolstenholme" w:date="2026-05-29T12:46:00Z" w16du:dateUtc="2026-05-29T11:46:00Z">
            <w:rPr>
              <w:rFonts w:eastAsia="Calibri" w:cstheme="minorHAnsi"/>
              <w:szCs w:val="18"/>
              <w:lang w:val="en-US" w:eastAsia="en-GB"/>
            </w:rPr>
          </w:rPrChange>
        </w:rPr>
        <w:t xml:space="preserve">assumed by </w:t>
      </w:r>
      <w:r w:rsidRPr="0022764C">
        <w:rPr>
          <w:rFonts w:eastAsia="Calibri" w:cstheme="minorHAnsi"/>
          <w:color w:val="000000"/>
          <w:szCs w:val="18"/>
          <w:lang w:eastAsia="en-GB"/>
          <w:rPrChange w:id="1895" w:author="stuart wolstenholme" w:date="2026-05-29T12:46:00Z" w16du:dateUtc="2026-05-29T11:46:00Z">
            <w:rPr>
              <w:rFonts w:eastAsia="Calibri" w:cstheme="minorHAnsi"/>
              <w:color w:val="000000"/>
              <w:szCs w:val="18"/>
              <w:lang w:val="en-US" w:eastAsia="en-GB"/>
            </w:rPr>
          </w:rPrChange>
        </w:rPr>
        <w:t>the</w:t>
      </w:r>
      <w:r w:rsidRPr="0022764C">
        <w:rPr>
          <w:rFonts w:eastAsia="Calibri" w:cstheme="minorHAnsi"/>
          <w:b/>
          <w:bCs/>
          <w:szCs w:val="18"/>
          <w:lang w:eastAsia="en-GB"/>
          <w:rPrChange w:id="1896" w:author="stuart wolstenholme" w:date="2026-05-29T12:46:00Z" w16du:dateUtc="2026-05-29T11:46:00Z">
            <w:rPr>
              <w:rFonts w:eastAsia="Calibri" w:cstheme="minorHAnsi"/>
              <w:b/>
              <w:bCs/>
              <w:szCs w:val="18"/>
              <w:lang w:val="en-US" w:eastAsia="en-GB"/>
            </w:rPr>
          </w:rPrChange>
        </w:rPr>
        <w:t xml:space="preserve"> Named </w:t>
      </w:r>
      <w:r w:rsidRPr="0022764C">
        <w:rPr>
          <w:rFonts w:eastAsia="Calibri" w:cstheme="minorHAnsi"/>
          <w:b/>
          <w:bCs/>
          <w:szCs w:val="18"/>
          <w:lang w:eastAsia="en-GB"/>
          <w:rPrChange w:id="1897" w:author="stuart wolstenholme" w:date="2026-05-29T12:46:00Z" w16du:dateUtc="2026-05-29T11:46:00Z">
            <w:rPr>
              <w:rFonts w:eastAsia="Calibri" w:cstheme="minorHAnsi"/>
              <w:b/>
              <w:bCs/>
              <w:szCs w:val="18"/>
              <w:lang w:val="en-US" w:eastAsia="en-GB"/>
            </w:rPr>
          </w:rPrChange>
        </w:rPr>
        <w:lastRenderedPageBreak/>
        <w:t xml:space="preserve">Insured </w:t>
      </w:r>
      <w:r w:rsidRPr="0022764C">
        <w:rPr>
          <w:rFonts w:eastAsia="Calibri" w:cstheme="minorHAnsi"/>
          <w:szCs w:val="18"/>
          <w:lang w:eastAsia="en-GB"/>
          <w:rPrChange w:id="1898" w:author="stuart wolstenholme" w:date="2026-05-29T12:46:00Z" w16du:dateUtc="2026-05-29T11:46:00Z">
            <w:rPr>
              <w:rFonts w:eastAsia="Calibri" w:cstheme="minorHAnsi"/>
              <w:szCs w:val="18"/>
              <w:lang w:val="en-US" w:eastAsia="en-GB"/>
            </w:rPr>
          </w:rPrChange>
        </w:rPr>
        <w:t xml:space="preserve">under a </w:t>
      </w:r>
      <w:r w:rsidRPr="0022764C">
        <w:rPr>
          <w:rFonts w:eastAsia="Calibri" w:cstheme="minorHAnsi"/>
          <w:b/>
          <w:szCs w:val="18"/>
          <w:lang w:eastAsia="en-GB"/>
          <w:rPrChange w:id="1899" w:author="stuart wolstenholme" w:date="2026-05-29T12:46:00Z" w16du:dateUtc="2026-05-29T11:46:00Z">
            <w:rPr>
              <w:rFonts w:eastAsia="Calibri" w:cstheme="minorHAnsi"/>
              <w:b/>
              <w:szCs w:val="18"/>
              <w:lang w:val="en-US" w:eastAsia="en-GB"/>
            </w:rPr>
          </w:rPrChange>
        </w:rPr>
        <w:t>Merchant Services Agreement</w:t>
      </w:r>
      <w:r w:rsidRPr="0022764C">
        <w:rPr>
          <w:rFonts w:eastAsia="Calibri" w:cstheme="minorHAnsi"/>
          <w:szCs w:val="18"/>
          <w:lang w:eastAsia="en-GB"/>
          <w:rPrChange w:id="1900" w:author="stuart wolstenholme" w:date="2026-05-29T12:46:00Z" w16du:dateUtc="2026-05-29T11:46:00Z">
            <w:rPr>
              <w:rFonts w:eastAsia="Calibri" w:cstheme="minorHAnsi"/>
              <w:szCs w:val="18"/>
              <w:lang w:val="en-US" w:eastAsia="en-GB"/>
            </w:rPr>
          </w:rPrChange>
        </w:rPr>
        <w:t>.</w:t>
      </w:r>
    </w:p>
    <w:p w14:paraId="46680001" w14:textId="77777777"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p>
    <w:p w14:paraId="1ED50B38"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01" w:author="stuart wolstenholme" w:date="2026-05-29T12:46:00Z" w16du:dateUtc="2026-05-29T11:46:00Z">
            <w:rPr>
              <w:rFonts w:eastAsia="Calibri" w:cstheme="minorHAnsi"/>
              <w:szCs w:val="18"/>
              <w:lang w:val="en-US" w:eastAsia="en-GB"/>
            </w:rPr>
          </w:rPrChange>
        </w:rPr>
        <w:t>based upon, arising from or in any way involving</w:t>
      </w:r>
      <w:r w:rsidRPr="0022764C">
        <w:rPr>
          <w:rFonts w:eastAsia="Arial" w:cstheme="minorHAnsi"/>
          <w:szCs w:val="18"/>
          <w:rPrChange w:id="1902" w:author="stuart wolstenholme" w:date="2026-05-29T12:46:00Z" w16du:dateUtc="2026-05-29T11:46:00Z">
            <w:rPr>
              <w:rFonts w:eastAsia="Arial" w:cstheme="minorHAnsi"/>
              <w:szCs w:val="18"/>
              <w:lang w:val="en-US"/>
            </w:rPr>
          </w:rPrChange>
        </w:rPr>
        <w:t xml:space="preserve"> seepage, pollution or contamination of any kind, including but not limited to </w:t>
      </w:r>
      <w:r w:rsidRPr="0022764C">
        <w:rPr>
          <w:rFonts w:eastAsia="Calibri" w:cstheme="minorHAnsi"/>
          <w:szCs w:val="18"/>
          <w:lang w:eastAsia="en-GB"/>
          <w:rPrChange w:id="1903" w:author="stuart wolstenholme" w:date="2026-05-29T12:46:00Z" w16du:dateUtc="2026-05-29T11:46:00Z">
            <w:rPr>
              <w:rFonts w:eastAsia="Calibri" w:cstheme="minorHAnsi"/>
              <w:szCs w:val="18"/>
              <w:lang w:val="en-US" w:eastAsia="en-GB"/>
            </w:rPr>
          </w:rPrChange>
        </w:rPr>
        <w:t xml:space="preserve">asbestos, smoke, vapor, soot, fumes, acids, alkalis, chemicals and waste. However, this Exclusion does not apply to a </w:t>
      </w:r>
      <w:r w:rsidRPr="0022764C">
        <w:rPr>
          <w:rFonts w:eastAsia="Calibri" w:cstheme="minorHAnsi"/>
          <w:b/>
          <w:szCs w:val="18"/>
          <w:lang w:eastAsia="en-GB"/>
          <w:rPrChange w:id="1904" w:author="stuart wolstenholme" w:date="2026-05-29T12:46:00Z" w16du:dateUtc="2026-05-29T11:46:00Z">
            <w:rPr>
              <w:rFonts w:eastAsia="Calibri" w:cstheme="minorHAnsi"/>
              <w:b/>
              <w:szCs w:val="18"/>
              <w:lang w:val="en-US" w:eastAsia="en-GB"/>
            </w:rPr>
          </w:rPrChange>
        </w:rPr>
        <w:t xml:space="preserve">Bodily Injury Claim </w:t>
      </w:r>
      <w:r w:rsidRPr="0022764C">
        <w:rPr>
          <w:rFonts w:eastAsia="Calibri" w:cstheme="minorHAnsi"/>
          <w:szCs w:val="18"/>
          <w:lang w:eastAsia="en-GB"/>
          <w:rPrChange w:id="1905"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1906" w:author="stuart wolstenholme" w:date="2026-05-29T12:46:00Z" w16du:dateUtc="2026-05-29T11:46:00Z">
            <w:rPr>
              <w:rFonts w:eastAsia="Calibri" w:cstheme="minorHAnsi"/>
              <w:b/>
              <w:szCs w:val="18"/>
              <w:lang w:val="en-US" w:eastAsia="en-GB"/>
            </w:rPr>
          </w:rPrChange>
        </w:rPr>
        <w:t>Property Damage Claim</w:t>
      </w:r>
      <w:r w:rsidRPr="0022764C">
        <w:rPr>
          <w:rFonts w:eastAsia="Calibri" w:cstheme="minorHAnsi"/>
          <w:szCs w:val="18"/>
          <w:lang w:eastAsia="en-GB"/>
          <w:rPrChange w:id="1907" w:author="stuart wolstenholme" w:date="2026-05-29T12:46:00Z" w16du:dateUtc="2026-05-29T11:46:00Z">
            <w:rPr>
              <w:rFonts w:eastAsia="Calibri" w:cstheme="minorHAnsi"/>
              <w:szCs w:val="18"/>
              <w:lang w:val="en-US" w:eastAsia="en-GB"/>
            </w:rPr>
          </w:rPrChange>
        </w:rPr>
        <w:t>.</w:t>
      </w:r>
    </w:p>
    <w:p w14:paraId="6E1C3503"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14:paraId="4B2AB3D8"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08" w:author="stuart wolstenholme" w:date="2026-05-29T12:46:00Z" w16du:dateUtc="2026-05-29T11:46:00Z">
            <w:rPr>
              <w:rFonts w:eastAsia="Calibri" w:cstheme="minorHAnsi"/>
              <w:szCs w:val="18"/>
              <w:lang w:val="en-US" w:eastAsia="en-GB"/>
            </w:rPr>
          </w:rPrChange>
        </w:rPr>
        <w:t xml:space="preserve">based upon, arising from or in any way involving </w:t>
      </w:r>
      <w:r w:rsidRPr="0022764C">
        <w:rPr>
          <w:rFonts w:eastAsia="Calibri" w:cstheme="minorHAnsi"/>
          <w:b/>
          <w:szCs w:val="18"/>
          <w:lang w:eastAsia="en-GB"/>
          <w:rPrChange w:id="1909" w:author="stuart wolstenholme" w:date="2026-05-29T12:46:00Z" w16du:dateUtc="2026-05-29T11:46:00Z">
            <w:rPr>
              <w:rFonts w:eastAsia="Calibri" w:cstheme="minorHAnsi"/>
              <w:b/>
              <w:szCs w:val="18"/>
              <w:lang w:val="en-US" w:eastAsia="en-GB"/>
            </w:rPr>
          </w:rPrChange>
        </w:rPr>
        <w:t xml:space="preserve">Income Loss </w:t>
      </w:r>
      <w:r w:rsidRPr="0022764C">
        <w:rPr>
          <w:rFonts w:eastAsia="Calibri" w:cstheme="minorHAnsi"/>
          <w:szCs w:val="18"/>
          <w:lang w:eastAsia="en-GB"/>
          <w:rPrChange w:id="1910" w:author="stuart wolstenholme" w:date="2026-05-29T12:46:00Z" w16du:dateUtc="2026-05-29T11:46:00Z">
            <w:rPr>
              <w:rFonts w:eastAsia="Calibri" w:cstheme="minorHAnsi"/>
              <w:szCs w:val="18"/>
              <w:lang w:val="en-US" w:eastAsia="en-GB"/>
            </w:rPr>
          </w:rPrChange>
        </w:rPr>
        <w:t xml:space="preserve">caused by or resulting from </w:t>
      </w:r>
      <w:r w:rsidRPr="0022764C">
        <w:rPr>
          <w:rFonts w:eastAsia="Calibri" w:cstheme="minorHAnsi"/>
          <w:b/>
          <w:szCs w:val="18"/>
          <w:lang w:eastAsia="en-GB"/>
          <w:rPrChange w:id="1911" w:author="stuart wolstenholme" w:date="2026-05-29T12:46:00Z" w16du:dateUtc="2026-05-29T11:46:00Z">
            <w:rPr>
              <w:rFonts w:eastAsia="Calibri" w:cstheme="minorHAnsi"/>
              <w:b/>
              <w:szCs w:val="18"/>
              <w:lang w:val="en-US" w:eastAsia="en-GB"/>
            </w:rPr>
          </w:rPrChange>
        </w:rPr>
        <w:t>Unauthorised Trading</w:t>
      </w:r>
      <w:r w:rsidRPr="0022764C">
        <w:rPr>
          <w:rFonts w:eastAsia="Calibri" w:cstheme="minorHAnsi"/>
          <w:szCs w:val="18"/>
          <w:lang w:eastAsia="en-GB"/>
          <w:rPrChange w:id="1912" w:author="stuart wolstenholme" w:date="2026-05-29T12:46:00Z" w16du:dateUtc="2026-05-29T11:46:00Z">
            <w:rPr>
              <w:rFonts w:eastAsia="Calibri" w:cstheme="minorHAnsi"/>
              <w:szCs w:val="18"/>
              <w:lang w:val="en-US" w:eastAsia="en-GB"/>
            </w:rPr>
          </w:rPrChange>
        </w:rPr>
        <w:t>.</w:t>
      </w:r>
    </w:p>
    <w:p w14:paraId="404233C5"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46C8DF4A"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13" w:author="stuart wolstenholme" w:date="2026-05-29T12:46:00Z" w16du:dateUtc="2026-05-29T11:46:00Z">
            <w:rPr>
              <w:rFonts w:eastAsia="Calibri" w:cstheme="minorHAnsi"/>
              <w:szCs w:val="18"/>
              <w:lang w:val="en-US" w:eastAsia="en-GB"/>
            </w:rPr>
          </w:rPrChange>
        </w:rPr>
        <w:t>based upon, arising from or in any way involving;</w:t>
      </w:r>
    </w:p>
    <w:p w14:paraId="232AE1BE" w14:textId="77777777"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14" w:author="stuart wolstenholme" w:date="2026-05-29T12:46:00Z" w16du:dateUtc="2026-05-29T11:46:00Z">
            <w:rPr>
              <w:rFonts w:eastAsia="Calibri" w:cstheme="minorHAnsi"/>
              <w:szCs w:val="18"/>
              <w:lang w:val="en-US" w:eastAsia="en-GB"/>
            </w:rPr>
          </w:rPrChange>
        </w:rPr>
        <w:t xml:space="preserve">the actual or alleged purchase or sale of </w:t>
      </w:r>
      <w:r w:rsidRPr="0022764C">
        <w:rPr>
          <w:rFonts w:eastAsia="Calibri" w:cstheme="minorHAnsi"/>
          <w:b/>
          <w:szCs w:val="18"/>
          <w:lang w:eastAsia="en-GB"/>
          <w:rPrChange w:id="1915" w:author="stuart wolstenholme" w:date="2026-05-29T12:46:00Z" w16du:dateUtc="2026-05-29T11:46:00Z">
            <w:rPr>
              <w:rFonts w:eastAsia="Calibri" w:cstheme="minorHAnsi"/>
              <w:b/>
              <w:szCs w:val="18"/>
              <w:lang w:val="en-US" w:eastAsia="en-GB"/>
            </w:rPr>
          </w:rPrChange>
        </w:rPr>
        <w:t>Securities</w:t>
      </w:r>
      <w:r w:rsidRPr="0022764C">
        <w:rPr>
          <w:rFonts w:eastAsia="Calibri" w:cstheme="minorHAnsi"/>
          <w:szCs w:val="18"/>
          <w:lang w:eastAsia="en-GB"/>
          <w:rPrChange w:id="1916" w:author="stuart wolstenholme" w:date="2026-05-29T12:46:00Z" w16du:dateUtc="2026-05-29T11:46:00Z">
            <w:rPr>
              <w:rFonts w:eastAsia="Calibri" w:cstheme="minorHAnsi"/>
              <w:szCs w:val="18"/>
              <w:lang w:val="en-US" w:eastAsia="en-GB"/>
            </w:rPr>
          </w:rPrChange>
        </w:rPr>
        <w:t>;</w:t>
      </w:r>
    </w:p>
    <w:p w14:paraId="3F22F0EB" w14:textId="77777777"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17" w:author="stuart wolstenholme" w:date="2026-05-29T12:46:00Z" w16du:dateUtc="2026-05-29T11:46:00Z">
            <w:rPr>
              <w:rFonts w:eastAsia="Calibri" w:cstheme="minorHAnsi"/>
              <w:szCs w:val="18"/>
              <w:lang w:val="en-US" w:eastAsia="en-GB"/>
            </w:rPr>
          </w:rPrChange>
        </w:rPr>
        <w:t xml:space="preserve">the actual or alleged loss of value of any </w:t>
      </w:r>
      <w:r w:rsidRPr="0022764C">
        <w:rPr>
          <w:rFonts w:eastAsia="Calibri" w:cstheme="minorHAnsi"/>
          <w:b/>
          <w:szCs w:val="18"/>
          <w:lang w:eastAsia="en-GB"/>
          <w:rPrChange w:id="1918" w:author="stuart wolstenholme" w:date="2026-05-29T12:46:00Z" w16du:dateUtc="2026-05-29T11:46:00Z">
            <w:rPr>
              <w:rFonts w:eastAsia="Calibri" w:cstheme="minorHAnsi"/>
              <w:b/>
              <w:szCs w:val="18"/>
              <w:lang w:val="en-US" w:eastAsia="en-GB"/>
            </w:rPr>
          </w:rPrChange>
        </w:rPr>
        <w:t>Securities</w:t>
      </w:r>
      <w:r w:rsidRPr="0022764C">
        <w:rPr>
          <w:rFonts w:eastAsia="Calibri" w:cstheme="minorHAnsi"/>
          <w:szCs w:val="18"/>
          <w:lang w:eastAsia="en-GB"/>
          <w:rPrChange w:id="1919" w:author="stuart wolstenholme" w:date="2026-05-29T12:46:00Z" w16du:dateUtc="2026-05-29T11:46:00Z">
            <w:rPr>
              <w:rFonts w:eastAsia="Calibri" w:cstheme="minorHAnsi"/>
              <w:szCs w:val="18"/>
              <w:lang w:val="en-US" w:eastAsia="en-GB"/>
            </w:rPr>
          </w:rPrChange>
        </w:rPr>
        <w:t>;</w:t>
      </w:r>
    </w:p>
    <w:p w14:paraId="3A81385F" w14:textId="77777777"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20" w:author="stuart wolstenholme" w:date="2026-05-29T12:46:00Z" w16du:dateUtc="2026-05-29T11:46:00Z">
            <w:rPr>
              <w:rFonts w:eastAsia="Calibri" w:cstheme="minorHAnsi"/>
              <w:szCs w:val="18"/>
              <w:lang w:val="en-US" w:eastAsia="en-GB"/>
            </w:rPr>
          </w:rPrChange>
        </w:rPr>
        <w:t xml:space="preserve">the offer of, or solicitation of an offer, to purchase or sell </w:t>
      </w:r>
      <w:r w:rsidRPr="0022764C">
        <w:rPr>
          <w:rFonts w:eastAsia="Calibri" w:cstheme="minorHAnsi"/>
          <w:b/>
          <w:szCs w:val="18"/>
          <w:lang w:eastAsia="en-GB"/>
          <w:rPrChange w:id="1921" w:author="stuart wolstenholme" w:date="2026-05-29T12:46:00Z" w16du:dateUtc="2026-05-29T11:46:00Z">
            <w:rPr>
              <w:rFonts w:eastAsia="Calibri" w:cstheme="minorHAnsi"/>
              <w:b/>
              <w:szCs w:val="18"/>
              <w:lang w:val="en-US" w:eastAsia="en-GB"/>
            </w:rPr>
          </w:rPrChange>
        </w:rPr>
        <w:t>Securities</w:t>
      </w:r>
      <w:r w:rsidRPr="0022764C">
        <w:rPr>
          <w:rFonts w:eastAsia="Calibri" w:cstheme="minorHAnsi"/>
          <w:szCs w:val="18"/>
          <w:lang w:eastAsia="en-GB"/>
          <w:rPrChange w:id="1922" w:author="stuart wolstenholme" w:date="2026-05-29T12:46:00Z" w16du:dateUtc="2026-05-29T11:46:00Z">
            <w:rPr>
              <w:rFonts w:eastAsia="Calibri" w:cstheme="minorHAnsi"/>
              <w:szCs w:val="18"/>
              <w:lang w:val="en-US" w:eastAsia="en-GB"/>
            </w:rPr>
          </w:rPrChange>
        </w:rPr>
        <w:t>; or</w:t>
      </w:r>
    </w:p>
    <w:p w14:paraId="0A5C558E" w14:textId="77777777"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23" w:author="stuart wolstenholme" w:date="2026-05-29T12:46:00Z" w16du:dateUtc="2026-05-29T11:46:00Z">
            <w:rPr>
              <w:rFonts w:eastAsia="Calibri" w:cstheme="minorHAnsi"/>
              <w:szCs w:val="18"/>
              <w:lang w:val="en-US" w:eastAsia="en-GB"/>
            </w:rPr>
          </w:rPrChange>
        </w:rPr>
        <w:t xml:space="preserve">the violation of any </w:t>
      </w:r>
      <w:r w:rsidRPr="0022764C">
        <w:rPr>
          <w:rFonts w:eastAsia="Calibri" w:cstheme="minorHAnsi"/>
          <w:b/>
          <w:szCs w:val="18"/>
          <w:lang w:eastAsia="en-GB"/>
          <w:rPrChange w:id="1924" w:author="stuart wolstenholme" w:date="2026-05-29T12:46:00Z" w16du:dateUtc="2026-05-29T11:46:00Z">
            <w:rPr>
              <w:rFonts w:eastAsia="Calibri" w:cstheme="minorHAnsi"/>
              <w:b/>
              <w:szCs w:val="18"/>
              <w:lang w:val="en-US" w:eastAsia="en-GB"/>
            </w:rPr>
          </w:rPrChange>
        </w:rPr>
        <w:t>Securities</w:t>
      </w:r>
      <w:r w:rsidRPr="0022764C">
        <w:rPr>
          <w:rFonts w:eastAsia="Calibri" w:cstheme="minorHAnsi"/>
          <w:szCs w:val="18"/>
          <w:lang w:eastAsia="en-GB"/>
          <w:rPrChange w:id="1925" w:author="stuart wolstenholme" w:date="2026-05-29T12:46:00Z" w16du:dateUtc="2026-05-29T11:46:00Z">
            <w:rPr>
              <w:rFonts w:eastAsia="Calibri" w:cstheme="minorHAnsi"/>
              <w:szCs w:val="18"/>
              <w:lang w:val="en-US" w:eastAsia="en-GB"/>
            </w:rPr>
          </w:rPrChange>
        </w:rPr>
        <w:t xml:space="preserve"> law.</w:t>
      </w:r>
    </w:p>
    <w:p w14:paraId="134ACF2D"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22764C">
        <w:rPr>
          <w:rFonts w:eastAsia="Calibri" w:cstheme="minorHAnsi"/>
          <w:szCs w:val="18"/>
          <w:lang w:eastAsia="en-GB"/>
          <w:rPrChange w:id="1926" w:author="stuart wolstenholme" w:date="2026-05-29T12:46:00Z" w16du:dateUtc="2026-05-29T11:46:00Z">
            <w:rPr>
              <w:rFonts w:eastAsia="Calibri" w:cstheme="minorHAnsi"/>
              <w:szCs w:val="18"/>
              <w:lang w:val="en-US" w:eastAsia="en-GB"/>
            </w:rPr>
          </w:rPrChange>
        </w:rPr>
        <w:t>However, Exclusion 10</w:t>
      </w:r>
      <w:r w:rsidRPr="0022764C">
        <w:rPr>
          <w:rFonts w:eastAsia="Calibri" w:cstheme="minorHAnsi"/>
          <w:bCs/>
          <w:szCs w:val="18"/>
          <w:lang w:eastAsia="en-GB"/>
          <w:rPrChange w:id="1927" w:author="stuart wolstenholme" w:date="2026-05-29T12:46:00Z" w16du:dateUtc="2026-05-29T11:46:00Z">
            <w:rPr>
              <w:rFonts w:eastAsia="Calibri" w:cstheme="minorHAnsi"/>
              <w:bCs/>
              <w:szCs w:val="18"/>
              <w:lang w:val="en-US" w:eastAsia="en-GB"/>
            </w:rPr>
          </w:rPrChange>
        </w:rPr>
        <w:t>.4)</w:t>
      </w:r>
      <w:r w:rsidRPr="0022764C">
        <w:rPr>
          <w:rFonts w:eastAsia="Calibri" w:cstheme="minorHAnsi"/>
          <w:szCs w:val="18"/>
          <w:lang w:eastAsia="en-GB"/>
          <w:rPrChange w:id="1928" w:author="stuart wolstenholme" w:date="2026-05-29T12:46:00Z" w16du:dateUtc="2026-05-29T11:46:00Z">
            <w:rPr>
              <w:rFonts w:eastAsia="Calibri" w:cstheme="minorHAnsi"/>
              <w:szCs w:val="18"/>
              <w:lang w:val="en-US" w:eastAsia="en-GB"/>
            </w:rPr>
          </w:rPrChange>
        </w:rPr>
        <w:t xml:space="preserve"> does not apply to a </w:t>
      </w:r>
      <w:r w:rsidRPr="0022764C">
        <w:rPr>
          <w:rFonts w:eastAsia="Calibri" w:cstheme="minorHAnsi"/>
          <w:b/>
          <w:szCs w:val="18"/>
          <w:lang w:eastAsia="en-GB"/>
          <w:rPrChange w:id="1929" w:author="stuart wolstenholme" w:date="2026-05-29T12:46:00Z" w16du:dateUtc="2026-05-29T11:46:00Z">
            <w:rPr>
              <w:rFonts w:eastAsia="Calibri" w:cstheme="minorHAnsi"/>
              <w:b/>
              <w:szCs w:val="18"/>
              <w:lang w:val="en-US" w:eastAsia="en-GB"/>
            </w:rPr>
          </w:rPrChange>
        </w:rPr>
        <w:t xml:space="preserve">Privacy Regulatory Proceeding </w:t>
      </w:r>
      <w:r w:rsidRPr="0022764C">
        <w:rPr>
          <w:rFonts w:eastAsia="Calibri" w:cstheme="minorHAnsi"/>
          <w:szCs w:val="18"/>
          <w:lang w:eastAsia="en-GB"/>
          <w:rPrChange w:id="1930" w:author="stuart wolstenholme" w:date="2026-05-29T12:46:00Z" w16du:dateUtc="2026-05-29T11:46:00Z">
            <w:rPr>
              <w:rFonts w:eastAsia="Calibri" w:cstheme="minorHAnsi"/>
              <w:szCs w:val="18"/>
              <w:lang w:val="en-US" w:eastAsia="en-GB"/>
            </w:rPr>
          </w:rPrChange>
        </w:rPr>
        <w:t xml:space="preserve">or a </w:t>
      </w:r>
      <w:r w:rsidRPr="0022764C">
        <w:rPr>
          <w:rFonts w:eastAsia="Calibri" w:cstheme="minorHAnsi"/>
          <w:b/>
          <w:szCs w:val="18"/>
          <w:lang w:eastAsia="en-GB"/>
          <w:rPrChange w:id="1931"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1932" w:author="stuart wolstenholme" w:date="2026-05-29T12:46:00Z" w16du:dateUtc="2026-05-29T11:46:00Z">
            <w:rPr>
              <w:rFonts w:eastAsia="Calibri" w:cstheme="minorHAnsi"/>
              <w:szCs w:val="18"/>
              <w:lang w:val="en-US" w:eastAsia="en-GB"/>
            </w:rPr>
          </w:rPrChange>
        </w:rPr>
        <w:t xml:space="preserve">under Insuring Clause B (Security and Privacy Liability) alleging violation of </w:t>
      </w:r>
      <w:r w:rsidRPr="0022764C">
        <w:rPr>
          <w:rFonts w:eastAsia="Calibri" w:cstheme="minorHAnsi"/>
          <w:b/>
          <w:szCs w:val="18"/>
          <w:lang w:eastAsia="en-GB"/>
          <w:rPrChange w:id="1933" w:author="stuart wolstenholme" w:date="2026-05-29T12:46:00Z" w16du:dateUtc="2026-05-29T11:46:00Z">
            <w:rPr>
              <w:rFonts w:eastAsia="Calibri" w:cstheme="minorHAnsi"/>
              <w:b/>
              <w:szCs w:val="18"/>
              <w:lang w:val="en-US" w:eastAsia="en-GB"/>
            </w:rPr>
          </w:rPrChange>
        </w:rPr>
        <w:t xml:space="preserve">Securities </w:t>
      </w:r>
      <w:r w:rsidRPr="0022764C">
        <w:rPr>
          <w:rFonts w:eastAsia="Calibri" w:cstheme="minorHAnsi"/>
          <w:szCs w:val="18"/>
          <w:lang w:eastAsia="en-GB"/>
          <w:rPrChange w:id="1934" w:author="stuart wolstenholme" w:date="2026-05-29T12:46:00Z" w16du:dateUtc="2026-05-29T11:46:00Z">
            <w:rPr>
              <w:rFonts w:eastAsia="Calibri" w:cstheme="minorHAnsi"/>
              <w:szCs w:val="18"/>
              <w:lang w:val="en-US" w:eastAsia="en-GB"/>
            </w:rPr>
          </w:rPrChange>
        </w:rPr>
        <w:t xml:space="preserve">laws concerning the security, access or use of a customer’s </w:t>
      </w:r>
      <w:r w:rsidRPr="0022764C">
        <w:rPr>
          <w:rFonts w:eastAsia="Calibri" w:cstheme="minorHAnsi"/>
          <w:b/>
          <w:bCs/>
          <w:szCs w:val="18"/>
          <w:lang w:eastAsia="en-GB"/>
          <w:rPrChange w:id="1935" w:author="stuart wolstenholme" w:date="2026-05-29T12:46:00Z" w16du:dateUtc="2026-05-29T11:46:00Z">
            <w:rPr>
              <w:rFonts w:eastAsia="Calibri" w:cstheme="minorHAnsi"/>
              <w:b/>
              <w:bCs/>
              <w:szCs w:val="18"/>
              <w:lang w:val="en-US" w:eastAsia="en-GB"/>
            </w:rPr>
          </w:rPrChange>
        </w:rPr>
        <w:t xml:space="preserve">Private Information </w:t>
      </w:r>
      <w:r w:rsidRPr="0022764C">
        <w:rPr>
          <w:rFonts w:eastAsia="Calibri" w:cstheme="minorHAnsi"/>
          <w:bCs/>
          <w:szCs w:val="18"/>
          <w:lang w:eastAsia="en-GB"/>
          <w:rPrChange w:id="1936" w:author="stuart wolstenholme" w:date="2026-05-29T12:46:00Z" w16du:dateUtc="2026-05-29T11:46:00Z">
            <w:rPr>
              <w:rFonts w:eastAsia="Calibri" w:cstheme="minorHAnsi"/>
              <w:bCs/>
              <w:szCs w:val="18"/>
              <w:lang w:val="en-US" w:eastAsia="en-GB"/>
            </w:rPr>
          </w:rPrChange>
        </w:rPr>
        <w:t xml:space="preserve">which was obtained in the course of a </w:t>
      </w:r>
      <w:r w:rsidRPr="0022764C">
        <w:rPr>
          <w:rFonts w:eastAsia="Calibri" w:cstheme="minorHAnsi"/>
          <w:b/>
          <w:bCs/>
          <w:szCs w:val="18"/>
          <w:lang w:eastAsia="en-GB"/>
          <w:rPrChange w:id="1937" w:author="stuart wolstenholme" w:date="2026-05-29T12:46:00Z" w16du:dateUtc="2026-05-29T11:46:00Z">
            <w:rPr>
              <w:rFonts w:eastAsia="Calibri" w:cstheme="minorHAnsi"/>
              <w:b/>
              <w:bCs/>
              <w:szCs w:val="18"/>
              <w:lang w:val="en-US" w:eastAsia="en-GB"/>
            </w:rPr>
          </w:rPrChange>
        </w:rPr>
        <w:t xml:space="preserve">Securities </w:t>
      </w:r>
      <w:r w:rsidRPr="0022764C">
        <w:rPr>
          <w:rFonts w:eastAsia="Calibri" w:cstheme="minorHAnsi"/>
          <w:bCs/>
          <w:szCs w:val="18"/>
          <w:lang w:eastAsia="en-GB"/>
          <w:rPrChange w:id="1938" w:author="stuart wolstenholme" w:date="2026-05-29T12:46:00Z" w16du:dateUtc="2026-05-29T11:46:00Z">
            <w:rPr>
              <w:rFonts w:eastAsia="Calibri" w:cstheme="minorHAnsi"/>
              <w:bCs/>
              <w:szCs w:val="18"/>
              <w:lang w:val="en-US" w:eastAsia="en-GB"/>
            </w:rPr>
          </w:rPrChange>
        </w:rPr>
        <w:t>transaction.</w:t>
      </w:r>
    </w:p>
    <w:p w14:paraId="37FAB9BB" w14:textId="77777777" w:rsidR="006936E8" w:rsidRPr="0022764C" w:rsidRDefault="006936E8" w:rsidP="006936E8">
      <w:pPr>
        <w:spacing w:before="0" w:after="160" w:line="259" w:lineRule="auto"/>
        <w:ind w:left="720"/>
        <w:contextualSpacing/>
        <w:rPr>
          <w:rFonts w:eastAsia="Calibri" w:cstheme="minorHAnsi"/>
          <w:szCs w:val="18"/>
          <w:lang w:eastAsia="en-GB"/>
          <w:rPrChange w:id="1939" w:author="stuart wolstenholme" w:date="2026-05-29T12:46:00Z" w16du:dateUtc="2026-05-29T11:46:00Z">
            <w:rPr>
              <w:rFonts w:eastAsia="Calibri" w:cstheme="minorHAnsi"/>
              <w:szCs w:val="18"/>
              <w:lang w:val="en-US" w:eastAsia="en-GB"/>
            </w:rPr>
          </w:rPrChange>
        </w:rPr>
      </w:pPr>
    </w:p>
    <w:p w14:paraId="28B4003E"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40" w:author="stuart wolstenholme" w:date="2026-05-29T12:46:00Z" w16du:dateUtc="2026-05-29T11:46:00Z">
            <w:rPr>
              <w:rFonts w:eastAsia="Calibri" w:cstheme="minorHAnsi"/>
              <w:szCs w:val="18"/>
              <w:lang w:val="en-US" w:eastAsia="en-GB"/>
            </w:rPr>
          </w:rPrChange>
        </w:rPr>
        <w:t xml:space="preserve">based upon, arising from or in any way involving the actual or alleged government enforcement of any local or foreign regulation.  However, this Exclusion does not apply to a </w:t>
      </w:r>
      <w:r w:rsidRPr="0022764C">
        <w:rPr>
          <w:rFonts w:eastAsia="Calibri" w:cstheme="minorHAnsi"/>
          <w:b/>
          <w:szCs w:val="18"/>
          <w:lang w:eastAsia="en-GB"/>
          <w:rPrChange w:id="1941" w:author="stuart wolstenholme" w:date="2026-05-29T12:46:00Z" w16du:dateUtc="2026-05-29T11:46:00Z">
            <w:rPr>
              <w:rFonts w:eastAsia="Calibri" w:cstheme="minorHAnsi"/>
              <w:b/>
              <w:szCs w:val="18"/>
              <w:lang w:val="en-US" w:eastAsia="en-GB"/>
            </w:rPr>
          </w:rPrChange>
        </w:rPr>
        <w:t>Privacy Regulatory Proceeding.</w:t>
      </w:r>
    </w:p>
    <w:p w14:paraId="1C7A250A"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14:paraId="14EBB44C"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based </w:t>
      </w:r>
      <w:r w:rsidRPr="0022764C">
        <w:rPr>
          <w:rFonts w:eastAsia="Calibri" w:cstheme="minorHAnsi"/>
          <w:szCs w:val="18"/>
          <w:lang w:eastAsia="en-GB"/>
          <w:rPrChange w:id="1942" w:author="stuart wolstenholme" w:date="2026-05-29T12:46:00Z" w16du:dateUtc="2026-05-29T11:46:00Z">
            <w:rPr>
              <w:rFonts w:eastAsia="Calibri" w:cstheme="minorHAnsi"/>
              <w:szCs w:val="18"/>
              <w:lang w:val="en-US" w:eastAsia="en-GB"/>
            </w:rPr>
          </w:rPrChange>
        </w:rPr>
        <w:t>upon, arising from or in any way involving:</w:t>
      </w:r>
    </w:p>
    <w:p w14:paraId="31707BE9" w14:textId="77777777"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43" w:author="stuart wolstenholme" w:date="2026-05-29T12:46:00Z" w16du:dateUtc="2026-05-29T11:46:00Z">
            <w:rPr>
              <w:rFonts w:eastAsia="Calibri" w:cstheme="minorHAnsi"/>
              <w:szCs w:val="18"/>
              <w:lang w:val="en-US" w:eastAsia="en-GB"/>
            </w:rPr>
          </w:rPrChange>
        </w:rPr>
        <w:t>any employer-</w:t>
      </w:r>
      <w:r w:rsidRPr="0022764C">
        <w:rPr>
          <w:rFonts w:eastAsia="Calibri" w:cstheme="minorHAnsi"/>
          <w:b/>
          <w:bCs/>
          <w:szCs w:val="18"/>
          <w:lang w:eastAsia="en-GB"/>
          <w:rPrChange w:id="1944" w:author="stuart wolstenholme" w:date="2026-05-29T12:46:00Z" w16du:dateUtc="2026-05-29T11:46:00Z">
            <w:rPr>
              <w:rFonts w:eastAsia="Calibri" w:cstheme="minorHAnsi"/>
              <w:b/>
              <w:bCs/>
              <w:szCs w:val="18"/>
              <w:lang w:val="en-US" w:eastAsia="en-GB"/>
            </w:rPr>
          </w:rPrChange>
        </w:rPr>
        <w:t xml:space="preserve">Employee </w:t>
      </w:r>
      <w:r w:rsidRPr="0022764C">
        <w:rPr>
          <w:rFonts w:eastAsia="Calibri" w:cstheme="minorHAnsi"/>
          <w:szCs w:val="18"/>
          <w:lang w:eastAsia="en-GB"/>
          <w:rPrChange w:id="1945" w:author="stuart wolstenholme" w:date="2026-05-29T12:46:00Z" w16du:dateUtc="2026-05-29T11:46:00Z">
            <w:rPr>
              <w:rFonts w:eastAsia="Calibri" w:cstheme="minorHAnsi"/>
              <w:szCs w:val="18"/>
              <w:lang w:val="en-US" w:eastAsia="en-GB"/>
            </w:rPr>
          </w:rPrChange>
        </w:rPr>
        <w:t>relations, policies, practices, acts or omissions;</w:t>
      </w:r>
    </w:p>
    <w:p w14:paraId="434E6B3E" w14:textId="77777777"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46" w:author="stuart wolstenholme" w:date="2026-05-29T12:46:00Z" w16du:dateUtc="2026-05-29T11:46:00Z">
            <w:rPr>
              <w:rFonts w:eastAsia="Calibri" w:cstheme="minorHAnsi"/>
              <w:szCs w:val="18"/>
              <w:lang w:val="en-US" w:eastAsia="en-GB"/>
            </w:rPr>
          </w:rPrChange>
        </w:rPr>
        <w:t>any actual or alleged refusal to employ any person; or</w:t>
      </w:r>
    </w:p>
    <w:p w14:paraId="3274FBF2" w14:textId="77777777"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47" w:author="stuart wolstenholme" w:date="2026-05-29T12:46:00Z" w16du:dateUtc="2026-05-29T11:46:00Z">
            <w:rPr>
              <w:rFonts w:eastAsia="Calibri" w:cstheme="minorHAnsi"/>
              <w:szCs w:val="18"/>
              <w:lang w:val="en-US" w:eastAsia="en-GB"/>
            </w:rPr>
          </w:rPrChange>
        </w:rPr>
        <w:t xml:space="preserve">any misconduct with respect to </w:t>
      </w:r>
      <w:r w:rsidRPr="0022764C">
        <w:rPr>
          <w:rFonts w:eastAsia="Calibri" w:cstheme="minorHAnsi"/>
          <w:b/>
          <w:bCs/>
          <w:szCs w:val="18"/>
          <w:lang w:eastAsia="en-GB"/>
          <w:rPrChange w:id="1948" w:author="stuart wolstenholme" w:date="2026-05-29T12:46:00Z" w16du:dateUtc="2026-05-29T11:46:00Z">
            <w:rPr>
              <w:rFonts w:eastAsia="Calibri" w:cstheme="minorHAnsi"/>
              <w:b/>
              <w:bCs/>
              <w:szCs w:val="18"/>
              <w:lang w:val="en-US" w:eastAsia="en-GB"/>
            </w:rPr>
          </w:rPrChange>
        </w:rPr>
        <w:t>Employees</w:t>
      </w:r>
      <w:r w:rsidRPr="0022764C">
        <w:rPr>
          <w:rFonts w:eastAsia="Calibri" w:cstheme="minorHAnsi"/>
          <w:bCs/>
          <w:szCs w:val="18"/>
          <w:lang w:eastAsia="en-GB"/>
          <w:rPrChange w:id="1949" w:author="stuart wolstenholme" w:date="2026-05-29T12:46:00Z" w16du:dateUtc="2026-05-29T11:46:00Z">
            <w:rPr>
              <w:rFonts w:eastAsia="Calibri" w:cstheme="minorHAnsi"/>
              <w:bCs/>
              <w:szCs w:val="18"/>
              <w:lang w:val="en-US" w:eastAsia="en-GB"/>
            </w:rPr>
          </w:rPrChange>
        </w:rPr>
        <w:t>.</w:t>
      </w:r>
    </w:p>
    <w:p w14:paraId="4CF24543"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22764C">
        <w:rPr>
          <w:rFonts w:eastAsia="Calibri" w:cstheme="minorHAnsi"/>
          <w:bCs/>
          <w:szCs w:val="18"/>
          <w:lang w:eastAsia="en-GB"/>
          <w:rPrChange w:id="1950" w:author="stuart wolstenholme" w:date="2026-05-29T12:46:00Z" w16du:dateUtc="2026-05-29T11:46:00Z">
            <w:rPr>
              <w:rFonts w:eastAsia="Calibri" w:cstheme="minorHAnsi"/>
              <w:bCs/>
              <w:szCs w:val="18"/>
              <w:lang w:val="en-US" w:eastAsia="en-GB"/>
            </w:rPr>
          </w:rPrChange>
        </w:rPr>
        <w:t xml:space="preserve">However, this Exclusion does not apply to a </w:t>
      </w:r>
      <w:r w:rsidRPr="0022764C">
        <w:rPr>
          <w:rFonts w:eastAsia="Calibri" w:cstheme="minorHAnsi"/>
          <w:b/>
          <w:bCs/>
          <w:szCs w:val="18"/>
          <w:lang w:eastAsia="en-GB"/>
          <w:rPrChange w:id="1951"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bCs/>
          <w:szCs w:val="18"/>
          <w:lang w:eastAsia="en-GB"/>
          <w:rPrChange w:id="1952" w:author="stuart wolstenholme" w:date="2026-05-29T12:46:00Z" w16du:dateUtc="2026-05-29T11:46:00Z">
            <w:rPr>
              <w:rFonts w:eastAsia="Calibri" w:cstheme="minorHAnsi"/>
              <w:bCs/>
              <w:szCs w:val="18"/>
              <w:lang w:val="en-US" w:eastAsia="en-GB"/>
            </w:rPr>
          </w:rPrChange>
        </w:rPr>
        <w:t xml:space="preserve"> under Insuring Clauses B (</w:t>
      </w:r>
      <w:r w:rsidRPr="0022764C">
        <w:rPr>
          <w:rFonts w:eastAsia="Calibri" w:cstheme="minorHAnsi"/>
          <w:szCs w:val="18"/>
          <w:lang w:eastAsia="en-GB"/>
          <w:rPrChange w:id="1953" w:author="stuart wolstenholme" w:date="2026-05-29T12:46:00Z" w16du:dateUtc="2026-05-29T11:46:00Z">
            <w:rPr>
              <w:rFonts w:eastAsia="Calibri" w:cstheme="minorHAnsi"/>
              <w:szCs w:val="18"/>
              <w:lang w:val="en-US" w:eastAsia="en-GB"/>
            </w:rPr>
          </w:rPrChange>
        </w:rPr>
        <w:t xml:space="preserve">Security and Privacy Liability), C (Privacy Regulatory Defense and Penalties) </w:t>
      </w:r>
      <w:r w:rsidRPr="0022764C">
        <w:rPr>
          <w:rFonts w:eastAsia="Calibri" w:cstheme="minorHAnsi"/>
          <w:bCs/>
          <w:szCs w:val="18"/>
          <w:lang w:eastAsia="en-GB"/>
          <w:rPrChange w:id="1954" w:author="stuart wolstenholme" w:date="2026-05-29T12:46:00Z" w16du:dateUtc="2026-05-29T11:46:00Z">
            <w:rPr>
              <w:rFonts w:eastAsia="Calibri" w:cstheme="minorHAnsi"/>
              <w:bCs/>
              <w:szCs w:val="18"/>
              <w:lang w:val="en-US" w:eastAsia="en-GB"/>
            </w:rPr>
          </w:rPrChange>
        </w:rPr>
        <w:t xml:space="preserve">or G (Breach Event Costs) which is based upon or arising from a breach of the </w:t>
      </w:r>
      <w:r w:rsidRPr="0022764C">
        <w:rPr>
          <w:rFonts w:eastAsia="Calibri" w:cstheme="minorHAnsi"/>
          <w:b/>
          <w:bCs/>
          <w:szCs w:val="18"/>
          <w:lang w:eastAsia="en-GB"/>
          <w:rPrChange w:id="1955" w:author="stuart wolstenholme" w:date="2026-05-29T12:46:00Z" w16du:dateUtc="2026-05-29T11:46:00Z">
            <w:rPr>
              <w:rFonts w:eastAsia="Calibri" w:cstheme="minorHAnsi"/>
              <w:b/>
              <w:bCs/>
              <w:szCs w:val="18"/>
              <w:lang w:val="en-US" w:eastAsia="en-GB"/>
            </w:rPr>
          </w:rPrChange>
        </w:rPr>
        <w:t xml:space="preserve">Personally Identifiable Information </w:t>
      </w:r>
      <w:r w:rsidRPr="0022764C">
        <w:rPr>
          <w:rFonts w:eastAsia="Calibri" w:cstheme="minorHAnsi"/>
          <w:bCs/>
          <w:szCs w:val="18"/>
          <w:lang w:eastAsia="en-GB"/>
          <w:rPrChange w:id="1956" w:author="stuart wolstenholme" w:date="2026-05-29T12:46:00Z" w16du:dateUtc="2026-05-29T11:46:00Z">
            <w:rPr>
              <w:rFonts w:eastAsia="Calibri" w:cstheme="minorHAnsi"/>
              <w:bCs/>
              <w:szCs w:val="18"/>
              <w:lang w:val="en-US" w:eastAsia="en-GB"/>
            </w:rPr>
          </w:rPrChange>
        </w:rPr>
        <w:t xml:space="preserve">of any </w:t>
      </w:r>
      <w:r w:rsidRPr="0022764C">
        <w:rPr>
          <w:rFonts w:eastAsia="Calibri" w:cstheme="minorHAnsi"/>
          <w:b/>
          <w:bCs/>
          <w:szCs w:val="18"/>
          <w:lang w:eastAsia="en-GB"/>
          <w:rPrChange w:id="1957" w:author="stuart wolstenholme" w:date="2026-05-29T12:46:00Z" w16du:dateUtc="2026-05-29T11:46:00Z">
            <w:rPr>
              <w:rFonts w:eastAsia="Calibri" w:cstheme="minorHAnsi"/>
              <w:b/>
              <w:bCs/>
              <w:szCs w:val="18"/>
              <w:lang w:val="en-US" w:eastAsia="en-GB"/>
            </w:rPr>
          </w:rPrChange>
        </w:rPr>
        <w:t>Employee</w:t>
      </w:r>
      <w:r w:rsidRPr="0022764C">
        <w:rPr>
          <w:rFonts w:eastAsia="Calibri" w:cstheme="minorHAnsi"/>
          <w:bCs/>
          <w:szCs w:val="18"/>
          <w:lang w:eastAsia="en-GB"/>
          <w:rPrChange w:id="1958" w:author="stuart wolstenholme" w:date="2026-05-29T12:46:00Z" w16du:dateUtc="2026-05-29T11:46:00Z">
            <w:rPr>
              <w:rFonts w:eastAsia="Calibri" w:cstheme="minorHAnsi"/>
              <w:bCs/>
              <w:szCs w:val="18"/>
              <w:lang w:val="en-US" w:eastAsia="en-GB"/>
            </w:rPr>
          </w:rPrChange>
        </w:rPr>
        <w:t>.</w:t>
      </w:r>
    </w:p>
    <w:p w14:paraId="0557E6B9"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14:paraId="183AF058" w14:textId="4D8F5528"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59" w:author="stuart wolstenholme" w:date="2026-05-29T12:46:00Z" w16du:dateUtc="2026-05-29T11:46:00Z">
            <w:rPr>
              <w:rFonts w:eastAsia="Calibri" w:cstheme="minorHAnsi"/>
              <w:szCs w:val="18"/>
              <w:lang w:val="en-US" w:eastAsia="en-GB"/>
            </w:rPr>
          </w:rPrChange>
        </w:rPr>
        <w:t xml:space="preserve">based upon, arising from or in any way involving any actual or alleged harassment or discrimination including, but not limited to, discrimination based on age, </w:t>
      </w:r>
      <w:del w:id="1960" w:author="stuart wolstenholme" w:date="2026-05-29T12:48:00Z" w16du:dateUtc="2026-05-29T11:48:00Z">
        <w:r w:rsidRPr="0022764C" w:rsidDel="0022764C">
          <w:rPr>
            <w:rFonts w:eastAsia="Calibri" w:cstheme="minorHAnsi"/>
            <w:szCs w:val="18"/>
            <w:lang w:eastAsia="en-GB"/>
            <w:rPrChange w:id="1961" w:author="stuart wolstenholme" w:date="2026-05-29T12:46:00Z" w16du:dateUtc="2026-05-29T11:46:00Z">
              <w:rPr>
                <w:rFonts w:eastAsia="Calibri" w:cstheme="minorHAnsi"/>
                <w:szCs w:val="18"/>
                <w:lang w:val="en-US" w:eastAsia="en-GB"/>
              </w:rPr>
            </w:rPrChange>
          </w:rPr>
          <w:delText>color</w:delText>
        </w:r>
      </w:del>
      <w:ins w:id="1962" w:author="stuart wolstenholme" w:date="2026-05-29T12:48:00Z" w16du:dateUtc="2026-05-29T11:48:00Z">
        <w:r w:rsidR="0022764C" w:rsidRPr="0022764C">
          <w:rPr>
            <w:rFonts w:eastAsia="Calibri" w:cstheme="minorHAnsi"/>
            <w:szCs w:val="18"/>
            <w:lang w:eastAsia="en-GB"/>
          </w:rPr>
          <w:t>colour</w:t>
        </w:r>
      </w:ins>
      <w:r w:rsidRPr="0022764C">
        <w:rPr>
          <w:rFonts w:eastAsia="Calibri" w:cstheme="minorHAnsi"/>
          <w:szCs w:val="18"/>
          <w:lang w:eastAsia="en-GB"/>
          <w:rPrChange w:id="1963" w:author="stuart wolstenholme" w:date="2026-05-29T12:46:00Z" w16du:dateUtc="2026-05-29T11:46:00Z">
            <w:rPr>
              <w:rFonts w:eastAsia="Calibri" w:cstheme="minorHAnsi"/>
              <w:szCs w:val="18"/>
              <w:lang w:val="en-US" w:eastAsia="en-GB"/>
            </w:rPr>
          </w:rPrChange>
        </w:rPr>
        <w:t>, race, gender, creed, national origin, marital status, sexual preferences, disability or pregnancy.</w:t>
      </w:r>
    </w:p>
    <w:p w14:paraId="28232F18"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14:paraId="68D27E5D"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64" w:author="stuart wolstenholme" w:date="2026-05-29T12:46:00Z" w16du:dateUtc="2026-05-29T11:46:00Z">
            <w:rPr>
              <w:rFonts w:eastAsia="Calibri" w:cstheme="minorHAnsi"/>
              <w:szCs w:val="18"/>
              <w:lang w:val="en-US" w:eastAsia="en-GB"/>
            </w:rPr>
          </w:rPrChange>
        </w:rPr>
        <w:t xml:space="preserve">arising </w:t>
      </w:r>
      <w:r w:rsidRPr="0022764C">
        <w:rPr>
          <w:rFonts w:eastAsia="Arial" w:cstheme="minorHAnsi"/>
          <w:szCs w:val="18"/>
        </w:rPr>
        <w:t xml:space="preserve">directly or indirectly from the operation or administration of any pension or other employee benefit scheme or trust fund, or the sale or purchase or dealing in any stocks, shares or securities or the misuse of any information relating to them or the breach of any related legislation or regulation. </w:t>
      </w:r>
    </w:p>
    <w:p w14:paraId="6E469D09"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260347A6" w14:textId="77777777" w:rsidR="006936E8" w:rsidRPr="0022764C" w:rsidRDefault="006936E8" w:rsidP="006936E8">
      <w:pPr>
        <w:numPr>
          <w:ilvl w:val="0"/>
          <w:numId w:val="462"/>
        </w:numPr>
        <w:spacing w:before="0" w:after="160" w:line="259" w:lineRule="auto"/>
        <w:contextualSpacing/>
        <w:rPr>
          <w:rFonts w:eastAsia="Arial" w:cstheme="minorHAnsi"/>
          <w:szCs w:val="18"/>
          <w:rPrChange w:id="1965" w:author="stuart wolstenholme" w:date="2026-05-29T12:46:00Z" w16du:dateUtc="2026-05-29T11:46:00Z">
            <w:rPr>
              <w:rFonts w:eastAsia="Arial" w:cstheme="minorHAnsi"/>
              <w:szCs w:val="18"/>
              <w:lang w:val="en-US"/>
            </w:rPr>
          </w:rPrChange>
        </w:rPr>
      </w:pPr>
      <w:r w:rsidRPr="0022764C">
        <w:rPr>
          <w:rFonts w:eastAsia="Arial" w:cstheme="minorHAnsi"/>
          <w:szCs w:val="18"/>
          <w:rPrChange w:id="1966" w:author="stuart wolstenholme" w:date="2026-05-29T12:46:00Z" w16du:dateUtc="2026-05-29T11:46:00Z">
            <w:rPr>
              <w:rFonts w:eastAsia="Arial" w:cstheme="minorHAnsi"/>
              <w:szCs w:val="18"/>
              <w:lang w:val="en-US"/>
            </w:rPr>
          </w:rPrChange>
        </w:rPr>
        <w:t>for any loss, damage, liability, cost or expense:</w:t>
      </w:r>
    </w:p>
    <w:p w14:paraId="66E07C00" w14:textId="77777777" w:rsidR="006936E8" w:rsidRPr="0022764C" w:rsidRDefault="006936E8" w:rsidP="006936E8">
      <w:pPr>
        <w:numPr>
          <w:ilvl w:val="0"/>
          <w:numId w:val="52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14:ligatures w14:val="standardContextual"/>
        </w:rPr>
        <w:t xml:space="preserve">directly or indirectly caused by, resulting from or in connection with any </w:t>
      </w:r>
      <w:r w:rsidRPr="0022764C">
        <w:rPr>
          <w:rFonts w:eastAsia="Calibri" w:cstheme="minorHAnsi"/>
          <w:b/>
          <w:bCs/>
          <w:szCs w:val="18"/>
          <w14:ligatures w14:val="standardContextual"/>
        </w:rPr>
        <w:t>War</w:t>
      </w:r>
      <w:r w:rsidRPr="0022764C">
        <w:rPr>
          <w:rFonts w:eastAsia="Calibri" w:cstheme="minorHAnsi"/>
          <w:szCs w:val="18"/>
          <w14:ligatures w14:val="standardContextual"/>
        </w:rPr>
        <w:t>;</w:t>
      </w:r>
    </w:p>
    <w:p w14:paraId="4D01FDE4" w14:textId="77777777" w:rsidR="006936E8" w:rsidRPr="0022764C" w:rsidRDefault="006936E8" w:rsidP="006936E8">
      <w:pPr>
        <w:numPr>
          <w:ilvl w:val="0"/>
          <w:numId w:val="52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14:ligatures w14:val="standardContextual"/>
        </w:rPr>
        <w:t xml:space="preserve">resulting from a </w:t>
      </w:r>
      <w:r w:rsidRPr="0022764C">
        <w:rPr>
          <w:rFonts w:eastAsia="Calibri" w:cstheme="minorHAnsi"/>
          <w:b/>
          <w:bCs/>
          <w:szCs w:val="18"/>
          <w14:ligatures w14:val="standardContextual"/>
        </w:rPr>
        <w:t xml:space="preserve">Cyber Operation </w:t>
      </w:r>
      <w:r w:rsidRPr="0022764C">
        <w:rPr>
          <w:rFonts w:eastAsia="Calibri" w:cstheme="minorHAnsi"/>
          <w:szCs w:val="18"/>
          <w14:ligatures w14:val="standardContextual"/>
        </w:rPr>
        <w:t xml:space="preserve">carried out as part of any </w:t>
      </w:r>
      <w:r w:rsidRPr="0022764C">
        <w:rPr>
          <w:rFonts w:eastAsia="Calibri" w:cstheme="minorHAnsi"/>
          <w:b/>
          <w:bCs/>
          <w:szCs w:val="18"/>
          <w14:ligatures w14:val="standardContextual"/>
        </w:rPr>
        <w:t>War</w:t>
      </w:r>
      <w:r w:rsidRPr="0022764C">
        <w:rPr>
          <w:rFonts w:eastAsia="Calibri" w:cstheme="minorHAnsi"/>
          <w:szCs w:val="18"/>
          <w14:ligatures w14:val="standardContextual"/>
        </w:rPr>
        <w:t>; or</w:t>
      </w:r>
    </w:p>
    <w:p w14:paraId="6075F143" w14:textId="77777777" w:rsidR="006936E8" w:rsidRPr="0022764C" w:rsidRDefault="006936E8" w:rsidP="006936E8">
      <w:pPr>
        <w:numPr>
          <w:ilvl w:val="0"/>
          <w:numId w:val="522"/>
        </w:numPr>
        <w:spacing w:before="0" w:after="160" w:line="259" w:lineRule="auto"/>
        <w:contextualSpacing/>
        <w:rPr>
          <w:rFonts w:eastAsia="Calibri" w:cstheme="minorHAnsi"/>
          <w:szCs w:val="18"/>
          <w14:ligatures w14:val="standardContextual"/>
        </w:rPr>
      </w:pPr>
      <w:r w:rsidRPr="0022764C">
        <w:rPr>
          <w:rFonts w:eastAsia="Calibri" w:cstheme="minorHAnsi"/>
          <w:szCs w:val="18"/>
          <w14:ligatures w14:val="standardContextual"/>
        </w:rPr>
        <w:t xml:space="preserve">resulting from a </w:t>
      </w:r>
      <w:r w:rsidRPr="0022764C">
        <w:rPr>
          <w:rFonts w:eastAsia="Calibri" w:cstheme="minorHAnsi"/>
          <w:b/>
          <w:bCs/>
          <w:szCs w:val="18"/>
          <w14:ligatures w14:val="standardContextual"/>
        </w:rPr>
        <w:t xml:space="preserve">Cyber Operation </w:t>
      </w:r>
      <w:r w:rsidRPr="0022764C">
        <w:rPr>
          <w:rFonts w:eastAsia="Calibri" w:cstheme="minorHAnsi"/>
          <w:szCs w:val="18"/>
          <w14:ligatures w14:val="standardContextual"/>
        </w:rPr>
        <w:t xml:space="preserve">that causes a sovereign state to become an </w:t>
      </w:r>
      <w:r w:rsidRPr="0022764C">
        <w:rPr>
          <w:rFonts w:eastAsia="Calibri" w:cstheme="minorHAnsi"/>
          <w:b/>
          <w:bCs/>
          <w:szCs w:val="18"/>
          <w14:ligatures w14:val="standardContextual"/>
        </w:rPr>
        <w:t>Impacted State</w:t>
      </w:r>
      <w:r w:rsidRPr="0022764C">
        <w:rPr>
          <w:rFonts w:eastAsia="Calibri" w:cstheme="minorHAnsi"/>
          <w:szCs w:val="18"/>
          <w14:ligatures w14:val="standardContextual"/>
        </w:rPr>
        <w:t>;</w:t>
      </w:r>
    </w:p>
    <w:p w14:paraId="27B58496" w14:textId="77777777" w:rsidR="006936E8" w:rsidRPr="0022764C" w:rsidRDefault="006936E8" w:rsidP="006936E8">
      <w:pPr>
        <w:spacing w:before="0" w:after="160" w:line="259" w:lineRule="auto"/>
        <w:ind w:left="360"/>
        <w:contextualSpacing/>
        <w:rPr>
          <w:rFonts w:eastAsia="Calibri" w:cstheme="minorHAnsi"/>
          <w:b/>
          <w:bCs/>
          <w:szCs w:val="18"/>
          <w14:ligatures w14:val="standardContextual"/>
        </w:rPr>
      </w:pPr>
      <w:r w:rsidRPr="0022764C">
        <w:rPr>
          <w:rFonts w:eastAsia="Calibri" w:cstheme="minorHAnsi"/>
          <w:szCs w:val="18"/>
          <w14:ligatures w14:val="standardContextual"/>
        </w:rPr>
        <w:t xml:space="preserve">Provided, however, that 3) above shall not apply to the direct or indirect effect of a </w:t>
      </w:r>
      <w:r w:rsidRPr="0022764C">
        <w:rPr>
          <w:rFonts w:eastAsia="Calibri" w:cstheme="minorHAnsi"/>
          <w:b/>
          <w:bCs/>
          <w:szCs w:val="18"/>
          <w14:ligatures w14:val="standardContextual"/>
        </w:rPr>
        <w:t>Cyber Operation</w:t>
      </w:r>
      <w:r w:rsidRPr="0022764C">
        <w:rPr>
          <w:rFonts w:eastAsia="Calibri" w:cstheme="minorHAnsi"/>
          <w:szCs w:val="18"/>
          <w14:ligatures w14:val="standardContextual"/>
        </w:rPr>
        <w:t xml:space="preserve"> on an </w:t>
      </w:r>
      <w:r w:rsidRPr="0022764C">
        <w:rPr>
          <w:rFonts w:eastAsia="Calibri" w:cstheme="minorHAnsi"/>
          <w:b/>
          <w:bCs/>
          <w:szCs w:val="18"/>
          <w14:ligatures w14:val="standardContextual"/>
        </w:rPr>
        <w:t>Insured Computer System</w:t>
      </w:r>
      <w:r w:rsidRPr="0022764C">
        <w:rPr>
          <w:rFonts w:eastAsia="Calibri" w:cstheme="minorHAnsi"/>
          <w:szCs w:val="18"/>
          <w14:ligatures w14:val="standardContextual"/>
        </w:rPr>
        <w:t xml:space="preserve"> or a </w:t>
      </w:r>
      <w:r w:rsidRPr="0022764C">
        <w:rPr>
          <w:rFonts w:eastAsia="Calibri" w:cstheme="minorHAnsi"/>
          <w:b/>
          <w:bCs/>
          <w:szCs w:val="18"/>
          <w14:ligatures w14:val="standardContextual"/>
        </w:rPr>
        <w:t>Service Provider Computer System</w:t>
      </w:r>
      <w:r w:rsidRPr="0022764C">
        <w:rPr>
          <w:rFonts w:eastAsia="Calibri" w:cstheme="minorHAnsi"/>
          <w:szCs w:val="18"/>
          <w14:ligatures w14:val="standardContextual"/>
        </w:rPr>
        <w:t xml:space="preserve"> that is not physically located in an </w:t>
      </w:r>
      <w:r w:rsidRPr="0022764C">
        <w:rPr>
          <w:rFonts w:eastAsia="Calibri" w:cstheme="minorHAnsi"/>
          <w:b/>
          <w:bCs/>
          <w:szCs w:val="18"/>
          <w14:ligatures w14:val="standardContextual"/>
        </w:rPr>
        <w:t>Impacted State</w:t>
      </w:r>
      <w:r w:rsidRPr="0022764C">
        <w:rPr>
          <w:rFonts w:eastAsia="Calibri" w:cstheme="minorHAnsi"/>
          <w:szCs w:val="18"/>
          <w14:ligatures w14:val="standardContextual"/>
        </w:rPr>
        <w:t xml:space="preserve"> but is affected by a</w:t>
      </w:r>
      <w:r w:rsidRPr="0022764C">
        <w:rPr>
          <w:rFonts w:eastAsia="Calibri" w:cstheme="minorHAnsi"/>
          <w:b/>
          <w:bCs/>
          <w:szCs w:val="18"/>
          <w14:ligatures w14:val="standardContextual"/>
        </w:rPr>
        <w:t xml:space="preserve"> Cyber Operation.</w:t>
      </w:r>
    </w:p>
    <w:p w14:paraId="79AC41E2"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606881AC"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67" w:author="stuart wolstenholme" w:date="2026-05-29T12:46:00Z" w16du:dateUtc="2026-05-29T11:46:00Z">
            <w:rPr>
              <w:rFonts w:eastAsia="Calibri" w:cstheme="minorHAnsi"/>
              <w:szCs w:val="18"/>
              <w:lang w:val="en-US" w:eastAsia="en-GB"/>
            </w:rPr>
          </w:rPrChange>
        </w:rPr>
        <w:t>based upon, arising from or in any way involving:</w:t>
      </w:r>
    </w:p>
    <w:p w14:paraId="24438604" w14:textId="77777777" w:rsidR="006936E8" w:rsidRPr="0022764C" w:rsidRDefault="006936E8" w:rsidP="006936E8">
      <w:pPr>
        <w:numPr>
          <w:ilvl w:val="0"/>
          <w:numId w:val="469"/>
        </w:numPr>
        <w:spacing w:before="0" w:after="160" w:line="259" w:lineRule="auto"/>
        <w:contextualSpacing/>
        <w:rPr>
          <w:rFonts w:eastAsia="Calibri" w:cstheme="minorHAnsi"/>
          <w:kern w:val="2"/>
          <w:szCs w:val="18"/>
          <w14:ligatures w14:val="standardContextual"/>
        </w:rPr>
      </w:pPr>
      <w:r w:rsidRPr="0022764C">
        <w:rPr>
          <w:rFonts w:eastAsia="Calibri" w:cstheme="minorHAnsi"/>
          <w:bCs/>
          <w:szCs w:val="18"/>
          <w:lang w:eastAsia="en-GB"/>
          <w:rPrChange w:id="1968" w:author="stuart wolstenholme" w:date="2026-05-29T12:46:00Z" w16du:dateUtc="2026-05-29T11:46:00Z">
            <w:rPr>
              <w:rFonts w:eastAsia="Calibri" w:cstheme="minorHAnsi"/>
              <w:bCs/>
              <w:szCs w:val="18"/>
              <w:lang w:val="en-US" w:eastAsia="en-GB"/>
            </w:rPr>
          </w:rPrChange>
        </w:rPr>
        <w:t xml:space="preserve">any </w:t>
      </w:r>
      <w:r w:rsidRPr="0022764C">
        <w:rPr>
          <w:rFonts w:eastAsia="Calibri" w:cstheme="minorHAnsi"/>
          <w:b/>
          <w:bCs/>
          <w:szCs w:val="18"/>
          <w:lang w:eastAsia="en-GB"/>
          <w:rPrChange w:id="1969" w:author="stuart wolstenholme" w:date="2026-05-29T12:46:00Z" w16du:dateUtc="2026-05-29T11:46:00Z">
            <w:rPr>
              <w:rFonts w:eastAsia="Calibri" w:cstheme="minorHAnsi"/>
              <w:b/>
              <w:bCs/>
              <w:szCs w:val="18"/>
              <w:lang w:val="en-US" w:eastAsia="en-GB"/>
            </w:rPr>
          </w:rPrChange>
        </w:rPr>
        <w:t xml:space="preserve">Insured’s </w:t>
      </w:r>
      <w:r w:rsidRPr="0022764C">
        <w:rPr>
          <w:rFonts w:eastAsia="Calibri" w:cstheme="minorHAnsi"/>
          <w:bCs/>
          <w:szCs w:val="18"/>
          <w:lang w:eastAsia="en-GB"/>
          <w:rPrChange w:id="1970" w:author="stuart wolstenholme" w:date="2026-05-29T12:46:00Z" w16du:dateUtc="2026-05-29T11:46:00Z">
            <w:rPr>
              <w:rFonts w:eastAsia="Calibri" w:cstheme="minorHAnsi"/>
              <w:bCs/>
              <w:szCs w:val="18"/>
              <w:lang w:val="en-US" w:eastAsia="en-GB"/>
            </w:rPr>
          </w:rPrChange>
        </w:rPr>
        <w:t>failure</w:t>
      </w:r>
      <w:r w:rsidRPr="0022764C">
        <w:rPr>
          <w:rFonts w:eastAsia="Calibri" w:cstheme="minorHAnsi"/>
          <w:b/>
          <w:szCs w:val="18"/>
          <w:lang w:eastAsia="en-GB"/>
          <w:rPrChange w:id="1971"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972" w:author="stuart wolstenholme" w:date="2026-05-29T12:46:00Z" w16du:dateUtc="2026-05-29T11:46:00Z">
            <w:rPr>
              <w:rFonts w:eastAsia="Calibri" w:cstheme="minorHAnsi"/>
              <w:szCs w:val="18"/>
              <w:lang w:val="en-US" w:eastAsia="en-GB"/>
            </w:rPr>
          </w:rPrChange>
        </w:rPr>
        <w:t xml:space="preserve">to comply with or follow the </w:t>
      </w:r>
      <w:r w:rsidRPr="0022764C">
        <w:rPr>
          <w:rFonts w:eastAsia="Calibri" w:cstheme="minorHAnsi"/>
          <w:b/>
          <w:szCs w:val="18"/>
          <w:lang w:eastAsia="en-GB"/>
          <w:rPrChange w:id="1973" w:author="stuart wolstenholme" w:date="2026-05-29T12:46:00Z" w16du:dateUtc="2026-05-29T11:46:00Z">
            <w:rPr>
              <w:rFonts w:eastAsia="Calibri" w:cstheme="minorHAnsi"/>
              <w:b/>
              <w:szCs w:val="18"/>
              <w:lang w:val="en-US" w:eastAsia="en-GB"/>
            </w:rPr>
          </w:rPrChange>
        </w:rPr>
        <w:t>PCI Data Security Standard</w:t>
      </w:r>
      <w:r w:rsidRPr="0022764C">
        <w:rPr>
          <w:rFonts w:eastAsia="Calibri" w:cstheme="minorHAnsi"/>
          <w:szCs w:val="18"/>
          <w:lang w:eastAsia="en-GB"/>
          <w:rPrChange w:id="1974" w:author="stuart wolstenholme" w:date="2026-05-29T12:46:00Z" w16du:dateUtc="2026-05-29T11:46:00Z">
            <w:rPr>
              <w:rFonts w:eastAsia="Calibri" w:cstheme="minorHAnsi"/>
              <w:szCs w:val="18"/>
              <w:lang w:val="en-US" w:eastAsia="en-GB"/>
            </w:rPr>
          </w:rPrChange>
        </w:rPr>
        <w:t xml:space="preserve"> or any payment card company rules; or</w:t>
      </w:r>
    </w:p>
    <w:p w14:paraId="4D791BD2" w14:textId="77777777" w:rsidR="006936E8" w:rsidRPr="0022764C" w:rsidRDefault="006936E8" w:rsidP="006936E8">
      <w:pPr>
        <w:numPr>
          <w:ilvl w:val="0"/>
          <w:numId w:val="469"/>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75" w:author="stuart wolstenholme" w:date="2026-05-29T12:46:00Z" w16du:dateUtc="2026-05-29T11:46:00Z">
            <w:rPr>
              <w:rFonts w:eastAsia="Calibri" w:cstheme="minorHAnsi"/>
              <w:szCs w:val="18"/>
              <w:lang w:val="en-US" w:eastAsia="en-GB"/>
            </w:rPr>
          </w:rPrChange>
        </w:rPr>
        <w:t xml:space="preserve">the implementation or maintenance of, or compliance with, any security measures or standards relating to any payment card </w:t>
      </w:r>
      <w:r w:rsidRPr="0022764C">
        <w:rPr>
          <w:rFonts w:eastAsia="Calibri" w:cstheme="minorHAnsi"/>
          <w:b/>
          <w:szCs w:val="18"/>
          <w:lang w:eastAsia="en-GB"/>
          <w:rPrChange w:id="1976" w:author="stuart wolstenholme" w:date="2026-05-29T12:46:00Z" w16du:dateUtc="2026-05-29T11:46:00Z">
            <w:rPr>
              <w:rFonts w:eastAsia="Calibri" w:cstheme="minorHAnsi"/>
              <w:b/>
              <w:szCs w:val="18"/>
              <w:lang w:val="en-US" w:eastAsia="en-GB"/>
            </w:rPr>
          </w:rPrChange>
        </w:rPr>
        <w:t>Data</w:t>
      </w:r>
      <w:r w:rsidRPr="0022764C">
        <w:rPr>
          <w:rFonts w:eastAsia="Calibri" w:cstheme="minorHAnsi"/>
          <w:szCs w:val="18"/>
          <w:lang w:eastAsia="en-GB"/>
          <w:rPrChange w:id="1977" w:author="stuart wolstenholme" w:date="2026-05-29T12:46:00Z" w16du:dateUtc="2026-05-29T11:46:00Z">
            <w:rPr>
              <w:rFonts w:eastAsia="Calibri" w:cstheme="minorHAnsi"/>
              <w:szCs w:val="18"/>
              <w:lang w:val="en-US" w:eastAsia="en-GB"/>
            </w:rPr>
          </w:rPrChange>
        </w:rPr>
        <w:t xml:space="preserve"> including, but not limited to, any fine or penalty imposed by a payment card company on a merchant bank or payment processor that </w:t>
      </w:r>
      <w:r w:rsidRPr="0022764C">
        <w:rPr>
          <w:rFonts w:eastAsia="Calibri" w:cstheme="minorHAnsi"/>
          <w:bCs/>
          <w:szCs w:val="18"/>
          <w:lang w:eastAsia="en-GB"/>
          <w:rPrChange w:id="1978"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1979" w:author="stuart wolstenholme" w:date="2026-05-29T12:46:00Z" w16du:dateUtc="2026-05-29T11:46:00Z">
            <w:rPr>
              <w:rFonts w:eastAsia="Calibri" w:cstheme="minorHAnsi"/>
              <w:b/>
              <w:bCs/>
              <w:szCs w:val="18"/>
              <w:lang w:val="en-US" w:eastAsia="en-GB"/>
            </w:rPr>
          </w:rPrChange>
        </w:rPr>
        <w:t xml:space="preserve">Insured </w:t>
      </w:r>
      <w:r w:rsidRPr="0022764C">
        <w:rPr>
          <w:rFonts w:eastAsia="Calibri" w:cstheme="minorHAnsi"/>
          <w:szCs w:val="18"/>
          <w:lang w:eastAsia="en-GB"/>
          <w:rPrChange w:id="1980" w:author="stuart wolstenholme" w:date="2026-05-29T12:46:00Z" w16du:dateUtc="2026-05-29T11:46:00Z">
            <w:rPr>
              <w:rFonts w:eastAsia="Calibri" w:cstheme="minorHAnsi"/>
              <w:szCs w:val="18"/>
              <w:lang w:val="en-US" w:eastAsia="en-GB"/>
            </w:rPr>
          </w:rPrChange>
        </w:rPr>
        <w:t>has paid or agreed to reimburse or indemnify.</w:t>
      </w:r>
    </w:p>
    <w:p w14:paraId="3A2D355C"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22764C">
        <w:rPr>
          <w:rFonts w:eastAsia="Calibri" w:cstheme="minorHAnsi"/>
          <w:szCs w:val="18"/>
          <w:lang w:eastAsia="en-GB"/>
          <w:rPrChange w:id="1981" w:author="stuart wolstenholme" w:date="2026-05-29T12:46:00Z" w16du:dateUtc="2026-05-29T11:46:00Z">
            <w:rPr>
              <w:rFonts w:eastAsia="Calibri" w:cstheme="minorHAnsi"/>
              <w:szCs w:val="18"/>
              <w:lang w:val="en-US" w:eastAsia="en-GB"/>
            </w:rPr>
          </w:rPrChange>
        </w:rPr>
        <w:t xml:space="preserve">However, this Exclusion does not apply to a </w:t>
      </w:r>
      <w:r w:rsidRPr="0022764C">
        <w:rPr>
          <w:rFonts w:eastAsia="Calibri" w:cstheme="minorHAnsi"/>
          <w:b/>
          <w:szCs w:val="18"/>
          <w:lang w:eastAsia="en-GB"/>
          <w:rPrChange w:id="1982" w:author="stuart wolstenholme" w:date="2026-05-29T12:46:00Z" w16du:dateUtc="2026-05-29T11:46:00Z">
            <w:rPr>
              <w:rFonts w:eastAsia="Calibri" w:cstheme="minorHAnsi"/>
              <w:b/>
              <w:szCs w:val="18"/>
              <w:lang w:val="en-US" w:eastAsia="en-GB"/>
            </w:rPr>
          </w:rPrChange>
        </w:rPr>
        <w:t>PCI DSS Demand</w:t>
      </w:r>
      <w:r w:rsidRPr="0022764C">
        <w:rPr>
          <w:rFonts w:eastAsia="Calibri" w:cstheme="minorHAnsi"/>
          <w:szCs w:val="18"/>
          <w:lang w:eastAsia="en-GB"/>
          <w:rPrChange w:id="1983" w:author="stuart wolstenholme" w:date="2026-05-29T12:46:00Z" w16du:dateUtc="2026-05-29T11:46:00Z">
            <w:rPr>
              <w:rFonts w:eastAsia="Calibri" w:cstheme="minorHAnsi"/>
              <w:szCs w:val="18"/>
              <w:lang w:val="en-US" w:eastAsia="en-GB"/>
            </w:rPr>
          </w:rPrChange>
        </w:rPr>
        <w:t>.</w:t>
      </w:r>
    </w:p>
    <w:p w14:paraId="7364DDBD"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7F9B9B42"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84" w:author="stuart wolstenholme" w:date="2026-05-29T12:46:00Z" w16du:dateUtc="2026-05-29T11:46:00Z">
            <w:rPr>
              <w:rFonts w:eastAsia="Calibri" w:cstheme="minorHAnsi"/>
              <w:szCs w:val="18"/>
              <w:lang w:val="en-US" w:eastAsia="en-GB"/>
            </w:rPr>
          </w:rPrChange>
        </w:rPr>
        <w:t>based upon, arising from or in any way involving:</w:t>
      </w:r>
    </w:p>
    <w:p w14:paraId="0FA04012" w14:textId="77777777" w:rsidR="006936E8" w:rsidRPr="0022764C" w:rsidRDefault="006936E8" w:rsidP="006936E8">
      <w:pPr>
        <w:numPr>
          <w:ilvl w:val="0"/>
          <w:numId w:val="470"/>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85" w:author="stuart wolstenholme" w:date="2026-05-29T12:46:00Z" w16du:dateUtc="2026-05-29T11:46:00Z">
            <w:rPr>
              <w:rFonts w:eastAsia="Calibri" w:cstheme="minorHAnsi"/>
              <w:szCs w:val="18"/>
              <w:lang w:val="en-US" w:eastAsia="en-GB"/>
            </w:rPr>
          </w:rPrChange>
        </w:rPr>
        <w:t>any actual or alleged unfair competition, price fixing, deceptive trade practices or restraint of trade; or</w:t>
      </w:r>
    </w:p>
    <w:p w14:paraId="11C6A738" w14:textId="77777777" w:rsidR="006936E8" w:rsidRPr="0022764C" w:rsidRDefault="006936E8" w:rsidP="006936E8">
      <w:pPr>
        <w:numPr>
          <w:ilvl w:val="0"/>
          <w:numId w:val="470"/>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86" w:author="stuart wolstenholme" w:date="2026-05-29T12:46:00Z" w16du:dateUtc="2026-05-29T11:46:00Z">
            <w:rPr>
              <w:rFonts w:eastAsia="Calibri" w:cstheme="minorHAnsi"/>
              <w:szCs w:val="18"/>
              <w:lang w:val="en-US" w:eastAsia="en-GB"/>
            </w:rPr>
          </w:rPrChange>
        </w:rPr>
        <w:t>the violation of any antitrust statute, legislation or regulation</w:t>
      </w:r>
    </w:p>
    <w:p w14:paraId="0D09B70F"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22764C">
        <w:rPr>
          <w:rFonts w:eastAsia="Calibri" w:cstheme="minorHAnsi"/>
          <w:szCs w:val="18"/>
          <w:lang w:eastAsia="en-GB"/>
          <w:rPrChange w:id="1987" w:author="stuart wolstenholme" w:date="2026-05-29T12:46:00Z" w16du:dateUtc="2026-05-29T11:46:00Z">
            <w:rPr>
              <w:rFonts w:eastAsia="Calibri" w:cstheme="minorHAnsi"/>
              <w:szCs w:val="18"/>
              <w:lang w:val="en-US" w:eastAsia="en-GB"/>
            </w:rPr>
          </w:rPrChange>
        </w:rPr>
        <w:t>However, Exclusion 17.1) does not apply to:</w:t>
      </w:r>
    </w:p>
    <w:p w14:paraId="48C07844" w14:textId="77777777" w:rsidR="006936E8" w:rsidRPr="0022764C" w:rsidRDefault="006936E8" w:rsidP="006936E8">
      <w:pPr>
        <w:numPr>
          <w:ilvl w:val="0"/>
          <w:numId w:val="471"/>
        </w:numPr>
        <w:spacing w:before="0" w:after="160" w:line="259" w:lineRule="auto"/>
        <w:contextualSpacing/>
        <w:rPr>
          <w:rFonts w:eastAsia="Calibri" w:cstheme="minorHAnsi"/>
          <w:kern w:val="2"/>
          <w:szCs w:val="18"/>
          <w14:ligatures w14:val="standardContextual"/>
        </w:rPr>
      </w:pPr>
      <w:bookmarkStart w:id="1988" w:name="_Hlk165299802"/>
      <w:r w:rsidRPr="0022764C">
        <w:rPr>
          <w:rFonts w:eastAsia="Calibri" w:cstheme="minorHAnsi"/>
          <w:szCs w:val="18"/>
          <w:lang w:eastAsia="en-GB"/>
          <w:rPrChange w:id="1989" w:author="stuart wolstenholme" w:date="2026-05-29T12:46:00Z" w16du:dateUtc="2026-05-29T11:46:00Z">
            <w:rPr>
              <w:rFonts w:eastAsia="Calibri" w:cstheme="minorHAnsi"/>
              <w:szCs w:val="18"/>
              <w:lang w:val="en-US" w:eastAsia="en-GB"/>
            </w:rPr>
          </w:rPrChange>
        </w:rPr>
        <w:t xml:space="preserve">allegations of unfair competition that form a part of a </w:t>
      </w:r>
      <w:r w:rsidRPr="0022764C">
        <w:rPr>
          <w:rFonts w:eastAsia="Calibri" w:cstheme="minorHAnsi"/>
          <w:b/>
          <w:szCs w:val="18"/>
          <w:lang w:eastAsia="en-GB"/>
          <w:rPrChange w:id="1990"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1991" w:author="stuart wolstenholme" w:date="2026-05-29T12:46:00Z" w16du:dateUtc="2026-05-29T11:46:00Z">
            <w:rPr>
              <w:rFonts w:eastAsia="Calibri" w:cstheme="minorHAnsi"/>
              <w:szCs w:val="18"/>
              <w:lang w:val="en-US" w:eastAsia="en-GB"/>
            </w:rPr>
          </w:rPrChange>
        </w:rPr>
        <w:t xml:space="preserve"> under Insuring Clauses A (Multimedia Liability), B (Security and Privacy Liability) or C (Privacy Regulatory Defense and Penalties); or </w:t>
      </w:r>
    </w:p>
    <w:p w14:paraId="1AD29CED" w14:textId="77777777" w:rsidR="006936E8" w:rsidRPr="0022764C" w:rsidRDefault="006936E8" w:rsidP="006936E8">
      <w:pPr>
        <w:numPr>
          <w:ilvl w:val="0"/>
          <w:numId w:val="471"/>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92" w:author="stuart wolstenholme" w:date="2026-05-29T12:46:00Z" w16du:dateUtc="2026-05-29T11:46:00Z">
            <w:rPr>
              <w:rFonts w:eastAsia="Calibri" w:cstheme="minorHAnsi"/>
              <w:szCs w:val="18"/>
              <w:lang w:val="en-US" w:eastAsia="en-GB"/>
            </w:rPr>
          </w:rPrChange>
        </w:rPr>
        <w:t xml:space="preserve">allegations of deceptive trade practices that form a part of a </w:t>
      </w:r>
      <w:r w:rsidRPr="0022764C">
        <w:rPr>
          <w:rFonts w:eastAsia="Calibri" w:cstheme="minorHAnsi"/>
          <w:b/>
          <w:szCs w:val="18"/>
          <w:lang w:eastAsia="en-GB"/>
          <w:rPrChange w:id="1993"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1994" w:author="stuart wolstenholme" w:date="2026-05-29T12:46:00Z" w16du:dateUtc="2026-05-29T11:46:00Z">
            <w:rPr>
              <w:rFonts w:eastAsia="Calibri" w:cstheme="minorHAnsi"/>
              <w:szCs w:val="18"/>
              <w:lang w:val="en-US" w:eastAsia="en-GB"/>
            </w:rPr>
          </w:rPrChange>
        </w:rPr>
        <w:t>under Insuring Clauses B (Security and Privacy Liability) or C (Privacy Regulatory Defense and Penalties).</w:t>
      </w:r>
    </w:p>
    <w:bookmarkEnd w:id="1988"/>
    <w:p w14:paraId="1CDAE9DF"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154AC537"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95" w:author="stuart wolstenholme" w:date="2026-05-29T12:46:00Z" w16du:dateUtc="2026-05-29T11:46:00Z">
            <w:rPr>
              <w:rFonts w:eastAsia="Calibri" w:cstheme="minorHAnsi"/>
              <w:szCs w:val="18"/>
              <w:lang w:val="en-US" w:eastAsia="en-GB"/>
            </w:rPr>
          </w:rPrChange>
        </w:rPr>
        <w:t>based upon, arising from or in any way involving any actual or alleged infringement of any patent.</w:t>
      </w:r>
    </w:p>
    <w:p w14:paraId="707C811B"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7371D680"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96" w:author="stuart wolstenholme" w:date="2026-05-29T12:46:00Z" w16du:dateUtc="2026-05-29T11:46:00Z">
            <w:rPr>
              <w:rFonts w:eastAsia="Calibri" w:cstheme="minorHAnsi"/>
              <w:szCs w:val="18"/>
              <w:lang w:val="en-US" w:eastAsia="en-GB"/>
            </w:rPr>
          </w:rPrChange>
        </w:rPr>
        <w:t xml:space="preserve">based upon, arising from or in any way involving the misappropriation, theft, copying, display or publication of any trade secret. However, this Exclusion does not apply to a </w:t>
      </w:r>
      <w:r w:rsidRPr="0022764C">
        <w:rPr>
          <w:rFonts w:eastAsia="Calibri" w:cstheme="minorHAnsi"/>
          <w:b/>
          <w:szCs w:val="18"/>
          <w:lang w:eastAsia="en-GB"/>
          <w:rPrChange w:id="1997"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1998" w:author="stuart wolstenholme" w:date="2026-05-29T12:46:00Z" w16du:dateUtc="2026-05-29T11:46:00Z">
            <w:rPr>
              <w:rFonts w:eastAsia="Calibri" w:cstheme="minorHAnsi"/>
              <w:szCs w:val="18"/>
              <w:lang w:val="en-US" w:eastAsia="en-GB"/>
            </w:rPr>
          </w:rPrChange>
        </w:rPr>
        <w:t xml:space="preserve"> under Insuring Clause B (Security and Privacy Liability) for failure to prevent the misappropriation of a trade secret which results from a </w:t>
      </w:r>
      <w:r w:rsidRPr="0022764C">
        <w:rPr>
          <w:rFonts w:eastAsia="Calibri" w:cstheme="minorHAnsi"/>
          <w:b/>
          <w:szCs w:val="18"/>
          <w:lang w:eastAsia="en-GB"/>
          <w:rPrChange w:id="1999" w:author="stuart wolstenholme" w:date="2026-05-29T12:46:00Z" w16du:dateUtc="2026-05-29T11:46:00Z">
            <w:rPr>
              <w:rFonts w:eastAsia="Calibri" w:cstheme="minorHAnsi"/>
              <w:b/>
              <w:szCs w:val="18"/>
              <w:lang w:val="en-US" w:eastAsia="en-GB"/>
            </w:rPr>
          </w:rPrChange>
        </w:rPr>
        <w:t>Security and Privacy Wrongful Act</w:t>
      </w:r>
      <w:r w:rsidRPr="0022764C">
        <w:rPr>
          <w:rFonts w:eastAsia="Calibri" w:cstheme="minorHAnsi"/>
          <w:bCs/>
          <w:szCs w:val="18"/>
          <w:lang w:eastAsia="en-GB"/>
          <w:rPrChange w:id="2000" w:author="stuart wolstenholme" w:date="2026-05-29T12:46:00Z" w16du:dateUtc="2026-05-29T11:46:00Z">
            <w:rPr>
              <w:rFonts w:eastAsia="Calibri" w:cstheme="minorHAnsi"/>
              <w:bCs/>
              <w:szCs w:val="18"/>
              <w:lang w:val="en-US" w:eastAsia="en-GB"/>
            </w:rPr>
          </w:rPrChange>
        </w:rPr>
        <w:t>.</w:t>
      </w:r>
    </w:p>
    <w:p w14:paraId="713EE9B4"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15988C50"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01" w:author="stuart wolstenholme" w:date="2026-05-29T12:46:00Z" w16du:dateUtc="2026-05-29T11:46:00Z">
            <w:rPr>
              <w:rFonts w:eastAsia="Calibri" w:cstheme="minorHAnsi"/>
              <w:szCs w:val="18"/>
              <w:lang w:val="en-US" w:eastAsia="en-GB"/>
            </w:rPr>
          </w:rPrChange>
        </w:rPr>
        <w:t xml:space="preserve">based upon, arising from or in any way involving the confiscation, commandeering, requisition or destruction of, or damage to, computer </w:t>
      </w:r>
      <w:r w:rsidRPr="0022764C">
        <w:rPr>
          <w:rFonts w:eastAsia="Calibri" w:cstheme="minorHAnsi"/>
          <w:bCs/>
          <w:szCs w:val="18"/>
          <w:lang w:eastAsia="en-GB"/>
          <w:rPrChange w:id="2002" w:author="stuart wolstenholme" w:date="2026-05-29T12:46:00Z" w16du:dateUtc="2026-05-29T11:46:00Z">
            <w:rPr>
              <w:rFonts w:eastAsia="Calibri" w:cstheme="minorHAnsi"/>
              <w:bCs/>
              <w:szCs w:val="18"/>
              <w:lang w:val="en-US" w:eastAsia="en-GB"/>
            </w:rPr>
          </w:rPrChange>
        </w:rPr>
        <w:t>hardware</w:t>
      </w:r>
      <w:r w:rsidRPr="0022764C">
        <w:rPr>
          <w:rFonts w:eastAsia="Calibri" w:cstheme="minorHAnsi"/>
          <w:b/>
          <w:bCs/>
          <w:szCs w:val="18"/>
          <w:lang w:eastAsia="en-GB"/>
          <w:rPrChange w:id="2003"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2004" w:author="stuart wolstenholme" w:date="2026-05-29T12:46:00Z" w16du:dateUtc="2026-05-29T11:46:00Z">
            <w:rPr>
              <w:rFonts w:eastAsia="Calibri" w:cstheme="minorHAnsi"/>
              <w:szCs w:val="18"/>
              <w:lang w:val="en-US" w:eastAsia="en-GB"/>
            </w:rPr>
          </w:rPrChange>
        </w:rPr>
        <w:t>by order of a government de jure or de facto, or by any public authority for whatever reason.</w:t>
      </w:r>
    </w:p>
    <w:p w14:paraId="184B9E86"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280D3CC5"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based upon, arising from or in any way involving any unsolicited communication of information or advertising by telephone, email, fax, text or any other means prohibited by law, or any actual or alleged violation of the Telephone Consumer Protection Act (47 U.S.C.§227), the Telemarketing and Consumer Fraud </w:t>
      </w:r>
      <w:r w:rsidRPr="0022764C">
        <w:rPr>
          <w:rFonts w:eastAsia="Calibri" w:cstheme="minorHAnsi"/>
          <w:szCs w:val="18"/>
          <w:lang w:eastAsia="en-GB"/>
        </w:rPr>
        <w:lastRenderedPageBreak/>
        <w:t>and Abuse Prevention Act (15 U.S.C. §§ 6101-6108), or the CAN-SPAM Act (15 U.S.C. §§ 7701-7713), each as amended, or any regulations promulgated under the foregoing statutes, or any similar U.S federal, state or local law.</w:t>
      </w:r>
    </w:p>
    <w:p w14:paraId="1EE10CFD"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3ABBFAF6" w14:textId="77777777" w:rsidR="006936E8" w:rsidRPr="0022764C" w:rsidRDefault="006936E8" w:rsidP="006936E8">
      <w:pPr>
        <w:numPr>
          <w:ilvl w:val="0"/>
          <w:numId w:val="462"/>
        </w:numPr>
        <w:spacing w:before="0" w:after="160" w:line="259" w:lineRule="auto"/>
        <w:ind w:left="357" w:hanging="357"/>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arising directly or indirectly from:</w:t>
      </w:r>
    </w:p>
    <w:p w14:paraId="589779EB" w14:textId="77777777" w:rsidR="006936E8" w:rsidRPr="0022764C" w:rsidRDefault="006936E8" w:rsidP="006936E8">
      <w:pPr>
        <w:numPr>
          <w:ilvl w:val="0"/>
          <w:numId w:val="515"/>
        </w:numPr>
        <w:spacing w:before="0" w:after="160" w:line="240" w:lineRule="auto"/>
        <w:rPr>
          <w:rFonts w:eastAsia="Calibri" w:cstheme="minorHAnsi"/>
          <w:kern w:val="2"/>
          <w:szCs w:val="18"/>
          <w14:ligatures w14:val="standardContextual"/>
        </w:rPr>
      </w:pPr>
      <w:r w:rsidRPr="0022764C">
        <w:rPr>
          <w:rFonts w:eastAsia="Arial" w:cstheme="minorHAnsi"/>
          <w:szCs w:val="18"/>
          <w:rPrChange w:id="2005" w:author="stuart wolstenholme" w:date="2026-05-29T12:46:00Z" w16du:dateUtc="2026-05-29T11:46:00Z">
            <w:rPr>
              <w:rFonts w:eastAsia="Arial" w:cstheme="minorHAnsi"/>
              <w:szCs w:val="18"/>
              <w:lang w:val="it-IT"/>
            </w:rPr>
          </w:rPrChange>
        </w:rPr>
        <w:t>ionising radiations or contamination by radioactivity from any nuclear fuel or from any nuclear waste from the combustion of nuclear fuel;</w:t>
      </w:r>
    </w:p>
    <w:p w14:paraId="462D224F" w14:textId="77777777" w:rsidR="006936E8" w:rsidRPr="0022764C" w:rsidRDefault="006936E8" w:rsidP="006936E8">
      <w:pPr>
        <w:numPr>
          <w:ilvl w:val="0"/>
          <w:numId w:val="515"/>
        </w:numPr>
        <w:spacing w:before="0" w:after="160" w:line="240" w:lineRule="auto"/>
        <w:rPr>
          <w:rFonts w:eastAsia="Calibri" w:cstheme="minorHAnsi"/>
          <w:kern w:val="2"/>
          <w:szCs w:val="18"/>
          <w14:ligatures w14:val="standardContextual"/>
        </w:rPr>
      </w:pPr>
      <w:r w:rsidRPr="0022764C">
        <w:rPr>
          <w:rFonts w:eastAsia="Arial" w:cstheme="minorHAnsi"/>
          <w:szCs w:val="18"/>
          <w:rPrChange w:id="2006" w:author="stuart wolstenholme" w:date="2026-05-29T12:46:00Z" w16du:dateUtc="2026-05-29T11:46:00Z">
            <w:rPr>
              <w:rFonts w:eastAsia="Arial" w:cstheme="minorHAnsi"/>
              <w:szCs w:val="18"/>
              <w:lang w:val="it-IT"/>
            </w:rPr>
          </w:rPrChange>
        </w:rPr>
        <w:t>the radioactive, toxic, explosive or other hazardous properties of any explosive nuclear assembly or nuclear component thereof.</w:t>
      </w:r>
    </w:p>
    <w:p w14:paraId="4C8A06CB"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66336845" w14:textId="77777777"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Arial" w:cstheme="minorHAnsi"/>
          <w:szCs w:val="18"/>
        </w:rPr>
        <w:t>arising from any act or omission that occurred prior to the Retroactive Date stated in the Schedule.</w:t>
      </w:r>
    </w:p>
    <w:p w14:paraId="5D3406B1" w14:textId="77777777" w:rsidR="006936E8" w:rsidRPr="0022764C" w:rsidRDefault="006936E8" w:rsidP="006936E8">
      <w:pPr>
        <w:spacing w:before="0" w:after="240" w:line="259" w:lineRule="auto"/>
        <w:ind w:left="360"/>
        <w:contextualSpacing/>
        <w:rPr>
          <w:rFonts w:eastAsia="Calibri" w:cstheme="minorHAnsi"/>
          <w:kern w:val="2"/>
          <w:szCs w:val="18"/>
          <w14:ligatures w14:val="standardContextual"/>
        </w:rPr>
      </w:pPr>
    </w:p>
    <w:p w14:paraId="2FF19629" w14:textId="77777777"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Calibri" w:cstheme="minorHAnsi"/>
          <w:kern w:val="2"/>
          <w:szCs w:val="18"/>
          <w:lang w:eastAsia="en-GB"/>
          <w14:ligatures w14:val="standardContextual"/>
        </w:rPr>
        <w:t xml:space="preserve">for any loss, cost, liability or expense caused by, resulting from, or in connection with, a </w:t>
      </w:r>
      <w:r w:rsidRPr="0022764C">
        <w:rPr>
          <w:rFonts w:eastAsia="Calibri" w:cstheme="minorHAnsi"/>
          <w:b/>
          <w:bCs/>
          <w:kern w:val="2"/>
          <w:szCs w:val="18"/>
          <w:lang w:eastAsia="en-GB"/>
          <w14:ligatures w14:val="standardContextual"/>
        </w:rPr>
        <w:t>Dependent System Failure.</w:t>
      </w:r>
    </w:p>
    <w:p w14:paraId="1F00BD61" w14:textId="77777777" w:rsidR="00791D17" w:rsidRPr="0022764C" w:rsidRDefault="00791D17" w:rsidP="00791D17">
      <w:pPr>
        <w:spacing w:before="0" w:after="240" w:line="259" w:lineRule="auto"/>
        <w:contextualSpacing/>
        <w:rPr>
          <w:rFonts w:eastAsia="Calibri" w:cstheme="minorHAnsi"/>
          <w:kern w:val="2"/>
          <w:szCs w:val="18"/>
          <w14:ligatures w14:val="standardContextual"/>
        </w:rPr>
      </w:pPr>
    </w:p>
    <w:p w14:paraId="621A5EE9" w14:textId="77777777" w:rsidR="006936E8" w:rsidRPr="0022764C" w:rsidRDefault="006936E8" w:rsidP="006936E8">
      <w:pPr>
        <w:pStyle w:val="Heading2"/>
        <w:spacing w:before="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 xml:space="preserve">Exclusions applicable to all First Party Insuring Clauses </w:t>
      </w:r>
    </w:p>
    <w:p w14:paraId="28B7FD71" w14:textId="77777777" w:rsidR="006936E8" w:rsidRPr="0022764C" w:rsidRDefault="006936E8" w:rsidP="006936E8">
      <w:pPr>
        <w:spacing w:before="0" w:after="160" w:line="259" w:lineRule="auto"/>
        <w:contextualSpacing/>
        <w:rPr>
          <w:rFonts w:eastAsia="Times New Roman" w:cstheme="minorHAnsi"/>
          <w:szCs w:val="18"/>
          <w:rPrChange w:id="2007" w:author="stuart wolstenholme" w:date="2026-05-29T12:46:00Z" w16du:dateUtc="2026-05-29T11:46:00Z">
            <w:rPr>
              <w:rFonts w:eastAsia="Times New Roman" w:cstheme="minorHAnsi"/>
              <w:szCs w:val="18"/>
              <w:lang w:val="en-US"/>
            </w:rPr>
          </w:rPrChange>
        </w:rPr>
      </w:pPr>
      <w:r w:rsidRPr="0022764C">
        <w:rPr>
          <w:rFonts w:eastAsia="Calibri" w:cstheme="minorHAnsi"/>
          <w:kern w:val="2"/>
          <w:szCs w:val="18"/>
          <w14:ligatures w14:val="standardContextual"/>
        </w:rPr>
        <w:t xml:space="preserve">Insurers </w:t>
      </w:r>
      <w:r w:rsidRPr="0022764C">
        <w:rPr>
          <w:rFonts w:eastAsia="Times New Roman" w:cstheme="minorHAnsi"/>
          <w:szCs w:val="18"/>
          <w:rPrChange w:id="2008" w:author="stuart wolstenholme" w:date="2026-05-29T12:46:00Z" w16du:dateUtc="2026-05-29T11:46:00Z">
            <w:rPr>
              <w:rFonts w:eastAsia="Times New Roman" w:cstheme="minorHAnsi"/>
              <w:szCs w:val="18"/>
              <w:lang w:val="en-US"/>
            </w:rPr>
          </w:rPrChange>
        </w:rPr>
        <w:t>will not be liable under any First Party Insuring Clause of this Policy for:</w:t>
      </w:r>
    </w:p>
    <w:p w14:paraId="3582A800" w14:textId="77777777" w:rsidR="006936E8" w:rsidRPr="0022764C" w:rsidRDefault="006936E8" w:rsidP="006936E8">
      <w:pPr>
        <w:spacing w:before="0" w:after="160" w:line="259" w:lineRule="auto"/>
        <w:contextualSpacing/>
        <w:rPr>
          <w:rFonts w:eastAsia="Times New Roman" w:cstheme="minorHAnsi"/>
          <w:szCs w:val="18"/>
          <w:rPrChange w:id="2009" w:author="stuart wolstenholme" w:date="2026-05-29T12:46:00Z" w16du:dateUtc="2026-05-29T11:46:00Z">
            <w:rPr>
              <w:rFonts w:eastAsia="Times New Roman" w:cstheme="minorHAnsi"/>
              <w:szCs w:val="18"/>
              <w:lang w:val="en-US"/>
            </w:rPr>
          </w:rPrChange>
        </w:rPr>
      </w:pPr>
    </w:p>
    <w:p w14:paraId="7073DA91"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010" w:author="stuart wolstenholme" w:date="2026-05-29T12:46:00Z" w16du:dateUtc="2026-05-29T11:46:00Z">
            <w:rPr>
              <w:rFonts w:eastAsia="Times New Roman" w:cstheme="minorHAnsi"/>
              <w:szCs w:val="18"/>
              <w:lang w:val="en-US"/>
            </w:rPr>
          </w:rPrChange>
        </w:rPr>
        <w:t xml:space="preserve">any direct loss, costs or expenses incurred by any person falling within definition a) and b) of the </w:t>
      </w:r>
      <w:r w:rsidRPr="0022764C">
        <w:rPr>
          <w:rFonts w:eastAsia="Times New Roman" w:cstheme="minorHAnsi"/>
          <w:b/>
          <w:bCs/>
          <w:szCs w:val="18"/>
          <w:rPrChange w:id="2011" w:author="stuart wolstenholme" w:date="2026-05-29T12:46:00Z" w16du:dateUtc="2026-05-29T11:46:00Z">
            <w:rPr>
              <w:rFonts w:eastAsia="Times New Roman" w:cstheme="minorHAnsi"/>
              <w:b/>
              <w:bCs/>
              <w:szCs w:val="18"/>
              <w:lang w:val="en-US"/>
            </w:rPr>
          </w:rPrChange>
        </w:rPr>
        <w:t>Insured</w:t>
      </w:r>
      <w:r w:rsidRPr="0022764C">
        <w:rPr>
          <w:rFonts w:eastAsia="Times New Roman" w:cstheme="minorHAnsi"/>
          <w:szCs w:val="18"/>
          <w:rPrChange w:id="2012" w:author="stuart wolstenholme" w:date="2026-05-29T12:46:00Z" w16du:dateUtc="2026-05-29T11:46:00Z">
            <w:rPr>
              <w:rFonts w:eastAsia="Times New Roman" w:cstheme="minorHAnsi"/>
              <w:szCs w:val="18"/>
              <w:lang w:val="en-US"/>
            </w:rPr>
          </w:rPrChange>
        </w:rPr>
        <w:t xml:space="preserve">: </w:t>
      </w:r>
    </w:p>
    <w:p w14:paraId="2794F353"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18477A5E"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13" w:author="stuart wolstenholme" w:date="2026-05-29T12:46:00Z" w16du:dateUtc="2026-05-29T11:46:00Z">
            <w:rPr>
              <w:rFonts w:eastAsia="Calibri" w:cstheme="minorHAnsi"/>
              <w:szCs w:val="18"/>
              <w:lang w:val="en-US" w:eastAsia="en-GB"/>
            </w:rPr>
          </w:rPrChange>
        </w:rPr>
        <w:t xml:space="preserve">any liability to any third party for whatever reason, including contractual penalties, </w:t>
      </w:r>
      <w:r w:rsidRPr="0022764C">
        <w:rPr>
          <w:rFonts w:eastAsia="Calibri" w:cstheme="minorHAnsi"/>
          <w:b/>
          <w:szCs w:val="18"/>
          <w:lang w:eastAsia="en-GB"/>
          <w:rPrChange w:id="2014" w:author="stuart wolstenholme" w:date="2026-05-29T12:46:00Z" w16du:dateUtc="2026-05-29T11:46:00Z">
            <w:rPr>
              <w:rFonts w:eastAsia="Calibri" w:cstheme="minorHAnsi"/>
              <w:b/>
              <w:szCs w:val="18"/>
              <w:lang w:val="en-US" w:eastAsia="en-GB"/>
            </w:rPr>
          </w:rPrChange>
        </w:rPr>
        <w:t>Damages</w:t>
      </w:r>
      <w:r w:rsidRPr="0022764C">
        <w:rPr>
          <w:rFonts w:eastAsia="Calibri" w:cstheme="minorHAnsi"/>
          <w:szCs w:val="18"/>
          <w:lang w:eastAsia="en-GB"/>
          <w:rPrChange w:id="2015" w:author="stuart wolstenholme" w:date="2026-05-29T12:46:00Z" w16du:dateUtc="2026-05-29T11:46:00Z">
            <w:rPr>
              <w:rFonts w:eastAsia="Calibri" w:cstheme="minorHAnsi"/>
              <w:szCs w:val="18"/>
              <w:lang w:val="en-US" w:eastAsia="en-GB"/>
            </w:rPr>
          </w:rPrChange>
        </w:rPr>
        <w:t xml:space="preserve"> or legal costs and expenses of any type.</w:t>
      </w:r>
    </w:p>
    <w:p w14:paraId="092E1901"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4881FF53"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16" w:author="stuart wolstenholme" w:date="2026-05-29T12:46:00Z" w16du:dateUtc="2026-05-29T11:46:00Z">
            <w:rPr>
              <w:rFonts w:eastAsia="Calibri" w:cstheme="minorHAnsi"/>
              <w:szCs w:val="18"/>
              <w:lang w:val="en-US" w:eastAsia="en-GB"/>
            </w:rPr>
          </w:rPrChange>
        </w:rPr>
        <w:t>sanctions, fines or penalties imposed by law.</w:t>
      </w:r>
    </w:p>
    <w:p w14:paraId="3E2CE353"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5B19CEA1"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17" w:author="stuart wolstenholme" w:date="2026-05-29T12:46:00Z" w16du:dateUtc="2026-05-29T11:46:00Z">
            <w:rPr>
              <w:rFonts w:eastAsia="Calibri" w:cstheme="minorHAnsi"/>
              <w:szCs w:val="18"/>
              <w:lang w:val="en-US" w:eastAsia="en-GB"/>
            </w:rPr>
          </w:rPrChange>
        </w:rPr>
        <w:t xml:space="preserve">any </w:t>
      </w:r>
      <w:r w:rsidRPr="0022764C">
        <w:rPr>
          <w:rFonts w:eastAsia="Calibri" w:cstheme="minorHAnsi"/>
          <w:b/>
          <w:szCs w:val="18"/>
          <w:lang w:eastAsia="en-GB"/>
          <w:rPrChange w:id="2018"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019" w:author="stuart wolstenholme" w:date="2026-05-29T12:46:00Z" w16du:dateUtc="2026-05-29T11:46:00Z">
            <w:rPr>
              <w:rFonts w:eastAsia="Calibri" w:cstheme="minorHAnsi"/>
              <w:szCs w:val="18"/>
              <w:lang w:val="en-US" w:eastAsia="en-GB"/>
            </w:rPr>
          </w:rPrChange>
        </w:rPr>
        <w:t xml:space="preserve">based upon, arising from or in any way involving fire, smoke, explosion, lightning, wind, water, flood, earthquake, volcanic eruption, tidal wave, landslide, hail, force majeure or any other physical event, however caused. However, this Exclusion does not apply to an </w:t>
      </w:r>
      <w:r w:rsidRPr="0022764C">
        <w:rPr>
          <w:rFonts w:eastAsia="Calibri" w:cstheme="minorHAnsi"/>
          <w:b/>
          <w:szCs w:val="18"/>
          <w:lang w:eastAsia="en-GB"/>
          <w:rPrChange w:id="2020" w:author="stuart wolstenholme" w:date="2026-05-29T12:46:00Z" w16du:dateUtc="2026-05-29T11:46:00Z">
            <w:rPr>
              <w:rFonts w:eastAsia="Calibri" w:cstheme="minorHAnsi"/>
              <w:b/>
              <w:szCs w:val="18"/>
              <w:lang w:val="en-US" w:eastAsia="en-GB"/>
            </w:rPr>
          </w:rPrChange>
        </w:rPr>
        <w:t>Occurrence</w:t>
      </w:r>
      <w:r w:rsidRPr="0022764C">
        <w:rPr>
          <w:rFonts w:eastAsia="Calibri" w:cstheme="minorHAnsi"/>
          <w:szCs w:val="18"/>
          <w:lang w:eastAsia="en-GB"/>
          <w:rPrChange w:id="2021" w:author="stuart wolstenholme" w:date="2026-05-29T12:46:00Z" w16du:dateUtc="2026-05-29T11:46:00Z">
            <w:rPr>
              <w:rFonts w:eastAsia="Calibri" w:cstheme="minorHAnsi"/>
              <w:szCs w:val="18"/>
              <w:lang w:val="en-US" w:eastAsia="en-GB"/>
            </w:rPr>
          </w:rPrChange>
        </w:rPr>
        <w:t>.</w:t>
      </w:r>
    </w:p>
    <w:p w14:paraId="0818CA69"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3A19E268"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22" w:author="stuart wolstenholme" w:date="2026-05-29T12:46:00Z" w16du:dateUtc="2026-05-29T11:46:00Z">
            <w:rPr>
              <w:rFonts w:eastAsia="Calibri" w:cstheme="minorHAnsi"/>
              <w:szCs w:val="18"/>
              <w:lang w:val="en-US" w:eastAsia="en-GB"/>
            </w:rPr>
          </w:rPrChange>
        </w:rPr>
        <w:t xml:space="preserve">business interruption loss or costs or expenses resulting from lost productivity, including the throttling or capping of bandwidth by an internet or mobile </w:t>
      </w:r>
      <w:r w:rsidRPr="0022764C">
        <w:rPr>
          <w:rFonts w:eastAsia="Calibri" w:cstheme="minorHAnsi"/>
          <w:b/>
          <w:szCs w:val="18"/>
          <w:lang w:eastAsia="en-GB"/>
          <w:rPrChange w:id="2023" w:author="stuart wolstenholme" w:date="2026-05-29T12:46:00Z" w16du:dateUtc="2026-05-29T11:46:00Z">
            <w:rPr>
              <w:rFonts w:eastAsia="Calibri" w:cstheme="minorHAnsi"/>
              <w:b/>
              <w:szCs w:val="18"/>
              <w:lang w:val="en-US" w:eastAsia="en-GB"/>
            </w:rPr>
          </w:rPrChange>
        </w:rPr>
        <w:t xml:space="preserve">Data </w:t>
      </w:r>
      <w:r w:rsidRPr="0022764C">
        <w:rPr>
          <w:rFonts w:eastAsia="Calibri" w:cstheme="minorHAnsi"/>
          <w:szCs w:val="18"/>
          <w:lang w:eastAsia="en-GB"/>
          <w:rPrChange w:id="2024" w:author="stuart wolstenholme" w:date="2026-05-29T12:46:00Z" w16du:dateUtc="2026-05-29T11:46:00Z">
            <w:rPr>
              <w:rFonts w:eastAsia="Calibri" w:cstheme="minorHAnsi"/>
              <w:szCs w:val="18"/>
              <w:lang w:val="en-US" w:eastAsia="en-GB"/>
            </w:rPr>
          </w:rPrChange>
        </w:rPr>
        <w:t xml:space="preserve">service provider due to </w:t>
      </w:r>
      <w:r w:rsidRPr="0022764C">
        <w:rPr>
          <w:rFonts w:eastAsia="Calibri" w:cstheme="minorHAnsi"/>
          <w:b/>
          <w:szCs w:val="18"/>
          <w:lang w:eastAsia="en-GB"/>
          <w:rPrChange w:id="2025" w:author="stuart wolstenholme" w:date="2026-05-29T12:46:00Z" w16du:dateUtc="2026-05-29T11:46:00Z">
            <w:rPr>
              <w:rFonts w:eastAsia="Calibri" w:cstheme="minorHAnsi"/>
              <w:b/>
              <w:szCs w:val="18"/>
              <w:lang w:val="en-US" w:eastAsia="en-GB"/>
            </w:rPr>
          </w:rPrChange>
        </w:rPr>
        <w:t>Utilities Fraud</w:t>
      </w:r>
      <w:r w:rsidRPr="0022764C">
        <w:rPr>
          <w:rFonts w:eastAsia="Calibri" w:cstheme="minorHAnsi"/>
          <w:szCs w:val="18"/>
          <w:lang w:eastAsia="en-GB"/>
          <w:rPrChange w:id="2026" w:author="stuart wolstenholme" w:date="2026-05-29T12:46:00Z" w16du:dateUtc="2026-05-29T11:46:00Z">
            <w:rPr>
              <w:rFonts w:eastAsia="Calibri" w:cstheme="minorHAnsi"/>
              <w:szCs w:val="18"/>
              <w:lang w:val="en-US" w:eastAsia="en-GB"/>
            </w:rPr>
          </w:rPrChange>
        </w:rPr>
        <w:t>.</w:t>
      </w:r>
    </w:p>
    <w:p w14:paraId="2B947A8B" w14:textId="77777777" w:rsidR="006653B4" w:rsidRPr="0022764C" w:rsidRDefault="006653B4" w:rsidP="006936E8">
      <w:pPr>
        <w:spacing w:before="0" w:after="240" w:line="259" w:lineRule="auto"/>
        <w:rPr>
          <w:rFonts w:eastAsia="Calibri" w:cstheme="minorHAnsi"/>
          <w:color w:val="009CE5"/>
          <w:kern w:val="2"/>
          <w:sz w:val="32"/>
          <w:szCs w:val="32"/>
        </w:rPr>
      </w:pPr>
    </w:p>
    <w:p w14:paraId="0E0F7578" w14:textId="3E4D03B8" w:rsidR="006936E8" w:rsidRPr="0022764C" w:rsidRDefault="006936E8" w:rsidP="006936E8">
      <w:pPr>
        <w:spacing w:before="0" w:after="240" w:line="259" w:lineRule="auto"/>
        <w:rPr>
          <w:rFonts w:asciiTheme="majorHAnsi" w:eastAsia="Calibri" w:hAnsiTheme="majorHAnsi" w:cstheme="majorHAnsi"/>
          <w:color w:val="009CE5"/>
          <w:kern w:val="2"/>
          <w:sz w:val="28"/>
          <w:szCs w:val="28"/>
        </w:rPr>
      </w:pPr>
      <w:r w:rsidRPr="0022764C">
        <w:rPr>
          <w:rFonts w:asciiTheme="majorHAnsi" w:eastAsia="Calibri" w:hAnsiTheme="majorHAnsi" w:cstheme="majorHAnsi"/>
          <w:color w:val="009CE5"/>
          <w:kern w:val="2"/>
          <w:sz w:val="28"/>
          <w:szCs w:val="28"/>
        </w:rPr>
        <w:t>Exclusions applicable to Insuring Clauses A (Multimedia Liability) and B (Security and Privacy Liability)</w:t>
      </w:r>
    </w:p>
    <w:p w14:paraId="021A2D3A" w14:textId="77777777" w:rsidR="006936E8" w:rsidRPr="0022764C" w:rsidRDefault="006936E8" w:rsidP="006936E8">
      <w:pPr>
        <w:keepNext/>
        <w:keepLines/>
        <w:tabs>
          <w:tab w:val="left" w:pos="454"/>
          <w:tab w:val="left" w:pos="4536"/>
        </w:tabs>
        <w:spacing w:before="240" w:line="266" w:lineRule="auto"/>
        <w:outlineLvl w:val="1"/>
        <w:rPr>
          <w:rFonts w:eastAsia="Arial" w:cstheme="minorHAnsi"/>
          <w:bCs/>
          <w:kern w:val="2"/>
          <w:szCs w:val="18"/>
        </w:rPr>
      </w:pPr>
      <w:r w:rsidRPr="0022764C">
        <w:rPr>
          <w:rFonts w:eastAsia="Calibri" w:cstheme="minorHAnsi"/>
          <w:bCs/>
          <w:szCs w:val="18"/>
        </w:rPr>
        <w:t xml:space="preserve">This Policy does not apply to any </w:t>
      </w:r>
      <w:r w:rsidRPr="0022764C">
        <w:rPr>
          <w:rFonts w:eastAsia="Calibri" w:cstheme="minorHAnsi"/>
          <w:b/>
          <w:szCs w:val="18"/>
        </w:rPr>
        <w:t>Claim</w:t>
      </w:r>
      <w:r w:rsidRPr="0022764C">
        <w:rPr>
          <w:rFonts w:eastAsia="Calibri" w:cstheme="minorHAnsi"/>
          <w:bCs/>
          <w:szCs w:val="18"/>
        </w:rPr>
        <w:t>:</w:t>
      </w:r>
    </w:p>
    <w:p w14:paraId="4145B920" w14:textId="77777777" w:rsidR="006936E8" w:rsidRPr="0022764C" w:rsidRDefault="006936E8" w:rsidP="006936E8">
      <w:pPr>
        <w:autoSpaceDE w:val="0"/>
        <w:autoSpaceDN w:val="0"/>
        <w:adjustRightInd w:val="0"/>
        <w:spacing w:before="0" w:line="240" w:lineRule="auto"/>
        <w:rPr>
          <w:rFonts w:eastAsia="Arial" w:cstheme="minorHAnsi"/>
          <w:bCs/>
          <w:color w:val="000000"/>
          <w:szCs w:val="18"/>
          <w:rPrChange w:id="2027" w:author="stuart wolstenholme" w:date="2026-05-29T12:46:00Z" w16du:dateUtc="2026-05-29T11:46:00Z">
            <w:rPr>
              <w:rFonts w:eastAsia="Arial" w:cstheme="minorHAnsi"/>
              <w:bCs/>
              <w:color w:val="000000"/>
              <w:szCs w:val="18"/>
              <w:lang w:val="it-IT"/>
            </w:rPr>
          </w:rPrChange>
        </w:rPr>
      </w:pPr>
    </w:p>
    <w:p w14:paraId="2ADBDD2A" w14:textId="77777777" w:rsidR="006936E8" w:rsidRPr="0022764C" w:rsidRDefault="006936E8" w:rsidP="006936E8">
      <w:pPr>
        <w:numPr>
          <w:ilvl w:val="0"/>
          <w:numId w:val="462"/>
        </w:numPr>
        <w:spacing w:before="0" w:after="240" w:line="259" w:lineRule="auto"/>
        <w:contextualSpacing/>
        <w:jc w:val="both"/>
        <w:rPr>
          <w:rFonts w:eastAsia="Calibri" w:cstheme="minorHAnsi"/>
          <w:kern w:val="2"/>
          <w:szCs w:val="18"/>
          <w14:ligatures w14:val="standardContextual"/>
        </w:rPr>
      </w:pPr>
      <w:r w:rsidRPr="0022764C">
        <w:rPr>
          <w:rFonts w:eastAsia="Calibri" w:cstheme="minorHAnsi"/>
          <w:kern w:val="2"/>
          <w:szCs w:val="18"/>
          <w:lang w:eastAsia="en-GB"/>
          <w:rPrChange w:id="2028" w:author="stuart wolstenholme" w:date="2026-05-29T12:46:00Z" w16du:dateUtc="2026-05-29T11:46:00Z">
            <w:rPr>
              <w:rFonts w:eastAsia="Calibri" w:cstheme="minorHAnsi"/>
              <w:kern w:val="2"/>
              <w:szCs w:val="18"/>
              <w:lang w:val="en-US" w:eastAsia="en-GB"/>
            </w:rPr>
          </w:rPrChange>
        </w:rPr>
        <w:t xml:space="preserve">made directly by or on behalf of any client or customer of the </w:t>
      </w:r>
      <w:r w:rsidRPr="0022764C">
        <w:rPr>
          <w:rFonts w:eastAsia="Calibri" w:cstheme="minorHAnsi"/>
          <w:b/>
          <w:bCs/>
          <w:kern w:val="2"/>
          <w:szCs w:val="18"/>
          <w:lang w:eastAsia="en-GB"/>
          <w:rPrChange w:id="2029" w:author="stuart wolstenholme" w:date="2026-05-29T12:46:00Z" w16du:dateUtc="2026-05-29T11:46:00Z">
            <w:rPr>
              <w:rFonts w:eastAsia="Calibri" w:cstheme="minorHAnsi"/>
              <w:b/>
              <w:bCs/>
              <w:kern w:val="2"/>
              <w:szCs w:val="18"/>
              <w:lang w:val="en-US" w:eastAsia="en-GB"/>
            </w:rPr>
          </w:rPrChange>
        </w:rPr>
        <w:t xml:space="preserve">Insured </w:t>
      </w:r>
      <w:r w:rsidRPr="0022764C">
        <w:rPr>
          <w:rFonts w:eastAsia="Calibri" w:cstheme="minorHAnsi"/>
          <w:kern w:val="2"/>
          <w:szCs w:val="18"/>
          <w:lang w:eastAsia="en-GB"/>
          <w:rPrChange w:id="2030" w:author="stuart wolstenholme" w:date="2026-05-29T12:46:00Z" w16du:dateUtc="2026-05-29T11:46:00Z">
            <w:rPr>
              <w:rFonts w:eastAsia="Calibri" w:cstheme="minorHAnsi"/>
              <w:kern w:val="2"/>
              <w:szCs w:val="18"/>
              <w:lang w:val="en-US" w:eastAsia="en-GB"/>
            </w:rPr>
          </w:rPrChange>
        </w:rPr>
        <w:t xml:space="preserve">which is based upon a breach of any duty owed by the </w:t>
      </w:r>
      <w:r w:rsidRPr="0022764C">
        <w:rPr>
          <w:rFonts w:eastAsia="Calibri" w:cstheme="minorHAnsi"/>
          <w:b/>
          <w:bCs/>
          <w:kern w:val="2"/>
          <w:szCs w:val="18"/>
          <w:lang w:eastAsia="en-GB"/>
          <w:rPrChange w:id="2031" w:author="stuart wolstenholme" w:date="2026-05-29T12:46:00Z" w16du:dateUtc="2026-05-29T11:46:00Z">
            <w:rPr>
              <w:rFonts w:eastAsia="Calibri" w:cstheme="minorHAnsi"/>
              <w:b/>
              <w:bCs/>
              <w:kern w:val="2"/>
              <w:szCs w:val="18"/>
              <w:lang w:val="en-US" w:eastAsia="en-GB"/>
            </w:rPr>
          </w:rPrChange>
        </w:rPr>
        <w:t xml:space="preserve">Insured </w:t>
      </w:r>
      <w:r w:rsidRPr="0022764C">
        <w:rPr>
          <w:rFonts w:eastAsia="Calibri" w:cstheme="minorHAnsi"/>
          <w:kern w:val="2"/>
          <w:szCs w:val="18"/>
          <w:lang w:eastAsia="en-GB"/>
          <w:rPrChange w:id="2032" w:author="stuart wolstenholme" w:date="2026-05-29T12:46:00Z" w16du:dateUtc="2026-05-29T11:46:00Z">
            <w:rPr>
              <w:rFonts w:eastAsia="Calibri" w:cstheme="minorHAnsi"/>
              <w:kern w:val="2"/>
              <w:szCs w:val="18"/>
              <w:lang w:val="en-US" w:eastAsia="en-GB"/>
            </w:rPr>
          </w:rPrChange>
        </w:rPr>
        <w:t xml:space="preserve">under a contract to provide professional services.  However, this Exclusion will not </w:t>
      </w:r>
      <w:r w:rsidRPr="0022764C">
        <w:rPr>
          <w:rFonts w:eastAsia="Calibri" w:cstheme="minorHAnsi"/>
          <w:kern w:val="2"/>
          <w:szCs w:val="18"/>
          <w:lang w:eastAsia="en-GB"/>
          <w:rPrChange w:id="2033" w:author="stuart wolstenholme" w:date="2026-05-29T12:46:00Z" w16du:dateUtc="2026-05-29T11:46:00Z">
            <w:rPr>
              <w:rFonts w:eastAsia="Calibri" w:cstheme="minorHAnsi"/>
              <w:kern w:val="2"/>
              <w:szCs w:val="18"/>
              <w:lang w:val="en-US" w:eastAsia="en-GB"/>
            </w:rPr>
          </w:rPrChange>
        </w:rPr>
        <w:t xml:space="preserve">apply to any </w:t>
      </w:r>
      <w:r w:rsidRPr="0022764C">
        <w:rPr>
          <w:rFonts w:eastAsia="Calibri" w:cstheme="minorHAnsi"/>
          <w:b/>
          <w:bCs/>
          <w:kern w:val="2"/>
          <w:szCs w:val="18"/>
          <w:lang w:eastAsia="en-GB"/>
          <w:rPrChange w:id="2034" w:author="stuart wolstenholme" w:date="2026-05-29T12:46:00Z" w16du:dateUtc="2026-05-29T11:46:00Z">
            <w:rPr>
              <w:rFonts w:eastAsia="Calibri" w:cstheme="minorHAnsi"/>
              <w:b/>
              <w:bCs/>
              <w:kern w:val="2"/>
              <w:szCs w:val="18"/>
              <w:lang w:val="en-US" w:eastAsia="en-GB"/>
            </w:rPr>
          </w:rPrChange>
        </w:rPr>
        <w:t xml:space="preserve">Claim </w:t>
      </w:r>
      <w:r w:rsidRPr="0022764C">
        <w:rPr>
          <w:rFonts w:eastAsia="Calibri" w:cstheme="minorHAnsi"/>
          <w:kern w:val="2"/>
          <w:szCs w:val="18"/>
          <w:lang w:eastAsia="en-GB"/>
          <w:rPrChange w:id="2035" w:author="stuart wolstenholme" w:date="2026-05-29T12:46:00Z" w16du:dateUtc="2026-05-29T11:46:00Z">
            <w:rPr>
              <w:rFonts w:eastAsia="Calibri" w:cstheme="minorHAnsi"/>
              <w:kern w:val="2"/>
              <w:szCs w:val="18"/>
              <w:lang w:val="en-US" w:eastAsia="en-GB"/>
            </w:rPr>
          </w:rPrChange>
        </w:rPr>
        <w:t>made by a data subject relating to their own</w:t>
      </w:r>
      <w:r w:rsidRPr="0022764C">
        <w:rPr>
          <w:rFonts w:eastAsia="Aptos" w:cstheme="minorHAnsi"/>
          <w:b/>
          <w:bCs/>
          <w:kern w:val="2"/>
          <w:szCs w:val="18"/>
          <w14:ligatures w14:val="standardContextual"/>
        </w:rPr>
        <w:t xml:space="preserve"> Personally Identifiable Information</w:t>
      </w:r>
      <w:r w:rsidRPr="0022764C">
        <w:rPr>
          <w:rFonts w:eastAsia="Aptos" w:cstheme="minorHAnsi"/>
          <w:kern w:val="2"/>
          <w:szCs w:val="18"/>
          <w14:ligatures w14:val="standardContextual"/>
        </w:rPr>
        <w:t>.</w:t>
      </w:r>
    </w:p>
    <w:p w14:paraId="181C9612" w14:textId="77777777" w:rsidR="000D1A5F" w:rsidRPr="0022764C" w:rsidRDefault="000D1A5F" w:rsidP="000D1A5F">
      <w:pPr>
        <w:spacing w:before="0" w:after="240" w:line="259" w:lineRule="auto"/>
        <w:contextualSpacing/>
        <w:jc w:val="both"/>
        <w:rPr>
          <w:rFonts w:eastAsia="Calibri" w:cstheme="minorHAnsi"/>
          <w:kern w:val="2"/>
          <w:szCs w:val="18"/>
          <w14:ligatures w14:val="standardContextual"/>
        </w:rPr>
      </w:pPr>
    </w:p>
    <w:p w14:paraId="4FC06B40" w14:textId="77777777" w:rsidR="006936E8" w:rsidRPr="0022764C" w:rsidRDefault="006936E8" w:rsidP="006936E8">
      <w:pPr>
        <w:spacing w:before="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 applicable to Insuring Clauses E (Bodily Injury Liability Cover) and F (Property Damage Liability Cover)</w:t>
      </w:r>
    </w:p>
    <w:p w14:paraId="23DF4BAC" w14:textId="77777777" w:rsidR="006936E8" w:rsidRPr="0022764C" w:rsidRDefault="006936E8" w:rsidP="006936E8">
      <w:pPr>
        <w:spacing w:before="0" w:after="240" w:line="259" w:lineRule="auto"/>
        <w:rPr>
          <w:rFonts w:eastAsia="Calibri" w:cstheme="minorHAnsi"/>
          <w:bCs/>
          <w:color w:val="009CE5"/>
          <w:sz w:val="32"/>
          <w:szCs w:val="26"/>
        </w:rPr>
      </w:pPr>
      <w:r w:rsidRPr="0022764C">
        <w:rPr>
          <w:rFonts w:eastAsia="Arial" w:cstheme="minorHAnsi"/>
          <w:b/>
          <w:kern w:val="2"/>
          <w:rPrChange w:id="2036" w:author="stuart wolstenholme" w:date="2026-05-29T12:46:00Z" w16du:dateUtc="2026-05-29T11:46:00Z">
            <w:rPr>
              <w:rFonts w:eastAsia="Arial" w:cstheme="minorHAnsi"/>
              <w:b/>
              <w:kern w:val="2"/>
              <w:lang w:val="it-IT"/>
            </w:rPr>
          </w:rPrChange>
        </w:rPr>
        <w:t>Insurers</w:t>
      </w:r>
      <w:r w:rsidRPr="0022764C">
        <w:rPr>
          <w:rFonts w:eastAsia="Arial" w:cstheme="minorHAnsi"/>
          <w:kern w:val="2"/>
          <w:rPrChange w:id="2037" w:author="stuart wolstenholme" w:date="2026-05-29T12:46:00Z" w16du:dateUtc="2026-05-29T11:46:00Z">
            <w:rPr>
              <w:rFonts w:eastAsia="Arial" w:cstheme="minorHAnsi"/>
              <w:kern w:val="2"/>
              <w:lang w:val="it-IT"/>
            </w:rPr>
          </w:rPrChange>
        </w:rPr>
        <w:t xml:space="preserve"> will not be liable under Insuring Clauses E and F for</w:t>
      </w:r>
      <w:r w:rsidRPr="0022764C">
        <w:rPr>
          <w:rFonts w:eastAsia="Arial" w:cstheme="minorHAnsi"/>
          <w:bCs/>
          <w:kern w:val="2"/>
          <w:rPrChange w:id="2038" w:author="stuart wolstenholme" w:date="2026-05-29T12:46:00Z" w16du:dateUtc="2026-05-29T11:46:00Z">
            <w:rPr>
              <w:rFonts w:eastAsia="Arial" w:cstheme="minorHAnsi"/>
              <w:bCs/>
              <w:kern w:val="2"/>
              <w:lang w:val="it-IT"/>
            </w:rPr>
          </w:rPrChange>
        </w:rPr>
        <w:t>:</w:t>
      </w:r>
    </w:p>
    <w:p w14:paraId="4866BBA8"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039" w:author="stuart wolstenholme" w:date="2026-05-29T12:46:00Z" w16du:dateUtc="2026-05-29T11:46:00Z">
            <w:rPr>
              <w:rFonts w:eastAsia="Times New Roman" w:cstheme="minorHAnsi"/>
              <w:szCs w:val="18"/>
              <w:lang w:val="en-US"/>
            </w:rPr>
          </w:rPrChange>
        </w:rPr>
        <w:t xml:space="preserve">any </w:t>
      </w:r>
      <w:r w:rsidRPr="0022764C">
        <w:rPr>
          <w:rFonts w:eastAsia="Times New Roman" w:cstheme="minorHAnsi"/>
          <w:b/>
          <w:szCs w:val="18"/>
          <w:rPrChange w:id="2040" w:author="stuart wolstenholme" w:date="2026-05-29T12:46:00Z" w16du:dateUtc="2026-05-29T11:46:00Z">
            <w:rPr>
              <w:rFonts w:eastAsia="Times New Roman" w:cstheme="minorHAnsi"/>
              <w:b/>
              <w:szCs w:val="18"/>
              <w:lang w:val="en-US"/>
            </w:rPr>
          </w:rPrChange>
        </w:rPr>
        <w:t xml:space="preserve">Bodily Injury Claim </w:t>
      </w:r>
      <w:r w:rsidRPr="0022764C">
        <w:rPr>
          <w:rFonts w:eastAsia="Times New Roman" w:cstheme="minorHAnsi"/>
          <w:szCs w:val="18"/>
          <w:rPrChange w:id="2041" w:author="stuart wolstenholme" w:date="2026-05-29T12:46:00Z" w16du:dateUtc="2026-05-29T11:46:00Z">
            <w:rPr>
              <w:rFonts w:eastAsia="Times New Roman" w:cstheme="minorHAnsi"/>
              <w:szCs w:val="18"/>
              <w:lang w:val="en-US"/>
            </w:rPr>
          </w:rPrChange>
        </w:rPr>
        <w:t xml:space="preserve">or </w:t>
      </w:r>
      <w:r w:rsidRPr="0022764C">
        <w:rPr>
          <w:rFonts w:eastAsia="Times New Roman" w:cstheme="minorHAnsi"/>
          <w:b/>
          <w:szCs w:val="18"/>
          <w:rPrChange w:id="2042" w:author="stuart wolstenholme" w:date="2026-05-29T12:46:00Z" w16du:dateUtc="2026-05-29T11:46:00Z">
            <w:rPr>
              <w:rFonts w:eastAsia="Times New Roman" w:cstheme="minorHAnsi"/>
              <w:b/>
              <w:szCs w:val="18"/>
              <w:lang w:val="en-US"/>
            </w:rPr>
          </w:rPrChange>
        </w:rPr>
        <w:t>Property Damage Claim</w:t>
      </w:r>
      <w:r w:rsidRPr="0022764C">
        <w:rPr>
          <w:rFonts w:eastAsia="Times New Roman" w:cstheme="minorHAnsi"/>
          <w:szCs w:val="18"/>
          <w:rPrChange w:id="2043" w:author="stuart wolstenholme" w:date="2026-05-29T12:46:00Z" w16du:dateUtc="2026-05-29T11:46:00Z">
            <w:rPr>
              <w:rFonts w:eastAsia="Times New Roman" w:cstheme="minorHAnsi"/>
              <w:szCs w:val="18"/>
              <w:lang w:val="en-US"/>
            </w:rPr>
          </w:rPrChange>
        </w:rPr>
        <w:t xml:space="preserve"> based upon, </w:t>
      </w:r>
      <w:r w:rsidRPr="0022764C">
        <w:rPr>
          <w:rFonts w:eastAsia="Times New Roman" w:cstheme="minorHAnsi"/>
          <w:szCs w:val="18"/>
        </w:rPr>
        <w:t xml:space="preserve">arising from or in any way involving </w:t>
      </w:r>
      <w:r w:rsidRPr="0022764C">
        <w:rPr>
          <w:rFonts w:eastAsia="Times New Roman" w:cstheme="minorHAnsi"/>
          <w:szCs w:val="18"/>
          <w:rPrChange w:id="2044" w:author="stuart wolstenholme" w:date="2026-05-29T12:46:00Z" w16du:dateUtc="2026-05-29T11:46:00Z">
            <w:rPr>
              <w:rFonts w:eastAsia="Times New Roman" w:cstheme="minorHAnsi"/>
              <w:szCs w:val="18"/>
              <w:lang w:val="en-US"/>
            </w:rPr>
          </w:rPrChange>
        </w:rPr>
        <w:t xml:space="preserve">actual or alleged warranties or representations made at any time with respect to the fitness, quality, durability, performance or use of </w:t>
      </w:r>
      <w:r w:rsidRPr="0022764C">
        <w:rPr>
          <w:rFonts w:eastAsia="Times New Roman" w:cstheme="minorHAnsi"/>
          <w:b/>
          <w:szCs w:val="18"/>
          <w:rPrChange w:id="2045" w:author="stuart wolstenholme" w:date="2026-05-29T12:46:00Z" w16du:dateUtc="2026-05-29T11:46:00Z">
            <w:rPr>
              <w:rFonts w:eastAsia="Times New Roman" w:cstheme="minorHAnsi"/>
              <w:b/>
              <w:szCs w:val="18"/>
              <w:lang w:val="en-US"/>
            </w:rPr>
          </w:rPrChange>
        </w:rPr>
        <w:t>Products</w:t>
      </w:r>
      <w:r w:rsidRPr="0022764C">
        <w:rPr>
          <w:rFonts w:eastAsia="Times New Roman" w:cstheme="minorHAnsi"/>
          <w:szCs w:val="18"/>
          <w:rPrChange w:id="2046" w:author="stuart wolstenholme" w:date="2026-05-29T12:46:00Z" w16du:dateUtc="2026-05-29T11:46:00Z">
            <w:rPr>
              <w:rFonts w:eastAsia="Times New Roman" w:cstheme="minorHAnsi"/>
              <w:szCs w:val="18"/>
              <w:lang w:val="en-US"/>
            </w:rPr>
          </w:rPrChange>
        </w:rPr>
        <w:t xml:space="preserve">, or the providing of, or failure to provide, warnings or instructions for </w:t>
      </w:r>
      <w:r w:rsidRPr="0022764C">
        <w:rPr>
          <w:rFonts w:eastAsia="Times New Roman" w:cstheme="minorHAnsi"/>
          <w:b/>
          <w:szCs w:val="18"/>
          <w:rPrChange w:id="2047" w:author="stuart wolstenholme" w:date="2026-05-29T12:46:00Z" w16du:dateUtc="2026-05-29T11:46:00Z">
            <w:rPr>
              <w:rFonts w:eastAsia="Times New Roman" w:cstheme="minorHAnsi"/>
              <w:b/>
              <w:szCs w:val="18"/>
              <w:lang w:val="en-US"/>
            </w:rPr>
          </w:rPrChange>
        </w:rPr>
        <w:t>Products</w:t>
      </w:r>
      <w:r w:rsidRPr="0022764C">
        <w:rPr>
          <w:rFonts w:eastAsia="Times New Roman" w:cstheme="minorHAnsi"/>
          <w:szCs w:val="18"/>
          <w:rPrChange w:id="2048" w:author="stuart wolstenholme" w:date="2026-05-29T12:46:00Z" w16du:dateUtc="2026-05-29T11:46:00Z">
            <w:rPr>
              <w:rFonts w:eastAsia="Times New Roman" w:cstheme="minorHAnsi"/>
              <w:szCs w:val="18"/>
              <w:lang w:val="en-US"/>
            </w:rPr>
          </w:rPrChange>
        </w:rPr>
        <w:t>.</w:t>
      </w:r>
    </w:p>
    <w:p w14:paraId="283A0263" w14:textId="77777777" w:rsidR="006936E8" w:rsidRPr="0022764C" w:rsidRDefault="006936E8" w:rsidP="006936E8">
      <w:pPr>
        <w:pStyle w:val="Heading2"/>
        <w:spacing w:before="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Exclusions applicable to Insuring Clause H (BrandGuard)</w:t>
      </w:r>
    </w:p>
    <w:p w14:paraId="547A4816" w14:textId="4CD2AECD" w:rsidR="006936E8" w:rsidRPr="0022764C" w:rsidRDefault="006936E8" w:rsidP="006936E8">
      <w:pPr>
        <w:autoSpaceDE w:val="0"/>
        <w:autoSpaceDN w:val="0"/>
        <w:adjustRightInd w:val="0"/>
        <w:spacing w:before="0" w:line="240" w:lineRule="auto"/>
        <w:rPr>
          <w:rFonts w:eastAsia="Arial" w:cstheme="minorHAnsi"/>
          <w:bCs/>
          <w:color w:val="000000"/>
          <w:rPrChange w:id="2049" w:author="stuart wolstenholme" w:date="2026-05-29T12:46:00Z" w16du:dateUtc="2026-05-29T11:46:00Z">
            <w:rPr>
              <w:rFonts w:eastAsia="Arial" w:cstheme="minorHAnsi"/>
              <w:bCs/>
              <w:color w:val="000000"/>
              <w:lang w:val="it-IT"/>
            </w:rPr>
          </w:rPrChange>
        </w:rPr>
      </w:pPr>
      <w:r w:rsidRPr="0022764C">
        <w:rPr>
          <w:rFonts w:eastAsia="Arial" w:cstheme="minorHAnsi"/>
          <w:b/>
          <w:color w:val="000000"/>
          <w:rPrChange w:id="2050" w:author="stuart wolstenholme" w:date="2026-05-29T12:46:00Z" w16du:dateUtc="2026-05-29T11:46:00Z">
            <w:rPr>
              <w:rFonts w:eastAsia="Arial" w:cstheme="minorHAnsi"/>
              <w:b/>
              <w:color w:val="000000"/>
              <w:lang w:val="it-IT"/>
            </w:rPr>
          </w:rPrChange>
        </w:rPr>
        <w:t>Insurers</w:t>
      </w:r>
      <w:r w:rsidRPr="0022764C">
        <w:rPr>
          <w:rFonts w:eastAsia="Arial" w:cstheme="minorHAnsi"/>
          <w:color w:val="000000"/>
          <w:rPrChange w:id="2051" w:author="stuart wolstenholme" w:date="2026-05-29T12:46:00Z" w16du:dateUtc="2026-05-29T11:46:00Z">
            <w:rPr>
              <w:rFonts w:eastAsia="Arial" w:cstheme="minorHAnsi"/>
              <w:color w:val="000000"/>
              <w:lang w:val="it-IT"/>
            </w:rPr>
          </w:rPrChange>
        </w:rPr>
        <w:t xml:space="preserve"> will not be liable under Insuring Clause H for any </w:t>
      </w:r>
      <w:r w:rsidRPr="0022764C">
        <w:rPr>
          <w:rFonts w:eastAsia="Arial" w:cstheme="minorHAnsi"/>
          <w:bCs/>
          <w:color w:val="000000"/>
          <w:rPrChange w:id="2052" w:author="stuart wolstenholme" w:date="2026-05-29T12:46:00Z" w16du:dateUtc="2026-05-29T11:46:00Z">
            <w:rPr>
              <w:rFonts w:eastAsia="Arial" w:cstheme="minorHAnsi"/>
              <w:bCs/>
              <w:color w:val="000000"/>
              <w:lang w:val="it-IT"/>
            </w:rPr>
          </w:rPrChange>
        </w:rPr>
        <w:t xml:space="preserve">costs, </w:t>
      </w:r>
      <w:del w:id="2053" w:author="stuart wolstenholme" w:date="2026-05-29T12:49:00Z" w16du:dateUtc="2026-05-29T11:49:00Z">
        <w:r w:rsidRPr="0022764C" w:rsidDel="0022764C">
          <w:rPr>
            <w:rFonts w:eastAsia="Arial" w:cstheme="minorHAnsi"/>
            <w:bCs/>
            <w:color w:val="000000"/>
            <w:rPrChange w:id="2054" w:author="stuart wolstenholme" w:date="2026-05-29T12:46:00Z" w16du:dateUtc="2026-05-29T11:46:00Z">
              <w:rPr>
                <w:rFonts w:eastAsia="Arial" w:cstheme="minorHAnsi"/>
                <w:bCs/>
                <w:color w:val="000000"/>
                <w:lang w:val="it-IT"/>
              </w:rPr>
            </w:rPrChange>
          </w:rPr>
          <w:delText>liabliity</w:delText>
        </w:r>
      </w:del>
      <w:ins w:id="2055" w:author="stuart wolstenholme" w:date="2026-05-29T12:49:00Z" w16du:dateUtc="2026-05-29T11:49:00Z">
        <w:r w:rsidR="0022764C" w:rsidRPr="0022764C">
          <w:rPr>
            <w:rFonts w:eastAsia="Arial" w:cstheme="minorHAnsi"/>
            <w:bCs/>
            <w:color w:val="000000"/>
          </w:rPr>
          <w:t>liability</w:t>
        </w:r>
      </w:ins>
      <w:r w:rsidRPr="0022764C">
        <w:rPr>
          <w:rFonts w:eastAsia="Arial" w:cstheme="minorHAnsi"/>
          <w:bCs/>
          <w:color w:val="000000"/>
          <w:rPrChange w:id="2056" w:author="stuart wolstenholme" w:date="2026-05-29T12:46:00Z" w16du:dateUtc="2026-05-29T11:46:00Z">
            <w:rPr>
              <w:rFonts w:eastAsia="Arial" w:cstheme="minorHAnsi"/>
              <w:bCs/>
              <w:color w:val="000000"/>
              <w:lang w:val="it-IT"/>
            </w:rPr>
          </w:rPrChange>
        </w:rPr>
        <w:t xml:space="preserve"> or expense:</w:t>
      </w:r>
    </w:p>
    <w:p w14:paraId="722C4FB4"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14:paraId="28FA92D2"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Arial" w:cstheme="minorHAnsi"/>
          <w:kern w:val="2"/>
          <w:lang w:eastAsia="en-GB"/>
        </w:rPr>
        <w:t xml:space="preserve">that </w:t>
      </w:r>
      <w:r w:rsidRPr="0022764C">
        <w:rPr>
          <w:rFonts w:eastAsia="Calibri" w:cstheme="minorHAnsi"/>
          <w:szCs w:val="18"/>
          <w:lang w:eastAsia="en-GB"/>
          <w:rPrChange w:id="2057" w:author="stuart wolstenholme" w:date="2026-05-29T12:46:00Z" w16du:dateUtc="2026-05-29T11:46:00Z">
            <w:rPr>
              <w:rFonts w:eastAsia="Calibri" w:cstheme="minorHAnsi"/>
              <w:szCs w:val="18"/>
              <w:lang w:val="en-US" w:eastAsia="en-GB"/>
            </w:rPr>
          </w:rPrChange>
        </w:rPr>
        <w:t>the</w:t>
      </w:r>
      <w:r w:rsidRPr="0022764C">
        <w:rPr>
          <w:rFonts w:eastAsia="Arial" w:cstheme="minorHAnsi"/>
          <w:b/>
          <w:bCs/>
          <w:kern w:val="2"/>
          <w:lang w:eastAsia="en-GB"/>
        </w:rPr>
        <w:t xml:space="preserve"> Named Insured</w:t>
      </w:r>
      <w:r w:rsidRPr="0022764C">
        <w:rPr>
          <w:rFonts w:eastAsia="Arial" w:cstheme="minorHAnsi"/>
          <w:kern w:val="2"/>
          <w:lang w:eastAsia="en-GB"/>
        </w:rPr>
        <w:t xml:space="preserve"> incurs to re-establish </w:t>
      </w:r>
      <w:r w:rsidRPr="0022764C">
        <w:rPr>
          <w:rFonts w:eastAsia="Calibri" w:cstheme="minorHAnsi"/>
          <w:szCs w:val="18"/>
          <w:lang w:eastAsia="en-GB"/>
          <w:rPrChange w:id="2058" w:author="stuart wolstenholme" w:date="2026-05-29T12:46:00Z" w16du:dateUtc="2026-05-29T11:46:00Z">
            <w:rPr>
              <w:rFonts w:eastAsia="Calibri" w:cstheme="minorHAnsi"/>
              <w:szCs w:val="18"/>
              <w:lang w:val="en-US" w:eastAsia="en-GB"/>
            </w:rPr>
          </w:rPrChange>
        </w:rPr>
        <w:t>the</w:t>
      </w:r>
      <w:r w:rsidRPr="0022764C">
        <w:rPr>
          <w:rFonts w:eastAsia="Arial" w:cstheme="minorHAnsi"/>
          <w:b/>
          <w:bCs/>
          <w:kern w:val="2"/>
          <w:lang w:eastAsia="en-GB"/>
        </w:rPr>
        <w:t xml:space="preserve"> Named Insured’s </w:t>
      </w:r>
      <w:r w:rsidRPr="0022764C">
        <w:rPr>
          <w:rFonts w:eastAsia="Arial" w:cstheme="minorHAnsi"/>
          <w:bCs/>
          <w:kern w:val="2"/>
          <w:lang w:eastAsia="en-GB"/>
        </w:rPr>
        <w:t>reputation</w:t>
      </w:r>
      <w:r w:rsidRPr="0022764C">
        <w:rPr>
          <w:rFonts w:eastAsia="Arial" w:cstheme="minorHAnsi"/>
          <w:kern w:val="2"/>
          <w:lang w:eastAsia="en-GB"/>
        </w:rPr>
        <w:t>,</w:t>
      </w:r>
      <w:r w:rsidRPr="0022764C">
        <w:rPr>
          <w:rFonts w:eastAsia="Arial" w:cstheme="minorHAnsi"/>
          <w:b/>
          <w:kern w:val="2"/>
          <w:lang w:eastAsia="en-GB"/>
        </w:rPr>
        <w:t xml:space="preserve"> </w:t>
      </w:r>
      <w:r w:rsidRPr="0022764C">
        <w:rPr>
          <w:rFonts w:eastAsia="Arial" w:cstheme="minorHAnsi"/>
          <w:kern w:val="2"/>
          <w:lang w:eastAsia="en-GB"/>
        </w:rPr>
        <w:t xml:space="preserve">including </w:t>
      </w:r>
      <w:r w:rsidRPr="0022764C">
        <w:rPr>
          <w:rFonts w:eastAsia="Arial" w:cstheme="minorHAnsi"/>
          <w:b/>
          <w:kern w:val="2"/>
          <w:lang w:eastAsia="en-GB"/>
        </w:rPr>
        <w:t>Public Relations Expenses</w:t>
      </w:r>
      <w:r w:rsidRPr="0022764C">
        <w:rPr>
          <w:rFonts w:eastAsia="Arial" w:cstheme="minorHAnsi"/>
          <w:kern w:val="2"/>
          <w:lang w:eastAsia="en-GB"/>
        </w:rPr>
        <w:t>.</w:t>
      </w:r>
    </w:p>
    <w:p w14:paraId="2FDF4174" w14:textId="77777777"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Arial" w:cstheme="minorHAnsi"/>
          <w:color w:val="000000"/>
          <w:lang w:eastAsia="en-GB"/>
        </w:rPr>
        <w:t xml:space="preserve">incurred in any </w:t>
      </w:r>
      <w:r w:rsidRPr="0022764C">
        <w:rPr>
          <w:rFonts w:eastAsia="Arial" w:cstheme="minorHAnsi"/>
          <w:b/>
          <w:color w:val="000000"/>
          <w:lang w:eastAsia="en-GB"/>
        </w:rPr>
        <w:t>Claim</w:t>
      </w:r>
      <w:r w:rsidRPr="0022764C">
        <w:rPr>
          <w:rFonts w:eastAsia="Arial" w:cstheme="minorHAnsi"/>
          <w:color w:val="000000"/>
          <w:lang w:eastAsia="en-GB"/>
        </w:rPr>
        <w:t xml:space="preserve"> that is insured by any other insurance, except excess insurance. </w:t>
      </w:r>
    </w:p>
    <w:p w14:paraId="22DEDDB4" w14:textId="77777777"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14:paraId="5AEBFEB5" w14:textId="77777777"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Arial" w:cstheme="minorHAnsi"/>
          <w:color w:val="000000"/>
          <w:lang w:eastAsia="en-GB"/>
        </w:rPr>
        <w:t xml:space="preserve">incurred because of an </w:t>
      </w:r>
      <w:r w:rsidRPr="0022764C">
        <w:rPr>
          <w:rFonts w:eastAsia="Arial" w:cstheme="minorHAnsi"/>
          <w:b/>
          <w:bCs/>
          <w:color w:val="000000"/>
          <w:lang w:eastAsia="en-GB"/>
        </w:rPr>
        <w:t xml:space="preserve">Adverse Media Report </w:t>
      </w:r>
      <w:r w:rsidRPr="0022764C">
        <w:rPr>
          <w:rFonts w:eastAsia="Arial" w:cstheme="minorHAnsi"/>
          <w:bCs/>
          <w:color w:val="000000"/>
          <w:lang w:eastAsia="en-GB"/>
        </w:rPr>
        <w:t xml:space="preserve">that </w:t>
      </w:r>
      <w:r w:rsidRPr="0022764C">
        <w:rPr>
          <w:rFonts w:eastAsia="Arial" w:cstheme="minorHAnsi"/>
          <w:color w:val="000000"/>
          <w:lang w:eastAsia="en-GB"/>
        </w:rPr>
        <w:t xml:space="preserve">also affects or refers in similar terms to a general security issue, an industry, or </w:t>
      </w:r>
      <w:r w:rsidRPr="0022764C">
        <w:rPr>
          <w:rFonts w:eastAsia="Calibri" w:cstheme="minorHAnsi"/>
          <w:color w:val="000000"/>
          <w:szCs w:val="18"/>
          <w:lang w:eastAsia="en-GB"/>
          <w:rPrChange w:id="2059" w:author="stuart wolstenholme" w:date="2026-05-29T12:46:00Z" w16du:dateUtc="2026-05-29T11:46:00Z">
            <w:rPr>
              <w:rFonts w:eastAsia="Calibri" w:cstheme="minorHAnsi"/>
              <w:color w:val="000000"/>
              <w:szCs w:val="18"/>
              <w:lang w:val="en-US" w:eastAsia="en-GB"/>
            </w:rPr>
          </w:rPrChange>
        </w:rPr>
        <w:t>the</w:t>
      </w:r>
      <w:r w:rsidRPr="0022764C">
        <w:rPr>
          <w:rFonts w:eastAsia="Arial" w:cstheme="minorHAnsi"/>
          <w:b/>
          <w:bCs/>
          <w:color w:val="000000"/>
          <w:lang w:eastAsia="en-GB"/>
        </w:rPr>
        <w:t xml:space="preserve"> Named Insured’s</w:t>
      </w:r>
      <w:r w:rsidRPr="0022764C">
        <w:rPr>
          <w:rFonts w:eastAsia="Arial" w:cstheme="minorHAnsi"/>
          <w:b/>
          <w:color w:val="000000"/>
          <w:lang w:eastAsia="en-GB"/>
        </w:rPr>
        <w:t xml:space="preserve"> </w:t>
      </w:r>
      <w:r w:rsidRPr="0022764C">
        <w:rPr>
          <w:rFonts w:eastAsia="Arial" w:cstheme="minorHAnsi"/>
          <w:color w:val="000000"/>
          <w:lang w:eastAsia="en-GB"/>
        </w:rPr>
        <w:t xml:space="preserve">specific competitors without any specific allegations regarding a </w:t>
      </w:r>
      <w:r w:rsidRPr="0022764C">
        <w:rPr>
          <w:rFonts w:eastAsia="Arial" w:cstheme="minorHAnsi"/>
          <w:b/>
          <w:color w:val="000000"/>
          <w:lang w:eastAsia="en-GB"/>
        </w:rPr>
        <w:t xml:space="preserve">Security Breach </w:t>
      </w:r>
      <w:r w:rsidRPr="0022764C">
        <w:rPr>
          <w:rFonts w:eastAsia="Arial" w:cstheme="minorHAnsi"/>
          <w:bCs/>
          <w:color w:val="000000"/>
          <w:lang w:eastAsia="en-GB"/>
        </w:rPr>
        <w:t xml:space="preserve">or </w:t>
      </w:r>
      <w:r w:rsidRPr="0022764C">
        <w:rPr>
          <w:rFonts w:eastAsia="Arial" w:cstheme="minorHAnsi"/>
          <w:b/>
          <w:color w:val="000000"/>
          <w:lang w:eastAsia="en-GB"/>
        </w:rPr>
        <w:t xml:space="preserve">Privacy breach </w:t>
      </w:r>
      <w:r w:rsidRPr="0022764C">
        <w:rPr>
          <w:rFonts w:eastAsia="Arial" w:cstheme="minorHAnsi"/>
          <w:lang w:eastAsia="en-GB"/>
        </w:rPr>
        <w:t xml:space="preserve">committed by </w:t>
      </w:r>
      <w:r w:rsidRPr="0022764C">
        <w:rPr>
          <w:rFonts w:eastAsia="Arial" w:cstheme="minorHAnsi"/>
          <w:color w:val="000000"/>
          <w:lang w:eastAsia="en-GB"/>
        </w:rPr>
        <w:t xml:space="preserve">the </w:t>
      </w:r>
      <w:r w:rsidRPr="0022764C">
        <w:rPr>
          <w:rFonts w:eastAsia="Arial" w:cstheme="minorHAnsi"/>
          <w:b/>
          <w:color w:val="000000"/>
          <w:lang w:eastAsia="en-GB"/>
        </w:rPr>
        <w:t>Insured</w:t>
      </w:r>
      <w:r w:rsidRPr="0022764C">
        <w:rPr>
          <w:rFonts w:eastAsia="Arial" w:cstheme="minorHAnsi"/>
          <w:color w:val="000000"/>
          <w:lang w:eastAsia="en-GB"/>
        </w:rPr>
        <w:t xml:space="preserve">, or by others acting on </w:t>
      </w:r>
      <w:r w:rsidRPr="0022764C">
        <w:rPr>
          <w:rFonts w:eastAsia="Calibri" w:cstheme="minorHAnsi"/>
          <w:color w:val="000000"/>
          <w:szCs w:val="18"/>
          <w:lang w:eastAsia="en-GB"/>
          <w:rPrChange w:id="2060" w:author="stuart wolstenholme" w:date="2026-05-29T12:46:00Z" w16du:dateUtc="2026-05-29T11:46:00Z">
            <w:rPr>
              <w:rFonts w:eastAsia="Calibri" w:cstheme="minorHAnsi"/>
              <w:color w:val="000000"/>
              <w:szCs w:val="18"/>
              <w:lang w:val="en-US" w:eastAsia="en-GB"/>
            </w:rPr>
          </w:rPrChange>
        </w:rPr>
        <w:t>the</w:t>
      </w:r>
      <w:r w:rsidRPr="0022764C">
        <w:rPr>
          <w:rFonts w:eastAsia="Arial" w:cstheme="minorHAnsi"/>
          <w:b/>
          <w:bCs/>
          <w:color w:val="000000"/>
          <w:lang w:eastAsia="en-GB"/>
        </w:rPr>
        <w:t xml:space="preserve"> Named Insured’s</w:t>
      </w:r>
      <w:r w:rsidRPr="0022764C">
        <w:rPr>
          <w:rFonts w:eastAsia="Arial" w:cstheme="minorHAnsi"/>
          <w:b/>
          <w:color w:val="000000"/>
          <w:lang w:eastAsia="en-GB"/>
        </w:rPr>
        <w:t xml:space="preserve"> </w:t>
      </w:r>
      <w:r w:rsidRPr="0022764C">
        <w:rPr>
          <w:rFonts w:eastAsia="Arial" w:cstheme="minorHAnsi"/>
          <w:color w:val="000000"/>
          <w:lang w:eastAsia="en-GB"/>
        </w:rPr>
        <w:t xml:space="preserve">behalf, for whom </w:t>
      </w:r>
      <w:r w:rsidRPr="0022764C">
        <w:rPr>
          <w:rFonts w:eastAsia="Calibri" w:cstheme="minorHAnsi"/>
          <w:color w:val="000000"/>
          <w:szCs w:val="18"/>
          <w:lang w:eastAsia="en-GB"/>
          <w:rPrChange w:id="2061" w:author="stuart wolstenholme" w:date="2026-05-29T12:46:00Z" w16du:dateUtc="2026-05-29T11:46:00Z">
            <w:rPr>
              <w:rFonts w:eastAsia="Calibri" w:cstheme="minorHAnsi"/>
              <w:color w:val="000000"/>
              <w:szCs w:val="18"/>
              <w:lang w:val="en-US" w:eastAsia="en-GB"/>
            </w:rPr>
          </w:rPrChange>
        </w:rPr>
        <w:t>the</w:t>
      </w:r>
      <w:r w:rsidRPr="0022764C">
        <w:rPr>
          <w:rFonts w:eastAsia="Arial" w:cstheme="minorHAnsi"/>
          <w:b/>
          <w:color w:val="000000"/>
          <w:lang w:eastAsia="en-GB"/>
        </w:rPr>
        <w:t xml:space="preserve"> Named Insured</w:t>
      </w:r>
      <w:r w:rsidRPr="0022764C">
        <w:rPr>
          <w:rFonts w:eastAsia="Arial" w:cstheme="minorHAnsi"/>
          <w:bCs/>
          <w:color w:val="000000"/>
          <w:lang w:eastAsia="en-GB"/>
        </w:rPr>
        <w:t xml:space="preserve"> </w:t>
      </w:r>
      <w:r w:rsidRPr="0022764C">
        <w:rPr>
          <w:rFonts w:eastAsia="Arial" w:cstheme="minorHAnsi"/>
          <w:color w:val="000000"/>
          <w:lang w:eastAsia="en-GB"/>
        </w:rPr>
        <w:t xml:space="preserve">is legally responsible, including </w:t>
      </w:r>
      <w:r w:rsidRPr="0022764C">
        <w:rPr>
          <w:rFonts w:eastAsia="Arial" w:cstheme="minorHAnsi"/>
          <w:b/>
          <w:color w:val="000000"/>
          <w:lang w:eastAsia="en-GB"/>
        </w:rPr>
        <w:t>BPO Service Providers</w:t>
      </w:r>
      <w:r w:rsidRPr="0022764C">
        <w:rPr>
          <w:rFonts w:eastAsia="Arial" w:cstheme="minorHAnsi"/>
          <w:color w:val="000000"/>
          <w:lang w:eastAsia="en-GB"/>
        </w:rPr>
        <w:t xml:space="preserve"> or </w:t>
      </w:r>
      <w:r w:rsidRPr="0022764C">
        <w:rPr>
          <w:rFonts w:eastAsia="Arial" w:cstheme="minorHAnsi"/>
          <w:b/>
          <w:color w:val="000000"/>
          <w:lang w:eastAsia="en-GB"/>
        </w:rPr>
        <w:t>Outsourced IT Service Providers</w:t>
      </w:r>
      <w:r w:rsidRPr="0022764C">
        <w:rPr>
          <w:rFonts w:eastAsia="Arial" w:cstheme="minorHAnsi"/>
          <w:color w:val="000000"/>
          <w:lang w:eastAsia="en-GB"/>
        </w:rPr>
        <w:t>.</w:t>
      </w:r>
    </w:p>
    <w:p w14:paraId="2A974810" w14:textId="77777777"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14:paraId="08B44D48" w14:textId="77777777"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Calibri" w:cstheme="minorHAnsi"/>
          <w:bCs/>
          <w:szCs w:val="18"/>
          <w:lang w:eastAsia="en-GB"/>
          <w:rPrChange w:id="2062" w:author="stuart wolstenholme" w:date="2026-05-29T12:46:00Z" w16du:dateUtc="2026-05-29T11:46:00Z">
            <w:rPr>
              <w:rFonts w:eastAsia="Calibri" w:cstheme="minorHAnsi"/>
              <w:bCs/>
              <w:szCs w:val="18"/>
              <w:lang w:val="en-US" w:eastAsia="en-GB"/>
            </w:rPr>
          </w:rPrChange>
        </w:rPr>
        <w:t>or any amounts paid or payable under Insuring Clause G (Breach Event Costs).</w:t>
      </w:r>
    </w:p>
    <w:p w14:paraId="72D10E3A" w14:textId="77777777" w:rsidR="00054903" w:rsidRPr="0022764C" w:rsidRDefault="00054903" w:rsidP="006936E8">
      <w:pPr>
        <w:spacing w:before="240" w:after="160" w:line="259" w:lineRule="auto"/>
        <w:rPr>
          <w:rFonts w:asciiTheme="majorHAnsi" w:eastAsia="Calibri" w:hAnsiTheme="majorHAnsi" w:cstheme="majorHAnsi"/>
          <w:bCs/>
          <w:color w:val="009CE5"/>
          <w:sz w:val="28"/>
          <w:szCs w:val="28"/>
        </w:rPr>
      </w:pPr>
    </w:p>
    <w:p w14:paraId="080570DE" w14:textId="0689E2DE" w:rsidR="006936E8" w:rsidRPr="0022764C" w:rsidRDefault="006936E8" w:rsidP="006936E8">
      <w:pPr>
        <w:pStyle w:val="Heading2"/>
        <w:spacing w:before="240" w:after="16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Exclusions applicable to Insuring Clause I (System Failure)</w:t>
      </w:r>
    </w:p>
    <w:p w14:paraId="53C7A07B" w14:textId="77777777" w:rsidR="006936E8" w:rsidRPr="0022764C" w:rsidRDefault="006936E8" w:rsidP="006936E8">
      <w:pPr>
        <w:spacing w:before="240" w:after="160" w:line="259" w:lineRule="auto"/>
        <w:rPr>
          <w:rFonts w:eastAsia="Arial" w:cstheme="minorHAnsi"/>
          <w:kern w:val="2"/>
          <w:rPrChange w:id="2063" w:author="stuart wolstenholme" w:date="2026-05-29T12:46:00Z" w16du:dateUtc="2026-05-29T11:46:00Z">
            <w:rPr>
              <w:rFonts w:eastAsia="Arial" w:cstheme="minorHAnsi"/>
              <w:kern w:val="2"/>
              <w:lang w:val="it-IT"/>
            </w:rPr>
          </w:rPrChange>
        </w:rPr>
      </w:pPr>
      <w:r w:rsidRPr="0022764C">
        <w:rPr>
          <w:rFonts w:eastAsia="Arial" w:cstheme="minorHAnsi"/>
          <w:b/>
          <w:kern w:val="2"/>
          <w:rPrChange w:id="2064" w:author="stuart wolstenholme" w:date="2026-05-29T12:46:00Z" w16du:dateUtc="2026-05-29T11:46:00Z">
            <w:rPr>
              <w:rFonts w:eastAsia="Arial" w:cstheme="minorHAnsi"/>
              <w:b/>
              <w:kern w:val="2"/>
              <w:lang w:val="it-IT"/>
            </w:rPr>
          </w:rPrChange>
        </w:rPr>
        <w:t>Insurers</w:t>
      </w:r>
      <w:r w:rsidRPr="0022764C">
        <w:rPr>
          <w:rFonts w:eastAsia="Arial" w:cstheme="minorHAnsi"/>
          <w:kern w:val="2"/>
          <w:rPrChange w:id="2065" w:author="stuart wolstenholme" w:date="2026-05-29T12:46:00Z" w16du:dateUtc="2026-05-29T11:46:00Z">
            <w:rPr>
              <w:rFonts w:eastAsia="Arial" w:cstheme="minorHAnsi"/>
              <w:kern w:val="2"/>
              <w:lang w:val="it-IT"/>
            </w:rPr>
          </w:rPrChange>
        </w:rPr>
        <w:t xml:space="preserve"> will not be liable under Insuring Clause I for:</w:t>
      </w:r>
    </w:p>
    <w:p w14:paraId="2C64727D"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66" w:author="stuart wolstenholme" w:date="2026-05-29T12:46:00Z" w16du:dateUtc="2026-05-29T11:46:00Z">
            <w:rPr>
              <w:rFonts w:eastAsia="Calibri" w:cstheme="minorHAnsi"/>
              <w:szCs w:val="18"/>
              <w:lang w:val="en-US" w:eastAsia="en-GB"/>
            </w:rPr>
          </w:rPrChange>
        </w:rPr>
        <w:t xml:space="preserve">the cost of restoring, updating or replacing </w:t>
      </w:r>
      <w:r w:rsidRPr="0022764C">
        <w:rPr>
          <w:rFonts w:eastAsia="Calibri" w:cstheme="minorHAnsi"/>
          <w:b/>
          <w:bCs/>
          <w:szCs w:val="18"/>
          <w:lang w:eastAsia="en-GB"/>
          <w:rPrChange w:id="2067" w:author="stuart wolstenholme" w:date="2026-05-29T12:46:00Z" w16du:dateUtc="2026-05-29T11:46:00Z">
            <w:rPr>
              <w:rFonts w:eastAsia="Calibri" w:cstheme="minorHAnsi"/>
              <w:b/>
              <w:bCs/>
              <w:szCs w:val="18"/>
              <w:lang w:val="en-US" w:eastAsia="en-GB"/>
            </w:rPr>
          </w:rPrChange>
        </w:rPr>
        <w:t xml:space="preserve">Digital Assets </w:t>
      </w:r>
      <w:r w:rsidRPr="0022764C">
        <w:rPr>
          <w:rFonts w:eastAsia="Calibri" w:cstheme="minorHAnsi"/>
          <w:szCs w:val="18"/>
          <w:lang w:eastAsia="en-GB"/>
          <w:rPrChange w:id="2068" w:author="stuart wolstenholme" w:date="2026-05-29T12:46:00Z" w16du:dateUtc="2026-05-29T11:46:00Z">
            <w:rPr>
              <w:rFonts w:eastAsia="Calibri" w:cstheme="minorHAnsi"/>
              <w:szCs w:val="18"/>
              <w:lang w:val="en-US" w:eastAsia="en-GB"/>
            </w:rPr>
          </w:rPrChange>
        </w:rPr>
        <w:t xml:space="preserve">to a level beyond that which existed prior to the </w:t>
      </w:r>
      <w:r w:rsidRPr="0022764C">
        <w:rPr>
          <w:rFonts w:eastAsia="Calibri" w:cstheme="minorHAnsi"/>
          <w:b/>
          <w:szCs w:val="18"/>
          <w:lang w:eastAsia="en-GB"/>
          <w:rPrChange w:id="2069"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Cs/>
          <w:szCs w:val="18"/>
          <w:lang w:eastAsia="en-GB"/>
          <w:rPrChange w:id="2070" w:author="stuart wolstenholme" w:date="2026-05-29T12:46:00Z" w16du:dateUtc="2026-05-29T11:46:00Z">
            <w:rPr>
              <w:rFonts w:eastAsia="Calibri" w:cstheme="minorHAnsi"/>
              <w:bCs/>
              <w:szCs w:val="18"/>
              <w:lang w:val="en-US" w:eastAsia="en-GB"/>
            </w:rPr>
          </w:rPrChange>
        </w:rPr>
        <w:t>.</w:t>
      </w:r>
    </w:p>
    <w:p w14:paraId="2488FD27"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14:paraId="36648F8B" w14:textId="637BBA7F"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71" w:author="stuart wolstenholme" w:date="2026-05-29T12:46:00Z" w16du:dateUtc="2026-05-29T11:46:00Z">
            <w:rPr>
              <w:rFonts w:eastAsia="Calibri" w:cstheme="minorHAnsi"/>
              <w:szCs w:val="18"/>
              <w:lang w:val="en-US" w:eastAsia="en-GB"/>
            </w:rPr>
          </w:rPrChange>
        </w:rPr>
        <w:t xml:space="preserve">physical damage to, or the costs to repair or replace, any </w:t>
      </w:r>
      <w:r w:rsidRPr="0022764C">
        <w:rPr>
          <w:rFonts w:eastAsia="Calibri" w:cstheme="minorHAnsi"/>
          <w:bCs/>
          <w:szCs w:val="18"/>
          <w:lang w:eastAsia="en-GB"/>
          <w:rPrChange w:id="2072" w:author="stuart wolstenholme" w:date="2026-05-29T12:46:00Z" w16du:dateUtc="2026-05-29T11:46:00Z">
            <w:rPr>
              <w:rFonts w:eastAsia="Calibri" w:cstheme="minorHAnsi"/>
              <w:bCs/>
              <w:szCs w:val="18"/>
              <w:lang w:val="en-US" w:eastAsia="en-GB"/>
            </w:rPr>
          </w:rPrChange>
        </w:rPr>
        <w:t>computer hardware</w:t>
      </w:r>
      <w:r w:rsidRPr="0022764C">
        <w:rPr>
          <w:rFonts w:eastAsia="Calibri" w:cstheme="minorHAnsi"/>
          <w:szCs w:val="18"/>
          <w:lang w:eastAsia="en-GB"/>
          <w:rPrChange w:id="2073"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2074" w:author="stuart wolstenholme" w:date="2026-05-29T12:46:00Z" w16du:dateUtc="2026-05-29T11:46:00Z">
            <w:rPr>
              <w:rFonts w:eastAsia="Calibri" w:cstheme="minorHAnsi"/>
              <w:b/>
              <w:szCs w:val="18"/>
              <w:lang w:val="en-US" w:eastAsia="en-GB"/>
            </w:rPr>
          </w:rPrChange>
        </w:rPr>
        <w:t xml:space="preserve">Data </w:t>
      </w:r>
      <w:del w:id="2075" w:author="stuart wolstenholme" w:date="2026-05-29T12:49:00Z" w16du:dateUtc="2026-05-29T11:49:00Z">
        <w:r w:rsidRPr="0022764C" w:rsidDel="0022764C">
          <w:rPr>
            <w:rFonts w:eastAsia="Calibri" w:cstheme="minorHAnsi"/>
            <w:szCs w:val="18"/>
            <w:lang w:eastAsia="en-GB"/>
            <w:rPrChange w:id="2076" w:author="stuart wolstenholme" w:date="2026-05-29T12:46:00Z" w16du:dateUtc="2026-05-29T11:46:00Z">
              <w:rPr>
                <w:rFonts w:eastAsia="Calibri" w:cstheme="minorHAnsi"/>
                <w:szCs w:val="18"/>
                <w:lang w:val="en-US" w:eastAsia="en-GB"/>
              </w:rPr>
            </w:rPrChange>
          </w:rPr>
          <w:delText>center</w:delText>
        </w:r>
      </w:del>
      <w:ins w:id="2077" w:author="stuart wolstenholme" w:date="2026-05-29T12:49:00Z" w16du:dateUtc="2026-05-29T11:49:00Z">
        <w:r w:rsidR="0022764C" w:rsidRPr="0022764C">
          <w:rPr>
            <w:rFonts w:eastAsia="Calibri" w:cstheme="minorHAnsi"/>
            <w:szCs w:val="18"/>
            <w:lang w:eastAsia="en-GB"/>
          </w:rPr>
          <w:t>centre</w:t>
        </w:r>
      </w:ins>
      <w:r w:rsidRPr="0022764C">
        <w:rPr>
          <w:rFonts w:eastAsia="Calibri" w:cstheme="minorHAnsi"/>
          <w:szCs w:val="18"/>
          <w:lang w:eastAsia="en-GB"/>
          <w:rPrChange w:id="2078" w:author="stuart wolstenholme" w:date="2026-05-29T12:46:00Z" w16du:dateUtc="2026-05-29T11:46:00Z">
            <w:rPr>
              <w:rFonts w:eastAsia="Calibri" w:cstheme="minorHAnsi"/>
              <w:szCs w:val="18"/>
              <w:lang w:val="en-US" w:eastAsia="en-GB"/>
            </w:rPr>
          </w:rPrChange>
        </w:rPr>
        <w:t>.</w:t>
      </w:r>
    </w:p>
    <w:p w14:paraId="4AE3A12F"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19AB722D"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79" w:author="stuart wolstenholme" w:date="2026-05-29T12:46:00Z" w16du:dateUtc="2026-05-29T11:46:00Z">
            <w:rPr>
              <w:rFonts w:eastAsia="Calibri" w:cstheme="minorHAnsi"/>
              <w:szCs w:val="18"/>
              <w:lang w:val="en-US" w:eastAsia="en-GB"/>
            </w:rPr>
          </w:rPrChange>
        </w:rPr>
        <w:t xml:space="preserve">the economic or market value of </w:t>
      </w:r>
      <w:r w:rsidRPr="0022764C">
        <w:rPr>
          <w:rFonts w:eastAsia="Calibri" w:cstheme="minorHAnsi"/>
          <w:b/>
          <w:bCs/>
          <w:szCs w:val="18"/>
          <w:lang w:eastAsia="en-GB"/>
          <w:rPrChange w:id="2080" w:author="stuart wolstenholme" w:date="2026-05-29T12:46:00Z" w16du:dateUtc="2026-05-29T11:46:00Z">
            <w:rPr>
              <w:rFonts w:eastAsia="Calibri" w:cstheme="minorHAnsi"/>
              <w:b/>
              <w:bCs/>
              <w:szCs w:val="18"/>
              <w:lang w:val="en-US" w:eastAsia="en-GB"/>
            </w:rPr>
          </w:rPrChange>
        </w:rPr>
        <w:t>Digital Assets</w:t>
      </w:r>
      <w:r w:rsidRPr="0022764C">
        <w:rPr>
          <w:rFonts w:eastAsia="Calibri" w:cstheme="minorHAnsi"/>
          <w:szCs w:val="18"/>
          <w:lang w:eastAsia="en-GB"/>
          <w:rPrChange w:id="2081" w:author="stuart wolstenholme" w:date="2026-05-29T12:46:00Z" w16du:dateUtc="2026-05-29T11:46:00Z">
            <w:rPr>
              <w:rFonts w:eastAsia="Calibri" w:cstheme="minorHAnsi"/>
              <w:szCs w:val="18"/>
              <w:lang w:val="en-US" w:eastAsia="en-GB"/>
            </w:rPr>
          </w:rPrChange>
        </w:rPr>
        <w:t>.</w:t>
      </w:r>
    </w:p>
    <w:p w14:paraId="6147E39D"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1DF3F1E0"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82" w:author="stuart wolstenholme" w:date="2026-05-29T12:46:00Z" w16du:dateUtc="2026-05-29T11:46:00Z">
            <w:rPr>
              <w:rFonts w:eastAsia="Calibri" w:cstheme="minorHAnsi"/>
              <w:szCs w:val="18"/>
              <w:lang w:val="en-US" w:eastAsia="en-GB"/>
            </w:rPr>
          </w:rPrChange>
        </w:rPr>
        <w:lastRenderedPageBreak/>
        <w:t xml:space="preserve">the costs or expenses incurred to identify, patch or remediate software </w:t>
      </w:r>
      <w:r w:rsidRPr="0022764C">
        <w:rPr>
          <w:rFonts w:eastAsia="Calibri" w:cstheme="minorHAnsi"/>
          <w:b/>
          <w:szCs w:val="18"/>
          <w:lang w:eastAsia="en-GB"/>
          <w:rPrChange w:id="2083" w:author="stuart wolstenholme" w:date="2026-05-29T12:46:00Z" w16du:dateUtc="2026-05-29T11:46:00Z">
            <w:rPr>
              <w:rFonts w:eastAsia="Calibri" w:cstheme="minorHAnsi"/>
              <w:b/>
              <w:szCs w:val="18"/>
              <w:lang w:val="en-US" w:eastAsia="en-GB"/>
            </w:rPr>
          </w:rPrChange>
        </w:rPr>
        <w:t>Programming Errors</w:t>
      </w:r>
      <w:r w:rsidRPr="0022764C">
        <w:rPr>
          <w:rFonts w:eastAsia="Calibri" w:cstheme="minorHAnsi"/>
          <w:szCs w:val="18"/>
          <w:lang w:eastAsia="en-GB"/>
          <w:rPrChange w:id="2084"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bCs/>
          <w:szCs w:val="18"/>
          <w:lang w:eastAsia="en-GB"/>
          <w:rPrChange w:id="2085" w:author="stuart wolstenholme" w:date="2026-05-29T12:46:00Z" w16du:dateUtc="2026-05-29T11:46:00Z">
            <w:rPr>
              <w:rFonts w:eastAsia="Calibri" w:cstheme="minorHAnsi"/>
              <w:b/>
              <w:bCs/>
              <w:szCs w:val="18"/>
              <w:lang w:val="en-US" w:eastAsia="en-GB"/>
            </w:rPr>
          </w:rPrChange>
        </w:rPr>
        <w:t>Computer System</w:t>
      </w:r>
      <w:r w:rsidRPr="0022764C">
        <w:rPr>
          <w:rFonts w:eastAsia="Calibri" w:cstheme="minorHAnsi"/>
          <w:szCs w:val="18"/>
          <w:lang w:eastAsia="en-GB"/>
          <w:rPrChange w:id="2086" w:author="stuart wolstenholme" w:date="2026-05-29T12:46:00Z" w16du:dateUtc="2026-05-29T11:46:00Z">
            <w:rPr>
              <w:rFonts w:eastAsia="Calibri" w:cstheme="minorHAnsi"/>
              <w:szCs w:val="18"/>
              <w:lang w:val="en-US" w:eastAsia="en-GB"/>
            </w:rPr>
          </w:rPrChange>
        </w:rPr>
        <w:t xml:space="preserve"> vulnerabilities.</w:t>
      </w:r>
    </w:p>
    <w:p w14:paraId="3292F12C"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4A3AF3CF"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87" w:author="stuart wolstenholme" w:date="2026-05-29T12:46:00Z" w16du:dateUtc="2026-05-29T11:46:00Z">
            <w:rPr>
              <w:rFonts w:eastAsia="Calibri" w:cstheme="minorHAnsi"/>
              <w:szCs w:val="18"/>
              <w:lang w:val="en-US" w:eastAsia="en-GB"/>
            </w:rPr>
          </w:rPrChange>
        </w:rPr>
        <w:t xml:space="preserve">the cost to upgrade, improve, repair, redesign, reconfigure or maintain an </w:t>
      </w:r>
      <w:r w:rsidRPr="0022764C">
        <w:rPr>
          <w:rFonts w:eastAsia="Calibri" w:cstheme="minorHAnsi"/>
          <w:b/>
          <w:szCs w:val="18"/>
          <w:lang w:eastAsia="en-GB"/>
          <w:rPrChange w:id="2088" w:author="stuart wolstenholme" w:date="2026-05-29T12:46:00Z" w16du:dateUtc="2026-05-29T11:46:00Z">
            <w:rPr>
              <w:rFonts w:eastAsia="Calibri" w:cstheme="minorHAnsi"/>
              <w:b/>
              <w:szCs w:val="18"/>
              <w:lang w:val="en-US" w:eastAsia="en-GB"/>
            </w:rPr>
          </w:rPrChange>
        </w:rPr>
        <w:t>Insured Computer System</w:t>
      </w:r>
      <w:r w:rsidRPr="0022764C">
        <w:rPr>
          <w:rFonts w:eastAsia="Calibri" w:cstheme="minorHAnsi"/>
          <w:szCs w:val="18"/>
          <w:lang w:eastAsia="en-GB"/>
          <w:rPrChange w:id="2089" w:author="stuart wolstenholme" w:date="2026-05-29T12:46:00Z" w16du:dateUtc="2026-05-29T11:46:00Z">
            <w:rPr>
              <w:rFonts w:eastAsia="Calibri" w:cstheme="minorHAnsi"/>
              <w:szCs w:val="18"/>
              <w:lang w:val="en-US" w:eastAsia="en-GB"/>
            </w:rPr>
          </w:rPrChange>
        </w:rPr>
        <w:t xml:space="preserve"> to a level of functionality beyond that which existed prior to the </w:t>
      </w:r>
      <w:r w:rsidRPr="0022764C">
        <w:rPr>
          <w:rFonts w:eastAsia="Calibri" w:cstheme="minorHAnsi"/>
          <w:b/>
          <w:szCs w:val="18"/>
          <w:lang w:eastAsia="en-GB"/>
          <w:rPrChange w:id="2090"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Cs/>
          <w:szCs w:val="18"/>
          <w:lang w:eastAsia="en-GB"/>
          <w:rPrChange w:id="2091" w:author="stuart wolstenholme" w:date="2026-05-29T12:46:00Z" w16du:dateUtc="2026-05-29T11:46:00Z">
            <w:rPr>
              <w:rFonts w:eastAsia="Calibri" w:cstheme="minorHAnsi"/>
              <w:bCs/>
              <w:szCs w:val="18"/>
              <w:lang w:val="en-US" w:eastAsia="en-GB"/>
            </w:rPr>
          </w:rPrChange>
        </w:rPr>
        <w:t>.</w:t>
      </w:r>
    </w:p>
    <w:p w14:paraId="52A82956"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1846999E"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92" w:author="stuart wolstenholme" w:date="2026-05-29T12:46:00Z" w16du:dateUtc="2026-05-29T11:46:00Z">
            <w:rPr>
              <w:rFonts w:eastAsia="Calibri" w:cstheme="minorHAnsi"/>
              <w:szCs w:val="18"/>
              <w:lang w:val="en-US" w:eastAsia="en-GB"/>
            </w:rPr>
          </w:rPrChange>
        </w:rPr>
        <w:t>the cost of restoring, replacing or repairing any electronic media.</w:t>
      </w:r>
    </w:p>
    <w:p w14:paraId="677FFFEA"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348992B8"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93" w:author="stuart wolstenholme" w:date="2026-05-29T12:46:00Z" w16du:dateUtc="2026-05-29T11:46:00Z">
            <w:rPr>
              <w:rFonts w:eastAsia="Calibri" w:cstheme="minorHAnsi"/>
              <w:szCs w:val="18"/>
              <w:lang w:val="en-US" w:eastAsia="en-GB"/>
            </w:rPr>
          </w:rPrChange>
        </w:rPr>
        <w:t xml:space="preserve">the cost to upgrade, improve, repair, redesign, reconfigure or maintain a </w:t>
      </w:r>
      <w:r w:rsidRPr="0022764C">
        <w:rPr>
          <w:rFonts w:eastAsia="Calibri" w:cstheme="minorHAnsi"/>
          <w:b/>
          <w:szCs w:val="18"/>
          <w:lang w:eastAsia="en-GB"/>
          <w:rPrChange w:id="2094" w:author="stuart wolstenholme" w:date="2026-05-29T12:46:00Z" w16du:dateUtc="2026-05-29T11:46:00Z">
            <w:rPr>
              <w:rFonts w:eastAsia="Calibri" w:cstheme="minorHAnsi"/>
              <w:b/>
              <w:szCs w:val="18"/>
              <w:lang w:val="en-US" w:eastAsia="en-GB"/>
            </w:rPr>
          </w:rPrChange>
        </w:rPr>
        <w:t xml:space="preserve">Service Provider </w:t>
      </w:r>
      <w:r w:rsidRPr="0022764C">
        <w:rPr>
          <w:rFonts w:eastAsia="Calibri" w:cstheme="minorHAnsi"/>
          <w:b/>
          <w:bCs/>
          <w:szCs w:val="18"/>
          <w:lang w:eastAsia="en-GB"/>
          <w:rPrChange w:id="2095" w:author="stuart wolstenholme" w:date="2026-05-29T12:46:00Z" w16du:dateUtc="2026-05-29T11:46:00Z">
            <w:rPr>
              <w:rFonts w:eastAsia="Calibri" w:cstheme="minorHAnsi"/>
              <w:b/>
              <w:bCs/>
              <w:szCs w:val="18"/>
              <w:lang w:val="en-US" w:eastAsia="en-GB"/>
            </w:rPr>
          </w:rPrChange>
        </w:rPr>
        <w:t>Computer System</w:t>
      </w:r>
      <w:r w:rsidRPr="0022764C">
        <w:rPr>
          <w:rFonts w:eastAsia="Calibri" w:cstheme="minorHAnsi"/>
          <w:bCs/>
          <w:szCs w:val="18"/>
          <w:lang w:eastAsia="en-GB"/>
          <w:rPrChange w:id="2096" w:author="stuart wolstenholme" w:date="2026-05-29T12:46:00Z" w16du:dateUtc="2026-05-29T11:46:00Z">
            <w:rPr>
              <w:rFonts w:eastAsia="Calibri" w:cstheme="minorHAnsi"/>
              <w:bCs/>
              <w:szCs w:val="18"/>
              <w:lang w:val="en-US" w:eastAsia="en-GB"/>
            </w:rPr>
          </w:rPrChange>
        </w:rPr>
        <w:t>.</w:t>
      </w:r>
    </w:p>
    <w:p w14:paraId="1CCE671A"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35560426" w14:textId="77777777"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Calibri" w:cstheme="minorHAnsi"/>
          <w:bCs/>
          <w:szCs w:val="18"/>
          <w:lang w:eastAsia="en-GB"/>
          <w:rPrChange w:id="2097" w:author="stuart wolstenholme" w:date="2026-05-29T12:46:00Z" w16du:dateUtc="2026-05-29T11:46:00Z">
            <w:rPr>
              <w:rFonts w:eastAsia="Calibri" w:cstheme="minorHAnsi"/>
              <w:bCs/>
              <w:szCs w:val="18"/>
              <w:lang w:val="en-US" w:eastAsia="en-GB"/>
            </w:rPr>
          </w:rPrChange>
        </w:rPr>
        <w:t xml:space="preserve">loss of goodwill or harm to </w:t>
      </w:r>
      <w:r w:rsidRPr="0022764C">
        <w:rPr>
          <w:rFonts w:eastAsia="Calibri" w:cstheme="minorHAnsi"/>
          <w:szCs w:val="18"/>
          <w:lang w:eastAsia="en-GB"/>
          <w:rPrChange w:id="2098"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Change w:id="2099" w:author="stuart wolstenholme" w:date="2026-05-29T12:46:00Z" w16du:dateUtc="2026-05-29T11:46:00Z">
            <w:rPr>
              <w:rFonts w:eastAsia="Calibri" w:cstheme="minorHAnsi"/>
              <w:b/>
              <w:bCs/>
              <w:szCs w:val="18"/>
              <w:lang w:val="en-US" w:eastAsia="en-GB"/>
            </w:rPr>
          </w:rPrChange>
        </w:rPr>
        <w:t xml:space="preserve">Named Insured’s </w:t>
      </w:r>
      <w:r w:rsidRPr="0022764C">
        <w:rPr>
          <w:rFonts w:eastAsia="Calibri" w:cstheme="minorHAnsi"/>
          <w:szCs w:val="18"/>
          <w:lang w:eastAsia="en-GB"/>
          <w:rPrChange w:id="2100" w:author="stuart wolstenholme" w:date="2026-05-29T12:46:00Z" w16du:dateUtc="2026-05-29T11:46:00Z">
            <w:rPr>
              <w:rFonts w:eastAsia="Calibri" w:cstheme="minorHAnsi"/>
              <w:szCs w:val="18"/>
              <w:lang w:val="en-US" w:eastAsia="en-GB"/>
            </w:rPr>
          </w:rPrChange>
        </w:rPr>
        <w:t>reputation.</w:t>
      </w:r>
    </w:p>
    <w:p w14:paraId="3FE9E605" w14:textId="77777777" w:rsidR="006936E8" w:rsidRPr="0022764C" w:rsidRDefault="006936E8" w:rsidP="006936E8">
      <w:pPr>
        <w:pStyle w:val="Heading2"/>
        <w:spacing w:before="0" w:after="240" w:line="259" w:lineRule="auto"/>
        <w:rPr>
          <w:rFonts w:asciiTheme="majorHAnsi" w:eastAsia="Calibri" w:hAnsiTheme="majorHAnsi" w:cstheme="majorHAnsi"/>
          <w:kern w:val="2"/>
          <w:sz w:val="28"/>
          <w:szCs w:val="28"/>
          <w14:ligatures w14:val="standardContextual"/>
        </w:rPr>
      </w:pPr>
      <w:r w:rsidRPr="0022764C">
        <w:rPr>
          <w:rFonts w:asciiTheme="majorHAnsi" w:eastAsia="Calibri" w:hAnsiTheme="majorHAnsi" w:cstheme="majorHAnsi"/>
          <w:bCs/>
          <w:color w:val="009CE5"/>
          <w:sz w:val="28"/>
          <w:szCs w:val="28"/>
        </w:rPr>
        <w:t>Exclusions applicable to Insuring Clause K (Cyber Crime)</w:t>
      </w:r>
    </w:p>
    <w:p w14:paraId="0B2A1AD9" w14:textId="77777777" w:rsidR="006936E8" w:rsidRPr="0022764C" w:rsidRDefault="006936E8" w:rsidP="006936E8">
      <w:pPr>
        <w:spacing w:before="0" w:after="160" w:line="259" w:lineRule="auto"/>
        <w:contextualSpacing/>
        <w:rPr>
          <w:rFonts w:eastAsia="Arial" w:cstheme="minorHAnsi"/>
          <w:kern w:val="2"/>
          <w:rPrChange w:id="2101" w:author="stuart wolstenholme" w:date="2026-05-29T12:46:00Z" w16du:dateUtc="2026-05-29T11:46:00Z">
            <w:rPr>
              <w:rFonts w:eastAsia="Arial" w:cstheme="minorHAnsi"/>
              <w:kern w:val="2"/>
              <w:lang w:val="it-IT"/>
            </w:rPr>
          </w:rPrChange>
        </w:rPr>
      </w:pPr>
      <w:r w:rsidRPr="0022764C">
        <w:rPr>
          <w:rFonts w:eastAsia="Arial" w:cstheme="minorHAnsi"/>
          <w:b/>
          <w:kern w:val="2"/>
          <w:rPrChange w:id="2102" w:author="stuart wolstenholme" w:date="2026-05-29T12:46:00Z" w16du:dateUtc="2026-05-29T11:46:00Z">
            <w:rPr>
              <w:rFonts w:eastAsia="Arial" w:cstheme="minorHAnsi"/>
              <w:b/>
              <w:kern w:val="2"/>
              <w:lang w:val="it-IT"/>
            </w:rPr>
          </w:rPrChange>
        </w:rPr>
        <w:t>Insurers</w:t>
      </w:r>
      <w:r w:rsidRPr="0022764C">
        <w:rPr>
          <w:rFonts w:eastAsia="Arial" w:cstheme="minorHAnsi"/>
          <w:kern w:val="2"/>
          <w:rPrChange w:id="2103" w:author="stuart wolstenholme" w:date="2026-05-29T12:46:00Z" w16du:dateUtc="2026-05-29T11:46:00Z">
            <w:rPr>
              <w:rFonts w:eastAsia="Arial" w:cstheme="minorHAnsi"/>
              <w:kern w:val="2"/>
              <w:lang w:val="it-IT"/>
            </w:rPr>
          </w:rPrChange>
        </w:rPr>
        <w:t xml:space="preserve"> will not be liable under Insuring Clause K for:</w:t>
      </w:r>
    </w:p>
    <w:p w14:paraId="69549FD1" w14:textId="77777777" w:rsidR="006936E8" w:rsidRPr="0022764C" w:rsidRDefault="006936E8" w:rsidP="006936E8">
      <w:pPr>
        <w:spacing w:before="0" w:after="160" w:line="259" w:lineRule="auto"/>
        <w:contextualSpacing/>
        <w:rPr>
          <w:rFonts w:eastAsia="Calibri" w:cstheme="minorHAnsi"/>
          <w:kern w:val="2"/>
          <w:szCs w:val="18"/>
          <w14:ligatures w14:val="standardContextual"/>
        </w:rPr>
      </w:pPr>
    </w:p>
    <w:p w14:paraId="6E83FC79"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any actual or alleged unauthorised acquisition, access, use or disclosure of </w:t>
      </w:r>
      <w:r w:rsidRPr="0022764C">
        <w:rPr>
          <w:rFonts w:eastAsia="Calibri" w:cstheme="minorHAnsi"/>
          <w:b/>
          <w:szCs w:val="18"/>
          <w:lang w:eastAsia="en-GB"/>
        </w:rPr>
        <w:t>Private Information</w:t>
      </w:r>
      <w:r w:rsidRPr="0022764C">
        <w:rPr>
          <w:rFonts w:eastAsia="Calibri" w:cstheme="minorHAnsi"/>
          <w:szCs w:val="18"/>
          <w:lang w:eastAsia="en-GB"/>
        </w:rPr>
        <w:t xml:space="preserve"> that is held or transmitted in any form. However, this Exclusion does not apply to </w:t>
      </w:r>
      <w:r w:rsidRPr="0022764C">
        <w:rPr>
          <w:rFonts w:eastAsia="Calibri" w:cstheme="minorHAnsi"/>
          <w:b/>
          <w:szCs w:val="18"/>
          <w:lang w:eastAsia="en-GB"/>
        </w:rPr>
        <w:t xml:space="preserve">Financial Fraud </w:t>
      </w:r>
      <w:r w:rsidRPr="0022764C">
        <w:rPr>
          <w:rFonts w:eastAsia="Calibri" w:cstheme="minorHAnsi"/>
          <w:szCs w:val="18"/>
          <w:lang w:eastAsia="en-GB"/>
        </w:rPr>
        <w:t xml:space="preserve">which directly results from the use of </w:t>
      </w:r>
      <w:r w:rsidRPr="0022764C">
        <w:rPr>
          <w:rFonts w:eastAsia="Calibri" w:cstheme="minorHAnsi"/>
          <w:b/>
          <w:szCs w:val="18"/>
          <w:lang w:eastAsia="en-GB"/>
        </w:rPr>
        <w:t>Private Information</w:t>
      </w:r>
      <w:r w:rsidRPr="0022764C">
        <w:rPr>
          <w:rFonts w:eastAsia="Calibri" w:cstheme="minorHAnsi"/>
          <w:bCs/>
          <w:szCs w:val="18"/>
          <w:lang w:eastAsia="en-GB"/>
        </w:rPr>
        <w:t>.</w:t>
      </w:r>
    </w:p>
    <w:p w14:paraId="5879AF35"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14:paraId="4F436AD5"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w:t>
      </w:r>
      <w:r w:rsidRPr="0022764C">
        <w:rPr>
          <w:rFonts w:eastAsia="Calibri" w:cstheme="minorHAnsi"/>
          <w:szCs w:val="18"/>
          <w:lang w:eastAsia="en-GB"/>
          <w:rPrChange w:id="2104" w:author="stuart wolstenholme" w:date="2026-05-29T12:46:00Z" w16du:dateUtc="2026-05-29T11:46:00Z">
            <w:rPr>
              <w:rFonts w:eastAsia="Calibri" w:cstheme="minorHAnsi"/>
              <w:szCs w:val="18"/>
              <w:lang w:val="en-US" w:eastAsia="en-GB"/>
            </w:rPr>
          </w:rPrChange>
        </w:rPr>
        <w:t xml:space="preserve">the seizure, confiscation, nationalisation, requisition or destruction of an </w:t>
      </w:r>
      <w:r w:rsidRPr="0022764C">
        <w:rPr>
          <w:rFonts w:eastAsia="Calibri" w:cstheme="minorHAnsi"/>
          <w:b/>
          <w:szCs w:val="18"/>
          <w:lang w:eastAsia="en-GB"/>
          <w:rPrChange w:id="2105" w:author="stuart wolstenholme" w:date="2026-05-29T12:46:00Z" w16du:dateUtc="2026-05-29T11:46:00Z">
            <w:rPr>
              <w:rFonts w:eastAsia="Calibri" w:cstheme="minorHAnsi"/>
              <w:b/>
              <w:szCs w:val="18"/>
              <w:lang w:val="en-US" w:eastAsia="en-GB"/>
            </w:rPr>
          </w:rPrChange>
        </w:rPr>
        <w:t xml:space="preserve">Insured Telecommunications System </w:t>
      </w:r>
      <w:r w:rsidRPr="0022764C">
        <w:rPr>
          <w:rFonts w:eastAsia="Calibri" w:cstheme="minorHAnsi"/>
          <w:szCs w:val="18"/>
          <w:lang w:eastAsia="en-GB"/>
          <w:rPrChange w:id="2106" w:author="stuart wolstenholme" w:date="2026-05-29T12:46:00Z" w16du:dateUtc="2026-05-29T11:46:00Z">
            <w:rPr>
              <w:rFonts w:eastAsia="Calibri" w:cstheme="minorHAnsi"/>
              <w:szCs w:val="18"/>
              <w:lang w:val="en-US" w:eastAsia="en-GB"/>
            </w:rPr>
          </w:rPrChange>
        </w:rPr>
        <w:t>by or under the order of any government or local authority.</w:t>
      </w:r>
    </w:p>
    <w:p w14:paraId="68663A67"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34DB7722"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amounts that have been wholly or partially reversed by a credit card company or financial institution.</w:t>
      </w:r>
    </w:p>
    <w:p w14:paraId="6276148A"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66FECD05"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107" w:author="stuart wolstenholme" w:date="2026-05-29T12:46:00Z" w16du:dateUtc="2026-05-29T11:46:00Z">
            <w:rPr>
              <w:rFonts w:eastAsia="Calibri" w:cstheme="minorHAnsi"/>
              <w:szCs w:val="18"/>
              <w:lang w:val="en-US" w:eastAsia="en-GB"/>
            </w:rPr>
          </w:rPrChange>
        </w:rPr>
        <w:t xml:space="preserve">loss of </w:t>
      </w:r>
      <w:r w:rsidRPr="0022764C">
        <w:rPr>
          <w:rFonts w:eastAsia="Calibri" w:cstheme="minorHAnsi"/>
          <w:b/>
          <w:szCs w:val="18"/>
          <w:lang w:eastAsia="en-GB"/>
          <w:rPrChange w:id="2108" w:author="stuart wolstenholme" w:date="2026-05-29T12:46:00Z" w16du:dateUtc="2026-05-29T11:46:00Z">
            <w:rPr>
              <w:rFonts w:eastAsia="Calibri" w:cstheme="minorHAnsi"/>
              <w:b/>
              <w:szCs w:val="18"/>
              <w:lang w:val="en-US" w:eastAsia="en-GB"/>
            </w:rPr>
          </w:rPrChange>
        </w:rPr>
        <w:t xml:space="preserve">Other Property </w:t>
      </w:r>
      <w:r w:rsidRPr="0022764C">
        <w:rPr>
          <w:rFonts w:eastAsia="Calibri" w:cstheme="minorHAnsi"/>
          <w:szCs w:val="18"/>
          <w:lang w:eastAsia="en-GB"/>
          <w:rPrChange w:id="2109" w:author="stuart wolstenholme" w:date="2026-05-29T12:46:00Z" w16du:dateUtc="2026-05-29T11:46:00Z">
            <w:rPr>
              <w:rFonts w:eastAsia="Calibri" w:cstheme="minorHAnsi"/>
              <w:szCs w:val="18"/>
              <w:lang w:val="en-US" w:eastAsia="en-GB"/>
            </w:rPr>
          </w:rPrChange>
        </w:rPr>
        <w:t>arising out of, resulting from or in any way involving the fraudulent or purportedly fraudulent use of a credit or debit card.</w:t>
      </w:r>
    </w:p>
    <w:p w14:paraId="580C1F51"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641A52D8"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any fraudulent instruction, if the sender, or any person or organisation acting in collusion with the sender, ever had authorised access to </w:t>
      </w:r>
      <w:r w:rsidRPr="0022764C">
        <w:rPr>
          <w:rFonts w:eastAsia="Calibri" w:cstheme="minorHAnsi"/>
          <w:bCs/>
          <w:szCs w:val="18"/>
          <w:lang w:eastAsia="en-GB"/>
        </w:rPr>
        <w:t>the</w:t>
      </w:r>
      <w:r w:rsidRPr="0022764C">
        <w:rPr>
          <w:rFonts w:eastAsia="Calibri" w:cstheme="minorHAnsi"/>
          <w:b/>
          <w:szCs w:val="18"/>
          <w:lang w:eastAsia="en-GB"/>
        </w:rPr>
        <w:t xml:space="preserve"> Named Insured’s</w:t>
      </w:r>
      <w:r w:rsidRPr="0022764C">
        <w:rPr>
          <w:rFonts w:eastAsia="Calibri" w:cstheme="minorHAnsi"/>
          <w:szCs w:val="18"/>
          <w:lang w:eastAsia="en-GB"/>
        </w:rPr>
        <w:t xml:space="preserve"> password, PIN or other security code. However, this Exclusion does not apply to </w:t>
      </w:r>
      <w:r w:rsidRPr="0022764C">
        <w:rPr>
          <w:rFonts w:eastAsia="Calibri" w:cstheme="minorHAnsi"/>
          <w:b/>
          <w:szCs w:val="18"/>
          <w:lang w:eastAsia="en-GB"/>
        </w:rPr>
        <w:t>Phishing Fraud Loss</w:t>
      </w:r>
      <w:r w:rsidRPr="0022764C">
        <w:rPr>
          <w:rFonts w:eastAsia="Arial" w:cstheme="minorHAnsi"/>
          <w:szCs w:val="18"/>
          <w:lang w:eastAsia="en-GB"/>
        </w:rPr>
        <w:t>.</w:t>
      </w:r>
    </w:p>
    <w:p w14:paraId="60E9224D"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6AD5CB26"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Arial" w:cstheme="minorHAnsi"/>
          <w:szCs w:val="18"/>
          <w:lang w:eastAsia="en-GB"/>
        </w:rPr>
        <w:t xml:space="preserve">for any </w:t>
      </w:r>
      <w:r w:rsidRPr="0022764C">
        <w:rPr>
          <w:rFonts w:eastAsia="Arial" w:cstheme="minorHAnsi"/>
          <w:b/>
          <w:bCs/>
          <w:szCs w:val="18"/>
          <w:lang w:eastAsia="en-GB"/>
        </w:rPr>
        <w:t>Claim</w:t>
      </w:r>
      <w:r w:rsidRPr="0022764C">
        <w:rPr>
          <w:rFonts w:eastAsia="Arial" w:cstheme="minorHAnsi"/>
          <w:szCs w:val="18"/>
          <w:lang w:eastAsia="en-GB"/>
        </w:rPr>
        <w:t xml:space="preserve"> arising directly or indirectly from the giving or surrendering of money, </w:t>
      </w:r>
      <w:r w:rsidRPr="0022764C">
        <w:rPr>
          <w:rFonts w:eastAsia="Arial" w:cstheme="minorHAnsi"/>
          <w:b/>
          <w:bCs/>
          <w:szCs w:val="18"/>
          <w:lang w:eastAsia="en-GB"/>
        </w:rPr>
        <w:t>Securities</w:t>
      </w:r>
      <w:r w:rsidRPr="0022764C">
        <w:rPr>
          <w:rFonts w:eastAsia="Arial" w:cstheme="minorHAnsi"/>
          <w:szCs w:val="18"/>
          <w:lang w:eastAsia="en-GB"/>
        </w:rPr>
        <w:t xml:space="preserve"> or </w:t>
      </w:r>
      <w:r w:rsidRPr="0022764C">
        <w:rPr>
          <w:rFonts w:eastAsia="Arial" w:cstheme="minorHAnsi"/>
          <w:b/>
          <w:bCs/>
          <w:szCs w:val="18"/>
          <w:lang w:eastAsia="en-GB"/>
        </w:rPr>
        <w:t>Other Property</w:t>
      </w:r>
      <w:r w:rsidRPr="0022764C">
        <w:rPr>
          <w:rFonts w:eastAsia="Arial" w:cstheme="minorHAnsi"/>
          <w:szCs w:val="18"/>
          <w:lang w:eastAsia="en-GB"/>
        </w:rPr>
        <w:t xml:space="preserve"> in any exchange for or purchase of goods, products or services:</w:t>
      </w:r>
    </w:p>
    <w:p w14:paraId="26DF4F37" w14:textId="77777777"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that are not yet delivered, whether or not fraudulent;</w:t>
      </w:r>
    </w:p>
    <w:p w14:paraId="5FEEC5B9" w14:textId="77777777"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that fail to conform to advertised quality or performance; or</w:t>
      </w:r>
    </w:p>
    <w:p w14:paraId="662434C1" w14:textId="77777777"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that fail to conform to the quality or performance expected from the standpoint of the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w:t>
      </w:r>
    </w:p>
    <w:p w14:paraId="1608B532" w14:textId="77777777" w:rsidR="006936E8" w:rsidRPr="0022764C" w:rsidRDefault="006936E8" w:rsidP="006936E8">
      <w:pPr>
        <w:spacing w:before="0" w:after="160" w:line="259" w:lineRule="auto"/>
        <w:ind w:left="1800"/>
        <w:contextualSpacing/>
        <w:rPr>
          <w:rFonts w:eastAsia="Calibri" w:cstheme="minorHAnsi"/>
          <w:kern w:val="2"/>
          <w:szCs w:val="18"/>
          <w14:ligatures w14:val="standardContextual"/>
        </w:rPr>
      </w:pPr>
    </w:p>
    <w:p w14:paraId="671BF3E9" w14:textId="77777777"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for any </w:t>
      </w:r>
      <w:r w:rsidRPr="0022764C">
        <w:rPr>
          <w:rFonts w:eastAsia="Calibri" w:cstheme="minorHAnsi"/>
          <w:b/>
          <w:bCs/>
          <w:kern w:val="2"/>
          <w:szCs w:val="18"/>
          <w14:ligatures w14:val="standardContextual"/>
        </w:rPr>
        <w:t>Claim</w:t>
      </w:r>
      <w:r w:rsidRPr="0022764C">
        <w:rPr>
          <w:rFonts w:eastAsia="Arial" w:cstheme="minorHAnsi"/>
          <w:szCs w:val="18"/>
          <w:lang w:eastAsia="en-GB"/>
        </w:rPr>
        <w:t xml:space="preserve"> arising directly or indirectly from any potential income, including interest and dividends, not realised by </w:t>
      </w:r>
      <w:r w:rsidRPr="0022764C">
        <w:rPr>
          <w:rFonts w:eastAsia="Calibri" w:cstheme="minorHAnsi"/>
          <w:szCs w:val="18"/>
          <w:lang w:eastAsia="en-GB"/>
          <w:rPrChange w:id="2110" w:author="stuart wolstenholme" w:date="2026-05-29T12:46:00Z" w16du:dateUtc="2026-05-29T11:46:00Z">
            <w:rPr>
              <w:rFonts w:eastAsia="Calibri" w:cstheme="minorHAnsi"/>
              <w:szCs w:val="18"/>
              <w:lang w:val="en-US" w:eastAsia="en-GB"/>
            </w:rPr>
          </w:rPrChange>
        </w:rPr>
        <w:t>the</w:t>
      </w:r>
      <w:r w:rsidRPr="0022764C">
        <w:rPr>
          <w:rFonts w:eastAsia="Arial" w:cstheme="minorHAnsi"/>
          <w:b/>
          <w:szCs w:val="18"/>
          <w:lang w:eastAsia="en-GB"/>
        </w:rPr>
        <w:t xml:space="preserve"> Named Insured</w:t>
      </w:r>
      <w:r w:rsidRPr="0022764C">
        <w:rPr>
          <w:rFonts w:eastAsia="Arial" w:cstheme="minorHAnsi"/>
          <w:bCs/>
          <w:szCs w:val="18"/>
          <w:lang w:eastAsia="en-GB"/>
        </w:rPr>
        <w:t xml:space="preserve">, </w:t>
      </w:r>
      <w:r w:rsidRPr="0022764C">
        <w:rPr>
          <w:rFonts w:eastAsia="Calibri" w:cstheme="minorHAnsi"/>
          <w:szCs w:val="18"/>
          <w:lang w:eastAsia="en-GB"/>
          <w:rPrChange w:id="2111" w:author="stuart wolstenholme" w:date="2026-05-29T12:46:00Z" w16du:dateUtc="2026-05-29T11:46:00Z">
            <w:rPr>
              <w:rFonts w:eastAsia="Calibri" w:cstheme="minorHAnsi"/>
              <w:szCs w:val="18"/>
              <w:lang w:val="en-US" w:eastAsia="en-GB"/>
            </w:rPr>
          </w:rPrChange>
        </w:rPr>
        <w:t>the</w:t>
      </w:r>
      <w:r w:rsidRPr="0022764C">
        <w:rPr>
          <w:rFonts w:eastAsia="Arial" w:cstheme="minorHAnsi"/>
          <w:b/>
          <w:szCs w:val="18"/>
          <w:lang w:eastAsia="en-GB"/>
        </w:rPr>
        <w:t xml:space="preserve"> Named Insured’s</w:t>
      </w:r>
      <w:r w:rsidRPr="0022764C">
        <w:rPr>
          <w:rFonts w:eastAsia="Arial" w:cstheme="minorHAnsi"/>
          <w:szCs w:val="18"/>
          <w:lang w:eastAsia="en-GB"/>
        </w:rPr>
        <w:t xml:space="preserve"> customers or clients.</w:t>
      </w:r>
    </w:p>
    <w:p w14:paraId="6EF5B60C" w14:textId="77777777" w:rsidR="00054903" w:rsidRPr="0022764C" w:rsidRDefault="00054903" w:rsidP="00054903">
      <w:pPr>
        <w:spacing w:before="0" w:after="240" w:line="259" w:lineRule="auto"/>
        <w:contextualSpacing/>
        <w:rPr>
          <w:rFonts w:eastAsia="Calibri" w:cstheme="minorHAnsi"/>
          <w:kern w:val="2"/>
          <w:szCs w:val="18"/>
          <w14:ligatures w14:val="standardContextual"/>
        </w:rPr>
      </w:pPr>
    </w:p>
    <w:p w14:paraId="36692D0D" w14:textId="77777777" w:rsidR="006936E8" w:rsidRPr="0022764C" w:rsidRDefault="006936E8" w:rsidP="006936E8">
      <w:pPr>
        <w:spacing w:before="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Exclusions applicable to Insuring Clause M (Property Damage Loss)</w:t>
      </w:r>
    </w:p>
    <w:p w14:paraId="7BF22BC7" w14:textId="77777777" w:rsidR="006936E8" w:rsidRPr="0022764C" w:rsidRDefault="006936E8" w:rsidP="006936E8">
      <w:pPr>
        <w:spacing w:before="0" w:after="160" w:line="259" w:lineRule="auto"/>
        <w:rPr>
          <w:rFonts w:eastAsia="Calibri" w:cstheme="minorHAnsi"/>
          <w:kern w:val="2"/>
          <w:szCs w:val="18"/>
          <w14:ligatures w14:val="standardContextual"/>
        </w:rPr>
      </w:pPr>
      <w:r w:rsidRPr="0022764C">
        <w:rPr>
          <w:rFonts w:eastAsia="Arial" w:cstheme="minorHAnsi"/>
          <w:b/>
          <w:kern w:val="2"/>
          <w:szCs w:val="18"/>
          <w:rPrChange w:id="2112" w:author="stuart wolstenholme" w:date="2026-05-29T12:46:00Z" w16du:dateUtc="2026-05-29T11:46:00Z">
            <w:rPr>
              <w:rFonts w:eastAsia="Arial" w:cstheme="minorHAnsi"/>
              <w:b/>
              <w:kern w:val="2"/>
              <w:szCs w:val="18"/>
              <w:lang w:val="it-IT"/>
            </w:rPr>
          </w:rPrChange>
        </w:rPr>
        <w:t>Insurers</w:t>
      </w:r>
      <w:r w:rsidRPr="0022764C">
        <w:rPr>
          <w:rFonts w:eastAsia="Arial" w:cstheme="minorHAnsi"/>
          <w:kern w:val="2"/>
          <w:szCs w:val="18"/>
          <w:rPrChange w:id="2113" w:author="stuart wolstenholme" w:date="2026-05-29T12:46:00Z" w16du:dateUtc="2026-05-29T11:46:00Z">
            <w:rPr>
              <w:rFonts w:eastAsia="Arial" w:cstheme="minorHAnsi"/>
              <w:kern w:val="2"/>
              <w:szCs w:val="18"/>
              <w:lang w:val="it-IT"/>
            </w:rPr>
          </w:rPrChange>
        </w:rPr>
        <w:t xml:space="preserve"> will not be liable under Insuring Clause M for:</w:t>
      </w:r>
    </w:p>
    <w:p w14:paraId="14866C41"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114" w:author="stuart wolstenholme" w:date="2026-05-29T12:46:00Z" w16du:dateUtc="2026-05-29T11:46:00Z">
            <w:rPr>
              <w:rFonts w:eastAsia="Times New Roman" w:cstheme="minorHAnsi"/>
              <w:szCs w:val="18"/>
              <w:lang w:val="en-US"/>
            </w:rPr>
          </w:rPrChange>
        </w:rPr>
        <w:t>any amounts which are covered in whole or in part under any other valid and collectible insurance.</w:t>
      </w:r>
    </w:p>
    <w:p w14:paraId="03F3AFF1"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14:paraId="36B1581D"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115" w:author="stuart wolstenholme" w:date="2026-05-29T12:46:00Z" w16du:dateUtc="2026-05-29T11:46:00Z">
            <w:rPr>
              <w:rFonts w:eastAsia="Times New Roman" w:cstheme="minorHAnsi"/>
              <w:szCs w:val="18"/>
              <w:lang w:val="en-US"/>
            </w:rPr>
          </w:rPrChange>
        </w:rPr>
        <w:t xml:space="preserve">costs to upgrade, redesign, reconfigure or maintain an </w:t>
      </w:r>
      <w:r w:rsidRPr="0022764C">
        <w:rPr>
          <w:rFonts w:eastAsia="Times New Roman" w:cstheme="minorHAnsi"/>
          <w:b/>
          <w:szCs w:val="18"/>
          <w:rPrChange w:id="2116" w:author="stuart wolstenholme" w:date="2026-05-29T12:46:00Z" w16du:dateUtc="2026-05-29T11:46:00Z">
            <w:rPr>
              <w:rFonts w:eastAsia="Times New Roman" w:cstheme="minorHAnsi"/>
              <w:b/>
              <w:szCs w:val="18"/>
              <w:lang w:val="en-US"/>
            </w:rPr>
          </w:rPrChange>
        </w:rPr>
        <w:t>Insured</w:t>
      </w:r>
      <w:r w:rsidRPr="0022764C">
        <w:rPr>
          <w:rFonts w:eastAsia="Times New Roman" w:cstheme="minorHAnsi"/>
          <w:szCs w:val="18"/>
          <w:rPrChange w:id="2117" w:author="stuart wolstenholme" w:date="2026-05-29T12:46:00Z" w16du:dateUtc="2026-05-29T11:46:00Z">
            <w:rPr>
              <w:rFonts w:eastAsia="Times New Roman" w:cstheme="minorHAnsi"/>
              <w:szCs w:val="18"/>
              <w:lang w:val="en-US"/>
            </w:rPr>
          </w:rPrChange>
        </w:rPr>
        <w:t xml:space="preserve"> </w:t>
      </w:r>
      <w:r w:rsidRPr="0022764C">
        <w:rPr>
          <w:rFonts w:eastAsia="Times New Roman" w:cstheme="minorHAnsi"/>
          <w:b/>
          <w:szCs w:val="18"/>
          <w:rPrChange w:id="2118" w:author="stuart wolstenholme" w:date="2026-05-29T12:46:00Z" w16du:dateUtc="2026-05-29T11:46:00Z">
            <w:rPr>
              <w:rFonts w:eastAsia="Times New Roman" w:cstheme="minorHAnsi"/>
              <w:b/>
              <w:szCs w:val="18"/>
              <w:lang w:val="en-US"/>
            </w:rPr>
          </w:rPrChange>
        </w:rPr>
        <w:t>Computer System</w:t>
      </w:r>
      <w:r w:rsidRPr="0022764C">
        <w:rPr>
          <w:rFonts w:eastAsia="Times New Roman" w:cstheme="minorHAnsi"/>
          <w:szCs w:val="18"/>
          <w:rPrChange w:id="2119" w:author="stuart wolstenholme" w:date="2026-05-29T12:46:00Z" w16du:dateUtc="2026-05-29T11:46:00Z">
            <w:rPr>
              <w:rFonts w:eastAsia="Times New Roman" w:cstheme="minorHAnsi"/>
              <w:szCs w:val="18"/>
              <w:lang w:val="en-US"/>
            </w:rPr>
          </w:rPrChange>
        </w:rPr>
        <w:t xml:space="preserve"> to a level of functionality beyond that which existed prior to a </w:t>
      </w:r>
      <w:r w:rsidRPr="0022764C">
        <w:rPr>
          <w:rFonts w:eastAsia="Times New Roman" w:cstheme="minorHAnsi"/>
          <w:b/>
          <w:szCs w:val="18"/>
          <w:rPrChange w:id="2120" w:author="stuart wolstenholme" w:date="2026-05-29T12:46:00Z" w16du:dateUtc="2026-05-29T11:46:00Z">
            <w:rPr>
              <w:rFonts w:eastAsia="Times New Roman" w:cstheme="minorHAnsi"/>
              <w:b/>
              <w:szCs w:val="18"/>
              <w:lang w:val="en-US"/>
            </w:rPr>
          </w:rPrChange>
        </w:rPr>
        <w:t>Hacking Attack</w:t>
      </w:r>
      <w:r w:rsidRPr="0022764C">
        <w:rPr>
          <w:rFonts w:eastAsia="Times New Roman" w:cstheme="minorHAnsi"/>
          <w:szCs w:val="18"/>
          <w:rPrChange w:id="2121" w:author="stuart wolstenholme" w:date="2026-05-29T12:46:00Z" w16du:dateUtc="2026-05-29T11:46:00Z">
            <w:rPr>
              <w:rFonts w:eastAsia="Times New Roman" w:cstheme="minorHAnsi"/>
              <w:szCs w:val="18"/>
              <w:lang w:val="en-US"/>
            </w:rPr>
          </w:rPrChange>
        </w:rPr>
        <w:t>.</w:t>
      </w:r>
    </w:p>
    <w:p w14:paraId="4C8E26C7"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14:paraId="04727CC2"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
        <w:t>loss of market or loss of use.</w:t>
      </w:r>
    </w:p>
    <w:p w14:paraId="3728D77F"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14:paraId="34E005BE"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
        <w:t>loss, damage or deterioration resulting from any delay.</w:t>
      </w:r>
    </w:p>
    <w:p w14:paraId="1149255D"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3E2B245F"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122" w:author="stuart wolstenholme" w:date="2026-05-29T12:46:00Z" w16du:dateUtc="2026-05-29T11:46:00Z">
            <w:rPr>
              <w:rFonts w:eastAsia="Times New Roman" w:cstheme="minorHAnsi"/>
              <w:szCs w:val="18"/>
              <w:lang w:val="en-US"/>
            </w:rPr>
          </w:rPrChange>
        </w:rPr>
        <w:t>loss, damage, cost or expense of whatsoever nature caused by or resulting from the actual or threatened malicious use of pathogenic or poisonous biological or chemical materials, regardless of any other cause or event contributing concurrently or in any other sequence thereto.</w:t>
      </w:r>
    </w:p>
    <w:p w14:paraId="181F2436"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7DBCDAF8"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123" w:author="stuart wolstenholme" w:date="2026-05-29T12:46:00Z" w16du:dateUtc="2026-05-29T11:46:00Z">
            <w:rPr>
              <w:rFonts w:eastAsia="Times New Roman" w:cstheme="minorHAnsi"/>
              <w:szCs w:val="18"/>
              <w:lang w:val="en-US"/>
            </w:rPr>
          </w:rPrChange>
        </w:rPr>
        <w:t>loss resulting from the lack of any of the following services or systems:</w:t>
      </w:r>
    </w:p>
    <w:p w14:paraId="51295481" w14:textId="77777777"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124" w:author="stuart wolstenholme" w:date="2026-05-29T12:46:00Z" w16du:dateUtc="2026-05-29T11:46:00Z">
            <w:rPr>
              <w:rFonts w:eastAsia="Times New Roman" w:cstheme="minorHAnsi"/>
              <w:szCs w:val="18"/>
              <w:lang w:val="en-US"/>
            </w:rPr>
          </w:rPrChange>
        </w:rPr>
        <w:t>incoming electricity, fuel, water, gas, steam or refrigerant;</w:t>
      </w:r>
    </w:p>
    <w:p w14:paraId="399BAECF" w14:textId="77777777"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125" w:author="stuart wolstenholme" w:date="2026-05-29T12:46:00Z" w16du:dateUtc="2026-05-29T11:46:00Z">
            <w:rPr>
              <w:rFonts w:eastAsia="Times New Roman" w:cstheme="minorHAnsi"/>
              <w:szCs w:val="18"/>
              <w:lang w:val="en-US"/>
            </w:rPr>
          </w:rPrChange>
        </w:rPr>
        <w:t>outgoing sewerage; or</w:t>
      </w:r>
    </w:p>
    <w:p w14:paraId="248DFBCA" w14:textId="77777777"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126" w:author="stuart wolstenholme" w:date="2026-05-29T12:46:00Z" w16du:dateUtc="2026-05-29T11:46:00Z">
            <w:rPr>
              <w:rFonts w:eastAsia="Times New Roman" w:cstheme="minorHAnsi"/>
              <w:szCs w:val="18"/>
              <w:lang w:val="en-US"/>
            </w:rPr>
          </w:rPrChange>
        </w:rPr>
        <w:t xml:space="preserve">incoming or outgoing voice, </w:t>
      </w:r>
      <w:r w:rsidRPr="0022764C">
        <w:rPr>
          <w:rFonts w:eastAsia="Times New Roman" w:cstheme="minorHAnsi"/>
          <w:b/>
          <w:szCs w:val="18"/>
          <w:rPrChange w:id="2127" w:author="stuart wolstenholme" w:date="2026-05-29T12:46:00Z" w16du:dateUtc="2026-05-29T11:46:00Z">
            <w:rPr>
              <w:rFonts w:eastAsia="Times New Roman" w:cstheme="minorHAnsi"/>
              <w:b/>
              <w:szCs w:val="18"/>
              <w:lang w:val="en-US"/>
            </w:rPr>
          </w:rPrChange>
        </w:rPr>
        <w:t>Data</w:t>
      </w:r>
      <w:r w:rsidRPr="0022764C">
        <w:rPr>
          <w:rFonts w:eastAsia="Times New Roman" w:cstheme="minorHAnsi"/>
          <w:szCs w:val="18"/>
          <w:rPrChange w:id="2128" w:author="stuart wolstenholme" w:date="2026-05-29T12:46:00Z" w16du:dateUtc="2026-05-29T11:46:00Z">
            <w:rPr>
              <w:rFonts w:eastAsia="Times New Roman" w:cstheme="minorHAnsi"/>
              <w:szCs w:val="18"/>
              <w:lang w:val="en-US"/>
            </w:rPr>
          </w:rPrChange>
        </w:rPr>
        <w:t>, video or satellite services.</w:t>
      </w:r>
    </w:p>
    <w:p w14:paraId="76013DE2" w14:textId="77777777" w:rsidR="006936E8" w:rsidRPr="0022764C" w:rsidRDefault="006936E8" w:rsidP="006936E8">
      <w:p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ab/>
      </w:r>
    </w:p>
    <w:p w14:paraId="28B00E93" w14:textId="77777777" w:rsidR="006936E8" w:rsidRPr="0022764C" w:rsidRDefault="006936E8" w:rsidP="006936E8">
      <w:pPr>
        <w:spacing w:before="0" w:after="160" w:line="259" w:lineRule="auto"/>
        <w:ind w:left="360"/>
        <w:contextualSpacing/>
        <w:rPr>
          <w:rFonts w:eastAsia="Times New Roman" w:cstheme="minorHAnsi"/>
          <w:b/>
          <w:szCs w:val="18"/>
          <w:rPrChange w:id="2129" w:author="stuart wolstenholme" w:date="2026-05-29T12:46:00Z" w16du:dateUtc="2026-05-29T11:46:00Z">
            <w:rPr>
              <w:rFonts w:eastAsia="Times New Roman" w:cstheme="minorHAnsi"/>
              <w:b/>
              <w:szCs w:val="18"/>
              <w:lang w:val="en-US"/>
            </w:rPr>
          </w:rPrChange>
        </w:rPr>
      </w:pPr>
      <w:r w:rsidRPr="0022764C">
        <w:rPr>
          <w:rFonts w:eastAsia="Times New Roman" w:cstheme="minorHAnsi"/>
          <w:szCs w:val="18"/>
          <w:rPrChange w:id="2130" w:author="stuart wolstenholme" w:date="2026-05-29T12:46:00Z" w16du:dateUtc="2026-05-29T11:46:00Z">
            <w:rPr>
              <w:rFonts w:eastAsia="Times New Roman" w:cstheme="minorHAnsi"/>
              <w:szCs w:val="18"/>
              <w:lang w:val="en-US"/>
            </w:rPr>
          </w:rPrChange>
        </w:rPr>
        <w:t xml:space="preserve">However, this Exclusion does not apply to loss resulting from an outage of any of the foregoing services or systems, if such services or systems are under </w:t>
      </w:r>
      <w:r w:rsidRPr="0022764C">
        <w:rPr>
          <w:rFonts w:eastAsia="Calibri" w:cstheme="minorHAnsi"/>
          <w:szCs w:val="18"/>
          <w:lang w:eastAsia="en-GB"/>
          <w:rPrChange w:id="2131" w:author="stuart wolstenholme" w:date="2026-05-29T12:46:00Z" w16du:dateUtc="2026-05-29T11:46:00Z">
            <w:rPr>
              <w:rFonts w:eastAsia="Calibri" w:cstheme="minorHAnsi"/>
              <w:szCs w:val="18"/>
              <w:lang w:val="en-US" w:eastAsia="en-GB"/>
            </w:rPr>
          </w:rPrChange>
        </w:rPr>
        <w:t>the</w:t>
      </w:r>
      <w:r w:rsidRPr="0022764C">
        <w:rPr>
          <w:rFonts w:eastAsia="Times New Roman" w:cstheme="minorHAnsi"/>
          <w:b/>
          <w:szCs w:val="18"/>
          <w:rPrChange w:id="2132" w:author="stuart wolstenholme" w:date="2026-05-29T12:46:00Z" w16du:dateUtc="2026-05-29T11:46:00Z">
            <w:rPr>
              <w:rFonts w:eastAsia="Times New Roman" w:cstheme="minorHAnsi"/>
              <w:b/>
              <w:szCs w:val="18"/>
              <w:lang w:val="en-US"/>
            </w:rPr>
          </w:rPrChange>
        </w:rPr>
        <w:t xml:space="preserve"> Named Insured’s </w:t>
      </w:r>
      <w:r w:rsidRPr="0022764C">
        <w:rPr>
          <w:rFonts w:eastAsia="Times New Roman" w:cstheme="minorHAnsi"/>
          <w:szCs w:val="18"/>
          <w:rPrChange w:id="2133" w:author="stuart wolstenholme" w:date="2026-05-29T12:46:00Z" w16du:dateUtc="2026-05-29T11:46:00Z">
            <w:rPr>
              <w:rFonts w:eastAsia="Times New Roman" w:cstheme="minorHAnsi"/>
              <w:szCs w:val="18"/>
              <w:lang w:val="en-US"/>
            </w:rPr>
          </w:rPrChange>
        </w:rPr>
        <w:t xml:space="preserve">direct operational control and the outage is directly caused by a </w:t>
      </w:r>
      <w:r w:rsidRPr="0022764C">
        <w:rPr>
          <w:rFonts w:eastAsia="Times New Roman" w:cstheme="minorHAnsi"/>
          <w:b/>
          <w:szCs w:val="18"/>
          <w:rPrChange w:id="2134" w:author="stuart wolstenholme" w:date="2026-05-29T12:46:00Z" w16du:dateUtc="2026-05-29T11:46:00Z">
            <w:rPr>
              <w:rFonts w:eastAsia="Times New Roman" w:cstheme="minorHAnsi"/>
              <w:b/>
              <w:szCs w:val="18"/>
              <w:lang w:val="en-US"/>
            </w:rPr>
          </w:rPrChange>
        </w:rPr>
        <w:t>Hacking Attack</w:t>
      </w:r>
      <w:r w:rsidRPr="0022764C">
        <w:rPr>
          <w:rFonts w:eastAsia="Times New Roman" w:cstheme="minorHAnsi"/>
          <w:bCs/>
          <w:szCs w:val="18"/>
          <w:rPrChange w:id="2135" w:author="stuart wolstenholme" w:date="2026-05-29T12:46:00Z" w16du:dateUtc="2026-05-29T11:46:00Z">
            <w:rPr>
              <w:rFonts w:eastAsia="Times New Roman" w:cstheme="minorHAnsi"/>
              <w:bCs/>
              <w:szCs w:val="18"/>
              <w:lang w:val="en-US"/>
            </w:rPr>
          </w:rPrChange>
        </w:rPr>
        <w:t>.</w:t>
      </w:r>
    </w:p>
    <w:p w14:paraId="052BE078"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14:paraId="7F4EFE82" w14:textId="77777777" w:rsidR="006936E8" w:rsidRPr="0022764C" w:rsidRDefault="006936E8" w:rsidP="006936E8">
      <w:pPr>
        <w:numPr>
          <w:ilvl w:val="0"/>
          <w:numId w:val="462"/>
        </w:numPr>
        <w:spacing w:before="0" w:after="160" w:line="259" w:lineRule="auto"/>
        <w:rPr>
          <w:rFonts w:eastAsia="Calibri" w:cstheme="minorHAnsi"/>
          <w:kern w:val="2"/>
          <w:szCs w:val="18"/>
          <w14:ligatures w14:val="standardContextual"/>
        </w:rPr>
      </w:pPr>
      <w:r w:rsidRPr="0022764C">
        <w:rPr>
          <w:rFonts w:eastAsia="Times New Roman" w:cstheme="minorHAnsi"/>
          <w:szCs w:val="18"/>
          <w:rPrChange w:id="2136" w:author="stuart wolstenholme" w:date="2026-05-29T12:46:00Z" w16du:dateUtc="2026-05-29T11:46:00Z">
            <w:rPr>
              <w:rFonts w:eastAsia="Times New Roman" w:cstheme="minorHAnsi"/>
              <w:szCs w:val="18"/>
              <w:lang w:val="en-US"/>
            </w:rPr>
          </w:rPrChange>
        </w:rPr>
        <w:t>loss resulting from damage caused by changes in temperature or changes in humidity, whether atmospheric or not.</w:t>
      </w:r>
    </w:p>
    <w:p w14:paraId="1486B3CB" w14:textId="77777777" w:rsidR="006936E8" w:rsidRPr="0022764C" w:rsidRDefault="006936E8" w:rsidP="006936E8">
      <w:pPr>
        <w:pStyle w:val="Heading1"/>
        <w:spacing w:before="24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Notification and Claims Conditions</w:t>
      </w:r>
    </w:p>
    <w:p w14:paraId="0EAC4240" w14:textId="77777777" w:rsidR="006936E8" w:rsidRPr="0022764C" w:rsidRDefault="006936E8" w:rsidP="006936E8">
      <w:pPr>
        <w:numPr>
          <w:ilvl w:val="0"/>
          <w:numId w:val="474"/>
        </w:numPr>
        <w:spacing w:before="0" w:after="160" w:line="259" w:lineRule="auto"/>
        <w:contextualSpacing/>
        <w:rPr>
          <w:rFonts w:eastAsia="Calibri" w:cstheme="minorHAnsi"/>
          <w:b/>
          <w:sz w:val="22"/>
          <w:szCs w:val="22"/>
        </w:rPr>
      </w:pPr>
      <w:r w:rsidRPr="0022764C">
        <w:rPr>
          <w:rFonts w:eastAsia="Calibri" w:cstheme="minorHAnsi"/>
          <w:b/>
          <w:sz w:val="22"/>
          <w:szCs w:val="22"/>
        </w:rPr>
        <w:t>Claims Notification for all Insuring Clauses apart from Insuring Clauses H (BrandGuard) and M (Property Damage Loss)</w:t>
      </w:r>
    </w:p>
    <w:p w14:paraId="01763A04" w14:textId="77777777" w:rsidR="006936E8" w:rsidRPr="0022764C" w:rsidRDefault="006936E8" w:rsidP="006936E8">
      <w:pPr>
        <w:spacing w:before="0" w:after="160" w:line="259" w:lineRule="auto"/>
        <w:ind w:left="360"/>
        <w:contextualSpacing/>
        <w:rPr>
          <w:rFonts w:eastAsia="Calibri" w:cstheme="minorHAnsi"/>
          <w:b/>
          <w:bCs/>
          <w:szCs w:val="18"/>
          <w:rPrChange w:id="2137" w:author="stuart wolstenholme" w:date="2026-05-29T12:46:00Z" w16du:dateUtc="2026-05-29T11:46:00Z">
            <w:rPr>
              <w:rFonts w:eastAsia="Calibri" w:cstheme="minorHAnsi"/>
              <w:b/>
              <w:bCs/>
              <w:szCs w:val="18"/>
              <w:lang w:val="en-US"/>
            </w:rPr>
          </w:rPrChange>
        </w:rPr>
      </w:pPr>
      <w:r w:rsidRPr="0022764C">
        <w:rPr>
          <w:rFonts w:eastAsia="Arial" w:cstheme="minorHAnsi"/>
          <w:szCs w:val="18"/>
          <w:rPrChange w:id="2138" w:author="stuart wolstenholme" w:date="2026-05-29T12:46:00Z" w16du:dateUtc="2026-05-29T11:46:00Z">
            <w:rPr>
              <w:rFonts w:eastAsia="Arial" w:cstheme="minorHAnsi"/>
              <w:szCs w:val="18"/>
              <w:lang w:val="en-US"/>
            </w:rPr>
          </w:rPrChange>
        </w:rPr>
        <w:t xml:space="preserve">As a condition precedent to their right to cover under this Policy, an </w:t>
      </w:r>
      <w:r w:rsidRPr="0022764C">
        <w:rPr>
          <w:rFonts w:eastAsia="Arial" w:cstheme="minorHAnsi"/>
          <w:b/>
          <w:bCs/>
          <w:szCs w:val="18"/>
          <w:rPrChange w:id="2139" w:author="stuart wolstenholme" w:date="2026-05-29T12:46:00Z" w16du:dateUtc="2026-05-29T11:46:00Z">
            <w:rPr>
              <w:rFonts w:eastAsia="Arial" w:cstheme="minorHAnsi"/>
              <w:b/>
              <w:bCs/>
              <w:szCs w:val="18"/>
              <w:lang w:val="en-US"/>
            </w:rPr>
          </w:rPrChange>
        </w:rPr>
        <w:t xml:space="preserve">Executive </w:t>
      </w:r>
      <w:r w:rsidRPr="0022764C">
        <w:rPr>
          <w:rFonts w:eastAsia="Calibri" w:cstheme="minorHAnsi"/>
          <w:szCs w:val="18"/>
          <w:lang w:eastAsia="en-GB"/>
          <w:rPrChange w:id="2140" w:author="stuart wolstenholme" w:date="2026-05-29T12:46:00Z" w16du:dateUtc="2026-05-29T11:46:00Z">
            <w:rPr>
              <w:rFonts w:eastAsia="Calibri" w:cstheme="minorHAnsi"/>
              <w:szCs w:val="18"/>
              <w:lang w:val="en-US" w:eastAsia="en-GB"/>
            </w:rPr>
          </w:rPrChange>
        </w:rPr>
        <w:t xml:space="preserve">must provide written notice to </w:t>
      </w:r>
      <w:r w:rsidRPr="0022764C">
        <w:rPr>
          <w:rFonts w:eastAsia="Calibri" w:cstheme="minorHAnsi"/>
          <w:b/>
          <w:bCs/>
          <w:szCs w:val="18"/>
          <w:lang w:eastAsia="en-GB"/>
          <w:rPrChange w:id="2141"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bCs/>
          <w:szCs w:val="18"/>
          <w:lang w:eastAsia="en-GB"/>
          <w:rPrChange w:id="2142" w:author="stuart wolstenholme" w:date="2026-05-29T12:46:00Z" w16du:dateUtc="2026-05-29T11:46:00Z">
            <w:rPr>
              <w:rFonts w:eastAsia="Calibri" w:cstheme="minorHAnsi"/>
              <w:bCs/>
              <w:szCs w:val="18"/>
              <w:lang w:val="en-US" w:eastAsia="en-GB"/>
            </w:rPr>
          </w:rPrChange>
        </w:rPr>
        <w:t>,</w:t>
      </w:r>
      <w:r w:rsidRPr="0022764C">
        <w:rPr>
          <w:rFonts w:eastAsia="Calibri" w:cstheme="minorHAnsi"/>
          <w:szCs w:val="18"/>
          <w:lang w:eastAsia="en-GB"/>
          <w:rPrChange w:id="2143" w:author="stuart wolstenholme" w:date="2026-05-29T12:46:00Z" w16du:dateUtc="2026-05-29T11:46:00Z">
            <w:rPr>
              <w:rFonts w:eastAsia="Calibri" w:cstheme="minorHAnsi"/>
              <w:szCs w:val="18"/>
              <w:lang w:val="en-US" w:eastAsia="en-GB"/>
            </w:rPr>
          </w:rPrChange>
        </w:rPr>
        <w:t xml:space="preserve"> of any </w:t>
      </w:r>
      <w:r w:rsidRPr="0022764C">
        <w:rPr>
          <w:rFonts w:eastAsia="Calibri" w:cstheme="minorHAnsi"/>
          <w:b/>
          <w:szCs w:val="18"/>
          <w:lang w:eastAsia="en-GB"/>
          <w:rPrChange w:id="2144"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145" w:author="stuart wolstenholme" w:date="2026-05-29T12:46:00Z" w16du:dateUtc="2026-05-29T11:46:00Z">
            <w:rPr>
              <w:rFonts w:eastAsia="Calibri" w:cstheme="minorHAnsi"/>
              <w:szCs w:val="18"/>
              <w:lang w:val="en-US" w:eastAsia="en-GB"/>
            </w:rPr>
          </w:rPrChange>
        </w:rPr>
        <w:t xml:space="preserve">as soon as practicable during the </w:t>
      </w:r>
      <w:r w:rsidRPr="0022764C">
        <w:rPr>
          <w:rFonts w:eastAsia="Calibri" w:cstheme="minorHAnsi"/>
          <w:b/>
          <w:szCs w:val="18"/>
          <w:lang w:eastAsia="en-GB"/>
          <w:rPrChange w:id="2146" w:author="stuart wolstenholme" w:date="2026-05-29T12:46:00Z" w16du:dateUtc="2026-05-29T11:46:00Z">
            <w:rPr>
              <w:rFonts w:eastAsia="Calibri" w:cstheme="minorHAnsi"/>
              <w:b/>
              <w:szCs w:val="18"/>
              <w:lang w:val="en-US" w:eastAsia="en-GB"/>
            </w:rPr>
          </w:rPrChange>
        </w:rPr>
        <w:t>Period of Insurance</w:t>
      </w:r>
      <w:r w:rsidRPr="0022764C">
        <w:rPr>
          <w:rFonts w:eastAsia="Calibri" w:cstheme="minorHAnsi"/>
          <w:szCs w:val="18"/>
          <w:lang w:eastAsia="en-GB"/>
          <w:rPrChange w:id="2147" w:author="stuart wolstenholme" w:date="2026-05-29T12:46:00Z" w16du:dateUtc="2026-05-29T11:46:00Z">
            <w:rPr>
              <w:rFonts w:eastAsia="Calibri" w:cstheme="minorHAnsi"/>
              <w:szCs w:val="18"/>
              <w:lang w:val="en-US" w:eastAsia="en-GB"/>
            </w:rPr>
          </w:rPrChange>
        </w:rPr>
        <w:t xml:space="preserve">, but no later than sixty (60) days after expiration of the </w:t>
      </w:r>
      <w:r w:rsidRPr="0022764C">
        <w:rPr>
          <w:rFonts w:eastAsia="Calibri" w:cstheme="minorHAnsi"/>
          <w:b/>
          <w:bCs/>
          <w:szCs w:val="18"/>
          <w:rPrChange w:id="2148" w:author="stuart wolstenholme" w:date="2026-05-29T12:46:00Z" w16du:dateUtc="2026-05-29T11:46:00Z">
            <w:rPr>
              <w:rFonts w:eastAsia="Calibri" w:cstheme="minorHAnsi"/>
              <w:b/>
              <w:bCs/>
              <w:szCs w:val="18"/>
              <w:lang w:val="en-US"/>
            </w:rPr>
          </w:rPrChange>
        </w:rPr>
        <w:t>Period of Insurance</w:t>
      </w:r>
      <w:r w:rsidRPr="0022764C">
        <w:rPr>
          <w:rFonts w:eastAsia="Calibri" w:cstheme="minorHAnsi"/>
          <w:szCs w:val="18"/>
          <w:rPrChange w:id="2149" w:author="stuart wolstenholme" w:date="2026-05-29T12:46:00Z" w16du:dateUtc="2026-05-29T11:46:00Z">
            <w:rPr>
              <w:rFonts w:eastAsia="Calibri" w:cstheme="minorHAnsi"/>
              <w:szCs w:val="18"/>
              <w:lang w:val="en-US"/>
            </w:rPr>
          </w:rPrChange>
        </w:rPr>
        <w:t>.</w:t>
      </w:r>
    </w:p>
    <w:p w14:paraId="2F9C57BD" w14:textId="77777777" w:rsidR="006936E8" w:rsidRPr="0022764C" w:rsidRDefault="006936E8" w:rsidP="006936E8">
      <w:pPr>
        <w:spacing w:before="0" w:after="160" w:line="259" w:lineRule="auto"/>
        <w:ind w:left="360"/>
        <w:contextualSpacing/>
        <w:rPr>
          <w:rFonts w:eastAsia="Calibri" w:cstheme="minorHAnsi"/>
          <w:b/>
          <w:szCs w:val="18"/>
        </w:rPr>
      </w:pPr>
    </w:p>
    <w:p w14:paraId="1BDEAE8D" w14:textId="77777777" w:rsidR="006936E8" w:rsidRPr="0022764C" w:rsidRDefault="006936E8" w:rsidP="006936E8">
      <w:pPr>
        <w:pStyle w:val="Heading2"/>
        <w:numPr>
          <w:ilvl w:val="0"/>
          <w:numId w:val="474"/>
        </w:numPr>
        <w:spacing w:before="0" w:after="160" w:line="259" w:lineRule="auto"/>
        <w:contextualSpacing/>
        <w:rPr>
          <w:rFonts w:eastAsia="Calibri" w:cstheme="minorHAnsi"/>
          <w:b/>
          <w:sz w:val="22"/>
          <w:szCs w:val="22"/>
        </w:rPr>
      </w:pPr>
      <w:r w:rsidRPr="0022764C">
        <w:rPr>
          <w:rFonts w:eastAsia="Calibri" w:cstheme="minorHAnsi"/>
          <w:b/>
          <w:sz w:val="22"/>
          <w:szCs w:val="22"/>
        </w:rPr>
        <w:t>Claims Notification for Insuring Clause H (BrandGuard)</w:t>
      </w:r>
    </w:p>
    <w:p w14:paraId="48DB21BD" w14:textId="77777777" w:rsidR="006936E8" w:rsidRPr="0022764C" w:rsidRDefault="006936E8" w:rsidP="006936E8">
      <w:pPr>
        <w:spacing w:before="0" w:after="160" w:line="259" w:lineRule="auto"/>
        <w:ind w:left="360"/>
        <w:contextualSpacing/>
        <w:rPr>
          <w:rFonts w:eastAsia="Calibri" w:cstheme="minorHAnsi"/>
          <w:bCs/>
          <w:szCs w:val="18"/>
          <w:lang w:eastAsia="en-GB"/>
          <w:rPrChange w:id="2150" w:author="stuart wolstenholme" w:date="2026-05-29T12:46:00Z" w16du:dateUtc="2026-05-29T11:46:00Z">
            <w:rPr>
              <w:rFonts w:eastAsia="Calibri" w:cstheme="minorHAnsi"/>
              <w:bCs/>
              <w:szCs w:val="18"/>
              <w:lang w:val="en-US" w:eastAsia="en-GB"/>
            </w:rPr>
          </w:rPrChange>
        </w:rPr>
      </w:pPr>
      <w:r w:rsidRPr="0022764C">
        <w:rPr>
          <w:rFonts w:eastAsia="Arial" w:cstheme="minorHAnsi"/>
          <w:szCs w:val="18"/>
          <w:rPrChange w:id="2151" w:author="stuart wolstenholme" w:date="2026-05-29T12:46:00Z" w16du:dateUtc="2026-05-29T11:46:00Z">
            <w:rPr>
              <w:rFonts w:eastAsia="Arial" w:cstheme="minorHAnsi"/>
              <w:szCs w:val="18"/>
              <w:lang w:val="en-US"/>
            </w:rPr>
          </w:rPrChange>
        </w:rPr>
        <w:lastRenderedPageBreak/>
        <w:t xml:space="preserve">As a condition precedent to their right to cover under this Policy, an </w:t>
      </w:r>
      <w:r w:rsidRPr="0022764C">
        <w:rPr>
          <w:rFonts w:eastAsia="Arial" w:cstheme="minorHAnsi"/>
          <w:b/>
          <w:bCs/>
          <w:szCs w:val="18"/>
          <w:rPrChange w:id="2152" w:author="stuart wolstenholme" w:date="2026-05-29T12:46:00Z" w16du:dateUtc="2026-05-29T11:46:00Z">
            <w:rPr>
              <w:rFonts w:eastAsia="Arial" w:cstheme="minorHAnsi"/>
              <w:b/>
              <w:bCs/>
              <w:szCs w:val="18"/>
              <w:lang w:val="en-US"/>
            </w:rPr>
          </w:rPrChange>
        </w:rPr>
        <w:t xml:space="preserve">Executive </w:t>
      </w:r>
      <w:r w:rsidRPr="0022764C">
        <w:rPr>
          <w:rFonts w:eastAsia="Calibri" w:cstheme="minorHAnsi"/>
          <w:szCs w:val="18"/>
          <w:lang w:eastAsia="en-GB"/>
          <w:rPrChange w:id="2153" w:author="stuart wolstenholme" w:date="2026-05-29T12:46:00Z" w16du:dateUtc="2026-05-29T11:46:00Z">
            <w:rPr>
              <w:rFonts w:eastAsia="Calibri" w:cstheme="minorHAnsi"/>
              <w:szCs w:val="18"/>
              <w:lang w:val="en-US" w:eastAsia="en-GB"/>
            </w:rPr>
          </w:rPrChange>
        </w:rPr>
        <w:t xml:space="preserve">must provide written notice to </w:t>
      </w:r>
      <w:r w:rsidRPr="0022764C">
        <w:rPr>
          <w:rFonts w:eastAsia="Calibri" w:cstheme="minorHAnsi"/>
          <w:b/>
          <w:bCs/>
          <w:szCs w:val="18"/>
          <w:lang w:eastAsia="en-GB"/>
          <w:rPrChange w:id="2154"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bCs/>
          <w:szCs w:val="18"/>
          <w:lang w:eastAsia="en-GB"/>
          <w:rPrChange w:id="2155" w:author="stuart wolstenholme" w:date="2026-05-29T12:46:00Z" w16du:dateUtc="2026-05-29T11:46:00Z">
            <w:rPr>
              <w:rFonts w:eastAsia="Calibri" w:cstheme="minorHAnsi"/>
              <w:bCs/>
              <w:szCs w:val="18"/>
              <w:lang w:val="en-US" w:eastAsia="en-GB"/>
            </w:rPr>
          </w:rPrChange>
        </w:rPr>
        <w:t>,</w:t>
      </w:r>
      <w:r w:rsidRPr="0022764C">
        <w:rPr>
          <w:rFonts w:eastAsia="Calibri" w:cstheme="minorHAnsi"/>
          <w:szCs w:val="18"/>
          <w:lang w:eastAsia="en-GB"/>
          <w:rPrChange w:id="2156" w:author="stuart wolstenholme" w:date="2026-05-29T12:46:00Z" w16du:dateUtc="2026-05-29T11:46:00Z">
            <w:rPr>
              <w:rFonts w:eastAsia="Calibri" w:cstheme="minorHAnsi"/>
              <w:szCs w:val="18"/>
              <w:lang w:val="en-US" w:eastAsia="en-GB"/>
            </w:rPr>
          </w:rPrChange>
        </w:rPr>
        <w:t xml:space="preserve"> of any </w:t>
      </w:r>
      <w:r w:rsidRPr="0022764C">
        <w:rPr>
          <w:rFonts w:eastAsia="Calibri" w:cstheme="minorHAnsi"/>
          <w:b/>
          <w:szCs w:val="18"/>
          <w:lang w:eastAsia="en-GB"/>
          <w:rPrChange w:id="2157"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bCs/>
          <w:szCs w:val="18"/>
          <w:lang w:eastAsia="en-GB"/>
          <w:rPrChange w:id="2158" w:author="stuart wolstenholme" w:date="2026-05-29T12:46:00Z" w16du:dateUtc="2026-05-29T11:46:00Z">
            <w:rPr>
              <w:rFonts w:eastAsia="Calibri" w:cstheme="minorHAnsi"/>
              <w:bCs/>
              <w:szCs w:val="18"/>
              <w:lang w:val="en-US" w:eastAsia="en-GB"/>
            </w:rPr>
          </w:rPrChange>
        </w:rPr>
        <w:t xml:space="preserve">during the </w:t>
      </w:r>
      <w:r w:rsidRPr="0022764C">
        <w:rPr>
          <w:rFonts w:eastAsia="Calibri" w:cstheme="minorHAnsi"/>
          <w:b/>
          <w:szCs w:val="18"/>
          <w:lang w:eastAsia="en-GB"/>
          <w:rPrChange w:id="2159" w:author="stuart wolstenholme" w:date="2026-05-29T12:46:00Z" w16du:dateUtc="2026-05-29T11:46:00Z">
            <w:rPr>
              <w:rFonts w:eastAsia="Calibri" w:cstheme="minorHAnsi"/>
              <w:b/>
              <w:szCs w:val="18"/>
              <w:lang w:val="en-US" w:eastAsia="en-GB"/>
            </w:rPr>
          </w:rPrChange>
        </w:rPr>
        <w:t>Period of Indemnity</w:t>
      </w:r>
      <w:r w:rsidRPr="0022764C">
        <w:rPr>
          <w:rFonts w:eastAsia="Calibri" w:cstheme="minorHAnsi"/>
          <w:bCs/>
          <w:szCs w:val="18"/>
          <w:lang w:eastAsia="en-GB"/>
          <w:rPrChange w:id="2160" w:author="stuart wolstenholme" w:date="2026-05-29T12:46:00Z" w16du:dateUtc="2026-05-29T11:46:00Z">
            <w:rPr>
              <w:rFonts w:eastAsia="Calibri" w:cstheme="minorHAnsi"/>
              <w:bCs/>
              <w:szCs w:val="18"/>
              <w:lang w:val="en-US" w:eastAsia="en-GB"/>
            </w:rPr>
          </w:rPrChange>
        </w:rPr>
        <w:t>.</w:t>
      </w:r>
    </w:p>
    <w:p w14:paraId="19AA2EEF" w14:textId="77777777" w:rsidR="006936E8" w:rsidRPr="0022764C" w:rsidRDefault="006936E8" w:rsidP="006936E8">
      <w:pPr>
        <w:spacing w:before="0" w:after="160" w:line="259" w:lineRule="auto"/>
        <w:ind w:left="360"/>
        <w:contextualSpacing/>
        <w:rPr>
          <w:rFonts w:eastAsia="Calibri" w:cstheme="minorHAnsi"/>
          <w:b/>
          <w:szCs w:val="18"/>
        </w:rPr>
      </w:pPr>
    </w:p>
    <w:p w14:paraId="30D74BC2" w14:textId="77777777" w:rsidR="006936E8" w:rsidRPr="0022764C" w:rsidRDefault="006936E8" w:rsidP="006936E8">
      <w:pPr>
        <w:numPr>
          <w:ilvl w:val="0"/>
          <w:numId w:val="474"/>
        </w:numPr>
        <w:spacing w:before="0" w:after="160" w:line="259" w:lineRule="auto"/>
        <w:contextualSpacing/>
        <w:rPr>
          <w:rFonts w:eastAsia="Calibri" w:cstheme="minorHAnsi"/>
          <w:b/>
          <w:sz w:val="22"/>
          <w:szCs w:val="22"/>
        </w:rPr>
      </w:pPr>
      <w:bookmarkStart w:id="2161" w:name="_Hlk165370632"/>
      <w:r w:rsidRPr="0022764C">
        <w:rPr>
          <w:rFonts w:eastAsia="Calibri" w:cstheme="minorHAnsi"/>
          <w:b/>
          <w:sz w:val="22"/>
          <w:szCs w:val="22"/>
        </w:rPr>
        <w:t>Claims Notification and Conditions for Insuring Clause M (Property Damage Loss)</w:t>
      </w:r>
    </w:p>
    <w:p w14:paraId="01E06ECF" w14:textId="77777777" w:rsidR="00054903" w:rsidRPr="0022764C" w:rsidRDefault="00054903" w:rsidP="00054903">
      <w:pPr>
        <w:spacing w:before="0" w:after="160" w:line="259" w:lineRule="auto"/>
        <w:contextualSpacing/>
        <w:rPr>
          <w:rFonts w:eastAsia="Calibri" w:cstheme="minorHAnsi"/>
          <w:b/>
          <w:sz w:val="22"/>
          <w:szCs w:val="22"/>
        </w:rPr>
      </w:pPr>
    </w:p>
    <w:p w14:paraId="4E822F83" w14:textId="77777777"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Change w:id="2162" w:author="stuart wolstenholme" w:date="2026-05-29T12:46:00Z" w16du:dateUtc="2026-05-29T11:46:00Z">
            <w:rPr>
              <w:rFonts w:eastAsia="Calibri" w:cstheme="minorHAnsi"/>
              <w:sz w:val="19"/>
              <w:szCs w:val="19"/>
              <w:lang w:val="en-US" w:eastAsia="en-GB"/>
            </w:rPr>
          </w:rPrChange>
        </w:rPr>
      </w:pPr>
      <w:r w:rsidRPr="0022764C">
        <w:rPr>
          <w:rFonts w:eastAsia="Arial" w:cstheme="minorHAnsi"/>
          <w:sz w:val="19"/>
          <w:szCs w:val="19"/>
          <w:rPrChange w:id="2163" w:author="stuart wolstenholme" w:date="2026-05-29T12:46:00Z" w16du:dateUtc="2026-05-29T11:46:00Z">
            <w:rPr>
              <w:rFonts w:eastAsia="Arial" w:cstheme="minorHAnsi"/>
              <w:sz w:val="19"/>
              <w:szCs w:val="19"/>
              <w:lang w:val="en-US"/>
            </w:rPr>
          </w:rPrChange>
        </w:rPr>
        <w:t xml:space="preserve">The </w:t>
      </w:r>
      <w:r w:rsidRPr="0022764C">
        <w:rPr>
          <w:rFonts w:eastAsia="Arial" w:cstheme="minorHAnsi"/>
          <w:b/>
          <w:bCs/>
          <w:sz w:val="19"/>
          <w:szCs w:val="19"/>
          <w:rPrChange w:id="2164" w:author="stuart wolstenholme" w:date="2026-05-29T12:46:00Z" w16du:dateUtc="2026-05-29T11:46:00Z">
            <w:rPr>
              <w:rFonts w:eastAsia="Arial" w:cstheme="minorHAnsi"/>
              <w:b/>
              <w:bCs/>
              <w:sz w:val="19"/>
              <w:szCs w:val="19"/>
              <w:lang w:val="en-US"/>
            </w:rPr>
          </w:rPrChange>
        </w:rPr>
        <w:t>Insured's</w:t>
      </w:r>
      <w:r w:rsidRPr="0022764C">
        <w:rPr>
          <w:rFonts w:eastAsia="Arial" w:cstheme="minorHAnsi"/>
          <w:sz w:val="19"/>
          <w:szCs w:val="19"/>
          <w:rPrChange w:id="2165" w:author="stuart wolstenholme" w:date="2026-05-29T12:46:00Z" w16du:dateUtc="2026-05-29T11:46:00Z">
            <w:rPr>
              <w:rFonts w:eastAsia="Arial" w:cstheme="minorHAnsi"/>
              <w:sz w:val="19"/>
              <w:szCs w:val="19"/>
              <w:lang w:val="en-US"/>
            </w:rPr>
          </w:rPrChange>
        </w:rPr>
        <w:t xml:space="preserve"> duties in the event of an </w:t>
      </w:r>
      <w:r w:rsidRPr="0022764C">
        <w:rPr>
          <w:rFonts w:eastAsia="Arial" w:cstheme="minorHAnsi"/>
          <w:b/>
          <w:bCs/>
          <w:sz w:val="19"/>
          <w:szCs w:val="19"/>
          <w:rPrChange w:id="2166" w:author="stuart wolstenholme" w:date="2026-05-29T12:46:00Z" w16du:dateUtc="2026-05-29T11:46:00Z">
            <w:rPr>
              <w:rFonts w:eastAsia="Arial" w:cstheme="minorHAnsi"/>
              <w:b/>
              <w:bCs/>
              <w:sz w:val="19"/>
              <w:szCs w:val="19"/>
              <w:lang w:val="en-US"/>
            </w:rPr>
          </w:rPrChange>
        </w:rPr>
        <w:t>Occurrence</w:t>
      </w:r>
      <w:r w:rsidRPr="0022764C">
        <w:rPr>
          <w:rFonts w:eastAsia="Arial" w:cstheme="minorHAnsi"/>
          <w:sz w:val="19"/>
          <w:szCs w:val="19"/>
          <w:rPrChange w:id="2167" w:author="stuart wolstenholme" w:date="2026-05-29T12:46:00Z" w16du:dateUtc="2026-05-29T11:46:00Z">
            <w:rPr>
              <w:rFonts w:eastAsia="Arial" w:cstheme="minorHAnsi"/>
              <w:sz w:val="19"/>
              <w:szCs w:val="19"/>
              <w:lang w:val="en-US"/>
            </w:rPr>
          </w:rPrChange>
        </w:rPr>
        <w:t xml:space="preserve"> are as follows:</w:t>
      </w:r>
    </w:p>
    <w:p w14:paraId="73658CDA" w14:textId="77777777" w:rsidR="006936E8" w:rsidRPr="0022764C" w:rsidRDefault="006936E8" w:rsidP="006936E8">
      <w:pPr>
        <w:numPr>
          <w:ilvl w:val="0"/>
          <w:numId w:val="493"/>
        </w:numPr>
        <w:spacing w:before="0" w:after="160" w:line="259" w:lineRule="auto"/>
        <w:ind w:left="1080"/>
        <w:contextualSpacing/>
        <w:rPr>
          <w:rFonts w:eastAsia="Calibri" w:cstheme="minorHAnsi"/>
          <w:sz w:val="19"/>
          <w:szCs w:val="19"/>
          <w:lang w:eastAsia="en-GB"/>
          <w:rPrChange w:id="2168" w:author="stuart wolstenholme" w:date="2026-05-29T12:46:00Z" w16du:dateUtc="2026-05-29T11:46:00Z">
            <w:rPr>
              <w:rFonts w:eastAsia="Calibri" w:cstheme="minorHAnsi"/>
              <w:sz w:val="19"/>
              <w:szCs w:val="19"/>
              <w:lang w:val="en-US" w:eastAsia="en-GB"/>
            </w:rPr>
          </w:rPrChange>
        </w:rPr>
      </w:pPr>
      <w:r w:rsidRPr="0022764C">
        <w:rPr>
          <w:rFonts w:eastAsia="Arial" w:cstheme="minorHAnsi"/>
          <w:sz w:val="19"/>
          <w:szCs w:val="19"/>
          <w:rPrChange w:id="2169" w:author="stuart wolstenholme" w:date="2026-05-29T12:46:00Z" w16du:dateUtc="2026-05-29T11:46:00Z">
            <w:rPr>
              <w:rFonts w:eastAsia="Arial" w:cstheme="minorHAnsi"/>
              <w:sz w:val="19"/>
              <w:szCs w:val="19"/>
              <w:lang w:val="en-US"/>
            </w:rPr>
          </w:rPrChange>
        </w:rPr>
        <w:t xml:space="preserve">As a condition precedent to their right to cover under this Policy, an </w:t>
      </w:r>
      <w:r w:rsidRPr="0022764C">
        <w:rPr>
          <w:rFonts w:eastAsia="Arial" w:cstheme="minorHAnsi"/>
          <w:b/>
          <w:bCs/>
          <w:sz w:val="19"/>
          <w:szCs w:val="19"/>
          <w:rPrChange w:id="2170" w:author="stuart wolstenholme" w:date="2026-05-29T12:46:00Z" w16du:dateUtc="2026-05-29T11:46:00Z">
            <w:rPr>
              <w:rFonts w:eastAsia="Arial" w:cstheme="minorHAnsi"/>
              <w:b/>
              <w:bCs/>
              <w:sz w:val="19"/>
              <w:szCs w:val="19"/>
              <w:lang w:val="en-US"/>
            </w:rPr>
          </w:rPrChange>
        </w:rPr>
        <w:t>Executive</w:t>
      </w:r>
      <w:r w:rsidRPr="0022764C">
        <w:rPr>
          <w:rFonts w:eastAsia="Calibri" w:cstheme="minorHAnsi"/>
          <w:sz w:val="19"/>
          <w:szCs w:val="19"/>
          <w:lang w:eastAsia="en-GB"/>
          <w:rPrChange w:id="2171" w:author="stuart wolstenholme" w:date="2026-05-29T12:46:00Z" w16du:dateUtc="2026-05-29T11:46:00Z">
            <w:rPr>
              <w:rFonts w:eastAsia="Calibri" w:cstheme="minorHAnsi"/>
              <w:sz w:val="19"/>
              <w:szCs w:val="19"/>
              <w:lang w:val="en-US" w:eastAsia="en-GB"/>
            </w:rPr>
          </w:rPrChange>
        </w:rPr>
        <w:t xml:space="preserve"> </w:t>
      </w:r>
      <w:r w:rsidRPr="0022764C">
        <w:rPr>
          <w:rFonts w:eastAsia="Arial" w:cstheme="minorHAnsi"/>
          <w:sz w:val="19"/>
          <w:szCs w:val="19"/>
          <w:rPrChange w:id="2172" w:author="stuart wolstenholme" w:date="2026-05-29T12:46:00Z" w16du:dateUtc="2026-05-29T11:46:00Z">
            <w:rPr>
              <w:rFonts w:eastAsia="Arial" w:cstheme="minorHAnsi"/>
              <w:sz w:val="19"/>
              <w:szCs w:val="19"/>
              <w:lang w:val="en-US"/>
            </w:rPr>
          </w:rPrChange>
        </w:rPr>
        <w:t>must</w:t>
      </w:r>
      <w:r w:rsidRPr="0022764C">
        <w:rPr>
          <w:rFonts w:eastAsia="Calibri" w:cstheme="minorHAnsi"/>
          <w:sz w:val="19"/>
          <w:szCs w:val="19"/>
          <w:lang w:eastAsia="en-GB"/>
          <w:rPrChange w:id="2173" w:author="stuart wolstenholme" w:date="2026-05-29T12:46:00Z" w16du:dateUtc="2026-05-29T11:46:00Z">
            <w:rPr>
              <w:rFonts w:eastAsia="Calibri" w:cstheme="minorHAnsi"/>
              <w:sz w:val="19"/>
              <w:szCs w:val="19"/>
              <w:lang w:val="en-US" w:eastAsia="en-GB"/>
            </w:rPr>
          </w:rPrChange>
        </w:rPr>
        <w:t xml:space="preserve"> provide immediate written notice to </w:t>
      </w:r>
      <w:r w:rsidRPr="0022764C">
        <w:rPr>
          <w:rFonts w:eastAsia="Calibri" w:cstheme="minorHAnsi"/>
          <w:b/>
          <w:bCs/>
          <w:sz w:val="19"/>
          <w:szCs w:val="19"/>
          <w:lang w:eastAsia="en-GB"/>
          <w:rPrChange w:id="2174" w:author="stuart wolstenholme" w:date="2026-05-29T12:46:00Z" w16du:dateUtc="2026-05-29T11:46:00Z">
            <w:rPr>
              <w:rFonts w:eastAsia="Calibri" w:cstheme="minorHAnsi"/>
              <w:b/>
              <w:bCs/>
              <w:sz w:val="19"/>
              <w:szCs w:val="19"/>
              <w:lang w:val="en-US" w:eastAsia="en-GB"/>
            </w:rPr>
          </w:rPrChange>
        </w:rPr>
        <w:t>Insurers</w:t>
      </w:r>
      <w:r w:rsidRPr="0022764C">
        <w:rPr>
          <w:rFonts w:eastAsia="Calibri" w:cstheme="minorHAnsi"/>
          <w:bCs/>
          <w:sz w:val="19"/>
          <w:szCs w:val="19"/>
          <w:lang w:eastAsia="en-GB"/>
          <w:rPrChange w:id="2175" w:author="stuart wolstenholme" w:date="2026-05-29T12:46:00Z" w16du:dateUtc="2026-05-29T11:46:00Z">
            <w:rPr>
              <w:rFonts w:eastAsia="Calibri" w:cstheme="minorHAnsi"/>
              <w:bCs/>
              <w:sz w:val="19"/>
              <w:szCs w:val="19"/>
              <w:lang w:val="en-US" w:eastAsia="en-GB"/>
            </w:rPr>
          </w:rPrChange>
        </w:rPr>
        <w:t xml:space="preserve">, </w:t>
      </w:r>
      <w:r w:rsidRPr="0022764C">
        <w:rPr>
          <w:rFonts w:eastAsia="Calibri" w:cstheme="minorHAnsi"/>
          <w:sz w:val="19"/>
          <w:szCs w:val="19"/>
          <w:lang w:eastAsia="en-GB"/>
          <w:rPrChange w:id="2176" w:author="stuart wolstenholme" w:date="2026-05-29T12:46:00Z" w16du:dateUtc="2026-05-29T11:46:00Z">
            <w:rPr>
              <w:rFonts w:eastAsia="Calibri" w:cstheme="minorHAnsi"/>
              <w:sz w:val="19"/>
              <w:szCs w:val="19"/>
              <w:lang w:val="en-US" w:eastAsia="en-GB"/>
            </w:rPr>
          </w:rPrChange>
        </w:rPr>
        <w:t xml:space="preserve">of any </w:t>
      </w:r>
      <w:r w:rsidRPr="0022764C">
        <w:rPr>
          <w:rFonts w:eastAsia="Calibri" w:cstheme="minorHAnsi"/>
          <w:b/>
          <w:sz w:val="19"/>
          <w:szCs w:val="19"/>
          <w:lang w:eastAsia="en-GB"/>
          <w:rPrChange w:id="2177" w:author="stuart wolstenholme" w:date="2026-05-29T12:46:00Z" w16du:dateUtc="2026-05-29T11:46:00Z">
            <w:rPr>
              <w:rFonts w:eastAsia="Calibri" w:cstheme="minorHAnsi"/>
              <w:b/>
              <w:sz w:val="19"/>
              <w:szCs w:val="19"/>
              <w:lang w:val="en-US" w:eastAsia="en-GB"/>
            </w:rPr>
          </w:rPrChange>
        </w:rPr>
        <w:t>Occurrence</w:t>
      </w:r>
      <w:r w:rsidRPr="0022764C">
        <w:rPr>
          <w:rFonts w:eastAsia="Calibri" w:cstheme="minorHAnsi"/>
          <w:bCs/>
          <w:sz w:val="19"/>
          <w:szCs w:val="19"/>
          <w:lang w:eastAsia="en-GB"/>
          <w:rPrChange w:id="2178" w:author="stuart wolstenholme" w:date="2026-05-29T12:46:00Z" w16du:dateUtc="2026-05-29T11:46:00Z">
            <w:rPr>
              <w:rFonts w:eastAsia="Calibri" w:cstheme="minorHAnsi"/>
              <w:bCs/>
              <w:sz w:val="19"/>
              <w:szCs w:val="19"/>
              <w:lang w:val="en-US" w:eastAsia="en-GB"/>
            </w:rPr>
          </w:rPrChange>
        </w:rPr>
        <w:t>;</w:t>
      </w:r>
    </w:p>
    <w:p w14:paraId="19D9865A" w14:textId="77777777" w:rsidR="006936E8" w:rsidRPr="0022764C" w:rsidRDefault="006936E8" w:rsidP="006936E8">
      <w:pPr>
        <w:numPr>
          <w:ilvl w:val="0"/>
          <w:numId w:val="493"/>
        </w:numPr>
        <w:spacing w:before="0" w:after="160" w:line="259" w:lineRule="auto"/>
        <w:ind w:left="1080"/>
        <w:contextualSpacing/>
        <w:rPr>
          <w:rFonts w:eastAsia="Calibri" w:cstheme="minorHAnsi"/>
          <w:sz w:val="19"/>
          <w:szCs w:val="19"/>
          <w:lang w:eastAsia="en-GB"/>
          <w:rPrChange w:id="2179"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Change w:id="2180" w:author="stuart wolstenholme" w:date="2026-05-29T12:46:00Z" w16du:dateUtc="2026-05-29T11:46:00Z">
            <w:rPr>
              <w:rFonts w:eastAsia="Calibri" w:cstheme="minorHAnsi"/>
              <w:sz w:val="19"/>
              <w:szCs w:val="19"/>
              <w:lang w:val="en-US" w:eastAsia="en-GB"/>
            </w:rPr>
          </w:rPrChange>
        </w:rPr>
        <w:t>The</w:t>
      </w:r>
      <w:r w:rsidRPr="0022764C">
        <w:rPr>
          <w:rFonts w:eastAsia="Calibri" w:cstheme="minorHAnsi"/>
          <w:b/>
          <w:bCs/>
          <w:sz w:val="19"/>
          <w:szCs w:val="19"/>
          <w:lang w:eastAsia="en-GB"/>
          <w:rPrChange w:id="2181" w:author="stuart wolstenholme" w:date="2026-05-29T12:46:00Z" w16du:dateUtc="2026-05-29T11:46:00Z">
            <w:rPr>
              <w:rFonts w:eastAsia="Calibri" w:cstheme="minorHAnsi"/>
              <w:b/>
              <w:bCs/>
              <w:sz w:val="19"/>
              <w:szCs w:val="19"/>
              <w:lang w:val="en-US" w:eastAsia="en-GB"/>
            </w:rPr>
          </w:rPrChange>
        </w:rPr>
        <w:t xml:space="preserve"> Named Insured</w:t>
      </w:r>
      <w:r w:rsidRPr="0022764C">
        <w:rPr>
          <w:rFonts w:eastAsia="Calibri" w:cstheme="minorHAnsi"/>
          <w:sz w:val="19"/>
          <w:szCs w:val="19"/>
          <w:lang w:eastAsia="en-GB"/>
          <w:rPrChange w:id="2182" w:author="stuart wolstenholme" w:date="2026-05-29T12:46:00Z" w16du:dateUtc="2026-05-29T11:46:00Z">
            <w:rPr>
              <w:rFonts w:eastAsia="Calibri" w:cstheme="minorHAnsi"/>
              <w:sz w:val="19"/>
              <w:szCs w:val="19"/>
              <w:lang w:val="en-US" w:eastAsia="en-GB"/>
            </w:rPr>
          </w:rPrChange>
        </w:rPr>
        <w:t xml:space="preserve"> must:</w:t>
      </w:r>
    </w:p>
    <w:p w14:paraId="4903E79D" w14:textId="77777777" w:rsidR="006936E8" w:rsidRPr="0022764C" w:rsidRDefault="006936E8" w:rsidP="006936E8">
      <w:pPr>
        <w:numPr>
          <w:ilvl w:val="0"/>
          <w:numId w:val="494"/>
        </w:numPr>
        <w:spacing w:before="0" w:after="160" w:line="259" w:lineRule="auto"/>
        <w:ind w:left="1440"/>
        <w:contextualSpacing/>
        <w:rPr>
          <w:rFonts w:eastAsia="Calibri" w:cstheme="minorHAnsi"/>
          <w:sz w:val="19"/>
          <w:szCs w:val="19"/>
          <w:lang w:eastAsia="en-GB"/>
          <w:rPrChange w:id="2183"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make best efforts to protect the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from further loss or damage;</w:t>
      </w:r>
    </w:p>
    <w:p w14:paraId="35D93F5D" w14:textId="77777777" w:rsidR="006936E8" w:rsidRPr="0022764C" w:rsidRDefault="006936E8" w:rsidP="006936E8">
      <w:pPr>
        <w:numPr>
          <w:ilvl w:val="0"/>
          <w:numId w:val="494"/>
        </w:numPr>
        <w:spacing w:before="0" w:after="160" w:line="259" w:lineRule="auto"/>
        <w:ind w:left="1440"/>
        <w:contextualSpacing/>
        <w:rPr>
          <w:rFonts w:eastAsia="Calibri" w:cstheme="minorHAnsi"/>
          <w:sz w:val="19"/>
          <w:szCs w:val="19"/>
          <w:lang w:eastAsia="en-GB"/>
          <w:rPrChange w:id="2184"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promptly separate the damaged and undamaged property, put it in the best possible order and furnish a complete inventory of the lost, destroyed, damaged and undamaged property showing in detail the quantities, costs, </w:t>
      </w:r>
      <w:r w:rsidRPr="0022764C">
        <w:rPr>
          <w:rFonts w:eastAsia="Calibri" w:cstheme="minorHAnsi"/>
          <w:b/>
          <w:sz w:val="19"/>
          <w:szCs w:val="19"/>
          <w:lang w:eastAsia="en-GB"/>
        </w:rPr>
        <w:t>Actual Cash Value</w:t>
      </w:r>
      <w:r w:rsidRPr="0022764C">
        <w:rPr>
          <w:rFonts w:eastAsia="Calibri" w:cstheme="minorHAnsi"/>
          <w:sz w:val="19"/>
          <w:szCs w:val="19"/>
          <w:lang w:eastAsia="en-GB"/>
        </w:rPr>
        <w:t>, replacement value and amount of loss claimed;</w:t>
      </w:r>
    </w:p>
    <w:p w14:paraId="6A6097A4" w14:textId="77777777" w:rsidR="006936E8" w:rsidRPr="0022764C" w:rsidRDefault="006936E8" w:rsidP="006936E8">
      <w:pPr>
        <w:numPr>
          <w:ilvl w:val="0"/>
          <w:numId w:val="494"/>
        </w:numPr>
        <w:spacing w:before="0" w:after="160" w:line="259" w:lineRule="auto"/>
        <w:ind w:left="1440"/>
        <w:contextualSpacing/>
        <w:rPr>
          <w:rFonts w:eastAsia="Calibri" w:cstheme="minorHAnsi"/>
          <w:sz w:val="19"/>
          <w:szCs w:val="19"/>
          <w:lang w:eastAsia="en-GB"/>
          <w:rPrChange w:id="2185"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give a signed and sworn proof of loss to the </w:t>
      </w:r>
      <w:r w:rsidRPr="0022764C">
        <w:rPr>
          <w:rFonts w:eastAsia="Calibri" w:cstheme="minorHAnsi"/>
          <w:b/>
          <w:bCs/>
          <w:sz w:val="19"/>
          <w:szCs w:val="19"/>
          <w:lang w:eastAsia="en-GB"/>
        </w:rPr>
        <w:t>Insurers</w:t>
      </w:r>
      <w:r w:rsidRPr="0022764C">
        <w:rPr>
          <w:rFonts w:eastAsia="Calibri" w:cstheme="minorHAnsi"/>
          <w:sz w:val="19"/>
          <w:szCs w:val="19"/>
          <w:lang w:eastAsia="en-GB"/>
        </w:rPr>
        <w:t xml:space="preserve"> within 120 days after the loss, unless that time is extended in writing by the </w:t>
      </w:r>
      <w:r w:rsidRPr="0022764C">
        <w:rPr>
          <w:rFonts w:eastAsia="Calibri" w:cstheme="minorHAnsi"/>
          <w:b/>
          <w:bCs/>
          <w:sz w:val="19"/>
          <w:szCs w:val="19"/>
          <w:lang w:eastAsia="en-GB"/>
        </w:rPr>
        <w:t>Insurers</w:t>
      </w:r>
      <w:r w:rsidRPr="0022764C">
        <w:rPr>
          <w:rFonts w:eastAsia="Calibri" w:cstheme="minorHAnsi"/>
          <w:sz w:val="19"/>
          <w:szCs w:val="19"/>
          <w:lang w:eastAsia="en-GB"/>
        </w:rPr>
        <w:t xml:space="preserve">. The proof of loss must state </w:t>
      </w:r>
      <w:r w:rsidRPr="0022764C">
        <w:rPr>
          <w:rFonts w:eastAsia="Calibri" w:cstheme="minorHAnsi"/>
          <w:szCs w:val="18"/>
          <w:lang w:eastAsia="en-GB"/>
          <w:rPrChange w:id="2186" w:author="stuart wolstenholme" w:date="2026-05-29T12:46:00Z" w16du:dateUtc="2026-05-29T11:46:00Z">
            <w:rPr>
              <w:rFonts w:eastAsia="Calibri" w:cstheme="minorHAnsi"/>
              <w:szCs w:val="18"/>
              <w:lang w:val="en-US" w:eastAsia="en-GB"/>
            </w:rPr>
          </w:rPrChange>
        </w:rPr>
        <w:t>the</w:t>
      </w:r>
      <w:r w:rsidRPr="0022764C">
        <w:rPr>
          <w:rFonts w:eastAsia="Calibri" w:cstheme="minorHAnsi"/>
          <w:b/>
          <w:bCs/>
          <w:sz w:val="19"/>
          <w:szCs w:val="19"/>
          <w:lang w:eastAsia="en-GB"/>
        </w:rPr>
        <w:t xml:space="preserve"> Named Insured’s </w:t>
      </w:r>
      <w:r w:rsidRPr="0022764C">
        <w:rPr>
          <w:rFonts w:eastAsia="Calibri" w:cstheme="minorHAnsi"/>
          <w:sz w:val="19"/>
          <w:szCs w:val="19"/>
          <w:lang w:eastAsia="en-GB"/>
        </w:rPr>
        <w:t>knowledge and belief as to:</w:t>
      </w:r>
    </w:p>
    <w:p w14:paraId="16A66C03" w14:textId="77777777" w:rsidR="006936E8" w:rsidRPr="0022764C" w:rsidRDefault="006936E8" w:rsidP="006936E8">
      <w:pPr>
        <w:numPr>
          <w:ilvl w:val="0"/>
          <w:numId w:val="495"/>
        </w:numPr>
        <w:spacing w:before="0" w:after="160" w:line="259" w:lineRule="auto"/>
        <w:ind w:left="1800"/>
        <w:contextualSpacing/>
        <w:rPr>
          <w:rFonts w:eastAsia="Calibri" w:cstheme="minorHAnsi"/>
          <w:sz w:val="19"/>
          <w:szCs w:val="19"/>
          <w:lang w:eastAsia="en-GB"/>
          <w:rPrChange w:id="2187"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the time and origin of the loss;</w:t>
      </w:r>
    </w:p>
    <w:p w14:paraId="098A651E" w14:textId="77777777" w:rsidR="006936E8" w:rsidRPr="0022764C" w:rsidRDefault="006936E8" w:rsidP="006936E8">
      <w:pPr>
        <w:numPr>
          <w:ilvl w:val="0"/>
          <w:numId w:val="495"/>
        </w:numPr>
        <w:spacing w:before="0" w:after="160" w:line="259" w:lineRule="auto"/>
        <w:ind w:left="1800"/>
        <w:contextualSpacing/>
        <w:rPr>
          <w:rFonts w:eastAsia="Calibri" w:cstheme="minorHAnsi"/>
          <w:sz w:val="19"/>
          <w:szCs w:val="19"/>
          <w:lang w:eastAsia="en-GB"/>
          <w:rPrChange w:id="2188" w:author="stuart wolstenholme" w:date="2026-05-29T12:46:00Z" w16du:dateUtc="2026-05-29T11:46:00Z">
            <w:rPr>
              <w:rFonts w:eastAsia="Calibri" w:cstheme="minorHAnsi"/>
              <w:sz w:val="19"/>
              <w:szCs w:val="19"/>
              <w:lang w:val="en-US" w:eastAsia="en-GB"/>
            </w:rPr>
          </w:rPrChange>
        </w:rPr>
      </w:pPr>
      <w:r w:rsidRPr="0022764C">
        <w:rPr>
          <w:rFonts w:eastAsia="Calibri" w:cstheme="minorHAnsi"/>
          <w:szCs w:val="18"/>
          <w:lang w:eastAsia="en-GB"/>
          <w:rPrChange w:id="2189" w:author="stuart wolstenholme" w:date="2026-05-29T12:46:00Z" w16du:dateUtc="2026-05-29T11:46:00Z">
            <w:rPr>
              <w:rFonts w:eastAsia="Calibri" w:cstheme="minorHAnsi"/>
              <w:szCs w:val="18"/>
              <w:lang w:val="en-US" w:eastAsia="en-GB"/>
            </w:rPr>
          </w:rPrChange>
        </w:rPr>
        <w:t>the</w:t>
      </w:r>
      <w:r w:rsidRPr="0022764C">
        <w:rPr>
          <w:rFonts w:eastAsia="Calibri" w:cstheme="minorHAnsi"/>
          <w:b/>
          <w:bCs/>
          <w:sz w:val="19"/>
          <w:szCs w:val="19"/>
          <w:lang w:eastAsia="en-GB"/>
        </w:rPr>
        <w:t xml:space="preserve"> Named Insured’s </w:t>
      </w:r>
      <w:r w:rsidRPr="0022764C">
        <w:rPr>
          <w:rFonts w:eastAsia="Calibri" w:cstheme="minorHAnsi"/>
          <w:sz w:val="19"/>
          <w:szCs w:val="19"/>
          <w:lang w:eastAsia="en-GB"/>
        </w:rPr>
        <w:t xml:space="preserve">interest, and that of all others, in the </w:t>
      </w:r>
      <w:r w:rsidRPr="0022764C">
        <w:rPr>
          <w:rFonts w:eastAsia="Calibri" w:cstheme="minorHAnsi"/>
          <w:b/>
          <w:sz w:val="19"/>
          <w:szCs w:val="19"/>
          <w:lang w:eastAsia="en-GB"/>
        </w:rPr>
        <w:t>Covered Property</w:t>
      </w:r>
      <w:r w:rsidRPr="0022764C">
        <w:rPr>
          <w:rFonts w:eastAsia="Calibri" w:cstheme="minorHAnsi"/>
          <w:sz w:val="19"/>
          <w:szCs w:val="19"/>
          <w:lang w:eastAsia="en-GB"/>
        </w:rPr>
        <w:t>;</w:t>
      </w:r>
    </w:p>
    <w:p w14:paraId="1D55E1F4" w14:textId="77777777" w:rsidR="006936E8" w:rsidRPr="0022764C" w:rsidRDefault="006936E8" w:rsidP="006936E8">
      <w:pPr>
        <w:numPr>
          <w:ilvl w:val="0"/>
          <w:numId w:val="495"/>
        </w:numPr>
        <w:spacing w:before="0" w:after="160" w:line="259" w:lineRule="auto"/>
        <w:ind w:left="1800"/>
        <w:contextualSpacing/>
        <w:rPr>
          <w:rFonts w:eastAsia="Calibri" w:cstheme="minorHAnsi"/>
          <w:sz w:val="19"/>
          <w:szCs w:val="19"/>
          <w:lang w:eastAsia="en-GB"/>
          <w:rPrChange w:id="2190"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the </w:t>
      </w:r>
      <w:r w:rsidRPr="0022764C">
        <w:rPr>
          <w:rFonts w:eastAsia="Calibri" w:cstheme="minorHAnsi"/>
          <w:b/>
          <w:sz w:val="19"/>
          <w:szCs w:val="19"/>
          <w:lang w:eastAsia="en-GB"/>
        </w:rPr>
        <w:t>Actual Cash Value</w:t>
      </w:r>
      <w:r w:rsidRPr="0022764C">
        <w:rPr>
          <w:rFonts w:eastAsia="Calibri" w:cstheme="minorHAnsi"/>
          <w:sz w:val="19"/>
          <w:szCs w:val="19"/>
          <w:lang w:eastAsia="en-GB"/>
        </w:rPr>
        <w:t xml:space="preserve"> and replacement value of each item and the amount of loss to each item; all encumbrances; and all other contracts of insurance, whether valid or not, covering any of the </w:t>
      </w:r>
      <w:r w:rsidRPr="0022764C">
        <w:rPr>
          <w:rFonts w:eastAsia="Calibri" w:cstheme="minorHAnsi"/>
          <w:b/>
          <w:sz w:val="19"/>
          <w:szCs w:val="19"/>
          <w:lang w:eastAsia="en-GB"/>
        </w:rPr>
        <w:t>Covered Property</w:t>
      </w:r>
      <w:r w:rsidRPr="0022764C">
        <w:rPr>
          <w:rFonts w:eastAsia="Calibri" w:cstheme="minorHAnsi"/>
          <w:bCs/>
          <w:sz w:val="19"/>
          <w:szCs w:val="19"/>
          <w:lang w:eastAsia="en-GB"/>
        </w:rPr>
        <w:t>;</w:t>
      </w:r>
    </w:p>
    <w:p w14:paraId="02CA0E02" w14:textId="77777777" w:rsidR="006936E8" w:rsidRPr="0022764C" w:rsidRDefault="006936E8" w:rsidP="006936E8">
      <w:pPr>
        <w:numPr>
          <w:ilvl w:val="0"/>
          <w:numId w:val="495"/>
        </w:numPr>
        <w:spacing w:before="0" w:after="160" w:line="259" w:lineRule="auto"/>
        <w:ind w:left="1800"/>
        <w:contextualSpacing/>
        <w:rPr>
          <w:rFonts w:eastAsia="Calibri" w:cstheme="minorHAnsi"/>
          <w:sz w:val="19"/>
          <w:szCs w:val="19"/>
          <w:lang w:eastAsia="en-GB"/>
          <w:rPrChange w:id="2191"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any changes in the title, use, occupation, location, possession or exposures of the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since the effective date of the </w:t>
      </w:r>
      <w:r w:rsidRPr="0022764C">
        <w:rPr>
          <w:rFonts w:eastAsia="Calibri" w:cstheme="minorHAnsi"/>
          <w:b/>
          <w:sz w:val="19"/>
          <w:szCs w:val="19"/>
          <w:lang w:eastAsia="en-GB"/>
        </w:rPr>
        <w:t>Period of Insurance</w:t>
      </w:r>
      <w:r w:rsidRPr="0022764C">
        <w:rPr>
          <w:rFonts w:eastAsia="Calibri" w:cstheme="minorHAnsi"/>
          <w:sz w:val="19"/>
          <w:szCs w:val="19"/>
          <w:lang w:eastAsia="en-GB"/>
        </w:rPr>
        <w:t>; and</w:t>
      </w:r>
    </w:p>
    <w:p w14:paraId="1C881754" w14:textId="77777777" w:rsidR="006936E8" w:rsidRPr="0022764C" w:rsidRDefault="006936E8" w:rsidP="006936E8">
      <w:pPr>
        <w:numPr>
          <w:ilvl w:val="0"/>
          <w:numId w:val="495"/>
        </w:numPr>
        <w:spacing w:before="0" w:after="160" w:line="259" w:lineRule="auto"/>
        <w:ind w:left="1800"/>
        <w:contextualSpacing/>
        <w:rPr>
          <w:rFonts w:eastAsia="Calibri" w:cstheme="minorHAnsi"/>
          <w:sz w:val="19"/>
          <w:szCs w:val="19"/>
          <w:lang w:eastAsia="en-GB"/>
          <w:rPrChange w:id="2192"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by whom and for what purpose any </w:t>
      </w:r>
      <w:r w:rsidRPr="0022764C">
        <w:rPr>
          <w:rFonts w:eastAsia="Calibri" w:cstheme="minorHAnsi"/>
          <w:b/>
          <w:sz w:val="19"/>
          <w:szCs w:val="19"/>
          <w:lang w:eastAsia="en-GB"/>
        </w:rPr>
        <w:t>Insured Location</w:t>
      </w:r>
      <w:r w:rsidRPr="0022764C">
        <w:rPr>
          <w:rFonts w:eastAsia="Calibri" w:cstheme="minorHAnsi"/>
          <w:sz w:val="19"/>
          <w:szCs w:val="19"/>
          <w:lang w:eastAsia="en-GB"/>
        </w:rPr>
        <w:t xml:space="preserve"> was occupied on the date of the loss, and whether it then stood on leased ground;</w:t>
      </w:r>
    </w:p>
    <w:p w14:paraId="2BF3B8A0" w14:textId="08AB0F85" w:rsidR="006936E8" w:rsidRPr="0022764C" w:rsidRDefault="006936E8" w:rsidP="006936E8">
      <w:pPr>
        <w:numPr>
          <w:ilvl w:val="0"/>
          <w:numId w:val="494"/>
        </w:numPr>
        <w:spacing w:before="0" w:after="160" w:line="259" w:lineRule="auto"/>
        <w:ind w:left="1440"/>
        <w:contextualSpacing/>
        <w:rPr>
          <w:rFonts w:eastAsia="Calibri" w:cstheme="minorHAnsi"/>
          <w:b/>
          <w:sz w:val="19"/>
          <w:szCs w:val="19"/>
          <w:lang w:eastAsia="en-GB"/>
          <w:rPrChange w:id="2193" w:author="stuart wolstenholme" w:date="2026-05-29T12:46:00Z" w16du:dateUtc="2026-05-29T11:46:00Z">
            <w:rPr>
              <w:rFonts w:eastAsia="Calibri" w:cstheme="minorHAnsi"/>
              <w:b/>
              <w:sz w:val="19"/>
              <w:szCs w:val="19"/>
              <w:lang w:val="en-US" w:eastAsia="en-GB"/>
            </w:rPr>
          </w:rPrChange>
        </w:rPr>
      </w:pPr>
      <w:r w:rsidRPr="0022764C">
        <w:rPr>
          <w:rFonts w:eastAsia="Calibri" w:cstheme="minorHAnsi"/>
          <w:sz w:val="19"/>
          <w:szCs w:val="19"/>
          <w:lang w:eastAsia="en-GB"/>
        </w:rPr>
        <w:t>include a copy of all descriptions and schedules in all policies and, if required, provide verified plans and specifications of any buildings, fixtures, machinery or equipment destroyed or damaged; and</w:t>
      </w:r>
    </w:p>
    <w:p w14:paraId="3FFEAB11" w14:textId="77777777" w:rsidR="006936E8" w:rsidRPr="0022764C" w:rsidRDefault="006936E8" w:rsidP="006936E8">
      <w:pPr>
        <w:numPr>
          <w:ilvl w:val="0"/>
          <w:numId w:val="494"/>
        </w:numPr>
        <w:spacing w:before="0" w:after="160" w:line="259" w:lineRule="auto"/>
        <w:ind w:left="1440"/>
        <w:contextualSpacing/>
        <w:rPr>
          <w:rFonts w:eastAsia="Calibri" w:cstheme="minorHAnsi"/>
          <w:b/>
          <w:sz w:val="19"/>
          <w:szCs w:val="19"/>
          <w:lang w:eastAsia="en-GB"/>
          <w:rPrChange w:id="2194" w:author="stuart wolstenholme" w:date="2026-05-29T12:46:00Z" w16du:dateUtc="2026-05-29T11:46:00Z">
            <w:rPr>
              <w:rFonts w:eastAsia="Calibri" w:cstheme="minorHAnsi"/>
              <w:b/>
              <w:sz w:val="19"/>
              <w:szCs w:val="19"/>
              <w:lang w:val="en-US" w:eastAsia="en-GB"/>
            </w:rPr>
          </w:rPrChange>
        </w:rPr>
      </w:pPr>
      <w:r w:rsidRPr="0022764C">
        <w:rPr>
          <w:rFonts w:eastAsia="Calibri" w:cstheme="minorHAnsi"/>
          <w:sz w:val="19"/>
          <w:szCs w:val="19"/>
          <w:lang w:eastAsia="en-GB"/>
        </w:rPr>
        <w:t xml:space="preserve">as often as may be reasonably required exhibit to any person designated by </w:t>
      </w:r>
      <w:r w:rsidRPr="0022764C">
        <w:rPr>
          <w:rFonts w:eastAsia="Calibri" w:cstheme="minorHAnsi"/>
          <w:b/>
          <w:bCs/>
          <w:sz w:val="19"/>
          <w:szCs w:val="19"/>
          <w:lang w:eastAsia="en-GB"/>
          <w:rPrChange w:id="2195" w:author="stuart wolstenholme" w:date="2026-05-29T12:46:00Z" w16du:dateUtc="2026-05-29T11:46:00Z">
            <w:rPr>
              <w:rFonts w:eastAsia="Calibri" w:cstheme="minorHAnsi"/>
              <w:b/>
              <w:bCs/>
              <w:sz w:val="19"/>
              <w:szCs w:val="19"/>
              <w:lang w:val="en-US" w:eastAsia="en-GB"/>
            </w:rPr>
          </w:rPrChange>
        </w:rPr>
        <w:t>Insurers</w:t>
      </w:r>
      <w:r w:rsidRPr="0022764C">
        <w:rPr>
          <w:rFonts w:eastAsia="Calibri" w:cstheme="minorHAnsi"/>
          <w:sz w:val="19"/>
          <w:szCs w:val="19"/>
          <w:lang w:eastAsia="en-GB"/>
        </w:rPr>
        <w:t xml:space="preserve"> all that remains of any property, submit to examination under oath by any person designated by </w:t>
      </w:r>
      <w:r w:rsidRPr="0022764C">
        <w:rPr>
          <w:rFonts w:eastAsia="Calibri" w:cstheme="minorHAnsi"/>
          <w:b/>
          <w:bCs/>
          <w:sz w:val="19"/>
          <w:szCs w:val="19"/>
          <w:lang w:eastAsia="en-GB"/>
          <w:rPrChange w:id="2196" w:author="stuart wolstenholme" w:date="2026-05-29T12:46:00Z" w16du:dateUtc="2026-05-29T11:46:00Z">
            <w:rPr>
              <w:rFonts w:eastAsia="Calibri" w:cstheme="minorHAnsi"/>
              <w:b/>
              <w:bCs/>
              <w:sz w:val="19"/>
              <w:szCs w:val="19"/>
              <w:lang w:val="en-US" w:eastAsia="en-GB"/>
            </w:rPr>
          </w:rPrChange>
        </w:rPr>
        <w:t>Insurers</w:t>
      </w:r>
      <w:r w:rsidRPr="0022764C">
        <w:rPr>
          <w:rFonts w:eastAsia="Calibri" w:cstheme="minorHAnsi"/>
          <w:sz w:val="19"/>
          <w:szCs w:val="19"/>
          <w:lang w:eastAsia="en-GB"/>
        </w:rPr>
        <w:t xml:space="preserve"> and sign all written records of examinations, and produce for examination, at the </w:t>
      </w:r>
      <w:r w:rsidRPr="0022764C">
        <w:rPr>
          <w:rFonts w:eastAsia="Calibri" w:cstheme="minorHAnsi"/>
          <w:b/>
          <w:bCs/>
          <w:sz w:val="19"/>
          <w:szCs w:val="19"/>
          <w:lang w:eastAsia="en-GB"/>
          <w:rPrChange w:id="2197" w:author="stuart wolstenholme" w:date="2026-05-29T12:46:00Z" w16du:dateUtc="2026-05-29T11:46:00Z">
            <w:rPr>
              <w:rFonts w:eastAsia="Calibri" w:cstheme="minorHAnsi"/>
              <w:b/>
              <w:bCs/>
              <w:sz w:val="19"/>
              <w:szCs w:val="19"/>
              <w:lang w:val="en-US" w:eastAsia="en-GB"/>
            </w:rPr>
          </w:rPrChange>
        </w:rPr>
        <w:t>Insurer's</w:t>
      </w:r>
      <w:r w:rsidRPr="0022764C">
        <w:rPr>
          <w:rFonts w:eastAsia="Calibri" w:cstheme="minorHAnsi"/>
          <w:sz w:val="19"/>
          <w:szCs w:val="19"/>
          <w:lang w:eastAsia="en-GB"/>
        </w:rPr>
        <w:t xml:space="preserve"> request, </w:t>
      </w:r>
      <w:r w:rsidRPr="0022764C">
        <w:rPr>
          <w:rFonts w:eastAsia="Calibri" w:cstheme="minorHAnsi"/>
          <w:sz w:val="19"/>
          <w:szCs w:val="19"/>
          <w:lang w:eastAsia="en-GB"/>
          <w:rPrChange w:id="2198" w:author="stuart wolstenholme" w:date="2026-05-29T12:46:00Z" w16du:dateUtc="2026-05-29T11:46:00Z">
            <w:rPr>
              <w:rFonts w:eastAsia="Calibri" w:cstheme="minorHAnsi"/>
              <w:sz w:val="19"/>
              <w:szCs w:val="19"/>
              <w:lang w:val="en-US" w:eastAsia="en-GB"/>
            </w:rPr>
          </w:rPrChange>
        </w:rPr>
        <w:t xml:space="preserve">all books of accounts, business records, bills, invoices and other vouchers, or certified copies if originals are lost, </w:t>
      </w:r>
      <w:r w:rsidRPr="0022764C">
        <w:rPr>
          <w:rFonts w:eastAsia="Calibri" w:cstheme="minorHAnsi"/>
          <w:sz w:val="19"/>
          <w:szCs w:val="19"/>
          <w:lang w:eastAsia="en-GB"/>
        </w:rPr>
        <w:t xml:space="preserve">at such reasonable times and places that may be designated by the </w:t>
      </w:r>
      <w:r w:rsidRPr="0022764C">
        <w:rPr>
          <w:rFonts w:eastAsia="Calibri" w:cstheme="minorHAnsi"/>
          <w:b/>
          <w:bCs/>
          <w:sz w:val="19"/>
          <w:szCs w:val="19"/>
          <w:lang w:eastAsia="en-GB"/>
          <w:rPrChange w:id="2199" w:author="stuart wolstenholme" w:date="2026-05-29T12:46:00Z" w16du:dateUtc="2026-05-29T11:46:00Z">
            <w:rPr>
              <w:rFonts w:eastAsia="Calibri" w:cstheme="minorHAnsi"/>
              <w:b/>
              <w:bCs/>
              <w:sz w:val="19"/>
              <w:szCs w:val="19"/>
              <w:lang w:val="en-US" w:eastAsia="en-GB"/>
            </w:rPr>
          </w:rPrChange>
        </w:rPr>
        <w:t>Insurer</w:t>
      </w:r>
      <w:r w:rsidRPr="0022764C">
        <w:rPr>
          <w:rFonts w:eastAsia="Calibri" w:cstheme="minorHAnsi"/>
          <w:sz w:val="19"/>
          <w:szCs w:val="19"/>
          <w:lang w:eastAsia="en-GB"/>
        </w:rPr>
        <w:t xml:space="preserve"> and permit extracts and machine copies to be made.</w:t>
      </w:r>
    </w:p>
    <w:p w14:paraId="27F575F5" w14:textId="77777777" w:rsidR="006936E8" w:rsidRPr="0022764C" w:rsidRDefault="006936E8" w:rsidP="006936E8">
      <w:pPr>
        <w:spacing w:before="0" w:after="160" w:line="259" w:lineRule="auto"/>
        <w:ind w:left="360"/>
        <w:contextualSpacing/>
        <w:rPr>
          <w:rFonts w:eastAsia="Calibri" w:cstheme="minorHAnsi"/>
          <w:b/>
          <w:sz w:val="19"/>
          <w:szCs w:val="19"/>
          <w:lang w:eastAsia="en-GB"/>
          <w:rPrChange w:id="2200" w:author="stuart wolstenholme" w:date="2026-05-29T12:46:00Z" w16du:dateUtc="2026-05-29T11:46:00Z">
            <w:rPr>
              <w:rFonts w:eastAsia="Calibri" w:cstheme="minorHAnsi"/>
              <w:b/>
              <w:sz w:val="19"/>
              <w:szCs w:val="19"/>
              <w:lang w:val="en-US" w:eastAsia="en-GB"/>
            </w:rPr>
          </w:rPrChange>
        </w:rPr>
      </w:pPr>
    </w:p>
    <w:p w14:paraId="0EBAF61F" w14:textId="77777777"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22764C">
        <w:rPr>
          <w:rFonts w:eastAsia="Calibri" w:cstheme="minorHAnsi"/>
          <w:bCs/>
          <w:sz w:val="19"/>
          <w:szCs w:val="19"/>
          <w:lang w:eastAsia="en-GB"/>
          <w:rPrChange w:id="2201" w:author="stuart wolstenholme" w:date="2026-05-29T12:46:00Z" w16du:dateUtc="2026-05-29T11:46:00Z">
            <w:rPr>
              <w:rFonts w:eastAsia="Calibri" w:cstheme="minorHAnsi"/>
              <w:bCs/>
              <w:sz w:val="19"/>
              <w:szCs w:val="19"/>
              <w:lang w:val="en-US" w:eastAsia="en-GB"/>
            </w:rPr>
          </w:rPrChange>
        </w:rPr>
        <w:t xml:space="preserve">The </w:t>
      </w:r>
      <w:r w:rsidRPr="0022764C">
        <w:rPr>
          <w:rFonts w:eastAsia="Calibri" w:cstheme="minorHAnsi"/>
          <w:b/>
          <w:sz w:val="19"/>
          <w:szCs w:val="19"/>
          <w:lang w:eastAsia="en-GB"/>
          <w:rPrChange w:id="2202" w:author="stuart wolstenholme" w:date="2026-05-29T12:46:00Z" w16du:dateUtc="2026-05-29T11:46:00Z">
            <w:rPr>
              <w:rFonts w:eastAsia="Calibri" w:cstheme="minorHAnsi"/>
              <w:b/>
              <w:sz w:val="19"/>
              <w:szCs w:val="19"/>
              <w:lang w:val="en-US" w:eastAsia="en-GB"/>
            </w:rPr>
          </w:rPrChange>
        </w:rPr>
        <w:t xml:space="preserve">Insurer </w:t>
      </w:r>
      <w:r w:rsidRPr="0022764C">
        <w:rPr>
          <w:rFonts w:eastAsia="Calibri" w:cstheme="minorHAnsi"/>
          <w:sz w:val="19"/>
          <w:szCs w:val="19"/>
          <w:lang w:eastAsia="en-GB"/>
        </w:rPr>
        <w:t xml:space="preserve">has the option to take all or any part of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at the agreed or appraised value. </w:t>
      </w:r>
      <w:r w:rsidRPr="0022764C">
        <w:rPr>
          <w:rFonts w:eastAsia="Calibri" w:cstheme="minorHAnsi"/>
          <w:bCs/>
          <w:sz w:val="19"/>
          <w:szCs w:val="19"/>
          <w:lang w:eastAsia="en-GB"/>
          <w:rPrChange w:id="2203" w:author="stuart wolstenholme" w:date="2026-05-29T12:46:00Z" w16du:dateUtc="2026-05-29T11:46:00Z">
            <w:rPr>
              <w:rFonts w:eastAsia="Calibri" w:cstheme="minorHAnsi"/>
              <w:bCs/>
              <w:sz w:val="19"/>
              <w:szCs w:val="19"/>
              <w:lang w:val="en-US" w:eastAsia="en-GB"/>
            </w:rPr>
          </w:rPrChange>
        </w:rPr>
        <w:t xml:space="preserve">The </w:t>
      </w:r>
      <w:r w:rsidRPr="0022764C">
        <w:rPr>
          <w:rFonts w:eastAsia="Calibri" w:cstheme="minorHAnsi"/>
          <w:b/>
          <w:sz w:val="19"/>
          <w:szCs w:val="19"/>
          <w:lang w:eastAsia="en-GB"/>
          <w:rPrChange w:id="2204" w:author="stuart wolstenholme" w:date="2026-05-29T12:46:00Z" w16du:dateUtc="2026-05-29T11:46:00Z">
            <w:rPr>
              <w:rFonts w:eastAsia="Calibri" w:cstheme="minorHAnsi"/>
              <w:b/>
              <w:sz w:val="19"/>
              <w:szCs w:val="19"/>
              <w:lang w:val="en-US" w:eastAsia="en-GB"/>
            </w:rPr>
          </w:rPrChange>
        </w:rPr>
        <w:t xml:space="preserve">Insurer </w:t>
      </w:r>
      <w:r w:rsidRPr="0022764C">
        <w:rPr>
          <w:rFonts w:eastAsia="Calibri" w:cstheme="minorHAnsi"/>
          <w:sz w:val="19"/>
          <w:szCs w:val="19"/>
          <w:lang w:eastAsia="en-GB"/>
        </w:rPr>
        <w:t xml:space="preserve">must give written notice to </w:t>
      </w:r>
      <w:r w:rsidRPr="0022764C">
        <w:rPr>
          <w:rFonts w:eastAsia="Calibri" w:cstheme="minorHAnsi"/>
          <w:szCs w:val="18"/>
          <w:lang w:eastAsia="en-GB"/>
          <w:rPrChange w:id="2205" w:author="stuart wolstenholme" w:date="2026-05-29T12:46:00Z" w16du:dateUtc="2026-05-29T11:46:00Z">
            <w:rPr>
              <w:rFonts w:eastAsia="Calibri" w:cstheme="minorHAnsi"/>
              <w:szCs w:val="18"/>
              <w:lang w:val="en-US" w:eastAsia="en-GB"/>
            </w:rPr>
          </w:rPrChange>
        </w:rPr>
        <w:t>the</w:t>
      </w:r>
      <w:r w:rsidRPr="0022764C">
        <w:rPr>
          <w:rFonts w:eastAsia="Calibri" w:cstheme="minorHAnsi"/>
          <w:b/>
          <w:bCs/>
          <w:sz w:val="19"/>
          <w:szCs w:val="19"/>
          <w:lang w:eastAsia="en-GB"/>
        </w:rPr>
        <w:t xml:space="preserve"> Named Insured</w:t>
      </w:r>
      <w:r w:rsidRPr="0022764C">
        <w:rPr>
          <w:rFonts w:eastAsia="Calibri" w:cstheme="minorHAnsi"/>
          <w:b/>
          <w:sz w:val="19"/>
          <w:szCs w:val="19"/>
          <w:lang w:eastAsia="en-GB"/>
        </w:rPr>
        <w:t xml:space="preserve"> </w:t>
      </w:r>
      <w:r w:rsidRPr="0022764C">
        <w:rPr>
          <w:rFonts w:eastAsia="Calibri" w:cstheme="minorHAnsi"/>
          <w:sz w:val="19"/>
          <w:szCs w:val="19"/>
          <w:lang w:eastAsia="en-GB"/>
        </w:rPr>
        <w:t>of its intention to do so within thirty (30) days after receipt of proof of loss.</w:t>
      </w:r>
    </w:p>
    <w:p w14:paraId="3580CCFE" w14:textId="77777777"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22764C">
        <w:rPr>
          <w:rFonts w:eastAsia="Calibri" w:cstheme="minorHAnsi"/>
          <w:sz w:val="19"/>
          <w:szCs w:val="19"/>
          <w:lang w:eastAsia="en-GB"/>
        </w:rPr>
        <w:t xml:space="preserve">There may be no abandonment of any property to the </w:t>
      </w:r>
      <w:r w:rsidRPr="0022764C">
        <w:rPr>
          <w:rFonts w:eastAsia="Calibri" w:cstheme="minorHAnsi"/>
          <w:b/>
          <w:bCs/>
          <w:sz w:val="19"/>
          <w:szCs w:val="19"/>
          <w:lang w:eastAsia="en-GB"/>
        </w:rPr>
        <w:t>Insurer</w:t>
      </w:r>
      <w:r w:rsidRPr="0022764C">
        <w:rPr>
          <w:rFonts w:eastAsia="Calibri" w:cstheme="minorHAnsi"/>
          <w:sz w:val="19"/>
          <w:szCs w:val="19"/>
          <w:lang w:eastAsia="en-GB"/>
        </w:rPr>
        <w:t>.</w:t>
      </w:r>
    </w:p>
    <w:p w14:paraId="2944FBED" w14:textId="77777777"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22764C">
        <w:rPr>
          <w:rFonts w:eastAsia="Calibri" w:cstheme="minorHAnsi"/>
          <w:sz w:val="19"/>
          <w:szCs w:val="19"/>
          <w:lang w:eastAsia="en-GB"/>
        </w:rPr>
        <w:t>This Policy</w:t>
      </w:r>
      <w:r w:rsidRPr="0022764C">
        <w:rPr>
          <w:rFonts w:eastAsia="Calibri" w:cstheme="minorHAnsi"/>
          <w:sz w:val="19"/>
          <w:szCs w:val="19"/>
          <w:lang w:eastAsia="en-GB"/>
          <w:rPrChange w:id="2206" w:author="stuart wolstenholme" w:date="2026-05-29T12:46:00Z" w16du:dateUtc="2026-05-29T11:46:00Z">
            <w:rPr>
              <w:rFonts w:eastAsia="Calibri" w:cstheme="minorHAnsi"/>
              <w:sz w:val="19"/>
              <w:szCs w:val="19"/>
              <w:lang w:val="en-US" w:eastAsia="en-GB"/>
            </w:rPr>
          </w:rPrChange>
        </w:rPr>
        <w:t xml:space="preserve"> </w:t>
      </w:r>
      <w:r w:rsidRPr="0022764C">
        <w:rPr>
          <w:rFonts w:eastAsia="Calibri" w:cstheme="minorHAnsi"/>
          <w:sz w:val="19"/>
          <w:szCs w:val="19"/>
          <w:lang w:eastAsia="en-GB"/>
        </w:rPr>
        <w:t xml:space="preserve">gives control of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that suffers insured physical damage as follows:</w:t>
      </w:r>
    </w:p>
    <w:p w14:paraId="568169CB" w14:textId="77777777"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22764C">
        <w:rPr>
          <w:rFonts w:eastAsia="Calibri" w:cstheme="minorHAnsi"/>
          <w:szCs w:val="18"/>
          <w:lang w:eastAsia="en-GB"/>
          <w:rPrChange w:id="2207" w:author="stuart wolstenholme" w:date="2026-05-29T12:46:00Z" w16du:dateUtc="2026-05-29T11:46:00Z">
            <w:rPr>
              <w:rFonts w:eastAsia="Calibri" w:cstheme="minorHAnsi"/>
              <w:szCs w:val="18"/>
              <w:lang w:val="en-US" w:eastAsia="en-GB"/>
            </w:rPr>
          </w:rPrChange>
        </w:rPr>
        <w:t>the</w:t>
      </w:r>
      <w:r w:rsidRPr="0022764C">
        <w:rPr>
          <w:rFonts w:eastAsia="Calibri" w:cstheme="minorHAnsi"/>
          <w:b/>
          <w:sz w:val="19"/>
          <w:szCs w:val="19"/>
          <w:lang w:eastAsia="en-GB"/>
          <w:rPrChange w:id="2208" w:author="stuart wolstenholme" w:date="2026-05-29T12:46:00Z" w16du:dateUtc="2026-05-29T11:46:00Z">
            <w:rPr>
              <w:rFonts w:eastAsia="Calibri" w:cstheme="minorHAnsi"/>
              <w:b/>
              <w:sz w:val="19"/>
              <w:szCs w:val="19"/>
              <w:lang w:val="en-US" w:eastAsia="en-GB"/>
            </w:rPr>
          </w:rPrChange>
        </w:rPr>
        <w:t xml:space="preserve"> Named Insured </w:t>
      </w:r>
      <w:r w:rsidRPr="0022764C">
        <w:rPr>
          <w:rFonts w:eastAsia="Calibri" w:cstheme="minorHAnsi"/>
          <w:sz w:val="19"/>
          <w:szCs w:val="19"/>
          <w:lang w:eastAsia="en-GB"/>
          <w:rPrChange w:id="2209" w:author="stuart wolstenholme" w:date="2026-05-29T12:46:00Z" w16du:dateUtc="2026-05-29T11:46:00Z">
            <w:rPr>
              <w:rFonts w:eastAsia="Calibri" w:cstheme="minorHAnsi"/>
              <w:sz w:val="19"/>
              <w:szCs w:val="19"/>
              <w:lang w:val="en-US" w:eastAsia="en-GB"/>
            </w:rPr>
          </w:rPrChange>
        </w:rPr>
        <w:t xml:space="preserve">will have full rights to the possession and control of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w:t>
      </w:r>
      <w:r w:rsidRPr="0022764C">
        <w:rPr>
          <w:rFonts w:eastAsia="Calibri" w:cstheme="minorHAnsi"/>
          <w:sz w:val="19"/>
          <w:szCs w:val="19"/>
          <w:lang w:eastAsia="en-GB"/>
          <w:rPrChange w:id="2210" w:author="stuart wolstenholme" w:date="2026-05-29T12:46:00Z" w16du:dateUtc="2026-05-29T11:46:00Z">
            <w:rPr>
              <w:rFonts w:eastAsia="Calibri" w:cstheme="minorHAnsi"/>
              <w:sz w:val="19"/>
              <w:szCs w:val="19"/>
              <w:lang w:val="en-US" w:eastAsia="en-GB"/>
            </w:rPr>
          </w:rPrChange>
        </w:rPr>
        <w:t xml:space="preserve">in the event of insured physical damage to such </w:t>
      </w:r>
      <w:r w:rsidRPr="0022764C">
        <w:rPr>
          <w:rFonts w:eastAsia="Calibri" w:cstheme="minorHAnsi"/>
          <w:b/>
          <w:sz w:val="19"/>
          <w:szCs w:val="19"/>
          <w:lang w:eastAsia="en-GB"/>
          <w:rPrChange w:id="2211" w:author="stuart wolstenholme" w:date="2026-05-29T12:46:00Z" w16du:dateUtc="2026-05-29T11:46:00Z">
            <w:rPr>
              <w:rFonts w:eastAsia="Calibri" w:cstheme="minorHAnsi"/>
              <w:b/>
              <w:sz w:val="19"/>
              <w:szCs w:val="19"/>
              <w:lang w:val="en-US" w:eastAsia="en-GB"/>
            </w:rPr>
          </w:rPrChange>
        </w:rPr>
        <w:t>Covered Property</w:t>
      </w:r>
      <w:r w:rsidRPr="0022764C">
        <w:rPr>
          <w:rFonts w:eastAsia="Calibri" w:cstheme="minorHAnsi"/>
          <w:sz w:val="19"/>
          <w:szCs w:val="19"/>
          <w:lang w:eastAsia="en-GB"/>
          <w:rPrChange w:id="2212" w:author="stuart wolstenholme" w:date="2026-05-29T12:46:00Z" w16du:dateUtc="2026-05-29T11:46:00Z">
            <w:rPr>
              <w:rFonts w:eastAsia="Calibri" w:cstheme="minorHAnsi"/>
              <w:sz w:val="19"/>
              <w:szCs w:val="19"/>
              <w:lang w:val="en-US" w:eastAsia="en-GB"/>
            </w:rPr>
          </w:rPrChange>
        </w:rPr>
        <w:t xml:space="preserve">, provided proper testing is done to show which </w:t>
      </w:r>
      <w:r w:rsidRPr="0022764C">
        <w:rPr>
          <w:rFonts w:eastAsia="Calibri" w:cstheme="minorHAnsi"/>
          <w:b/>
          <w:sz w:val="19"/>
          <w:szCs w:val="19"/>
          <w:lang w:eastAsia="en-GB"/>
        </w:rPr>
        <w:t>Covered Property</w:t>
      </w:r>
      <w:r w:rsidRPr="0022764C">
        <w:rPr>
          <w:rFonts w:eastAsia="Calibri" w:cstheme="minorHAnsi"/>
          <w:sz w:val="19"/>
          <w:szCs w:val="19"/>
          <w:lang w:eastAsia="en-GB"/>
          <w:rPrChange w:id="2213" w:author="stuart wolstenholme" w:date="2026-05-29T12:46:00Z" w16du:dateUtc="2026-05-29T11:46:00Z">
            <w:rPr>
              <w:rFonts w:eastAsia="Calibri" w:cstheme="minorHAnsi"/>
              <w:sz w:val="19"/>
              <w:szCs w:val="19"/>
              <w:lang w:val="en-US" w:eastAsia="en-GB"/>
            </w:rPr>
          </w:rPrChange>
        </w:rPr>
        <w:t xml:space="preserve"> is physically damaged;</w:t>
      </w:r>
    </w:p>
    <w:p w14:paraId="3DC48183" w14:textId="77777777"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22764C">
        <w:rPr>
          <w:rFonts w:eastAsia="Calibri" w:cstheme="minorHAnsi"/>
          <w:sz w:val="19"/>
          <w:szCs w:val="19"/>
          <w:lang w:eastAsia="en-GB"/>
          <w:rPrChange w:id="2214" w:author="stuart wolstenholme" w:date="2026-05-29T12:46:00Z" w16du:dateUtc="2026-05-29T11:46:00Z">
            <w:rPr>
              <w:rFonts w:eastAsia="Calibri" w:cstheme="minorHAnsi"/>
              <w:sz w:val="19"/>
              <w:szCs w:val="19"/>
              <w:lang w:val="en-US" w:eastAsia="en-GB"/>
            </w:rPr>
          </w:rPrChange>
        </w:rPr>
        <w:t>using reasonable judgment,</w:t>
      </w:r>
      <w:r w:rsidRPr="0022764C">
        <w:rPr>
          <w:rFonts w:eastAsia="Calibri" w:cstheme="minorHAnsi"/>
          <w:szCs w:val="18"/>
          <w:lang w:eastAsia="en-GB"/>
          <w:rPrChange w:id="2215" w:author="stuart wolstenholme" w:date="2026-05-29T12:46:00Z" w16du:dateUtc="2026-05-29T11:46:00Z">
            <w:rPr>
              <w:rFonts w:eastAsia="Calibri" w:cstheme="minorHAnsi"/>
              <w:szCs w:val="18"/>
              <w:lang w:val="en-US" w:eastAsia="en-GB"/>
            </w:rPr>
          </w:rPrChange>
        </w:rPr>
        <w:t xml:space="preserve"> the</w:t>
      </w:r>
      <w:r w:rsidRPr="0022764C">
        <w:rPr>
          <w:rFonts w:eastAsia="Calibri" w:cstheme="minorHAnsi"/>
          <w:b/>
          <w:sz w:val="19"/>
          <w:szCs w:val="19"/>
          <w:lang w:eastAsia="en-GB"/>
          <w:rPrChange w:id="2216" w:author="stuart wolstenholme" w:date="2026-05-29T12:46:00Z" w16du:dateUtc="2026-05-29T11:46:00Z">
            <w:rPr>
              <w:rFonts w:eastAsia="Calibri" w:cstheme="minorHAnsi"/>
              <w:b/>
              <w:sz w:val="19"/>
              <w:szCs w:val="19"/>
              <w:lang w:val="en-US" w:eastAsia="en-GB"/>
            </w:rPr>
          </w:rPrChange>
        </w:rPr>
        <w:t xml:space="preserve"> Named Insured</w:t>
      </w:r>
      <w:r w:rsidRPr="0022764C">
        <w:rPr>
          <w:rFonts w:eastAsia="Calibri" w:cstheme="minorHAnsi"/>
          <w:sz w:val="19"/>
          <w:szCs w:val="19"/>
          <w:lang w:eastAsia="en-GB"/>
          <w:rPrChange w:id="2217" w:author="stuart wolstenholme" w:date="2026-05-29T12:46:00Z" w16du:dateUtc="2026-05-29T11:46:00Z">
            <w:rPr>
              <w:rFonts w:eastAsia="Calibri" w:cstheme="minorHAnsi"/>
              <w:sz w:val="19"/>
              <w:szCs w:val="19"/>
              <w:lang w:val="en-US" w:eastAsia="en-GB"/>
            </w:rPr>
          </w:rPrChange>
        </w:rPr>
        <w:t xml:space="preserve"> will decide if the physically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w:t>
      </w:r>
      <w:r w:rsidRPr="0022764C">
        <w:rPr>
          <w:rFonts w:eastAsia="Calibri" w:cstheme="minorHAnsi"/>
          <w:sz w:val="19"/>
          <w:szCs w:val="19"/>
          <w:lang w:eastAsia="en-GB"/>
          <w:rPrChange w:id="2218" w:author="stuart wolstenholme" w:date="2026-05-29T12:46:00Z" w16du:dateUtc="2026-05-29T11:46:00Z">
            <w:rPr>
              <w:rFonts w:eastAsia="Calibri" w:cstheme="minorHAnsi"/>
              <w:sz w:val="19"/>
              <w:szCs w:val="19"/>
              <w:lang w:val="en-US" w:eastAsia="en-GB"/>
            </w:rPr>
          </w:rPrChange>
        </w:rPr>
        <w:t>can be reprocessed or sold;</w:t>
      </w:r>
    </w:p>
    <w:p w14:paraId="36A96697" w14:textId="77777777"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22764C">
        <w:rPr>
          <w:rFonts w:eastAsia="Calibri" w:cstheme="minorHAnsi"/>
          <w:b/>
          <w:sz w:val="19"/>
          <w:szCs w:val="19"/>
          <w:lang w:eastAsia="en-GB"/>
          <w:rPrChange w:id="2219" w:author="stuart wolstenholme" w:date="2026-05-29T12:46:00Z" w16du:dateUtc="2026-05-29T11:46:00Z">
            <w:rPr>
              <w:rFonts w:eastAsia="Calibri" w:cstheme="minorHAnsi"/>
              <w:b/>
              <w:sz w:val="19"/>
              <w:szCs w:val="19"/>
              <w:lang w:val="en-US" w:eastAsia="en-GB"/>
            </w:rPr>
          </w:rPrChange>
        </w:rPr>
        <w:t>Covered Property</w:t>
      </w:r>
      <w:r w:rsidRPr="0022764C">
        <w:rPr>
          <w:rFonts w:eastAsia="Calibri" w:cstheme="minorHAnsi"/>
          <w:sz w:val="19"/>
          <w:szCs w:val="19"/>
          <w:lang w:eastAsia="en-GB"/>
          <w:rPrChange w:id="2220" w:author="stuart wolstenholme" w:date="2026-05-29T12:46:00Z" w16du:dateUtc="2026-05-29T11:46:00Z">
            <w:rPr>
              <w:rFonts w:eastAsia="Calibri" w:cstheme="minorHAnsi"/>
              <w:sz w:val="19"/>
              <w:szCs w:val="19"/>
              <w:lang w:val="en-US" w:eastAsia="en-GB"/>
            </w:rPr>
          </w:rPrChange>
        </w:rPr>
        <w:t xml:space="preserve"> so judged by </w:t>
      </w:r>
      <w:r w:rsidRPr="0022764C">
        <w:rPr>
          <w:rFonts w:eastAsia="Calibri" w:cstheme="minorHAnsi"/>
          <w:szCs w:val="18"/>
          <w:lang w:eastAsia="en-GB"/>
          <w:rPrChange w:id="2221" w:author="stuart wolstenholme" w:date="2026-05-29T12:46:00Z" w16du:dateUtc="2026-05-29T11:46:00Z">
            <w:rPr>
              <w:rFonts w:eastAsia="Calibri" w:cstheme="minorHAnsi"/>
              <w:szCs w:val="18"/>
              <w:lang w:val="en-US" w:eastAsia="en-GB"/>
            </w:rPr>
          </w:rPrChange>
        </w:rPr>
        <w:t>the</w:t>
      </w:r>
      <w:r w:rsidRPr="0022764C">
        <w:rPr>
          <w:rFonts w:eastAsia="Calibri" w:cstheme="minorHAnsi"/>
          <w:b/>
          <w:sz w:val="19"/>
          <w:szCs w:val="19"/>
          <w:lang w:eastAsia="en-GB"/>
          <w:rPrChange w:id="2222" w:author="stuart wolstenholme" w:date="2026-05-29T12:46:00Z" w16du:dateUtc="2026-05-29T11:46:00Z">
            <w:rPr>
              <w:rFonts w:eastAsia="Calibri" w:cstheme="minorHAnsi"/>
              <w:b/>
              <w:sz w:val="19"/>
              <w:szCs w:val="19"/>
              <w:lang w:val="en-US" w:eastAsia="en-GB"/>
            </w:rPr>
          </w:rPrChange>
        </w:rPr>
        <w:t xml:space="preserve"> Named Insured </w:t>
      </w:r>
      <w:r w:rsidRPr="0022764C">
        <w:rPr>
          <w:rFonts w:eastAsia="Calibri" w:cstheme="minorHAnsi"/>
          <w:sz w:val="19"/>
          <w:szCs w:val="19"/>
          <w:lang w:eastAsia="en-GB"/>
          <w:rPrChange w:id="2223" w:author="stuart wolstenholme" w:date="2026-05-29T12:46:00Z" w16du:dateUtc="2026-05-29T11:46:00Z">
            <w:rPr>
              <w:rFonts w:eastAsia="Calibri" w:cstheme="minorHAnsi"/>
              <w:sz w:val="19"/>
              <w:szCs w:val="19"/>
              <w:lang w:val="en-US" w:eastAsia="en-GB"/>
            </w:rPr>
          </w:rPrChange>
        </w:rPr>
        <w:t xml:space="preserve">to be unfit for reprocessing or selling will not be sold or disposed of except by </w:t>
      </w:r>
      <w:r w:rsidRPr="0022764C">
        <w:rPr>
          <w:rFonts w:eastAsia="Calibri" w:cstheme="minorHAnsi"/>
          <w:szCs w:val="18"/>
          <w:lang w:eastAsia="en-GB"/>
          <w:rPrChange w:id="2224" w:author="stuart wolstenholme" w:date="2026-05-29T12:46:00Z" w16du:dateUtc="2026-05-29T11:46:00Z">
            <w:rPr>
              <w:rFonts w:eastAsia="Calibri" w:cstheme="minorHAnsi"/>
              <w:szCs w:val="18"/>
              <w:lang w:val="en-US" w:eastAsia="en-GB"/>
            </w:rPr>
          </w:rPrChange>
        </w:rPr>
        <w:t>the</w:t>
      </w:r>
      <w:r w:rsidRPr="0022764C">
        <w:rPr>
          <w:rFonts w:eastAsia="Calibri" w:cstheme="minorHAnsi"/>
          <w:b/>
          <w:sz w:val="19"/>
          <w:szCs w:val="19"/>
          <w:lang w:eastAsia="en-GB"/>
          <w:rPrChange w:id="2225" w:author="stuart wolstenholme" w:date="2026-05-29T12:46:00Z" w16du:dateUtc="2026-05-29T11:46:00Z">
            <w:rPr>
              <w:rFonts w:eastAsia="Calibri" w:cstheme="minorHAnsi"/>
              <w:b/>
              <w:sz w:val="19"/>
              <w:szCs w:val="19"/>
              <w:lang w:val="en-US" w:eastAsia="en-GB"/>
            </w:rPr>
          </w:rPrChange>
        </w:rPr>
        <w:t xml:space="preserve"> Named Insured</w:t>
      </w:r>
      <w:r w:rsidRPr="0022764C">
        <w:rPr>
          <w:rFonts w:eastAsia="Calibri" w:cstheme="minorHAnsi"/>
          <w:sz w:val="19"/>
          <w:szCs w:val="19"/>
          <w:lang w:eastAsia="en-GB"/>
          <w:rPrChange w:id="2226" w:author="stuart wolstenholme" w:date="2026-05-29T12:46:00Z" w16du:dateUtc="2026-05-29T11:46:00Z">
            <w:rPr>
              <w:rFonts w:eastAsia="Calibri" w:cstheme="minorHAnsi"/>
              <w:sz w:val="19"/>
              <w:szCs w:val="19"/>
              <w:lang w:val="en-US" w:eastAsia="en-GB"/>
            </w:rPr>
          </w:rPrChange>
        </w:rPr>
        <w:t xml:space="preserve"> or with </w:t>
      </w:r>
      <w:r w:rsidRPr="0022764C">
        <w:rPr>
          <w:rFonts w:eastAsia="Calibri" w:cstheme="minorHAnsi"/>
          <w:szCs w:val="18"/>
          <w:lang w:eastAsia="en-GB"/>
          <w:rPrChange w:id="2227" w:author="stuart wolstenholme" w:date="2026-05-29T12:46:00Z" w16du:dateUtc="2026-05-29T11:46:00Z">
            <w:rPr>
              <w:rFonts w:eastAsia="Calibri" w:cstheme="minorHAnsi"/>
              <w:szCs w:val="18"/>
              <w:lang w:val="en-US" w:eastAsia="en-GB"/>
            </w:rPr>
          </w:rPrChange>
        </w:rPr>
        <w:t>the</w:t>
      </w:r>
      <w:r w:rsidRPr="0022764C">
        <w:rPr>
          <w:rFonts w:eastAsia="Calibri" w:cstheme="minorHAnsi"/>
          <w:b/>
          <w:sz w:val="19"/>
          <w:szCs w:val="19"/>
          <w:lang w:eastAsia="en-GB"/>
          <w:rPrChange w:id="2228" w:author="stuart wolstenholme" w:date="2026-05-29T12:46:00Z" w16du:dateUtc="2026-05-29T11:46:00Z">
            <w:rPr>
              <w:rFonts w:eastAsia="Calibri" w:cstheme="minorHAnsi"/>
              <w:b/>
              <w:sz w:val="19"/>
              <w:szCs w:val="19"/>
              <w:lang w:val="en-US" w:eastAsia="en-GB"/>
            </w:rPr>
          </w:rPrChange>
        </w:rPr>
        <w:t xml:space="preserve"> Named Insured’s</w:t>
      </w:r>
      <w:r w:rsidRPr="0022764C">
        <w:rPr>
          <w:rFonts w:eastAsia="Calibri" w:cstheme="minorHAnsi"/>
          <w:sz w:val="19"/>
          <w:szCs w:val="19"/>
          <w:lang w:eastAsia="en-GB"/>
          <w:rPrChange w:id="2229" w:author="stuart wolstenholme" w:date="2026-05-29T12:46:00Z" w16du:dateUtc="2026-05-29T11:46:00Z">
            <w:rPr>
              <w:rFonts w:eastAsia="Calibri" w:cstheme="minorHAnsi"/>
              <w:sz w:val="19"/>
              <w:szCs w:val="19"/>
              <w:lang w:val="en-US" w:eastAsia="en-GB"/>
            </w:rPr>
          </w:rPrChange>
        </w:rPr>
        <w:t xml:space="preserve"> consent; and</w:t>
      </w:r>
    </w:p>
    <w:p w14:paraId="1BD18D31" w14:textId="77777777"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22764C">
        <w:rPr>
          <w:rFonts w:eastAsia="Calibri" w:cstheme="minorHAnsi"/>
          <w:sz w:val="19"/>
          <w:szCs w:val="19"/>
          <w:lang w:eastAsia="en-GB"/>
          <w:rPrChange w:id="2230" w:author="stuart wolstenholme" w:date="2026-05-29T12:46:00Z" w16du:dateUtc="2026-05-29T11:46:00Z">
            <w:rPr>
              <w:rFonts w:eastAsia="Calibri" w:cstheme="minorHAnsi"/>
              <w:sz w:val="19"/>
              <w:szCs w:val="19"/>
              <w:lang w:val="en-US" w:eastAsia="en-GB"/>
            </w:rPr>
          </w:rPrChange>
        </w:rPr>
        <w:t xml:space="preserve">any salvage proceeds shall be paid to </w:t>
      </w:r>
      <w:r w:rsidRPr="0022764C">
        <w:rPr>
          <w:rFonts w:eastAsia="Calibri" w:cstheme="minorHAnsi"/>
          <w:sz w:val="19"/>
          <w:szCs w:val="19"/>
          <w:lang w:eastAsia="en-GB"/>
        </w:rPr>
        <w:t xml:space="preserve">the </w:t>
      </w:r>
      <w:r w:rsidRPr="0022764C">
        <w:rPr>
          <w:rFonts w:eastAsia="Calibri" w:cstheme="minorHAnsi"/>
          <w:b/>
          <w:bCs/>
          <w:sz w:val="19"/>
          <w:szCs w:val="19"/>
          <w:lang w:eastAsia="en-GB"/>
        </w:rPr>
        <w:t>Insurer</w:t>
      </w:r>
      <w:r w:rsidRPr="0022764C">
        <w:rPr>
          <w:rFonts w:eastAsia="Calibri" w:cstheme="minorHAnsi"/>
          <w:sz w:val="19"/>
          <w:szCs w:val="19"/>
          <w:lang w:eastAsia="en-GB"/>
        </w:rPr>
        <w:t xml:space="preserve"> at the time of loss settlement, or to </w:t>
      </w:r>
      <w:r w:rsidRPr="0022764C">
        <w:rPr>
          <w:rFonts w:eastAsia="Calibri" w:cstheme="minorHAnsi"/>
          <w:szCs w:val="18"/>
          <w:lang w:eastAsia="en-GB"/>
          <w:rPrChange w:id="2231" w:author="stuart wolstenholme" w:date="2026-05-29T12:46:00Z" w16du:dateUtc="2026-05-29T11:46:00Z">
            <w:rPr>
              <w:rFonts w:eastAsia="Calibri" w:cstheme="minorHAnsi"/>
              <w:szCs w:val="18"/>
              <w:lang w:val="en-US" w:eastAsia="en-GB"/>
            </w:rPr>
          </w:rPrChange>
        </w:rPr>
        <w:t>the</w:t>
      </w:r>
      <w:r w:rsidRPr="0022764C">
        <w:rPr>
          <w:rFonts w:eastAsia="Calibri" w:cstheme="minorHAnsi"/>
          <w:b/>
          <w:sz w:val="19"/>
          <w:szCs w:val="19"/>
          <w:lang w:eastAsia="en-GB"/>
          <w:rPrChange w:id="2232" w:author="stuart wolstenholme" w:date="2026-05-29T12:46:00Z" w16du:dateUtc="2026-05-29T11:46:00Z">
            <w:rPr>
              <w:rFonts w:eastAsia="Calibri" w:cstheme="minorHAnsi"/>
              <w:b/>
              <w:sz w:val="19"/>
              <w:szCs w:val="19"/>
              <w:lang w:val="en-US" w:eastAsia="en-GB"/>
            </w:rPr>
          </w:rPrChange>
        </w:rPr>
        <w:t xml:space="preserve"> Named Insured</w:t>
      </w:r>
      <w:r w:rsidRPr="0022764C">
        <w:rPr>
          <w:rFonts w:eastAsia="Calibri" w:cstheme="minorHAnsi"/>
          <w:sz w:val="19"/>
          <w:szCs w:val="19"/>
          <w:lang w:eastAsia="en-GB"/>
        </w:rPr>
        <w:t>, if received prior to loss settlement and such proceeds will reduce the amount of loss payable accordingly.</w:t>
      </w:r>
    </w:p>
    <w:p w14:paraId="51225E93" w14:textId="77777777" w:rsidR="006936E8" w:rsidRPr="0022764C" w:rsidRDefault="006936E8" w:rsidP="006936E8">
      <w:pPr>
        <w:numPr>
          <w:ilvl w:val="0"/>
          <w:numId w:val="492"/>
        </w:numPr>
        <w:spacing w:before="0" w:after="160" w:line="240" w:lineRule="auto"/>
        <w:contextualSpacing/>
        <w:rPr>
          <w:rFonts w:eastAsia="Calibri" w:cstheme="minorHAnsi"/>
          <w:sz w:val="19"/>
          <w:szCs w:val="19"/>
          <w:lang w:eastAsia="en-GB"/>
        </w:rPr>
      </w:pPr>
      <w:r w:rsidRPr="0022764C">
        <w:rPr>
          <w:rFonts w:eastAsia="Calibri" w:cstheme="minorHAnsi"/>
          <w:kern w:val="2"/>
          <w:sz w:val="19"/>
          <w:szCs w:val="19"/>
          <w:lang w:eastAsia="en-GB"/>
          <w14:ligatures w14:val="standardContextual"/>
        </w:rPr>
        <w:t xml:space="preserve">If </w:t>
      </w:r>
      <w:r w:rsidRPr="0022764C">
        <w:rPr>
          <w:rFonts w:eastAsia="Calibri" w:cstheme="minorHAnsi"/>
          <w:szCs w:val="18"/>
          <w:lang w:eastAsia="en-GB"/>
          <w:rPrChange w:id="2233" w:author="stuart wolstenholme" w:date="2026-05-29T12:46:00Z" w16du:dateUtc="2026-05-29T11:46:00Z">
            <w:rPr>
              <w:rFonts w:eastAsia="Calibri" w:cstheme="minorHAnsi"/>
              <w:szCs w:val="18"/>
              <w:lang w:val="en-US" w:eastAsia="en-GB"/>
            </w:rPr>
          </w:rPrChange>
        </w:rPr>
        <w:t>the</w:t>
      </w:r>
      <w:r w:rsidRPr="0022764C">
        <w:rPr>
          <w:rFonts w:eastAsia="Calibri" w:cstheme="minorHAnsi"/>
          <w:b/>
          <w:kern w:val="2"/>
          <w:sz w:val="19"/>
          <w:szCs w:val="19"/>
          <w:lang w:eastAsia="en-GB"/>
          <w14:ligatures w14:val="standardContextual"/>
        </w:rPr>
        <w:t xml:space="preserve"> Named Insured </w:t>
      </w:r>
      <w:r w:rsidRPr="0022764C">
        <w:rPr>
          <w:rFonts w:eastAsia="Calibri" w:cstheme="minorHAnsi"/>
          <w:kern w:val="2"/>
          <w:sz w:val="19"/>
          <w:szCs w:val="19"/>
          <w:lang w:eastAsia="en-GB"/>
          <w14:ligatures w14:val="standardContextual"/>
        </w:rPr>
        <w:t xml:space="preserve">and the </w:t>
      </w:r>
      <w:r w:rsidRPr="0022764C">
        <w:rPr>
          <w:rFonts w:eastAsia="Calibri" w:cstheme="minorHAnsi"/>
          <w:b/>
          <w:bCs/>
          <w:kern w:val="2"/>
          <w:sz w:val="19"/>
          <w:szCs w:val="19"/>
          <w:lang w:eastAsia="en-GB"/>
          <w14:ligatures w14:val="standardContextual"/>
        </w:rPr>
        <w:t xml:space="preserve">Insurer </w:t>
      </w:r>
      <w:r w:rsidRPr="0022764C">
        <w:rPr>
          <w:rFonts w:eastAsia="Calibri" w:cstheme="minorHAnsi"/>
          <w:kern w:val="2"/>
          <w:sz w:val="19"/>
          <w:szCs w:val="19"/>
          <w:lang w:eastAsia="en-GB"/>
          <w14:ligatures w14:val="standardContextual"/>
        </w:rPr>
        <w:t xml:space="preserve">disagree on the value of the </w:t>
      </w:r>
      <w:r w:rsidRPr="0022764C">
        <w:rPr>
          <w:rFonts w:eastAsia="Calibri" w:cstheme="minorHAnsi"/>
          <w:b/>
          <w:kern w:val="2"/>
          <w:sz w:val="19"/>
          <w:szCs w:val="19"/>
          <w:lang w:eastAsia="en-GB"/>
          <w14:ligatures w14:val="standardContextual"/>
        </w:rPr>
        <w:t>Covered Property</w:t>
      </w:r>
      <w:r w:rsidRPr="0022764C">
        <w:rPr>
          <w:rFonts w:eastAsia="Calibri" w:cstheme="minorHAnsi"/>
          <w:kern w:val="2"/>
          <w:sz w:val="19"/>
          <w:szCs w:val="19"/>
          <w:lang w:eastAsia="en-GB"/>
          <w14:ligatures w14:val="standardContextual"/>
        </w:rPr>
        <w:t xml:space="preserve"> or the amount of loss to which the Property Damage Loss applies, either party may make written demand for an appraisal of the loss. In this event, each party will select a competent and impartial appraiser. The two appraisers will select an umpire. If they cannot agree, either may request that selection be made by a judge of a court having jurisdiction. The appraisers will state separately the value of the property and amount of loss. If they fail to agree, they will submit their differences to the umpire. A decision agreed to by any two will be binding. Each party will pay its chosen appraiser and bear the other expenses of the appraisal and umpire equally. If there is an appraisal, the </w:t>
      </w:r>
      <w:r w:rsidRPr="0022764C">
        <w:rPr>
          <w:rFonts w:eastAsia="Calibri" w:cstheme="minorHAnsi"/>
          <w:b/>
          <w:bCs/>
          <w:kern w:val="2"/>
          <w:sz w:val="19"/>
          <w:szCs w:val="19"/>
          <w:lang w:eastAsia="en-GB"/>
          <w14:ligatures w14:val="standardContextual"/>
        </w:rPr>
        <w:t>Insurer</w:t>
      </w:r>
      <w:r w:rsidRPr="0022764C">
        <w:rPr>
          <w:rFonts w:eastAsia="Calibri" w:cstheme="minorHAnsi"/>
          <w:kern w:val="2"/>
          <w:sz w:val="19"/>
          <w:szCs w:val="19"/>
          <w:lang w:eastAsia="en-GB"/>
          <w14:ligatures w14:val="standardContextual"/>
        </w:rPr>
        <w:t xml:space="preserve"> will still retain the right to deny the </w:t>
      </w:r>
      <w:r w:rsidRPr="0022764C">
        <w:rPr>
          <w:rFonts w:eastAsia="Calibri" w:cstheme="minorHAnsi"/>
          <w:b/>
          <w:kern w:val="2"/>
          <w:sz w:val="19"/>
          <w:szCs w:val="19"/>
          <w:lang w:eastAsia="en-GB"/>
          <w14:ligatures w14:val="standardContextual"/>
        </w:rPr>
        <w:t>Claim</w:t>
      </w:r>
      <w:r w:rsidRPr="0022764C">
        <w:rPr>
          <w:rFonts w:eastAsia="Calibri" w:cstheme="minorHAnsi"/>
          <w:kern w:val="2"/>
          <w:sz w:val="19"/>
          <w:szCs w:val="19"/>
          <w:lang w:eastAsia="en-GB"/>
          <w14:ligatures w14:val="standardContextual"/>
        </w:rPr>
        <w:t>.</w:t>
      </w:r>
    </w:p>
    <w:p w14:paraId="2E931C13" w14:textId="77777777" w:rsidR="006936E8" w:rsidRPr="0022764C" w:rsidRDefault="006936E8" w:rsidP="006936E8">
      <w:pPr>
        <w:spacing w:before="0" w:after="160" w:line="259" w:lineRule="auto"/>
        <w:ind w:left="360"/>
        <w:contextualSpacing/>
        <w:rPr>
          <w:rFonts w:eastAsia="Calibri" w:cstheme="minorHAnsi"/>
          <w:b/>
          <w:szCs w:val="18"/>
          <w:lang w:eastAsia="en-GB"/>
          <w:rPrChange w:id="2234" w:author="stuart wolstenholme" w:date="2026-05-29T12:46:00Z" w16du:dateUtc="2026-05-29T11:46:00Z">
            <w:rPr>
              <w:rFonts w:eastAsia="Calibri" w:cstheme="minorHAnsi"/>
              <w:b/>
              <w:szCs w:val="18"/>
              <w:lang w:val="en-US" w:eastAsia="en-GB"/>
            </w:rPr>
          </w:rPrChange>
        </w:rPr>
      </w:pPr>
    </w:p>
    <w:p w14:paraId="5CA8C33E" w14:textId="77777777" w:rsidR="006936E8" w:rsidRPr="0022764C" w:rsidRDefault="006936E8" w:rsidP="006936E8">
      <w:pPr>
        <w:pStyle w:val="Heading2"/>
        <w:numPr>
          <w:ilvl w:val="0"/>
          <w:numId w:val="474"/>
        </w:numPr>
        <w:spacing w:before="0" w:after="160" w:line="259" w:lineRule="auto"/>
        <w:contextualSpacing/>
        <w:rPr>
          <w:rFonts w:eastAsia="Calibri" w:cstheme="minorHAnsi"/>
          <w:b/>
          <w:sz w:val="22"/>
          <w:szCs w:val="22"/>
        </w:rPr>
      </w:pPr>
      <w:r w:rsidRPr="0022764C">
        <w:rPr>
          <w:rFonts w:eastAsia="Calibri" w:cstheme="minorHAnsi"/>
          <w:b/>
          <w:sz w:val="22"/>
          <w:szCs w:val="22"/>
        </w:rPr>
        <w:t>Notice of Potential Claim</w:t>
      </w:r>
    </w:p>
    <w:bookmarkEnd w:id="2161"/>
    <w:p w14:paraId="51570028" w14:textId="15773B2D" w:rsidR="006936E8" w:rsidRPr="0022764C" w:rsidRDefault="006936E8" w:rsidP="006936E8">
      <w:pPr>
        <w:spacing w:before="0" w:after="160" w:line="259" w:lineRule="auto"/>
        <w:ind w:left="360"/>
        <w:contextualSpacing/>
        <w:rPr>
          <w:rFonts w:eastAsia="Calibri" w:cstheme="minorHAnsi"/>
          <w:szCs w:val="18"/>
          <w:lang w:eastAsia="en-GB"/>
          <w:rPrChange w:id="2235"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236" w:author="stuart wolstenholme" w:date="2026-05-29T12:46:00Z" w16du:dateUtc="2026-05-29T11:46:00Z">
            <w:rPr>
              <w:rFonts w:eastAsia="Calibri" w:cstheme="minorHAnsi"/>
              <w:szCs w:val="18"/>
              <w:lang w:val="en-US" w:eastAsia="en-GB"/>
            </w:rPr>
          </w:rPrChange>
        </w:rPr>
        <w:t xml:space="preserve">If, during the </w:t>
      </w:r>
      <w:r w:rsidRPr="0022764C">
        <w:rPr>
          <w:rFonts w:eastAsia="Calibri" w:cstheme="minorHAnsi"/>
          <w:b/>
          <w:bCs/>
          <w:szCs w:val="18"/>
          <w:lang w:eastAsia="en-GB"/>
          <w:rPrChange w:id="2237" w:author="stuart wolstenholme" w:date="2026-05-29T12:46:00Z" w16du:dateUtc="2026-05-29T11:46:00Z">
            <w:rPr>
              <w:rFonts w:eastAsia="Calibri" w:cstheme="minorHAnsi"/>
              <w:b/>
              <w:bCs/>
              <w:szCs w:val="18"/>
              <w:lang w:val="en-US" w:eastAsia="en-GB"/>
            </w:rPr>
          </w:rPrChange>
        </w:rPr>
        <w:t>Period of Insurance</w:t>
      </w:r>
      <w:r w:rsidRPr="0022764C">
        <w:rPr>
          <w:rFonts w:eastAsia="Calibri" w:cstheme="minorHAnsi"/>
          <w:szCs w:val="18"/>
          <w:lang w:eastAsia="en-GB"/>
          <w:rPrChange w:id="2238" w:author="stuart wolstenholme" w:date="2026-05-29T12:46:00Z" w16du:dateUtc="2026-05-29T11:46:00Z">
            <w:rPr>
              <w:rFonts w:eastAsia="Calibri" w:cstheme="minorHAnsi"/>
              <w:szCs w:val="18"/>
              <w:lang w:val="en-US" w:eastAsia="en-GB"/>
            </w:rPr>
          </w:rPrChange>
        </w:rPr>
        <w:t xml:space="preserve">, an </w:t>
      </w:r>
      <w:r w:rsidRPr="0022764C">
        <w:rPr>
          <w:rFonts w:eastAsia="Calibri" w:cstheme="minorHAnsi"/>
          <w:b/>
          <w:bCs/>
          <w:szCs w:val="18"/>
          <w:lang w:eastAsia="en-GB"/>
          <w:rPrChange w:id="2239" w:author="stuart wolstenholme" w:date="2026-05-29T12:46:00Z" w16du:dateUtc="2026-05-29T11:46:00Z">
            <w:rPr>
              <w:rFonts w:eastAsia="Calibri" w:cstheme="minorHAnsi"/>
              <w:b/>
              <w:bCs/>
              <w:szCs w:val="18"/>
              <w:lang w:val="en-US" w:eastAsia="en-GB"/>
            </w:rPr>
          </w:rPrChange>
        </w:rPr>
        <w:t xml:space="preserve">Executive </w:t>
      </w:r>
      <w:r w:rsidRPr="0022764C">
        <w:rPr>
          <w:rFonts w:eastAsia="Calibri" w:cstheme="minorHAnsi"/>
          <w:szCs w:val="18"/>
          <w:lang w:eastAsia="en-GB"/>
          <w:rPrChange w:id="2240" w:author="stuart wolstenholme" w:date="2026-05-29T12:46:00Z" w16du:dateUtc="2026-05-29T11:46:00Z">
            <w:rPr>
              <w:rFonts w:eastAsia="Calibri" w:cstheme="minorHAnsi"/>
              <w:szCs w:val="18"/>
              <w:lang w:val="en-US" w:eastAsia="en-GB"/>
            </w:rPr>
          </w:rPrChange>
        </w:rPr>
        <w:t xml:space="preserve">becomes aware of any incident, act, fact or circumstance that could reasonably be a basis for a </w:t>
      </w:r>
      <w:r w:rsidRPr="0022764C">
        <w:rPr>
          <w:rFonts w:eastAsia="Calibri" w:cstheme="minorHAnsi"/>
          <w:b/>
          <w:bCs/>
          <w:szCs w:val="18"/>
          <w:lang w:eastAsia="en-GB"/>
          <w:rPrChange w:id="2241" w:author="stuart wolstenholme" w:date="2026-05-29T12:46:00Z" w16du:dateUtc="2026-05-29T11:46:00Z">
            <w:rPr>
              <w:rFonts w:eastAsia="Calibri" w:cstheme="minorHAnsi"/>
              <w:b/>
              <w:bCs/>
              <w:szCs w:val="18"/>
              <w:lang w:val="en-US" w:eastAsia="en-GB"/>
            </w:rPr>
          </w:rPrChange>
        </w:rPr>
        <w:t xml:space="preserve">Claim </w:t>
      </w:r>
      <w:r w:rsidRPr="0022764C">
        <w:rPr>
          <w:rFonts w:eastAsia="Calibri" w:cstheme="minorHAnsi"/>
          <w:bCs/>
          <w:szCs w:val="18"/>
          <w:lang w:eastAsia="en-GB"/>
          <w:rPrChange w:id="2242" w:author="stuart wolstenholme" w:date="2026-05-29T12:46:00Z" w16du:dateUtc="2026-05-29T11:46:00Z">
            <w:rPr>
              <w:rFonts w:eastAsia="Calibri" w:cstheme="minorHAnsi"/>
              <w:bCs/>
              <w:szCs w:val="18"/>
              <w:lang w:val="en-US" w:eastAsia="en-GB"/>
            </w:rPr>
          </w:rPrChange>
        </w:rPr>
        <w:t xml:space="preserve">under any </w:t>
      </w:r>
      <w:del w:id="2243" w:author="stuart wolstenholme" w:date="2026-05-29T12:49:00Z" w16du:dateUtc="2026-05-29T11:49:00Z">
        <w:r w:rsidRPr="0022764C" w:rsidDel="0022764C">
          <w:rPr>
            <w:rFonts w:eastAsia="Calibri" w:cstheme="minorHAnsi"/>
            <w:bCs/>
            <w:szCs w:val="18"/>
            <w:lang w:eastAsia="en-GB"/>
            <w:rPrChange w:id="2244" w:author="stuart wolstenholme" w:date="2026-05-29T12:46:00Z" w16du:dateUtc="2026-05-29T11:46:00Z">
              <w:rPr>
                <w:rFonts w:eastAsia="Calibri" w:cstheme="minorHAnsi"/>
                <w:bCs/>
                <w:szCs w:val="18"/>
                <w:lang w:val="en-US" w:eastAsia="en-GB"/>
              </w:rPr>
            </w:rPrChange>
          </w:rPr>
          <w:delText>Third Party</w:delText>
        </w:r>
      </w:del>
      <w:ins w:id="2245" w:author="stuart wolstenholme" w:date="2026-05-29T12:49:00Z" w16du:dateUtc="2026-05-29T11:49:00Z">
        <w:r w:rsidR="0022764C" w:rsidRPr="0022764C">
          <w:rPr>
            <w:rFonts w:eastAsia="Calibri" w:cstheme="minorHAnsi"/>
            <w:bCs/>
            <w:szCs w:val="18"/>
            <w:lang w:eastAsia="en-GB"/>
          </w:rPr>
          <w:t>Third-Party</w:t>
        </w:r>
      </w:ins>
      <w:r w:rsidRPr="0022764C">
        <w:rPr>
          <w:rFonts w:eastAsia="Calibri" w:cstheme="minorHAnsi"/>
          <w:bCs/>
          <w:szCs w:val="18"/>
          <w:lang w:eastAsia="en-GB"/>
          <w:rPrChange w:id="2246" w:author="stuart wolstenholme" w:date="2026-05-29T12:46:00Z" w16du:dateUtc="2026-05-29T11:46:00Z">
            <w:rPr>
              <w:rFonts w:eastAsia="Calibri" w:cstheme="minorHAnsi"/>
              <w:bCs/>
              <w:szCs w:val="18"/>
              <w:lang w:val="en-US" w:eastAsia="en-GB"/>
            </w:rPr>
          </w:rPrChange>
        </w:rPr>
        <w:t xml:space="preserve"> Liability Insuring Clause of this Policy, and if the</w:t>
      </w:r>
      <w:r w:rsidRPr="0022764C">
        <w:rPr>
          <w:rFonts w:eastAsia="Calibri" w:cstheme="minorHAnsi"/>
          <w:szCs w:val="18"/>
          <w:lang w:eastAsia="en-GB"/>
          <w:rPrChange w:id="2247"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248" w:author="stuart wolstenholme" w:date="2026-05-29T12:46:00Z" w16du:dateUtc="2026-05-29T11:46:00Z">
            <w:rPr>
              <w:rFonts w:eastAsia="Calibri" w:cstheme="minorHAnsi"/>
              <w:b/>
              <w:szCs w:val="18"/>
              <w:lang w:val="en-US" w:eastAsia="en-GB"/>
            </w:rPr>
          </w:rPrChange>
        </w:rPr>
        <w:t xml:space="preserve">Executive </w:t>
      </w:r>
      <w:r w:rsidRPr="0022764C">
        <w:rPr>
          <w:rFonts w:eastAsia="Calibri" w:cstheme="minorHAnsi"/>
          <w:szCs w:val="18"/>
          <w:lang w:eastAsia="en-GB"/>
          <w:rPrChange w:id="2249" w:author="stuart wolstenholme" w:date="2026-05-29T12:46:00Z" w16du:dateUtc="2026-05-29T11:46:00Z">
            <w:rPr>
              <w:rFonts w:eastAsia="Calibri" w:cstheme="minorHAnsi"/>
              <w:szCs w:val="18"/>
              <w:lang w:val="en-US" w:eastAsia="en-GB"/>
            </w:rPr>
          </w:rPrChange>
        </w:rPr>
        <w:t xml:space="preserve">gives written notice to the </w:t>
      </w:r>
      <w:r w:rsidRPr="0022764C">
        <w:rPr>
          <w:rFonts w:eastAsia="Calibri" w:cstheme="minorHAnsi"/>
          <w:b/>
          <w:bCs/>
          <w:szCs w:val="18"/>
          <w:lang w:eastAsia="en-GB"/>
          <w:rPrChange w:id="2250"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251" w:author="stuart wolstenholme" w:date="2026-05-29T12:46:00Z" w16du:dateUtc="2026-05-29T11:46:00Z">
            <w:rPr>
              <w:rFonts w:eastAsia="Calibri" w:cstheme="minorHAnsi"/>
              <w:szCs w:val="18"/>
              <w:lang w:val="en-US" w:eastAsia="en-GB"/>
            </w:rPr>
          </w:rPrChange>
        </w:rPr>
        <w:t xml:space="preserve"> during the </w:t>
      </w:r>
      <w:r w:rsidRPr="0022764C">
        <w:rPr>
          <w:rFonts w:eastAsia="Calibri" w:cstheme="minorHAnsi"/>
          <w:b/>
          <w:bCs/>
          <w:szCs w:val="18"/>
          <w:lang w:eastAsia="en-GB"/>
          <w:rPrChange w:id="2252" w:author="stuart wolstenholme" w:date="2026-05-29T12:46:00Z" w16du:dateUtc="2026-05-29T11:46:00Z">
            <w:rPr>
              <w:rFonts w:eastAsia="Calibri" w:cstheme="minorHAnsi"/>
              <w:b/>
              <w:bCs/>
              <w:szCs w:val="18"/>
              <w:lang w:val="en-US" w:eastAsia="en-GB"/>
            </w:rPr>
          </w:rPrChange>
        </w:rPr>
        <w:t>Period of Insurance</w:t>
      </w:r>
      <w:r w:rsidRPr="0022764C">
        <w:rPr>
          <w:rFonts w:eastAsia="Calibri" w:cstheme="minorHAnsi"/>
          <w:bCs/>
          <w:szCs w:val="18"/>
          <w:lang w:eastAsia="en-GB"/>
          <w:rPrChange w:id="2253" w:author="stuart wolstenholme" w:date="2026-05-29T12:46:00Z" w16du:dateUtc="2026-05-29T11:46:00Z">
            <w:rPr>
              <w:rFonts w:eastAsia="Calibri" w:cstheme="minorHAnsi"/>
              <w:bCs/>
              <w:szCs w:val="18"/>
              <w:lang w:val="en-US" w:eastAsia="en-GB"/>
            </w:rPr>
          </w:rPrChange>
        </w:rPr>
        <w:t xml:space="preserve"> that describes</w:t>
      </w:r>
      <w:r w:rsidRPr="0022764C">
        <w:rPr>
          <w:rFonts w:eastAsia="Calibri" w:cstheme="minorHAnsi"/>
          <w:szCs w:val="18"/>
          <w:lang w:eastAsia="en-GB"/>
          <w:rPrChange w:id="2254" w:author="stuart wolstenholme" w:date="2026-05-29T12:46:00Z" w16du:dateUtc="2026-05-29T11:46:00Z">
            <w:rPr>
              <w:rFonts w:eastAsia="Calibri" w:cstheme="minorHAnsi"/>
              <w:szCs w:val="18"/>
              <w:lang w:val="en-US" w:eastAsia="en-GB"/>
            </w:rPr>
          </w:rPrChange>
        </w:rPr>
        <w:t>:</w:t>
      </w:r>
    </w:p>
    <w:p w14:paraId="11ADE82F" w14:textId="77777777" w:rsidR="006936E8" w:rsidRPr="0022764C" w:rsidRDefault="006936E8" w:rsidP="006936E8">
      <w:pPr>
        <w:numPr>
          <w:ilvl w:val="0"/>
          <w:numId w:val="475"/>
        </w:numPr>
        <w:spacing w:before="0" w:after="160" w:line="259" w:lineRule="auto"/>
        <w:contextualSpacing/>
        <w:rPr>
          <w:rFonts w:eastAsia="Calibri" w:cstheme="minorHAnsi"/>
          <w:b/>
          <w:szCs w:val="18"/>
          <w:lang w:eastAsia="en-GB"/>
          <w:rPrChange w:id="2255"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256" w:author="stuart wolstenholme" w:date="2026-05-29T12:46:00Z" w16du:dateUtc="2026-05-29T11:46:00Z">
            <w:rPr>
              <w:rFonts w:eastAsia="Calibri" w:cstheme="minorHAnsi"/>
              <w:szCs w:val="18"/>
              <w:lang w:val="en-US" w:eastAsia="en-GB"/>
            </w:rPr>
          </w:rPrChange>
        </w:rPr>
        <w:t xml:space="preserve">the specific details of the incident, act, fact or circumstance that could reasonably be the basis for the </w:t>
      </w:r>
      <w:r w:rsidRPr="0022764C">
        <w:rPr>
          <w:rFonts w:eastAsia="Calibri" w:cstheme="minorHAnsi"/>
          <w:b/>
          <w:bCs/>
          <w:szCs w:val="18"/>
          <w:lang w:eastAsia="en-GB"/>
          <w:rPrChange w:id="2257"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258" w:author="stuart wolstenholme" w:date="2026-05-29T12:46:00Z" w16du:dateUtc="2026-05-29T11:46:00Z">
            <w:rPr>
              <w:rFonts w:eastAsia="Calibri" w:cstheme="minorHAnsi"/>
              <w:szCs w:val="18"/>
              <w:lang w:val="en-US" w:eastAsia="en-GB"/>
            </w:rPr>
          </w:rPrChange>
        </w:rPr>
        <w:t>;</w:t>
      </w:r>
    </w:p>
    <w:p w14:paraId="57B10AE5" w14:textId="77777777" w:rsidR="006936E8" w:rsidRPr="0022764C" w:rsidRDefault="006936E8" w:rsidP="006936E8">
      <w:pPr>
        <w:numPr>
          <w:ilvl w:val="0"/>
          <w:numId w:val="475"/>
        </w:numPr>
        <w:spacing w:before="0" w:after="160" w:line="259" w:lineRule="auto"/>
        <w:contextualSpacing/>
        <w:rPr>
          <w:rFonts w:eastAsia="Calibri" w:cstheme="minorHAnsi"/>
          <w:b/>
          <w:szCs w:val="18"/>
          <w:lang w:eastAsia="en-GB"/>
          <w:rPrChange w:id="2259"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260" w:author="stuart wolstenholme" w:date="2026-05-29T12:46:00Z" w16du:dateUtc="2026-05-29T11:46:00Z">
            <w:rPr>
              <w:rFonts w:eastAsia="Calibri" w:cstheme="minorHAnsi"/>
              <w:szCs w:val="18"/>
              <w:lang w:val="en-US" w:eastAsia="en-GB"/>
            </w:rPr>
          </w:rPrChange>
        </w:rPr>
        <w:t xml:space="preserve">the possible </w:t>
      </w:r>
      <w:r w:rsidRPr="0022764C">
        <w:rPr>
          <w:rFonts w:eastAsia="Calibri" w:cstheme="minorHAnsi"/>
          <w:b/>
          <w:bCs/>
          <w:szCs w:val="18"/>
          <w:lang w:eastAsia="en-GB"/>
          <w:rPrChange w:id="2261"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bCs/>
          <w:szCs w:val="18"/>
          <w:lang w:eastAsia="en-GB"/>
          <w:rPrChange w:id="2262" w:author="stuart wolstenholme" w:date="2026-05-29T12:46:00Z" w16du:dateUtc="2026-05-29T11:46:00Z">
            <w:rPr>
              <w:rFonts w:eastAsia="Calibri" w:cstheme="minorHAnsi"/>
              <w:bCs/>
              <w:szCs w:val="18"/>
              <w:lang w:val="en-US" w:eastAsia="en-GB"/>
            </w:rPr>
          </w:rPrChange>
        </w:rPr>
        <w:t>,</w:t>
      </w:r>
      <w:r w:rsidRPr="0022764C">
        <w:rPr>
          <w:rFonts w:eastAsia="Calibri" w:cstheme="minorHAnsi"/>
          <w:szCs w:val="18"/>
          <w:lang w:eastAsia="en-GB"/>
          <w:rPrChange w:id="2263"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264" w:author="stuart wolstenholme" w:date="2026-05-29T12:46:00Z" w16du:dateUtc="2026-05-29T11:46:00Z">
            <w:rPr>
              <w:rFonts w:eastAsia="Calibri" w:cstheme="minorHAnsi"/>
              <w:b/>
              <w:szCs w:val="18"/>
              <w:lang w:val="en-US" w:eastAsia="en-GB"/>
            </w:rPr>
          </w:rPrChange>
        </w:rPr>
        <w:t>Regulatory Fines and Penalties</w:t>
      </w:r>
      <w:r w:rsidRPr="0022764C">
        <w:rPr>
          <w:rFonts w:eastAsia="Calibri" w:cstheme="minorHAnsi"/>
          <w:szCs w:val="18"/>
          <w:lang w:eastAsia="en-GB"/>
          <w:rPrChange w:id="2265" w:author="stuart wolstenholme" w:date="2026-05-29T12:46:00Z" w16du:dateUtc="2026-05-29T11:46:00Z">
            <w:rPr>
              <w:rFonts w:eastAsia="Calibri" w:cstheme="minorHAnsi"/>
              <w:szCs w:val="18"/>
              <w:lang w:val="en-US" w:eastAsia="en-GB"/>
            </w:rPr>
          </w:rPrChange>
        </w:rPr>
        <w:t xml:space="preserve"> or other amounts to which this Policy applies that may result or has resulted from the incident, act, fact or circumstance; and</w:t>
      </w:r>
    </w:p>
    <w:p w14:paraId="3DFBD965" w14:textId="77777777" w:rsidR="006936E8" w:rsidRPr="0022764C" w:rsidRDefault="006936E8" w:rsidP="006936E8">
      <w:pPr>
        <w:numPr>
          <w:ilvl w:val="0"/>
          <w:numId w:val="475"/>
        </w:numPr>
        <w:spacing w:before="0" w:after="160" w:line="259" w:lineRule="auto"/>
        <w:contextualSpacing/>
        <w:rPr>
          <w:rFonts w:eastAsia="Calibri" w:cstheme="minorHAnsi"/>
          <w:b/>
          <w:szCs w:val="18"/>
          <w:lang w:eastAsia="en-GB"/>
          <w:rPrChange w:id="2266"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267" w:author="stuart wolstenholme" w:date="2026-05-29T12:46:00Z" w16du:dateUtc="2026-05-29T11:46:00Z">
            <w:rPr>
              <w:rFonts w:eastAsia="Calibri" w:cstheme="minorHAnsi"/>
              <w:szCs w:val="18"/>
              <w:lang w:val="en-US" w:eastAsia="en-GB"/>
            </w:rPr>
          </w:rPrChange>
        </w:rPr>
        <w:t>the details regarding how the</w:t>
      </w:r>
      <w:r w:rsidRPr="0022764C">
        <w:rPr>
          <w:rFonts w:eastAsia="Calibri" w:cstheme="minorHAnsi"/>
          <w:b/>
          <w:bCs/>
          <w:szCs w:val="18"/>
          <w:lang w:eastAsia="en-GB"/>
          <w:rPrChange w:id="2268" w:author="stuart wolstenholme" w:date="2026-05-29T12:46:00Z" w16du:dateUtc="2026-05-29T11:46:00Z">
            <w:rPr>
              <w:rFonts w:eastAsia="Calibri" w:cstheme="minorHAnsi"/>
              <w:b/>
              <w:bCs/>
              <w:szCs w:val="18"/>
              <w:lang w:val="en-US" w:eastAsia="en-GB"/>
            </w:rPr>
          </w:rPrChange>
        </w:rPr>
        <w:t xml:space="preserve"> Executive </w:t>
      </w:r>
      <w:r w:rsidRPr="0022764C">
        <w:rPr>
          <w:rFonts w:eastAsia="Calibri" w:cstheme="minorHAnsi"/>
          <w:szCs w:val="18"/>
          <w:lang w:eastAsia="en-GB"/>
          <w:rPrChange w:id="2269" w:author="stuart wolstenholme" w:date="2026-05-29T12:46:00Z" w16du:dateUtc="2026-05-29T11:46:00Z">
            <w:rPr>
              <w:rFonts w:eastAsia="Calibri" w:cstheme="minorHAnsi"/>
              <w:szCs w:val="18"/>
              <w:lang w:val="en-US" w:eastAsia="en-GB"/>
            </w:rPr>
          </w:rPrChange>
        </w:rPr>
        <w:t>first became aware of the incident, act, fact or circumstance,</w:t>
      </w:r>
    </w:p>
    <w:p w14:paraId="01CFC83E" w14:textId="77777777" w:rsidR="006936E8" w:rsidRPr="0022764C" w:rsidRDefault="006936E8" w:rsidP="006936E8">
      <w:pPr>
        <w:spacing w:before="0" w:after="160" w:line="259" w:lineRule="auto"/>
        <w:ind w:left="360"/>
        <w:contextualSpacing/>
        <w:rPr>
          <w:rFonts w:eastAsia="Calibri" w:cstheme="minorHAnsi"/>
          <w:szCs w:val="18"/>
          <w:lang w:eastAsia="en-GB"/>
          <w:rPrChange w:id="2270"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271" w:author="stuart wolstenholme" w:date="2026-05-29T12:46:00Z" w16du:dateUtc="2026-05-29T11:46:00Z">
            <w:rPr>
              <w:rFonts w:eastAsia="Calibri" w:cstheme="minorHAnsi"/>
              <w:szCs w:val="18"/>
              <w:lang w:val="en-US" w:eastAsia="en-GB"/>
            </w:rPr>
          </w:rPrChange>
        </w:rPr>
        <w:t xml:space="preserve">then any </w:t>
      </w:r>
      <w:r w:rsidRPr="0022764C">
        <w:rPr>
          <w:rFonts w:eastAsia="Calibri" w:cstheme="minorHAnsi"/>
          <w:b/>
          <w:bCs/>
          <w:szCs w:val="18"/>
          <w:lang w:eastAsia="en-GB"/>
          <w:rPrChange w:id="2272" w:author="stuart wolstenholme" w:date="2026-05-29T12:46:00Z" w16du:dateUtc="2026-05-29T11:46:00Z">
            <w:rPr>
              <w:rFonts w:eastAsia="Calibri" w:cstheme="minorHAnsi"/>
              <w:b/>
              <w:bCs/>
              <w:szCs w:val="18"/>
              <w:lang w:val="en-US" w:eastAsia="en-GB"/>
            </w:rPr>
          </w:rPrChange>
        </w:rPr>
        <w:t xml:space="preserve">Claim </w:t>
      </w:r>
      <w:r w:rsidRPr="0022764C">
        <w:rPr>
          <w:rFonts w:eastAsia="Calibri" w:cstheme="minorHAnsi"/>
          <w:szCs w:val="18"/>
          <w:lang w:eastAsia="en-GB"/>
          <w:rPrChange w:id="2273" w:author="stuart wolstenholme" w:date="2026-05-29T12:46:00Z" w16du:dateUtc="2026-05-29T11:46:00Z">
            <w:rPr>
              <w:rFonts w:eastAsia="Calibri" w:cstheme="minorHAnsi"/>
              <w:szCs w:val="18"/>
              <w:lang w:val="en-US" w:eastAsia="en-GB"/>
            </w:rPr>
          </w:rPrChange>
        </w:rPr>
        <w:t xml:space="preserve">arising out of such reported incident, act, fact or circumstance will be considered to be a </w:t>
      </w:r>
      <w:r w:rsidRPr="0022764C">
        <w:rPr>
          <w:rFonts w:eastAsia="Calibri" w:cstheme="minorHAnsi"/>
          <w:b/>
          <w:bCs/>
          <w:szCs w:val="18"/>
          <w:lang w:eastAsia="en-GB"/>
          <w:rPrChange w:id="2274"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275" w:author="stuart wolstenholme" w:date="2026-05-29T12:46:00Z" w16du:dateUtc="2026-05-29T11:46:00Z">
            <w:rPr>
              <w:rFonts w:eastAsia="Calibri" w:cstheme="minorHAnsi"/>
              <w:szCs w:val="18"/>
              <w:lang w:val="en-US" w:eastAsia="en-GB"/>
            </w:rPr>
          </w:rPrChange>
        </w:rPr>
        <w:t xml:space="preserve"> first made on the date when the </w:t>
      </w:r>
      <w:r w:rsidRPr="0022764C">
        <w:rPr>
          <w:rFonts w:eastAsia="Calibri" w:cstheme="minorHAnsi"/>
          <w:b/>
          <w:bCs/>
          <w:szCs w:val="18"/>
          <w:lang w:eastAsia="en-GB"/>
          <w:rPrChange w:id="2276"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277" w:author="stuart wolstenholme" w:date="2026-05-29T12:46:00Z" w16du:dateUtc="2026-05-29T11:46:00Z">
            <w:rPr>
              <w:rFonts w:eastAsia="Calibri" w:cstheme="minorHAnsi"/>
              <w:szCs w:val="18"/>
              <w:lang w:val="en-US" w:eastAsia="en-GB"/>
            </w:rPr>
          </w:rPrChange>
        </w:rPr>
        <w:t xml:space="preserve"> first received written notice complying with the above requirements.</w:t>
      </w:r>
    </w:p>
    <w:p w14:paraId="1B41B01E" w14:textId="77777777" w:rsidR="006936E8" w:rsidRPr="0022764C" w:rsidRDefault="006936E8" w:rsidP="006936E8">
      <w:pPr>
        <w:spacing w:before="0" w:after="160" w:line="259" w:lineRule="auto"/>
        <w:ind w:left="360"/>
        <w:contextualSpacing/>
        <w:rPr>
          <w:rFonts w:eastAsia="Calibri" w:cstheme="minorHAnsi"/>
          <w:sz w:val="19"/>
          <w:szCs w:val="19"/>
          <w:lang w:eastAsia="en-GB"/>
          <w:rPrChange w:id="2278" w:author="stuart wolstenholme" w:date="2026-05-29T12:46:00Z" w16du:dateUtc="2026-05-29T11:46:00Z">
            <w:rPr>
              <w:rFonts w:eastAsia="Calibri" w:cstheme="minorHAnsi"/>
              <w:sz w:val="19"/>
              <w:szCs w:val="19"/>
              <w:lang w:val="en-US" w:eastAsia="en-GB"/>
            </w:rPr>
          </w:rPrChange>
        </w:rPr>
      </w:pPr>
    </w:p>
    <w:p w14:paraId="420E2E37" w14:textId="0C7A825C" w:rsidR="006936E8" w:rsidRPr="0022764C" w:rsidRDefault="006936E8" w:rsidP="006936E8">
      <w:pPr>
        <w:numPr>
          <w:ilvl w:val="0"/>
          <w:numId w:val="476"/>
        </w:numPr>
        <w:spacing w:before="0" w:after="160" w:line="259" w:lineRule="auto"/>
        <w:contextualSpacing/>
        <w:rPr>
          <w:rFonts w:eastAsia="Calibri" w:cstheme="minorHAnsi"/>
          <w:b/>
          <w:bCs/>
          <w:sz w:val="22"/>
          <w:szCs w:val="22"/>
          <w:rPrChange w:id="2279" w:author="stuart wolstenholme" w:date="2026-05-29T12:46:00Z" w16du:dateUtc="2026-05-29T11:46:00Z">
            <w:rPr>
              <w:rFonts w:eastAsia="Calibri" w:cstheme="minorHAnsi"/>
              <w:b/>
              <w:bCs/>
              <w:sz w:val="22"/>
              <w:szCs w:val="22"/>
              <w:lang w:val="en-US"/>
            </w:rPr>
          </w:rPrChange>
        </w:rPr>
      </w:pPr>
      <w:r w:rsidRPr="0022764C">
        <w:rPr>
          <w:rFonts w:eastAsia="Calibri" w:cstheme="minorHAnsi"/>
          <w:b/>
          <w:bCs/>
          <w:sz w:val="22"/>
          <w:szCs w:val="22"/>
          <w:rPrChange w:id="2280" w:author="stuart wolstenholme" w:date="2026-05-29T12:46:00Z" w16du:dateUtc="2026-05-29T11:46:00Z">
            <w:rPr>
              <w:rFonts w:eastAsia="Calibri" w:cstheme="minorHAnsi"/>
              <w:b/>
              <w:bCs/>
              <w:sz w:val="22"/>
              <w:szCs w:val="22"/>
              <w:lang w:val="en-US"/>
            </w:rPr>
          </w:rPrChange>
        </w:rPr>
        <w:t xml:space="preserve">Defence, Settlement and Investigation of Claims under the </w:t>
      </w:r>
      <w:del w:id="2281" w:author="stuart wolstenholme" w:date="2026-05-29T12:49:00Z" w16du:dateUtc="2026-05-29T11:49:00Z">
        <w:r w:rsidRPr="0022764C" w:rsidDel="0022764C">
          <w:rPr>
            <w:rFonts w:eastAsia="Calibri" w:cstheme="minorHAnsi"/>
            <w:b/>
            <w:bCs/>
            <w:sz w:val="22"/>
            <w:szCs w:val="22"/>
            <w:rPrChange w:id="2282" w:author="stuart wolstenholme" w:date="2026-05-29T12:46:00Z" w16du:dateUtc="2026-05-29T11:46:00Z">
              <w:rPr>
                <w:rFonts w:eastAsia="Calibri" w:cstheme="minorHAnsi"/>
                <w:b/>
                <w:bCs/>
                <w:sz w:val="22"/>
                <w:szCs w:val="22"/>
                <w:lang w:val="en-US"/>
              </w:rPr>
            </w:rPrChange>
          </w:rPr>
          <w:delText>Third Party</w:delText>
        </w:r>
      </w:del>
      <w:ins w:id="2283" w:author="stuart wolstenholme" w:date="2026-05-29T12:49:00Z" w16du:dateUtc="2026-05-29T11:49:00Z">
        <w:r w:rsidR="0022764C" w:rsidRPr="0022764C">
          <w:rPr>
            <w:rFonts w:eastAsia="Calibri" w:cstheme="minorHAnsi"/>
            <w:b/>
            <w:bCs/>
            <w:sz w:val="22"/>
            <w:szCs w:val="22"/>
          </w:rPr>
          <w:t>Third-Party</w:t>
        </w:r>
      </w:ins>
      <w:r w:rsidRPr="0022764C">
        <w:rPr>
          <w:rFonts w:eastAsia="Calibri" w:cstheme="minorHAnsi"/>
          <w:b/>
          <w:bCs/>
          <w:sz w:val="22"/>
          <w:szCs w:val="22"/>
          <w:rPrChange w:id="2284" w:author="stuart wolstenholme" w:date="2026-05-29T12:46:00Z" w16du:dateUtc="2026-05-29T11:46:00Z">
            <w:rPr>
              <w:rFonts w:eastAsia="Calibri" w:cstheme="minorHAnsi"/>
              <w:b/>
              <w:bCs/>
              <w:sz w:val="22"/>
              <w:szCs w:val="22"/>
              <w:lang w:val="en-US"/>
            </w:rPr>
          </w:rPrChange>
        </w:rPr>
        <w:t xml:space="preserve"> Liability Insuring Clauses</w:t>
      </w:r>
    </w:p>
    <w:p w14:paraId="350FD11E" w14:textId="540923CF" w:rsidR="006936E8" w:rsidRPr="0022764C" w:rsidRDefault="006936E8" w:rsidP="006936E8">
      <w:pPr>
        <w:numPr>
          <w:ilvl w:val="0"/>
          <w:numId w:val="477"/>
        </w:numPr>
        <w:spacing w:before="0" w:after="160" w:line="259" w:lineRule="auto"/>
        <w:contextualSpacing/>
        <w:rPr>
          <w:rFonts w:eastAsia="Calibri" w:cstheme="minorHAnsi"/>
          <w:b/>
          <w:bCs/>
          <w:szCs w:val="18"/>
          <w:rPrChange w:id="2285" w:author="stuart wolstenholme" w:date="2026-05-29T12:46:00Z" w16du:dateUtc="2026-05-29T11:46:00Z">
            <w:rPr>
              <w:rFonts w:eastAsia="Calibri" w:cstheme="minorHAnsi"/>
              <w:b/>
              <w:bCs/>
              <w:szCs w:val="18"/>
              <w:lang w:val="en-US"/>
            </w:rPr>
          </w:rPrChange>
        </w:rPr>
      </w:pPr>
      <w:r w:rsidRPr="0022764C">
        <w:rPr>
          <w:rFonts w:eastAsia="Calibri" w:cstheme="minorHAnsi"/>
          <w:b/>
          <w:bCs/>
          <w:szCs w:val="18"/>
          <w:lang w:eastAsia="en-GB"/>
          <w:rPrChange w:id="2286"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287" w:author="stuart wolstenholme" w:date="2026-05-29T12:46:00Z" w16du:dateUtc="2026-05-29T11:46:00Z">
            <w:rPr>
              <w:rFonts w:eastAsia="Calibri" w:cstheme="minorHAnsi"/>
              <w:szCs w:val="18"/>
              <w:lang w:val="en-US" w:eastAsia="en-GB"/>
            </w:rPr>
          </w:rPrChange>
        </w:rPr>
        <w:t xml:space="preserve"> have the right and duty to defend any </w:t>
      </w:r>
      <w:r w:rsidRPr="0022764C">
        <w:rPr>
          <w:rFonts w:eastAsia="Calibri" w:cstheme="minorHAnsi"/>
          <w:b/>
          <w:bCs/>
          <w:szCs w:val="18"/>
          <w:lang w:eastAsia="en-GB"/>
          <w:rPrChange w:id="2288"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bCs/>
          <w:szCs w:val="18"/>
          <w:lang w:eastAsia="en-GB"/>
          <w:rPrChange w:id="2289"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2290" w:author="stuart wolstenholme" w:date="2026-05-29T12:46:00Z" w16du:dateUtc="2026-05-29T11:46:00Z">
            <w:rPr>
              <w:rFonts w:eastAsia="Calibri" w:cstheme="minorHAnsi"/>
              <w:szCs w:val="18"/>
              <w:lang w:val="en-US" w:eastAsia="en-GB"/>
            </w:rPr>
          </w:rPrChange>
        </w:rPr>
        <w:t xml:space="preserve">under any </w:t>
      </w:r>
      <w:del w:id="2291" w:author="stuart wolstenholme" w:date="2026-05-29T12:49:00Z" w16du:dateUtc="2026-05-29T11:49:00Z">
        <w:r w:rsidRPr="0022764C" w:rsidDel="0022764C">
          <w:rPr>
            <w:rFonts w:eastAsia="Calibri" w:cstheme="minorHAnsi"/>
            <w:szCs w:val="18"/>
            <w:lang w:eastAsia="en-GB"/>
            <w:rPrChange w:id="2292" w:author="stuart wolstenholme" w:date="2026-05-29T12:46:00Z" w16du:dateUtc="2026-05-29T11:46:00Z">
              <w:rPr>
                <w:rFonts w:eastAsia="Calibri" w:cstheme="minorHAnsi"/>
                <w:szCs w:val="18"/>
                <w:lang w:val="en-US" w:eastAsia="en-GB"/>
              </w:rPr>
            </w:rPrChange>
          </w:rPr>
          <w:delText>Third Party</w:delText>
        </w:r>
      </w:del>
      <w:ins w:id="2293" w:author="stuart wolstenholme" w:date="2026-05-29T12:49:00Z" w16du:dateUtc="2026-05-29T11:49:00Z">
        <w:r w:rsidR="0022764C" w:rsidRPr="0022764C">
          <w:rPr>
            <w:rFonts w:eastAsia="Calibri" w:cstheme="minorHAnsi"/>
            <w:szCs w:val="18"/>
            <w:lang w:eastAsia="en-GB"/>
          </w:rPr>
          <w:t>Third-Party</w:t>
        </w:r>
      </w:ins>
      <w:r w:rsidRPr="0022764C">
        <w:rPr>
          <w:rFonts w:eastAsia="Calibri" w:cstheme="minorHAnsi"/>
          <w:szCs w:val="18"/>
          <w:lang w:eastAsia="en-GB"/>
          <w:rPrChange w:id="2294" w:author="stuart wolstenholme" w:date="2026-05-29T12:46:00Z" w16du:dateUtc="2026-05-29T11:46:00Z">
            <w:rPr>
              <w:rFonts w:eastAsia="Calibri" w:cstheme="minorHAnsi"/>
              <w:szCs w:val="18"/>
              <w:lang w:val="en-US" w:eastAsia="en-GB"/>
            </w:rPr>
          </w:rPrChange>
        </w:rPr>
        <w:t xml:space="preserve"> Liability Insuring Clause of this Policy, even if the allegations of the </w:t>
      </w:r>
      <w:r w:rsidRPr="0022764C">
        <w:rPr>
          <w:rFonts w:eastAsia="Calibri" w:cstheme="minorHAnsi"/>
          <w:b/>
          <w:bCs/>
          <w:szCs w:val="18"/>
          <w:lang w:eastAsia="en-GB"/>
          <w:rPrChange w:id="2295"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296" w:author="stuart wolstenholme" w:date="2026-05-29T12:46:00Z" w16du:dateUtc="2026-05-29T11:46:00Z">
            <w:rPr>
              <w:rFonts w:eastAsia="Calibri" w:cstheme="minorHAnsi"/>
              <w:szCs w:val="18"/>
              <w:lang w:val="en-US" w:eastAsia="en-GB"/>
            </w:rPr>
          </w:rPrChange>
        </w:rPr>
        <w:t xml:space="preserve"> are groundless, false or fraudulent, including</w:t>
      </w:r>
      <w:r w:rsidRPr="0022764C">
        <w:rPr>
          <w:rFonts w:eastAsia="Times New Roman" w:cstheme="minorHAnsi"/>
          <w:szCs w:val="18"/>
          <w:rPrChange w:id="2297" w:author="stuart wolstenholme" w:date="2026-05-29T12:46:00Z" w16du:dateUtc="2026-05-29T11:46:00Z">
            <w:rPr>
              <w:rFonts w:eastAsia="Times New Roman" w:cstheme="minorHAnsi"/>
              <w:szCs w:val="18"/>
              <w:lang w:val="en-US"/>
            </w:rPr>
          </w:rPrChange>
        </w:rPr>
        <w:t xml:space="preserve"> the right to appoint a lawyer to defend any such </w:t>
      </w:r>
      <w:r w:rsidRPr="0022764C">
        <w:rPr>
          <w:rFonts w:eastAsia="Times New Roman" w:cstheme="minorHAnsi"/>
          <w:b/>
          <w:szCs w:val="18"/>
          <w:rPrChange w:id="2298" w:author="stuart wolstenholme" w:date="2026-05-29T12:46:00Z" w16du:dateUtc="2026-05-29T11:46:00Z">
            <w:rPr>
              <w:rFonts w:eastAsia="Times New Roman" w:cstheme="minorHAnsi"/>
              <w:b/>
              <w:szCs w:val="18"/>
              <w:lang w:val="en-US"/>
            </w:rPr>
          </w:rPrChange>
        </w:rPr>
        <w:t>Claim</w:t>
      </w:r>
      <w:r w:rsidRPr="0022764C">
        <w:rPr>
          <w:rFonts w:eastAsia="Times New Roman" w:cstheme="minorHAnsi"/>
          <w:szCs w:val="18"/>
          <w:rPrChange w:id="2299" w:author="stuart wolstenholme" w:date="2026-05-29T12:46:00Z" w16du:dateUtc="2026-05-29T11:46:00Z">
            <w:rPr>
              <w:rFonts w:eastAsia="Times New Roman" w:cstheme="minorHAnsi"/>
              <w:szCs w:val="18"/>
              <w:lang w:val="en-US"/>
            </w:rPr>
          </w:rPrChange>
        </w:rPr>
        <w:t>.</w:t>
      </w:r>
    </w:p>
    <w:p w14:paraId="3AD63D45" w14:textId="77777777" w:rsidR="006936E8" w:rsidRPr="0022764C" w:rsidRDefault="006936E8" w:rsidP="006936E8">
      <w:pPr>
        <w:numPr>
          <w:ilvl w:val="0"/>
          <w:numId w:val="477"/>
        </w:numPr>
        <w:spacing w:before="0" w:after="160" w:line="259" w:lineRule="auto"/>
        <w:contextualSpacing/>
        <w:rPr>
          <w:rFonts w:eastAsia="Calibri" w:cstheme="minorHAnsi"/>
          <w:b/>
          <w:bCs/>
          <w:szCs w:val="18"/>
          <w:rPrChange w:id="2300"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301"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Change w:id="2302"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303" w:author="stuart wolstenholme" w:date="2026-05-29T12:46:00Z" w16du:dateUtc="2026-05-29T11:46:00Z">
            <w:rPr>
              <w:rFonts w:eastAsia="Calibri" w:cstheme="minorHAnsi"/>
              <w:szCs w:val="18"/>
              <w:lang w:val="en-US" w:eastAsia="en-GB"/>
            </w:rPr>
          </w:rPrChange>
        </w:rPr>
        <w:t xml:space="preserve"> payment of </w:t>
      </w:r>
      <w:r w:rsidRPr="0022764C">
        <w:rPr>
          <w:rFonts w:eastAsia="Calibri" w:cstheme="minorHAnsi"/>
          <w:b/>
          <w:szCs w:val="18"/>
          <w:lang w:eastAsia="en-GB"/>
          <w:rPrChange w:id="2304" w:author="stuart wolstenholme" w:date="2026-05-29T12:46:00Z" w16du:dateUtc="2026-05-29T11:46:00Z">
            <w:rPr>
              <w:rFonts w:eastAsia="Calibri" w:cstheme="minorHAnsi"/>
              <w:b/>
              <w:szCs w:val="18"/>
              <w:lang w:val="en-US" w:eastAsia="en-GB"/>
            </w:rPr>
          </w:rPrChange>
        </w:rPr>
        <w:t>Defence Costs</w:t>
      </w:r>
      <w:r w:rsidRPr="0022764C">
        <w:rPr>
          <w:rFonts w:eastAsia="Calibri" w:cstheme="minorHAnsi"/>
          <w:szCs w:val="18"/>
          <w:lang w:eastAsia="en-GB"/>
          <w:rPrChange w:id="2305" w:author="stuart wolstenholme" w:date="2026-05-29T12:46:00Z" w16du:dateUtc="2026-05-29T11:46:00Z">
            <w:rPr>
              <w:rFonts w:eastAsia="Calibri" w:cstheme="minorHAnsi"/>
              <w:szCs w:val="18"/>
              <w:lang w:val="en-US" w:eastAsia="en-GB"/>
            </w:rPr>
          </w:rPrChange>
        </w:rPr>
        <w:t xml:space="preserve"> or any other amounts reduces, and may completely exhaust, the </w:t>
      </w:r>
      <w:r w:rsidRPr="0022764C">
        <w:rPr>
          <w:rFonts w:eastAsia="Calibri" w:cstheme="minorHAnsi"/>
          <w:b/>
          <w:bCs/>
          <w:szCs w:val="18"/>
          <w:lang w:eastAsia="en-GB"/>
          <w:rPrChange w:id="2306" w:author="stuart wolstenholme" w:date="2026-05-29T12:46:00Z" w16du:dateUtc="2026-05-29T11:46:00Z">
            <w:rPr>
              <w:rFonts w:eastAsia="Calibri" w:cstheme="minorHAnsi"/>
              <w:b/>
              <w:bCs/>
              <w:szCs w:val="18"/>
              <w:lang w:val="en-US" w:eastAsia="en-GB"/>
            </w:rPr>
          </w:rPrChange>
        </w:rPr>
        <w:t>Cyber Limit of Liability</w:t>
      </w:r>
      <w:r w:rsidRPr="0022764C">
        <w:rPr>
          <w:rFonts w:eastAsia="Calibri" w:cstheme="minorHAnsi"/>
          <w:szCs w:val="18"/>
          <w:lang w:eastAsia="en-GB"/>
          <w:rPrChange w:id="2307" w:author="stuart wolstenholme" w:date="2026-05-29T12:46:00Z" w16du:dateUtc="2026-05-29T11:46:00Z">
            <w:rPr>
              <w:rFonts w:eastAsia="Calibri" w:cstheme="minorHAnsi"/>
              <w:szCs w:val="18"/>
              <w:lang w:val="en-US" w:eastAsia="en-GB"/>
            </w:rPr>
          </w:rPrChange>
        </w:rPr>
        <w:t xml:space="preserve"> available to pay </w:t>
      </w:r>
      <w:r w:rsidRPr="0022764C">
        <w:rPr>
          <w:rFonts w:eastAsia="Calibri" w:cstheme="minorHAnsi"/>
          <w:b/>
          <w:bCs/>
          <w:szCs w:val="18"/>
          <w:lang w:eastAsia="en-GB"/>
          <w:rPrChange w:id="2308"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bCs/>
          <w:szCs w:val="18"/>
          <w:lang w:eastAsia="en-GB"/>
          <w:rPrChange w:id="2309" w:author="stuart wolstenholme" w:date="2026-05-29T12:46:00Z" w16du:dateUtc="2026-05-29T11:46:00Z">
            <w:rPr>
              <w:rFonts w:eastAsia="Calibri" w:cstheme="minorHAnsi"/>
              <w:bCs/>
              <w:szCs w:val="18"/>
              <w:lang w:val="en-US" w:eastAsia="en-GB"/>
            </w:rPr>
          </w:rPrChange>
        </w:rPr>
        <w:t>,</w:t>
      </w:r>
      <w:r w:rsidRPr="0022764C">
        <w:rPr>
          <w:rFonts w:eastAsia="Calibri" w:cstheme="minorHAnsi"/>
          <w:szCs w:val="18"/>
          <w:lang w:eastAsia="en-GB"/>
          <w:rPrChange w:id="2310" w:author="stuart wolstenholme" w:date="2026-05-29T12:46:00Z" w16du:dateUtc="2026-05-29T11:46:00Z">
            <w:rPr>
              <w:rFonts w:eastAsia="Calibri" w:cstheme="minorHAnsi"/>
              <w:szCs w:val="18"/>
              <w:lang w:val="en-US" w:eastAsia="en-GB"/>
            </w:rPr>
          </w:rPrChange>
        </w:rPr>
        <w:t xml:space="preserve"> where applicable, under this Policy.</w:t>
      </w:r>
    </w:p>
    <w:p w14:paraId="47F963F2" w14:textId="77777777" w:rsidR="006936E8" w:rsidRPr="0022764C" w:rsidRDefault="006936E8" w:rsidP="006936E8">
      <w:pPr>
        <w:numPr>
          <w:ilvl w:val="0"/>
          <w:numId w:val="477"/>
        </w:numPr>
        <w:spacing w:before="0" w:after="160" w:line="259" w:lineRule="auto"/>
        <w:contextualSpacing/>
        <w:rPr>
          <w:rFonts w:eastAsia="Calibri" w:cstheme="minorHAnsi"/>
          <w:b/>
          <w:bCs/>
          <w:szCs w:val="18"/>
          <w:rPrChange w:id="2311"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312"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Change w:id="2313"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314" w:author="stuart wolstenholme" w:date="2026-05-29T12:46:00Z" w16du:dateUtc="2026-05-29T11:46:00Z">
            <w:rPr>
              <w:rFonts w:eastAsia="Calibri" w:cstheme="minorHAnsi"/>
              <w:szCs w:val="18"/>
              <w:lang w:val="en-US" w:eastAsia="en-GB"/>
            </w:rPr>
          </w:rPrChange>
        </w:rPr>
        <w:t xml:space="preserve"> duty to defend any </w:t>
      </w:r>
      <w:r w:rsidRPr="0022764C">
        <w:rPr>
          <w:rFonts w:eastAsia="Calibri" w:cstheme="minorHAnsi"/>
          <w:b/>
          <w:szCs w:val="18"/>
          <w:lang w:eastAsia="en-GB"/>
          <w:rPrChange w:id="2315"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316" w:author="stuart wolstenholme" w:date="2026-05-29T12:46:00Z" w16du:dateUtc="2026-05-29T11:46:00Z">
            <w:rPr>
              <w:rFonts w:eastAsia="Calibri" w:cstheme="minorHAnsi"/>
              <w:szCs w:val="18"/>
              <w:lang w:val="en-US" w:eastAsia="en-GB"/>
            </w:rPr>
          </w:rPrChange>
        </w:rPr>
        <w:t xml:space="preserve">, or pay any </w:t>
      </w:r>
      <w:r w:rsidRPr="0022764C">
        <w:rPr>
          <w:rFonts w:eastAsia="Calibri" w:cstheme="minorHAnsi"/>
          <w:b/>
          <w:bCs/>
          <w:szCs w:val="18"/>
          <w:lang w:eastAsia="en-GB"/>
          <w:rPrChange w:id="2317"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bCs/>
          <w:szCs w:val="18"/>
          <w:lang w:eastAsia="en-GB"/>
          <w:rPrChange w:id="231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2319"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320" w:author="stuart wolstenholme" w:date="2026-05-29T12:46:00Z" w16du:dateUtc="2026-05-29T11:46:00Z">
            <w:rPr>
              <w:rFonts w:eastAsia="Calibri" w:cstheme="minorHAnsi"/>
              <w:szCs w:val="18"/>
              <w:lang w:val="en-US" w:eastAsia="en-GB"/>
            </w:rPr>
          </w:rPrChange>
        </w:rPr>
        <w:t xml:space="preserve"> or other amounts, shall cease upon exhaustion of the applicable </w:t>
      </w:r>
      <w:r w:rsidRPr="0022764C">
        <w:rPr>
          <w:rFonts w:eastAsia="Calibri" w:cstheme="minorHAnsi"/>
          <w:b/>
          <w:bCs/>
          <w:szCs w:val="18"/>
          <w:lang w:eastAsia="en-GB"/>
          <w:rPrChange w:id="2321" w:author="stuart wolstenholme" w:date="2026-05-29T12:46:00Z" w16du:dateUtc="2026-05-29T11:46:00Z">
            <w:rPr>
              <w:rFonts w:eastAsia="Calibri" w:cstheme="minorHAnsi"/>
              <w:b/>
              <w:bCs/>
              <w:szCs w:val="18"/>
              <w:lang w:val="en-US" w:eastAsia="en-GB"/>
            </w:rPr>
          </w:rPrChange>
        </w:rPr>
        <w:t>Cyber Limit of Liability</w:t>
      </w:r>
      <w:r w:rsidRPr="0022764C">
        <w:rPr>
          <w:rFonts w:eastAsia="Calibri" w:cstheme="minorHAnsi"/>
          <w:szCs w:val="18"/>
          <w:lang w:eastAsia="en-GB"/>
          <w:rPrChange w:id="2322" w:author="stuart wolstenholme" w:date="2026-05-29T12:46:00Z" w16du:dateUtc="2026-05-29T11:46:00Z">
            <w:rPr>
              <w:rFonts w:eastAsia="Calibri" w:cstheme="minorHAnsi"/>
              <w:szCs w:val="18"/>
              <w:lang w:val="en-US" w:eastAsia="en-GB"/>
            </w:rPr>
          </w:rPrChange>
        </w:rPr>
        <w:t xml:space="preserve"> or the Maximum Policy Aggregate Limit, whichever is first. Upon exhaustion, the </w:t>
      </w:r>
      <w:r w:rsidRPr="0022764C">
        <w:rPr>
          <w:rFonts w:eastAsia="Calibri" w:cstheme="minorHAnsi"/>
          <w:b/>
          <w:bCs/>
          <w:szCs w:val="18"/>
          <w:lang w:eastAsia="en-GB"/>
          <w:rPrChange w:id="2323" w:author="stuart wolstenholme" w:date="2026-05-29T12:46:00Z" w16du:dateUtc="2026-05-29T11:46:00Z">
            <w:rPr>
              <w:rFonts w:eastAsia="Calibri" w:cstheme="minorHAnsi"/>
              <w:b/>
              <w:bCs/>
              <w:szCs w:val="18"/>
              <w:lang w:val="en-US" w:eastAsia="en-GB"/>
            </w:rPr>
          </w:rPrChange>
        </w:rPr>
        <w:t>Insurer</w:t>
      </w:r>
      <w:r w:rsidRPr="0022764C">
        <w:rPr>
          <w:rFonts w:eastAsia="Calibri" w:cstheme="minorHAnsi"/>
          <w:szCs w:val="18"/>
          <w:lang w:eastAsia="en-GB"/>
          <w:rPrChange w:id="2324" w:author="stuart wolstenholme" w:date="2026-05-29T12:46:00Z" w16du:dateUtc="2026-05-29T11:46:00Z">
            <w:rPr>
              <w:rFonts w:eastAsia="Calibri" w:cstheme="minorHAnsi"/>
              <w:szCs w:val="18"/>
              <w:lang w:val="en-US" w:eastAsia="en-GB"/>
            </w:rPr>
          </w:rPrChange>
        </w:rPr>
        <w:t xml:space="preserve"> will have the right to withdraw from the defence of a </w:t>
      </w:r>
      <w:r w:rsidRPr="0022764C">
        <w:rPr>
          <w:rFonts w:eastAsia="Calibri" w:cstheme="minorHAnsi"/>
          <w:b/>
          <w:szCs w:val="18"/>
          <w:lang w:eastAsia="en-GB"/>
          <w:rPrChange w:id="2325"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326" w:author="stuart wolstenholme" w:date="2026-05-29T12:46:00Z" w16du:dateUtc="2026-05-29T11:46:00Z">
            <w:rPr>
              <w:rFonts w:eastAsia="Calibri" w:cstheme="minorHAnsi"/>
              <w:szCs w:val="18"/>
              <w:lang w:val="en-US" w:eastAsia="en-GB"/>
            </w:rPr>
          </w:rPrChange>
        </w:rPr>
        <w:t xml:space="preserve"> by tendering control to </w:t>
      </w:r>
      <w:r w:rsidRPr="0022764C">
        <w:rPr>
          <w:rFonts w:eastAsia="Calibri" w:cstheme="minorHAnsi"/>
          <w:bCs/>
          <w:szCs w:val="18"/>
          <w:lang w:eastAsia="en-GB"/>
          <w:rPrChange w:id="2327" w:author="stuart wolstenholme" w:date="2026-05-29T12:46:00Z" w16du:dateUtc="2026-05-29T11:46:00Z">
            <w:rPr>
              <w:rFonts w:eastAsia="Calibri" w:cstheme="minorHAnsi"/>
              <w:bCs/>
              <w:szCs w:val="18"/>
              <w:lang w:val="en-US" w:eastAsia="en-GB"/>
            </w:rPr>
          </w:rPrChange>
        </w:rPr>
        <w:t xml:space="preserve">the </w:t>
      </w:r>
      <w:r w:rsidRPr="0022764C">
        <w:rPr>
          <w:rFonts w:eastAsia="Calibri" w:cstheme="minorHAnsi"/>
          <w:b/>
          <w:bCs/>
          <w:szCs w:val="18"/>
          <w:lang w:eastAsia="en-GB"/>
          <w:rPrChange w:id="2328"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2329" w:author="stuart wolstenholme" w:date="2026-05-29T12:46:00Z" w16du:dateUtc="2026-05-29T11:46:00Z">
            <w:rPr>
              <w:rFonts w:eastAsia="Calibri" w:cstheme="minorHAnsi"/>
              <w:szCs w:val="18"/>
              <w:lang w:val="en-US" w:eastAsia="en-GB"/>
            </w:rPr>
          </w:rPrChange>
        </w:rPr>
        <w:t>.</w:t>
      </w:r>
    </w:p>
    <w:p w14:paraId="457C19A0" w14:textId="77777777" w:rsidR="006936E8" w:rsidRPr="0022764C" w:rsidRDefault="006936E8" w:rsidP="006936E8">
      <w:pPr>
        <w:numPr>
          <w:ilvl w:val="0"/>
          <w:numId w:val="477"/>
        </w:numPr>
        <w:spacing w:before="0" w:after="160" w:line="259" w:lineRule="auto"/>
        <w:contextualSpacing/>
        <w:rPr>
          <w:rFonts w:eastAsia="Calibri" w:cstheme="minorHAnsi"/>
          <w:b/>
          <w:bCs/>
          <w:szCs w:val="18"/>
          <w:rPrChange w:id="2330"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331" w:author="stuart wolstenholme" w:date="2026-05-29T12:46:00Z" w16du:dateUtc="2026-05-29T11:46:00Z">
            <w:rPr>
              <w:rFonts w:eastAsia="Calibri" w:cstheme="minorHAnsi"/>
              <w:szCs w:val="18"/>
              <w:lang w:val="en-US" w:eastAsia="en-GB"/>
            </w:rPr>
          </w:rPrChange>
        </w:rPr>
        <w:t xml:space="preserve">No </w:t>
      </w:r>
      <w:r w:rsidRPr="0022764C">
        <w:rPr>
          <w:rFonts w:eastAsia="Calibri" w:cstheme="minorHAnsi"/>
          <w:b/>
          <w:szCs w:val="18"/>
          <w:lang w:eastAsia="en-GB"/>
          <w:rPrChange w:id="2332"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333" w:author="stuart wolstenholme" w:date="2026-05-29T12:46:00Z" w16du:dateUtc="2026-05-29T11:46:00Z">
            <w:rPr>
              <w:rFonts w:eastAsia="Calibri" w:cstheme="minorHAnsi"/>
              <w:szCs w:val="18"/>
              <w:lang w:val="en-US" w:eastAsia="en-GB"/>
            </w:rPr>
          </w:rPrChange>
        </w:rPr>
        <w:t xml:space="preserve"> shall pay any </w:t>
      </w:r>
      <w:r w:rsidRPr="0022764C">
        <w:rPr>
          <w:rFonts w:eastAsia="Calibri" w:cstheme="minorHAnsi"/>
          <w:b/>
          <w:szCs w:val="18"/>
          <w:lang w:eastAsia="en-GB"/>
          <w:rPrChange w:id="2334" w:author="stuart wolstenholme" w:date="2026-05-29T12:46:00Z" w16du:dateUtc="2026-05-29T11:46:00Z">
            <w:rPr>
              <w:rFonts w:eastAsia="Calibri" w:cstheme="minorHAnsi"/>
              <w:b/>
              <w:szCs w:val="18"/>
              <w:lang w:val="en-US" w:eastAsia="en-GB"/>
            </w:rPr>
          </w:rPrChange>
        </w:rPr>
        <w:t>Damages</w:t>
      </w:r>
      <w:r w:rsidRPr="0022764C">
        <w:rPr>
          <w:rFonts w:eastAsia="Calibri" w:cstheme="minorHAnsi"/>
          <w:szCs w:val="18"/>
          <w:lang w:eastAsia="en-GB"/>
          <w:rPrChange w:id="2335"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2336"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337"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338" w:author="stuart wolstenholme" w:date="2026-05-29T12:46:00Z" w16du:dateUtc="2026-05-29T11:46:00Z">
            <w:rPr>
              <w:rFonts w:eastAsia="Calibri" w:cstheme="minorHAnsi"/>
              <w:b/>
              <w:szCs w:val="18"/>
              <w:lang w:val="en-US" w:eastAsia="en-GB"/>
            </w:rPr>
          </w:rPrChange>
        </w:rPr>
        <w:t>Regulatory Compensatory Award</w:t>
      </w:r>
      <w:r w:rsidRPr="0022764C">
        <w:rPr>
          <w:rFonts w:eastAsia="Calibri" w:cstheme="minorHAnsi"/>
          <w:szCs w:val="18"/>
          <w:lang w:eastAsia="en-GB"/>
          <w:rPrChange w:id="2339"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340" w:author="stuart wolstenholme" w:date="2026-05-29T12:46:00Z" w16du:dateUtc="2026-05-29T11:46:00Z">
            <w:rPr>
              <w:rFonts w:eastAsia="Calibri" w:cstheme="minorHAnsi"/>
              <w:b/>
              <w:szCs w:val="18"/>
              <w:lang w:val="en-US" w:eastAsia="en-GB"/>
            </w:rPr>
          </w:rPrChange>
        </w:rPr>
        <w:t>Regulatory Fines and Penalties</w:t>
      </w:r>
      <w:r w:rsidRPr="0022764C">
        <w:rPr>
          <w:rFonts w:eastAsia="Calibri" w:cstheme="minorHAnsi"/>
          <w:szCs w:val="18"/>
          <w:lang w:eastAsia="en-GB"/>
          <w:rPrChange w:id="2341"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2342" w:author="stuart wolstenholme" w:date="2026-05-29T12:46:00Z" w16du:dateUtc="2026-05-29T11:46:00Z">
            <w:rPr>
              <w:rFonts w:eastAsia="Calibri" w:cstheme="minorHAnsi"/>
              <w:b/>
              <w:szCs w:val="18"/>
              <w:lang w:val="en-US" w:eastAsia="en-GB"/>
            </w:rPr>
          </w:rPrChange>
        </w:rPr>
        <w:t>PCI DSS Fines and Assessments</w:t>
      </w:r>
      <w:r w:rsidRPr="0022764C">
        <w:rPr>
          <w:rFonts w:eastAsia="Calibri" w:cstheme="minorHAnsi"/>
          <w:szCs w:val="18"/>
          <w:lang w:eastAsia="en-GB"/>
          <w:rPrChange w:id="2343" w:author="stuart wolstenholme" w:date="2026-05-29T12:46:00Z" w16du:dateUtc="2026-05-29T11:46:00Z">
            <w:rPr>
              <w:rFonts w:eastAsia="Calibri" w:cstheme="minorHAnsi"/>
              <w:szCs w:val="18"/>
              <w:lang w:val="en-US" w:eastAsia="en-GB"/>
            </w:rPr>
          </w:rPrChange>
        </w:rPr>
        <w:t xml:space="preserve">, or settle or offer to settle any </w:t>
      </w:r>
      <w:r w:rsidRPr="0022764C">
        <w:rPr>
          <w:rFonts w:eastAsia="Calibri" w:cstheme="minorHAnsi"/>
          <w:b/>
          <w:szCs w:val="18"/>
          <w:lang w:eastAsia="en-GB"/>
          <w:rPrChange w:id="2344"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345" w:author="stuart wolstenholme" w:date="2026-05-29T12:46:00Z" w16du:dateUtc="2026-05-29T11:46:00Z">
            <w:rPr>
              <w:rFonts w:eastAsia="Calibri" w:cstheme="minorHAnsi"/>
              <w:szCs w:val="18"/>
              <w:lang w:val="en-US" w:eastAsia="en-GB"/>
            </w:rPr>
          </w:rPrChange>
        </w:rPr>
        <w:t xml:space="preserve">, assume any contractual obligation, admit liability, make any payment, or confess or otherwise consent to any judgment without </w:t>
      </w:r>
      <w:r w:rsidRPr="0022764C">
        <w:rPr>
          <w:rFonts w:eastAsia="Calibri" w:cstheme="minorHAnsi"/>
          <w:b/>
          <w:bCs/>
          <w:szCs w:val="18"/>
          <w:lang w:eastAsia="en-GB"/>
          <w:rPrChange w:id="2346"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347" w:author="stuart wolstenholme" w:date="2026-05-29T12:46:00Z" w16du:dateUtc="2026-05-29T11:46:00Z">
            <w:rPr>
              <w:rFonts w:eastAsia="Calibri" w:cstheme="minorHAnsi"/>
              <w:szCs w:val="18"/>
              <w:lang w:val="en-US" w:eastAsia="en-GB"/>
            </w:rPr>
          </w:rPrChange>
        </w:rPr>
        <w:t xml:space="preserve"> prior written approval. </w:t>
      </w:r>
      <w:r w:rsidRPr="0022764C">
        <w:rPr>
          <w:rFonts w:eastAsia="Calibri" w:cstheme="minorHAnsi"/>
          <w:b/>
          <w:bCs/>
          <w:szCs w:val="18"/>
          <w:lang w:eastAsia="en-GB"/>
          <w:rPrChange w:id="2348"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349" w:author="stuart wolstenholme" w:date="2026-05-29T12:46:00Z" w16du:dateUtc="2026-05-29T11:46:00Z">
            <w:rPr>
              <w:rFonts w:eastAsia="Calibri" w:cstheme="minorHAnsi"/>
              <w:szCs w:val="18"/>
              <w:lang w:val="en-US" w:eastAsia="en-GB"/>
            </w:rPr>
          </w:rPrChange>
        </w:rPr>
        <w:t xml:space="preserve"> shall not be liable for any </w:t>
      </w:r>
      <w:r w:rsidRPr="0022764C">
        <w:rPr>
          <w:rFonts w:eastAsia="Calibri" w:cstheme="minorHAnsi"/>
          <w:b/>
          <w:szCs w:val="18"/>
          <w:lang w:eastAsia="en-GB"/>
          <w:rPrChange w:id="2350" w:author="stuart wolstenholme" w:date="2026-05-29T12:46:00Z" w16du:dateUtc="2026-05-29T11:46:00Z">
            <w:rPr>
              <w:rFonts w:eastAsia="Calibri" w:cstheme="minorHAnsi"/>
              <w:b/>
              <w:szCs w:val="18"/>
              <w:lang w:val="en-US" w:eastAsia="en-GB"/>
            </w:rPr>
          </w:rPrChange>
        </w:rPr>
        <w:t>Damages</w:t>
      </w:r>
      <w:r w:rsidRPr="0022764C">
        <w:rPr>
          <w:rFonts w:eastAsia="Calibri" w:cstheme="minorHAnsi"/>
          <w:bCs/>
          <w:szCs w:val="18"/>
          <w:lang w:eastAsia="en-GB"/>
          <w:rPrChange w:id="2351"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2352"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353"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354" w:author="stuart wolstenholme" w:date="2026-05-29T12:46:00Z" w16du:dateUtc="2026-05-29T11:46:00Z">
            <w:rPr>
              <w:rFonts w:eastAsia="Calibri" w:cstheme="minorHAnsi"/>
              <w:b/>
              <w:szCs w:val="18"/>
              <w:lang w:val="en-US" w:eastAsia="en-GB"/>
            </w:rPr>
          </w:rPrChange>
        </w:rPr>
        <w:t>Regulatory Compensatory Award</w:t>
      </w:r>
      <w:r w:rsidRPr="0022764C">
        <w:rPr>
          <w:rFonts w:eastAsia="Calibri" w:cstheme="minorHAnsi"/>
          <w:szCs w:val="18"/>
          <w:lang w:eastAsia="en-GB"/>
          <w:rPrChange w:id="2355"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356" w:author="stuart wolstenholme" w:date="2026-05-29T12:46:00Z" w16du:dateUtc="2026-05-29T11:46:00Z">
            <w:rPr>
              <w:rFonts w:eastAsia="Calibri" w:cstheme="minorHAnsi"/>
              <w:b/>
              <w:szCs w:val="18"/>
              <w:lang w:val="en-US" w:eastAsia="en-GB"/>
            </w:rPr>
          </w:rPrChange>
        </w:rPr>
        <w:t>Regulatory Fines and Penalties</w:t>
      </w:r>
      <w:r w:rsidRPr="0022764C">
        <w:rPr>
          <w:rFonts w:eastAsia="Calibri" w:cstheme="minorHAnsi"/>
          <w:szCs w:val="18"/>
          <w:lang w:eastAsia="en-GB"/>
          <w:rPrChange w:id="2357"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358" w:author="stuart wolstenholme" w:date="2026-05-29T12:46:00Z" w16du:dateUtc="2026-05-29T11:46:00Z">
            <w:rPr>
              <w:rFonts w:eastAsia="Calibri" w:cstheme="minorHAnsi"/>
              <w:b/>
              <w:szCs w:val="18"/>
              <w:lang w:val="en-US" w:eastAsia="en-GB"/>
            </w:rPr>
          </w:rPrChange>
        </w:rPr>
        <w:t>PCI DSS Fines and Assessments</w:t>
      </w:r>
      <w:r w:rsidRPr="0022764C">
        <w:rPr>
          <w:rFonts w:eastAsia="Calibri" w:cstheme="minorHAnsi"/>
          <w:szCs w:val="18"/>
          <w:lang w:eastAsia="en-GB"/>
          <w:rPrChange w:id="2359" w:author="stuart wolstenholme" w:date="2026-05-29T12:46:00Z" w16du:dateUtc="2026-05-29T11:46:00Z">
            <w:rPr>
              <w:rFonts w:eastAsia="Calibri" w:cstheme="minorHAnsi"/>
              <w:szCs w:val="18"/>
              <w:lang w:val="en-US" w:eastAsia="en-GB"/>
            </w:rPr>
          </w:rPrChange>
        </w:rPr>
        <w:t xml:space="preserve">, settlement, judgment, assumed obligation, admitted liability or payment to which the </w:t>
      </w:r>
      <w:r w:rsidRPr="0022764C">
        <w:rPr>
          <w:rFonts w:eastAsia="Calibri" w:cstheme="minorHAnsi"/>
          <w:b/>
          <w:bCs/>
          <w:szCs w:val="18"/>
          <w:lang w:eastAsia="en-GB"/>
          <w:rPrChange w:id="2360"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361" w:author="stuart wolstenholme" w:date="2026-05-29T12:46:00Z" w16du:dateUtc="2026-05-29T11:46:00Z">
            <w:rPr>
              <w:rFonts w:eastAsia="Calibri" w:cstheme="minorHAnsi"/>
              <w:szCs w:val="18"/>
              <w:lang w:val="en-US" w:eastAsia="en-GB"/>
            </w:rPr>
          </w:rPrChange>
        </w:rPr>
        <w:t xml:space="preserve"> have not given their prior written approval. </w:t>
      </w:r>
    </w:p>
    <w:p w14:paraId="44EFD961" w14:textId="77777777" w:rsidR="006936E8" w:rsidRPr="0022764C" w:rsidRDefault="006936E8" w:rsidP="006936E8">
      <w:pPr>
        <w:numPr>
          <w:ilvl w:val="0"/>
          <w:numId w:val="477"/>
        </w:numPr>
        <w:spacing w:before="0" w:after="160" w:line="259" w:lineRule="auto"/>
        <w:contextualSpacing/>
        <w:rPr>
          <w:rFonts w:eastAsia="Calibri" w:cstheme="minorHAnsi"/>
          <w:b/>
          <w:bCs/>
          <w:szCs w:val="18"/>
          <w:rPrChange w:id="2362" w:author="stuart wolstenholme" w:date="2026-05-29T12:46:00Z" w16du:dateUtc="2026-05-29T11:46:00Z">
            <w:rPr>
              <w:rFonts w:eastAsia="Calibri" w:cstheme="minorHAnsi"/>
              <w:b/>
              <w:bCs/>
              <w:szCs w:val="18"/>
              <w:lang w:val="en-US"/>
            </w:rPr>
          </w:rPrChange>
        </w:rPr>
      </w:pPr>
      <w:r w:rsidRPr="0022764C">
        <w:rPr>
          <w:rFonts w:eastAsia="Calibri" w:cstheme="minorHAnsi"/>
          <w:b/>
          <w:bCs/>
          <w:szCs w:val="18"/>
          <w:lang w:eastAsia="en-GB"/>
          <w:rPrChange w:id="2363"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2364" w:author="stuart wolstenholme" w:date="2026-05-29T12:46:00Z" w16du:dateUtc="2026-05-29T11:46:00Z">
            <w:rPr>
              <w:rFonts w:eastAsia="Calibri" w:cstheme="minorHAnsi"/>
              <w:szCs w:val="18"/>
              <w:lang w:val="en-US" w:eastAsia="en-GB"/>
            </w:rPr>
          </w:rPrChange>
        </w:rPr>
        <w:t xml:space="preserve">will not settle any </w:t>
      </w:r>
      <w:r w:rsidRPr="0022764C">
        <w:rPr>
          <w:rFonts w:eastAsia="Calibri" w:cstheme="minorHAnsi"/>
          <w:b/>
          <w:szCs w:val="18"/>
          <w:lang w:eastAsia="en-GB"/>
          <w:rPrChange w:id="2365"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366" w:author="stuart wolstenholme" w:date="2026-05-29T12:46:00Z" w16du:dateUtc="2026-05-29T11:46:00Z">
            <w:rPr>
              <w:rFonts w:eastAsia="Calibri" w:cstheme="minorHAnsi"/>
              <w:szCs w:val="18"/>
              <w:lang w:val="en-US" w:eastAsia="en-GB"/>
            </w:rPr>
          </w:rPrChange>
        </w:rPr>
        <w:t xml:space="preserve"> or pay any </w:t>
      </w:r>
      <w:r w:rsidRPr="0022764C">
        <w:rPr>
          <w:rFonts w:eastAsia="Calibri" w:cstheme="minorHAnsi"/>
          <w:b/>
          <w:bCs/>
          <w:szCs w:val="18"/>
          <w:lang w:eastAsia="en-GB"/>
          <w:rPrChange w:id="2367"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bCs/>
          <w:szCs w:val="18"/>
          <w:lang w:eastAsia="en-GB"/>
          <w:rPrChange w:id="236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2369" w:author="stuart wolstenholme" w:date="2026-05-29T12:46:00Z" w16du:dateUtc="2026-05-29T11:46:00Z">
            <w:rPr>
              <w:rFonts w:eastAsia="Calibri" w:cstheme="minorHAnsi"/>
              <w:b/>
              <w:szCs w:val="18"/>
              <w:lang w:val="en-US" w:eastAsia="en-GB"/>
            </w:rPr>
          </w:rPrChange>
        </w:rPr>
        <w:t>Regulatory Compensatory Award</w:t>
      </w:r>
      <w:r w:rsidRPr="0022764C">
        <w:rPr>
          <w:rFonts w:eastAsia="Calibri" w:cstheme="minorHAnsi"/>
          <w:szCs w:val="18"/>
          <w:lang w:eastAsia="en-GB"/>
          <w:rPrChange w:id="2370"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371" w:author="stuart wolstenholme" w:date="2026-05-29T12:46:00Z" w16du:dateUtc="2026-05-29T11:46:00Z">
            <w:rPr>
              <w:rFonts w:eastAsia="Calibri" w:cstheme="minorHAnsi"/>
              <w:b/>
              <w:szCs w:val="18"/>
              <w:lang w:val="en-US" w:eastAsia="en-GB"/>
            </w:rPr>
          </w:rPrChange>
        </w:rPr>
        <w:t>Regulatory Fines and Penalties</w:t>
      </w:r>
      <w:r w:rsidRPr="0022764C">
        <w:rPr>
          <w:rFonts w:eastAsia="Calibri" w:cstheme="minorHAnsi"/>
          <w:szCs w:val="18"/>
          <w:lang w:eastAsia="en-GB"/>
          <w:rPrChange w:id="2372"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2373" w:author="stuart wolstenholme" w:date="2026-05-29T12:46:00Z" w16du:dateUtc="2026-05-29T11:46:00Z">
            <w:rPr>
              <w:rFonts w:eastAsia="Calibri" w:cstheme="minorHAnsi"/>
              <w:b/>
              <w:szCs w:val="18"/>
              <w:lang w:val="en-US" w:eastAsia="en-GB"/>
            </w:rPr>
          </w:rPrChange>
        </w:rPr>
        <w:t xml:space="preserve">PCI DSS Fines and Assessments </w:t>
      </w:r>
      <w:r w:rsidRPr="0022764C">
        <w:rPr>
          <w:rFonts w:eastAsia="Calibri" w:cstheme="minorHAnsi"/>
          <w:szCs w:val="18"/>
          <w:lang w:eastAsia="en-GB"/>
          <w:rPrChange w:id="2374" w:author="stuart wolstenholme" w:date="2026-05-29T12:46:00Z" w16du:dateUtc="2026-05-29T11:46:00Z">
            <w:rPr>
              <w:rFonts w:eastAsia="Calibri" w:cstheme="minorHAnsi"/>
              <w:szCs w:val="18"/>
              <w:lang w:val="en-US" w:eastAsia="en-GB"/>
            </w:rPr>
          </w:rPrChange>
        </w:rPr>
        <w:t xml:space="preserve">without the </w:t>
      </w:r>
      <w:r w:rsidRPr="0022764C">
        <w:rPr>
          <w:rFonts w:eastAsia="Calibri" w:cstheme="minorHAnsi"/>
          <w:b/>
          <w:szCs w:val="18"/>
          <w:lang w:eastAsia="en-GB"/>
          <w:rPrChange w:id="2375" w:author="stuart wolstenholme" w:date="2026-05-29T12:46:00Z" w16du:dateUtc="2026-05-29T11:46:00Z">
            <w:rPr>
              <w:rFonts w:eastAsia="Calibri" w:cstheme="minorHAnsi"/>
              <w:b/>
              <w:szCs w:val="18"/>
              <w:lang w:val="en-US" w:eastAsia="en-GB"/>
            </w:rPr>
          </w:rPrChange>
        </w:rPr>
        <w:t>Insured’s</w:t>
      </w:r>
      <w:r w:rsidRPr="0022764C">
        <w:rPr>
          <w:rFonts w:eastAsia="Calibri" w:cstheme="minorHAnsi"/>
          <w:szCs w:val="18"/>
          <w:lang w:eastAsia="en-GB"/>
          <w:rPrChange w:id="2376" w:author="stuart wolstenholme" w:date="2026-05-29T12:46:00Z" w16du:dateUtc="2026-05-29T11:46:00Z">
            <w:rPr>
              <w:rFonts w:eastAsia="Calibri" w:cstheme="minorHAnsi"/>
              <w:szCs w:val="18"/>
              <w:lang w:val="en-US" w:eastAsia="en-GB"/>
            </w:rPr>
          </w:rPrChange>
        </w:rPr>
        <w:t xml:space="preserve"> consent.</w:t>
      </w:r>
    </w:p>
    <w:p w14:paraId="4073384D" w14:textId="77777777" w:rsidR="006936E8" w:rsidRPr="0022764C" w:rsidRDefault="006936E8" w:rsidP="006936E8">
      <w:pPr>
        <w:numPr>
          <w:ilvl w:val="0"/>
          <w:numId w:val="477"/>
        </w:numPr>
        <w:spacing w:before="0" w:after="160" w:line="259" w:lineRule="auto"/>
        <w:contextualSpacing/>
        <w:rPr>
          <w:rFonts w:eastAsia="Calibri" w:cstheme="minorHAnsi"/>
          <w:b/>
          <w:bCs/>
          <w:szCs w:val="18"/>
          <w:rPrChange w:id="2377"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378" w:author="stuart wolstenholme" w:date="2026-05-29T12:46:00Z" w16du:dateUtc="2026-05-29T11:46:00Z">
            <w:rPr>
              <w:rFonts w:eastAsia="Calibri" w:cstheme="minorHAnsi"/>
              <w:szCs w:val="18"/>
              <w:lang w:val="en-US" w:eastAsia="en-GB"/>
            </w:rPr>
          </w:rPrChange>
        </w:rPr>
        <w:t>If an</w:t>
      </w:r>
      <w:r w:rsidRPr="0022764C">
        <w:rPr>
          <w:rFonts w:eastAsia="Calibri" w:cstheme="minorHAnsi"/>
          <w:bCs/>
          <w:szCs w:val="18"/>
          <w:lang w:eastAsia="en-GB"/>
          <w:rPrChange w:id="2379"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2380"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2381" w:author="stuart wolstenholme" w:date="2026-05-29T12:46:00Z" w16du:dateUtc="2026-05-29T11:46:00Z">
            <w:rPr>
              <w:rFonts w:eastAsia="Calibri" w:cstheme="minorHAnsi"/>
              <w:szCs w:val="18"/>
              <w:lang w:val="en-US" w:eastAsia="en-GB"/>
            </w:rPr>
          </w:rPrChange>
        </w:rPr>
        <w:t xml:space="preserve"> refuses to consent to any settlement or compromise recommended by </w:t>
      </w:r>
      <w:r w:rsidRPr="0022764C">
        <w:rPr>
          <w:rFonts w:eastAsia="Calibri" w:cstheme="minorHAnsi"/>
          <w:b/>
          <w:bCs/>
          <w:szCs w:val="18"/>
          <w:lang w:eastAsia="en-GB"/>
          <w:rPrChange w:id="2382"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383" w:author="stuart wolstenholme" w:date="2026-05-29T12:46:00Z" w16du:dateUtc="2026-05-29T11:46:00Z">
            <w:rPr>
              <w:rFonts w:eastAsia="Calibri" w:cstheme="minorHAnsi"/>
              <w:szCs w:val="18"/>
              <w:lang w:val="en-US" w:eastAsia="en-GB"/>
            </w:rPr>
          </w:rPrChange>
        </w:rPr>
        <w:t xml:space="preserve"> that is acceptable to the claimant, and such </w:t>
      </w:r>
      <w:r w:rsidRPr="0022764C">
        <w:rPr>
          <w:rFonts w:eastAsia="Calibri" w:cstheme="minorHAnsi"/>
          <w:b/>
          <w:szCs w:val="18"/>
          <w:lang w:eastAsia="en-GB"/>
          <w:rPrChange w:id="2384"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385" w:author="stuart wolstenholme" w:date="2026-05-29T12:46:00Z" w16du:dateUtc="2026-05-29T11:46:00Z">
            <w:rPr>
              <w:rFonts w:eastAsia="Calibri" w:cstheme="minorHAnsi"/>
              <w:szCs w:val="18"/>
              <w:lang w:val="en-US" w:eastAsia="en-GB"/>
            </w:rPr>
          </w:rPrChange>
        </w:rPr>
        <w:t xml:space="preserve"> elects to contest the </w:t>
      </w:r>
      <w:r w:rsidRPr="0022764C">
        <w:rPr>
          <w:rFonts w:eastAsia="Calibri" w:cstheme="minorHAnsi"/>
          <w:b/>
          <w:bCs/>
          <w:szCs w:val="18"/>
          <w:lang w:eastAsia="en-GB"/>
          <w:rPrChange w:id="2386"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387" w:author="stuart wolstenholme" w:date="2026-05-29T12:46:00Z" w16du:dateUtc="2026-05-29T11:46:00Z">
            <w:rPr>
              <w:rFonts w:eastAsia="Calibri" w:cstheme="minorHAnsi"/>
              <w:szCs w:val="18"/>
              <w:lang w:val="en-US" w:eastAsia="en-GB"/>
            </w:rPr>
          </w:rPrChange>
        </w:rPr>
        <w:t xml:space="preserve"> or continue any legal proceedings in connection with such </w:t>
      </w:r>
      <w:r w:rsidRPr="0022764C">
        <w:rPr>
          <w:rFonts w:eastAsia="Calibri" w:cstheme="minorHAnsi"/>
          <w:b/>
          <w:szCs w:val="18"/>
          <w:lang w:eastAsia="en-GB"/>
          <w:rPrChange w:id="2388"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389" w:author="stuart wolstenholme" w:date="2026-05-29T12:46:00Z" w16du:dateUtc="2026-05-29T11:46:00Z">
            <w:rPr>
              <w:rFonts w:eastAsia="Calibri" w:cstheme="minorHAnsi"/>
              <w:szCs w:val="18"/>
              <w:lang w:val="en-US" w:eastAsia="en-GB"/>
            </w:rPr>
          </w:rPrChange>
        </w:rPr>
        <w:t xml:space="preserve">, the </w:t>
      </w:r>
      <w:r w:rsidRPr="0022764C">
        <w:rPr>
          <w:rFonts w:eastAsia="Calibri" w:cstheme="minorHAnsi"/>
          <w:b/>
          <w:bCs/>
          <w:szCs w:val="18"/>
          <w:lang w:eastAsia="en-GB"/>
          <w:rPrChange w:id="2390"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391" w:author="stuart wolstenholme" w:date="2026-05-29T12:46:00Z" w16du:dateUtc="2026-05-29T11:46:00Z">
            <w:rPr>
              <w:rFonts w:eastAsia="Calibri" w:cstheme="minorHAnsi"/>
              <w:szCs w:val="18"/>
              <w:lang w:val="en-US" w:eastAsia="en-GB"/>
            </w:rPr>
          </w:rPrChange>
        </w:rPr>
        <w:t xml:space="preserve"> liability for such </w:t>
      </w:r>
      <w:r w:rsidRPr="0022764C">
        <w:rPr>
          <w:rFonts w:eastAsia="Calibri" w:cstheme="minorHAnsi"/>
          <w:b/>
          <w:szCs w:val="18"/>
          <w:lang w:eastAsia="en-GB"/>
          <w:rPrChange w:id="2392"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393" w:author="stuart wolstenholme" w:date="2026-05-29T12:46:00Z" w16du:dateUtc="2026-05-29T11:46:00Z">
            <w:rPr>
              <w:rFonts w:eastAsia="Calibri" w:cstheme="minorHAnsi"/>
              <w:szCs w:val="18"/>
              <w:lang w:val="en-US" w:eastAsia="en-GB"/>
            </w:rPr>
          </w:rPrChange>
        </w:rPr>
        <w:t xml:space="preserve"> shall</w:t>
      </w:r>
      <w:r w:rsidRPr="0022764C">
        <w:rPr>
          <w:rFonts w:eastAsia="Calibri" w:cstheme="minorHAnsi"/>
          <w:bCs/>
          <w:szCs w:val="18"/>
          <w:lang w:eastAsia="en-GB"/>
          <w:rPrChange w:id="2394"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2395" w:author="stuart wolstenholme" w:date="2026-05-29T12:46:00Z" w16du:dateUtc="2026-05-29T11:46:00Z">
            <w:rPr>
              <w:rFonts w:eastAsia="Calibri" w:cstheme="minorHAnsi"/>
              <w:szCs w:val="18"/>
              <w:lang w:val="en-US" w:eastAsia="en-GB"/>
            </w:rPr>
          </w:rPrChange>
        </w:rPr>
        <w:t>not exceed:</w:t>
      </w:r>
    </w:p>
    <w:p w14:paraId="1F43C88D" w14:textId="77777777" w:rsidR="006936E8" w:rsidRPr="0022764C" w:rsidRDefault="006936E8" w:rsidP="006936E8">
      <w:pPr>
        <w:numPr>
          <w:ilvl w:val="0"/>
          <w:numId w:val="478"/>
        </w:numPr>
        <w:spacing w:before="0" w:after="160" w:line="259" w:lineRule="auto"/>
        <w:ind w:left="1080"/>
        <w:contextualSpacing/>
        <w:rPr>
          <w:rFonts w:eastAsia="Calibri" w:cstheme="minorHAnsi"/>
          <w:b/>
          <w:bCs/>
          <w:szCs w:val="18"/>
          <w:rPrChange w:id="2396"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397" w:author="stuart wolstenholme" w:date="2026-05-29T12:46:00Z" w16du:dateUtc="2026-05-29T11:46:00Z">
            <w:rPr>
              <w:rFonts w:eastAsia="Calibri" w:cstheme="minorHAnsi"/>
              <w:szCs w:val="18"/>
              <w:lang w:val="en-US" w:eastAsia="en-GB"/>
            </w:rPr>
          </w:rPrChange>
        </w:rPr>
        <w:t xml:space="preserve">the amount for which the </w:t>
      </w:r>
      <w:r w:rsidRPr="0022764C">
        <w:rPr>
          <w:rFonts w:eastAsia="Calibri" w:cstheme="minorHAnsi"/>
          <w:b/>
          <w:bCs/>
          <w:szCs w:val="18"/>
          <w:lang w:eastAsia="en-GB"/>
          <w:rPrChange w:id="2398"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399" w:author="stuart wolstenholme" w:date="2026-05-29T12:46:00Z" w16du:dateUtc="2026-05-29T11:46:00Z">
            <w:rPr>
              <w:rFonts w:eastAsia="Calibri" w:cstheme="minorHAnsi"/>
              <w:szCs w:val="18"/>
              <w:lang w:val="en-US" w:eastAsia="en-GB"/>
            </w:rPr>
          </w:rPrChange>
        </w:rPr>
        <w:t xml:space="preserve"> could have been settled, less the remaining </w:t>
      </w:r>
      <w:r w:rsidRPr="0022764C">
        <w:rPr>
          <w:rFonts w:eastAsia="Calibri" w:cstheme="minorHAnsi"/>
          <w:b/>
          <w:bCs/>
          <w:szCs w:val="18"/>
          <w:lang w:eastAsia="en-GB"/>
          <w:rPrChange w:id="2400"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401" w:author="stuart wolstenholme" w:date="2026-05-29T12:46:00Z" w16du:dateUtc="2026-05-29T11:46:00Z">
            <w:rPr>
              <w:rFonts w:eastAsia="Calibri" w:cstheme="minorHAnsi"/>
              <w:szCs w:val="18"/>
              <w:lang w:val="en-US" w:eastAsia="en-GB"/>
            </w:rPr>
          </w:rPrChange>
        </w:rPr>
        <w:t xml:space="preserve">, plus </w:t>
      </w:r>
      <w:r w:rsidRPr="0022764C">
        <w:rPr>
          <w:rFonts w:eastAsia="Calibri" w:cstheme="minorHAnsi"/>
          <w:b/>
          <w:bCs/>
          <w:szCs w:val="18"/>
          <w:lang w:eastAsia="en-GB"/>
          <w:rPrChange w:id="2402"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403" w:author="stuart wolstenholme" w:date="2026-05-29T12:46:00Z" w16du:dateUtc="2026-05-29T11:46:00Z">
            <w:rPr>
              <w:rFonts w:eastAsia="Calibri" w:cstheme="minorHAnsi"/>
              <w:szCs w:val="18"/>
              <w:lang w:val="en-US" w:eastAsia="en-GB"/>
            </w:rPr>
          </w:rPrChange>
        </w:rPr>
        <w:t xml:space="preserve"> incurred up to the date such </w:t>
      </w:r>
      <w:r w:rsidRPr="0022764C">
        <w:rPr>
          <w:rFonts w:eastAsia="Calibri" w:cstheme="minorHAnsi"/>
          <w:b/>
          <w:szCs w:val="18"/>
          <w:lang w:eastAsia="en-GB"/>
          <w:rPrChange w:id="2404"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405" w:author="stuart wolstenholme" w:date="2026-05-29T12:46:00Z" w16du:dateUtc="2026-05-29T11:46:00Z">
            <w:rPr>
              <w:rFonts w:eastAsia="Calibri" w:cstheme="minorHAnsi"/>
              <w:szCs w:val="18"/>
              <w:lang w:val="en-US" w:eastAsia="en-GB"/>
            </w:rPr>
          </w:rPrChange>
        </w:rPr>
        <w:t xml:space="preserve"> withheld consent to such settlement, plus</w:t>
      </w:r>
    </w:p>
    <w:p w14:paraId="06719641" w14:textId="77777777" w:rsidR="006936E8" w:rsidRPr="0022764C" w:rsidRDefault="006936E8" w:rsidP="006936E8">
      <w:pPr>
        <w:numPr>
          <w:ilvl w:val="0"/>
          <w:numId w:val="478"/>
        </w:numPr>
        <w:spacing w:before="0" w:after="160" w:line="259" w:lineRule="auto"/>
        <w:ind w:left="1080"/>
        <w:contextualSpacing/>
        <w:rPr>
          <w:rFonts w:eastAsia="Calibri" w:cstheme="minorHAnsi"/>
          <w:b/>
          <w:bCs/>
          <w:szCs w:val="18"/>
          <w:rPrChange w:id="2406"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407" w:author="stuart wolstenholme" w:date="2026-05-29T12:46:00Z" w16du:dateUtc="2026-05-29T11:46:00Z">
            <w:rPr>
              <w:rFonts w:eastAsia="Calibri" w:cstheme="minorHAnsi"/>
              <w:szCs w:val="18"/>
              <w:lang w:val="en-US" w:eastAsia="en-GB"/>
            </w:rPr>
          </w:rPrChange>
        </w:rPr>
        <w:t xml:space="preserve">seventy percent (70%) of any </w:t>
      </w:r>
      <w:r w:rsidRPr="0022764C">
        <w:rPr>
          <w:rFonts w:eastAsia="Calibri" w:cstheme="minorHAnsi"/>
          <w:b/>
          <w:bCs/>
          <w:szCs w:val="18"/>
          <w:lang w:eastAsia="en-GB"/>
          <w:rPrChange w:id="2408"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b/>
          <w:szCs w:val="18"/>
          <w:lang w:eastAsia="en-GB"/>
          <w:rPrChange w:id="2409"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410" w:author="stuart wolstenholme" w:date="2026-05-29T12:46:00Z" w16du:dateUtc="2026-05-29T11:46:00Z">
            <w:rPr>
              <w:rFonts w:eastAsia="Calibri" w:cstheme="minorHAnsi"/>
              <w:szCs w:val="18"/>
              <w:lang w:val="en-US" w:eastAsia="en-GB"/>
            </w:rPr>
          </w:rPrChange>
        </w:rPr>
        <w:t xml:space="preserve">and </w:t>
      </w:r>
      <w:r w:rsidRPr="0022764C">
        <w:rPr>
          <w:rFonts w:eastAsia="Calibri" w:cstheme="minorHAnsi"/>
          <w:b/>
          <w:bCs/>
          <w:szCs w:val="18"/>
          <w:lang w:eastAsia="en-GB"/>
          <w:rPrChange w:id="2411"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bCs/>
          <w:szCs w:val="18"/>
          <w:lang w:eastAsia="en-GB"/>
          <w:rPrChange w:id="2412"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2413" w:author="stuart wolstenholme" w:date="2026-05-29T12:46:00Z" w16du:dateUtc="2026-05-29T11:46:00Z">
            <w:rPr>
              <w:rFonts w:eastAsia="Calibri" w:cstheme="minorHAnsi"/>
              <w:b/>
              <w:szCs w:val="18"/>
              <w:lang w:val="en-US" w:eastAsia="en-GB"/>
            </w:rPr>
          </w:rPrChange>
        </w:rPr>
        <w:t>Regulatory Compensatory Award</w:t>
      </w:r>
      <w:r w:rsidRPr="0022764C">
        <w:rPr>
          <w:rFonts w:eastAsia="Calibri" w:cstheme="minorHAnsi"/>
          <w:szCs w:val="18"/>
          <w:lang w:eastAsia="en-GB"/>
          <w:rPrChange w:id="2414"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415" w:author="stuart wolstenholme" w:date="2026-05-29T12:46:00Z" w16du:dateUtc="2026-05-29T11:46:00Z">
            <w:rPr>
              <w:rFonts w:eastAsia="Calibri" w:cstheme="minorHAnsi"/>
              <w:b/>
              <w:szCs w:val="18"/>
              <w:lang w:val="en-US" w:eastAsia="en-GB"/>
            </w:rPr>
          </w:rPrChange>
        </w:rPr>
        <w:t xml:space="preserve">Regulatory Fines and Penalties </w:t>
      </w:r>
      <w:r w:rsidRPr="0022764C">
        <w:rPr>
          <w:rFonts w:eastAsia="Calibri" w:cstheme="minorHAnsi"/>
          <w:szCs w:val="18"/>
          <w:lang w:eastAsia="en-GB"/>
          <w:rPrChange w:id="2416"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2417" w:author="stuart wolstenholme" w:date="2026-05-29T12:46:00Z" w16du:dateUtc="2026-05-29T11:46:00Z">
            <w:rPr>
              <w:rFonts w:eastAsia="Calibri" w:cstheme="minorHAnsi"/>
              <w:b/>
              <w:szCs w:val="18"/>
              <w:lang w:val="en-US" w:eastAsia="en-GB"/>
            </w:rPr>
          </w:rPrChange>
        </w:rPr>
        <w:t>PCI DSS Fines and Assessments</w:t>
      </w:r>
      <w:r w:rsidRPr="0022764C">
        <w:rPr>
          <w:rFonts w:eastAsia="Calibri" w:cstheme="minorHAnsi"/>
          <w:szCs w:val="18"/>
          <w:lang w:eastAsia="en-GB"/>
          <w:rPrChange w:id="2418"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2419"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420" w:author="stuart wolstenholme" w:date="2026-05-29T12:46:00Z" w16du:dateUtc="2026-05-29T11:46:00Z">
            <w:rPr>
              <w:rFonts w:eastAsia="Calibri" w:cstheme="minorHAnsi"/>
              <w:szCs w:val="18"/>
              <w:lang w:val="en-US" w:eastAsia="en-GB"/>
            </w:rPr>
          </w:rPrChange>
        </w:rPr>
        <w:t xml:space="preserve">whichever applies, incurred after the date such </w:t>
      </w:r>
      <w:r w:rsidRPr="0022764C">
        <w:rPr>
          <w:rFonts w:eastAsia="Calibri" w:cstheme="minorHAnsi"/>
          <w:b/>
          <w:szCs w:val="18"/>
          <w:lang w:eastAsia="en-GB"/>
          <w:rPrChange w:id="2421"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422" w:author="stuart wolstenholme" w:date="2026-05-29T12:46:00Z" w16du:dateUtc="2026-05-29T11:46:00Z">
            <w:rPr>
              <w:rFonts w:eastAsia="Calibri" w:cstheme="minorHAnsi"/>
              <w:szCs w:val="18"/>
              <w:lang w:val="en-US" w:eastAsia="en-GB"/>
            </w:rPr>
          </w:rPrChange>
        </w:rPr>
        <w:t xml:space="preserve"> withheld consent to such settlement or compromise, </w:t>
      </w:r>
      <w:r w:rsidRPr="0022764C">
        <w:rPr>
          <w:rFonts w:eastAsia="Calibri" w:cstheme="minorHAnsi"/>
          <w:szCs w:val="18"/>
          <w:rPrChange w:id="2423" w:author="stuart wolstenholme" w:date="2026-05-29T12:46:00Z" w16du:dateUtc="2026-05-29T11:46:00Z">
            <w:rPr>
              <w:rFonts w:eastAsia="Calibri" w:cstheme="minorHAnsi"/>
              <w:szCs w:val="18"/>
              <w:lang w:val="en-US"/>
            </w:rPr>
          </w:rPrChange>
        </w:rPr>
        <w:t xml:space="preserve">subject always to all other terms and conditions of this Policy, including, but not limited to, the applicable </w:t>
      </w:r>
      <w:r w:rsidRPr="0022764C">
        <w:rPr>
          <w:rFonts w:eastAsia="Calibri" w:cstheme="minorHAnsi"/>
          <w:b/>
          <w:bCs/>
          <w:szCs w:val="18"/>
          <w:rPrChange w:id="2424" w:author="stuart wolstenholme" w:date="2026-05-29T12:46:00Z" w16du:dateUtc="2026-05-29T11:46:00Z">
            <w:rPr>
              <w:rFonts w:eastAsia="Calibri" w:cstheme="minorHAnsi"/>
              <w:b/>
              <w:bCs/>
              <w:szCs w:val="18"/>
              <w:lang w:val="en-US"/>
            </w:rPr>
          </w:rPrChange>
        </w:rPr>
        <w:t>Excess</w:t>
      </w:r>
      <w:r w:rsidRPr="0022764C">
        <w:rPr>
          <w:rFonts w:eastAsia="Calibri" w:cstheme="minorHAnsi"/>
          <w:szCs w:val="18"/>
          <w:rPrChange w:id="2425" w:author="stuart wolstenholme" w:date="2026-05-29T12:46:00Z" w16du:dateUtc="2026-05-29T11:46:00Z">
            <w:rPr>
              <w:rFonts w:eastAsia="Calibri" w:cstheme="minorHAnsi"/>
              <w:szCs w:val="18"/>
              <w:lang w:val="en-US"/>
            </w:rPr>
          </w:rPrChange>
        </w:rPr>
        <w:t xml:space="preserve"> and the </w:t>
      </w:r>
      <w:r w:rsidRPr="0022764C">
        <w:rPr>
          <w:rFonts w:eastAsia="Calibri" w:cstheme="minorHAnsi"/>
          <w:b/>
          <w:bCs/>
          <w:szCs w:val="18"/>
          <w:lang w:eastAsia="en-GB"/>
          <w:rPrChange w:id="2426" w:author="stuart wolstenholme" w:date="2026-05-29T12:46:00Z" w16du:dateUtc="2026-05-29T11:46:00Z">
            <w:rPr>
              <w:rFonts w:eastAsia="Calibri" w:cstheme="minorHAnsi"/>
              <w:b/>
              <w:bCs/>
              <w:szCs w:val="18"/>
              <w:lang w:val="en-US" w:eastAsia="en-GB"/>
            </w:rPr>
          </w:rPrChange>
        </w:rPr>
        <w:t>Cyber Limit of Liability</w:t>
      </w:r>
      <w:r w:rsidRPr="0022764C">
        <w:rPr>
          <w:rFonts w:eastAsia="Calibri" w:cstheme="minorHAnsi"/>
          <w:szCs w:val="18"/>
          <w:rPrChange w:id="2427" w:author="stuart wolstenholme" w:date="2026-05-29T12:46:00Z" w16du:dateUtc="2026-05-29T11:46:00Z">
            <w:rPr>
              <w:rFonts w:eastAsia="Calibri" w:cstheme="minorHAnsi"/>
              <w:szCs w:val="18"/>
              <w:lang w:val="en-US"/>
            </w:rPr>
          </w:rPrChange>
        </w:rPr>
        <w:t>.</w:t>
      </w:r>
    </w:p>
    <w:p w14:paraId="4E9DE499" w14:textId="77777777" w:rsidR="006936E8" w:rsidRPr="0022764C" w:rsidRDefault="006936E8" w:rsidP="006936E8">
      <w:pPr>
        <w:spacing w:before="0" w:after="160" w:line="259" w:lineRule="auto"/>
        <w:ind w:left="1080"/>
        <w:contextualSpacing/>
        <w:rPr>
          <w:rFonts w:eastAsia="Calibri" w:cstheme="minorHAnsi"/>
          <w:szCs w:val="18"/>
          <w:rPrChange w:id="2428" w:author="stuart wolstenholme" w:date="2026-05-29T12:46:00Z" w16du:dateUtc="2026-05-29T11:46:00Z">
            <w:rPr>
              <w:rFonts w:eastAsia="Calibri" w:cstheme="minorHAnsi"/>
              <w:szCs w:val="18"/>
              <w:lang w:val="en-US"/>
            </w:rPr>
          </w:rPrChange>
        </w:rPr>
      </w:pPr>
      <w:r w:rsidRPr="0022764C">
        <w:rPr>
          <w:rFonts w:eastAsia="Calibri" w:cstheme="minorHAnsi"/>
          <w:szCs w:val="18"/>
          <w:rPrChange w:id="2429" w:author="stuart wolstenholme" w:date="2026-05-29T12:46:00Z" w16du:dateUtc="2026-05-29T11:46:00Z">
            <w:rPr>
              <w:rFonts w:eastAsia="Calibri" w:cstheme="minorHAnsi"/>
              <w:szCs w:val="18"/>
              <w:lang w:val="en-US"/>
            </w:rPr>
          </w:rPrChange>
        </w:rPr>
        <w:t xml:space="preserve">However, the above will not apply </w:t>
      </w:r>
      <w:r w:rsidRPr="0022764C">
        <w:rPr>
          <w:rFonts w:eastAsia="Calibri" w:cstheme="minorHAnsi"/>
          <w:szCs w:val="18"/>
          <w:lang w:eastAsia="en-GB"/>
          <w:rPrChange w:id="2430" w:author="stuart wolstenholme" w:date="2026-05-29T12:46:00Z" w16du:dateUtc="2026-05-29T11:46:00Z">
            <w:rPr>
              <w:rFonts w:eastAsia="Calibri" w:cstheme="minorHAnsi"/>
              <w:szCs w:val="18"/>
              <w:lang w:val="en-US" w:eastAsia="en-GB"/>
            </w:rPr>
          </w:rPrChange>
        </w:rPr>
        <w:t xml:space="preserve">to any settlement where the total incurred </w:t>
      </w:r>
      <w:r w:rsidRPr="0022764C">
        <w:rPr>
          <w:rFonts w:eastAsia="Calibri" w:cstheme="minorHAnsi"/>
          <w:b/>
          <w:bCs/>
          <w:szCs w:val="18"/>
          <w:lang w:eastAsia="en-GB"/>
          <w:rPrChange w:id="2431"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432" w:author="stuart wolstenholme" w:date="2026-05-29T12:46:00Z" w16du:dateUtc="2026-05-29T11:46:00Z">
            <w:rPr>
              <w:rFonts w:eastAsia="Calibri" w:cstheme="minorHAnsi"/>
              <w:szCs w:val="18"/>
              <w:lang w:val="en-US" w:eastAsia="en-GB"/>
            </w:rPr>
          </w:rPrChange>
        </w:rPr>
        <w:t xml:space="preserve"> and </w:t>
      </w:r>
      <w:r w:rsidRPr="0022764C">
        <w:rPr>
          <w:rFonts w:eastAsia="Calibri" w:cstheme="minorHAnsi"/>
          <w:b/>
          <w:szCs w:val="18"/>
          <w:lang w:eastAsia="en-GB"/>
          <w:rPrChange w:id="2433" w:author="stuart wolstenholme" w:date="2026-05-29T12:46:00Z" w16du:dateUtc="2026-05-29T11:46:00Z">
            <w:rPr>
              <w:rFonts w:eastAsia="Calibri" w:cstheme="minorHAnsi"/>
              <w:b/>
              <w:szCs w:val="18"/>
              <w:lang w:val="en-US" w:eastAsia="en-GB"/>
            </w:rPr>
          </w:rPrChange>
        </w:rPr>
        <w:t>Damages</w:t>
      </w:r>
      <w:r w:rsidRPr="0022764C">
        <w:rPr>
          <w:rFonts w:eastAsia="Calibri" w:cstheme="minorHAnsi"/>
          <w:szCs w:val="18"/>
          <w:lang w:eastAsia="en-GB"/>
          <w:rPrChange w:id="2434"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435" w:author="stuart wolstenholme" w:date="2026-05-29T12:46:00Z" w16du:dateUtc="2026-05-29T11:46:00Z">
            <w:rPr>
              <w:rFonts w:eastAsia="Calibri" w:cstheme="minorHAnsi"/>
              <w:b/>
              <w:szCs w:val="18"/>
              <w:lang w:val="en-US" w:eastAsia="en-GB"/>
            </w:rPr>
          </w:rPrChange>
        </w:rPr>
        <w:t>Regulatory Compensatory Award</w:t>
      </w:r>
      <w:r w:rsidRPr="0022764C">
        <w:rPr>
          <w:rFonts w:eastAsia="Calibri" w:cstheme="minorHAnsi"/>
          <w:szCs w:val="18"/>
          <w:lang w:eastAsia="en-GB"/>
          <w:rPrChange w:id="2436"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437" w:author="stuart wolstenholme" w:date="2026-05-29T12:46:00Z" w16du:dateUtc="2026-05-29T11:46:00Z">
            <w:rPr>
              <w:rFonts w:eastAsia="Calibri" w:cstheme="minorHAnsi"/>
              <w:b/>
              <w:szCs w:val="18"/>
              <w:lang w:val="en-US" w:eastAsia="en-GB"/>
            </w:rPr>
          </w:rPrChange>
        </w:rPr>
        <w:t xml:space="preserve">Regulatory Fines and Penalties </w:t>
      </w:r>
      <w:r w:rsidRPr="0022764C">
        <w:rPr>
          <w:rFonts w:eastAsia="Calibri" w:cstheme="minorHAnsi"/>
          <w:szCs w:val="18"/>
          <w:lang w:eastAsia="en-GB"/>
          <w:rPrChange w:id="2438"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2439" w:author="stuart wolstenholme" w:date="2026-05-29T12:46:00Z" w16du:dateUtc="2026-05-29T11:46:00Z">
            <w:rPr>
              <w:rFonts w:eastAsia="Calibri" w:cstheme="minorHAnsi"/>
              <w:b/>
              <w:szCs w:val="18"/>
              <w:lang w:val="en-US" w:eastAsia="en-GB"/>
            </w:rPr>
          </w:rPrChange>
        </w:rPr>
        <w:t>PCI DSS Fines and Assessments</w:t>
      </w:r>
      <w:r w:rsidRPr="0022764C">
        <w:rPr>
          <w:rFonts w:eastAsia="Calibri" w:cstheme="minorHAnsi"/>
          <w:szCs w:val="18"/>
          <w:lang w:eastAsia="en-GB"/>
          <w:rPrChange w:id="2440" w:author="stuart wolstenholme" w:date="2026-05-29T12:46:00Z" w16du:dateUtc="2026-05-29T11:46:00Z">
            <w:rPr>
              <w:rFonts w:eastAsia="Calibri" w:cstheme="minorHAnsi"/>
              <w:szCs w:val="18"/>
              <w:lang w:val="en-US" w:eastAsia="en-GB"/>
            </w:rPr>
          </w:rPrChange>
        </w:rPr>
        <w:t xml:space="preserve">, whichever applies, do not exceed the applicable </w:t>
      </w:r>
      <w:r w:rsidRPr="0022764C">
        <w:rPr>
          <w:rFonts w:eastAsia="Calibri" w:cstheme="minorHAnsi"/>
          <w:b/>
          <w:bCs/>
          <w:szCs w:val="18"/>
          <w:lang w:eastAsia="en-GB"/>
          <w:rPrChange w:id="2441"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442" w:author="stuart wolstenholme" w:date="2026-05-29T12:46:00Z" w16du:dateUtc="2026-05-29T11:46:00Z">
            <w:rPr>
              <w:rFonts w:eastAsia="Calibri" w:cstheme="minorHAnsi"/>
              <w:szCs w:val="18"/>
              <w:lang w:val="en-US" w:eastAsia="en-GB"/>
            </w:rPr>
          </w:rPrChange>
        </w:rPr>
        <w:t>.</w:t>
      </w:r>
    </w:p>
    <w:p w14:paraId="1A57A923" w14:textId="77777777" w:rsidR="006936E8" w:rsidRPr="0022764C" w:rsidRDefault="006936E8" w:rsidP="006936E8">
      <w:pPr>
        <w:spacing w:before="0" w:after="160" w:line="259" w:lineRule="auto"/>
        <w:contextualSpacing/>
        <w:rPr>
          <w:rFonts w:eastAsia="Calibri" w:cstheme="minorHAnsi"/>
          <w:b/>
          <w:bCs/>
          <w:szCs w:val="18"/>
          <w:rPrChange w:id="2443" w:author="stuart wolstenholme" w:date="2026-05-29T12:46:00Z" w16du:dateUtc="2026-05-29T11:46:00Z">
            <w:rPr>
              <w:rFonts w:eastAsia="Calibri" w:cstheme="minorHAnsi"/>
              <w:b/>
              <w:bCs/>
              <w:szCs w:val="18"/>
              <w:lang w:val="en-US"/>
            </w:rPr>
          </w:rPrChange>
        </w:rPr>
      </w:pPr>
      <w:r w:rsidRPr="0022764C">
        <w:rPr>
          <w:rFonts w:eastAsia="Calibri" w:cstheme="minorHAnsi"/>
          <w:b/>
          <w:bCs/>
          <w:szCs w:val="18"/>
          <w:rPrChange w:id="2444" w:author="stuart wolstenholme" w:date="2026-05-29T12:46:00Z" w16du:dateUtc="2026-05-29T11:46:00Z">
            <w:rPr>
              <w:rFonts w:eastAsia="Calibri" w:cstheme="minorHAnsi"/>
              <w:b/>
              <w:bCs/>
              <w:szCs w:val="18"/>
              <w:lang w:val="en-US"/>
            </w:rPr>
          </w:rPrChange>
        </w:rPr>
        <w:tab/>
      </w:r>
      <w:r w:rsidRPr="0022764C">
        <w:rPr>
          <w:rFonts w:eastAsia="Calibri" w:cstheme="minorHAnsi"/>
          <w:b/>
          <w:bCs/>
          <w:szCs w:val="18"/>
          <w:rPrChange w:id="2445" w:author="stuart wolstenholme" w:date="2026-05-29T12:46:00Z" w16du:dateUtc="2026-05-29T11:46:00Z">
            <w:rPr>
              <w:rFonts w:eastAsia="Calibri" w:cstheme="minorHAnsi"/>
              <w:b/>
              <w:bCs/>
              <w:szCs w:val="18"/>
              <w:lang w:val="en-US"/>
            </w:rPr>
          </w:rPrChange>
        </w:rPr>
        <w:tab/>
      </w:r>
    </w:p>
    <w:p w14:paraId="3000583E" w14:textId="77777777" w:rsidR="006936E8" w:rsidRPr="0022764C" w:rsidRDefault="006936E8" w:rsidP="006936E8">
      <w:pPr>
        <w:numPr>
          <w:ilvl w:val="0"/>
          <w:numId w:val="476"/>
        </w:numPr>
        <w:spacing w:before="0" w:after="160" w:line="259" w:lineRule="auto"/>
        <w:contextualSpacing/>
        <w:rPr>
          <w:rFonts w:eastAsia="Calibri" w:cstheme="minorHAnsi"/>
          <w:b/>
          <w:bCs/>
          <w:sz w:val="22"/>
          <w:szCs w:val="22"/>
          <w:rPrChange w:id="2446" w:author="stuart wolstenholme" w:date="2026-05-29T12:46:00Z" w16du:dateUtc="2026-05-29T11:46:00Z">
            <w:rPr>
              <w:rFonts w:eastAsia="Calibri" w:cstheme="minorHAnsi"/>
              <w:b/>
              <w:bCs/>
              <w:sz w:val="22"/>
              <w:szCs w:val="22"/>
              <w:lang w:val="en-US"/>
            </w:rPr>
          </w:rPrChange>
        </w:rPr>
      </w:pPr>
      <w:r w:rsidRPr="0022764C">
        <w:rPr>
          <w:rFonts w:eastAsia="Calibri" w:cstheme="minorHAnsi"/>
          <w:b/>
          <w:bCs/>
          <w:sz w:val="22"/>
          <w:szCs w:val="22"/>
          <w:rPrChange w:id="2447" w:author="stuart wolstenholme" w:date="2026-05-29T12:46:00Z" w16du:dateUtc="2026-05-29T11:46:00Z">
            <w:rPr>
              <w:rFonts w:eastAsia="Calibri" w:cstheme="minorHAnsi"/>
              <w:b/>
              <w:bCs/>
              <w:sz w:val="22"/>
              <w:szCs w:val="22"/>
              <w:lang w:val="en-US"/>
            </w:rPr>
          </w:rPrChange>
        </w:rPr>
        <w:t>Choice of Counsel / Lawyer (applicable to all Insuring Clauses)</w:t>
      </w:r>
    </w:p>
    <w:p w14:paraId="184602AA" w14:textId="77777777" w:rsidR="006936E8" w:rsidRPr="0022764C" w:rsidRDefault="006936E8" w:rsidP="006936E8">
      <w:pPr>
        <w:numPr>
          <w:ilvl w:val="0"/>
          <w:numId w:val="479"/>
        </w:numPr>
        <w:spacing w:before="0" w:after="160" w:line="259" w:lineRule="auto"/>
        <w:contextualSpacing/>
        <w:rPr>
          <w:rFonts w:eastAsia="Calibri" w:cstheme="minorHAnsi"/>
          <w:b/>
          <w:bCs/>
          <w:szCs w:val="18"/>
          <w:rPrChange w:id="2448" w:author="stuart wolstenholme" w:date="2026-05-29T12:46:00Z" w16du:dateUtc="2026-05-29T11:46:00Z">
            <w:rPr>
              <w:rFonts w:eastAsia="Calibri" w:cstheme="minorHAnsi"/>
              <w:b/>
              <w:bCs/>
              <w:szCs w:val="18"/>
              <w:lang w:val="en-US"/>
            </w:rPr>
          </w:rPrChange>
        </w:rPr>
      </w:pPr>
      <w:r w:rsidRPr="0022764C">
        <w:rPr>
          <w:rFonts w:eastAsia="Calibri" w:cstheme="minorHAnsi"/>
          <w:b/>
          <w:bCs/>
          <w:szCs w:val="18"/>
          <w:lang w:eastAsia="en-GB"/>
          <w:rPrChange w:id="2449"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450" w:author="stuart wolstenholme" w:date="2026-05-29T12:46:00Z" w16du:dateUtc="2026-05-29T11:46:00Z">
            <w:rPr>
              <w:rFonts w:eastAsia="Calibri" w:cstheme="minorHAnsi"/>
              <w:szCs w:val="18"/>
              <w:lang w:val="en-US" w:eastAsia="en-GB"/>
            </w:rPr>
          </w:rPrChange>
        </w:rPr>
        <w:t xml:space="preserve"> may consider an </w:t>
      </w:r>
      <w:r w:rsidRPr="0022764C">
        <w:rPr>
          <w:rFonts w:eastAsia="Calibri" w:cstheme="minorHAnsi"/>
          <w:b/>
          <w:szCs w:val="18"/>
          <w:lang w:eastAsia="en-GB"/>
          <w:rPrChange w:id="2451" w:author="stuart wolstenholme" w:date="2026-05-29T12:46:00Z" w16du:dateUtc="2026-05-29T11:46:00Z">
            <w:rPr>
              <w:rFonts w:eastAsia="Calibri" w:cstheme="minorHAnsi"/>
              <w:b/>
              <w:szCs w:val="18"/>
              <w:lang w:val="en-US" w:eastAsia="en-GB"/>
            </w:rPr>
          </w:rPrChange>
        </w:rPr>
        <w:t xml:space="preserve">Insured’s </w:t>
      </w:r>
      <w:r w:rsidRPr="0022764C">
        <w:rPr>
          <w:rFonts w:eastAsia="Calibri" w:cstheme="minorHAnsi"/>
          <w:szCs w:val="18"/>
          <w:lang w:eastAsia="en-GB"/>
          <w:rPrChange w:id="2452" w:author="stuart wolstenholme" w:date="2026-05-29T12:46:00Z" w16du:dateUtc="2026-05-29T11:46:00Z">
            <w:rPr>
              <w:rFonts w:eastAsia="Calibri" w:cstheme="minorHAnsi"/>
              <w:szCs w:val="18"/>
              <w:lang w:val="en-US" w:eastAsia="en-GB"/>
            </w:rPr>
          </w:rPrChange>
        </w:rPr>
        <w:t xml:space="preserve">choice of counsel or lawyer to defend any </w:t>
      </w:r>
      <w:r w:rsidRPr="0022764C">
        <w:rPr>
          <w:rFonts w:eastAsia="Calibri" w:cstheme="minorHAnsi"/>
          <w:b/>
          <w:szCs w:val="18"/>
          <w:lang w:eastAsia="en-GB"/>
          <w:rPrChange w:id="2453"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454" w:author="stuart wolstenholme" w:date="2026-05-29T12:46:00Z" w16du:dateUtc="2026-05-29T11:46:00Z">
            <w:rPr>
              <w:rFonts w:eastAsia="Calibri" w:cstheme="minorHAnsi"/>
              <w:szCs w:val="18"/>
              <w:lang w:val="en-US" w:eastAsia="en-GB"/>
            </w:rPr>
          </w:rPrChange>
        </w:rPr>
        <w:t xml:space="preserve">, or to advise and consult on the appropriate course of action with respect to any </w:t>
      </w:r>
      <w:r w:rsidRPr="0022764C">
        <w:rPr>
          <w:rFonts w:eastAsia="Calibri" w:cstheme="minorHAnsi"/>
          <w:b/>
          <w:szCs w:val="18"/>
          <w:lang w:eastAsia="en-GB"/>
          <w:rPrChange w:id="2455" w:author="stuart wolstenholme" w:date="2026-05-29T12:46:00Z" w16du:dateUtc="2026-05-29T11:46:00Z">
            <w:rPr>
              <w:rFonts w:eastAsia="Calibri" w:cstheme="minorHAnsi"/>
              <w:b/>
              <w:szCs w:val="18"/>
              <w:lang w:val="en-US" w:eastAsia="en-GB"/>
            </w:rPr>
          </w:rPrChange>
        </w:rPr>
        <w:t>First Party Insured Event</w:t>
      </w:r>
      <w:r w:rsidRPr="0022764C">
        <w:rPr>
          <w:rFonts w:eastAsia="Calibri" w:cstheme="minorHAnsi"/>
          <w:szCs w:val="18"/>
          <w:lang w:eastAsia="en-GB"/>
          <w:rPrChange w:id="2456" w:author="stuart wolstenholme" w:date="2026-05-29T12:46:00Z" w16du:dateUtc="2026-05-29T11:46:00Z">
            <w:rPr>
              <w:rFonts w:eastAsia="Calibri" w:cstheme="minorHAnsi"/>
              <w:szCs w:val="18"/>
              <w:lang w:val="en-US" w:eastAsia="en-GB"/>
            </w:rPr>
          </w:rPrChange>
        </w:rPr>
        <w:t xml:space="preserve">, but the final decision on selection of counsel or lawyer rests with </w:t>
      </w:r>
      <w:r w:rsidRPr="0022764C">
        <w:rPr>
          <w:rFonts w:eastAsia="Calibri" w:cstheme="minorHAnsi"/>
          <w:b/>
          <w:bCs/>
          <w:szCs w:val="18"/>
          <w:lang w:eastAsia="en-GB"/>
          <w:rPrChange w:id="2457"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458" w:author="stuart wolstenholme" w:date="2026-05-29T12:46:00Z" w16du:dateUtc="2026-05-29T11:46:00Z">
            <w:rPr>
              <w:rFonts w:eastAsia="Calibri" w:cstheme="minorHAnsi"/>
              <w:szCs w:val="18"/>
              <w:lang w:val="en-US" w:eastAsia="en-GB"/>
            </w:rPr>
          </w:rPrChange>
        </w:rPr>
        <w:t xml:space="preserve">. No </w:t>
      </w:r>
      <w:r w:rsidRPr="0022764C">
        <w:rPr>
          <w:rFonts w:eastAsia="Calibri" w:cstheme="minorHAnsi"/>
          <w:b/>
          <w:szCs w:val="18"/>
          <w:lang w:eastAsia="en-GB"/>
          <w:rPrChange w:id="2459"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2460" w:author="stuart wolstenholme" w:date="2026-05-29T12:46:00Z" w16du:dateUtc="2026-05-29T11:46:00Z">
            <w:rPr>
              <w:rFonts w:eastAsia="Calibri" w:cstheme="minorHAnsi"/>
              <w:szCs w:val="18"/>
              <w:lang w:val="en-US" w:eastAsia="en-GB"/>
            </w:rPr>
          </w:rPrChange>
        </w:rPr>
        <w:t xml:space="preserve">shall appoint counsel or lawyer without </w:t>
      </w:r>
      <w:r w:rsidRPr="0022764C">
        <w:rPr>
          <w:rFonts w:eastAsia="Calibri" w:cstheme="minorHAnsi"/>
          <w:b/>
          <w:szCs w:val="18"/>
          <w:lang w:eastAsia="en-GB"/>
          <w:rPrChange w:id="2461" w:author="stuart wolstenholme" w:date="2026-05-29T12:46:00Z" w16du:dateUtc="2026-05-29T11:46:00Z">
            <w:rPr>
              <w:rFonts w:eastAsia="Calibri" w:cstheme="minorHAnsi"/>
              <w:b/>
              <w:szCs w:val="18"/>
              <w:lang w:val="en-US" w:eastAsia="en-GB"/>
            </w:rPr>
          </w:rPrChange>
        </w:rPr>
        <w:t xml:space="preserve">Insurers </w:t>
      </w:r>
      <w:r w:rsidRPr="0022764C">
        <w:rPr>
          <w:rFonts w:eastAsia="Calibri" w:cstheme="minorHAnsi"/>
          <w:bCs/>
          <w:szCs w:val="18"/>
          <w:lang w:eastAsia="en-GB"/>
          <w:rPrChange w:id="2462" w:author="stuart wolstenholme" w:date="2026-05-29T12:46:00Z" w16du:dateUtc="2026-05-29T11:46:00Z">
            <w:rPr>
              <w:rFonts w:eastAsia="Calibri" w:cstheme="minorHAnsi"/>
              <w:bCs/>
              <w:szCs w:val="18"/>
              <w:lang w:val="en-US" w:eastAsia="en-GB"/>
            </w:rPr>
          </w:rPrChange>
        </w:rPr>
        <w:t>prior written approval</w:t>
      </w:r>
      <w:r w:rsidRPr="0022764C">
        <w:rPr>
          <w:rFonts w:eastAsia="Calibri" w:cstheme="minorHAnsi"/>
          <w:szCs w:val="18"/>
          <w:lang w:eastAsia="en-GB"/>
          <w:rPrChange w:id="2463" w:author="stuart wolstenholme" w:date="2026-05-29T12:46:00Z" w16du:dateUtc="2026-05-29T11:46:00Z">
            <w:rPr>
              <w:rFonts w:eastAsia="Calibri" w:cstheme="minorHAnsi"/>
              <w:szCs w:val="18"/>
              <w:lang w:val="en-US" w:eastAsia="en-GB"/>
            </w:rPr>
          </w:rPrChange>
        </w:rPr>
        <w:t>.</w:t>
      </w:r>
    </w:p>
    <w:p w14:paraId="50E0F9D1" w14:textId="77777777" w:rsidR="006936E8" w:rsidRPr="0022764C" w:rsidRDefault="006936E8" w:rsidP="006936E8">
      <w:pPr>
        <w:numPr>
          <w:ilvl w:val="0"/>
          <w:numId w:val="479"/>
        </w:numPr>
        <w:spacing w:before="0" w:after="160" w:line="259" w:lineRule="auto"/>
        <w:contextualSpacing/>
        <w:rPr>
          <w:rFonts w:eastAsia="Calibri" w:cstheme="minorHAnsi"/>
          <w:b/>
          <w:bCs/>
          <w:szCs w:val="18"/>
          <w:rPrChange w:id="2464" w:author="stuart wolstenholme" w:date="2026-05-29T12:46:00Z" w16du:dateUtc="2026-05-29T11:46:00Z">
            <w:rPr>
              <w:rFonts w:eastAsia="Calibri" w:cstheme="minorHAnsi"/>
              <w:b/>
              <w:bCs/>
              <w:szCs w:val="18"/>
              <w:lang w:val="en-US"/>
            </w:rPr>
          </w:rPrChange>
        </w:rPr>
      </w:pPr>
      <w:r w:rsidRPr="0022764C">
        <w:rPr>
          <w:rFonts w:eastAsia="Calibri" w:cstheme="minorHAnsi"/>
          <w:b/>
          <w:bCs/>
          <w:szCs w:val="18"/>
          <w:lang w:eastAsia="en-GB"/>
          <w:rPrChange w:id="2465"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2466" w:author="stuart wolstenholme" w:date="2026-05-29T12:46:00Z" w16du:dateUtc="2026-05-29T11:46:00Z">
            <w:rPr>
              <w:rFonts w:eastAsia="Calibri" w:cstheme="minorHAnsi"/>
              <w:szCs w:val="18"/>
              <w:lang w:val="en-US" w:eastAsia="en-GB"/>
            </w:rPr>
          </w:rPrChange>
        </w:rPr>
        <w:t xml:space="preserve">will have no obligation to pay </w:t>
      </w:r>
      <w:r w:rsidRPr="0022764C">
        <w:rPr>
          <w:rFonts w:eastAsia="Calibri" w:cstheme="minorHAnsi"/>
          <w:b/>
          <w:bCs/>
          <w:szCs w:val="18"/>
          <w:lang w:eastAsia="en-GB"/>
          <w:rPrChange w:id="2467"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468"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469" w:author="stuart wolstenholme" w:date="2026-05-29T12:46:00Z" w16du:dateUtc="2026-05-29T11:46:00Z">
            <w:rPr>
              <w:rFonts w:eastAsia="Calibri" w:cstheme="minorHAnsi"/>
              <w:b/>
              <w:szCs w:val="18"/>
              <w:lang w:val="en-US" w:eastAsia="en-GB"/>
            </w:rPr>
          </w:rPrChange>
        </w:rPr>
        <w:t>Initial Breach Consultation Costs</w:t>
      </w:r>
      <w:r w:rsidRPr="0022764C">
        <w:rPr>
          <w:rFonts w:eastAsia="Calibri" w:cstheme="minorHAnsi"/>
          <w:szCs w:val="18"/>
          <w:lang w:eastAsia="en-GB"/>
          <w:rPrChange w:id="2470" w:author="stuart wolstenholme" w:date="2026-05-29T12:46:00Z" w16du:dateUtc="2026-05-29T11:46:00Z">
            <w:rPr>
              <w:rFonts w:eastAsia="Calibri" w:cstheme="minorHAnsi"/>
              <w:szCs w:val="18"/>
              <w:lang w:val="en-US" w:eastAsia="en-GB"/>
            </w:rPr>
          </w:rPrChange>
        </w:rPr>
        <w:t xml:space="preserve"> or any other legal expenses incurred by an </w:t>
      </w:r>
      <w:r w:rsidRPr="0022764C">
        <w:rPr>
          <w:rFonts w:eastAsia="Calibri" w:cstheme="minorHAnsi"/>
          <w:b/>
          <w:szCs w:val="18"/>
          <w:lang w:eastAsia="en-GB"/>
          <w:rPrChange w:id="2471"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2472" w:author="stuart wolstenholme" w:date="2026-05-29T12:46:00Z" w16du:dateUtc="2026-05-29T11:46:00Z">
            <w:rPr>
              <w:rFonts w:eastAsia="Calibri" w:cstheme="minorHAnsi"/>
              <w:szCs w:val="18"/>
              <w:lang w:val="en-US" w:eastAsia="en-GB"/>
            </w:rPr>
          </w:rPrChange>
        </w:rPr>
        <w:t xml:space="preserve">before the notice of </w:t>
      </w:r>
      <w:r w:rsidRPr="0022764C">
        <w:rPr>
          <w:rFonts w:eastAsia="Calibri" w:cstheme="minorHAnsi"/>
          <w:b/>
          <w:szCs w:val="18"/>
          <w:lang w:eastAsia="en-GB"/>
          <w:rPrChange w:id="2473"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474" w:author="stuart wolstenholme" w:date="2026-05-29T12:46:00Z" w16du:dateUtc="2026-05-29T11:46:00Z">
            <w:rPr>
              <w:rFonts w:eastAsia="Calibri" w:cstheme="minorHAnsi"/>
              <w:szCs w:val="18"/>
              <w:lang w:val="en-US" w:eastAsia="en-GB"/>
            </w:rPr>
          </w:rPrChange>
        </w:rPr>
        <w:t xml:space="preserve">is received by </w:t>
      </w:r>
      <w:r w:rsidRPr="0022764C">
        <w:rPr>
          <w:rFonts w:eastAsia="Calibri" w:cstheme="minorHAnsi"/>
          <w:b/>
          <w:bCs/>
          <w:szCs w:val="18"/>
          <w:lang w:eastAsia="en-GB"/>
          <w:rPrChange w:id="2475"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2476" w:author="stuart wolstenholme" w:date="2026-05-29T12:46:00Z" w16du:dateUtc="2026-05-29T11:46:00Z">
            <w:rPr>
              <w:rFonts w:eastAsia="Calibri" w:cstheme="minorHAnsi"/>
              <w:szCs w:val="18"/>
              <w:lang w:val="en-US" w:eastAsia="en-GB"/>
            </w:rPr>
          </w:rPrChange>
        </w:rPr>
        <w:t xml:space="preserve">or without </w:t>
      </w:r>
      <w:r w:rsidRPr="0022764C">
        <w:rPr>
          <w:rFonts w:eastAsia="Calibri" w:cstheme="minorHAnsi"/>
          <w:b/>
          <w:bCs/>
          <w:szCs w:val="18"/>
          <w:lang w:eastAsia="en-GB"/>
          <w:rPrChange w:id="2477"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478" w:author="stuart wolstenholme" w:date="2026-05-29T12:46:00Z" w16du:dateUtc="2026-05-29T11:46:00Z">
            <w:rPr>
              <w:rFonts w:eastAsia="Calibri" w:cstheme="minorHAnsi"/>
              <w:szCs w:val="18"/>
              <w:lang w:val="en-US" w:eastAsia="en-GB"/>
            </w:rPr>
          </w:rPrChange>
        </w:rPr>
        <w:t xml:space="preserve"> prior written approval.</w:t>
      </w:r>
    </w:p>
    <w:p w14:paraId="61DC9A65" w14:textId="77777777" w:rsidR="006936E8" w:rsidRPr="0022764C" w:rsidRDefault="006936E8" w:rsidP="006936E8">
      <w:pPr>
        <w:spacing w:before="0" w:after="160" w:line="259" w:lineRule="auto"/>
        <w:ind w:left="720" w:hanging="360"/>
        <w:contextualSpacing/>
        <w:rPr>
          <w:rFonts w:eastAsia="Calibri" w:cstheme="minorHAnsi"/>
          <w:b/>
          <w:bCs/>
          <w:szCs w:val="18"/>
          <w:rPrChange w:id="2479" w:author="stuart wolstenholme" w:date="2026-05-29T12:46:00Z" w16du:dateUtc="2026-05-29T11:46:00Z">
            <w:rPr>
              <w:rFonts w:eastAsia="Calibri" w:cstheme="minorHAnsi"/>
              <w:b/>
              <w:bCs/>
              <w:szCs w:val="18"/>
              <w:lang w:val="en-US"/>
            </w:rPr>
          </w:rPrChange>
        </w:rPr>
      </w:pPr>
    </w:p>
    <w:p w14:paraId="671BFBDE" w14:textId="77777777" w:rsidR="006936E8" w:rsidRPr="0022764C" w:rsidRDefault="006936E8" w:rsidP="006936E8">
      <w:pPr>
        <w:pStyle w:val="Heading2"/>
        <w:numPr>
          <w:ilvl w:val="0"/>
          <w:numId w:val="527"/>
        </w:numPr>
        <w:spacing w:before="0" w:after="160" w:line="259" w:lineRule="auto"/>
        <w:ind w:left="360"/>
        <w:contextualSpacing/>
        <w:rPr>
          <w:rFonts w:eastAsia="Calibri" w:cstheme="minorHAnsi"/>
          <w:b/>
          <w:bCs/>
          <w:sz w:val="22"/>
          <w:szCs w:val="22"/>
          <w:rPrChange w:id="2480" w:author="stuart wolstenholme" w:date="2026-05-29T12:46:00Z" w16du:dateUtc="2026-05-29T11:46:00Z">
            <w:rPr>
              <w:rFonts w:eastAsia="Calibri" w:cstheme="minorHAnsi"/>
              <w:b/>
              <w:bCs/>
              <w:sz w:val="22"/>
              <w:szCs w:val="22"/>
              <w:lang w:val="en-US"/>
            </w:rPr>
          </w:rPrChange>
        </w:rPr>
      </w:pPr>
      <w:r w:rsidRPr="0022764C">
        <w:rPr>
          <w:rFonts w:eastAsia="Calibri" w:cstheme="minorHAnsi"/>
          <w:b/>
          <w:sz w:val="22"/>
          <w:szCs w:val="22"/>
          <w:lang w:eastAsia="en-GB"/>
          <w:rPrChange w:id="2481" w:author="stuart wolstenholme" w:date="2026-05-29T12:46:00Z" w16du:dateUtc="2026-05-29T11:46:00Z">
            <w:rPr>
              <w:rFonts w:eastAsia="Calibri" w:cstheme="minorHAnsi"/>
              <w:b/>
              <w:sz w:val="22"/>
              <w:szCs w:val="22"/>
              <w:lang w:val="en-US" w:eastAsia="en-GB"/>
            </w:rPr>
          </w:rPrChange>
        </w:rPr>
        <w:t>Related Claims</w:t>
      </w:r>
    </w:p>
    <w:p w14:paraId="379A520F" w14:textId="77777777" w:rsidR="006936E8" w:rsidRPr="0022764C" w:rsidRDefault="006936E8" w:rsidP="006936E8">
      <w:pPr>
        <w:numPr>
          <w:ilvl w:val="0"/>
          <w:numId w:val="480"/>
        </w:numPr>
        <w:spacing w:before="0" w:after="160" w:line="259" w:lineRule="auto"/>
        <w:contextualSpacing/>
        <w:rPr>
          <w:rFonts w:eastAsia="Calibri" w:cstheme="minorHAnsi"/>
          <w:b/>
          <w:szCs w:val="18"/>
          <w:lang w:eastAsia="en-GB"/>
          <w:rPrChange w:id="2482"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483" w:author="stuart wolstenholme" w:date="2026-05-29T12:46:00Z" w16du:dateUtc="2026-05-29T11:46:00Z">
            <w:rPr>
              <w:rFonts w:eastAsia="Calibri" w:cstheme="minorHAnsi"/>
              <w:szCs w:val="18"/>
              <w:lang w:val="en-US" w:eastAsia="en-GB"/>
            </w:rPr>
          </w:rPrChange>
        </w:rPr>
        <w:t xml:space="preserve">All </w:t>
      </w:r>
      <w:r w:rsidRPr="0022764C">
        <w:rPr>
          <w:rFonts w:eastAsia="Calibri" w:cstheme="minorHAnsi"/>
          <w:b/>
          <w:bCs/>
          <w:szCs w:val="18"/>
          <w:lang w:eastAsia="en-GB"/>
          <w:rPrChange w:id="2484" w:author="stuart wolstenholme" w:date="2026-05-29T12:46:00Z" w16du:dateUtc="2026-05-29T11:46:00Z">
            <w:rPr>
              <w:rFonts w:eastAsia="Calibri" w:cstheme="minorHAnsi"/>
              <w:b/>
              <w:bCs/>
              <w:szCs w:val="18"/>
              <w:lang w:val="en-US" w:eastAsia="en-GB"/>
            </w:rPr>
          </w:rPrChange>
        </w:rPr>
        <w:t>Claims</w:t>
      </w:r>
      <w:r w:rsidRPr="0022764C">
        <w:rPr>
          <w:rFonts w:eastAsia="Calibri" w:cstheme="minorHAnsi"/>
          <w:bCs/>
          <w:szCs w:val="18"/>
          <w:lang w:eastAsia="en-GB"/>
          <w:rPrChange w:id="2485" w:author="stuart wolstenholme" w:date="2026-05-29T12:46:00Z" w16du:dateUtc="2026-05-29T11:46:00Z">
            <w:rPr>
              <w:rFonts w:eastAsia="Calibri" w:cstheme="minorHAnsi"/>
              <w:bCs/>
              <w:szCs w:val="18"/>
              <w:lang w:val="en-US" w:eastAsia="en-GB"/>
            </w:rPr>
          </w:rPrChange>
        </w:rPr>
        <w:t xml:space="preserve"> which </w:t>
      </w:r>
      <w:r w:rsidRPr="0022764C">
        <w:rPr>
          <w:rFonts w:eastAsia="Calibri" w:cstheme="minorHAnsi"/>
          <w:szCs w:val="18"/>
          <w:lang w:eastAsia="en-GB"/>
          <w:rPrChange w:id="2486" w:author="stuart wolstenholme" w:date="2026-05-29T12:46:00Z" w16du:dateUtc="2026-05-29T11:46:00Z">
            <w:rPr>
              <w:rFonts w:eastAsia="Calibri" w:cstheme="minorHAnsi"/>
              <w:szCs w:val="18"/>
              <w:lang w:val="en-US" w:eastAsia="en-GB"/>
            </w:rPr>
          </w:rPrChange>
        </w:rPr>
        <w:t xml:space="preserve">arise out of the same, related or continuing </w:t>
      </w:r>
      <w:r w:rsidRPr="0022764C">
        <w:rPr>
          <w:rFonts w:eastAsia="Calibri" w:cstheme="minorHAnsi"/>
          <w:b/>
          <w:szCs w:val="18"/>
          <w:lang w:eastAsia="en-GB"/>
          <w:rPrChange w:id="2487" w:author="stuart wolstenholme" w:date="2026-05-29T12:46:00Z" w16du:dateUtc="2026-05-29T11:46:00Z">
            <w:rPr>
              <w:rFonts w:eastAsia="Calibri" w:cstheme="minorHAnsi"/>
              <w:b/>
              <w:szCs w:val="18"/>
              <w:lang w:val="en-US" w:eastAsia="en-GB"/>
            </w:rPr>
          </w:rPrChange>
        </w:rPr>
        <w:t>Wrongful Acts</w:t>
      </w:r>
      <w:r w:rsidRPr="0022764C">
        <w:rPr>
          <w:rFonts w:eastAsia="Calibri" w:cstheme="minorHAnsi"/>
          <w:szCs w:val="18"/>
          <w:lang w:eastAsia="en-GB"/>
          <w:rPrChange w:id="2488"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2489" w:author="stuart wolstenholme" w:date="2026-05-29T12:46:00Z" w16du:dateUtc="2026-05-29T11:46:00Z">
            <w:rPr>
              <w:rFonts w:eastAsia="Calibri" w:cstheme="minorHAnsi"/>
              <w:b/>
              <w:szCs w:val="18"/>
              <w:lang w:val="en-US" w:eastAsia="en-GB"/>
            </w:rPr>
          </w:rPrChange>
        </w:rPr>
        <w:t>First Party Insured Events</w:t>
      </w:r>
      <w:r w:rsidRPr="0022764C">
        <w:rPr>
          <w:rFonts w:eastAsia="Calibri" w:cstheme="minorHAnsi"/>
          <w:szCs w:val="18"/>
          <w:lang w:eastAsia="en-GB"/>
          <w:rPrChange w:id="2490" w:author="stuart wolstenholme" w:date="2026-05-29T12:46:00Z" w16du:dateUtc="2026-05-29T11:46:00Z">
            <w:rPr>
              <w:rFonts w:eastAsia="Calibri" w:cstheme="minorHAnsi"/>
              <w:szCs w:val="18"/>
              <w:lang w:val="en-US" w:eastAsia="en-GB"/>
            </w:rPr>
          </w:rPrChange>
        </w:rPr>
        <w:t xml:space="preserve"> will be treated as follows:</w:t>
      </w:r>
    </w:p>
    <w:p w14:paraId="364ADE32" w14:textId="77777777" w:rsidR="006936E8" w:rsidRPr="0022764C" w:rsidRDefault="006936E8" w:rsidP="006936E8">
      <w:pPr>
        <w:numPr>
          <w:ilvl w:val="0"/>
          <w:numId w:val="481"/>
        </w:numPr>
        <w:spacing w:before="0" w:after="160" w:line="259" w:lineRule="auto"/>
        <w:ind w:left="1080"/>
        <w:contextualSpacing/>
        <w:rPr>
          <w:rFonts w:eastAsia="Calibri" w:cstheme="minorHAnsi"/>
          <w:b/>
          <w:szCs w:val="18"/>
          <w:lang w:eastAsia="en-GB"/>
          <w:rPrChange w:id="2491"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492" w:author="stuart wolstenholme" w:date="2026-05-29T12:46:00Z" w16du:dateUtc="2026-05-29T11:46:00Z">
            <w:rPr>
              <w:rFonts w:eastAsia="Calibri" w:cstheme="minorHAnsi"/>
              <w:szCs w:val="18"/>
              <w:lang w:val="en-US" w:eastAsia="en-GB"/>
            </w:rPr>
          </w:rPrChange>
        </w:rPr>
        <w:t xml:space="preserve">all such </w:t>
      </w:r>
      <w:r w:rsidRPr="0022764C">
        <w:rPr>
          <w:rFonts w:eastAsia="Calibri" w:cstheme="minorHAnsi"/>
          <w:b/>
          <w:szCs w:val="18"/>
          <w:lang w:eastAsia="en-GB"/>
          <w:rPrChange w:id="2493" w:author="stuart wolstenholme" w:date="2026-05-29T12:46:00Z" w16du:dateUtc="2026-05-29T11:46:00Z">
            <w:rPr>
              <w:rFonts w:eastAsia="Calibri" w:cstheme="minorHAnsi"/>
              <w:b/>
              <w:szCs w:val="18"/>
              <w:lang w:val="en-US" w:eastAsia="en-GB"/>
            </w:rPr>
          </w:rPrChange>
        </w:rPr>
        <w:t xml:space="preserve">Claims </w:t>
      </w:r>
      <w:r w:rsidRPr="0022764C">
        <w:rPr>
          <w:rFonts w:eastAsia="Calibri" w:cstheme="minorHAnsi"/>
          <w:szCs w:val="18"/>
          <w:lang w:eastAsia="en-GB"/>
          <w:rPrChange w:id="2494" w:author="stuart wolstenholme" w:date="2026-05-29T12:46:00Z" w16du:dateUtc="2026-05-29T11:46:00Z">
            <w:rPr>
              <w:rFonts w:eastAsia="Calibri" w:cstheme="minorHAnsi"/>
              <w:szCs w:val="18"/>
              <w:lang w:val="en-US" w:eastAsia="en-GB"/>
            </w:rPr>
          </w:rPrChange>
        </w:rPr>
        <w:t xml:space="preserve">will be considered to be a single </w:t>
      </w:r>
      <w:r w:rsidRPr="0022764C">
        <w:rPr>
          <w:rFonts w:eastAsia="Calibri" w:cstheme="minorHAnsi"/>
          <w:b/>
          <w:bCs/>
          <w:szCs w:val="18"/>
          <w:lang w:eastAsia="en-GB"/>
          <w:rPrChange w:id="2495"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bCs/>
          <w:szCs w:val="18"/>
          <w:lang w:eastAsia="en-GB"/>
          <w:rPrChange w:id="2496"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2497" w:author="stuart wolstenholme" w:date="2026-05-29T12:46:00Z" w16du:dateUtc="2026-05-29T11:46:00Z">
            <w:rPr>
              <w:rFonts w:eastAsia="Calibri" w:cstheme="minorHAnsi"/>
              <w:szCs w:val="18"/>
              <w:lang w:val="en-US" w:eastAsia="en-GB"/>
            </w:rPr>
          </w:rPrChange>
        </w:rPr>
        <w:t xml:space="preserve">regardless of the number of claimants or </w:t>
      </w:r>
      <w:r w:rsidRPr="0022764C">
        <w:rPr>
          <w:rFonts w:eastAsia="Calibri" w:cstheme="minorHAnsi"/>
          <w:b/>
          <w:szCs w:val="18"/>
          <w:lang w:eastAsia="en-GB"/>
          <w:rPrChange w:id="2498" w:author="stuart wolstenholme" w:date="2026-05-29T12:46:00Z" w16du:dateUtc="2026-05-29T11:46:00Z">
            <w:rPr>
              <w:rFonts w:eastAsia="Calibri" w:cstheme="minorHAnsi"/>
              <w:b/>
              <w:szCs w:val="18"/>
              <w:lang w:val="en-US" w:eastAsia="en-GB"/>
            </w:rPr>
          </w:rPrChange>
        </w:rPr>
        <w:t>Insureds</w:t>
      </w:r>
      <w:r w:rsidRPr="0022764C">
        <w:rPr>
          <w:rFonts w:eastAsia="Calibri" w:cstheme="minorHAnsi"/>
          <w:bCs/>
          <w:szCs w:val="18"/>
          <w:lang w:eastAsia="en-GB"/>
          <w:rPrChange w:id="2499" w:author="stuart wolstenholme" w:date="2026-05-29T12:46:00Z" w16du:dateUtc="2026-05-29T11:46:00Z">
            <w:rPr>
              <w:rFonts w:eastAsia="Calibri" w:cstheme="minorHAnsi"/>
              <w:bCs/>
              <w:szCs w:val="18"/>
              <w:lang w:val="en-US" w:eastAsia="en-GB"/>
            </w:rPr>
          </w:rPrChange>
        </w:rPr>
        <w:t>;</w:t>
      </w:r>
    </w:p>
    <w:p w14:paraId="713AE859" w14:textId="77777777" w:rsidR="006936E8" w:rsidRPr="0022764C" w:rsidRDefault="006936E8" w:rsidP="006936E8">
      <w:pPr>
        <w:numPr>
          <w:ilvl w:val="0"/>
          <w:numId w:val="481"/>
        </w:numPr>
        <w:spacing w:before="0" w:after="160" w:line="259" w:lineRule="auto"/>
        <w:ind w:left="1080"/>
        <w:contextualSpacing/>
        <w:rPr>
          <w:rFonts w:eastAsia="Calibri" w:cstheme="minorHAnsi"/>
          <w:b/>
          <w:szCs w:val="18"/>
          <w:lang w:eastAsia="en-GB"/>
          <w:rPrChange w:id="2500"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501" w:author="stuart wolstenholme" w:date="2026-05-29T12:46:00Z" w16du:dateUtc="2026-05-29T11:46:00Z">
            <w:rPr>
              <w:rFonts w:eastAsia="Calibri" w:cstheme="minorHAnsi"/>
              <w:szCs w:val="18"/>
              <w:lang w:val="en-US" w:eastAsia="en-GB"/>
            </w:rPr>
          </w:rPrChange>
        </w:rPr>
        <w:t xml:space="preserve">all such </w:t>
      </w:r>
      <w:r w:rsidRPr="0022764C">
        <w:rPr>
          <w:rFonts w:eastAsia="Calibri" w:cstheme="minorHAnsi"/>
          <w:b/>
          <w:szCs w:val="18"/>
          <w:lang w:eastAsia="en-GB"/>
          <w:rPrChange w:id="2502" w:author="stuart wolstenholme" w:date="2026-05-29T12:46:00Z" w16du:dateUtc="2026-05-29T11:46:00Z">
            <w:rPr>
              <w:rFonts w:eastAsia="Calibri" w:cstheme="minorHAnsi"/>
              <w:b/>
              <w:szCs w:val="18"/>
              <w:lang w:val="en-US" w:eastAsia="en-GB"/>
            </w:rPr>
          </w:rPrChange>
        </w:rPr>
        <w:t xml:space="preserve">Claims </w:t>
      </w:r>
      <w:r w:rsidRPr="0022764C">
        <w:rPr>
          <w:rFonts w:eastAsia="Calibri" w:cstheme="minorHAnsi"/>
          <w:szCs w:val="18"/>
          <w:lang w:eastAsia="en-GB"/>
          <w:rPrChange w:id="2503" w:author="stuart wolstenholme" w:date="2026-05-29T12:46:00Z" w16du:dateUtc="2026-05-29T11:46:00Z">
            <w:rPr>
              <w:rFonts w:eastAsia="Calibri" w:cstheme="minorHAnsi"/>
              <w:szCs w:val="18"/>
              <w:lang w:val="en-US" w:eastAsia="en-GB"/>
            </w:rPr>
          </w:rPrChange>
        </w:rPr>
        <w:t>will be considered</w:t>
      </w:r>
      <w:r w:rsidRPr="0022764C">
        <w:rPr>
          <w:rFonts w:eastAsia="Calibri" w:cstheme="minorHAnsi"/>
          <w:b/>
          <w:szCs w:val="18"/>
          <w:lang w:eastAsia="en-GB"/>
          <w:rPrChange w:id="2504"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505" w:author="stuart wolstenholme" w:date="2026-05-29T12:46:00Z" w16du:dateUtc="2026-05-29T11:46:00Z">
            <w:rPr>
              <w:rFonts w:eastAsia="Calibri" w:cstheme="minorHAnsi"/>
              <w:szCs w:val="18"/>
              <w:lang w:val="en-US" w:eastAsia="en-GB"/>
            </w:rPr>
          </w:rPrChange>
        </w:rPr>
        <w:t xml:space="preserve">to have been first made on the date the earliest of all such </w:t>
      </w:r>
      <w:r w:rsidRPr="0022764C">
        <w:rPr>
          <w:rFonts w:eastAsia="Calibri" w:cstheme="minorHAnsi"/>
          <w:b/>
          <w:bCs/>
          <w:szCs w:val="18"/>
          <w:lang w:eastAsia="en-GB"/>
          <w:rPrChange w:id="2506" w:author="stuart wolstenholme" w:date="2026-05-29T12:46:00Z" w16du:dateUtc="2026-05-29T11:46:00Z">
            <w:rPr>
              <w:rFonts w:eastAsia="Calibri" w:cstheme="minorHAnsi"/>
              <w:b/>
              <w:bCs/>
              <w:szCs w:val="18"/>
              <w:lang w:val="en-US" w:eastAsia="en-GB"/>
            </w:rPr>
          </w:rPrChange>
        </w:rPr>
        <w:t>Claims</w:t>
      </w:r>
      <w:r w:rsidRPr="0022764C">
        <w:rPr>
          <w:rFonts w:eastAsia="Calibri" w:cstheme="minorHAnsi"/>
          <w:bCs/>
          <w:szCs w:val="18"/>
          <w:lang w:eastAsia="en-GB"/>
          <w:rPrChange w:id="2507" w:author="stuart wolstenholme" w:date="2026-05-29T12:46:00Z" w16du:dateUtc="2026-05-29T11:46:00Z">
            <w:rPr>
              <w:rFonts w:eastAsia="Calibri" w:cstheme="minorHAnsi"/>
              <w:bCs/>
              <w:szCs w:val="18"/>
              <w:lang w:val="en-US" w:eastAsia="en-GB"/>
            </w:rPr>
          </w:rPrChange>
        </w:rPr>
        <w:t xml:space="preserve"> is first made</w:t>
      </w:r>
      <w:r w:rsidRPr="0022764C">
        <w:rPr>
          <w:rFonts w:eastAsia="Calibri" w:cstheme="minorHAnsi"/>
          <w:szCs w:val="18"/>
          <w:lang w:eastAsia="en-GB"/>
          <w:rPrChange w:id="2508" w:author="stuart wolstenholme" w:date="2026-05-29T12:46:00Z" w16du:dateUtc="2026-05-29T11:46:00Z">
            <w:rPr>
              <w:rFonts w:eastAsia="Calibri" w:cstheme="minorHAnsi"/>
              <w:szCs w:val="18"/>
              <w:lang w:val="en-US" w:eastAsia="en-GB"/>
            </w:rPr>
          </w:rPrChange>
        </w:rPr>
        <w:t xml:space="preserve"> and will be considered to be first reported to </w:t>
      </w:r>
      <w:r w:rsidRPr="0022764C">
        <w:rPr>
          <w:rFonts w:eastAsia="Calibri" w:cstheme="minorHAnsi"/>
          <w:b/>
          <w:bCs/>
          <w:szCs w:val="18"/>
          <w:lang w:eastAsia="en-GB"/>
          <w:rPrChange w:id="2509"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510" w:author="stuart wolstenholme" w:date="2026-05-29T12:46:00Z" w16du:dateUtc="2026-05-29T11:46:00Z">
            <w:rPr>
              <w:rFonts w:eastAsia="Calibri" w:cstheme="minorHAnsi"/>
              <w:szCs w:val="18"/>
              <w:lang w:val="en-US" w:eastAsia="en-GB"/>
            </w:rPr>
          </w:rPrChange>
        </w:rPr>
        <w:t xml:space="preserve"> on </w:t>
      </w:r>
      <w:r w:rsidRPr="0022764C">
        <w:rPr>
          <w:rFonts w:eastAsia="Calibri" w:cstheme="minorHAnsi"/>
          <w:szCs w:val="18"/>
          <w:lang w:eastAsia="en-GB"/>
          <w:rPrChange w:id="2511" w:author="stuart wolstenholme" w:date="2026-05-29T12:46:00Z" w16du:dateUtc="2026-05-29T11:46:00Z">
            <w:rPr>
              <w:rFonts w:eastAsia="Calibri" w:cstheme="minorHAnsi"/>
              <w:szCs w:val="18"/>
              <w:lang w:val="en-US" w:eastAsia="en-GB"/>
            </w:rPr>
          </w:rPrChange>
        </w:rPr>
        <w:lastRenderedPageBreak/>
        <w:t xml:space="preserve">the date the earliest of all such </w:t>
      </w:r>
      <w:r w:rsidRPr="0022764C">
        <w:rPr>
          <w:rFonts w:eastAsia="Calibri" w:cstheme="minorHAnsi"/>
          <w:b/>
          <w:bCs/>
          <w:szCs w:val="18"/>
          <w:lang w:eastAsia="en-GB"/>
          <w:rPrChange w:id="2512" w:author="stuart wolstenholme" w:date="2026-05-29T12:46:00Z" w16du:dateUtc="2026-05-29T11:46:00Z">
            <w:rPr>
              <w:rFonts w:eastAsia="Calibri" w:cstheme="minorHAnsi"/>
              <w:b/>
              <w:bCs/>
              <w:szCs w:val="18"/>
              <w:lang w:val="en-US" w:eastAsia="en-GB"/>
            </w:rPr>
          </w:rPrChange>
        </w:rPr>
        <w:t>Claims</w:t>
      </w:r>
      <w:r w:rsidRPr="0022764C">
        <w:rPr>
          <w:rFonts w:eastAsia="Calibri" w:cstheme="minorHAnsi"/>
          <w:bCs/>
          <w:szCs w:val="18"/>
          <w:lang w:eastAsia="en-GB"/>
          <w:rPrChange w:id="2513" w:author="stuart wolstenholme" w:date="2026-05-29T12:46:00Z" w16du:dateUtc="2026-05-29T11:46:00Z">
            <w:rPr>
              <w:rFonts w:eastAsia="Calibri" w:cstheme="minorHAnsi"/>
              <w:bCs/>
              <w:szCs w:val="18"/>
              <w:lang w:val="en-US" w:eastAsia="en-GB"/>
            </w:rPr>
          </w:rPrChange>
        </w:rPr>
        <w:t xml:space="preserve"> is reported to </w:t>
      </w:r>
      <w:r w:rsidRPr="0022764C">
        <w:rPr>
          <w:rFonts w:eastAsia="Calibri" w:cstheme="minorHAnsi"/>
          <w:b/>
          <w:bCs/>
          <w:szCs w:val="18"/>
          <w:lang w:eastAsia="en-GB"/>
          <w:rPrChange w:id="2514"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515" w:author="stuart wolstenholme" w:date="2026-05-29T12:46:00Z" w16du:dateUtc="2026-05-29T11:46:00Z">
            <w:rPr>
              <w:rFonts w:eastAsia="Calibri" w:cstheme="minorHAnsi"/>
              <w:szCs w:val="18"/>
              <w:lang w:val="en-US" w:eastAsia="en-GB"/>
            </w:rPr>
          </w:rPrChange>
        </w:rPr>
        <w:t>;</w:t>
      </w:r>
    </w:p>
    <w:p w14:paraId="7BF08368" w14:textId="77777777" w:rsidR="006936E8" w:rsidRPr="0022764C" w:rsidRDefault="006936E8" w:rsidP="006936E8">
      <w:pPr>
        <w:numPr>
          <w:ilvl w:val="0"/>
          <w:numId w:val="481"/>
        </w:numPr>
        <w:spacing w:before="0" w:after="160" w:line="259" w:lineRule="auto"/>
        <w:ind w:left="1080"/>
        <w:contextualSpacing/>
        <w:rPr>
          <w:rFonts w:eastAsia="Calibri" w:cstheme="minorHAnsi"/>
          <w:b/>
          <w:szCs w:val="18"/>
          <w:lang w:eastAsia="en-GB"/>
          <w:rPrChange w:id="2516"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517" w:author="stuart wolstenholme" w:date="2026-05-29T12:46:00Z" w16du:dateUtc="2026-05-29T11:46:00Z">
            <w:rPr>
              <w:rFonts w:eastAsia="Calibri" w:cstheme="minorHAnsi"/>
              <w:szCs w:val="18"/>
              <w:lang w:val="en-US" w:eastAsia="en-GB"/>
            </w:rPr>
          </w:rPrChange>
        </w:rPr>
        <w:t xml:space="preserve">all such </w:t>
      </w:r>
      <w:r w:rsidRPr="0022764C">
        <w:rPr>
          <w:rFonts w:eastAsia="Calibri" w:cstheme="minorHAnsi"/>
          <w:b/>
          <w:szCs w:val="18"/>
          <w:lang w:eastAsia="en-GB"/>
          <w:rPrChange w:id="2518" w:author="stuart wolstenholme" w:date="2026-05-29T12:46:00Z" w16du:dateUtc="2026-05-29T11:46:00Z">
            <w:rPr>
              <w:rFonts w:eastAsia="Calibri" w:cstheme="minorHAnsi"/>
              <w:b/>
              <w:szCs w:val="18"/>
              <w:lang w:val="en-US" w:eastAsia="en-GB"/>
            </w:rPr>
          </w:rPrChange>
        </w:rPr>
        <w:t xml:space="preserve">Claims </w:t>
      </w:r>
      <w:r w:rsidRPr="0022764C">
        <w:rPr>
          <w:rFonts w:eastAsia="Calibri" w:cstheme="minorHAnsi"/>
          <w:szCs w:val="18"/>
          <w:lang w:eastAsia="en-GB"/>
          <w:rPrChange w:id="2519" w:author="stuart wolstenholme" w:date="2026-05-29T12:46:00Z" w16du:dateUtc="2026-05-29T11:46:00Z">
            <w:rPr>
              <w:rFonts w:eastAsia="Calibri" w:cstheme="minorHAnsi"/>
              <w:szCs w:val="18"/>
              <w:lang w:val="en-US" w:eastAsia="en-GB"/>
            </w:rPr>
          </w:rPrChange>
        </w:rPr>
        <w:t xml:space="preserve">will be subject to the applicable Limit of Liability of the Policy in effect when the earliest of all such </w:t>
      </w:r>
      <w:r w:rsidRPr="0022764C">
        <w:rPr>
          <w:rFonts w:eastAsia="Calibri" w:cstheme="minorHAnsi"/>
          <w:b/>
          <w:bCs/>
          <w:szCs w:val="18"/>
          <w:lang w:eastAsia="en-GB"/>
          <w:rPrChange w:id="2520" w:author="stuart wolstenholme" w:date="2026-05-29T12:46:00Z" w16du:dateUtc="2026-05-29T11:46:00Z">
            <w:rPr>
              <w:rFonts w:eastAsia="Calibri" w:cstheme="minorHAnsi"/>
              <w:b/>
              <w:bCs/>
              <w:szCs w:val="18"/>
              <w:lang w:val="en-US" w:eastAsia="en-GB"/>
            </w:rPr>
          </w:rPrChange>
        </w:rPr>
        <w:t>Claims</w:t>
      </w:r>
      <w:r w:rsidRPr="0022764C">
        <w:rPr>
          <w:rFonts w:eastAsia="Calibri" w:cstheme="minorHAnsi"/>
          <w:bCs/>
          <w:szCs w:val="18"/>
          <w:lang w:eastAsia="en-GB"/>
          <w:rPrChange w:id="2521" w:author="stuart wolstenholme" w:date="2026-05-29T12:46:00Z" w16du:dateUtc="2026-05-29T11:46:00Z">
            <w:rPr>
              <w:rFonts w:eastAsia="Calibri" w:cstheme="minorHAnsi"/>
              <w:bCs/>
              <w:szCs w:val="18"/>
              <w:lang w:val="en-US" w:eastAsia="en-GB"/>
            </w:rPr>
          </w:rPrChange>
        </w:rPr>
        <w:t xml:space="preserve"> is first made; and</w:t>
      </w:r>
    </w:p>
    <w:p w14:paraId="54EE2E55" w14:textId="77777777" w:rsidR="006936E8" w:rsidRPr="0022764C" w:rsidRDefault="006936E8" w:rsidP="006936E8">
      <w:pPr>
        <w:numPr>
          <w:ilvl w:val="0"/>
          <w:numId w:val="481"/>
        </w:numPr>
        <w:spacing w:before="0" w:after="160" w:line="259" w:lineRule="auto"/>
        <w:ind w:left="1080"/>
        <w:contextualSpacing/>
        <w:rPr>
          <w:rFonts w:eastAsia="Calibri" w:cstheme="minorHAnsi"/>
          <w:b/>
          <w:szCs w:val="18"/>
          <w:lang w:eastAsia="en-GB"/>
          <w:rPrChange w:id="2522" w:author="stuart wolstenholme" w:date="2026-05-29T12:46:00Z" w16du:dateUtc="2026-05-29T11:46:00Z">
            <w:rPr>
              <w:rFonts w:eastAsia="Calibri" w:cstheme="minorHAnsi"/>
              <w:b/>
              <w:szCs w:val="18"/>
              <w:lang w:val="en-US" w:eastAsia="en-GB"/>
            </w:rPr>
          </w:rPrChange>
        </w:rPr>
      </w:pPr>
      <w:r w:rsidRPr="0022764C">
        <w:rPr>
          <w:rFonts w:eastAsia="Calibri" w:cstheme="minorHAnsi"/>
          <w:bCs/>
          <w:szCs w:val="18"/>
          <w:lang w:eastAsia="en-GB"/>
          <w:rPrChange w:id="2523" w:author="stuart wolstenholme" w:date="2026-05-29T12:46:00Z" w16du:dateUtc="2026-05-29T11:46:00Z">
            <w:rPr>
              <w:rFonts w:eastAsia="Calibri" w:cstheme="minorHAnsi"/>
              <w:bCs/>
              <w:szCs w:val="18"/>
              <w:lang w:val="en-US" w:eastAsia="en-GB"/>
            </w:rPr>
          </w:rPrChange>
        </w:rPr>
        <w:t xml:space="preserve">only one </w:t>
      </w:r>
      <w:r w:rsidRPr="0022764C">
        <w:rPr>
          <w:rFonts w:eastAsia="Calibri" w:cstheme="minorHAnsi"/>
          <w:b/>
          <w:szCs w:val="18"/>
          <w:lang w:eastAsia="en-GB"/>
          <w:rPrChange w:id="2524" w:author="stuart wolstenholme" w:date="2026-05-29T12:46:00Z" w16du:dateUtc="2026-05-29T11:46:00Z">
            <w:rPr>
              <w:rFonts w:eastAsia="Calibri" w:cstheme="minorHAnsi"/>
              <w:b/>
              <w:szCs w:val="18"/>
              <w:lang w:val="en-US" w:eastAsia="en-GB"/>
            </w:rPr>
          </w:rPrChange>
        </w:rPr>
        <w:t xml:space="preserve">Excess </w:t>
      </w:r>
      <w:r w:rsidRPr="0022764C">
        <w:rPr>
          <w:rFonts w:eastAsia="Calibri" w:cstheme="minorHAnsi"/>
          <w:bCs/>
          <w:szCs w:val="18"/>
          <w:lang w:eastAsia="en-GB"/>
          <w:rPrChange w:id="2525" w:author="stuart wolstenholme" w:date="2026-05-29T12:46:00Z" w16du:dateUtc="2026-05-29T11:46:00Z">
            <w:rPr>
              <w:rFonts w:eastAsia="Calibri" w:cstheme="minorHAnsi"/>
              <w:bCs/>
              <w:szCs w:val="18"/>
              <w:lang w:val="en-US" w:eastAsia="en-GB"/>
            </w:rPr>
          </w:rPrChange>
        </w:rPr>
        <w:t xml:space="preserve">will apply to such </w:t>
      </w:r>
      <w:r w:rsidRPr="0022764C">
        <w:rPr>
          <w:rFonts w:eastAsia="Calibri" w:cstheme="minorHAnsi"/>
          <w:b/>
          <w:bCs/>
          <w:szCs w:val="18"/>
          <w:lang w:eastAsia="en-GB"/>
          <w:rPrChange w:id="2526"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527" w:author="stuart wolstenholme" w:date="2026-05-29T12:46:00Z" w16du:dateUtc="2026-05-29T11:46:00Z">
            <w:rPr>
              <w:rFonts w:eastAsia="Calibri" w:cstheme="minorHAnsi"/>
              <w:szCs w:val="18"/>
              <w:lang w:val="en-US" w:eastAsia="en-GB"/>
            </w:rPr>
          </w:rPrChange>
        </w:rPr>
        <w:t>.</w:t>
      </w:r>
    </w:p>
    <w:p w14:paraId="50744EF7" w14:textId="77777777" w:rsidR="006936E8" w:rsidRPr="0022764C" w:rsidRDefault="006936E8" w:rsidP="006936E8">
      <w:pPr>
        <w:numPr>
          <w:ilvl w:val="0"/>
          <w:numId w:val="482"/>
        </w:numPr>
        <w:spacing w:before="0" w:after="160" w:line="259" w:lineRule="auto"/>
        <w:contextualSpacing/>
        <w:rPr>
          <w:rFonts w:eastAsia="Calibri" w:cstheme="minorHAnsi"/>
          <w:szCs w:val="18"/>
          <w:lang w:eastAsia="en-GB"/>
          <w:rPrChange w:id="2528"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529" w:author="stuart wolstenholme" w:date="2026-05-29T12:46:00Z" w16du:dateUtc="2026-05-29T11:46:00Z">
            <w:rPr>
              <w:rFonts w:eastAsia="Calibri" w:cstheme="minorHAnsi"/>
              <w:szCs w:val="18"/>
              <w:lang w:val="en-US" w:eastAsia="en-GB"/>
            </w:rPr>
          </w:rPrChange>
        </w:rPr>
        <w:t xml:space="preserve">If multiple Insuring Clauses of this Policy apply to any </w:t>
      </w:r>
      <w:r w:rsidRPr="0022764C">
        <w:rPr>
          <w:rFonts w:eastAsia="Calibri" w:cstheme="minorHAnsi"/>
          <w:b/>
          <w:szCs w:val="18"/>
          <w:lang w:eastAsia="en-GB"/>
          <w:rPrChange w:id="2530"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531" w:author="stuart wolstenholme" w:date="2026-05-29T12:46:00Z" w16du:dateUtc="2026-05-29T11:46:00Z">
            <w:rPr>
              <w:rFonts w:eastAsia="Calibri" w:cstheme="minorHAnsi"/>
              <w:szCs w:val="18"/>
              <w:lang w:val="en-US" w:eastAsia="en-GB"/>
            </w:rPr>
          </w:rPrChange>
        </w:rPr>
        <w:t xml:space="preserve">, the </w:t>
      </w:r>
      <w:r w:rsidRPr="0022764C">
        <w:rPr>
          <w:rFonts w:eastAsia="Calibri" w:cstheme="minorHAnsi"/>
          <w:b/>
          <w:bCs/>
          <w:szCs w:val="18"/>
          <w:lang w:eastAsia="en-GB"/>
          <w:rPrChange w:id="2532"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533" w:author="stuart wolstenholme" w:date="2026-05-29T12:46:00Z" w16du:dateUtc="2026-05-29T11:46:00Z">
            <w:rPr>
              <w:rFonts w:eastAsia="Calibri" w:cstheme="minorHAnsi"/>
              <w:szCs w:val="18"/>
              <w:lang w:val="en-US" w:eastAsia="en-GB"/>
            </w:rPr>
          </w:rPrChange>
        </w:rPr>
        <w:t xml:space="preserve"> total maximum Limit of Liability under this Policy for such </w:t>
      </w:r>
      <w:r w:rsidRPr="0022764C">
        <w:rPr>
          <w:rFonts w:eastAsia="Calibri" w:cstheme="minorHAnsi"/>
          <w:b/>
          <w:szCs w:val="18"/>
          <w:lang w:eastAsia="en-GB"/>
          <w:rPrChange w:id="2534"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535" w:author="stuart wolstenholme" w:date="2026-05-29T12:46:00Z" w16du:dateUtc="2026-05-29T11:46:00Z">
            <w:rPr>
              <w:rFonts w:eastAsia="Calibri" w:cstheme="minorHAnsi"/>
              <w:szCs w:val="18"/>
              <w:lang w:val="en-US" w:eastAsia="en-GB"/>
            </w:rPr>
          </w:rPrChange>
        </w:rPr>
        <w:t xml:space="preserve">shall be the Maximum Policy Aggregate Limit. However, </w:t>
      </w:r>
      <w:r w:rsidRPr="0022764C">
        <w:rPr>
          <w:rFonts w:eastAsia="Calibri" w:cstheme="minorHAnsi"/>
          <w:b/>
          <w:bCs/>
          <w:szCs w:val="18"/>
          <w:lang w:eastAsia="en-GB"/>
          <w:rPrChange w:id="2536"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537" w:author="stuart wolstenholme" w:date="2026-05-29T12:46:00Z" w16du:dateUtc="2026-05-29T11:46:00Z">
            <w:rPr>
              <w:rFonts w:eastAsia="Calibri" w:cstheme="minorHAnsi"/>
              <w:szCs w:val="18"/>
              <w:lang w:val="en-US" w:eastAsia="en-GB"/>
            </w:rPr>
          </w:rPrChange>
        </w:rPr>
        <w:t xml:space="preserve"> will never pay more under any one Insuring Clause than the applicable Limit applicable to that Insuring Clause as stated in the Schedule. </w:t>
      </w:r>
      <w:r w:rsidRPr="0022764C">
        <w:rPr>
          <w:rFonts w:eastAsia="Calibri" w:cstheme="minorHAnsi"/>
          <w:bCs/>
          <w:szCs w:val="18"/>
          <w:lang w:eastAsia="en-GB"/>
          <w:rPrChange w:id="2538" w:author="stuart wolstenholme" w:date="2026-05-29T12:46:00Z" w16du:dateUtc="2026-05-29T11:46:00Z">
            <w:rPr>
              <w:rFonts w:eastAsia="Calibri" w:cstheme="minorHAnsi"/>
              <w:bCs/>
              <w:szCs w:val="18"/>
              <w:lang w:val="en-US" w:eastAsia="en-GB"/>
            </w:rPr>
          </w:rPrChange>
        </w:rPr>
        <w:t xml:space="preserve">The </w:t>
      </w:r>
      <w:r w:rsidRPr="0022764C">
        <w:rPr>
          <w:rFonts w:eastAsia="Calibri" w:cstheme="minorHAnsi"/>
          <w:b/>
          <w:bCs/>
          <w:szCs w:val="18"/>
          <w:lang w:eastAsia="en-GB"/>
          <w:rPrChange w:id="2539"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540" w:author="stuart wolstenholme" w:date="2026-05-29T12:46:00Z" w16du:dateUtc="2026-05-29T11:46:00Z">
            <w:rPr>
              <w:rFonts w:eastAsia="Calibri" w:cstheme="minorHAnsi"/>
              <w:szCs w:val="18"/>
              <w:lang w:val="en-US" w:eastAsia="en-GB"/>
            </w:rPr>
          </w:rPrChange>
        </w:rPr>
        <w:t xml:space="preserve"> have the sole discretion to allocate amounts paid, if any, against the appropriate Limit of Liability.</w:t>
      </w:r>
    </w:p>
    <w:p w14:paraId="19063CA3" w14:textId="77777777" w:rsidR="006936E8" w:rsidRPr="0022764C" w:rsidRDefault="006936E8" w:rsidP="006936E8">
      <w:pPr>
        <w:spacing w:before="0" w:after="160" w:line="259" w:lineRule="auto"/>
        <w:ind w:left="1080"/>
        <w:contextualSpacing/>
        <w:rPr>
          <w:rFonts w:eastAsia="Calibri" w:cstheme="minorHAnsi"/>
          <w:b/>
          <w:szCs w:val="18"/>
          <w:lang w:eastAsia="en-GB"/>
          <w:rPrChange w:id="2541" w:author="stuart wolstenholme" w:date="2026-05-29T12:46:00Z" w16du:dateUtc="2026-05-29T11:46:00Z">
            <w:rPr>
              <w:rFonts w:eastAsia="Calibri" w:cstheme="minorHAnsi"/>
              <w:b/>
              <w:szCs w:val="18"/>
              <w:lang w:val="en-US" w:eastAsia="en-GB"/>
            </w:rPr>
          </w:rPrChange>
        </w:rPr>
      </w:pPr>
    </w:p>
    <w:p w14:paraId="1F510A11" w14:textId="77777777" w:rsidR="006936E8" w:rsidRPr="0022764C" w:rsidRDefault="006936E8" w:rsidP="006936E8">
      <w:pPr>
        <w:pStyle w:val="Heading2"/>
        <w:numPr>
          <w:ilvl w:val="0"/>
          <w:numId w:val="528"/>
        </w:numPr>
        <w:spacing w:before="0" w:after="160" w:line="259" w:lineRule="auto"/>
        <w:ind w:left="360"/>
        <w:contextualSpacing/>
        <w:rPr>
          <w:rFonts w:eastAsia="Calibri" w:cstheme="minorHAnsi"/>
          <w:b/>
          <w:bCs/>
          <w:sz w:val="22"/>
          <w:szCs w:val="22"/>
          <w:rPrChange w:id="2542" w:author="stuart wolstenholme" w:date="2026-05-29T12:46:00Z" w16du:dateUtc="2026-05-29T11:46:00Z">
            <w:rPr>
              <w:rFonts w:eastAsia="Calibri" w:cstheme="minorHAnsi"/>
              <w:b/>
              <w:bCs/>
              <w:sz w:val="22"/>
              <w:szCs w:val="22"/>
              <w:lang w:val="en-US"/>
            </w:rPr>
          </w:rPrChange>
        </w:rPr>
      </w:pPr>
      <w:r w:rsidRPr="0022764C">
        <w:rPr>
          <w:rFonts w:eastAsia="Calibri" w:cstheme="minorHAnsi"/>
          <w:b/>
          <w:bCs/>
          <w:sz w:val="22"/>
          <w:szCs w:val="22"/>
          <w:rPrChange w:id="2543" w:author="stuart wolstenholme" w:date="2026-05-29T12:46:00Z" w16du:dateUtc="2026-05-29T11:46:00Z">
            <w:rPr>
              <w:rFonts w:eastAsia="Calibri" w:cstheme="minorHAnsi"/>
              <w:b/>
              <w:bCs/>
              <w:sz w:val="22"/>
              <w:szCs w:val="22"/>
              <w:lang w:val="en-US"/>
            </w:rPr>
          </w:rPrChange>
        </w:rPr>
        <w:t>Excess Applicable to Each Insuring Clause</w:t>
      </w:r>
    </w:p>
    <w:p w14:paraId="02FBE148" w14:textId="77777777" w:rsidR="006936E8" w:rsidRPr="0022764C" w:rsidRDefault="006936E8" w:rsidP="006936E8">
      <w:pPr>
        <w:numPr>
          <w:ilvl w:val="0"/>
          <w:numId w:val="484"/>
        </w:numPr>
        <w:spacing w:before="0" w:after="160" w:line="259" w:lineRule="auto"/>
        <w:contextualSpacing/>
        <w:rPr>
          <w:rFonts w:eastAsia="Calibri" w:cstheme="minorHAnsi"/>
          <w:szCs w:val="18"/>
          <w:rPrChange w:id="2544" w:author="stuart wolstenholme" w:date="2026-05-29T12:46:00Z" w16du:dateUtc="2026-05-29T11:46:00Z">
            <w:rPr>
              <w:rFonts w:eastAsia="Calibri" w:cstheme="minorHAnsi"/>
              <w:szCs w:val="18"/>
              <w:lang w:val="en-US"/>
            </w:rPr>
          </w:rPrChange>
        </w:rPr>
      </w:pPr>
      <w:r w:rsidRPr="0022764C">
        <w:rPr>
          <w:rFonts w:eastAsia="Calibri" w:cstheme="minorHAnsi"/>
          <w:szCs w:val="18"/>
          <w:lang w:eastAsia="en-GB"/>
          <w:rPrChange w:id="2545"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Change w:id="2546"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547" w:author="stuart wolstenholme" w:date="2026-05-29T12:46:00Z" w16du:dateUtc="2026-05-29T11:46:00Z">
            <w:rPr>
              <w:rFonts w:eastAsia="Calibri" w:cstheme="minorHAnsi"/>
              <w:szCs w:val="18"/>
              <w:lang w:val="en-US" w:eastAsia="en-GB"/>
            </w:rPr>
          </w:rPrChange>
        </w:rPr>
        <w:t xml:space="preserve"> amount for each Insuring Clause, as stated in the Schedule, applies separately to each </w:t>
      </w:r>
      <w:r w:rsidRPr="0022764C">
        <w:rPr>
          <w:rFonts w:eastAsia="Calibri" w:cstheme="minorHAnsi"/>
          <w:b/>
          <w:bCs/>
          <w:szCs w:val="18"/>
          <w:lang w:eastAsia="en-GB"/>
          <w:rPrChange w:id="2548"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549"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szCs w:val="18"/>
          <w:rPrChange w:id="2550" w:author="stuart wolstenholme" w:date="2026-05-29T12:46:00Z" w16du:dateUtc="2026-05-29T11:46:00Z">
            <w:rPr>
              <w:rFonts w:eastAsia="Calibri" w:cstheme="minorHAnsi"/>
              <w:szCs w:val="18"/>
              <w:lang w:val="en-US"/>
            </w:rPr>
          </w:rPrChange>
        </w:rPr>
        <w:t xml:space="preserve">The </w:t>
      </w:r>
      <w:r w:rsidRPr="0022764C">
        <w:rPr>
          <w:rFonts w:eastAsia="Calibri" w:cstheme="minorHAnsi"/>
          <w:b/>
          <w:bCs/>
          <w:szCs w:val="18"/>
          <w:rPrChange w:id="2551" w:author="stuart wolstenholme" w:date="2026-05-29T12:46:00Z" w16du:dateUtc="2026-05-29T11:46:00Z">
            <w:rPr>
              <w:rFonts w:eastAsia="Calibri" w:cstheme="minorHAnsi"/>
              <w:b/>
              <w:bCs/>
              <w:szCs w:val="18"/>
              <w:lang w:val="en-US"/>
            </w:rPr>
          </w:rPrChange>
        </w:rPr>
        <w:t>Cyber Limit of Liability</w:t>
      </w:r>
      <w:r w:rsidRPr="0022764C">
        <w:rPr>
          <w:rFonts w:eastAsia="Calibri" w:cstheme="minorHAnsi"/>
          <w:szCs w:val="18"/>
          <w:rPrChange w:id="2552" w:author="stuart wolstenholme" w:date="2026-05-29T12:46:00Z" w16du:dateUtc="2026-05-29T11:46:00Z">
            <w:rPr>
              <w:rFonts w:eastAsia="Calibri" w:cstheme="minorHAnsi"/>
              <w:szCs w:val="18"/>
              <w:lang w:val="en-US"/>
            </w:rPr>
          </w:rPrChange>
        </w:rPr>
        <w:t xml:space="preserve"> shall not be reduced by the amount of any </w:t>
      </w:r>
      <w:r w:rsidRPr="0022764C">
        <w:rPr>
          <w:rFonts w:eastAsia="Calibri" w:cstheme="minorHAnsi"/>
          <w:b/>
          <w:bCs/>
          <w:szCs w:val="18"/>
          <w:rPrChange w:id="2553" w:author="stuart wolstenholme" w:date="2026-05-29T12:46:00Z" w16du:dateUtc="2026-05-29T11:46:00Z">
            <w:rPr>
              <w:rFonts w:eastAsia="Calibri" w:cstheme="minorHAnsi"/>
              <w:b/>
              <w:bCs/>
              <w:szCs w:val="18"/>
              <w:lang w:val="en-US"/>
            </w:rPr>
          </w:rPrChange>
        </w:rPr>
        <w:t>Excess</w:t>
      </w:r>
      <w:r w:rsidRPr="0022764C">
        <w:rPr>
          <w:rFonts w:eastAsia="Calibri" w:cstheme="minorHAnsi"/>
          <w:szCs w:val="18"/>
          <w:rPrChange w:id="2554" w:author="stuart wolstenholme" w:date="2026-05-29T12:46:00Z" w16du:dateUtc="2026-05-29T11:46:00Z">
            <w:rPr>
              <w:rFonts w:eastAsia="Calibri" w:cstheme="minorHAnsi"/>
              <w:szCs w:val="18"/>
              <w:lang w:val="en-US"/>
            </w:rPr>
          </w:rPrChange>
        </w:rPr>
        <w:t>.</w:t>
      </w:r>
    </w:p>
    <w:p w14:paraId="13FE35FD" w14:textId="77777777" w:rsidR="006936E8" w:rsidRPr="0022764C" w:rsidRDefault="006936E8" w:rsidP="006936E8">
      <w:pPr>
        <w:numPr>
          <w:ilvl w:val="0"/>
          <w:numId w:val="484"/>
        </w:numPr>
        <w:spacing w:before="0" w:after="160" w:line="259" w:lineRule="auto"/>
        <w:contextualSpacing/>
        <w:rPr>
          <w:rFonts w:eastAsia="Calibri" w:cstheme="minorHAnsi"/>
          <w:szCs w:val="18"/>
          <w:rPrChange w:id="2555" w:author="stuart wolstenholme" w:date="2026-05-29T12:46:00Z" w16du:dateUtc="2026-05-29T11:46:00Z">
            <w:rPr>
              <w:rFonts w:eastAsia="Calibri" w:cstheme="minorHAnsi"/>
              <w:szCs w:val="18"/>
              <w:lang w:val="en-US"/>
            </w:rPr>
          </w:rPrChange>
        </w:rPr>
      </w:pPr>
      <w:r w:rsidRPr="0022764C">
        <w:rPr>
          <w:rFonts w:eastAsia="Calibri" w:cstheme="minorHAnsi"/>
          <w:szCs w:val="18"/>
          <w:lang w:eastAsia="en-GB"/>
          <w:rPrChange w:id="2556" w:author="stuart wolstenholme" w:date="2026-05-29T12:46:00Z" w16du:dateUtc="2026-05-29T11:46:00Z">
            <w:rPr>
              <w:rFonts w:eastAsia="Calibri" w:cstheme="minorHAnsi"/>
              <w:szCs w:val="18"/>
              <w:lang w:val="en-US" w:eastAsia="en-GB"/>
            </w:rPr>
          </w:rPrChange>
        </w:rPr>
        <w:t xml:space="preserve">If more than one Insuring Clause applies to a </w:t>
      </w:r>
      <w:r w:rsidRPr="0022764C">
        <w:rPr>
          <w:rFonts w:eastAsia="Calibri" w:cstheme="minorHAnsi"/>
          <w:b/>
          <w:szCs w:val="18"/>
          <w:lang w:eastAsia="en-GB"/>
          <w:rPrChange w:id="2557"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558" w:author="stuart wolstenholme" w:date="2026-05-29T12:46:00Z" w16du:dateUtc="2026-05-29T11:46:00Z">
            <w:rPr>
              <w:rFonts w:eastAsia="Calibri" w:cstheme="minorHAnsi"/>
              <w:szCs w:val="18"/>
              <w:lang w:val="en-US" w:eastAsia="en-GB"/>
            </w:rPr>
          </w:rPrChange>
        </w:rPr>
        <w:t xml:space="preserve">, only the single highest </w:t>
      </w:r>
      <w:r w:rsidRPr="0022764C">
        <w:rPr>
          <w:rFonts w:eastAsia="Calibri" w:cstheme="minorHAnsi"/>
          <w:b/>
          <w:bCs/>
          <w:szCs w:val="18"/>
          <w:lang w:eastAsia="en-GB"/>
          <w:rPrChange w:id="2559"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560" w:author="stuart wolstenholme" w:date="2026-05-29T12:46:00Z" w16du:dateUtc="2026-05-29T11:46:00Z">
            <w:rPr>
              <w:rFonts w:eastAsia="Calibri" w:cstheme="minorHAnsi"/>
              <w:szCs w:val="18"/>
              <w:lang w:val="en-US" w:eastAsia="en-GB"/>
            </w:rPr>
          </w:rPrChange>
        </w:rPr>
        <w:t xml:space="preserve"> will apply to such </w:t>
      </w:r>
      <w:r w:rsidRPr="0022764C">
        <w:rPr>
          <w:rFonts w:eastAsia="Calibri" w:cstheme="minorHAnsi"/>
          <w:b/>
          <w:szCs w:val="18"/>
          <w:lang w:eastAsia="en-GB"/>
          <w:rPrChange w:id="2561" w:author="stuart wolstenholme" w:date="2026-05-29T12:46:00Z" w16du:dateUtc="2026-05-29T11:46:00Z">
            <w:rPr>
              <w:rFonts w:eastAsia="Calibri" w:cstheme="minorHAnsi"/>
              <w:b/>
              <w:szCs w:val="18"/>
              <w:lang w:val="en-US" w:eastAsia="en-GB"/>
            </w:rPr>
          </w:rPrChange>
        </w:rPr>
        <w:t>Claim.</w:t>
      </w:r>
    </w:p>
    <w:p w14:paraId="1A69F28C" w14:textId="77777777" w:rsidR="006936E8" w:rsidRPr="0022764C" w:rsidRDefault="006936E8" w:rsidP="006936E8">
      <w:pPr>
        <w:numPr>
          <w:ilvl w:val="0"/>
          <w:numId w:val="484"/>
        </w:numPr>
        <w:spacing w:before="0" w:after="160" w:line="259" w:lineRule="auto"/>
        <w:contextualSpacing/>
        <w:rPr>
          <w:rFonts w:eastAsia="Calibri" w:cstheme="minorHAnsi"/>
          <w:szCs w:val="18"/>
          <w:rPrChange w:id="2562" w:author="stuart wolstenholme" w:date="2026-05-29T12:46:00Z" w16du:dateUtc="2026-05-29T11:46:00Z">
            <w:rPr>
              <w:rFonts w:eastAsia="Calibri" w:cstheme="minorHAnsi"/>
              <w:szCs w:val="18"/>
              <w:lang w:val="en-US"/>
            </w:rPr>
          </w:rPrChange>
        </w:rPr>
      </w:pPr>
      <w:r w:rsidRPr="0022764C">
        <w:rPr>
          <w:rFonts w:eastAsia="Calibri" w:cstheme="minorHAnsi"/>
          <w:bCs/>
          <w:szCs w:val="18"/>
          <w:lang w:eastAsia="en-GB"/>
          <w:rPrChange w:id="2563"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2564" w:author="stuart wolstenholme" w:date="2026-05-29T12:46:00Z" w16du:dateUtc="2026-05-29T11:46:00Z">
            <w:rPr>
              <w:rFonts w:eastAsia="Calibri" w:cstheme="minorHAnsi"/>
              <w:b/>
              <w:bCs/>
              <w:szCs w:val="18"/>
              <w:lang w:val="en-US" w:eastAsia="en-GB"/>
            </w:rPr>
          </w:rPrChange>
        </w:rPr>
        <w:t>Insured’s</w:t>
      </w:r>
      <w:r w:rsidRPr="0022764C">
        <w:rPr>
          <w:rFonts w:eastAsia="Calibri" w:cstheme="minorHAnsi"/>
          <w:szCs w:val="18"/>
          <w:lang w:eastAsia="en-GB"/>
          <w:rPrChange w:id="2565" w:author="stuart wolstenholme" w:date="2026-05-29T12:46:00Z" w16du:dateUtc="2026-05-29T11:46:00Z">
            <w:rPr>
              <w:rFonts w:eastAsia="Calibri" w:cstheme="minorHAnsi"/>
              <w:szCs w:val="18"/>
              <w:lang w:val="en-US" w:eastAsia="en-GB"/>
            </w:rPr>
          </w:rPrChange>
        </w:rPr>
        <w:t xml:space="preserve"> payment of the applicable </w:t>
      </w:r>
      <w:r w:rsidRPr="0022764C">
        <w:rPr>
          <w:rFonts w:eastAsia="Calibri" w:cstheme="minorHAnsi"/>
          <w:b/>
          <w:bCs/>
          <w:szCs w:val="18"/>
          <w:lang w:eastAsia="en-GB"/>
          <w:rPrChange w:id="2566"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567" w:author="stuart wolstenholme" w:date="2026-05-29T12:46:00Z" w16du:dateUtc="2026-05-29T11:46:00Z">
            <w:rPr>
              <w:rFonts w:eastAsia="Calibri" w:cstheme="minorHAnsi"/>
              <w:szCs w:val="18"/>
              <w:lang w:val="en-US" w:eastAsia="en-GB"/>
            </w:rPr>
          </w:rPrChange>
        </w:rPr>
        <w:t xml:space="preserve"> is a condition precedent to payment by the </w:t>
      </w:r>
      <w:r w:rsidRPr="0022764C">
        <w:rPr>
          <w:rFonts w:eastAsia="Calibri" w:cstheme="minorHAnsi"/>
          <w:b/>
          <w:bCs/>
          <w:szCs w:val="18"/>
          <w:lang w:eastAsia="en-GB"/>
          <w:rPrChange w:id="2568" w:author="stuart wolstenholme" w:date="2026-05-29T12:46:00Z" w16du:dateUtc="2026-05-29T11:46:00Z">
            <w:rPr>
              <w:rFonts w:eastAsia="Calibri" w:cstheme="minorHAnsi"/>
              <w:b/>
              <w:bCs/>
              <w:szCs w:val="18"/>
              <w:lang w:val="en-US" w:eastAsia="en-GB"/>
            </w:rPr>
          </w:rPrChange>
        </w:rPr>
        <w:t>Insurer</w:t>
      </w:r>
      <w:r w:rsidRPr="0022764C">
        <w:rPr>
          <w:rFonts w:eastAsia="Calibri" w:cstheme="minorHAnsi"/>
          <w:szCs w:val="18"/>
          <w:lang w:eastAsia="en-GB"/>
          <w:rPrChange w:id="2569" w:author="stuart wolstenholme" w:date="2026-05-29T12:46:00Z" w16du:dateUtc="2026-05-29T11:46:00Z">
            <w:rPr>
              <w:rFonts w:eastAsia="Calibri" w:cstheme="minorHAnsi"/>
              <w:szCs w:val="18"/>
              <w:lang w:val="en-US" w:eastAsia="en-GB"/>
            </w:rPr>
          </w:rPrChange>
        </w:rPr>
        <w:t xml:space="preserve"> of any amounts under this Policy, and the </w:t>
      </w:r>
      <w:r w:rsidRPr="0022764C">
        <w:rPr>
          <w:rFonts w:eastAsia="Calibri" w:cstheme="minorHAnsi"/>
          <w:b/>
          <w:bCs/>
          <w:szCs w:val="18"/>
          <w:lang w:eastAsia="en-GB"/>
          <w:rPrChange w:id="2570" w:author="stuart wolstenholme" w:date="2026-05-29T12:46:00Z" w16du:dateUtc="2026-05-29T11:46:00Z">
            <w:rPr>
              <w:rFonts w:eastAsia="Calibri" w:cstheme="minorHAnsi"/>
              <w:b/>
              <w:bCs/>
              <w:szCs w:val="18"/>
              <w:lang w:val="en-US" w:eastAsia="en-GB"/>
            </w:rPr>
          </w:rPrChange>
        </w:rPr>
        <w:t>Insurer</w:t>
      </w:r>
      <w:r w:rsidRPr="0022764C">
        <w:rPr>
          <w:rFonts w:eastAsia="Calibri" w:cstheme="minorHAnsi"/>
          <w:szCs w:val="18"/>
          <w:lang w:eastAsia="en-GB"/>
          <w:rPrChange w:id="2571" w:author="stuart wolstenholme" w:date="2026-05-29T12:46:00Z" w16du:dateUtc="2026-05-29T11:46:00Z">
            <w:rPr>
              <w:rFonts w:eastAsia="Calibri" w:cstheme="minorHAnsi"/>
              <w:szCs w:val="18"/>
              <w:lang w:val="en-US" w:eastAsia="en-GB"/>
            </w:rPr>
          </w:rPrChange>
        </w:rPr>
        <w:t xml:space="preserve"> shall only be liable for the amount that exceeds the </w:t>
      </w:r>
      <w:r w:rsidRPr="0022764C">
        <w:rPr>
          <w:rFonts w:eastAsia="Calibri" w:cstheme="minorHAnsi"/>
          <w:b/>
          <w:bCs/>
          <w:szCs w:val="18"/>
          <w:lang w:eastAsia="en-GB"/>
          <w:rPrChange w:id="2572"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573" w:author="stuart wolstenholme" w:date="2026-05-29T12:46:00Z" w16du:dateUtc="2026-05-29T11:46:00Z">
            <w:rPr>
              <w:rFonts w:eastAsia="Calibri" w:cstheme="minorHAnsi"/>
              <w:szCs w:val="18"/>
              <w:lang w:val="en-US" w:eastAsia="en-GB"/>
            </w:rPr>
          </w:rPrChange>
        </w:rPr>
        <w:t xml:space="preserve">, up to the applicable </w:t>
      </w:r>
      <w:r w:rsidRPr="0022764C">
        <w:rPr>
          <w:rFonts w:eastAsia="Calibri" w:cstheme="minorHAnsi"/>
          <w:b/>
          <w:bCs/>
          <w:szCs w:val="18"/>
          <w:lang w:eastAsia="en-GB"/>
          <w:rPrChange w:id="2574" w:author="stuart wolstenholme" w:date="2026-05-29T12:46:00Z" w16du:dateUtc="2026-05-29T11:46:00Z">
            <w:rPr>
              <w:rFonts w:eastAsia="Calibri" w:cstheme="minorHAnsi"/>
              <w:b/>
              <w:bCs/>
              <w:szCs w:val="18"/>
              <w:lang w:val="en-US" w:eastAsia="en-GB"/>
            </w:rPr>
          </w:rPrChange>
        </w:rPr>
        <w:t>Cyber Limit of Liability</w:t>
      </w:r>
      <w:r w:rsidRPr="0022764C">
        <w:rPr>
          <w:rFonts w:eastAsia="Calibri" w:cstheme="minorHAnsi"/>
          <w:szCs w:val="18"/>
          <w:lang w:eastAsia="en-GB"/>
          <w:rPrChange w:id="2575" w:author="stuart wolstenholme" w:date="2026-05-29T12:46:00Z" w16du:dateUtc="2026-05-29T11:46:00Z">
            <w:rPr>
              <w:rFonts w:eastAsia="Calibri" w:cstheme="minorHAnsi"/>
              <w:szCs w:val="18"/>
              <w:lang w:val="en-US" w:eastAsia="en-GB"/>
            </w:rPr>
          </w:rPrChange>
        </w:rPr>
        <w:t xml:space="preserve"> stated in the Schedule.</w:t>
      </w:r>
    </w:p>
    <w:p w14:paraId="6D8AA1D9" w14:textId="77777777" w:rsidR="006936E8" w:rsidRPr="0022764C" w:rsidRDefault="006936E8" w:rsidP="006936E8">
      <w:pPr>
        <w:numPr>
          <w:ilvl w:val="0"/>
          <w:numId w:val="484"/>
        </w:numPr>
        <w:spacing w:before="0" w:after="160" w:line="259" w:lineRule="auto"/>
        <w:contextualSpacing/>
        <w:rPr>
          <w:rFonts w:eastAsia="Calibri" w:cstheme="minorHAnsi"/>
          <w:szCs w:val="18"/>
          <w:rPrChange w:id="2576" w:author="stuart wolstenholme" w:date="2026-05-29T12:46:00Z" w16du:dateUtc="2026-05-29T11:46:00Z">
            <w:rPr>
              <w:rFonts w:eastAsia="Calibri" w:cstheme="minorHAnsi"/>
              <w:szCs w:val="18"/>
              <w:lang w:val="en-US"/>
            </w:rPr>
          </w:rPrChange>
        </w:rPr>
      </w:pPr>
      <w:r w:rsidRPr="0022764C">
        <w:rPr>
          <w:rFonts w:eastAsia="Calibri" w:cstheme="minorHAnsi"/>
          <w:bCs/>
          <w:szCs w:val="18"/>
          <w:lang w:eastAsia="en-GB"/>
          <w:rPrChange w:id="2577"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2578"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2579" w:author="stuart wolstenholme" w:date="2026-05-29T12:46:00Z" w16du:dateUtc="2026-05-29T11:46:00Z">
            <w:rPr>
              <w:rFonts w:eastAsia="Calibri" w:cstheme="minorHAnsi"/>
              <w:szCs w:val="18"/>
              <w:lang w:val="en-US" w:eastAsia="en-GB"/>
            </w:rPr>
          </w:rPrChange>
        </w:rPr>
        <w:t xml:space="preserve"> must make direct payments within the </w:t>
      </w:r>
      <w:r w:rsidRPr="0022764C">
        <w:rPr>
          <w:rFonts w:eastAsia="Calibri" w:cstheme="minorHAnsi"/>
          <w:b/>
          <w:bCs/>
          <w:szCs w:val="18"/>
          <w:lang w:eastAsia="en-GB"/>
          <w:rPrChange w:id="2580"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581" w:author="stuart wolstenholme" w:date="2026-05-29T12:46:00Z" w16du:dateUtc="2026-05-29T11:46:00Z">
            <w:rPr>
              <w:rFonts w:eastAsia="Calibri" w:cstheme="minorHAnsi"/>
              <w:szCs w:val="18"/>
              <w:lang w:val="en-US" w:eastAsia="en-GB"/>
            </w:rPr>
          </w:rPrChange>
        </w:rPr>
        <w:t xml:space="preserve"> to the appropriate parties designated by the </w:t>
      </w:r>
      <w:r w:rsidRPr="0022764C">
        <w:rPr>
          <w:rFonts w:eastAsia="Calibri" w:cstheme="minorHAnsi"/>
          <w:b/>
          <w:bCs/>
          <w:szCs w:val="18"/>
          <w:lang w:eastAsia="en-GB"/>
          <w:rPrChange w:id="2582" w:author="stuart wolstenholme" w:date="2026-05-29T12:46:00Z" w16du:dateUtc="2026-05-29T11:46:00Z">
            <w:rPr>
              <w:rFonts w:eastAsia="Calibri" w:cstheme="minorHAnsi"/>
              <w:b/>
              <w:bCs/>
              <w:szCs w:val="18"/>
              <w:lang w:val="en-US" w:eastAsia="en-GB"/>
            </w:rPr>
          </w:rPrChange>
        </w:rPr>
        <w:t>Insurer</w:t>
      </w:r>
      <w:r w:rsidRPr="0022764C">
        <w:rPr>
          <w:rFonts w:eastAsia="Calibri" w:cstheme="minorHAnsi"/>
          <w:szCs w:val="18"/>
          <w:lang w:eastAsia="en-GB"/>
          <w:rPrChange w:id="2583" w:author="stuart wolstenholme" w:date="2026-05-29T12:46:00Z" w16du:dateUtc="2026-05-29T11:46:00Z">
            <w:rPr>
              <w:rFonts w:eastAsia="Calibri" w:cstheme="minorHAnsi"/>
              <w:szCs w:val="18"/>
              <w:lang w:val="en-US" w:eastAsia="en-GB"/>
            </w:rPr>
          </w:rPrChange>
        </w:rPr>
        <w:t>.</w:t>
      </w:r>
    </w:p>
    <w:p w14:paraId="7A6FFC7D" w14:textId="77777777" w:rsidR="006936E8" w:rsidRPr="0022764C" w:rsidRDefault="006936E8" w:rsidP="006936E8">
      <w:pPr>
        <w:spacing w:before="0" w:after="160" w:line="259" w:lineRule="auto"/>
        <w:ind w:left="1080"/>
        <w:contextualSpacing/>
        <w:rPr>
          <w:rFonts w:eastAsia="Calibri" w:cstheme="minorHAnsi"/>
          <w:szCs w:val="18"/>
          <w:rPrChange w:id="2584" w:author="stuart wolstenholme" w:date="2026-05-29T12:46:00Z" w16du:dateUtc="2026-05-29T11:46:00Z">
            <w:rPr>
              <w:rFonts w:eastAsia="Calibri" w:cstheme="minorHAnsi"/>
              <w:szCs w:val="18"/>
              <w:lang w:val="en-US"/>
            </w:rPr>
          </w:rPrChange>
        </w:rPr>
      </w:pPr>
    </w:p>
    <w:p w14:paraId="35362E96" w14:textId="77777777" w:rsidR="006936E8" w:rsidRPr="0022764C" w:rsidRDefault="006936E8" w:rsidP="006936E8">
      <w:pPr>
        <w:pStyle w:val="Heading2"/>
        <w:numPr>
          <w:ilvl w:val="0"/>
          <w:numId w:val="529"/>
        </w:numPr>
        <w:spacing w:before="0" w:after="160" w:line="259" w:lineRule="auto"/>
        <w:ind w:left="360"/>
        <w:contextualSpacing/>
        <w:rPr>
          <w:rFonts w:eastAsia="Calibri" w:cstheme="minorHAnsi"/>
          <w:szCs w:val="18"/>
          <w:rPrChange w:id="2585" w:author="stuart wolstenholme" w:date="2026-05-29T12:46:00Z" w16du:dateUtc="2026-05-29T11:46:00Z">
            <w:rPr>
              <w:rFonts w:eastAsia="Calibri" w:cstheme="minorHAnsi"/>
              <w:szCs w:val="18"/>
              <w:lang w:val="en-US"/>
            </w:rPr>
          </w:rPrChange>
        </w:rPr>
      </w:pPr>
      <w:r w:rsidRPr="0022764C">
        <w:rPr>
          <w:rFonts w:eastAsia="Calibri" w:cstheme="minorHAnsi"/>
          <w:b/>
          <w:bCs/>
          <w:sz w:val="22"/>
          <w:szCs w:val="22"/>
          <w:rPrChange w:id="2586" w:author="stuart wolstenholme" w:date="2026-05-29T12:46:00Z" w16du:dateUtc="2026-05-29T11:46:00Z">
            <w:rPr>
              <w:rFonts w:eastAsia="Calibri" w:cstheme="minorHAnsi"/>
              <w:b/>
              <w:bCs/>
              <w:sz w:val="22"/>
              <w:szCs w:val="22"/>
              <w:lang w:val="en-US"/>
            </w:rPr>
          </w:rPrChange>
        </w:rPr>
        <w:t>Waiting Period</w:t>
      </w:r>
    </w:p>
    <w:p w14:paraId="7AA60EF9" w14:textId="77777777" w:rsidR="006936E8" w:rsidRPr="0022764C" w:rsidRDefault="006936E8" w:rsidP="006936E8">
      <w:pPr>
        <w:spacing w:before="0" w:after="160" w:line="259" w:lineRule="auto"/>
        <w:ind w:left="360"/>
        <w:contextualSpacing/>
        <w:rPr>
          <w:rFonts w:eastAsia="Calibri" w:cstheme="minorHAnsi"/>
          <w:szCs w:val="18"/>
          <w:lang w:eastAsia="en-GB"/>
          <w:rPrChange w:id="2587"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588"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Change w:id="2589" w:author="stuart wolstenholme" w:date="2026-05-29T12:46:00Z" w16du:dateUtc="2026-05-29T11:46:00Z">
            <w:rPr>
              <w:rFonts w:eastAsia="Calibri" w:cstheme="minorHAnsi"/>
              <w:b/>
              <w:bCs/>
              <w:szCs w:val="18"/>
              <w:lang w:val="en-US" w:eastAsia="en-GB"/>
            </w:rPr>
          </w:rPrChange>
        </w:rPr>
        <w:t>Waiting Periods</w:t>
      </w:r>
      <w:r w:rsidRPr="0022764C">
        <w:rPr>
          <w:rFonts w:eastAsia="Calibri" w:cstheme="minorHAnsi"/>
          <w:bCs/>
          <w:szCs w:val="18"/>
          <w:lang w:eastAsia="en-GB"/>
          <w:rPrChange w:id="2590"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2591" w:author="stuart wolstenholme" w:date="2026-05-29T12:46:00Z" w16du:dateUtc="2026-05-29T11:46:00Z">
            <w:rPr>
              <w:rFonts w:eastAsia="Calibri" w:cstheme="minorHAnsi"/>
              <w:szCs w:val="18"/>
              <w:lang w:val="en-US" w:eastAsia="en-GB"/>
            </w:rPr>
          </w:rPrChange>
        </w:rPr>
        <w:t xml:space="preserve">set forth in </w:t>
      </w:r>
      <w:r w:rsidRPr="0022764C">
        <w:rPr>
          <w:rFonts w:eastAsia="Calibri" w:cstheme="minorHAnsi"/>
          <w:szCs w:val="18"/>
          <w:rPrChange w:id="2592" w:author="stuart wolstenholme" w:date="2026-05-29T12:46:00Z" w16du:dateUtc="2026-05-29T11:46:00Z">
            <w:rPr>
              <w:rFonts w:eastAsia="Calibri" w:cstheme="minorHAnsi"/>
              <w:szCs w:val="18"/>
              <w:lang w:val="en-US"/>
            </w:rPr>
          </w:rPrChange>
        </w:rPr>
        <w:t>the Schedule</w:t>
      </w:r>
      <w:r w:rsidRPr="0022764C">
        <w:rPr>
          <w:rFonts w:eastAsia="Calibri" w:cstheme="minorHAnsi"/>
          <w:bCs/>
          <w:szCs w:val="18"/>
          <w:lang w:eastAsia="en-GB"/>
          <w:rPrChange w:id="2593" w:author="stuart wolstenholme" w:date="2026-05-29T12:46:00Z" w16du:dateUtc="2026-05-29T11:46:00Z">
            <w:rPr>
              <w:rFonts w:eastAsia="Calibri" w:cstheme="minorHAnsi"/>
              <w:bCs/>
              <w:szCs w:val="18"/>
              <w:lang w:val="en-US" w:eastAsia="en-GB"/>
            </w:rPr>
          </w:rPrChange>
        </w:rPr>
        <w:t xml:space="preserve"> apply solely to Insuring Clauses H (BrandGuard) and I b) (System Failure Coverage: Non-Physical Business Interruption)</w:t>
      </w:r>
      <w:r w:rsidRPr="0022764C">
        <w:rPr>
          <w:rFonts w:eastAsia="Calibri" w:cstheme="minorHAnsi"/>
          <w:szCs w:val="18"/>
          <w:lang w:eastAsia="en-GB"/>
          <w:rPrChange w:id="2594" w:author="stuart wolstenholme" w:date="2026-05-29T12:46:00Z" w16du:dateUtc="2026-05-29T11:46:00Z">
            <w:rPr>
              <w:rFonts w:eastAsia="Calibri" w:cstheme="minorHAnsi"/>
              <w:szCs w:val="18"/>
              <w:lang w:val="en-US" w:eastAsia="en-GB"/>
            </w:rPr>
          </w:rPrChange>
        </w:rPr>
        <w:t xml:space="preserve">. The </w:t>
      </w:r>
      <w:r w:rsidRPr="0022764C">
        <w:rPr>
          <w:rFonts w:eastAsia="Calibri" w:cstheme="minorHAnsi"/>
          <w:b/>
          <w:szCs w:val="18"/>
          <w:lang w:eastAsia="en-GB"/>
          <w:rPrChange w:id="2595" w:author="stuart wolstenholme" w:date="2026-05-29T12:46:00Z" w16du:dateUtc="2026-05-29T11:46:00Z">
            <w:rPr>
              <w:rFonts w:eastAsia="Calibri" w:cstheme="minorHAnsi"/>
              <w:b/>
              <w:szCs w:val="18"/>
              <w:lang w:val="en-US" w:eastAsia="en-GB"/>
            </w:rPr>
          </w:rPrChange>
        </w:rPr>
        <w:t>Waiting Period</w:t>
      </w:r>
      <w:r w:rsidRPr="0022764C">
        <w:rPr>
          <w:rFonts w:eastAsia="Calibri" w:cstheme="minorHAnsi"/>
          <w:szCs w:val="18"/>
          <w:lang w:eastAsia="en-GB"/>
          <w:rPrChange w:id="2596" w:author="stuart wolstenholme" w:date="2026-05-29T12:46:00Z" w16du:dateUtc="2026-05-29T11:46:00Z">
            <w:rPr>
              <w:rFonts w:eastAsia="Calibri" w:cstheme="minorHAnsi"/>
              <w:szCs w:val="18"/>
              <w:lang w:val="en-US" w:eastAsia="en-GB"/>
            </w:rPr>
          </w:rPrChange>
        </w:rPr>
        <w:t xml:space="preserve"> applies to each </w:t>
      </w:r>
      <w:r w:rsidRPr="0022764C">
        <w:rPr>
          <w:rFonts w:eastAsia="Calibri" w:cstheme="minorHAnsi"/>
          <w:b/>
          <w:szCs w:val="18"/>
          <w:lang w:eastAsia="en-GB"/>
          <w:rPrChange w:id="2597" w:author="stuart wolstenholme" w:date="2026-05-29T12:46:00Z" w16du:dateUtc="2026-05-29T11:46:00Z">
            <w:rPr>
              <w:rFonts w:eastAsia="Calibri" w:cstheme="minorHAnsi"/>
              <w:b/>
              <w:szCs w:val="18"/>
              <w:lang w:val="en-US" w:eastAsia="en-GB"/>
            </w:rPr>
          </w:rPrChange>
        </w:rPr>
        <w:t xml:space="preserve">Period of Restoration </w:t>
      </w:r>
      <w:r w:rsidRPr="0022764C">
        <w:rPr>
          <w:rFonts w:eastAsia="Calibri" w:cstheme="minorHAnsi"/>
          <w:szCs w:val="18"/>
          <w:lang w:eastAsia="en-GB"/>
          <w:rPrChange w:id="2598" w:author="stuart wolstenholme" w:date="2026-05-29T12:46:00Z" w16du:dateUtc="2026-05-29T11:46:00Z">
            <w:rPr>
              <w:rFonts w:eastAsia="Calibri" w:cstheme="minorHAnsi"/>
              <w:szCs w:val="18"/>
              <w:lang w:val="en-US" w:eastAsia="en-GB"/>
            </w:rPr>
          </w:rPrChange>
        </w:rPr>
        <w:t xml:space="preserve">and </w:t>
      </w:r>
      <w:r w:rsidRPr="0022764C">
        <w:rPr>
          <w:rFonts w:eastAsia="Calibri" w:cstheme="minorHAnsi"/>
          <w:b/>
          <w:szCs w:val="18"/>
          <w:lang w:eastAsia="en-GB"/>
          <w:rPrChange w:id="2599" w:author="stuart wolstenholme" w:date="2026-05-29T12:46:00Z" w16du:dateUtc="2026-05-29T11:46:00Z">
            <w:rPr>
              <w:rFonts w:eastAsia="Calibri" w:cstheme="minorHAnsi"/>
              <w:b/>
              <w:szCs w:val="18"/>
              <w:lang w:val="en-US" w:eastAsia="en-GB"/>
            </w:rPr>
          </w:rPrChange>
        </w:rPr>
        <w:t>Period of Indemnity</w:t>
      </w:r>
      <w:r w:rsidRPr="0022764C">
        <w:rPr>
          <w:rFonts w:eastAsia="Calibri" w:cstheme="minorHAnsi"/>
          <w:szCs w:val="18"/>
          <w:lang w:eastAsia="en-GB"/>
          <w:rPrChange w:id="2600" w:author="stuart wolstenholme" w:date="2026-05-29T12:46:00Z" w16du:dateUtc="2026-05-29T11:46:00Z">
            <w:rPr>
              <w:rFonts w:eastAsia="Calibri" w:cstheme="minorHAnsi"/>
              <w:szCs w:val="18"/>
              <w:lang w:val="en-US" w:eastAsia="en-GB"/>
            </w:rPr>
          </w:rPrChange>
        </w:rPr>
        <w:t>.</w:t>
      </w:r>
    </w:p>
    <w:p w14:paraId="4F996888" w14:textId="77777777" w:rsidR="006936E8" w:rsidRPr="0022764C" w:rsidRDefault="006936E8" w:rsidP="006936E8">
      <w:pPr>
        <w:spacing w:before="0" w:after="160" w:line="259" w:lineRule="auto"/>
        <w:ind w:left="360"/>
        <w:contextualSpacing/>
        <w:rPr>
          <w:rFonts w:eastAsia="Calibri" w:cstheme="minorHAnsi"/>
          <w:szCs w:val="18"/>
          <w:lang w:eastAsia="en-GB"/>
          <w:rPrChange w:id="2601" w:author="stuart wolstenholme" w:date="2026-05-29T12:46:00Z" w16du:dateUtc="2026-05-29T11:46:00Z">
            <w:rPr>
              <w:rFonts w:eastAsia="Calibri" w:cstheme="minorHAnsi"/>
              <w:szCs w:val="18"/>
              <w:lang w:val="en-US" w:eastAsia="en-GB"/>
            </w:rPr>
          </w:rPrChange>
        </w:rPr>
      </w:pPr>
    </w:p>
    <w:p w14:paraId="4B4C0FD5" w14:textId="77777777" w:rsidR="006936E8" w:rsidRPr="0022764C" w:rsidRDefault="006936E8" w:rsidP="006936E8">
      <w:pPr>
        <w:pStyle w:val="Heading2"/>
        <w:numPr>
          <w:ilvl w:val="0"/>
          <w:numId w:val="529"/>
        </w:numPr>
        <w:spacing w:before="0" w:after="160" w:line="259" w:lineRule="auto"/>
        <w:ind w:left="360"/>
        <w:contextualSpacing/>
        <w:rPr>
          <w:rFonts w:eastAsia="Calibri" w:cstheme="minorHAnsi"/>
          <w:b/>
          <w:bCs/>
          <w:sz w:val="22"/>
          <w:szCs w:val="22"/>
          <w:rPrChange w:id="2602" w:author="stuart wolstenholme" w:date="2026-05-29T12:46:00Z" w16du:dateUtc="2026-05-29T11:46:00Z">
            <w:rPr>
              <w:rFonts w:eastAsia="Calibri" w:cstheme="minorHAnsi"/>
              <w:b/>
              <w:bCs/>
              <w:sz w:val="22"/>
              <w:szCs w:val="22"/>
              <w:lang w:val="en-US"/>
            </w:rPr>
          </w:rPrChange>
        </w:rPr>
      </w:pPr>
      <w:r w:rsidRPr="0022764C">
        <w:rPr>
          <w:rFonts w:eastAsia="Calibri" w:cstheme="minorHAnsi"/>
          <w:b/>
          <w:bCs/>
          <w:sz w:val="22"/>
          <w:szCs w:val="22"/>
          <w:rPrChange w:id="2603" w:author="stuart wolstenholme" w:date="2026-05-29T12:46:00Z" w16du:dateUtc="2026-05-29T11:46:00Z">
            <w:rPr>
              <w:rFonts w:eastAsia="Calibri" w:cstheme="minorHAnsi"/>
              <w:b/>
              <w:bCs/>
              <w:sz w:val="22"/>
              <w:szCs w:val="22"/>
              <w:lang w:val="en-US"/>
            </w:rPr>
          </w:rPrChange>
        </w:rPr>
        <w:t>Territorial Limits</w:t>
      </w:r>
    </w:p>
    <w:p w14:paraId="400843D5" w14:textId="77777777" w:rsidR="006936E8" w:rsidRPr="0022764C" w:rsidRDefault="006936E8" w:rsidP="006936E8">
      <w:pPr>
        <w:spacing w:before="0" w:after="160" w:line="259" w:lineRule="auto"/>
        <w:ind w:left="360"/>
        <w:contextualSpacing/>
        <w:rPr>
          <w:rFonts w:eastAsia="Calibri" w:cstheme="minorHAnsi"/>
          <w:szCs w:val="18"/>
          <w:lang w:eastAsia="en-GB"/>
          <w:rPrChange w:id="2604"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605" w:author="stuart wolstenholme" w:date="2026-05-29T12:46:00Z" w16du:dateUtc="2026-05-29T11:46:00Z">
            <w:rPr>
              <w:rFonts w:eastAsia="Calibri" w:cstheme="minorHAnsi"/>
              <w:szCs w:val="18"/>
              <w:lang w:val="en-US" w:eastAsia="en-GB"/>
            </w:rPr>
          </w:rPrChange>
        </w:rPr>
        <w:t xml:space="preserve">This Policy applies to </w:t>
      </w:r>
      <w:r w:rsidRPr="0022764C">
        <w:rPr>
          <w:rFonts w:eastAsia="Calibri" w:cstheme="minorHAnsi"/>
          <w:b/>
          <w:bCs/>
          <w:szCs w:val="18"/>
          <w:lang w:eastAsia="en-GB"/>
          <w:rPrChange w:id="2606" w:author="stuart wolstenholme" w:date="2026-05-29T12:46:00Z" w16du:dateUtc="2026-05-29T11:46:00Z">
            <w:rPr>
              <w:rFonts w:eastAsia="Calibri" w:cstheme="minorHAnsi"/>
              <w:b/>
              <w:bCs/>
              <w:szCs w:val="18"/>
              <w:lang w:val="en-US" w:eastAsia="en-GB"/>
            </w:rPr>
          </w:rPrChange>
        </w:rPr>
        <w:t>Claims</w:t>
      </w:r>
      <w:r w:rsidRPr="0022764C">
        <w:rPr>
          <w:rFonts w:eastAsia="Calibri" w:cstheme="minorHAnsi"/>
          <w:bCs/>
          <w:szCs w:val="18"/>
          <w:lang w:eastAsia="en-GB"/>
          <w:rPrChange w:id="2607"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2608" w:author="stuart wolstenholme" w:date="2026-05-29T12:46:00Z" w16du:dateUtc="2026-05-29T11:46:00Z">
            <w:rPr>
              <w:rFonts w:eastAsia="Calibri" w:cstheme="minorHAnsi"/>
              <w:szCs w:val="18"/>
              <w:lang w:val="en-US" w:eastAsia="en-GB"/>
            </w:rPr>
          </w:rPrChange>
        </w:rPr>
        <w:t xml:space="preserve">brought or maintained, </w:t>
      </w:r>
      <w:r w:rsidRPr="0022764C">
        <w:rPr>
          <w:rFonts w:eastAsia="Calibri" w:cstheme="minorHAnsi"/>
          <w:b/>
          <w:szCs w:val="18"/>
          <w:lang w:eastAsia="en-GB"/>
          <w:rPrChange w:id="2609" w:author="stuart wolstenholme" w:date="2026-05-29T12:46:00Z" w16du:dateUtc="2026-05-29T11:46:00Z">
            <w:rPr>
              <w:rFonts w:eastAsia="Calibri" w:cstheme="minorHAnsi"/>
              <w:b/>
              <w:szCs w:val="18"/>
              <w:lang w:val="en-US" w:eastAsia="en-GB"/>
            </w:rPr>
          </w:rPrChange>
        </w:rPr>
        <w:t>Wrongful Acts</w:t>
      </w:r>
      <w:r w:rsidRPr="0022764C">
        <w:rPr>
          <w:rFonts w:eastAsia="Calibri" w:cstheme="minorHAnsi"/>
          <w:szCs w:val="18"/>
          <w:lang w:eastAsia="en-GB"/>
          <w:rPrChange w:id="2610" w:author="stuart wolstenholme" w:date="2026-05-29T12:46:00Z" w16du:dateUtc="2026-05-29T11:46:00Z">
            <w:rPr>
              <w:rFonts w:eastAsia="Calibri" w:cstheme="minorHAnsi"/>
              <w:szCs w:val="18"/>
              <w:lang w:val="en-US" w:eastAsia="en-GB"/>
            </w:rPr>
          </w:rPrChange>
        </w:rPr>
        <w:t xml:space="preserve"> committed and </w:t>
      </w:r>
      <w:r w:rsidRPr="0022764C">
        <w:rPr>
          <w:rFonts w:eastAsia="Calibri" w:cstheme="minorHAnsi"/>
          <w:b/>
          <w:szCs w:val="18"/>
          <w:lang w:eastAsia="en-GB"/>
          <w:rPrChange w:id="2611" w:author="stuart wolstenholme" w:date="2026-05-29T12:46:00Z" w16du:dateUtc="2026-05-29T11:46:00Z">
            <w:rPr>
              <w:rFonts w:eastAsia="Calibri" w:cstheme="minorHAnsi"/>
              <w:b/>
              <w:szCs w:val="18"/>
              <w:lang w:val="en-US" w:eastAsia="en-GB"/>
            </w:rPr>
          </w:rPrChange>
        </w:rPr>
        <w:t>First Party Insured Events</w:t>
      </w:r>
      <w:r w:rsidRPr="0022764C">
        <w:rPr>
          <w:rFonts w:eastAsia="Calibri" w:cstheme="minorHAnsi"/>
          <w:szCs w:val="18"/>
          <w:lang w:eastAsia="en-GB"/>
          <w:rPrChange w:id="2612" w:author="stuart wolstenholme" w:date="2026-05-29T12:46:00Z" w16du:dateUtc="2026-05-29T11:46:00Z">
            <w:rPr>
              <w:rFonts w:eastAsia="Calibri" w:cstheme="minorHAnsi"/>
              <w:szCs w:val="18"/>
              <w:lang w:val="en-US" w:eastAsia="en-GB"/>
            </w:rPr>
          </w:rPrChange>
        </w:rPr>
        <w:t xml:space="preserve"> taking place anywhere in the world other than in relation to Insuring Clause M (Property Damage Loss) where cover applies only to </w:t>
      </w:r>
      <w:r w:rsidRPr="0022764C">
        <w:rPr>
          <w:rFonts w:eastAsia="Calibri" w:cstheme="minorHAnsi"/>
          <w:b/>
          <w:szCs w:val="18"/>
          <w:lang w:eastAsia="en-GB"/>
          <w:rPrChange w:id="2613" w:author="stuart wolstenholme" w:date="2026-05-29T12:46:00Z" w16du:dateUtc="2026-05-29T11:46:00Z">
            <w:rPr>
              <w:rFonts w:eastAsia="Calibri" w:cstheme="minorHAnsi"/>
              <w:b/>
              <w:szCs w:val="18"/>
              <w:lang w:val="en-US" w:eastAsia="en-GB"/>
            </w:rPr>
          </w:rPrChange>
        </w:rPr>
        <w:t xml:space="preserve">Covered Property </w:t>
      </w:r>
      <w:r w:rsidRPr="0022764C">
        <w:rPr>
          <w:rFonts w:eastAsia="Calibri" w:cstheme="minorHAnsi"/>
          <w:szCs w:val="18"/>
          <w:lang w:eastAsia="en-GB"/>
          <w:rPrChange w:id="2614" w:author="stuart wolstenholme" w:date="2026-05-29T12:46:00Z" w16du:dateUtc="2026-05-29T11:46:00Z">
            <w:rPr>
              <w:rFonts w:eastAsia="Calibri" w:cstheme="minorHAnsi"/>
              <w:szCs w:val="18"/>
              <w:lang w:val="en-US" w:eastAsia="en-GB"/>
            </w:rPr>
          </w:rPrChange>
        </w:rPr>
        <w:t xml:space="preserve">and </w:t>
      </w:r>
      <w:r w:rsidRPr="0022764C">
        <w:rPr>
          <w:rFonts w:eastAsia="Calibri" w:cstheme="minorHAnsi"/>
          <w:b/>
          <w:szCs w:val="18"/>
          <w:lang w:eastAsia="en-GB"/>
          <w:rPrChange w:id="2615" w:author="stuart wolstenholme" w:date="2026-05-29T12:46:00Z" w16du:dateUtc="2026-05-29T11:46:00Z">
            <w:rPr>
              <w:rFonts w:eastAsia="Calibri" w:cstheme="minorHAnsi"/>
              <w:b/>
              <w:szCs w:val="18"/>
              <w:lang w:val="en-US" w:eastAsia="en-GB"/>
            </w:rPr>
          </w:rPrChange>
        </w:rPr>
        <w:t xml:space="preserve">Operations </w:t>
      </w:r>
      <w:r w:rsidRPr="0022764C">
        <w:rPr>
          <w:rFonts w:eastAsia="Calibri" w:cstheme="minorHAnsi"/>
          <w:szCs w:val="18"/>
          <w:lang w:eastAsia="en-GB"/>
          <w:rPrChange w:id="2616" w:author="stuart wolstenholme" w:date="2026-05-29T12:46:00Z" w16du:dateUtc="2026-05-29T11:46:00Z">
            <w:rPr>
              <w:rFonts w:eastAsia="Calibri" w:cstheme="minorHAnsi"/>
              <w:szCs w:val="18"/>
              <w:lang w:val="en-US" w:eastAsia="en-GB"/>
            </w:rPr>
          </w:rPrChange>
        </w:rPr>
        <w:t xml:space="preserve">at an </w:t>
      </w:r>
      <w:r w:rsidRPr="0022764C">
        <w:rPr>
          <w:rFonts w:eastAsia="Calibri" w:cstheme="minorHAnsi"/>
          <w:b/>
          <w:szCs w:val="18"/>
          <w:lang w:eastAsia="en-GB"/>
          <w:rPrChange w:id="2617" w:author="stuart wolstenholme" w:date="2026-05-29T12:46:00Z" w16du:dateUtc="2026-05-29T11:46:00Z">
            <w:rPr>
              <w:rFonts w:eastAsia="Calibri" w:cstheme="minorHAnsi"/>
              <w:b/>
              <w:szCs w:val="18"/>
              <w:lang w:val="en-US" w:eastAsia="en-GB"/>
            </w:rPr>
          </w:rPrChange>
        </w:rPr>
        <w:t>Insured Location</w:t>
      </w:r>
      <w:r w:rsidRPr="0022764C">
        <w:rPr>
          <w:rFonts w:eastAsia="Calibri" w:cstheme="minorHAnsi"/>
          <w:szCs w:val="18"/>
          <w:lang w:eastAsia="en-GB"/>
          <w:rPrChange w:id="2618" w:author="stuart wolstenholme" w:date="2026-05-29T12:46:00Z" w16du:dateUtc="2026-05-29T11:46:00Z">
            <w:rPr>
              <w:rFonts w:eastAsia="Calibri" w:cstheme="minorHAnsi"/>
              <w:szCs w:val="18"/>
              <w:lang w:val="en-US" w:eastAsia="en-GB"/>
            </w:rPr>
          </w:rPrChange>
        </w:rPr>
        <w:t xml:space="preserve">. </w:t>
      </w:r>
    </w:p>
    <w:p w14:paraId="181F19F9" w14:textId="77777777" w:rsidR="006936E8" w:rsidRPr="0022764C" w:rsidRDefault="006936E8" w:rsidP="006936E8">
      <w:pPr>
        <w:spacing w:before="0" w:after="160" w:line="259" w:lineRule="auto"/>
        <w:contextualSpacing/>
        <w:rPr>
          <w:rFonts w:eastAsia="Calibri" w:cstheme="minorHAnsi"/>
          <w:szCs w:val="18"/>
          <w:lang w:eastAsia="en-GB"/>
          <w:rPrChange w:id="2619" w:author="stuart wolstenholme" w:date="2026-05-29T12:46:00Z" w16du:dateUtc="2026-05-29T11:46:00Z">
            <w:rPr>
              <w:rFonts w:eastAsia="Calibri" w:cstheme="minorHAnsi"/>
              <w:szCs w:val="18"/>
              <w:lang w:val="en-US" w:eastAsia="en-GB"/>
            </w:rPr>
          </w:rPrChange>
        </w:rPr>
      </w:pPr>
    </w:p>
    <w:p w14:paraId="7C3425E4" w14:textId="77777777" w:rsidR="006936E8" w:rsidRPr="0022764C" w:rsidRDefault="006936E8" w:rsidP="006936E8">
      <w:pPr>
        <w:pStyle w:val="Heading1"/>
        <w:numPr>
          <w:ilvl w:val="0"/>
          <w:numId w:val="529"/>
        </w:numPr>
        <w:spacing w:before="0" w:after="160" w:line="259" w:lineRule="auto"/>
        <w:ind w:left="360"/>
        <w:contextualSpacing/>
        <w:rPr>
          <w:rFonts w:eastAsia="Calibri" w:cstheme="minorHAnsi"/>
          <w:b/>
          <w:bCs/>
          <w:sz w:val="22"/>
          <w:szCs w:val="22"/>
          <w:rPrChange w:id="2620" w:author="stuart wolstenholme" w:date="2026-05-29T12:46:00Z" w16du:dateUtc="2026-05-29T11:46:00Z">
            <w:rPr>
              <w:rFonts w:eastAsia="Calibri" w:cstheme="minorHAnsi"/>
              <w:b/>
              <w:bCs/>
              <w:sz w:val="22"/>
              <w:szCs w:val="22"/>
              <w:lang w:val="en-US"/>
            </w:rPr>
          </w:rPrChange>
        </w:rPr>
      </w:pPr>
      <w:r w:rsidRPr="0022764C">
        <w:rPr>
          <w:rFonts w:eastAsia="Calibri" w:cstheme="minorHAnsi"/>
          <w:b/>
          <w:bCs/>
          <w:sz w:val="22"/>
          <w:szCs w:val="22"/>
          <w:rPrChange w:id="2621" w:author="stuart wolstenholme" w:date="2026-05-29T12:46:00Z" w16du:dateUtc="2026-05-29T11:46:00Z">
            <w:rPr>
              <w:rFonts w:eastAsia="Calibri" w:cstheme="minorHAnsi"/>
              <w:b/>
              <w:bCs/>
              <w:sz w:val="22"/>
              <w:szCs w:val="22"/>
              <w:lang w:val="en-US"/>
            </w:rPr>
          </w:rPrChange>
        </w:rPr>
        <w:t>Loss Determination</w:t>
      </w:r>
    </w:p>
    <w:p w14:paraId="779EA41F" w14:textId="77777777" w:rsidR="006936E8" w:rsidRPr="0022764C" w:rsidRDefault="006936E8" w:rsidP="006936E8">
      <w:pPr>
        <w:pStyle w:val="Heading2"/>
        <w:numPr>
          <w:ilvl w:val="0"/>
          <w:numId w:val="485"/>
        </w:numPr>
        <w:spacing w:before="0" w:after="160" w:line="259" w:lineRule="auto"/>
        <w:contextualSpacing/>
        <w:rPr>
          <w:rFonts w:eastAsia="Calibri" w:cstheme="minorHAnsi"/>
          <w:b/>
          <w:szCs w:val="18"/>
        </w:rPr>
      </w:pPr>
      <w:r w:rsidRPr="0022764C">
        <w:rPr>
          <w:rFonts w:eastAsia="Calibri" w:cstheme="minorHAnsi"/>
          <w:b/>
          <w:sz w:val="22"/>
          <w:szCs w:val="22"/>
        </w:rPr>
        <w:t>Brand Loss</w:t>
      </w:r>
    </w:p>
    <w:p w14:paraId="1C0B22B0" w14:textId="77777777" w:rsidR="006936E8" w:rsidRPr="0022764C" w:rsidRDefault="006936E8" w:rsidP="006936E8">
      <w:pPr>
        <w:tabs>
          <w:tab w:val="left" w:pos="720"/>
        </w:tabs>
        <w:spacing w:before="0" w:after="160" w:line="259" w:lineRule="auto"/>
        <w:ind w:left="720"/>
        <w:contextualSpacing/>
        <w:rPr>
          <w:rFonts w:eastAsia="Calibri" w:cstheme="minorHAnsi"/>
          <w:b/>
          <w:szCs w:val="18"/>
        </w:rPr>
      </w:pPr>
      <w:r w:rsidRPr="0022764C">
        <w:rPr>
          <w:rFonts w:eastAsia="Calibri" w:cstheme="minorHAnsi"/>
          <w:szCs w:val="18"/>
          <w:lang w:eastAsia="en-GB"/>
          <w:rPrChange w:id="2622"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szCs w:val="18"/>
          <w:lang w:eastAsia="en-GB"/>
          <w:rPrChange w:id="2623" w:author="stuart wolstenholme" w:date="2026-05-29T12:46:00Z" w16du:dateUtc="2026-05-29T11:46:00Z">
            <w:rPr>
              <w:rFonts w:eastAsia="Calibri" w:cstheme="minorHAnsi"/>
              <w:b/>
              <w:szCs w:val="18"/>
              <w:lang w:val="en-US" w:eastAsia="en-GB"/>
            </w:rPr>
          </w:rPrChange>
        </w:rPr>
        <w:t xml:space="preserve">Brand Loss </w:t>
      </w:r>
      <w:r w:rsidRPr="0022764C">
        <w:rPr>
          <w:rFonts w:eastAsia="Calibri" w:cstheme="minorHAnsi"/>
          <w:szCs w:val="18"/>
          <w:lang w:eastAsia="en-GB"/>
          <w:rPrChange w:id="2624" w:author="stuart wolstenholme" w:date="2026-05-29T12:46:00Z" w16du:dateUtc="2026-05-29T11:46:00Z">
            <w:rPr>
              <w:rFonts w:eastAsia="Calibri" w:cstheme="minorHAnsi"/>
              <w:szCs w:val="18"/>
              <w:lang w:val="en-US" w:eastAsia="en-GB"/>
            </w:rPr>
          </w:rPrChange>
        </w:rPr>
        <w:t>payable under Insuring Clause H (BrandGuard) will be calculated by taking into account:</w:t>
      </w:r>
    </w:p>
    <w:p w14:paraId="723E834A" w14:textId="77777777"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625" w:author="stuart wolstenholme" w:date="2026-05-29T12:46:00Z" w16du:dateUtc="2026-05-29T11:46:00Z">
            <w:rPr>
              <w:rFonts w:eastAsia="Calibri" w:cstheme="minorHAnsi"/>
              <w:szCs w:val="18"/>
              <w:lang w:val="en-US" w:eastAsia="en-GB"/>
            </w:rPr>
          </w:rPrChange>
        </w:rPr>
        <w:t>the prior experience of the</w:t>
      </w:r>
      <w:r w:rsidRPr="0022764C">
        <w:rPr>
          <w:rFonts w:eastAsia="Calibri" w:cstheme="minorHAnsi"/>
          <w:b/>
          <w:bCs/>
          <w:szCs w:val="18"/>
          <w:lang w:eastAsia="en-GB"/>
          <w:rPrChange w:id="2626"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b/>
          <w:szCs w:val="18"/>
          <w:lang w:eastAsia="en-GB"/>
          <w:rPrChange w:id="2627"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628" w:author="stuart wolstenholme" w:date="2026-05-29T12:46:00Z" w16du:dateUtc="2026-05-29T11:46:00Z">
            <w:rPr>
              <w:rFonts w:eastAsia="Calibri" w:cstheme="minorHAnsi"/>
              <w:szCs w:val="18"/>
              <w:lang w:val="en-US" w:eastAsia="en-GB"/>
            </w:rPr>
          </w:rPrChange>
        </w:rPr>
        <w:t xml:space="preserve">business preceding the date of the </w:t>
      </w:r>
      <w:r w:rsidRPr="0022764C">
        <w:rPr>
          <w:rFonts w:eastAsia="Calibri" w:cstheme="minorHAnsi"/>
          <w:b/>
          <w:szCs w:val="18"/>
          <w:lang w:eastAsia="en-GB"/>
          <w:rPrChange w:id="2629" w:author="stuart wolstenholme" w:date="2026-05-29T12:46:00Z" w16du:dateUtc="2026-05-29T11:46:00Z">
            <w:rPr>
              <w:rFonts w:eastAsia="Calibri" w:cstheme="minorHAnsi"/>
              <w:b/>
              <w:szCs w:val="18"/>
              <w:lang w:val="en-US" w:eastAsia="en-GB"/>
            </w:rPr>
          </w:rPrChange>
        </w:rPr>
        <w:t xml:space="preserve">Adverse Media Report </w:t>
      </w:r>
      <w:r w:rsidRPr="0022764C">
        <w:rPr>
          <w:rFonts w:eastAsia="Calibri" w:cstheme="minorHAnsi"/>
          <w:szCs w:val="18"/>
          <w:lang w:eastAsia="en-GB"/>
          <w:rPrChange w:id="2630"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2631" w:author="stuart wolstenholme" w:date="2026-05-29T12:46:00Z" w16du:dateUtc="2026-05-29T11:46:00Z">
            <w:rPr>
              <w:rFonts w:eastAsia="Calibri" w:cstheme="minorHAnsi"/>
              <w:b/>
              <w:szCs w:val="18"/>
              <w:lang w:val="en-US" w:eastAsia="en-GB"/>
            </w:rPr>
          </w:rPrChange>
        </w:rPr>
        <w:t>Notification</w:t>
      </w:r>
      <w:r w:rsidRPr="0022764C">
        <w:rPr>
          <w:rFonts w:eastAsia="Calibri" w:cstheme="minorHAnsi"/>
          <w:szCs w:val="18"/>
          <w:lang w:eastAsia="en-GB"/>
          <w:rPrChange w:id="2632"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2633"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634" w:author="stuart wolstenholme" w:date="2026-05-29T12:46:00Z" w16du:dateUtc="2026-05-29T11:46:00Z">
            <w:rPr>
              <w:rFonts w:eastAsia="Calibri" w:cstheme="minorHAnsi"/>
              <w:szCs w:val="18"/>
              <w:lang w:val="en-US" w:eastAsia="en-GB"/>
            </w:rPr>
          </w:rPrChange>
        </w:rPr>
        <w:t>whichever applies, and the</w:t>
      </w:r>
      <w:r w:rsidRPr="0022764C">
        <w:rPr>
          <w:rFonts w:eastAsia="Calibri" w:cstheme="minorHAnsi"/>
          <w:b/>
          <w:bCs/>
          <w:szCs w:val="18"/>
          <w:lang w:eastAsia="en-GB"/>
          <w:rPrChange w:id="2635"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b/>
          <w:szCs w:val="18"/>
          <w:lang w:eastAsia="en-GB"/>
          <w:rPrChange w:id="2636"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637" w:author="stuart wolstenholme" w:date="2026-05-29T12:46:00Z" w16du:dateUtc="2026-05-29T11:46:00Z">
            <w:rPr>
              <w:rFonts w:eastAsia="Calibri" w:cstheme="minorHAnsi"/>
              <w:szCs w:val="18"/>
              <w:lang w:val="en-US" w:eastAsia="en-GB"/>
            </w:rPr>
          </w:rPrChange>
        </w:rPr>
        <w:t xml:space="preserve">likely net profit had no </w:t>
      </w:r>
      <w:r w:rsidRPr="0022764C">
        <w:rPr>
          <w:rFonts w:eastAsia="Calibri" w:cstheme="minorHAnsi"/>
          <w:b/>
          <w:szCs w:val="18"/>
          <w:lang w:eastAsia="en-GB"/>
          <w:rPrChange w:id="2638" w:author="stuart wolstenholme" w:date="2026-05-29T12:46:00Z" w16du:dateUtc="2026-05-29T11:46:00Z">
            <w:rPr>
              <w:rFonts w:eastAsia="Calibri" w:cstheme="minorHAnsi"/>
              <w:b/>
              <w:szCs w:val="18"/>
              <w:lang w:val="en-US" w:eastAsia="en-GB"/>
            </w:rPr>
          </w:rPrChange>
        </w:rPr>
        <w:t xml:space="preserve">Adverse Media Report </w:t>
      </w:r>
      <w:r w:rsidRPr="0022764C">
        <w:rPr>
          <w:rFonts w:eastAsia="Calibri" w:cstheme="minorHAnsi"/>
          <w:szCs w:val="18"/>
          <w:lang w:eastAsia="en-GB"/>
          <w:rPrChange w:id="2639" w:author="stuart wolstenholme" w:date="2026-05-29T12:46:00Z" w16du:dateUtc="2026-05-29T11:46:00Z">
            <w:rPr>
              <w:rFonts w:eastAsia="Calibri" w:cstheme="minorHAnsi"/>
              <w:szCs w:val="18"/>
              <w:lang w:val="en-US" w:eastAsia="en-GB"/>
            </w:rPr>
          </w:rPrChange>
        </w:rPr>
        <w:t xml:space="preserve">been published or </w:t>
      </w:r>
      <w:r w:rsidRPr="0022764C">
        <w:rPr>
          <w:rFonts w:eastAsia="Calibri" w:cstheme="minorHAnsi"/>
          <w:b/>
          <w:szCs w:val="18"/>
          <w:lang w:eastAsia="en-GB"/>
          <w:rPrChange w:id="2640" w:author="stuart wolstenholme" w:date="2026-05-29T12:46:00Z" w16du:dateUtc="2026-05-29T11:46:00Z">
            <w:rPr>
              <w:rFonts w:eastAsia="Calibri" w:cstheme="minorHAnsi"/>
              <w:b/>
              <w:szCs w:val="18"/>
              <w:lang w:val="en-US" w:eastAsia="en-GB"/>
            </w:rPr>
          </w:rPrChange>
        </w:rPr>
        <w:t xml:space="preserve">Notification </w:t>
      </w:r>
      <w:r w:rsidRPr="0022764C">
        <w:rPr>
          <w:rFonts w:eastAsia="Calibri" w:cstheme="minorHAnsi"/>
          <w:szCs w:val="18"/>
          <w:lang w:eastAsia="en-GB"/>
          <w:rPrChange w:id="2641" w:author="stuart wolstenholme" w:date="2026-05-29T12:46:00Z" w16du:dateUtc="2026-05-29T11:46:00Z">
            <w:rPr>
              <w:rFonts w:eastAsia="Calibri" w:cstheme="minorHAnsi"/>
              <w:szCs w:val="18"/>
              <w:lang w:val="en-US" w:eastAsia="en-GB"/>
            </w:rPr>
          </w:rPrChange>
        </w:rPr>
        <w:t>occurred;</w:t>
      </w:r>
    </w:p>
    <w:p w14:paraId="633FA76A" w14:textId="77777777"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642" w:author="stuart wolstenholme" w:date="2026-05-29T12:46:00Z" w16du:dateUtc="2026-05-29T11:46:00Z">
            <w:rPr>
              <w:rFonts w:eastAsia="Calibri" w:cstheme="minorHAnsi"/>
              <w:szCs w:val="18"/>
              <w:lang w:val="en-US" w:eastAsia="en-GB"/>
            </w:rPr>
          </w:rPrChange>
        </w:rPr>
        <w:t>income derived from substitute methods, facilities or personnel the</w:t>
      </w:r>
      <w:r w:rsidRPr="0022764C">
        <w:rPr>
          <w:rFonts w:eastAsia="Calibri" w:cstheme="minorHAnsi"/>
          <w:b/>
          <w:szCs w:val="18"/>
          <w:lang w:eastAsia="en-GB"/>
          <w:rPrChange w:id="2643"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2644" w:author="stuart wolstenholme" w:date="2026-05-29T12:46:00Z" w16du:dateUtc="2026-05-29T11:46:00Z">
            <w:rPr>
              <w:rFonts w:eastAsia="Calibri" w:cstheme="minorHAnsi"/>
              <w:szCs w:val="18"/>
              <w:lang w:val="en-US" w:eastAsia="en-GB"/>
            </w:rPr>
          </w:rPrChange>
        </w:rPr>
        <w:t>uses to maintain the</w:t>
      </w:r>
      <w:r w:rsidRPr="0022764C">
        <w:rPr>
          <w:rFonts w:eastAsia="Calibri" w:cstheme="minorHAnsi"/>
          <w:b/>
          <w:bCs/>
          <w:szCs w:val="18"/>
          <w:lang w:eastAsia="en-GB"/>
          <w:rPrChange w:id="2645"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szCs w:val="18"/>
          <w:lang w:eastAsia="en-GB"/>
          <w:rPrChange w:id="2646" w:author="stuart wolstenholme" w:date="2026-05-29T12:46:00Z" w16du:dateUtc="2026-05-29T11:46:00Z">
            <w:rPr>
              <w:rFonts w:eastAsia="Calibri" w:cstheme="minorHAnsi"/>
              <w:szCs w:val="18"/>
              <w:lang w:val="en-US" w:eastAsia="en-GB"/>
            </w:rPr>
          </w:rPrChange>
        </w:rPr>
        <w:t xml:space="preserve"> revenue stream;</w:t>
      </w:r>
    </w:p>
    <w:p w14:paraId="1C067F54" w14:textId="77777777"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647" w:author="stuart wolstenholme" w:date="2026-05-29T12:46:00Z" w16du:dateUtc="2026-05-29T11:46:00Z">
            <w:rPr>
              <w:rFonts w:eastAsia="Calibri" w:cstheme="minorHAnsi"/>
              <w:szCs w:val="18"/>
              <w:lang w:val="en-US" w:eastAsia="en-GB"/>
            </w:rPr>
          </w:rPrChange>
        </w:rPr>
        <w:t>the</w:t>
      </w:r>
      <w:r w:rsidRPr="0022764C">
        <w:rPr>
          <w:rFonts w:eastAsia="Calibri" w:cstheme="minorHAnsi"/>
          <w:b/>
          <w:szCs w:val="18"/>
          <w:lang w:eastAsia="en-GB"/>
          <w:rPrChange w:id="2648"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2649" w:author="stuart wolstenholme" w:date="2026-05-29T12:46:00Z" w16du:dateUtc="2026-05-29T11:46:00Z">
            <w:rPr>
              <w:rFonts w:eastAsia="Calibri" w:cstheme="minorHAnsi"/>
              <w:szCs w:val="18"/>
              <w:lang w:val="en-US" w:eastAsia="en-GB"/>
            </w:rPr>
          </w:rPrChange>
        </w:rPr>
        <w:t>documentation of the trends in the</w:t>
      </w:r>
      <w:r w:rsidRPr="0022764C">
        <w:rPr>
          <w:rFonts w:eastAsia="Calibri" w:cstheme="minorHAnsi"/>
          <w:b/>
          <w:bCs/>
          <w:szCs w:val="18"/>
          <w:lang w:eastAsia="en-GB"/>
          <w:rPrChange w:id="2650"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szCs w:val="18"/>
          <w:lang w:eastAsia="en-GB"/>
          <w:rPrChange w:id="2651" w:author="stuart wolstenholme" w:date="2026-05-29T12:46:00Z" w16du:dateUtc="2026-05-29T11:46:00Z">
            <w:rPr>
              <w:rFonts w:eastAsia="Calibri" w:cstheme="minorHAnsi"/>
              <w:szCs w:val="18"/>
              <w:lang w:val="en-US" w:eastAsia="en-GB"/>
            </w:rPr>
          </w:rPrChange>
        </w:rPr>
        <w:t xml:space="preserve"> business and variations in or other circumstances affecting the</w:t>
      </w:r>
      <w:r w:rsidRPr="0022764C">
        <w:rPr>
          <w:rFonts w:eastAsia="Calibri" w:cstheme="minorHAnsi"/>
          <w:b/>
          <w:szCs w:val="18"/>
          <w:lang w:eastAsia="en-GB"/>
          <w:rPrChange w:id="2652"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2653" w:author="stuart wolstenholme" w:date="2026-05-29T12:46:00Z" w16du:dateUtc="2026-05-29T11:46:00Z">
            <w:rPr>
              <w:rFonts w:eastAsia="Calibri" w:cstheme="minorHAnsi"/>
              <w:szCs w:val="18"/>
              <w:lang w:val="en-US" w:eastAsia="en-GB"/>
            </w:rPr>
          </w:rPrChange>
        </w:rPr>
        <w:t>business before or after the</w:t>
      </w:r>
      <w:r w:rsidRPr="0022764C">
        <w:rPr>
          <w:rFonts w:eastAsia="Calibri" w:cstheme="minorHAnsi"/>
          <w:b/>
          <w:szCs w:val="18"/>
          <w:lang w:eastAsia="en-GB"/>
          <w:rPrChange w:id="2654" w:author="stuart wolstenholme" w:date="2026-05-29T12:46:00Z" w16du:dateUtc="2026-05-29T11:46:00Z">
            <w:rPr>
              <w:rFonts w:eastAsia="Calibri" w:cstheme="minorHAnsi"/>
              <w:b/>
              <w:szCs w:val="18"/>
              <w:lang w:val="en-US" w:eastAsia="en-GB"/>
            </w:rPr>
          </w:rPrChange>
        </w:rPr>
        <w:t xml:space="preserve"> Adverse Media Report </w:t>
      </w:r>
      <w:r w:rsidRPr="0022764C">
        <w:rPr>
          <w:rFonts w:eastAsia="Calibri" w:cstheme="minorHAnsi"/>
          <w:szCs w:val="18"/>
          <w:lang w:eastAsia="en-GB"/>
          <w:rPrChange w:id="2655"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2656" w:author="stuart wolstenholme" w:date="2026-05-29T12:46:00Z" w16du:dateUtc="2026-05-29T11:46:00Z">
            <w:rPr>
              <w:rFonts w:eastAsia="Calibri" w:cstheme="minorHAnsi"/>
              <w:b/>
              <w:szCs w:val="18"/>
              <w:lang w:val="en-US" w:eastAsia="en-GB"/>
            </w:rPr>
          </w:rPrChange>
        </w:rPr>
        <w:t>Notification</w:t>
      </w:r>
      <w:r w:rsidRPr="0022764C">
        <w:rPr>
          <w:rFonts w:eastAsia="Calibri" w:cstheme="minorHAnsi"/>
          <w:szCs w:val="18"/>
          <w:lang w:eastAsia="en-GB"/>
          <w:rPrChange w:id="2657" w:author="stuart wolstenholme" w:date="2026-05-29T12:46:00Z" w16du:dateUtc="2026-05-29T11:46:00Z">
            <w:rPr>
              <w:rFonts w:eastAsia="Calibri" w:cstheme="minorHAnsi"/>
              <w:szCs w:val="18"/>
              <w:lang w:val="en-US" w:eastAsia="en-GB"/>
            </w:rPr>
          </w:rPrChange>
        </w:rPr>
        <w:t>, which would have affected the</w:t>
      </w:r>
      <w:r w:rsidRPr="0022764C">
        <w:rPr>
          <w:rFonts w:eastAsia="Calibri" w:cstheme="minorHAnsi"/>
          <w:b/>
          <w:szCs w:val="18"/>
          <w:lang w:eastAsia="en-GB"/>
          <w:rPrChange w:id="2658"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2659" w:author="stuart wolstenholme" w:date="2026-05-29T12:46:00Z" w16du:dateUtc="2026-05-29T11:46:00Z">
            <w:rPr>
              <w:rFonts w:eastAsia="Calibri" w:cstheme="minorHAnsi"/>
              <w:szCs w:val="18"/>
              <w:lang w:val="en-US" w:eastAsia="en-GB"/>
            </w:rPr>
          </w:rPrChange>
        </w:rPr>
        <w:t xml:space="preserve">business had no </w:t>
      </w:r>
      <w:r w:rsidRPr="0022764C">
        <w:rPr>
          <w:rFonts w:eastAsia="Calibri" w:cstheme="minorHAnsi"/>
          <w:b/>
          <w:szCs w:val="18"/>
          <w:lang w:eastAsia="en-GB"/>
          <w:rPrChange w:id="2660" w:author="stuart wolstenholme" w:date="2026-05-29T12:46:00Z" w16du:dateUtc="2026-05-29T11:46:00Z">
            <w:rPr>
              <w:rFonts w:eastAsia="Calibri" w:cstheme="minorHAnsi"/>
              <w:b/>
              <w:szCs w:val="18"/>
              <w:lang w:val="en-US" w:eastAsia="en-GB"/>
            </w:rPr>
          </w:rPrChange>
        </w:rPr>
        <w:t>Adverse Media Report</w:t>
      </w:r>
      <w:r w:rsidRPr="0022764C">
        <w:rPr>
          <w:rFonts w:eastAsia="Calibri" w:cstheme="minorHAnsi"/>
          <w:szCs w:val="18"/>
          <w:lang w:eastAsia="en-GB"/>
          <w:rPrChange w:id="2661" w:author="stuart wolstenholme" w:date="2026-05-29T12:46:00Z" w16du:dateUtc="2026-05-29T11:46:00Z">
            <w:rPr>
              <w:rFonts w:eastAsia="Calibri" w:cstheme="minorHAnsi"/>
              <w:szCs w:val="18"/>
              <w:lang w:val="en-US" w:eastAsia="en-GB"/>
            </w:rPr>
          </w:rPrChange>
        </w:rPr>
        <w:t xml:space="preserve"> been published or </w:t>
      </w:r>
      <w:r w:rsidRPr="0022764C">
        <w:rPr>
          <w:rFonts w:eastAsia="Calibri" w:cstheme="minorHAnsi"/>
          <w:b/>
          <w:szCs w:val="18"/>
          <w:lang w:eastAsia="en-GB"/>
          <w:rPrChange w:id="2662" w:author="stuart wolstenholme" w:date="2026-05-29T12:46:00Z" w16du:dateUtc="2026-05-29T11:46:00Z">
            <w:rPr>
              <w:rFonts w:eastAsia="Calibri" w:cstheme="minorHAnsi"/>
              <w:b/>
              <w:szCs w:val="18"/>
              <w:lang w:val="en-US" w:eastAsia="en-GB"/>
            </w:rPr>
          </w:rPrChange>
        </w:rPr>
        <w:t xml:space="preserve">Notification </w:t>
      </w:r>
      <w:r w:rsidRPr="0022764C">
        <w:rPr>
          <w:rFonts w:eastAsia="Calibri" w:cstheme="minorHAnsi"/>
          <w:szCs w:val="18"/>
          <w:lang w:eastAsia="en-GB"/>
          <w:rPrChange w:id="2663" w:author="stuart wolstenholme" w:date="2026-05-29T12:46:00Z" w16du:dateUtc="2026-05-29T11:46:00Z">
            <w:rPr>
              <w:rFonts w:eastAsia="Calibri" w:cstheme="minorHAnsi"/>
              <w:szCs w:val="18"/>
              <w:lang w:val="en-US" w:eastAsia="en-GB"/>
            </w:rPr>
          </w:rPrChange>
        </w:rPr>
        <w:t>occurred; and</w:t>
      </w:r>
    </w:p>
    <w:p w14:paraId="404F699F" w14:textId="77777777"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664" w:author="stuart wolstenholme" w:date="2026-05-29T12:46:00Z" w16du:dateUtc="2026-05-29T11:46:00Z">
            <w:rPr>
              <w:rFonts w:eastAsia="Calibri" w:cstheme="minorHAnsi"/>
              <w:szCs w:val="18"/>
              <w:lang w:val="en-US" w:eastAsia="en-GB"/>
            </w:rPr>
          </w:rPrChange>
        </w:rPr>
        <w:t xml:space="preserve">any fixed operating expenses, including ordinary payroll, but only to the extent that such operating expenses must continue during the </w:t>
      </w:r>
      <w:r w:rsidRPr="0022764C">
        <w:rPr>
          <w:rFonts w:eastAsia="Calibri" w:cstheme="minorHAnsi"/>
          <w:b/>
          <w:szCs w:val="18"/>
          <w:lang w:eastAsia="en-GB"/>
          <w:rPrChange w:id="2665" w:author="stuart wolstenholme" w:date="2026-05-29T12:46:00Z" w16du:dateUtc="2026-05-29T11:46:00Z">
            <w:rPr>
              <w:rFonts w:eastAsia="Calibri" w:cstheme="minorHAnsi"/>
              <w:b/>
              <w:szCs w:val="18"/>
              <w:lang w:val="en-US" w:eastAsia="en-GB"/>
            </w:rPr>
          </w:rPrChange>
        </w:rPr>
        <w:t>Period of Indemnity</w:t>
      </w:r>
      <w:r w:rsidRPr="0022764C">
        <w:rPr>
          <w:rFonts w:eastAsia="Calibri" w:cstheme="minorHAnsi"/>
          <w:szCs w:val="18"/>
          <w:lang w:eastAsia="en-GB"/>
          <w:rPrChange w:id="2666" w:author="stuart wolstenholme" w:date="2026-05-29T12:46:00Z" w16du:dateUtc="2026-05-29T11:46:00Z">
            <w:rPr>
              <w:rFonts w:eastAsia="Calibri" w:cstheme="minorHAnsi"/>
              <w:szCs w:val="18"/>
              <w:lang w:val="en-US" w:eastAsia="en-GB"/>
            </w:rPr>
          </w:rPrChange>
        </w:rPr>
        <w:t>.</w:t>
      </w:r>
    </w:p>
    <w:p w14:paraId="4193C3C4" w14:textId="77777777" w:rsidR="006936E8" w:rsidRPr="0022764C" w:rsidRDefault="006936E8" w:rsidP="006936E8">
      <w:pPr>
        <w:spacing w:before="0" w:after="160" w:line="259" w:lineRule="auto"/>
        <w:ind w:left="720"/>
        <w:contextualSpacing/>
        <w:rPr>
          <w:rFonts w:eastAsia="Calibri" w:cstheme="minorHAnsi"/>
          <w:szCs w:val="18"/>
          <w:lang w:eastAsia="en-GB"/>
          <w:rPrChange w:id="2667"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668" w:author="stuart wolstenholme" w:date="2026-05-29T12:46:00Z" w16du:dateUtc="2026-05-29T11:46:00Z">
            <w:rPr>
              <w:rFonts w:eastAsia="Calibri" w:cstheme="minorHAnsi"/>
              <w:szCs w:val="18"/>
              <w:lang w:val="en-US" w:eastAsia="en-GB"/>
            </w:rPr>
          </w:rPrChange>
        </w:rPr>
        <w:t xml:space="preserve">For purposes of calculating </w:t>
      </w:r>
      <w:r w:rsidRPr="0022764C">
        <w:rPr>
          <w:rFonts w:eastAsia="Calibri" w:cstheme="minorHAnsi"/>
          <w:b/>
          <w:szCs w:val="18"/>
          <w:lang w:eastAsia="en-GB"/>
          <w:rPrChange w:id="2669" w:author="stuart wolstenholme" w:date="2026-05-29T12:46:00Z" w16du:dateUtc="2026-05-29T11:46:00Z">
            <w:rPr>
              <w:rFonts w:eastAsia="Calibri" w:cstheme="minorHAnsi"/>
              <w:b/>
              <w:szCs w:val="18"/>
              <w:lang w:val="en-US" w:eastAsia="en-GB"/>
            </w:rPr>
          </w:rPrChange>
        </w:rPr>
        <w:t>Brand Loss</w:t>
      </w:r>
      <w:r w:rsidRPr="0022764C">
        <w:rPr>
          <w:rFonts w:eastAsia="Calibri" w:cstheme="minorHAnsi"/>
          <w:szCs w:val="18"/>
          <w:lang w:eastAsia="en-GB"/>
          <w:rPrChange w:id="2670"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2671"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672" w:author="stuart wolstenholme" w:date="2026-05-29T12:46:00Z" w16du:dateUtc="2026-05-29T11:46:00Z">
            <w:rPr>
              <w:rFonts w:eastAsia="Calibri" w:cstheme="minorHAnsi"/>
              <w:szCs w:val="18"/>
              <w:lang w:val="en-US" w:eastAsia="en-GB"/>
            </w:rPr>
          </w:rPrChange>
        </w:rPr>
        <w:t xml:space="preserve">net profit will include the amount of </w:t>
      </w:r>
      <w:r w:rsidRPr="0022764C">
        <w:rPr>
          <w:rFonts w:eastAsia="Calibri" w:cstheme="minorHAnsi"/>
          <w:b/>
          <w:szCs w:val="18"/>
          <w:lang w:eastAsia="en-GB"/>
          <w:rPrChange w:id="2673" w:author="stuart wolstenholme" w:date="2026-05-29T12:46:00Z" w16du:dateUtc="2026-05-29T11:46:00Z">
            <w:rPr>
              <w:rFonts w:eastAsia="Calibri" w:cstheme="minorHAnsi"/>
              <w:b/>
              <w:szCs w:val="18"/>
              <w:lang w:val="en-US" w:eastAsia="en-GB"/>
            </w:rPr>
          </w:rPrChange>
        </w:rPr>
        <w:t>Money</w:t>
      </w:r>
      <w:r w:rsidRPr="0022764C">
        <w:rPr>
          <w:rFonts w:eastAsia="Calibri" w:cstheme="minorHAnsi"/>
          <w:szCs w:val="18"/>
          <w:lang w:eastAsia="en-GB"/>
          <w:rPrChange w:id="2674" w:author="stuart wolstenholme" w:date="2026-05-29T12:46:00Z" w16du:dateUtc="2026-05-29T11:46:00Z">
            <w:rPr>
              <w:rFonts w:eastAsia="Calibri" w:cstheme="minorHAnsi"/>
              <w:szCs w:val="18"/>
              <w:lang w:val="en-US" w:eastAsia="en-GB"/>
            </w:rPr>
          </w:rPrChange>
        </w:rPr>
        <w:t xml:space="preserve"> paid or payable to the</w:t>
      </w:r>
      <w:r w:rsidRPr="0022764C">
        <w:rPr>
          <w:rFonts w:eastAsia="Calibri" w:cstheme="minorHAnsi"/>
          <w:b/>
          <w:szCs w:val="18"/>
          <w:lang w:eastAsia="en-GB"/>
          <w:rPrChange w:id="2675"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szCs w:val="18"/>
          <w:lang w:eastAsia="en-GB"/>
          <w:rPrChange w:id="2676" w:author="stuart wolstenholme" w:date="2026-05-29T12:46:00Z" w16du:dateUtc="2026-05-29T11:46:00Z">
            <w:rPr>
              <w:rFonts w:eastAsia="Calibri" w:cstheme="minorHAnsi"/>
              <w:szCs w:val="18"/>
              <w:lang w:val="en-US" w:eastAsia="en-GB"/>
            </w:rPr>
          </w:rPrChange>
        </w:rPr>
        <w:t>, including donations,</w:t>
      </w:r>
      <w:r w:rsidRPr="0022764C">
        <w:rPr>
          <w:rFonts w:eastAsia="Calibri" w:cstheme="minorHAnsi"/>
          <w:b/>
          <w:szCs w:val="18"/>
          <w:lang w:eastAsia="en-GB"/>
          <w:rPrChange w:id="2677"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678" w:author="stuart wolstenholme" w:date="2026-05-29T12:46:00Z" w16du:dateUtc="2026-05-29T11:46:00Z">
            <w:rPr>
              <w:rFonts w:eastAsia="Calibri" w:cstheme="minorHAnsi"/>
              <w:szCs w:val="18"/>
              <w:lang w:val="en-US" w:eastAsia="en-GB"/>
            </w:rPr>
          </w:rPrChange>
        </w:rPr>
        <w:t xml:space="preserve">for goods, </w:t>
      </w:r>
      <w:r w:rsidRPr="0022764C">
        <w:rPr>
          <w:rFonts w:eastAsia="Calibri" w:cstheme="minorHAnsi"/>
          <w:b/>
          <w:szCs w:val="18"/>
          <w:lang w:eastAsia="en-GB"/>
          <w:rPrChange w:id="2679" w:author="stuart wolstenholme" w:date="2026-05-29T12:46:00Z" w16du:dateUtc="2026-05-29T11:46:00Z">
            <w:rPr>
              <w:rFonts w:eastAsia="Calibri" w:cstheme="minorHAnsi"/>
              <w:b/>
              <w:szCs w:val="18"/>
              <w:lang w:val="en-US" w:eastAsia="en-GB"/>
            </w:rPr>
          </w:rPrChange>
        </w:rPr>
        <w:t>Products</w:t>
      </w:r>
      <w:r w:rsidRPr="0022764C">
        <w:rPr>
          <w:rFonts w:eastAsia="Calibri" w:cstheme="minorHAnsi"/>
          <w:szCs w:val="18"/>
          <w:lang w:eastAsia="en-GB"/>
          <w:rPrChange w:id="2680" w:author="stuart wolstenholme" w:date="2026-05-29T12:46:00Z" w16du:dateUtc="2026-05-29T11:46:00Z">
            <w:rPr>
              <w:rFonts w:eastAsia="Calibri" w:cstheme="minorHAnsi"/>
              <w:szCs w:val="18"/>
              <w:lang w:val="en-US" w:eastAsia="en-GB"/>
            </w:rPr>
          </w:rPrChange>
        </w:rPr>
        <w:t xml:space="preserve"> or services sold, delivered or rendered in the normal course of </w:t>
      </w:r>
      <w:r w:rsidRPr="0022764C">
        <w:rPr>
          <w:rFonts w:eastAsia="Calibri" w:cstheme="minorHAnsi"/>
          <w:bCs/>
          <w:szCs w:val="18"/>
          <w:lang w:eastAsia="en-GB"/>
          <w:rPrChange w:id="2681"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szCs w:val="18"/>
          <w:lang w:eastAsia="en-GB"/>
          <w:rPrChange w:id="2682"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szCs w:val="18"/>
          <w:lang w:eastAsia="en-GB"/>
          <w:rPrChange w:id="2683" w:author="stuart wolstenholme" w:date="2026-05-29T12:46:00Z" w16du:dateUtc="2026-05-29T11:46:00Z">
            <w:rPr>
              <w:rFonts w:eastAsia="Calibri" w:cstheme="minorHAnsi"/>
              <w:szCs w:val="18"/>
              <w:lang w:val="en-US" w:eastAsia="en-GB"/>
            </w:rPr>
          </w:rPrChange>
        </w:rPr>
        <w:t xml:space="preserve"> business.</w:t>
      </w:r>
    </w:p>
    <w:p w14:paraId="1CAA513F" w14:textId="77777777" w:rsidR="00B55393" w:rsidRPr="0022764C" w:rsidRDefault="00B55393" w:rsidP="006936E8">
      <w:pPr>
        <w:spacing w:before="0" w:after="160" w:line="259" w:lineRule="auto"/>
        <w:ind w:left="720"/>
        <w:contextualSpacing/>
        <w:rPr>
          <w:rFonts w:eastAsia="Calibri" w:cstheme="minorHAnsi"/>
          <w:szCs w:val="18"/>
          <w:lang w:eastAsia="en-GB"/>
          <w:rPrChange w:id="2684" w:author="stuart wolstenholme" w:date="2026-05-29T12:46:00Z" w16du:dateUtc="2026-05-29T11:46:00Z">
            <w:rPr>
              <w:rFonts w:eastAsia="Calibri" w:cstheme="minorHAnsi"/>
              <w:szCs w:val="18"/>
              <w:lang w:val="en-US" w:eastAsia="en-GB"/>
            </w:rPr>
          </w:rPrChange>
        </w:rPr>
      </w:pPr>
    </w:p>
    <w:p w14:paraId="1EA9D5ED" w14:textId="77777777" w:rsidR="00B0161D" w:rsidRPr="0022764C" w:rsidRDefault="00B0161D" w:rsidP="006936E8">
      <w:pPr>
        <w:spacing w:before="0" w:after="160" w:line="259" w:lineRule="auto"/>
        <w:ind w:left="720"/>
        <w:contextualSpacing/>
        <w:rPr>
          <w:rFonts w:eastAsia="Calibri" w:cstheme="minorHAnsi"/>
          <w:szCs w:val="18"/>
          <w:lang w:eastAsia="en-GB"/>
          <w:rPrChange w:id="2685" w:author="stuart wolstenholme" w:date="2026-05-29T12:46:00Z" w16du:dateUtc="2026-05-29T11:46:00Z">
            <w:rPr>
              <w:rFonts w:eastAsia="Calibri" w:cstheme="minorHAnsi"/>
              <w:szCs w:val="18"/>
              <w:lang w:val="en-US" w:eastAsia="en-GB"/>
            </w:rPr>
          </w:rPrChange>
        </w:rPr>
      </w:pPr>
    </w:p>
    <w:p w14:paraId="34D1F7FC" w14:textId="77777777" w:rsidR="00B0161D" w:rsidRPr="0022764C" w:rsidRDefault="00B0161D" w:rsidP="006936E8">
      <w:pPr>
        <w:spacing w:before="0" w:after="160" w:line="259" w:lineRule="auto"/>
        <w:ind w:left="720"/>
        <w:contextualSpacing/>
        <w:rPr>
          <w:rFonts w:eastAsia="Calibri" w:cstheme="minorHAnsi"/>
          <w:b/>
          <w:szCs w:val="18"/>
        </w:rPr>
      </w:pPr>
    </w:p>
    <w:p w14:paraId="5CCA0939" w14:textId="77777777" w:rsidR="006936E8" w:rsidRPr="0022764C" w:rsidRDefault="006936E8" w:rsidP="006936E8">
      <w:pPr>
        <w:spacing w:before="0" w:after="160" w:line="259" w:lineRule="auto"/>
        <w:ind w:left="1080"/>
        <w:contextualSpacing/>
        <w:rPr>
          <w:rFonts w:eastAsia="Calibri" w:cstheme="minorHAnsi"/>
          <w:b/>
          <w:szCs w:val="18"/>
          <w:rPrChange w:id="2686" w:author="stuart wolstenholme" w:date="2026-05-29T12:46:00Z" w16du:dateUtc="2026-05-29T11:46:00Z">
            <w:rPr>
              <w:rFonts w:eastAsia="Calibri" w:cstheme="minorHAnsi"/>
              <w:b/>
              <w:szCs w:val="18"/>
            </w:rPr>
          </w:rPrChange>
        </w:rPr>
      </w:pPr>
    </w:p>
    <w:p w14:paraId="4DD0B370" w14:textId="77777777" w:rsidR="006936E8" w:rsidRPr="0022764C" w:rsidRDefault="006936E8" w:rsidP="006936E8">
      <w:pPr>
        <w:pStyle w:val="Heading2"/>
        <w:numPr>
          <w:ilvl w:val="0"/>
          <w:numId w:val="516"/>
        </w:numPr>
        <w:spacing w:before="0" w:after="160" w:line="259" w:lineRule="auto"/>
        <w:contextualSpacing/>
        <w:rPr>
          <w:rFonts w:eastAsia="Calibri" w:cstheme="minorHAnsi"/>
          <w:b/>
          <w:sz w:val="22"/>
          <w:szCs w:val="22"/>
          <w:rPrChange w:id="2687" w:author="stuart wolstenholme" w:date="2026-05-29T12:46:00Z" w16du:dateUtc="2026-05-29T11:46:00Z">
            <w:rPr>
              <w:rFonts w:eastAsia="Calibri" w:cstheme="minorHAnsi"/>
              <w:b/>
              <w:sz w:val="22"/>
              <w:szCs w:val="22"/>
            </w:rPr>
          </w:rPrChange>
        </w:rPr>
      </w:pPr>
      <w:r w:rsidRPr="0022764C">
        <w:rPr>
          <w:rFonts w:eastAsia="Calibri" w:cstheme="minorHAnsi"/>
          <w:b/>
          <w:sz w:val="22"/>
          <w:szCs w:val="22"/>
          <w:rPrChange w:id="2688" w:author="stuart wolstenholme" w:date="2026-05-29T12:46:00Z" w16du:dateUtc="2026-05-29T11:46:00Z">
            <w:rPr>
              <w:rFonts w:eastAsia="Calibri" w:cstheme="minorHAnsi"/>
              <w:b/>
              <w:sz w:val="22"/>
              <w:szCs w:val="22"/>
            </w:rPr>
          </w:rPrChange>
        </w:rPr>
        <w:t>Digital Asset Loss</w:t>
      </w:r>
    </w:p>
    <w:p w14:paraId="5A80A075" w14:textId="77777777" w:rsidR="006936E8" w:rsidRPr="0022764C" w:rsidRDefault="006936E8" w:rsidP="006936E8">
      <w:pPr>
        <w:spacing w:before="0" w:after="160" w:line="259" w:lineRule="auto"/>
        <w:ind w:left="720"/>
        <w:contextualSpacing/>
        <w:rPr>
          <w:rFonts w:eastAsia="Calibri" w:cstheme="minorHAnsi"/>
          <w:szCs w:val="18"/>
          <w:lang w:eastAsia="en-GB"/>
          <w:rPrChange w:id="2689" w:author="stuart wolstenholme" w:date="2026-05-29T12:46:00Z" w16du:dateUtc="2026-05-29T11:46:00Z">
            <w:rPr>
              <w:rFonts w:eastAsia="Calibri" w:cstheme="minorHAnsi"/>
              <w:szCs w:val="18"/>
              <w:lang w:val="en-US" w:eastAsia="en-GB"/>
            </w:rPr>
          </w:rPrChange>
        </w:rPr>
      </w:pPr>
      <w:r w:rsidRPr="0022764C">
        <w:rPr>
          <w:rFonts w:eastAsia="Calibri" w:cstheme="minorHAnsi"/>
          <w:b/>
          <w:szCs w:val="18"/>
          <w:lang w:eastAsia="en-GB"/>
          <w:rPrChange w:id="2690" w:author="stuart wolstenholme" w:date="2026-05-29T12:46:00Z" w16du:dateUtc="2026-05-29T11:46:00Z">
            <w:rPr>
              <w:rFonts w:eastAsia="Calibri" w:cstheme="minorHAnsi"/>
              <w:b/>
              <w:szCs w:val="18"/>
              <w:lang w:val="en-US" w:eastAsia="en-GB"/>
            </w:rPr>
          </w:rPrChange>
        </w:rPr>
        <w:t>Digital Assets Loss</w:t>
      </w:r>
      <w:r w:rsidRPr="0022764C">
        <w:rPr>
          <w:rFonts w:eastAsia="Calibri" w:cstheme="minorHAnsi"/>
          <w:szCs w:val="18"/>
          <w:lang w:eastAsia="en-GB"/>
          <w:rPrChange w:id="2691" w:author="stuart wolstenholme" w:date="2026-05-29T12:46:00Z" w16du:dateUtc="2026-05-29T11:46:00Z">
            <w:rPr>
              <w:rFonts w:eastAsia="Calibri" w:cstheme="minorHAnsi"/>
              <w:szCs w:val="18"/>
              <w:lang w:val="en-US" w:eastAsia="en-GB"/>
            </w:rPr>
          </w:rPrChange>
        </w:rPr>
        <w:t xml:space="preserve"> under Insuring Clause I a) (</w:t>
      </w:r>
      <w:r w:rsidRPr="0022764C">
        <w:rPr>
          <w:rFonts w:eastAsia="Calibri" w:cstheme="minorHAnsi"/>
          <w:bCs/>
          <w:szCs w:val="18"/>
          <w:lang w:eastAsia="en-GB"/>
          <w:rPrChange w:id="2692" w:author="stuart wolstenholme" w:date="2026-05-29T12:46:00Z" w16du:dateUtc="2026-05-29T11:46:00Z">
            <w:rPr>
              <w:rFonts w:eastAsia="Calibri" w:cstheme="minorHAnsi"/>
              <w:bCs/>
              <w:szCs w:val="18"/>
              <w:lang w:val="en-US" w:eastAsia="en-GB"/>
            </w:rPr>
          </w:rPrChange>
        </w:rPr>
        <w:t xml:space="preserve">System Failure: Data Recovery) </w:t>
      </w:r>
      <w:r w:rsidRPr="0022764C">
        <w:rPr>
          <w:rFonts w:eastAsia="Calibri" w:cstheme="minorHAnsi"/>
          <w:szCs w:val="18"/>
          <w:lang w:eastAsia="en-GB"/>
          <w:rPrChange w:id="2693" w:author="stuart wolstenholme" w:date="2026-05-29T12:46:00Z" w16du:dateUtc="2026-05-29T11:46:00Z">
            <w:rPr>
              <w:rFonts w:eastAsia="Calibri" w:cstheme="minorHAnsi"/>
              <w:szCs w:val="18"/>
              <w:lang w:val="en-US" w:eastAsia="en-GB"/>
            </w:rPr>
          </w:rPrChange>
        </w:rPr>
        <w:t>will be determined as follows:</w:t>
      </w:r>
    </w:p>
    <w:p w14:paraId="1398A15E" w14:textId="77777777" w:rsidR="006936E8" w:rsidRPr="0022764C" w:rsidRDefault="006936E8" w:rsidP="006936E8">
      <w:pPr>
        <w:numPr>
          <w:ilvl w:val="0"/>
          <w:numId w:val="487"/>
        </w:numPr>
        <w:spacing w:before="0" w:after="160" w:line="259" w:lineRule="auto"/>
        <w:ind w:left="1080"/>
        <w:contextualSpacing/>
        <w:rPr>
          <w:rFonts w:eastAsia="Calibri" w:cstheme="minorHAnsi"/>
          <w:bCs/>
          <w:szCs w:val="18"/>
        </w:rPr>
      </w:pPr>
      <w:r w:rsidRPr="0022764C">
        <w:rPr>
          <w:rFonts w:eastAsia="Calibri" w:cstheme="minorHAnsi"/>
          <w:szCs w:val="18"/>
          <w:lang w:eastAsia="en-GB"/>
          <w:rPrChange w:id="2694" w:author="stuart wolstenholme" w:date="2026-05-29T12:46:00Z" w16du:dateUtc="2026-05-29T11:46:00Z">
            <w:rPr>
              <w:rFonts w:eastAsia="Calibri" w:cstheme="minorHAnsi"/>
              <w:szCs w:val="18"/>
              <w:lang w:val="en-US" w:eastAsia="en-GB"/>
            </w:rPr>
          </w:rPrChange>
        </w:rPr>
        <w:t xml:space="preserve">If the impacted </w:t>
      </w:r>
      <w:r w:rsidRPr="0022764C">
        <w:rPr>
          <w:rFonts w:eastAsia="Calibri" w:cstheme="minorHAnsi"/>
          <w:b/>
          <w:bCs/>
          <w:szCs w:val="18"/>
          <w:lang w:eastAsia="en-GB"/>
          <w:rPrChange w:id="2695" w:author="stuart wolstenholme" w:date="2026-05-29T12:46:00Z" w16du:dateUtc="2026-05-29T11:46:00Z">
            <w:rPr>
              <w:rFonts w:eastAsia="Calibri" w:cstheme="minorHAnsi"/>
              <w:b/>
              <w:bCs/>
              <w:szCs w:val="18"/>
              <w:lang w:val="en-US" w:eastAsia="en-GB"/>
            </w:rPr>
          </w:rPrChange>
        </w:rPr>
        <w:t>Digital Asset</w:t>
      </w:r>
      <w:r w:rsidRPr="0022764C">
        <w:rPr>
          <w:rFonts w:eastAsia="Calibri" w:cstheme="minorHAnsi"/>
          <w:szCs w:val="18"/>
          <w:lang w:eastAsia="en-GB"/>
          <w:rPrChange w:id="2696" w:author="stuart wolstenholme" w:date="2026-05-29T12:46:00Z" w16du:dateUtc="2026-05-29T11:46:00Z">
            <w:rPr>
              <w:rFonts w:eastAsia="Calibri" w:cstheme="minorHAnsi"/>
              <w:szCs w:val="18"/>
              <w:lang w:val="en-US" w:eastAsia="en-GB"/>
            </w:rPr>
          </w:rPrChange>
        </w:rPr>
        <w:t xml:space="preserve"> was purchased from a third party, the </w:t>
      </w:r>
      <w:r w:rsidRPr="0022764C">
        <w:rPr>
          <w:rFonts w:eastAsia="Calibri" w:cstheme="minorHAnsi"/>
          <w:b/>
          <w:szCs w:val="18"/>
          <w:lang w:eastAsia="en-GB"/>
          <w:rPrChange w:id="2697"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lang w:eastAsia="en-GB"/>
          <w:rPrChange w:id="2698" w:author="stuart wolstenholme" w:date="2026-05-29T12:46:00Z" w16du:dateUtc="2026-05-29T11:46:00Z">
            <w:rPr>
              <w:rFonts w:eastAsia="Calibri" w:cstheme="minorHAnsi"/>
              <w:szCs w:val="18"/>
              <w:lang w:val="en-US" w:eastAsia="en-GB"/>
            </w:rPr>
          </w:rPrChange>
        </w:rPr>
        <w:t xml:space="preserve"> will pay only the lesser of the original purchase price of the </w:t>
      </w:r>
      <w:r w:rsidRPr="0022764C">
        <w:rPr>
          <w:rFonts w:eastAsia="Calibri" w:cstheme="minorHAnsi"/>
          <w:b/>
          <w:szCs w:val="18"/>
          <w:lang w:eastAsia="en-GB"/>
          <w:rPrChange w:id="2699" w:author="stuart wolstenholme" w:date="2026-05-29T12:46:00Z" w16du:dateUtc="2026-05-29T11:46:00Z">
            <w:rPr>
              <w:rFonts w:eastAsia="Calibri" w:cstheme="minorHAnsi"/>
              <w:b/>
              <w:szCs w:val="18"/>
              <w:lang w:val="en-US" w:eastAsia="en-GB"/>
            </w:rPr>
          </w:rPrChange>
        </w:rPr>
        <w:t xml:space="preserve">Digital Asset </w:t>
      </w:r>
      <w:r w:rsidRPr="0022764C">
        <w:rPr>
          <w:rFonts w:eastAsia="Calibri" w:cstheme="minorHAnsi"/>
          <w:szCs w:val="18"/>
          <w:lang w:eastAsia="en-GB"/>
          <w:rPrChange w:id="2700" w:author="stuart wolstenholme" w:date="2026-05-29T12:46:00Z" w16du:dateUtc="2026-05-29T11:46:00Z">
            <w:rPr>
              <w:rFonts w:eastAsia="Calibri" w:cstheme="minorHAnsi"/>
              <w:szCs w:val="18"/>
              <w:lang w:val="en-US" w:eastAsia="en-GB"/>
            </w:rPr>
          </w:rPrChange>
        </w:rPr>
        <w:t xml:space="preserve">or the reasonable and necessary </w:t>
      </w:r>
      <w:r w:rsidRPr="0022764C">
        <w:rPr>
          <w:rFonts w:eastAsia="Calibri" w:cstheme="minorHAnsi"/>
          <w:b/>
          <w:szCs w:val="18"/>
          <w:lang w:eastAsia="en-GB"/>
          <w:rPrChange w:id="2701" w:author="stuart wolstenholme" w:date="2026-05-29T12:46:00Z" w16du:dateUtc="2026-05-29T11:46:00Z">
            <w:rPr>
              <w:rFonts w:eastAsia="Calibri" w:cstheme="minorHAnsi"/>
              <w:b/>
              <w:szCs w:val="18"/>
              <w:lang w:val="en-US" w:eastAsia="en-GB"/>
            </w:rPr>
          </w:rPrChange>
        </w:rPr>
        <w:t>Digital Assets Loss</w:t>
      </w:r>
      <w:r w:rsidRPr="0022764C">
        <w:rPr>
          <w:rFonts w:eastAsia="Calibri" w:cstheme="minorHAnsi"/>
          <w:bCs/>
          <w:szCs w:val="18"/>
          <w:lang w:eastAsia="en-GB"/>
          <w:rPrChange w:id="2702" w:author="stuart wolstenholme" w:date="2026-05-29T12:46:00Z" w16du:dateUtc="2026-05-29T11:46:00Z">
            <w:rPr>
              <w:rFonts w:eastAsia="Calibri" w:cstheme="minorHAnsi"/>
              <w:bCs/>
              <w:szCs w:val="18"/>
              <w:lang w:val="en-US" w:eastAsia="en-GB"/>
            </w:rPr>
          </w:rPrChange>
        </w:rPr>
        <w:t>.</w:t>
      </w:r>
    </w:p>
    <w:p w14:paraId="61734619" w14:textId="77777777" w:rsidR="006936E8" w:rsidRPr="0022764C" w:rsidRDefault="006936E8" w:rsidP="006936E8">
      <w:pPr>
        <w:numPr>
          <w:ilvl w:val="0"/>
          <w:numId w:val="487"/>
        </w:numPr>
        <w:spacing w:before="0" w:after="160" w:line="259" w:lineRule="auto"/>
        <w:ind w:left="1080"/>
        <w:contextualSpacing/>
        <w:rPr>
          <w:rFonts w:eastAsia="Calibri" w:cstheme="minorHAnsi"/>
          <w:bCs/>
          <w:szCs w:val="18"/>
        </w:rPr>
      </w:pPr>
      <w:r w:rsidRPr="0022764C">
        <w:rPr>
          <w:rFonts w:eastAsia="Calibri" w:cstheme="minorHAnsi"/>
          <w:szCs w:val="18"/>
          <w:lang w:eastAsia="en-GB"/>
          <w:rPrChange w:id="2703" w:author="stuart wolstenholme" w:date="2026-05-29T12:46:00Z" w16du:dateUtc="2026-05-29T11:46:00Z">
            <w:rPr>
              <w:rFonts w:eastAsia="Calibri" w:cstheme="minorHAnsi"/>
              <w:szCs w:val="18"/>
              <w:lang w:val="en-US" w:eastAsia="en-GB"/>
            </w:rPr>
          </w:rPrChange>
        </w:rPr>
        <w:t xml:space="preserve">If it is determined that the </w:t>
      </w:r>
      <w:r w:rsidRPr="0022764C">
        <w:rPr>
          <w:rFonts w:eastAsia="Calibri" w:cstheme="minorHAnsi"/>
          <w:b/>
          <w:bCs/>
          <w:szCs w:val="18"/>
          <w:lang w:eastAsia="en-GB"/>
          <w:rPrChange w:id="2704" w:author="stuart wolstenholme" w:date="2026-05-29T12:46:00Z" w16du:dateUtc="2026-05-29T11:46:00Z">
            <w:rPr>
              <w:rFonts w:eastAsia="Calibri" w:cstheme="minorHAnsi"/>
              <w:b/>
              <w:bCs/>
              <w:szCs w:val="18"/>
              <w:lang w:val="en-US" w:eastAsia="en-GB"/>
            </w:rPr>
          </w:rPrChange>
        </w:rPr>
        <w:t>Digital Assets</w:t>
      </w:r>
      <w:r w:rsidRPr="0022764C">
        <w:rPr>
          <w:rFonts w:eastAsia="Calibri" w:cstheme="minorHAnsi"/>
          <w:szCs w:val="18"/>
          <w:lang w:eastAsia="en-GB"/>
          <w:rPrChange w:id="2705" w:author="stuart wolstenholme" w:date="2026-05-29T12:46:00Z" w16du:dateUtc="2026-05-29T11:46:00Z">
            <w:rPr>
              <w:rFonts w:eastAsia="Calibri" w:cstheme="minorHAnsi"/>
              <w:szCs w:val="18"/>
              <w:lang w:val="en-US" w:eastAsia="en-GB"/>
            </w:rPr>
          </w:rPrChange>
        </w:rPr>
        <w:t xml:space="preserve"> cannot be replaced, restored or recreated, the </w:t>
      </w:r>
      <w:r w:rsidRPr="0022764C">
        <w:rPr>
          <w:rFonts w:eastAsia="Calibri" w:cstheme="minorHAnsi"/>
          <w:b/>
          <w:szCs w:val="18"/>
          <w:lang w:eastAsia="en-GB"/>
          <w:rPrChange w:id="2706"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lang w:eastAsia="en-GB"/>
          <w:rPrChange w:id="2707" w:author="stuart wolstenholme" w:date="2026-05-29T12:46:00Z" w16du:dateUtc="2026-05-29T11:46:00Z">
            <w:rPr>
              <w:rFonts w:eastAsia="Calibri" w:cstheme="minorHAnsi"/>
              <w:szCs w:val="18"/>
              <w:lang w:val="en-US" w:eastAsia="en-GB"/>
            </w:rPr>
          </w:rPrChange>
        </w:rPr>
        <w:t xml:space="preserve"> will only reimburse the actual and necessary </w:t>
      </w:r>
      <w:r w:rsidRPr="0022764C">
        <w:rPr>
          <w:rFonts w:eastAsia="Calibri" w:cstheme="minorHAnsi"/>
          <w:b/>
          <w:szCs w:val="18"/>
          <w:lang w:eastAsia="en-GB"/>
          <w:rPrChange w:id="2708" w:author="stuart wolstenholme" w:date="2026-05-29T12:46:00Z" w16du:dateUtc="2026-05-29T11:46:00Z">
            <w:rPr>
              <w:rFonts w:eastAsia="Calibri" w:cstheme="minorHAnsi"/>
              <w:b/>
              <w:szCs w:val="18"/>
              <w:lang w:val="en-US" w:eastAsia="en-GB"/>
            </w:rPr>
          </w:rPrChange>
        </w:rPr>
        <w:t>Digital Assets Loss</w:t>
      </w:r>
      <w:r w:rsidRPr="0022764C">
        <w:rPr>
          <w:rFonts w:eastAsia="Calibri" w:cstheme="minorHAnsi"/>
          <w:szCs w:val="18"/>
          <w:lang w:eastAsia="en-GB"/>
          <w:rPrChange w:id="2709" w:author="stuart wolstenholme" w:date="2026-05-29T12:46:00Z" w16du:dateUtc="2026-05-29T11:46:00Z">
            <w:rPr>
              <w:rFonts w:eastAsia="Calibri" w:cstheme="minorHAnsi"/>
              <w:szCs w:val="18"/>
              <w:lang w:val="en-US" w:eastAsia="en-GB"/>
            </w:rPr>
          </w:rPrChange>
        </w:rPr>
        <w:t xml:space="preserve"> incurred up to such determination.</w:t>
      </w:r>
    </w:p>
    <w:p w14:paraId="1E551AB4" w14:textId="77777777" w:rsidR="006936E8" w:rsidRPr="0022764C" w:rsidRDefault="006936E8" w:rsidP="006936E8">
      <w:pPr>
        <w:spacing w:before="0" w:after="160" w:line="259" w:lineRule="auto"/>
        <w:ind w:left="1800"/>
        <w:contextualSpacing/>
        <w:rPr>
          <w:rFonts w:eastAsia="Calibri" w:cstheme="minorHAnsi"/>
          <w:bCs/>
          <w:szCs w:val="18"/>
          <w:rPrChange w:id="2710" w:author="stuart wolstenholme" w:date="2026-05-29T12:46:00Z" w16du:dateUtc="2026-05-29T11:46:00Z">
            <w:rPr>
              <w:rFonts w:eastAsia="Calibri" w:cstheme="minorHAnsi"/>
              <w:bCs/>
              <w:szCs w:val="18"/>
            </w:rPr>
          </w:rPrChange>
        </w:rPr>
      </w:pPr>
    </w:p>
    <w:p w14:paraId="41EE3B44" w14:textId="77777777" w:rsidR="006936E8" w:rsidRPr="0022764C" w:rsidRDefault="006936E8" w:rsidP="006936E8">
      <w:pPr>
        <w:pStyle w:val="Heading2"/>
        <w:numPr>
          <w:ilvl w:val="0"/>
          <w:numId w:val="517"/>
        </w:numPr>
        <w:spacing w:before="0" w:after="160" w:line="259" w:lineRule="auto"/>
        <w:contextualSpacing/>
        <w:rPr>
          <w:rFonts w:eastAsia="Calibri" w:cstheme="minorHAnsi"/>
          <w:b/>
          <w:sz w:val="22"/>
          <w:szCs w:val="22"/>
          <w:rPrChange w:id="2711" w:author="stuart wolstenholme" w:date="2026-05-29T12:46:00Z" w16du:dateUtc="2026-05-29T11:46:00Z">
            <w:rPr>
              <w:rFonts w:eastAsia="Calibri" w:cstheme="minorHAnsi"/>
              <w:b/>
              <w:sz w:val="22"/>
              <w:szCs w:val="22"/>
            </w:rPr>
          </w:rPrChange>
        </w:rPr>
      </w:pPr>
      <w:r w:rsidRPr="0022764C">
        <w:rPr>
          <w:rFonts w:eastAsia="Calibri" w:cstheme="minorHAnsi"/>
          <w:b/>
          <w:sz w:val="22"/>
          <w:szCs w:val="22"/>
          <w:rPrChange w:id="2712" w:author="stuart wolstenholme" w:date="2026-05-29T12:46:00Z" w16du:dateUtc="2026-05-29T11:46:00Z">
            <w:rPr>
              <w:rFonts w:eastAsia="Calibri" w:cstheme="minorHAnsi"/>
              <w:b/>
              <w:sz w:val="22"/>
              <w:szCs w:val="22"/>
            </w:rPr>
          </w:rPrChange>
        </w:rPr>
        <w:t>Income Loss</w:t>
      </w:r>
    </w:p>
    <w:p w14:paraId="6B646B4E" w14:textId="77777777" w:rsidR="006936E8" w:rsidRPr="0022764C" w:rsidRDefault="006936E8" w:rsidP="006936E8">
      <w:pPr>
        <w:spacing w:before="0" w:after="160" w:line="259" w:lineRule="auto"/>
        <w:ind w:left="720"/>
        <w:contextualSpacing/>
        <w:rPr>
          <w:rFonts w:eastAsia="Calibri" w:cstheme="minorHAnsi"/>
          <w:b/>
          <w:szCs w:val="18"/>
        </w:rPr>
      </w:pPr>
      <w:r w:rsidRPr="0022764C">
        <w:rPr>
          <w:rFonts w:eastAsia="Calibri" w:cstheme="minorHAnsi"/>
          <w:bCs/>
          <w:szCs w:val="18"/>
          <w:lang w:eastAsia="en-GB"/>
          <w:rPrChange w:id="2713" w:author="stuart wolstenholme" w:date="2026-05-29T12:46:00Z" w16du:dateUtc="2026-05-29T11:46:00Z">
            <w:rPr>
              <w:rFonts w:eastAsia="Calibri" w:cstheme="minorHAnsi"/>
              <w:bCs/>
              <w:szCs w:val="18"/>
              <w:lang w:val="en-US" w:eastAsia="en-GB"/>
            </w:rPr>
          </w:rPrChange>
        </w:rPr>
        <w:t xml:space="preserve">The </w:t>
      </w:r>
      <w:r w:rsidRPr="0022764C">
        <w:rPr>
          <w:rFonts w:eastAsia="Calibri" w:cstheme="minorHAnsi"/>
          <w:b/>
          <w:szCs w:val="18"/>
          <w:lang w:eastAsia="en-GB"/>
          <w:rPrChange w:id="2714" w:author="stuart wolstenholme" w:date="2026-05-29T12:46:00Z" w16du:dateUtc="2026-05-29T11:46:00Z">
            <w:rPr>
              <w:rFonts w:eastAsia="Calibri" w:cstheme="minorHAnsi"/>
              <w:b/>
              <w:szCs w:val="18"/>
              <w:lang w:val="en-US" w:eastAsia="en-GB"/>
            </w:rPr>
          </w:rPrChange>
        </w:rPr>
        <w:t>Income Loss</w:t>
      </w:r>
      <w:r w:rsidRPr="0022764C">
        <w:rPr>
          <w:rFonts w:eastAsia="Calibri" w:cstheme="minorHAnsi"/>
          <w:szCs w:val="18"/>
          <w:lang w:eastAsia="en-GB"/>
          <w:rPrChange w:id="2715" w:author="stuart wolstenholme" w:date="2026-05-29T12:46:00Z" w16du:dateUtc="2026-05-29T11:46:00Z">
            <w:rPr>
              <w:rFonts w:eastAsia="Calibri" w:cstheme="minorHAnsi"/>
              <w:szCs w:val="18"/>
              <w:lang w:val="en-US" w:eastAsia="en-GB"/>
            </w:rPr>
          </w:rPrChange>
        </w:rPr>
        <w:t xml:space="preserve"> payable under Insuring Clause I b) (</w:t>
      </w:r>
      <w:r w:rsidRPr="0022764C">
        <w:rPr>
          <w:rFonts w:eastAsia="Calibri" w:cstheme="minorHAnsi"/>
          <w:bCs/>
          <w:szCs w:val="18"/>
          <w:lang w:eastAsia="en-GB"/>
          <w:rPrChange w:id="2716" w:author="stuart wolstenholme" w:date="2026-05-29T12:46:00Z" w16du:dateUtc="2026-05-29T11:46:00Z">
            <w:rPr>
              <w:rFonts w:eastAsia="Calibri" w:cstheme="minorHAnsi"/>
              <w:bCs/>
              <w:szCs w:val="18"/>
              <w:lang w:val="en-US" w:eastAsia="en-GB"/>
            </w:rPr>
          </w:rPrChange>
        </w:rPr>
        <w:t xml:space="preserve">System Failure: Non-Physical Business Interruption) </w:t>
      </w:r>
      <w:r w:rsidRPr="0022764C">
        <w:rPr>
          <w:rFonts w:eastAsia="Calibri" w:cstheme="minorHAnsi"/>
          <w:szCs w:val="18"/>
          <w:lang w:eastAsia="en-GB"/>
          <w:rPrChange w:id="2717" w:author="stuart wolstenholme" w:date="2026-05-29T12:46:00Z" w16du:dateUtc="2026-05-29T11:46:00Z">
            <w:rPr>
              <w:rFonts w:eastAsia="Calibri" w:cstheme="minorHAnsi"/>
              <w:szCs w:val="18"/>
              <w:lang w:val="en-US" w:eastAsia="en-GB"/>
            </w:rPr>
          </w:rPrChange>
        </w:rPr>
        <w:t>will be calculated as follows:</w:t>
      </w:r>
    </w:p>
    <w:p w14:paraId="067573BE" w14:textId="77777777" w:rsidR="006936E8" w:rsidRPr="0022764C" w:rsidRDefault="006936E8" w:rsidP="006936E8">
      <w:pPr>
        <w:numPr>
          <w:ilvl w:val="0"/>
          <w:numId w:val="489"/>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718" w:author="stuart wolstenholme" w:date="2026-05-29T12:46:00Z" w16du:dateUtc="2026-05-29T11:46:00Z">
            <w:rPr>
              <w:rFonts w:eastAsia="Calibri" w:cstheme="minorHAnsi"/>
              <w:szCs w:val="18"/>
              <w:lang w:val="en-US" w:eastAsia="en-GB"/>
            </w:rPr>
          </w:rPrChange>
        </w:rPr>
        <w:t>the</w:t>
      </w:r>
      <w:r w:rsidRPr="0022764C">
        <w:rPr>
          <w:rFonts w:eastAsia="Calibri" w:cstheme="minorHAnsi"/>
          <w:b/>
          <w:szCs w:val="18"/>
          <w:lang w:eastAsia="en-GB"/>
          <w:rPrChange w:id="2719"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szCs w:val="18"/>
          <w:lang w:eastAsia="en-GB"/>
          <w:rPrChange w:id="2720" w:author="stuart wolstenholme" w:date="2026-05-29T12:46:00Z" w16du:dateUtc="2026-05-29T11:46:00Z">
            <w:rPr>
              <w:rFonts w:eastAsia="Calibri" w:cstheme="minorHAnsi"/>
              <w:szCs w:val="18"/>
              <w:lang w:val="en-US" w:eastAsia="en-GB"/>
            </w:rPr>
          </w:rPrChange>
        </w:rPr>
        <w:t xml:space="preserve"> net profit, as could have been reasonably projected, but which has been lost as a direct result of a</w:t>
      </w:r>
      <w:r w:rsidRPr="0022764C">
        <w:rPr>
          <w:rFonts w:eastAsia="Calibri" w:cstheme="minorHAnsi"/>
          <w:b/>
          <w:bCs/>
          <w:szCs w:val="18"/>
          <w:lang w:eastAsia="en-GB"/>
          <w:rPrChange w:id="2721" w:author="stuart wolstenholme" w:date="2026-05-29T12:46:00Z" w16du:dateUtc="2026-05-29T11:46:00Z">
            <w:rPr>
              <w:rFonts w:eastAsia="Calibri" w:cstheme="minorHAnsi"/>
              <w:b/>
              <w:bCs/>
              <w:szCs w:val="18"/>
              <w:lang w:val="en-US" w:eastAsia="en-GB"/>
            </w:rPr>
          </w:rPrChange>
        </w:rPr>
        <w:t xml:space="preserve"> System Failure</w:t>
      </w:r>
      <w:r w:rsidRPr="0022764C">
        <w:rPr>
          <w:rFonts w:eastAsia="Calibri" w:cstheme="minorHAnsi"/>
          <w:bCs/>
          <w:szCs w:val="18"/>
          <w:lang w:eastAsia="en-GB"/>
          <w:rPrChange w:id="2722" w:author="stuart wolstenholme" w:date="2026-05-29T12:46:00Z" w16du:dateUtc="2026-05-29T11:46:00Z">
            <w:rPr>
              <w:rFonts w:eastAsia="Calibri" w:cstheme="minorHAnsi"/>
              <w:bCs/>
              <w:szCs w:val="18"/>
              <w:lang w:val="en-US" w:eastAsia="en-GB"/>
            </w:rPr>
          </w:rPrChange>
        </w:rPr>
        <w:t>; plus</w:t>
      </w:r>
    </w:p>
    <w:p w14:paraId="62E602C8" w14:textId="77777777" w:rsidR="006936E8" w:rsidRPr="0022764C" w:rsidRDefault="006936E8" w:rsidP="006936E8">
      <w:pPr>
        <w:numPr>
          <w:ilvl w:val="0"/>
          <w:numId w:val="489"/>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723" w:author="stuart wolstenholme" w:date="2026-05-29T12:46:00Z" w16du:dateUtc="2026-05-29T11:46:00Z">
            <w:rPr>
              <w:rFonts w:eastAsia="Calibri" w:cstheme="minorHAnsi"/>
              <w:szCs w:val="18"/>
              <w:lang w:val="en-US" w:eastAsia="en-GB"/>
            </w:rPr>
          </w:rPrChange>
        </w:rPr>
        <w:t xml:space="preserve">any fixed operating expenses incurred, including ordinary payroll, but only to the extent that such operating expenses must continue during the </w:t>
      </w:r>
      <w:r w:rsidRPr="0022764C">
        <w:rPr>
          <w:rFonts w:eastAsia="Calibri" w:cstheme="minorHAnsi"/>
          <w:b/>
          <w:bCs/>
          <w:szCs w:val="18"/>
          <w:lang w:eastAsia="en-GB"/>
          <w:rPrChange w:id="2724" w:author="stuart wolstenholme" w:date="2026-05-29T12:46:00Z" w16du:dateUtc="2026-05-29T11:46:00Z">
            <w:rPr>
              <w:rFonts w:eastAsia="Calibri" w:cstheme="minorHAnsi"/>
              <w:b/>
              <w:bCs/>
              <w:szCs w:val="18"/>
              <w:lang w:val="en-US" w:eastAsia="en-GB"/>
            </w:rPr>
          </w:rPrChange>
        </w:rPr>
        <w:t>Period of Restoration</w:t>
      </w:r>
      <w:r w:rsidRPr="0022764C">
        <w:rPr>
          <w:rFonts w:eastAsia="Calibri" w:cstheme="minorHAnsi"/>
          <w:szCs w:val="18"/>
          <w:lang w:eastAsia="en-GB"/>
          <w:rPrChange w:id="2725" w:author="stuart wolstenholme" w:date="2026-05-29T12:46:00Z" w16du:dateUtc="2026-05-29T11:46:00Z">
            <w:rPr>
              <w:rFonts w:eastAsia="Calibri" w:cstheme="minorHAnsi"/>
              <w:szCs w:val="18"/>
              <w:lang w:val="en-US" w:eastAsia="en-GB"/>
            </w:rPr>
          </w:rPrChange>
        </w:rPr>
        <w:t>.</w:t>
      </w:r>
    </w:p>
    <w:p w14:paraId="2D05ACCA" w14:textId="77777777" w:rsidR="006936E8" w:rsidRPr="0022764C" w:rsidRDefault="006936E8" w:rsidP="006936E8">
      <w:pPr>
        <w:spacing w:before="0" w:after="160" w:line="259" w:lineRule="auto"/>
        <w:ind w:left="720"/>
        <w:contextualSpacing/>
        <w:rPr>
          <w:rFonts w:eastAsia="Calibri" w:cstheme="minorHAnsi"/>
          <w:b/>
          <w:szCs w:val="18"/>
        </w:rPr>
      </w:pPr>
      <w:r w:rsidRPr="0022764C">
        <w:rPr>
          <w:rFonts w:eastAsia="Calibri" w:cstheme="minorHAnsi"/>
          <w:b/>
          <w:szCs w:val="18"/>
          <w:lang w:eastAsia="en-GB"/>
          <w:rPrChange w:id="2726" w:author="stuart wolstenholme" w:date="2026-05-29T12:46:00Z" w16du:dateUtc="2026-05-29T11:46:00Z">
            <w:rPr>
              <w:rFonts w:eastAsia="Calibri" w:cstheme="minorHAnsi"/>
              <w:b/>
              <w:szCs w:val="18"/>
              <w:lang w:val="en-US" w:eastAsia="en-GB"/>
            </w:rPr>
          </w:rPrChange>
        </w:rPr>
        <w:t xml:space="preserve">Income Loss </w:t>
      </w:r>
      <w:r w:rsidRPr="0022764C">
        <w:rPr>
          <w:rFonts w:eastAsia="Calibri" w:cstheme="minorHAnsi"/>
          <w:szCs w:val="18"/>
          <w:lang w:eastAsia="en-GB"/>
          <w:rPrChange w:id="2727" w:author="stuart wolstenholme" w:date="2026-05-29T12:46:00Z" w16du:dateUtc="2026-05-29T11:46:00Z">
            <w:rPr>
              <w:rFonts w:eastAsia="Calibri" w:cstheme="minorHAnsi"/>
              <w:szCs w:val="18"/>
              <w:lang w:val="en-US" w:eastAsia="en-GB"/>
            </w:rPr>
          </w:rPrChange>
        </w:rPr>
        <w:t>will be calculated by taking into account:</w:t>
      </w:r>
    </w:p>
    <w:p w14:paraId="4DC29E12" w14:textId="77777777"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728" w:author="stuart wolstenholme" w:date="2026-05-29T12:46:00Z" w16du:dateUtc="2026-05-29T11:46:00Z">
            <w:rPr>
              <w:rFonts w:eastAsia="Calibri" w:cstheme="minorHAnsi"/>
              <w:szCs w:val="18"/>
              <w:lang w:val="en-US" w:eastAsia="en-GB"/>
            </w:rPr>
          </w:rPrChange>
        </w:rPr>
        <w:t>the prior experience of the</w:t>
      </w:r>
      <w:r w:rsidRPr="0022764C">
        <w:rPr>
          <w:rFonts w:eastAsia="Calibri" w:cstheme="minorHAnsi"/>
          <w:b/>
          <w:szCs w:val="18"/>
          <w:lang w:eastAsia="en-GB"/>
          <w:rPrChange w:id="2729"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2730" w:author="stuart wolstenholme" w:date="2026-05-29T12:46:00Z" w16du:dateUtc="2026-05-29T11:46:00Z">
            <w:rPr>
              <w:rFonts w:eastAsia="Calibri" w:cstheme="minorHAnsi"/>
              <w:szCs w:val="18"/>
              <w:lang w:val="en-US" w:eastAsia="en-GB"/>
            </w:rPr>
          </w:rPrChange>
        </w:rPr>
        <w:t xml:space="preserve">business preceding the date of the </w:t>
      </w:r>
      <w:r w:rsidRPr="0022764C">
        <w:rPr>
          <w:rFonts w:eastAsia="Calibri" w:cstheme="minorHAnsi"/>
          <w:b/>
          <w:bCs/>
          <w:szCs w:val="18"/>
          <w:lang w:eastAsia="en-GB"/>
          <w:rPrChange w:id="2731" w:author="stuart wolstenholme" w:date="2026-05-29T12:46:00Z" w16du:dateUtc="2026-05-29T11:46:00Z">
            <w:rPr>
              <w:rFonts w:eastAsia="Calibri" w:cstheme="minorHAnsi"/>
              <w:b/>
              <w:bCs/>
              <w:szCs w:val="18"/>
              <w:lang w:val="en-US" w:eastAsia="en-GB"/>
            </w:rPr>
          </w:rPrChange>
        </w:rPr>
        <w:t xml:space="preserve">System Failure </w:t>
      </w:r>
      <w:r w:rsidRPr="0022764C">
        <w:rPr>
          <w:rFonts w:eastAsia="Calibri" w:cstheme="minorHAnsi"/>
          <w:szCs w:val="18"/>
          <w:lang w:eastAsia="en-GB"/>
          <w:rPrChange w:id="2732" w:author="stuart wolstenholme" w:date="2026-05-29T12:46:00Z" w16du:dateUtc="2026-05-29T11:46:00Z">
            <w:rPr>
              <w:rFonts w:eastAsia="Calibri" w:cstheme="minorHAnsi"/>
              <w:szCs w:val="18"/>
              <w:lang w:val="en-US" w:eastAsia="en-GB"/>
            </w:rPr>
          </w:rPrChange>
        </w:rPr>
        <w:t>and the</w:t>
      </w:r>
      <w:r w:rsidRPr="0022764C">
        <w:rPr>
          <w:rFonts w:eastAsia="Calibri" w:cstheme="minorHAnsi"/>
          <w:b/>
          <w:szCs w:val="18"/>
          <w:lang w:eastAsia="en-GB"/>
          <w:rPrChange w:id="2733"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2734" w:author="stuart wolstenholme" w:date="2026-05-29T12:46:00Z" w16du:dateUtc="2026-05-29T11:46:00Z">
            <w:rPr>
              <w:rFonts w:eastAsia="Calibri" w:cstheme="minorHAnsi"/>
              <w:szCs w:val="18"/>
              <w:lang w:val="en-US" w:eastAsia="en-GB"/>
            </w:rPr>
          </w:rPrChange>
        </w:rPr>
        <w:t xml:space="preserve">likely net profit had no such </w:t>
      </w:r>
      <w:r w:rsidRPr="0022764C">
        <w:rPr>
          <w:rFonts w:eastAsia="Calibri" w:cstheme="minorHAnsi"/>
          <w:b/>
          <w:bCs/>
          <w:szCs w:val="18"/>
          <w:lang w:eastAsia="en-GB"/>
          <w:rPrChange w:id="2735" w:author="stuart wolstenholme" w:date="2026-05-29T12:46:00Z" w16du:dateUtc="2026-05-29T11:46:00Z">
            <w:rPr>
              <w:rFonts w:eastAsia="Calibri" w:cstheme="minorHAnsi"/>
              <w:b/>
              <w:bCs/>
              <w:szCs w:val="18"/>
              <w:lang w:val="en-US" w:eastAsia="en-GB"/>
            </w:rPr>
          </w:rPrChange>
        </w:rPr>
        <w:t xml:space="preserve">System Failure </w:t>
      </w:r>
      <w:r w:rsidRPr="0022764C">
        <w:rPr>
          <w:rFonts w:eastAsia="Calibri" w:cstheme="minorHAnsi"/>
          <w:szCs w:val="18"/>
          <w:lang w:eastAsia="en-GB"/>
          <w:rPrChange w:id="2736" w:author="stuart wolstenholme" w:date="2026-05-29T12:46:00Z" w16du:dateUtc="2026-05-29T11:46:00Z">
            <w:rPr>
              <w:rFonts w:eastAsia="Calibri" w:cstheme="minorHAnsi"/>
              <w:szCs w:val="18"/>
              <w:lang w:val="en-US" w:eastAsia="en-GB"/>
            </w:rPr>
          </w:rPrChange>
        </w:rPr>
        <w:t>occurred;</w:t>
      </w:r>
    </w:p>
    <w:p w14:paraId="3E36E677" w14:textId="77777777"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737" w:author="stuart wolstenholme" w:date="2026-05-29T12:46:00Z" w16du:dateUtc="2026-05-29T11:46:00Z">
            <w:rPr>
              <w:rFonts w:eastAsia="Calibri" w:cstheme="minorHAnsi"/>
              <w:szCs w:val="18"/>
              <w:lang w:val="en-US" w:eastAsia="en-GB"/>
            </w:rPr>
          </w:rPrChange>
        </w:rPr>
        <w:t>income derived from substitute methods, facilities or personnel the</w:t>
      </w:r>
      <w:r w:rsidRPr="0022764C">
        <w:rPr>
          <w:rFonts w:eastAsia="Calibri" w:cstheme="minorHAnsi"/>
          <w:b/>
          <w:szCs w:val="18"/>
          <w:lang w:eastAsia="en-GB"/>
          <w:rPrChange w:id="2738"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2739" w:author="stuart wolstenholme" w:date="2026-05-29T12:46:00Z" w16du:dateUtc="2026-05-29T11:46:00Z">
            <w:rPr>
              <w:rFonts w:eastAsia="Calibri" w:cstheme="minorHAnsi"/>
              <w:szCs w:val="18"/>
              <w:lang w:val="en-US" w:eastAsia="en-GB"/>
            </w:rPr>
          </w:rPrChange>
        </w:rPr>
        <w:t>uses to maintain the</w:t>
      </w:r>
      <w:r w:rsidRPr="0022764C">
        <w:rPr>
          <w:rFonts w:eastAsia="Calibri" w:cstheme="minorHAnsi"/>
          <w:b/>
          <w:bCs/>
          <w:szCs w:val="18"/>
          <w:lang w:eastAsia="en-GB"/>
          <w:rPrChange w:id="2740"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szCs w:val="18"/>
          <w:lang w:eastAsia="en-GB"/>
          <w:rPrChange w:id="2741" w:author="stuart wolstenholme" w:date="2026-05-29T12:46:00Z" w16du:dateUtc="2026-05-29T11:46:00Z">
            <w:rPr>
              <w:rFonts w:eastAsia="Calibri" w:cstheme="minorHAnsi"/>
              <w:szCs w:val="18"/>
              <w:lang w:val="en-US" w:eastAsia="en-GB"/>
            </w:rPr>
          </w:rPrChange>
        </w:rPr>
        <w:t xml:space="preserve"> revenue stream; and</w:t>
      </w:r>
    </w:p>
    <w:p w14:paraId="5B343979" w14:textId="77777777"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742" w:author="stuart wolstenholme" w:date="2026-05-29T12:46:00Z" w16du:dateUtc="2026-05-29T11:46:00Z">
            <w:rPr>
              <w:rFonts w:eastAsia="Calibri" w:cstheme="minorHAnsi"/>
              <w:szCs w:val="18"/>
              <w:lang w:val="en-US" w:eastAsia="en-GB"/>
            </w:rPr>
          </w:rPrChange>
        </w:rPr>
        <w:lastRenderedPageBreak/>
        <w:t>the</w:t>
      </w:r>
      <w:r w:rsidRPr="0022764C">
        <w:rPr>
          <w:rFonts w:eastAsia="Calibri" w:cstheme="minorHAnsi"/>
          <w:b/>
          <w:szCs w:val="18"/>
          <w:lang w:eastAsia="en-GB"/>
          <w:rPrChange w:id="2743"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2744" w:author="stuart wolstenholme" w:date="2026-05-29T12:46:00Z" w16du:dateUtc="2026-05-29T11:46:00Z">
            <w:rPr>
              <w:rFonts w:eastAsia="Calibri" w:cstheme="minorHAnsi"/>
              <w:szCs w:val="18"/>
              <w:lang w:val="en-US" w:eastAsia="en-GB"/>
            </w:rPr>
          </w:rPrChange>
        </w:rPr>
        <w:t>documentation of the trends in their business and variations in or other circumstances affecting the</w:t>
      </w:r>
      <w:r w:rsidRPr="0022764C">
        <w:rPr>
          <w:rFonts w:eastAsia="Calibri" w:cstheme="minorHAnsi"/>
          <w:b/>
          <w:szCs w:val="18"/>
          <w:lang w:eastAsia="en-GB"/>
          <w:rPrChange w:id="2745"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szCs w:val="18"/>
          <w:lang w:eastAsia="en-GB"/>
          <w:rPrChange w:id="2746" w:author="stuart wolstenholme" w:date="2026-05-29T12:46:00Z" w16du:dateUtc="2026-05-29T11:46:00Z">
            <w:rPr>
              <w:rFonts w:eastAsia="Calibri" w:cstheme="minorHAnsi"/>
              <w:szCs w:val="18"/>
              <w:lang w:val="en-US" w:eastAsia="en-GB"/>
            </w:rPr>
          </w:rPrChange>
        </w:rPr>
        <w:t xml:space="preserve"> business before or after the</w:t>
      </w:r>
      <w:r w:rsidRPr="0022764C">
        <w:rPr>
          <w:rFonts w:eastAsia="Calibri" w:cstheme="minorHAnsi"/>
          <w:b/>
          <w:szCs w:val="18"/>
          <w:lang w:eastAsia="en-GB"/>
          <w:rPrChange w:id="2747"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b/>
          <w:bCs/>
          <w:szCs w:val="18"/>
          <w:lang w:eastAsia="en-GB"/>
          <w:rPrChange w:id="2748" w:author="stuart wolstenholme" w:date="2026-05-29T12:46:00Z" w16du:dateUtc="2026-05-29T11:46:00Z">
            <w:rPr>
              <w:rFonts w:eastAsia="Calibri" w:cstheme="minorHAnsi"/>
              <w:b/>
              <w:bCs/>
              <w:szCs w:val="18"/>
              <w:lang w:val="en-US" w:eastAsia="en-GB"/>
            </w:rPr>
          </w:rPrChange>
        </w:rPr>
        <w:t>System Failure</w:t>
      </w:r>
      <w:r w:rsidRPr="0022764C">
        <w:rPr>
          <w:rFonts w:eastAsia="Calibri" w:cstheme="minorHAnsi"/>
          <w:szCs w:val="18"/>
          <w:lang w:eastAsia="en-GB"/>
          <w:rPrChange w:id="2749" w:author="stuart wolstenholme" w:date="2026-05-29T12:46:00Z" w16du:dateUtc="2026-05-29T11:46:00Z">
            <w:rPr>
              <w:rFonts w:eastAsia="Calibri" w:cstheme="minorHAnsi"/>
              <w:szCs w:val="18"/>
              <w:lang w:val="en-US" w:eastAsia="en-GB"/>
            </w:rPr>
          </w:rPrChange>
        </w:rPr>
        <w:t>, which would have affected the</w:t>
      </w:r>
      <w:r w:rsidRPr="0022764C">
        <w:rPr>
          <w:rFonts w:eastAsia="Calibri" w:cstheme="minorHAnsi"/>
          <w:b/>
          <w:szCs w:val="18"/>
          <w:lang w:eastAsia="en-GB"/>
          <w:rPrChange w:id="2750"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2751" w:author="stuart wolstenholme" w:date="2026-05-29T12:46:00Z" w16du:dateUtc="2026-05-29T11:46:00Z">
            <w:rPr>
              <w:rFonts w:eastAsia="Calibri" w:cstheme="minorHAnsi"/>
              <w:szCs w:val="18"/>
              <w:lang w:val="en-US" w:eastAsia="en-GB"/>
            </w:rPr>
          </w:rPrChange>
        </w:rPr>
        <w:t xml:space="preserve">business had no such </w:t>
      </w:r>
      <w:r w:rsidRPr="0022764C">
        <w:rPr>
          <w:rFonts w:eastAsia="Calibri" w:cstheme="minorHAnsi"/>
          <w:b/>
          <w:bCs/>
          <w:szCs w:val="18"/>
          <w:lang w:eastAsia="en-GB"/>
          <w:rPrChange w:id="2752" w:author="stuart wolstenholme" w:date="2026-05-29T12:46:00Z" w16du:dateUtc="2026-05-29T11:46:00Z">
            <w:rPr>
              <w:rFonts w:eastAsia="Calibri" w:cstheme="minorHAnsi"/>
              <w:b/>
              <w:bCs/>
              <w:szCs w:val="18"/>
              <w:lang w:val="en-US" w:eastAsia="en-GB"/>
            </w:rPr>
          </w:rPrChange>
        </w:rPr>
        <w:t xml:space="preserve">System Failure </w:t>
      </w:r>
      <w:r w:rsidRPr="0022764C">
        <w:rPr>
          <w:rFonts w:eastAsia="Calibri" w:cstheme="minorHAnsi"/>
          <w:bCs/>
          <w:szCs w:val="18"/>
          <w:lang w:eastAsia="en-GB"/>
          <w:rPrChange w:id="2753" w:author="stuart wolstenholme" w:date="2026-05-29T12:46:00Z" w16du:dateUtc="2026-05-29T11:46:00Z">
            <w:rPr>
              <w:rFonts w:eastAsia="Calibri" w:cstheme="minorHAnsi"/>
              <w:bCs/>
              <w:szCs w:val="18"/>
              <w:lang w:val="en-US" w:eastAsia="en-GB"/>
            </w:rPr>
          </w:rPrChange>
        </w:rPr>
        <w:t>occurred.</w:t>
      </w:r>
    </w:p>
    <w:p w14:paraId="7D8DB36A" w14:textId="77777777" w:rsidR="006936E8" w:rsidRPr="0022764C" w:rsidRDefault="006936E8" w:rsidP="006936E8">
      <w:pPr>
        <w:spacing w:before="0" w:after="160" w:line="259" w:lineRule="auto"/>
        <w:ind w:left="720"/>
        <w:contextualSpacing/>
        <w:rPr>
          <w:rFonts w:eastAsia="Calibri" w:cstheme="minorHAnsi"/>
          <w:b/>
          <w:szCs w:val="18"/>
        </w:rPr>
      </w:pPr>
      <w:r w:rsidRPr="0022764C">
        <w:rPr>
          <w:rFonts w:eastAsia="Calibri" w:cstheme="minorHAnsi"/>
          <w:szCs w:val="18"/>
          <w:lang w:eastAsia="en-GB"/>
          <w:rPrChange w:id="2754" w:author="stuart wolstenholme" w:date="2026-05-29T12:46:00Z" w16du:dateUtc="2026-05-29T11:46:00Z">
            <w:rPr>
              <w:rFonts w:eastAsia="Calibri" w:cstheme="minorHAnsi"/>
              <w:szCs w:val="18"/>
              <w:lang w:val="en-US" w:eastAsia="en-GB"/>
            </w:rPr>
          </w:rPrChange>
        </w:rPr>
        <w:t xml:space="preserve">For purposes of calculating </w:t>
      </w:r>
      <w:r w:rsidRPr="0022764C">
        <w:rPr>
          <w:rFonts w:eastAsia="Calibri" w:cstheme="minorHAnsi"/>
          <w:b/>
          <w:szCs w:val="18"/>
          <w:lang w:eastAsia="en-GB"/>
          <w:rPrChange w:id="2755" w:author="stuart wolstenholme" w:date="2026-05-29T12:46:00Z" w16du:dateUtc="2026-05-29T11:46:00Z">
            <w:rPr>
              <w:rFonts w:eastAsia="Calibri" w:cstheme="minorHAnsi"/>
              <w:b/>
              <w:szCs w:val="18"/>
              <w:lang w:val="en-US" w:eastAsia="en-GB"/>
            </w:rPr>
          </w:rPrChange>
        </w:rPr>
        <w:t>Income Loss</w:t>
      </w:r>
      <w:r w:rsidRPr="0022764C">
        <w:rPr>
          <w:rFonts w:eastAsia="Calibri" w:cstheme="minorHAnsi"/>
          <w:szCs w:val="18"/>
          <w:lang w:eastAsia="en-GB"/>
          <w:rPrChange w:id="2756"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2757"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758" w:author="stuart wolstenholme" w:date="2026-05-29T12:46:00Z" w16du:dateUtc="2026-05-29T11:46:00Z">
            <w:rPr>
              <w:rFonts w:eastAsia="Calibri" w:cstheme="minorHAnsi"/>
              <w:szCs w:val="18"/>
              <w:lang w:val="en-US" w:eastAsia="en-GB"/>
            </w:rPr>
          </w:rPrChange>
        </w:rPr>
        <w:t xml:space="preserve">net profit will include the amount of </w:t>
      </w:r>
      <w:r w:rsidRPr="0022764C">
        <w:rPr>
          <w:rFonts w:eastAsia="Calibri" w:cstheme="minorHAnsi"/>
          <w:b/>
          <w:szCs w:val="18"/>
          <w:lang w:eastAsia="en-GB"/>
          <w:rPrChange w:id="2759" w:author="stuart wolstenholme" w:date="2026-05-29T12:46:00Z" w16du:dateUtc="2026-05-29T11:46:00Z">
            <w:rPr>
              <w:rFonts w:eastAsia="Calibri" w:cstheme="minorHAnsi"/>
              <w:b/>
              <w:szCs w:val="18"/>
              <w:lang w:val="en-US" w:eastAsia="en-GB"/>
            </w:rPr>
          </w:rPrChange>
        </w:rPr>
        <w:t>Money</w:t>
      </w:r>
      <w:r w:rsidRPr="0022764C">
        <w:rPr>
          <w:rFonts w:eastAsia="Calibri" w:cstheme="minorHAnsi"/>
          <w:szCs w:val="18"/>
          <w:lang w:eastAsia="en-GB"/>
          <w:rPrChange w:id="2760" w:author="stuart wolstenholme" w:date="2026-05-29T12:46:00Z" w16du:dateUtc="2026-05-29T11:46:00Z">
            <w:rPr>
              <w:rFonts w:eastAsia="Calibri" w:cstheme="minorHAnsi"/>
              <w:szCs w:val="18"/>
              <w:lang w:val="en-US" w:eastAsia="en-GB"/>
            </w:rPr>
          </w:rPrChange>
        </w:rPr>
        <w:t xml:space="preserve"> paid or payable to the</w:t>
      </w:r>
      <w:r w:rsidRPr="0022764C">
        <w:rPr>
          <w:rFonts w:eastAsia="Calibri" w:cstheme="minorHAnsi"/>
          <w:b/>
          <w:szCs w:val="18"/>
          <w:lang w:eastAsia="en-GB"/>
          <w:rPrChange w:id="2761"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szCs w:val="18"/>
          <w:lang w:eastAsia="en-GB"/>
          <w:rPrChange w:id="2762" w:author="stuart wolstenholme" w:date="2026-05-29T12:46:00Z" w16du:dateUtc="2026-05-29T11:46:00Z">
            <w:rPr>
              <w:rFonts w:eastAsia="Calibri" w:cstheme="minorHAnsi"/>
              <w:szCs w:val="18"/>
              <w:lang w:val="en-US" w:eastAsia="en-GB"/>
            </w:rPr>
          </w:rPrChange>
        </w:rPr>
        <w:t>, including donations,</w:t>
      </w:r>
      <w:r w:rsidRPr="0022764C">
        <w:rPr>
          <w:rFonts w:eastAsia="Calibri" w:cstheme="minorHAnsi"/>
          <w:b/>
          <w:szCs w:val="18"/>
          <w:lang w:eastAsia="en-GB"/>
          <w:rPrChange w:id="2763"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764" w:author="stuart wolstenholme" w:date="2026-05-29T12:46:00Z" w16du:dateUtc="2026-05-29T11:46:00Z">
            <w:rPr>
              <w:rFonts w:eastAsia="Calibri" w:cstheme="minorHAnsi"/>
              <w:szCs w:val="18"/>
              <w:lang w:val="en-US" w:eastAsia="en-GB"/>
            </w:rPr>
          </w:rPrChange>
        </w:rPr>
        <w:t xml:space="preserve">for goods, </w:t>
      </w:r>
      <w:r w:rsidRPr="0022764C">
        <w:rPr>
          <w:rFonts w:eastAsia="Calibri" w:cstheme="minorHAnsi"/>
          <w:b/>
          <w:szCs w:val="18"/>
          <w:lang w:eastAsia="en-GB"/>
          <w:rPrChange w:id="2765" w:author="stuart wolstenholme" w:date="2026-05-29T12:46:00Z" w16du:dateUtc="2026-05-29T11:46:00Z">
            <w:rPr>
              <w:rFonts w:eastAsia="Calibri" w:cstheme="minorHAnsi"/>
              <w:b/>
              <w:szCs w:val="18"/>
              <w:lang w:val="en-US" w:eastAsia="en-GB"/>
            </w:rPr>
          </w:rPrChange>
        </w:rPr>
        <w:t>Products</w:t>
      </w:r>
      <w:r w:rsidRPr="0022764C">
        <w:rPr>
          <w:rFonts w:eastAsia="Calibri" w:cstheme="minorHAnsi"/>
          <w:szCs w:val="18"/>
          <w:lang w:eastAsia="en-GB"/>
          <w:rPrChange w:id="2766" w:author="stuart wolstenholme" w:date="2026-05-29T12:46:00Z" w16du:dateUtc="2026-05-29T11:46:00Z">
            <w:rPr>
              <w:rFonts w:eastAsia="Calibri" w:cstheme="minorHAnsi"/>
              <w:szCs w:val="18"/>
              <w:lang w:val="en-US" w:eastAsia="en-GB"/>
            </w:rPr>
          </w:rPrChange>
        </w:rPr>
        <w:t xml:space="preserve"> or services sold, delivered or rendered in the normal course of the</w:t>
      </w:r>
      <w:r w:rsidRPr="0022764C">
        <w:rPr>
          <w:rFonts w:eastAsia="Calibri" w:cstheme="minorHAnsi"/>
          <w:b/>
          <w:szCs w:val="18"/>
          <w:lang w:eastAsia="en-GB"/>
          <w:rPrChange w:id="2767"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szCs w:val="18"/>
          <w:lang w:eastAsia="en-GB"/>
          <w:rPrChange w:id="2768" w:author="stuart wolstenholme" w:date="2026-05-29T12:46:00Z" w16du:dateUtc="2026-05-29T11:46:00Z">
            <w:rPr>
              <w:rFonts w:eastAsia="Calibri" w:cstheme="minorHAnsi"/>
              <w:szCs w:val="18"/>
              <w:lang w:val="en-US" w:eastAsia="en-GB"/>
            </w:rPr>
          </w:rPrChange>
        </w:rPr>
        <w:t xml:space="preserve"> business.</w:t>
      </w:r>
    </w:p>
    <w:p w14:paraId="4028EF41" w14:textId="77777777" w:rsidR="006936E8" w:rsidRPr="0022764C" w:rsidRDefault="006936E8" w:rsidP="006936E8">
      <w:pPr>
        <w:spacing w:before="0" w:after="160" w:line="259" w:lineRule="auto"/>
        <w:ind w:left="1080"/>
        <w:contextualSpacing/>
        <w:rPr>
          <w:rFonts w:eastAsia="Calibri" w:cstheme="minorHAnsi"/>
          <w:b/>
          <w:sz w:val="22"/>
          <w:szCs w:val="22"/>
          <w:rPrChange w:id="2769" w:author="stuart wolstenholme" w:date="2026-05-29T12:46:00Z" w16du:dateUtc="2026-05-29T11:46:00Z">
            <w:rPr>
              <w:rFonts w:eastAsia="Calibri" w:cstheme="minorHAnsi"/>
              <w:b/>
              <w:sz w:val="22"/>
              <w:szCs w:val="22"/>
            </w:rPr>
          </w:rPrChange>
        </w:rPr>
      </w:pPr>
    </w:p>
    <w:p w14:paraId="7D6F734A" w14:textId="77777777" w:rsidR="006936E8" w:rsidRPr="0022764C" w:rsidRDefault="006936E8" w:rsidP="006936E8">
      <w:pPr>
        <w:pStyle w:val="Heading2"/>
        <w:numPr>
          <w:ilvl w:val="0"/>
          <w:numId w:val="517"/>
        </w:numPr>
        <w:spacing w:before="0" w:after="160" w:line="259" w:lineRule="auto"/>
        <w:contextualSpacing/>
        <w:rPr>
          <w:rFonts w:eastAsia="Calibri" w:cstheme="minorHAnsi"/>
          <w:b/>
          <w:sz w:val="22"/>
          <w:szCs w:val="22"/>
        </w:rPr>
      </w:pPr>
      <w:r w:rsidRPr="0022764C">
        <w:rPr>
          <w:rFonts w:eastAsia="Calibri" w:cstheme="minorHAnsi"/>
          <w:b/>
          <w:bCs/>
          <w:sz w:val="22"/>
          <w:szCs w:val="22"/>
          <w:lang w:eastAsia="en-GB"/>
          <w:rPrChange w:id="2770" w:author="stuart wolstenholme" w:date="2026-05-29T12:46:00Z" w16du:dateUtc="2026-05-29T11:46:00Z">
            <w:rPr>
              <w:rFonts w:eastAsia="Calibri" w:cstheme="minorHAnsi"/>
              <w:b/>
              <w:bCs/>
              <w:sz w:val="22"/>
              <w:szCs w:val="22"/>
              <w:lang w:val="en-US" w:eastAsia="en-GB"/>
            </w:rPr>
          </w:rPrChange>
        </w:rPr>
        <w:t>Property Damage Loss Adjustment and Settlement</w:t>
      </w:r>
    </w:p>
    <w:p w14:paraId="37A6E68E" w14:textId="77777777" w:rsidR="006936E8" w:rsidRPr="0022764C" w:rsidRDefault="006936E8" w:rsidP="006936E8">
      <w:pPr>
        <w:pStyle w:val="Heading2"/>
        <w:numPr>
          <w:ilvl w:val="0"/>
          <w:numId w:val="524"/>
        </w:numPr>
        <w:spacing w:before="0" w:after="160" w:line="259" w:lineRule="auto"/>
        <w:contextualSpacing/>
        <w:rPr>
          <w:rFonts w:eastAsia="Calibri" w:cstheme="minorHAnsi"/>
          <w:szCs w:val="18"/>
        </w:rPr>
      </w:pPr>
      <w:r w:rsidRPr="0022764C">
        <w:rPr>
          <w:rFonts w:eastAsia="Calibri" w:cstheme="minorHAnsi"/>
          <w:szCs w:val="18"/>
          <w:lang w:eastAsia="en-GB"/>
          <w:rPrChange w:id="2771" w:author="stuart wolstenholme" w:date="2026-05-29T12:46:00Z" w16du:dateUtc="2026-05-29T11:46:00Z">
            <w:rPr>
              <w:rFonts w:eastAsia="Calibri" w:cstheme="minorHAnsi"/>
              <w:szCs w:val="18"/>
              <w:lang w:val="en-US" w:eastAsia="en-GB"/>
            </w:rPr>
          </w:rPrChange>
        </w:rPr>
        <w:t>Loss Adjustment</w:t>
      </w:r>
    </w:p>
    <w:p w14:paraId="18E7950E" w14:textId="77777777" w:rsidR="006936E8" w:rsidRPr="0022764C" w:rsidRDefault="006936E8" w:rsidP="006936E8">
      <w:pPr>
        <w:spacing w:before="0" w:after="160" w:line="259" w:lineRule="auto"/>
        <w:ind w:left="1080"/>
        <w:contextualSpacing/>
        <w:rPr>
          <w:rFonts w:eastAsia="Calibri" w:cstheme="minorHAnsi"/>
          <w:bCs/>
          <w:szCs w:val="18"/>
          <w:lang w:eastAsia="en-GB"/>
          <w:rPrChange w:id="2772" w:author="stuart wolstenholme" w:date="2026-05-29T12:46:00Z" w16du:dateUtc="2026-05-29T11:46:00Z">
            <w:rPr>
              <w:rFonts w:eastAsia="Calibri" w:cstheme="minorHAnsi"/>
              <w:bCs/>
              <w:szCs w:val="18"/>
              <w:lang w:eastAsia="en-GB"/>
            </w:rPr>
          </w:rPrChange>
        </w:rPr>
      </w:pPr>
      <w:r w:rsidRPr="0022764C">
        <w:rPr>
          <w:rFonts w:eastAsia="Calibri" w:cstheme="minorHAnsi"/>
          <w:szCs w:val="18"/>
          <w:lang w:eastAsia="en-GB"/>
          <w:rPrChange w:id="2773" w:author="stuart wolstenholme" w:date="2026-05-29T12:46:00Z" w16du:dateUtc="2026-05-29T11:46:00Z">
            <w:rPr>
              <w:rFonts w:eastAsia="Calibri" w:cstheme="minorHAnsi"/>
              <w:szCs w:val="18"/>
              <w:lang w:val="en-US" w:eastAsia="en-GB"/>
            </w:rPr>
          </w:rPrChange>
        </w:rPr>
        <w:t xml:space="preserve">Loss, </w:t>
      </w:r>
      <w:r w:rsidRPr="0022764C">
        <w:rPr>
          <w:rFonts w:eastAsia="Calibri" w:cstheme="minorHAnsi"/>
          <w:bCs/>
          <w:szCs w:val="18"/>
          <w:lang w:eastAsia="en-GB"/>
        </w:rPr>
        <w:t xml:space="preserve">if any, under Insuring Clause M (Property Damage Loss) will be adjusted with and payable to </w:t>
      </w:r>
      <w:r w:rsidRPr="0022764C">
        <w:rPr>
          <w:rFonts w:eastAsia="Calibri" w:cstheme="minorHAnsi"/>
          <w:szCs w:val="18"/>
          <w:lang w:eastAsia="en-GB"/>
          <w:rPrChange w:id="2774" w:author="stuart wolstenholme" w:date="2026-05-29T12:46:00Z" w16du:dateUtc="2026-05-29T11:46:00Z">
            <w:rPr>
              <w:rFonts w:eastAsia="Calibri" w:cstheme="minorHAnsi"/>
              <w:szCs w:val="18"/>
              <w:lang w:val="en-US" w:eastAsia="en-GB"/>
            </w:rPr>
          </w:rPrChange>
        </w:rPr>
        <w:t>the</w:t>
      </w:r>
      <w:r w:rsidRPr="0022764C">
        <w:rPr>
          <w:rFonts w:eastAsia="Calibri" w:cstheme="minorHAnsi"/>
          <w:b/>
          <w:szCs w:val="18"/>
          <w:lang w:eastAsia="en-GB"/>
          <w:rPrChange w:id="2775"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
        <w:t xml:space="preserve">, or as may be directed by </w:t>
      </w:r>
      <w:r w:rsidRPr="0022764C">
        <w:rPr>
          <w:rFonts w:eastAsia="Calibri" w:cstheme="minorHAnsi"/>
          <w:szCs w:val="18"/>
          <w:lang w:eastAsia="en-GB"/>
          <w:rPrChange w:id="2776" w:author="stuart wolstenholme" w:date="2026-05-29T12:46:00Z" w16du:dateUtc="2026-05-29T11:46:00Z">
            <w:rPr>
              <w:rFonts w:eastAsia="Calibri" w:cstheme="minorHAnsi"/>
              <w:szCs w:val="18"/>
              <w:lang w:val="en-US" w:eastAsia="en-GB"/>
            </w:rPr>
          </w:rPrChange>
        </w:rPr>
        <w:t>the</w:t>
      </w:r>
      <w:r w:rsidRPr="0022764C">
        <w:rPr>
          <w:rFonts w:eastAsia="Calibri" w:cstheme="minorHAnsi"/>
          <w:b/>
          <w:szCs w:val="18"/>
          <w:lang w:eastAsia="en-GB"/>
          <w:rPrChange w:id="2777"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
        <w:t>. The interests of any lender, mortgagee and/or loss payee will also be included in loss payments as their interests may appear, when named on this Policy as a lender, mortgagee and/or loss payee.</w:t>
      </w:r>
    </w:p>
    <w:p w14:paraId="074DE7CC" w14:textId="77777777" w:rsidR="006936E8" w:rsidRPr="0022764C" w:rsidRDefault="006936E8" w:rsidP="006936E8">
      <w:pPr>
        <w:spacing w:before="0" w:after="160" w:line="259" w:lineRule="auto"/>
        <w:ind w:left="1080"/>
        <w:contextualSpacing/>
        <w:rPr>
          <w:rFonts w:eastAsia="Calibri" w:cstheme="minorHAnsi"/>
          <w:b/>
          <w:sz w:val="22"/>
          <w:szCs w:val="22"/>
          <w:rPrChange w:id="2778" w:author="stuart wolstenholme" w:date="2026-05-29T12:46:00Z" w16du:dateUtc="2026-05-29T11:46:00Z">
            <w:rPr>
              <w:rFonts w:eastAsia="Calibri" w:cstheme="minorHAnsi"/>
              <w:b/>
              <w:sz w:val="22"/>
              <w:szCs w:val="22"/>
            </w:rPr>
          </w:rPrChange>
        </w:rPr>
      </w:pPr>
    </w:p>
    <w:p w14:paraId="52C228F1" w14:textId="77777777" w:rsidR="006936E8" w:rsidRPr="0022764C" w:rsidRDefault="006936E8" w:rsidP="006936E8">
      <w:pPr>
        <w:pStyle w:val="Heading2"/>
        <w:numPr>
          <w:ilvl w:val="0"/>
          <w:numId w:val="524"/>
        </w:numPr>
        <w:spacing w:before="0" w:after="160" w:line="259" w:lineRule="auto"/>
        <w:contextualSpacing/>
        <w:rPr>
          <w:rFonts w:eastAsia="Calibri" w:cstheme="minorHAnsi"/>
          <w:bCs/>
          <w:szCs w:val="18"/>
          <w:rPrChange w:id="2779" w:author="stuart wolstenholme" w:date="2026-05-29T12:46:00Z" w16du:dateUtc="2026-05-29T11:46:00Z">
            <w:rPr>
              <w:rFonts w:eastAsia="Calibri" w:cstheme="minorHAnsi"/>
              <w:bCs/>
              <w:szCs w:val="18"/>
            </w:rPr>
          </w:rPrChange>
        </w:rPr>
      </w:pPr>
      <w:r w:rsidRPr="0022764C">
        <w:rPr>
          <w:rFonts w:eastAsia="Calibri" w:cstheme="minorHAnsi"/>
          <w:bCs/>
          <w:szCs w:val="18"/>
          <w:rPrChange w:id="2780" w:author="stuart wolstenholme" w:date="2026-05-29T12:46:00Z" w16du:dateUtc="2026-05-29T11:46:00Z">
            <w:rPr>
              <w:rFonts w:eastAsia="Calibri" w:cstheme="minorHAnsi"/>
              <w:bCs/>
              <w:szCs w:val="18"/>
            </w:rPr>
          </w:rPrChange>
        </w:rPr>
        <w:t>Valuation</w:t>
      </w:r>
    </w:p>
    <w:p w14:paraId="7DA9895A" w14:textId="77777777" w:rsidR="006936E8" w:rsidRPr="0022764C" w:rsidRDefault="006936E8" w:rsidP="006936E8">
      <w:pPr>
        <w:numPr>
          <w:ilvl w:val="1"/>
          <w:numId w:val="474"/>
        </w:numPr>
        <w:spacing w:before="0" w:after="160" w:line="259" w:lineRule="auto"/>
        <w:contextualSpacing/>
        <w:rPr>
          <w:rFonts w:eastAsia="Calibri" w:cstheme="minorHAnsi"/>
          <w:kern w:val="2"/>
          <w:szCs w:val="18"/>
          <w:lang w:eastAsia="en-GB"/>
          <w14:ligatures w14:val="standardContextual"/>
          <w:rPrChange w:id="2781" w:author="stuart wolstenholme" w:date="2026-05-29T12:46:00Z" w16du:dateUtc="2026-05-29T11:46:00Z">
            <w:rPr>
              <w:rFonts w:eastAsia="Calibri" w:cstheme="minorHAnsi"/>
              <w:kern w:val="2"/>
              <w:szCs w:val="18"/>
              <w:lang w:eastAsia="en-GB"/>
              <w14:ligatures w14:val="standardContextual"/>
            </w:rPr>
          </w:rPrChange>
        </w:rPr>
      </w:pPr>
      <w:r w:rsidRPr="0022764C">
        <w:rPr>
          <w:rFonts w:eastAsia="Calibri" w:cstheme="minorHAnsi"/>
          <w:bCs/>
          <w:szCs w:val="18"/>
          <w:lang w:eastAsia="en-GB"/>
          <w:rPrChange w:id="2782" w:author="stuart wolstenholme" w:date="2026-05-29T12:46:00Z" w16du:dateUtc="2026-05-29T11:46:00Z">
            <w:rPr>
              <w:rFonts w:eastAsia="Calibri" w:cstheme="minorHAnsi"/>
              <w:bCs/>
              <w:szCs w:val="18"/>
              <w:lang w:eastAsia="en-GB"/>
            </w:rPr>
          </w:rPrChange>
        </w:rPr>
        <w:t xml:space="preserve">Adjustment of the physical loss amount payable under Insuring Clause M (Property Damage Loss) will be computed as of </w:t>
      </w:r>
      <w:r w:rsidRPr="0022764C">
        <w:rPr>
          <w:rFonts w:eastAsia="Calibri" w:cstheme="minorHAnsi"/>
          <w:kern w:val="2"/>
          <w:szCs w:val="18"/>
          <w:lang w:eastAsia="en-GB"/>
          <w14:ligatures w14:val="standardContextual"/>
          <w:rPrChange w:id="2783" w:author="stuart wolstenholme" w:date="2026-05-29T12:46:00Z" w16du:dateUtc="2026-05-29T11:46:00Z">
            <w:rPr>
              <w:rFonts w:eastAsia="Calibri" w:cstheme="minorHAnsi"/>
              <w:kern w:val="2"/>
              <w:szCs w:val="18"/>
              <w:lang w:eastAsia="en-GB"/>
              <w14:ligatures w14:val="standardContextual"/>
            </w:rPr>
          </w:rPrChange>
        </w:rPr>
        <w:t xml:space="preserve">the date of the loss at the location of the loss. The </w:t>
      </w:r>
      <w:r w:rsidRPr="0022764C">
        <w:rPr>
          <w:rFonts w:eastAsia="Calibri" w:cstheme="minorHAnsi"/>
          <w:b/>
          <w:kern w:val="2"/>
          <w:szCs w:val="18"/>
          <w:lang w:eastAsia="en-GB"/>
          <w14:ligatures w14:val="standardContextual"/>
          <w:rPrChange w:id="2784" w:author="stuart wolstenholme" w:date="2026-05-29T12:46:00Z" w16du:dateUtc="2026-05-29T11:46:00Z">
            <w:rPr>
              <w:rFonts w:eastAsia="Calibri" w:cstheme="minorHAnsi"/>
              <w:b/>
              <w:kern w:val="2"/>
              <w:szCs w:val="18"/>
              <w:lang w:eastAsia="en-GB"/>
              <w14:ligatures w14:val="standardContextual"/>
            </w:rPr>
          </w:rPrChange>
        </w:rPr>
        <w:t>Insurers</w:t>
      </w:r>
      <w:r w:rsidRPr="0022764C">
        <w:rPr>
          <w:rFonts w:eastAsia="Calibri" w:cstheme="minorHAnsi"/>
          <w:kern w:val="2"/>
          <w:szCs w:val="18"/>
          <w:lang w:eastAsia="en-GB"/>
          <w14:ligatures w14:val="standardContextual"/>
          <w:rPrChange w:id="2785" w:author="stuart wolstenholme" w:date="2026-05-29T12:46:00Z" w16du:dateUtc="2026-05-29T11:46:00Z">
            <w:rPr>
              <w:rFonts w:eastAsia="Calibri" w:cstheme="minorHAnsi"/>
              <w:kern w:val="2"/>
              <w:szCs w:val="18"/>
              <w:lang w:eastAsia="en-GB"/>
              <w14:ligatures w14:val="standardContextual"/>
            </w:rPr>
          </w:rPrChange>
        </w:rPr>
        <w:t xml:space="preserve"> shall not pay more than </w:t>
      </w:r>
      <w:r w:rsidRPr="0022764C">
        <w:rPr>
          <w:rFonts w:eastAsia="Calibri" w:cstheme="minorHAnsi"/>
          <w:szCs w:val="18"/>
          <w:lang w:eastAsia="en-GB"/>
          <w:rPrChange w:id="2786" w:author="stuart wolstenholme" w:date="2026-05-29T12:46:00Z" w16du:dateUtc="2026-05-29T11:46:00Z">
            <w:rPr>
              <w:rFonts w:eastAsia="Calibri" w:cstheme="minorHAnsi"/>
              <w:szCs w:val="18"/>
              <w:lang w:val="en-US" w:eastAsia="en-GB"/>
            </w:rPr>
          </w:rPrChange>
        </w:rPr>
        <w:t>the</w:t>
      </w:r>
      <w:r w:rsidRPr="0022764C">
        <w:rPr>
          <w:rFonts w:eastAsia="Calibri" w:cstheme="minorHAnsi"/>
          <w:b/>
          <w:bCs/>
          <w:kern w:val="2"/>
          <w:szCs w:val="18"/>
          <w:lang w:eastAsia="en-GB"/>
          <w14:ligatures w14:val="standardContextual"/>
          <w:rPrChange w:id="2787" w:author="stuart wolstenholme" w:date="2026-05-29T12:46:00Z" w16du:dateUtc="2026-05-29T11:46:00Z">
            <w:rPr>
              <w:rFonts w:eastAsia="Calibri" w:cstheme="minorHAnsi"/>
              <w:b/>
              <w:bCs/>
              <w:kern w:val="2"/>
              <w:szCs w:val="18"/>
              <w:lang w:val="en-US" w:eastAsia="en-GB"/>
              <w14:ligatures w14:val="standardContextual"/>
            </w:rPr>
          </w:rPrChange>
        </w:rPr>
        <w:t xml:space="preserve"> Named Insured’s</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financial interest in the </w:t>
      </w:r>
      <w:r w:rsidRPr="0022764C">
        <w:rPr>
          <w:rFonts w:eastAsia="Calibri" w:cstheme="minorHAnsi"/>
          <w:b/>
          <w:kern w:val="2"/>
          <w:szCs w:val="18"/>
          <w:lang w:eastAsia="en-GB"/>
          <w14:ligatures w14:val="standardContextual"/>
          <w:rPrChange w:id="2788" w:author="stuart wolstenholme" w:date="2026-05-29T12:46:00Z" w16du:dateUtc="2026-05-29T11:46:00Z">
            <w:rPr>
              <w:rFonts w:eastAsia="Calibri" w:cstheme="minorHAnsi"/>
              <w:b/>
              <w:kern w:val="2"/>
              <w:szCs w:val="18"/>
              <w:lang w:eastAsia="en-GB"/>
              <w14:ligatures w14:val="standardContextual"/>
            </w:rPr>
          </w:rPrChange>
        </w:rPr>
        <w:t>Covered Property</w:t>
      </w:r>
      <w:r w:rsidRPr="0022764C">
        <w:rPr>
          <w:rFonts w:eastAsia="Calibri" w:cstheme="minorHAnsi"/>
          <w:kern w:val="2"/>
          <w:szCs w:val="18"/>
          <w:lang w:eastAsia="en-GB"/>
          <w14:ligatures w14:val="standardContextual"/>
          <w:rPrChange w:id="2789" w:author="stuart wolstenholme" w:date="2026-05-29T12:46:00Z" w16du:dateUtc="2026-05-29T11:46:00Z">
            <w:rPr>
              <w:rFonts w:eastAsia="Calibri" w:cstheme="minorHAnsi"/>
              <w:kern w:val="2"/>
              <w:szCs w:val="18"/>
              <w:lang w:eastAsia="en-GB"/>
              <w14:ligatures w14:val="standardContextual"/>
            </w:rPr>
          </w:rPrChange>
        </w:rPr>
        <w:t>, subject to the provisions below.</w:t>
      </w:r>
    </w:p>
    <w:p w14:paraId="6C073FCC" w14:textId="77777777" w:rsidR="006936E8" w:rsidRPr="0022764C" w:rsidRDefault="006936E8" w:rsidP="006936E8">
      <w:pPr>
        <w:spacing w:before="0" w:after="160" w:line="259" w:lineRule="auto"/>
        <w:ind w:left="1440" w:hanging="360"/>
        <w:rPr>
          <w:rFonts w:eastAsia="Calibri" w:cstheme="minorHAnsi"/>
          <w:bCs/>
          <w:szCs w:val="18"/>
          <w:lang w:eastAsia="en-GB"/>
          <w:rPrChange w:id="2790" w:author="stuart wolstenholme" w:date="2026-05-29T12:46:00Z" w16du:dateUtc="2026-05-29T11:46:00Z">
            <w:rPr>
              <w:rFonts w:eastAsia="Calibri" w:cstheme="minorHAnsi"/>
              <w:bCs/>
              <w:szCs w:val="18"/>
              <w:lang w:eastAsia="en-GB"/>
            </w:rPr>
          </w:rPrChange>
        </w:rPr>
      </w:pPr>
      <w:r w:rsidRPr="0022764C">
        <w:rPr>
          <w:rFonts w:eastAsia="Calibri" w:cstheme="minorHAnsi"/>
          <w:bCs/>
          <w:szCs w:val="18"/>
          <w:lang w:eastAsia="en-GB"/>
          <w:rPrChange w:id="2791" w:author="stuart wolstenholme" w:date="2026-05-29T12:46:00Z" w16du:dateUtc="2026-05-29T11:46:00Z">
            <w:rPr>
              <w:rFonts w:eastAsia="Calibri" w:cstheme="minorHAnsi"/>
              <w:bCs/>
              <w:szCs w:val="18"/>
              <w:lang w:eastAsia="en-GB"/>
            </w:rPr>
          </w:rPrChange>
        </w:rPr>
        <w:t>ii)</w:t>
      </w:r>
      <w:r w:rsidRPr="0022764C">
        <w:rPr>
          <w:rFonts w:eastAsia="Calibri" w:cstheme="minorHAnsi"/>
          <w:bCs/>
          <w:szCs w:val="18"/>
          <w:lang w:eastAsia="en-GB"/>
          <w:rPrChange w:id="2792" w:author="stuart wolstenholme" w:date="2026-05-29T12:46:00Z" w16du:dateUtc="2026-05-29T11:46:00Z">
            <w:rPr>
              <w:rFonts w:eastAsia="Calibri" w:cstheme="minorHAnsi"/>
              <w:bCs/>
              <w:szCs w:val="18"/>
              <w:lang w:eastAsia="en-GB"/>
            </w:rPr>
          </w:rPrChange>
        </w:rPr>
        <w:tab/>
        <w:t xml:space="preserve">For all </w:t>
      </w:r>
      <w:r w:rsidRPr="0022764C">
        <w:rPr>
          <w:rFonts w:eastAsia="Calibri" w:cstheme="minorHAnsi"/>
          <w:b/>
          <w:bCs/>
          <w:szCs w:val="18"/>
          <w:lang w:eastAsia="en-GB"/>
          <w:rPrChange w:id="2793" w:author="stuart wolstenholme" w:date="2026-05-29T12:46:00Z" w16du:dateUtc="2026-05-29T11:46:00Z">
            <w:rPr>
              <w:rFonts w:eastAsia="Calibri" w:cstheme="minorHAnsi"/>
              <w:b/>
              <w:bCs/>
              <w:szCs w:val="18"/>
              <w:lang w:eastAsia="en-GB"/>
            </w:rPr>
          </w:rPrChange>
        </w:rPr>
        <w:t>Covered Property</w:t>
      </w:r>
      <w:r w:rsidRPr="0022764C">
        <w:rPr>
          <w:rFonts w:eastAsia="Calibri" w:cstheme="minorHAnsi"/>
          <w:bCs/>
          <w:szCs w:val="18"/>
          <w:lang w:eastAsia="en-GB"/>
          <w:rPrChange w:id="2794" w:author="stuart wolstenholme" w:date="2026-05-29T12:46:00Z" w16du:dateUtc="2026-05-29T11:46:00Z">
            <w:rPr>
              <w:rFonts w:eastAsia="Calibri" w:cstheme="minorHAnsi"/>
              <w:bCs/>
              <w:szCs w:val="18"/>
              <w:lang w:eastAsia="en-GB"/>
            </w:rPr>
          </w:rPrChange>
        </w:rPr>
        <w:t>, the loss amount will not exceed the lesser of the following:</w:t>
      </w:r>
    </w:p>
    <w:p w14:paraId="6D2769EC" w14:textId="77777777" w:rsidR="006936E8" w:rsidRPr="0022764C" w:rsidRDefault="006936E8" w:rsidP="006936E8">
      <w:pPr>
        <w:spacing w:before="0" w:after="160" w:line="259" w:lineRule="auto"/>
        <w:ind w:left="1800" w:hanging="360"/>
        <w:contextualSpacing/>
        <w:rPr>
          <w:rFonts w:eastAsia="Calibri" w:cstheme="minorHAnsi"/>
          <w:szCs w:val="18"/>
          <w:lang w:eastAsia="en-GB"/>
          <w:rPrChange w:id="2795"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796"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Cs/>
          <w:szCs w:val="18"/>
          <w:lang w:eastAsia="en-GB"/>
        </w:rPr>
        <w:t>(1)</w:t>
      </w:r>
      <w:r w:rsidRPr="0022764C">
        <w:rPr>
          <w:rFonts w:eastAsia="Calibri" w:cstheme="minorHAnsi"/>
          <w:bCs/>
          <w:szCs w:val="18"/>
          <w:lang w:eastAsia="en-GB"/>
        </w:rPr>
        <w:tab/>
        <w:t xml:space="preserve">the cost to repair </w:t>
      </w:r>
      <w:r w:rsidRPr="0022764C">
        <w:rPr>
          <w:rFonts w:eastAsia="Calibri" w:cstheme="minorHAnsi"/>
          <w:b/>
          <w:bCs/>
          <w:szCs w:val="18"/>
          <w:lang w:eastAsia="en-GB"/>
        </w:rPr>
        <w:t>Covered Property</w:t>
      </w:r>
      <w:r w:rsidRPr="0022764C">
        <w:rPr>
          <w:rFonts w:eastAsia="Calibri" w:cstheme="minorHAnsi"/>
          <w:szCs w:val="18"/>
          <w:lang w:eastAsia="en-GB"/>
          <w:rPrChange w:id="2797" w:author="stuart wolstenholme" w:date="2026-05-29T12:46:00Z" w16du:dateUtc="2026-05-29T11:46:00Z">
            <w:rPr>
              <w:rFonts w:eastAsia="Calibri" w:cstheme="minorHAnsi"/>
              <w:szCs w:val="18"/>
              <w:lang w:eastAsia="en-GB"/>
            </w:rPr>
          </w:rPrChange>
        </w:rPr>
        <w:t>;</w:t>
      </w:r>
      <w:r w:rsidRPr="0022764C">
        <w:rPr>
          <w:rFonts w:eastAsia="Calibri" w:cstheme="minorHAnsi"/>
          <w:bCs/>
          <w:szCs w:val="18"/>
          <w:lang w:eastAsia="en-GB"/>
          <w:rPrChange w:id="2798" w:author="stuart wolstenholme" w:date="2026-05-29T12:46:00Z" w16du:dateUtc="2026-05-29T11:46:00Z">
            <w:rPr>
              <w:rFonts w:eastAsia="Calibri" w:cstheme="minorHAnsi"/>
              <w:bCs/>
              <w:szCs w:val="18"/>
              <w:lang w:eastAsia="en-GB"/>
            </w:rPr>
          </w:rPrChange>
        </w:rPr>
        <w:t xml:space="preserve"> the cost to rebuild or replace </w:t>
      </w:r>
      <w:r w:rsidRPr="0022764C">
        <w:rPr>
          <w:rFonts w:eastAsia="Calibri" w:cstheme="minorHAnsi"/>
          <w:b/>
          <w:bCs/>
          <w:szCs w:val="18"/>
          <w:lang w:eastAsia="en-GB"/>
          <w:rPrChange w:id="2799" w:author="stuart wolstenholme" w:date="2026-05-29T12:46:00Z" w16du:dateUtc="2026-05-29T11:46:00Z">
            <w:rPr>
              <w:rFonts w:eastAsia="Calibri" w:cstheme="minorHAnsi"/>
              <w:b/>
              <w:bCs/>
              <w:szCs w:val="18"/>
              <w:lang w:eastAsia="en-GB"/>
            </w:rPr>
          </w:rPrChange>
        </w:rPr>
        <w:t xml:space="preserve">Covered Property </w:t>
      </w:r>
      <w:r w:rsidRPr="0022764C">
        <w:rPr>
          <w:rFonts w:eastAsia="Calibri" w:cstheme="minorHAnsi"/>
          <w:bCs/>
          <w:szCs w:val="18"/>
          <w:lang w:eastAsia="en-GB"/>
          <w:rPrChange w:id="2800" w:author="stuart wolstenholme" w:date="2026-05-29T12:46:00Z" w16du:dateUtc="2026-05-29T11:46:00Z">
            <w:rPr>
              <w:rFonts w:eastAsia="Calibri" w:cstheme="minorHAnsi"/>
              <w:bCs/>
              <w:szCs w:val="18"/>
              <w:lang w:eastAsia="en-GB"/>
            </w:rPr>
          </w:rPrChange>
        </w:rPr>
        <w:t xml:space="preserve">on the same site with new materials of like size, kind and quality; the cost of rebuilding, repairing or replacing </w:t>
      </w:r>
      <w:r w:rsidRPr="0022764C">
        <w:rPr>
          <w:rFonts w:eastAsia="Calibri" w:cstheme="minorHAnsi"/>
          <w:b/>
          <w:bCs/>
          <w:szCs w:val="18"/>
          <w:lang w:eastAsia="en-GB"/>
          <w:rPrChange w:id="2801" w:author="stuart wolstenholme" w:date="2026-05-29T12:46:00Z" w16du:dateUtc="2026-05-29T11:46:00Z">
            <w:rPr>
              <w:rFonts w:eastAsia="Calibri" w:cstheme="minorHAnsi"/>
              <w:b/>
              <w:bCs/>
              <w:szCs w:val="18"/>
              <w:lang w:eastAsia="en-GB"/>
            </w:rPr>
          </w:rPrChange>
        </w:rPr>
        <w:t xml:space="preserve">Covered Property </w:t>
      </w:r>
      <w:r w:rsidRPr="0022764C">
        <w:rPr>
          <w:rFonts w:eastAsia="Calibri" w:cstheme="minorHAnsi"/>
          <w:bCs/>
          <w:szCs w:val="18"/>
          <w:lang w:eastAsia="en-GB"/>
          <w:rPrChange w:id="2802" w:author="stuart wolstenholme" w:date="2026-05-29T12:46:00Z" w16du:dateUtc="2026-05-29T11:46:00Z">
            <w:rPr>
              <w:rFonts w:eastAsia="Calibri" w:cstheme="minorHAnsi"/>
              <w:bCs/>
              <w:szCs w:val="18"/>
              <w:lang w:eastAsia="en-GB"/>
            </w:rPr>
          </w:rPrChange>
        </w:rPr>
        <w:t>on the same or another site, but not to exceed the size and operating capacity that existed on the date of loss; or the cost to replace unrepairable electrical or mechanical equipment, including computer equipment, with equipment that is the most functionally equivalent to that damaged or destroyed, even if such equipment has technological advantages and/or represents an improvement in function and/or forms part of a program of system enhancement;</w:t>
      </w:r>
    </w:p>
    <w:p w14:paraId="1C176378" w14:textId="77777777" w:rsidR="006936E8" w:rsidRPr="0022764C" w:rsidRDefault="006936E8" w:rsidP="006936E8">
      <w:pPr>
        <w:numPr>
          <w:ilvl w:val="3"/>
          <w:numId w:val="491"/>
        </w:numPr>
        <w:spacing w:before="0" w:after="160" w:line="259" w:lineRule="auto"/>
        <w:ind w:left="1800"/>
        <w:contextualSpacing/>
        <w:rPr>
          <w:rFonts w:eastAsia="Calibri" w:cstheme="minorHAnsi"/>
          <w:szCs w:val="18"/>
          <w:lang w:eastAsia="en-GB"/>
          <w:rPrChange w:id="2803"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
        <w:t>the selling price of real property or machinery and equipment, other than stock, offered for sale on the date of loss;</w:t>
      </w:r>
    </w:p>
    <w:p w14:paraId="484FB940" w14:textId="77777777" w:rsidR="006936E8" w:rsidRPr="0022764C" w:rsidRDefault="006936E8" w:rsidP="006936E8">
      <w:pPr>
        <w:numPr>
          <w:ilvl w:val="3"/>
          <w:numId w:val="491"/>
        </w:numPr>
        <w:spacing w:before="0" w:after="160" w:line="259" w:lineRule="auto"/>
        <w:ind w:left="1800"/>
        <w:contextualSpacing/>
        <w:rPr>
          <w:rFonts w:eastAsia="Calibri" w:cstheme="minorHAnsi"/>
          <w:szCs w:val="18"/>
          <w:lang w:eastAsia="en-GB"/>
          <w:rPrChange w:id="2804"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
        <w:t xml:space="preserve">the increased cost of demolition, if any, resulting from loss covered by Insuring Clause M (Property Damage Loss), if </w:t>
      </w:r>
      <w:r w:rsidRPr="0022764C">
        <w:rPr>
          <w:rFonts w:eastAsia="Calibri" w:cstheme="minorHAnsi"/>
          <w:b/>
          <w:bCs/>
          <w:szCs w:val="18"/>
          <w:lang w:eastAsia="en-GB"/>
          <w:rPrChange w:id="2805" w:author="stuart wolstenholme" w:date="2026-05-29T12:46:00Z" w16du:dateUtc="2026-05-29T11:46:00Z">
            <w:rPr>
              <w:rFonts w:eastAsia="Calibri" w:cstheme="minorHAnsi"/>
              <w:b/>
              <w:bCs/>
              <w:szCs w:val="18"/>
              <w:lang w:eastAsia="en-GB"/>
            </w:rPr>
          </w:rPrChange>
        </w:rPr>
        <w:t>Covered Property</w:t>
      </w:r>
      <w:r w:rsidRPr="0022764C">
        <w:rPr>
          <w:rFonts w:eastAsia="Calibri" w:cstheme="minorHAnsi"/>
          <w:bCs/>
          <w:szCs w:val="18"/>
          <w:lang w:eastAsia="en-GB"/>
          <w:rPrChange w:id="2806" w:author="stuart wolstenholme" w:date="2026-05-29T12:46:00Z" w16du:dateUtc="2026-05-29T11:46:00Z">
            <w:rPr>
              <w:rFonts w:eastAsia="Calibri" w:cstheme="minorHAnsi"/>
              <w:bCs/>
              <w:szCs w:val="18"/>
              <w:lang w:eastAsia="en-GB"/>
            </w:rPr>
          </w:rPrChange>
        </w:rPr>
        <w:t xml:space="preserve"> is scheduled for demolition;</w:t>
      </w:r>
    </w:p>
    <w:p w14:paraId="3582B11B" w14:textId="77777777" w:rsidR="006936E8" w:rsidRPr="0022764C" w:rsidRDefault="006936E8" w:rsidP="006936E8">
      <w:pPr>
        <w:numPr>
          <w:ilvl w:val="3"/>
          <w:numId w:val="491"/>
        </w:numPr>
        <w:spacing w:before="0" w:after="160" w:line="259" w:lineRule="auto"/>
        <w:ind w:left="1800"/>
        <w:contextualSpacing/>
        <w:rPr>
          <w:rFonts w:eastAsia="Calibri" w:cstheme="minorHAnsi"/>
          <w:szCs w:val="18"/>
          <w:lang w:eastAsia="en-GB"/>
          <w:rPrChange w:id="2807"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
        <w:t xml:space="preserve">the unamortized value of improvements and betterments, if </w:t>
      </w:r>
      <w:r w:rsidRPr="0022764C">
        <w:rPr>
          <w:rFonts w:eastAsia="Calibri" w:cstheme="minorHAnsi"/>
          <w:b/>
          <w:bCs/>
          <w:szCs w:val="18"/>
          <w:lang w:eastAsia="en-GB"/>
          <w:rPrChange w:id="2808" w:author="stuart wolstenholme" w:date="2026-05-29T12:46:00Z" w16du:dateUtc="2026-05-29T11:46:00Z">
            <w:rPr>
              <w:rFonts w:eastAsia="Calibri" w:cstheme="minorHAnsi"/>
              <w:b/>
              <w:bCs/>
              <w:szCs w:val="18"/>
              <w:lang w:eastAsia="en-GB"/>
            </w:rPr>
          </w:rPrChange>
        </w:rPr>
        <w:t>Covered Property</w:t>
      </w:r>
      <w:r w:rsidRPr="0022764C">
        <w:rPr>
          <w:rFonts w:eastAsia="Calibri" w:cstheme="minorHAnsi"/>
          <w:bCs/>
          <w:szCs w:val="18"/>
          <w:lang w:eastAsia="en-GB"/>
          <w:rPrChange w:id="2809" w:author="stuart wolstenholme" w:date="2026-05-29T12:46:00Z" w16du:dateUtc="2026-05-29T11:46:00Z">
            <w:rPr>
              <w:rFonts w:eastAsia="Calibri" w:cstheme="minorHAnsi"/>
              <w:bCs/>
              <w:szCs w:val="18"/>
              <w:lang w:eastAsia="en-GB"/>
            </w:rPr>
          </w:rPrChange>
        </w:rPr>
        <w:t xml:space="preserve"> is not repaired or replaced at </w:t>
      </w:r>
      <w:r w:rsidRPr="0022764C">
        <w:rPr>
          <w:rFonts w:eastAsia="Calibri" w:cstheme="minorHAnsi"/>
          <w:szCs w:val="18"/>
          <w:lang w:eastAsia="en-GB"/>
          <w:rPrChange w:id="2810"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
        <w:t>Named Insured’s</w:t>
      </w:r>
      <w:r w:rsidRPr="0022764C">
        <w:rPr>
          <w:rFonts w:eastAsia="Calibri" w:cstheme="minorHAnsi"/>
          <w:bCs/>
          <w:szCs w:val="18"/>
          <w:lang w:eastAsia="en-GB"/>
        </w:rPr>
        <w:t xml:space="preserve"> expense; or</w:t>
      </w:r>
    </w:p>
    <w:p w14:paraId="71D11F04" w14:textId="77777777" w:rsidR="006936E8" w:rsidRPr="0022764C" w:rsidRDefault="006936E8" w:rsidP="006936E8">
      <w:pPr>
        <w:numPr>
          <w:ilvl w:val="3"/>
          <w:numId w:val="491"/>
        </w:numPr>
        <w:spacing w:before="0" w:after="160" w:line="259" w:lineRule="auto"/>
        <w:ind w:left="1800"/>
        <w:contextualSpacing/>
        <w:rPr>
          <w:rFonts w:eastAsia="Calibri" w:cstheme="minorHAnsi"/>
          <w:szCs w:val="18"/>
          <w:lang w:eastAsia="en-GB"/>
          <w:rPrChange w:id="2811"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
        <w:t xml:space="preserve">the </w:t>
      </w:r>
      <w:r w:rsidRPr="0022764C">
        <w:rPr>
          <w:rFonts w:eastAsia="Calibri" w:cstheme="minorHAnsi"/>
          <w:b/>
          <w:bCs/>
          <w:szCs w:val="18"/>
          <w:lang w:eastAsia="en-GB"/>
        </w:rPr>
        <w:t>Actual Cash Value</w:t>
      </w:r>
      <w:r w:rsidRPr="0022764C">
        <w:rPr>
          <w:rFonts w:eastAsia="Calibri" w:cstheme="minorHAnsi"/>
          <w:bCs/>
          <w:szCs w:val="18"/>
          <w:lang w:eastAsia="en-GB"/>
          <w:rPrChange w:id="2812" w:author="stuart wolstenholme" w:date="2026-05-29T12:46:00Z" w16du:dateUtc="2026-05-29T11:46:00Z">
            <w:rPr>
              <w:rFonts w:eastAsia="Calibri" w:cstheme="minorHAnsi"/>
              <w:bCs/>
              <w:szCs w:val="18"/>
              <w:lang w:eastAsia="en-GB"/>
            </w:rPr>
          </w:rPrChange>
        </w:rPr>
        <w:t xml:space="preserve"> if the </w:t>
      </w:r>
      <w:r w:rsidRPr="0022764C">
        <w:rPr>
          <w:rFonts w:eastAsia="Calibri" w:cstheme="minorHAnsi"/>
          <w:b/>
          <w:bCs/>
          <w:szCs w:val="18"/>
          <w:lang w:eastAsia="en-GB"/>
          <w:rPrChange w:id="2813" w:author="stuart wolstenholme" w:date="2026-05-29T12:46:00Z" w16du:dateUtc="2026-05-29T11:46:00Z">
            <w:rPr>
              <w:rFonts w:eastAsia="Calibri" w:cstheme="minorHAnsi"/>
              <w:b/>
              <w:bCs/>
              <w:szCs w:val="18"/>
              <w:lang w:eastAsia="en-GB"/>
            </w:rPr>
          </w:rPrChange>
        </w:rPr>
        <w:t>Covered Property</w:t>
      </w:r>
      <w:r w:rsidRPr="0022764C">
        <w:rPr>
          <w:rFonts w:eastAsia="Calibri" w:cstheme="minorHAnsi"/>
          <w:bCs/>
          <w:szCs w:val="18"/>
          <w:lang w:eastAsia="en-GB"/>
          <w:rPrChange w:id="2814" w:author="stuart wolstenholme" w:date="2026-05-29T12:46:00Z" w16du:dateUtc="2026-05-29T11:46:00Z">
            <w:rPr>
              <w:rFonts w:eastAsia="Calibri" w:cstheme="minorHAnsi"/>
              <w:bCs/>
              <w:szCs w:val="18"/>
              <w:lang w:eastAsia="en-GB"/>
            </w:rPr>
          </w:rPrChange>
        </w:rPr>
        <w:t xml:space="preserve"> is useless to </w:t>
      </w:r>
      <w:r w:rsidRPr="0022764C">
        <w:rPr>
          <w:rFonts w:eastAsia="Calibri" w:cstheme="minorHAnsi"/>
          <w:szCs w:val="18"/>
          <w:lang w:eastAsia="en-GB"/>
          <w:rPrChange w:id="2815" w:author="stuart wolstenholme" w:date="2026-05-29T12:46:00Z" w16du:dateUtc="2026-05-29T11:46:00Z">
            <w:rPr>
              <w:rFonts w:eastAsia="Calibri" w:cstheme="minorHAnsi"/>
              <w:szCs w:val="18"/>
              <w:lang w:val="en-US" w:eastAsia="en-GB"/>
            </w:rPr>
          </w:rPrChange>
        </w:rPr>
        <w:t>the</w:t>
      </w:r>
      <w:r w:rsidRPr="0022764C">
        <w:rPr>
          <w:rFonts w:eastAsia="Calibri" w:cstheme="minorHAnsi"/>
          <w:b/>
          <w:szCs w:val="18"/>
          <w:lang w:eastAsia="en-GB"/>
          <w:rPrChange w:id="2816"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
        <w:t xml:space="preserve"> or is not repaired, replaced or rebuilt on the same or another site within two (2) years from the date of the loss.</w:t>
      </w:r>
    </w:p>
    <w:p w14:paraId="7E9FBDDB" w14:textId="77777777" w:rsidR="006936E8" w:rsidRPr="0022764C" w:rsidRDefault="006936E8" w:rsidP="006936E8">
      <w:pPr>
        <w:spacing w:before="0" w:after="160" w:line="259" w:lineRule="auto"/>
        <w:ind w:left="1800"/>
        <w:contextualSpacing/>
        <w:rPr>
          <w:rFonts w:eastAsia="Calibri" w:cstheme="minorHAnsi"/>
          <w:szCs w:val="18"/>
          <w:lang w:eastAsia="en-GB"/>
          <w:rPrChange w:id="2817" w:author="stuart wolstenholme" w:date="2026-05-29T12:46:00Z" w16du:dateUtc="2026-05-29T11:46:00Z">
            <w:rPr>
              <w:rFonts w:eastAsia="Calibri" w:cstheme="minorHAnsi"/>
              <w:szCs w:val="18"/>
              <w:lang w:val="en-US" w:eastAsia="en-GB"/>
            </w:rPr>
          </w:rPrChange>
        </w:rPr>
      </w:pPr>
    </w:p>
    <w:p w14:paraId="51437FDB" w14:textId="77777777" w:rsidR="006936E8" w:rsidRPr="0022764C" w:rsidRDefault="006936E8" w:rsidP="006936E8">
      <w:pPr>
        <w:numPr>
          <w:ilvl w:val="0"/>
          <w:numId w:val="524"/>
        </w:numPr>
        <w:spacing w:before="0" w:after="160" w:line="259" w:lineRule="auto"/>
        <w:contextualSpacing/>
        <w:rPr>
          <w:rFonts w:eastAsia="Calibri" w:cstheme="minorHAnsi"/>
          <w:b/>
          <w:bCs/>
          <w:szCs w:val="18"/>
          <w:lang w:eastAsia="en-GB"/>
          <w:rPrChange w:id="2818" w:author="stuart wolstenholme" w:date="2026-05-29T12:46:00Z" w16du:dateUtc="2026-05-29T11:46:00Z">
            <w:rPr>
              <w:rFonts w:eastAsia="Calibri" w:cstheme="minorHAnsi"/>
              <w:b/>
              <w:bCs/>
              <w:szCs w:val="18"/>
              <w:lang w:val="en-US" w:eastAsia="en-GB"/>
            </w:rPr>
          </w:rPrChange>
        </w:rPr>
      </w:pPr>
      <w:r w:rsidRPr="0022764C">
        <w:rPr>
          <w:rFonts w:eastAsia="Calibri" w:cstheme="minorHAnsi"/>
          <w:bCs/>
          <w:szCs w:val="18"/>
          <w:lang w:eastAsia="en-GB"/>
          <w:rPrChange w:id="2819"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szCs w:val="18"/>
          <w:lang w:eastAsia="en-GB"/>
          <w:rPrChange w:id="2820" w:author="stuart wolstenholme" w:date="2026-05-29T12:46:00Z" w16du:dateUtc="2026-05-29T11:46:00Z">
            <w:rPr>
              <w:rFonts w:eastAsia="Calibri" w:cstheme="minorHAnsi"/>
              <w:b/>
              <w:szCs w:val="18"/>
              <w:lang w:val="en-US" w:eastAsia="en-GB"/>
            </w:rPr>
          </w:rPrChange>
        </w:rPr>
        <w:t xml:space="preserve"> Insured</w:t>
      </w:r>
      <w:r w:rsidRPr="0022764C">
        <w:rPr>
          <w:rFonts w:eastAsia="Calibri" w:cstheme="minorHAnsi"/>
          <w:szCs w:val="18"/>
          <w:lang w:eastAsia="en-GB"/>
          <w:rPrChange w:id="2821" w:author="stuart wolstenholme" w:date="2026-05-29T12:46:00Z" w16du:dateUtc="2026-05-29T11:46:00Z">
            <w:rPr>
              <w:rFonts w:eastAsia="Calibri" w:cstheme="minorHAnsi"/>
              <w:szCs w:val="18"/>
              <w:lang w:val="en-US" w:eastAsia="en-GB"/>
            </w:rPr>
          </w:rPrChange>
        </w:rPr>
        <w:t xml:space="preserve"> may elect not to repair or replace </w:t>
      </w:r>
      <w:r w:rsidRPr="0022764C">
        <w:rPr>
          <w:rFonts w:eastAsia="Calibri" w:cstheme="minorHAnsi"/>
          <w:b/>
          <w:szCs w:val="18"/>
          <w:lang w:eastAsia="en-GB"/>
          <w:rPrChange w:id="2822" w:author="stuart wolstenholme" w:date="2026-05-29T12:46:00Z" w16du:dateUtc="2026-05-29T11:46:00Z">
            <w:rPr>
              <w:rFonts w:eastAsia="Calibri" w:cstheme="minorHAnsi"/>
              <w:b/>
              <w:szCs w:val="18"/>
              <w:lang w:val="en-US" w:eastAsia="en-GB"/>
            </w:rPr>
          </w:rPrChange>
        </w:rPr>
        <w:t>Covered Property</w:t>
      </w:r>
      <w:r w:rsidRPr="0022764C">
        <w:rPr>
          <w:rFonts w:eastAsia="Calibri" w:cstheme="minorHAnsi"/>
          <w:szCs w:val="18"/>
          <w:lang w:eastAsia="en-GB"/>
          <w:rPrChange w:id="2823" w:author="stuart wolstenholme" w:date="2026-05-29T12:46:00Z" w16du:dateUtc="2026-05-29T11:46:00Z">
            <w:rPr>
              <w:rFonts w:eastAsia="Calibri" w:cstheme="minorHAnsi"/>
              <w:szCs w:val="18"/>
              <w:lang w:val="en-US" w:eastAsia="en-GB"/>
            </w:rPr>
          </w:rPrChange>
        </w:rPr>
        <w:t xml:space="preserve"> that is lost, damaged or destroyed. Loss settlement may be elected on the lesser of repair or replacement cost basis if the proceeds of such loss settlement are expended on other capital expenditures related to the </w:t>
      </w:r>
      <w:r w:rsidRPr="0022764C">
        <w:rPr>
          <w:rFonts w:eastAsia="Calibri" w:cstheme="minorHAnsi"/>
          <w:b/>
          <w:bCs/>
          <w:szCs w:val="18"/>
          <w:lang w:eastAsia="en-GB"/>
          <w:rPrChange w:id="2824" w:author="stuart wolstenholme" w:date="2026-05-29T12:46:00Z" w16du:dateUtc="2026-05-29T11:46:00Z">
            <w:rPr>
              <w:rFonts w:eastAsia="Calibri" w:cstheme="minorHAnsi"/>
              <w:b/>
              <w:bCs/>
              <w:szCs w:val="18"/>
              <w:lang w:val="en-US" w:eastAsia="en-GB"/>
            </w:rPr>
          </w:rPrChange>
        </w:rPr>
        <w:t>Named Insured’s</w:t>
      </w:r>
      <w:r w:rsidRPr="0022764C">
        <w:rPr>
          <w:rFonts w:eastAsia="Calibri" w:cstheme="minorHAnsi"/>
          <w:szCs w:val="18"/>
          <w:lang w:eastAsia="en-GB"/>
          <w:rPrChange w:id="2825"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826" w:author="stuart wolstenholme" w:date="2026-05-29T12:46:00Z" w16du:dateUtc="2026-05-29T11:46:00Z">
            <w:rPr>
              <w:rFonts w:eastAsia="Calibri" w:cstheme="minorHAnsi"/>
              <w:b/>
              <w:szCs w:val="18"/>
              <w:lang w:val="en-US" w:eastAsia="en-GB"/>
            </w:rPr>
          </w:rPrChange>
        </w:rPr>
        <w:t>Operations</w:t>
      </w:r>
      <w:r w:rsidRPr="0022764C">
        <w:rPr>
          <w:rFonts w:eastAsia="Calibri" w:cstheme="minorHAnsi"/>
          <w:szCs w:val="18"/>
          <w:lang w:eastAsia="en-GB"/>
          <w:rPrChange w:id="2827" w:author="stuart wolstenholme" w:date="2026-05-29T12:46:00Z" w16du:dateUtc="2026-05-29T11:46:00Z">
            <w:rPr>
              <w:rFonts w:eastAsia="Calibri" w:cstheme="minorHAnsi"/>
              <w:szCs w:val="18"/>
              <w:lang w:val="en-US" w:eastAsia="en-GB"/>
            </w:rPr>
          </w:rPrChange>
        </w:rPr>
        <w:t xml:space="preserve"> within two (2) years from the date of loss. As a condition of collecting under this provision, such expenditure must be unplanned as of the date of the loss and must be made at an </w:t>
      </w:r>
      <w:r w:rsidRPr="0022764C">
        <w:rPr>
          <w:rFonts w:eastAsia="Calibri" w:cstheme="minorHAnsi"/>
          <w:b/>
          <w:szCs w:val="18"/>
          <w:lang w:eastAsia="en-GB"/>
          <w:rPrChange w:id="2828" w:author="stuart wolstenholme" w:date="2026-05-29T12:46:00Z" w16du:dateUtc="2026-05-29T11:46:00Z">
            <w:rPr>
              <w:rFonts w:eastAsia="Calibri" w:cstheme="minorHAnsi"/>
              <w:b/>
              <w:szCs w:val="18"/>
              <w:lang w:val="en-US" w:eastAsia="en-GB"/>
            </w:rPr>
          </w:rPrChange>
        </w:rPr>
        <w:t>Insured Location</w:t>
      </w:r>
      <w:r w:rsidRPr="0022764C">
        <w:rPr>
          <w:rFonts w:eastAsia="Calibri" w:cstheme="minorHAnsi"/>
          <w:szCs w:val="18"/>
          <w:lang w:eastAsia="en-GB"/>
          <w:rPrChange w:id="2829" w:author="stuart wolstenholme" w:date="2026-05-29T12:46:00Z" w16du:dateUtc="2026-05-29T11:46:00Z">
            <w:rPr>
              <w:rFonts w:eastAsia="Calibri" w:cstheme="minorHAnsi"/>
              <w:szCs w:val="18"/>
              <w:lang w:val="en-US" w:eastAsia="en-GB"/>
            </w:rPr>
          </w:rPrChange>
        </w:rPr>
        <w:t>.</w:t>
      </w:r>
    </w:p>
    <w:p w14:paraId="258CD3CB" w14:textId="77777777" w:rsidR="006936E8" w:rsidRPr="0022764C" w:rsidRDefault="006936E8" w:rsidP="006936E8">
      <w:pPr>
        <w:spacing w:before="0" w:after="160" w:line="259" w:lineRule="auto"/>
        <w:ind w:left="360"/>
        <w:contextualSpacing/>
        <w:rPr>
          <w:rFonts w:eastAsia="Calibri" w:cstheme="minorHAnsi"/>
          <w:b/>
          <w:bCs/>
          <w:sz w:val="22"/>
          <w:szCs w:val="22"/>
          <w:lang w:eastAsia="en-GB"/>
          <w:rPrChange w:id="2830" w:author="stuart wolstenholme" w:date="2026-05-29T12:46:00Z" w16du:dateUtc="2026-05-29T11:46:00Z">
            <w:rPr>
              <w:rFonts w:eastAsia="Calibri" w:cstheme="minorHAnsi"/>
              <w:b/>
              <w:bCs/>
              <w:sz w:val="22"/>
              <w:szCs w:val="22"/>
              <w:lang w:val="en-US" w:eastAsia="en-GB"/>
            </w:rPr>
          </w:rPrChange>
        </w:rPr>
      </w:pPr>
    </w:p>
    <w:p w14:paraId="26A5E76B" w14:textId="77777777" w:rsidR="006936E8" w:rsidRPr="0022764C" w:rsidRDefault="006936E8" w:rsidP="006936E8">
      <w:pPr>
        <w:pStyle w:val="Heading1"/>
        <w:spacing w:before="0" w:after="160" w:line="259" w:lineRule="auto"/>
        <w:contextualSpacing/>
        <w:rPr>
          <w:rFonts w:eastAsia="Calibri" w:cstheme="minorHAnsi"/>
          <w:bCs/>
          <w:color w:val="009CE5"/>
          <w:sz w:val="32"/>
          <w:szCs w:val="26"/>
        </w:rPr>
      </w:pPr>
      <w:r w:rsidRPr="0022764C">
        <w:rPr>
          <w:rFonts w:eastAsia="Calibri" w:cstheme="minorHAnsi"/>
          <w:bCs/>
          <w:color w:val="009CE5"/>
          <w:sz w:val="32"/>
          <w:szCs w:val="26"/>
        </w:rPr>
        <w:t>Material Changes</w:t>
      </w:r>
    </w:p>
    <w:p w14:paraId="45ABB116" w14:textId="77777777" w:rsidR="006936E8" w:rsidRPr="0022764C" w:rsidRDefault="006936E8" w:rsidP="006936E8">
      <w:pPr>
        <w:pStyle w:val="Heading2"/>
        <w:numPr>
          <w:ilvl w:val="0"/>
          <w:numId w:val="510"/>
        </w:numPr>
        <w:spacing w:before="0" w:after="160" w:line="259" w:lineRule="auto"/>
        <w:contextualSpacing/>
        <w:rPr>
          <w:rFonts w:eastAsia="Calibri" w:cstheme="minorHAnsi"/>
          <w:b/>
          <w:color w:val="009CE5"/>
          <w:sz w:val="22"/>
          <w:szCs w:val="22"/>
          <w:rPrChange w:id="2831" w:author="stuart wolstenholme" w:date="2026-05-29T12:46:00Z" w16du:dateUtc="2026-05-29T11:46:00Z">
            <w:rPr>
              <w:rFonts w:eastAsia="Calibri" w:cstheme="minorHAnsi"/>
              <w:b/>
              <w:color w:val="009CE5"/>
              <w:sz w:val="22"/>
              <w:szCs w:val="22"/>
            </w:rPr>
          </w:rPrChange>
        </w:rPr>
      </w:pPr>
      <w:bookmarkStart w:id="2832" w:name="_Hlk166765119"/>
      <w:r w:rsidRPr="0022764C">
        <w:rPr>
          <w:rFonts w:eastAsia="Calibri" w:cstheme="minorHAnsi"/>
          <w:b/>
          <w:sz w:val="22"/>
          <w:szCs w:val="22"/>
          <w:rPrChange w:id="2833" w:author="stuart wolstenholme" w:date="2026-05-29T12:46:00Z" w16du:dateUtc="2026-05-29T11:46:00Z">
            <w:rPr>
              <w:rFonts w:eastAsia="Calibri" w:cstheme="minorHAnsi"/>
              <w:b/>
              <w:sz w:val="22"/>
              <w:szCs w:val="22"/>
            </w:rPr>
          </w:rPrChange>
        </w:rPr>
        <w:t>Mergers and Acquisitions</w:t>
      </w:r>
    </w:p>
    <w:p w14:paraId="66B58231" w14:textId="77777777" w:rsidR="006936E8" w:rsidRPr="0022764C" w:rsidRDefault="006936E8" w:rsidP="006936E8">
      <w:pPr>
        <w:spacing w:before="0" w:after="160" w:line="259" w:lineRule="auto"/>
        <w:ind w:left="360"/>
        <w:contextualSpacing/>
        <w:rPr>
          <w:rFonts w:eastAsia="Times New Roman" w:cstheme="minorHAnsi"/>
          <w:b/>
          <w:bCs/>
          <w:szCs w:val="18"/>
          <w:lang w:eastAsia="en-GB"/>
          <w:rPrChange w:id="2834" w:author="stuart wolstenholme" w:date="2026-05-29T12:46:00Z" w16du:dateUtc="2026-05-29T11:46:00Z">
            <w:rPr>
              <w:rFonts w:eastAsia="Times New Roman" w:cstheme="minorHAnsi"/>
              <w:b/>
              <w:bCs/>
              <w:szCs w:val="18"/>
              <w:lang w:val="en-US" w:eastAsia="en-GB"/>
            </w:rPr>
          </w:rPrChange>
        </w:rPr>
      </w:pPr>
      <w:r w:rsidRPr="0022764C">
        <w:rPr>
          <w:rFonts w:eastAsia="Times New Roman" w:cstheme="minorHAnsi"/>
          <w:bCs/>
          <w:szCs w:val="18"/>
          <w:lang w:eastAsia="en-GB"/>
          <w:rPrChange w:id="2835" w:author="stuart wolstenholme" w:date="2026-05-29T12:46:00Z" w16du:dateUtc="2026-05-29T11:46:00Z">
            <w:rPr>
              <w:rFonts w:eastAsia="Times New Roman" w:cstheme="minorHAnsi"/>
              <w:bCs/>
              <w:szCs w:val="18"/>
              <w:lang w:val="en-US" w:eastAsia="en-GB"/>
            </w:rPr>
          </w:rPrChange>
        </w:rPr>
        <w:t xml:space="preserve">If, during the </w:t>
      </w:r>
      <w:r w:rsidRPr="0022764C">
        <w:rPr>
          <w:rFonts w:eastAsia="Times New Roman" w:cstheme="minorHAnsi"/>
          <w:b/>
          <w:szCs w:val="18"/>
          <w:lang w:eastAsia="en-GB"/>
          <w:rPrChange w:id="2836" w:author="stuart wolstenholme" w:date="2026-05-29T12:46:00Z" w16du:dateUtc="2026-05-29T11:46:00Z">
            <w:rPr>
              <w:rFonts w:eastAsia="Times New Roman" w:cstheme="minorHAnsi"/>
              <w:b/>
              <w:szCs w:val="18"/>
              <w:lang w:val="en-US" w:eastAsia="en-GB"/>
            </w:rPr>
          </w:rPrChange>
        </w:rPr>
        <w:t>Period of Insurance</w:t>
      </w:r>
      <w:r w:rsidRPr="0022764C">
        <w:rPr>
          <w:rFonts w:eastAsia="Times New Roman" w:cstheme="minorHAnsi"/>
          <w:bCs/>
          <w:szCs w:val="18"/>
          <w:lang w:eastAsia="en-GB"/>
          <w:rPrChange w:id="2837" w:author="stuart wolstenholme" w:date="2026-05-29T12:46:00Z" w16du:dateUtc="2026-05-29T11:46:00Z">
            <w:rPr>
              <w:rFonts w:eastAsia="Times New Roman" w:cstheme="minorHAnsi"/>
              <w:bCs/>
              <w:szCs w:val="18"/>
              <w:lang w:val="en-US" w:eastAsia="en-GB"/>
            </w:rPr>
          </w:rPrChange>
        </w:rPr>
        <w:t>,</w:t>
      </w:r>
      <w:r w:rsidRPr="0022764C">
        <w:rPr>
          <w:rFonts w:eastAsia="Calibri" w:cstheme="minorHAnsi"/>
          <w:szCs w:val="18"/>
          <w:lang w:eastAsia="en-GB"/>
          <w:rPrChange w:id="2838" w:author="stuart wolstenholme" w:date="2026-05-29T12:46:00Z" w16du:dateUtc="2026-05-29T11:46:00Z">
            <w:rPr>
              <w:rFonts w:eastAsia="Calibri" w:cstheme="minorHAnsi"/>
              <w:szCs w:val="18"/>
              <w:lang w:val="en-US" w:eastAsia="en-GB"/>
            </w:rPr>
          </w:rPrChange>
        </w:rPr>
        <w:t xml:space="preserve"> the</w:t>
      </w:r>
      <w:r w:rsidRPr="0022764C">
        <w:rPr>
          <w:rFonts w:eastAsia="Times New Roman" w:cstheme="minorHAnsi"/>
          <w:b/>
          <w:szCs w:val="18"/>
          <w:lang w:eastAsia="en-GB"/>
          <w:rPrChange w:id="2839" w:author="stuart wolstenholme" w:date="2026-05-29T12:46:00Z" w16du:dateUtc="2026-05-29T11:46:00Z">
            <w:rPr>
              <w:rFonts w:eastAsia="Times New Roman" w:cstheme="minorHAnsi"/>
              <w:b/>
              <w:szCs w:val="18"/>
              <w:lang w:val="en-US" w:eastAsia="en-GB"/>
            </w:rPr>
          </w:rPrChange>
        </w:rPr>
        <w:t xml:space="preserve"> Named Insured</w:t>
      </w:r>
      <w:r w:rsidRPr="0022764C">
        <w:rPr>
          <w:rFonts w:eastAsia="Times New Roman" w:cstheme="minorHAnsi"/>
          <w:szCs w:val="18"/>
          <w:lang w:eastAsia="en-GB"/>
          <w:rPrChange w:id="2840" w:author="stuart wolstenholme" w:date="2026-05-29T12:46:00Z" w16du:dateUtc="2026-05-29T11:46:00Z">
            <w:rPr>
              <w:rFonts w:eastAsia="Times New Roman" w:cstheme="minorHAnsi"/>
              <w:szCs w:val="18"/>
              <w:lang w:val="en-US" w:eastAsia="en-GB"/>
            </w:rPr>
          </w:rPrChange>
        </w:rPr>
        <w:t>:</w:t>
      </w:r>
    </w:p>
    <w:p w14:paraId="5C506C8A" w14:textId="77777777"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22764C">
        <w:rPr>
          <w:rFonts w:eastAsia="Arial" w:cstheme="minorHAnsi"/>
          <w:szCs w:val="18"/>
          <w:rPrChange w:id="2841" w:author="stuart wolstenholme" w:date="2026-05-29T12:46:00Z" w16du:dateUtc="2026-05-29T11:46:00Z">
            <w:rPr>
              <w:rFonts w:eastAsia="Arial" w:cstheme="minorHAnsi"/>
              <w:szCs w:val="18"/>
              <w:lang w:val="en-US"/>
            </w:rPr>
          </w:rPrChange>
        </w:rPr>
        <w:t xml:space="preserve">purchases assets or acquires liabilities from another entity in an amount no greater than 10% of </w:t>
      </w:r>
      <w:r w:rsidRPr="0022764C">
        <w:rPr>
          <w:rFonts w:eastAsia="Calibri" w:cstheme="minorHAnsi"/>
          <w:szCs w:val="18"/>
          <w:lang w:eastAsia="en-GB"/>
          <w:rPrChange w:id="2842"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2843" w:author="stuart wolstenholme" w:date="2026-05-29T12:46:00Z" w16du:dateUtc="2026-05-29T11:46:00Z">
            <w:rPr>
              <w:rFonts w:eastAsia="Arial" w:cstheme="minorHAnsi"/>
              <w:b/>
              <w:bCs/>
              <w:szCs w:val="18"/>
              <w:lang w:val="en-US"/>
            </w:rPr>
          </w:rPrChange>
        </w:rPr>
        <w:t xml:space="preserve"> Named Insured’s</w:t>
      </w:r>
      <w:r w:rsidRPr="0022764C">
        <w:rPr>
          <w:rFonts w:eastAsia="Arial" w:cstheme="minorHAnsi"/>
          <w:szCs w:val="18"/>
          <w:rPrChange w:id="2844" w:author="stuart wolstenholme" w:date="2026-05-29T12:46:00Z" w16du:dateUtc="2026-05-29T11:46:00Z">
            <w:rPr>
              <w:rFonts w:eastAsia="Arial" w:cstheme="minorHAnsi"/>
              <w:szCs w:val="18"/>
              <w:lang w:val="en-US"/>
            </w:rPr>
          </w:rPrChange>
        </w:rPr>
        <w:t xml:space="preserve"> assets as listed in its most recent financial statement; or</w:t>
      </w:r>
      <w:r w:rsidRPr="0022764C">
        <w:rPr>
          <w:rFonts w:eastAsia="Calibri" w:cstheme="minorHAnsi"/>
          <w:sz w:val="19"/>
          <w:szCs w:val="19"/>
          <w:rPrChange w:id="2845" w:author="stuart wolstenholme" w:date="2026-05-29T12:46:00Z" w16du:dateUtc="2026-05-29T11:46:00Z">
            <w:rPr>
              <w:rFonts w:eastAsia="Calibri" w:cstheme="minorHAnsi"/>
              <w:sz w:val="19"/>
              <w:szCs w:val="19"/>
              <w:lang w:val="en-US"/>
            </w:rPr>
          </w:rPrChange>
        </w:rPr>
        <w:t xml:space="preserve"> </w:t>
      </w:r>
    </w:p>
    <w:p w14:paraId="1460C2B3" w14:textId="77777777"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22764C">
        <w:rPr>
          <w:rFonts w:eastAsia="Arial" w:cstheme="minorHAnsi"/>
          <w:szCs w:val="18"/>
          <w:rPrChange w:id="2846" w:author="stuart wolstenholme" w:date="2026-05-29T12:46:00Z" w16du:dateUtc="2026-05-29T11:46:00Z">
            <w:rPr>
              <w:rFonts w:eastAsia="Arial" w:cstheme="minorHAnsi"/>
              <w:szCs w:val="18"/>
              <w:lang w:val="en-US"/>
            </w:rPr>
          </w:rPrChange>
        </w:rPr>
        <w:t xml:space="preserve">acquires another entity whose annual revenues are no more than 10% of </w:t>
      </w:r>
      <w:r w:rsidRPr="0022764C">
        <w:rPr>
          <w:rFonts w:eastAsia="Calibri" w:cstheme="minorHAnsi"/>
          <w:szCs w:val="18"/>
          <w:lang w:eastAsia="en-GB"/>
          <w:rPrChange w:id="2847"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2848" w:author="stuart wolstenholme" w:date="2026-05-29T12:46:00Z" w16du:dateUtc="2026-05-29T11:46:00Z">
            <w:rPr>
              <w:rFonts w:eastAsia="Arial" w:cstheme="minorHAnsi"/>
              <w:b/>
              <w:bCs/>
              <w:szCs w:val="18"/>
              <w:lang w:val="en-US"/>
            </w:rPr>
          </w:rPrChange>
        </w:rPr>
        <w:t xml:space="preserve"> Named Insured’s </w:t>
      </w:r>
      <w:r w:rsidRPr="0022764C">
        <w:rPr>
          <w:rFonts w:eastAsia="Arial" w:cstheme="minorHAnsi"/>
          <w:szCs w:val="18"/>
          <w:rPrChange w:id="2849" w:author="stuart wolstenholme" w:date="2026-05-29T12:46:00Z" w16du:dateUtc="2026-05-29T11:46:00Z">
            <w:rPr>
              <w:rFonts w:eastAsia="Arial" w:cstheme="minorHAnsi"/>
              <w:szCs w:val="18"/>
              <w:lang w:val="en-US"/>
            </w:rPr>
          </w:rPrChange>
        </w:rPr>
        <w:t>annual revenues for their last completed financial year; and</w:t>
      </w:r>
      <w:r w:rsidRPr="0022764C">
        <w:rPr>
          <w:rFonts w:eastAsia="Calibri" w:cstheme="minorHAnsi"/>
          <w:szCs w:val="18"/>
          <w:rPrChange w:id="2850" w:author="stuart wolstenholme" w:date="2026-05-29T12:46:00Z" w16du:dateUtc="2026-05-29T11:46:00Z">
            <w:rPr>
              <w:rFonts w:eastAsia="Calibri" w:cstheme="minorHAnsi"/>
              <w:szCs w:val="18"/>
              <w:lang w:val="en-US"/>
            </w:rPr>
          </w:rPrChange>
        </w:rPr>
        <w:t xml:space="preserve"> </w:t>
      </w:r>
    </w:p>
    <w:p w14:paraId="5F1A1B53" w14:textId="77777777"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22764C">
        <w:rPr>
          <w:rFonts w:eastAsia="Arial" w:cstheme="minorHAnsi"/>
          <w:szCs w:val="18"/>
          <w:rPrChange w:id="2851" w:author="stuart wolstenholme" w:date="2026-05-29T12:46:00Z" w16du:dateUtc="2026-05-29T11:46:00Z">
            <w:rPr>
              <w:rFonts w:eastAsia="Arial" w:cstheme="minorHAnsi"/>
              <w:szCs w:val="18"/>
              <w:lang w:val="en-US"/>
            </w:rPr>
          </w:rPrChange>
        </w:rPr>
        <w:t>there is no material deviation to the</w:t>
      </w:r>
      <w:r w:rsidRPr="0022764C">
        <w:rPr>
          <w:rFonts w:eastAsia="Arial" w:cstheme="minorHAnsi"/>
          <w:b/>
          <w:bCs/>
          <w:szCs w:val="18"/>
          <w:rPrChange w:id="2852" w:author="stuart wolstenholme" w:date="2026-05-29T12:46:00Z" w16du:dateUtc="2026-05-29T11:46:00Z">
            <w:rPr>
              <w:rFonts w:eastAsia="Arial" w:cstheme="minorHAnsi"/>
              <w:b/>
              <w:bCs/>
              <w:szCs w:val="18"/>
              <w:lang w:val="en-US"/>
            </w:rPr>
          </w:rPrChange>
        </w:rPr>
        <w:t xml:space="preserve"> Named Insured’s </w:t>
      </w:r>
      <w:r w:rsidRPr="0022764C">
        <w:rPr>
          <w:rFonts w:eastAsia="Arial" w:cstheme="minorHAnsi"/>
          <w:bCs/>
          <w:szCs w:val="18"/>
          <w:rPrChange w:id="2853" w:author="stuart wolstenholme" w:date="2026-05-29T12:46:00Z" w16du:dateUtc="2026-05-29T11:46:00Z">
            <w:rPr>
              <w:rFonts w:eastAsia="Arial" w:cstheme="minorHAnsi"/>
              <w:bCs/>
              <w:szCs w:val="18"/>
              <w:lang w:val="en-US"/>
            </w:rPr>
          </w:rPrChange>
        </w:rPr>
        <w:t>business activities</w:t>
      </w:r>
      <w:r w:rsidRPr="0022764C">
        <w:rPr>
          <w:rFonts w:eastAsia="Arial" w:cstheme="minorHAnsi"/>
          <w:szCs w:val="18"/>
          <w:rPrChange w:id="2854" w:author="stuart wolstenholme" w:date="2026-05-29T12:46:00Z" w16du:dateUtc="2026-05-29T11:46:00Z">
            <w:rPr>
              <w:rFonts w:eastAsia="Arial" w:cstheme="minorHAnsi"/>
              <w:szCs w:val="18"/>
              <w:lang w:val="en-US"/>
            </w:rPr>
          </w:rPrChange>
        </w:rPr>
        <w:t>; and</w:t>
      </w:r>
      <w:r w:rsidRPr="0022764C">
        <w:rPr>
          <w:rFonts w:eastAsia="Calibri" w:cstheme="minorHAnsi"/>
          <w:sz w:val="19"/>
          <w:szCs w:val="19"/>
          <w:rPrChange w:id="2855" w:author="stuart wolstenholme" w:date="2026-05-29T12:46:00Z" w16du:dateUtc="2026-05-29T11:46:00Z">
            <w:rPr>
              <w:rFonts w:eastAsia="Calibri" w:cstheme="minorHAnsi"/>
              <w:sz w:val="19"/>
              <w:szCs w:val="19"/>
              <w:lang w:val="en-US"/>
            </w:rPr>
          </w:rPrChange>
        </w:rPr>
        <w:t xml:space="preserve"> </w:t>
      </w:r>
    </w:p>
    <w:p w14:paraId="0797383D" w14:textId="77777777"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22764C">
        <w:rPr>
          <w:rFonts w:eastAsia="Arial" w:cstheme="minorHAnsi"/>
          <w:szCs w:val="18"/>
          <w:rPrChange w:id="2856" w:author="stuart wolstenholme" w:date="2026-05-29T12:46:00Z" w16du:dateUtc="2026-05-29T11:46:00Z">
            <w:rPr>
              <w:rFonts w:eastAsia="Arial" w:cstheme="minorHAnsi"/>
              <w:szCs w:val="18"/>
              <w:lang w:val="en-US"/>
            </w:rPr>
          </w:rPrChange>
        </w:rPr>
        <w:t>prior to the acquisition, not being aware of any cyber claims or circumstances</w:t>
      </w:r>
      <w:r w:rsidRPr="0022764C">
        <w:rPr>
          <w:rFonts w:eastAsia="Arial" w:cstheme="minorHAnsi"/>
          <w:b/>
          <w:szCs w:val="18"/>
          <w:rPrChange w:id="2857" w:author="stuart wolstenholme" w:date="2026-05-29T12:46:00Z" w16du:dateUtc="2026-05-29T11:46:00Z">
            <w:rPr>
              <w:rFonts w:eastAsia="Arial" w:cstheme="minorHAnsi"/>
              <w:b/>
              <w:szCs w:val="18"/>
              <w:lang w:val="en-US"/>
            </w:rPr>
          </w:rPrChange>
        </w:rPr>
        <w:t xml:space="preserve"> </w:t>
      </w:r>
      <w:r w:rsidRPr="0022764C">
        <w:rPr>
          <w:rFonts w:eastAsia="Arial" w:cstheme="minorHAnsi"/>
          <w:szCs w:val="18"/>
          <w:rPrChange w:id="2858" w:author="stuart wolstenholme" w:date="2026-05-29T12:46:00Z" w16du:dateUtc="2026-05-29T11:46:00Z">
            <w:rPr>
              <w:rFonts w:eastAsia="Arial" w:cstheme="minorHAnsi"/>
              <w:szCs w:val="18"/>
              <w:lang w:val="en-US"/>
            </w:rPr>
          </w:rPrChange>
        </w:rPr>
        <w:t>that could give rise to such a claim;</w:t>
      </w:r>
    </w:p>
    <w:p w14:paraId="4F554404" w14:textId="77777777" w:rsidR="006936E8" w:rsidRPr="0022764C" w:rsidRDefault="006936E8" w:rsidP="006936E8">
      <w:pPr>
        <w:spacing w:before="0" w:after="160" w:line="259" w:lineRule="auto"/>
        <w:ind w:left="360"/>
        <w:rPr>
          <w:rFonts w:eastAsia="Calibri" w:cstheme="minorHAnsi"/>
          <w:bCs/>
          <w:color w:val="009CE5"/>
          <w:szCs w:val="18"/>
          <w:rPrChange w:id="2859" w:author="stuart wolstenholme" w:date="2026-05-29T12:46:00Z" w16du:dateUtc="2026-05-29T11:46:00Z">
            <w:rPr>
              <w:rFonts w:eastAsia="Calibri" w:cstheme="minorHAnsi"/>
              <w:bCs/>
              <w:color w:val="009CE5"/>
              <w:szCs w:val="18"/>
            </w:rPr>
          </w:rPrChange>
        </w:rPr>
      </w:pPr>
      <w:r w:rsidRPr="0022764C">
        <w:rPr>
          <w:rFonts w:eastAsia="Calibri" w:cstheme="minorHAnsi"/>
          <w:kern w:val="2"/>
          <w:szCs w:val="18"/>
          <w14:ligatures w14:val="standardContextual"/>
          <w:rPrChange w:id="2860" w:author="stuart wolstenholme" w:date="2026-05-29T12:46:00Z" w16du:dateUtc="2026-05-29T11:46:00Z">
            <w:rPr>
              <w:rFonts w:eastAsia="Calibri" w:cstheme="minorHAnsi"/>
              <w:kern w:val="2"/>
              <w:szCs w:val="18"/>
              <w14:ligatures w14:val="standardContextual"/>
            </w:rPr>
          </w:rPrChange>
        </w:rPr>
        <w:t xml:space="preserve">then this Policy shall automatically include such entity as an </w:t>
      </w:r>
      <w:r w:rsidRPr="0022764C">
        <w:rPr>
          <w:rFonts w:eastAsia="Calibri" w:cstheme="minorHAnsi"/>
          <w:b/>
          <w:bCs/>
          <w:kern w:val="2"/>
          <w:szCs w:val="18"/>
          <w14:ligatures w14:val="standardContextual"/>
          <w:rPrChange w:id="2861" w:author="stuart wolstenholme" w:date="2026-05-29T12:46:00Z" w16du:dateUtc="2026-05-29T11:46:00Z">
            <w:rPr>
              <w:rFonts w:eastAsia="Calibri" w:cstheme="minorHAnsi"/>
              <w:b/>
              <w:bCs/>
              <w:kern w:val="2"/>
              <w:szCs w:val="18"/>
              <w14:ligatures w14:val="standardContextual"/>
            </w:rPr>
          </w:rPrChange>
        </w:rPr>
        <w:t xml:space="preserve">Insured </w:t>
      </w:r>
      <w:r w:rsidRPr="0022764C">
        <w:rPr>
          <w:rFonts w:eastAsia="Calibri" w:cstheme="minorHAnsi"/>
          <w:kern w:val="2"/>
          <w:szCs w:val="18"/>
          <w14:ligatures w14:val="standardContextual"/>
          <w:rPrChange w:id="2862" w:author="stuart wolstenholme" w:date="2026-05-29T12:46:00Z" w16du:dateUtc="2026-05-29T11:46:00Z">
            <w:rPr>
              <w:rFonts w:eastAsia="Calibri" w:cstheme="minorHAnsi"/>
              <w:kern w:val="2"/>
              <w:szCs w:val="18"/>
              <w14:ligatures w14:val="standardContextual"/>
            </w:rPr>
          </w:rPrChange>
        </w:rPr>
        <w:t xml:space="preserve">but only in respect of any </w:t>
      </w:r>
      <w:r w:rsidRPr="0022764C">
        <w:rPr>
          <w:rFonts w:eastAsia="Times New Roman" w:cstheme="minorHAnsi"/>
          <w:b/>
          <w:bCs/>
          <w:szCs w:val="18"/>
          <w:lang w:eastAsia="en-GB"/>
          <w:rPrChange w:id="2863" w:author="stuart wolstenholme" w:date="2026-05-29T12:46:00Z" w16du:dateUtc="2026-05-29T11:46:00Z">
            <w:rPr>
              <w:rFonts w:eastAsia="Times New Roman" w:cstheme="minorHAnsi"/>
              <w:b/>
              <w:bCs/>
              <w:szCs w:val="18"/>
              <w:lang w:val="en-US" w:eastAsia="en-GB"/>
            </w:rPr>
          </w:rPrChange>
        </w:rPr>
        <w:t xml:space="preserve">Claims </w:t>
      </w:r>
      <w:r w:rsidRPr="0022764C">
        <w:rPr>
          <w:rFonts w:eastAsia="Times New Roman" w:cstheme="minorHAnsi"/>
          <w:bCs/>
          <w:szCs w:val="18"/>
          <w:lang w:eastAsia="en-GB"/>
          <w:rPrChange w:id="2864" w:author="stuart wolstenholme" w:date="2026-05-29T12:46:00Z" w16du:dateUtc="2026-05-29T11:46:00Z">
            <w:rPr>
              <w:rFonts w:eastAsia="Times New Roman" w:cstheme="minorHAnsi"/>
              <w:bCs/>
              <w:szCs w:val="18"/>
              <w:lang w:val="en-US" w:eastAsia="en-GB"/>
            </w:rPr>
          </w:rPrChange>
        </w:rPr>
        <w:t xml:space="preserve">for </w:t>
      </w:r>
      <w:r w:rsidRPr="0022764C">
        <w:rPr>
          <w:rFonts w:eastAsia="Times New Roman" w:cstheme="minorHAnsi"/>
          <w:b/>
          <w:bCs/>
          <w:szCs w:val="18"/>
          <w:lang w:eastAsia="en-GB"/>
          <w:rPrChange w:id="2865" w:author="stuart wolstenholme" w:date="2026-05-29T12:46:00Z" w16du:dateUtc="2026-05-29T11:46:00Z">
            <w:rPr>
              <w:rFonts w:eastAsia="Times New Roman" w:cstheme="minorHAnsi"/>
              <w:b/>
              <w:bCs/>
              <w:szCs w:val="18"/>
              <w:lang w:val="en-US" w:eastAsia="en-GB"/>
            </w:rPr>
          </w:rPrChange>
        </w:rPr>
        <w:t xml:space="preserve">Wrongful Acts </w:t>
      </w:r>
      <w:r w:rsidRPr="0022764C">
        <w:rPr>
          <w:rFonts w:eastAsia="Times New Roman" w:cstheme="minorHAnsi"/>
          <w:bCs/>
          <w:szCs w:val="18"/>
          <w:lang w:eastAsia="en-GB"/>
          <w:rPrChange w:id="2866" w:author="stuart wolstenholme" w:date="2026-05-29T12:46:00Z" w16du:dateUtc="2026-05-29T11:46:00Z">
            <w:rPr>
              <w:rFonts w:eastAsia="Times New Roman" w:cstheme="minorHAnsi"/>
              <w:bCs/>
              <w:szCs w:val="18"/>
              <w:lang w:val="en-US" w:eastAsia="en-GB"/>
            </w:rPr>
          </w:rPrChange>
        </w:rPr>
        <w:t xml:space="preserve">or </w:t>
      </w:r>
      <w:r w:rsidRPr="0022764C">
        <w:rPr>
          <w:rFonts w:eastAsia="Times New Roman" w:cstheme="minorHAnsi"/>
          <w:b/>
          <w:bCs/>
          <w:szCs w:val="18"/>
          <w:lang w:eastAsia="en-GB"/>
          <w:rPrChange w:id="2867" w:author="stuart wolstenholme" w:date="2026-05-29T12:46:00Z" w16du:dateUtc="2026-05-29T11:46:00Z">
            <w:rPr>
              <w:rFonts w:eastAsia="Times New Roman" w:cstheme="minorHAnsi"/>
              <w:b/>
              <w:bCs/>
              <w:szCs w:val="18"/>
              <w:lang w:val="en-US" w:eastAsia="en-GB"/>
            </w:rPr>
          </w:rPrChange>
        </w:rPr>
        <w:t xml:space="preserve">First Party Insured Events </w:t>
      </w:r>
      <w:r w:rsidRPr="0022764C">
        <w:rPr>
          <w:rFonts w:eastAsia="Times New Roman" w:cstheme="minorHAnsi"/>
          <w:bCs/>
          <w:szCs w:val="18"/>
          <w:lang w:eastAsia="en-GB"/>
          <w:rPrChange w:id="2868" w:author="stuart wolstenholme" w:date="2026-05-29T12:46:00Z" w16du:dateUtc="2026-05-29T11:46:00Z">
            <w:rPr>
              <w:rFonts w:eastAsia="Times New Roman" w:cstheme="minorHAnsi"/>
              <w:bCs/>
              <w:szCs w:val="18"/>
              <w:lang w:val="en-US" w:eastAsia="en-GB"/>
            </w:rPr>
          </w:rPrChange>
        </w:rPr>
        <w:t>that occur after the acquisition date of such entity</w:t>
      </w:r>
      <w:r w:rsidRPr="0022764C">
        <w:rPr>
          <w:rFonts w:eastAsia="Calibri" w:cstheme="minorHAnsi"/>
          <w:kern w:val="2"/>
          <w:szCs w:val="18"/>
          <w14:ligatures w14:val="standardContextual"/>
        </w:rPr>
        <w:t>.</w:t>
      </w:r>
      <w:r w:rsidRPr="0022764C">
        <w:rPr>
          <w:rFonts w:eastAsia="Calibri" w:cstheme="minorHAnsi"/>
          <w:kern w:val="2"/>
          <w:szCs w:val="18"/>
          <w14:ligatures w14:val="standardContextual"/>
        </w:rPr>
        <w:tab/>
      </w:r>
      <w:r w:rsidRPr="0022764C">
        <w:rPr>
          <w:rFonts w:eastAsia="Calibri" w:cstheme="minorHAnsi"/>
          <w:kern w:val="2"/>
          <w:szCs w:val="18"/>
          <w14:ligatures w14:val="standardContextual"/>
        </w:rPr>
        <w:tab/>
      </w:r>
    </w:p>
    <w:p w14:paraId="151F2EB7" w14:textId="77777777" w:rsidR="006936E8" w:rsidRPr="0022764C" w:rsidRDefault="006936E8" w:rsidP="006936E8">
      <w:pPr>
        <w:pStyle w:val="Heading2"/>
        <w:numPr>
          <w:ilvl w:val="0"/>
          <w:numId w:val="511"/>
        </w:numPr>
        <w:spacing w:before="0" w:after="160" w:line="259" w:lineRule="auto"/>
        <w:contextualSpacing/>
        <w:rPr>
          <w:rFonts w:eastAsia="Calibri" w:cstheme="minorHAnsi"/>
          <w:bCs/>
          <w:color w:val="009CE5"/>
          <w:szCs w:val="18"/>
          <w:rPrChange w:id="2869" w:author="stuart wolstenholme" w:date="2026-05-29T12:46:00Z" w16du:dateUtc="2026-05-29T11:46:00Z">
            <w:rPr>
              <w:rFonts w:eastAsia="Calibri" w:cstheme="minorHAnsi"/>
              <w:bCs/>
              <w:color w:val="009CE5"/>
              <w:szCs w:val="18"/>
            </w:rPr>
          </w:rPrChange>
        </w:rPr>
      </w:pPr>
      <w:r w:rsidRPr="0022764C">
        <w:rPr>
          <w:rFonts w:eastAsia="Calibri" w:cstheme="minorHAnsi"/>
          <w:b/>
          <w:sz w:val="22"/>
          <w:szCs w:val="22"/>
          <w:rPrChange w:id="2870" w:author="stuart wolstenholme" w:date="2026-05-29T12:46:00Z" w16du:dateUtc="2026-05-29T11:46:00Z">
            <w:rPr>
              <w:rFonts w:eastAsia="Calibri" w:cstheme="minorHAnsi"/>
              <w:b/>
              <w:sz w:val="22"/>
              <w:szCs w:val="22"/>
            </w:rPr>
          </w:rPrChange>
        </w:rPr>
        <w:t>Sold Subsidiaries</w:t>
      </w:r>
    </w:p>
    <w:p w14:paraId="684FCD1D" w14:textId="77777777" w:rsidR="006936E8" w:rsidRPr="0022764C" w:rsidRDefault="006936E8" w:rsidP="006936E8">
      <w:pPr>
        <w:spacing w:before="0" w:after="160" w:line="259" w:lineRule="auto"/>
        <w:ind w:left="360"/>
        <w:contextualSpacing/>
        <w:rPr>
          <w:rFonts w:eastAsia="Calibri" w:cstheme="minorHAnsi"/>
          <w:bCs/>
          <w:color w:val="009CE5"/>
          <w:szCs w:val="18"/>
        </w:rPr>
      </w:pPr>
      <w:r w:rsidRPr="0022764C">
        <w:rPr>
          <w:rFonts w:eastAsia="Times New Roman" w:cstheme="minorHAnsi"/>
          <w:bCs/>
          <w:szCs w:val="18"/>
          <w:lang w:eastAsia="en-GB"/>
          <w:rPrChange w:id="2871" w:author="stuart wolstenholme" w:date="2026-05-29T12:46:00Z" w16du:dateUtc="2026-05-29T11:46:00Z">
            <w:rPr>
              <w:rFonts w:eastAsia="Times New Roman" w:cstheme="minorHAnsi"/>
              <w:bCs/>
              <w:szCs w:val="18"/>
              <w:lang w:val="en-US" w:eastAsia="en-GB"/>
            </w:rPr>
          </w:rPrChange>
        </w:rPr>
        <w:t xml:space="preserve">If, during the </w:t>
      </w:r>
      <w:r w:rsidRPr="0022764C">
        <w:rPr>
          <w:rFonts w:eastAsia="Times New Roman" w:cstheme="minorHAnsi"/>
          <w:b/>
          <w:szCs w:val="18"/>
          <w:lang w:eastAsia="en-GB"/>
          <w:rPrChange w:id="2872" w:author="stuart wolstenholme" w:date="2026-05-29T12:46:00Z" w16du:dateUtc="2026-05-29T11:46:00Z">
            <w:rPr>
              <w:rFonts w:eastAsia="Times New Roman" w:cstheme="minorHAnsi"/>
              <w:b/>
              <w:szCs w:val="18"/>
              <w:lang w:val="en-US" w:eastAsia="en-GB"/>
            </w:rPr>
          </w:rPrChange>
        </w:rPr>
        <w:t>Period of Insurance</w:t>
      </w:r>
      <w:r w:rsidRPr="0022764C">
        <w:rPr>
          <w:rFonts w:eastAsia="Times New Roman" w:cstheme="minorHAnsi"/>
          <w:bCs/>
          <w:szCs w:val="18"/>
          <w:lang w:eastAsia="en-GB"/>
          <w:rPrChange w:id="2873" w:author="stuart wolstenholme" w:date="2026-05-29T12:46:00Z" w16du:dateUtc="2026-05-29T11:46:00Z">
            <w:rPr>
              <w:rFonts w:eastAsia="Times New Roman" w:cstheme="minorHAnsi"/>
              <w:bCs/>
              <w:szCs w:val="18"/>
              <w:lang w:val="en-US" w:eastAsia="en-GB"/>
            </w:rPr>
          </w:rPrChange>
        </w:rPr>
        <w:t xml:space="preserve">, </w:t>
      </w:r>
      <w:r w:rsidRPr="0022764C">
        <w:rPr>
          <w:rFonts w:eastAsia="Calibri" w:cstheme="minorHAnsi"/>
          <w:szCs w:val="18"/>
          <w:lang w:eastAsia="en-GB"/>
          <w:rPrChange w:id="2874" w:author="stuart wolstenholme" w:date="2026-05-29T12:46:00Z" w16du:dateUtc="2026-05-29T11:46:00Z">
            <w:rPr>
              <w:rFonts w:eastAsia="Calibri" w:cstheme="minorHAnsi"/>
              <w:szCs w:val="18"/>
              <w:lang w:val="en-US" w:eastAsia="en-GB"/>
            </w:rPr>
          </w:rPrChange>
        </w:rPr>
        <w:t>the</w:t>
      </w:r>
      <w:r w:rsidRPr="0022764C">
        <w:rPr>
          <w:rFonts w:eastAsia="Times New Roman" w:cstheme="minorHAnsi"/>
          <w:b/>
          <w:szCs w:val="18"/>
          <w:lang w:eastAsia="en-GB"/>
          <w:rPrChange w:id="2875" w:author="stuart wolstenholme" w:date="2026-05-29T12:46:00Z" w16du:dateUtc="2026-05-29T11:46:00Z">
            <w:rPr>
              <w:rFonts w:eastAsia="Times New Roman" w:cstheme="minorHAnsi"/>
              <w:b/>
              <w:szCs w:val="18"/>
              <w:lang w:val="en-US" w:eastAsia="en-GB"/>
            </w:rPr>
          </w:rPrChange>
        </w:rPr>
        <w:t xml:space="preserve"> Named Insured </w:t>
      </w:r>
      <w:r w:rsidRPr="0022764C">
        <w:rPr>
          <w:rFonts w:eastAsia="Times New Roman" w:cstheme="minorHAnsi"/>
          <w:bCs/>
          <w:szCs w:val="18"/>
          <w:lang w:eastAsia="en-GB"/>
          <w:rPrChange w:id="2876" w:author="stuart wolstenholme" w:date="2026-05-29T12:46:00Z" w16du:dateUtc="2026-05-29T11:46:00Z">
            <w:rPr>
              <w:rFonts w:eastAsia="Times New Roman" w:cstheme="minorHAnsi"/>
              <w:bCs/>
              <w:szCs w:val="18"/>
              <w:lang w:val="en-US" w:eastAsia="en-GB"/>
            </w:rPr>
          </w:rPrChange>
        </w:rPr>
        <w:t xml:space="preserve">sells a subsidiary then that subsidiary will continue to be an </w:t>
      </w:r>
      <w:r w:rsidRPr="0022764C">
        <w:rPr>
          <w:rFonts w:eastAsia="Times New Roman" w:cstheme="minorHAnsi"/>
          <w:b/>
          <w:bCs/>
          <w:szCs w:val="18"/>
          <w:lang w:eastAsia="en-GB"/>
          <w:rPrChange w:id="2877" w:author="stuart wolstenholme" w:date="2026-05-29T12:46:00Z" w16du:dateUtc="2026-05-29T11:46:00Z">
            <w:rPr>
              <w:rFonts w:eastAsia="Times New Roman" w:cstheme="minorHAnsi"/>
              <w:b/>
              <w:bCs/>
              <w:szCs w:val="18"/>
              <w:lang w:val="en-US" w:eastAsia="en-GB"/>
            </w:rPr>
          </w:rPrChange>
        </w:rPr>
        <w:t xml:space="preserve">Insured </w:t>
      </w:r>
      <w:r w:rsidRPr="0022764C">
        <w:rPr>
          <w:rFonts w:eastAsia="Times New Roman" w:cstheme="minorHAnsi"/>
          <w:bCs/>
          <w:szCs w:val="18"/>
          <w:lang w:eastAsia="en-GB"/>
          <w:rPrChange w:id="2878" w:author="stuart wolstenholme" w:date="2026-05-29T12:46:00Z" w16du:dateUtc="2026-05-29T11:46:00Z">
            <w:rPr>
              <w:rFonts w:eastAsia="Times New Roman" w:cstheme="minorHAnsi"/>
              <w:bCs/>
              <w:szCs w:val="18"/>
              <w:lang w:val="en-US" w:eastAsia="en-GB"/>
            </w:rPr>
          </w:rPrChange>
        </w:rPr>
        <w:t xml:space="preserve">for the duration of the </w:t>
      </w:r>
      <w:r w:rsidRPr="0022764C">
        <w:rPr>
          <w:rFonts w:eastAsia="Times New Roman" w:cstheme="minorHAnsi"/>
          <w:b/>
          <w:bCs/>
          <w:szCs w:val="18"/>
          <w:lang w:eastAsia="en-GB"/>
          <w:rPrChange w:id="2879" w:author="stuart wolstenholme" w:date="2026-05-29T12:46:00Z" w16du:dateUtc="2026-05-29T11:46:00Z">
            <w:rPr>
              <w:rFonts w:eastAsia="Times New Roman" w:cstheme="minorHAnsi"/>
              <w:b/>
              <w:bCs/>
              <w:szCs w:val="18"/>
              <w:lang w:val="en-US" w:eastAsia="en-GB"/>
            </w:rPr>
          </w:rPrChange>
        </w:rPr>
        <w:t>Period of Insurance</w:t>
      </w:r>
      <w:r w:rsidRPr="0022764C">
        <w:rPr>
          <w:rFonts w:eastAsia="Times New Roman" w:cstheme="minorHAnsi"/>
          <w:bCs/>
          <w:szCs w:val="18"/>
          <w:lang w:eastAsia="en-GB"/>
          <w:rPrChange w:id="2880" w:author="stuart wolstenholme" w:date="2026-05-29T12:46:00Z" w16du:dateUtc="2026-05-29T11:46:00Z">
            <w:rPr>
              <w:rFonts w:eastAsia="Times New Roman" w:cstheme="minorHAnsi"/>
              <w:bCs/>
              <w:szCs w:val="18"/>
              <w:lang w:val="en-US" w:eastAsia="en-GB"/>
            </w:rPr>
          </w:rPrChange>
        </w:rPr>
        <w:t xml:space="preserve">, but only with respect to </w:t>
      </w:r>
      <w:r w:rsidRPr="0022764C">
        <w:rPr>
          <w:rFonts w:eastAsia="Times New Roman" w:cstheme="minorHAnsi"/>
          <w:b/>
          <w:bCs/>
          <w:szCs w:val="18"/>
          <w:lang w:eastAsia="en-GB"/>
          <w:rPrChange w:id="2881" w:author="stuart wolstenholme" w:date="2026-05-29T12:46:00Z" w16du:dateUtc="2026-05-29T11:46:00Z">
            <w:rPr>
              <w:rFonts w:eastAsia="Times New Roman" w:cstheme="minorHAnsi"/>
              <w:b/>
              <w:bCs/>
              <w:szCs w:val="18"/>
              <w:lang w:val="en-US" w:eastAsia="en-GB"/>
            </w:rPr>
          </w:rPrChange>
        </w:rPr>
        <w:t>Claims</w:t>
      </w:r>
      <w:r w:rsidRPr="0022764C">
        <w:rPr>
          <w:rFonts w:eastAsia="Times New Roman" w:cstheme="minorHAnsi"/>
          <w:bCs/>
          <w:szCs w:val="18"/>
          <w:lang w:eastAsia="en-GB"/>
          <w:rPrChange w:id="2882" w:author="stuart wolstenholme" w:date="2026-05-29T12:46:00Z" w16du:dateUtc="2026-05-29T11:46:00Z">
            <w:rPr>
              <w:rFonts w:eastAsia="Times New Roman" w:cstheme="minorHAnsi"/>
              <w:bCs/>
              <w:szCs w:val="18"/>
              <w:lang w:val="en-US" w:eastAsia="en-GB"/>
            </w:rPr>
          </w:rPrChange>
        </w:rPr>
        <w:t xml:space="preserve"> for </w:t>
      </w:r>
      <w:r w:rsidRPr="0022764C">
        <w:rPr>
          <w:rFonts w:eastAsia="Times New Roman" w:cstheme="minorHAnsi"/>
          <w:b/>
          <w:bCs/>
          <w:szCs w:val="18"/>
          <w:lang w:eastAsia="en-GB"/>
          <w:rPrChange w:id="2883" w:author="stuart wolstenholme" w:date="2026-05-29T12:46:00Z" w16du:dateUtc="2026-05-29T11:46:00Z">
            <w:rPr>
              <w:rFonts w:eastAsia="Times New Roman" w:cstheme="minorHAnsi"/>
              <w:b/>
              <w:bCs/>
              <w:szCs w:val="18"/>
              <w:lang w:val="en-US" w:eastAsia="en-GB"/>
            </w:rPr>
          </w:rPrChange>
        </w:rPr>
        <w:t>Wrongful Acts</w:t>
      </w:r>
      <w:r w:rsidRPr="0022764C">
        <w:rPr>
          <w:rFonts w:eastAsia="Times New Roman" w:cstheme="minorHAnsi"/>
          <w:bCs/>
          <w:szCs w:val="18"/>
          <w:lang w:eastAsia="en-GB"/>
          <w:rPrChange w:id="2884" w:author="stuart wolstenholme" w:date="2026-05-29T12:46:00Z" w16du:dateUtc="2026-05-29T11:46:00Z">
            <w:rPr>
              <w:rFonts w:eastAsia="Times New Roman" w:cstheme="minorHAnsi"/>
              <w:bCs/>
              <w:szCs w:val="18"/>
              <w:lang w:val="en-US" w:eastAsia="en-GB"/>
            </w:rPr>
          </w:rPrChange>
        </w:rPr>
        <w:t xml:space="preserve"> or </w:t>
      </w:r>
      <w:r w:rsidRPr="0022764C">
        <w:rPr>
          <w:rFonts w:eastAsia="Times New Roman" w:cstheme="minorHAnsi"/>
          <w:b/>
          <w:bCs/>
          <w:szCs w:val="18"/>
          <w:lang w:eastAsia="en-GB"/>
          <w:rPrChange w:id="2885" w:author="stuart wolstenholme" w:date="2026-05-29T12:46:00Z" w16du:dateUtc="2026-05-29T11:46:00Z">
            <w:rPr>
              <w:rFonts w:eastAsia="Times New Roman" w:cstheme="minorHAnsi"/>
              <w:b/>
              <w:bCs/>
              <w:szCs w:val="18"/>
              <w:lang w:val="en-US" w:eastAsia="en-GB"/>
            </w:rPr>
          </w:rPrChange>
        </w:rPr>
        <w:t>First Party Insured Events</w:t>
      </w:r>
      <w:r w:rsidRPr="0022764C">
        <w:rPr>
          <w:rFonts w:eastAsia="Times New Roman" w:cstheme="minorHAnsi"/>
          <w:bCs/>
          <w:szCs w:val="18"/>
          <w:lang w:eastAsia="en-GB"/>
          <w:rPrChange w:id="2886" w:author="stuart wolstenholme" w:date="2026-05-29T12:46:00Z" w16du:dateUtc="2026-05-29T11:46:00Z">
            <w:rPr>
              <w:rFonts w:eastAsia="Times New Roman" w:cstheme="minorHAnsi"/>
              <w:bCs/>
              <w:szCs w:val="18"/>
              <w:lang w:val="en-US" w:eastAsia="en-GB"/>
            </w:rPr>
          </w:rPrChange>
        </w:rPr>
        <w:t xml:space="preserve"> that occur on or after the applicable </w:t>
      </w:r>
      <w:r w:rsidRPr="0022764C">
        <w:rPr>
          <w:rFonts w:eastAsia="Calibri" w:cstheme="minorHAnsi"/>
          <w:szCs w:val="18"/>
          <w:lang w:eastAsia="en-GB"/>
          <w:rPrChange w:id="2887" w:author="stuart wolstenholme" w:date="2026-05-29T12:46:00Z" w16du:dateUtc="2026-05-29T11:46:00Z">
            <w:rPr>
              <w:rFonts w:eastAsia="Calibri" w:cstheme="minorHAnsi"/>
              <w:szCs w:val="18"/>
              <w:lang w:val="en-US" w:eastAsia="en-GB"/>
            </w:rPr>
          </w:rPrChange>
        </w:rPr>
        <w:t xml:space="preserve">Retroactive Date </w:t>
      </w:r>
      <w:r w:rsidRPr="0022764C">
        <w:rPr>
          <w:rFonts w:eastAsia="Times New Roman" w:cstheme="minorHAnsi"/>
          <w:bCs/>
          <w:szCs w:val="18"/>
          <w:lang w:eastAsia="en-GB"/>
          <w:rPrChange w:id="2888" w:author="stuart wolstenholme" w:date="2026-05-29T12:46:00Z" w16du:dateUtc="2026-05-29T11:46:00Z">
            <w:rPr>
              <w:rFonts w:eastAsia="Times New Roman" w:cstheme="minorHAnsi"/>
              <w:bCs/>
              <w:szCs w:val="18"/>
              <w:lang w:val="en-US" w:eastAsia="en-GB"/>
            </w:rPr>
          </w:rPrChange>
        </w:rPr>
        <w:t>and prior to the effective date of the sale. The</w:t>
      </w:r>
      <w:r w:rsidRPr="0022764C">
        <w:rPr>
          <w:rFonts w:eastAsia="Times New Roman" w:cstheme="minorHAnsi"/>
          <w:b/>
          <w:bCs/>
          <w:szCs w:val="18"/>
          <w:lang w:eastAsia="en-GB"/>
          <w:rPrChange w:id="2889" w:author="stuart wolstenholme" w:date="2026-05-29T12:46:00Z" w16du:dateUtc="2026-05-29T11:46:00Z">
            <w:rPr>
              <w:rFonts w:eastAsia="Times New Roman" w:cstheme="minorHAnsi"/>
              <w:b/>
              <w:bCs/>
              <w:szCs w:val="18"/>
              <w:lang w:val="en-US" w:eastAsia="en-GB"/>
            </w:rPr>
          </w:rPrChange>
        </w:rPr>
        <w:t xml:space="preserve"> Named Insured</w:t>
      </w:r>
      <w:r w:rsidRPr="0022764C">
        <w:rPr>
          <w:rFonts w:eastAsia="Times New Roman" w:cstheme="minorHAnsi"/>
          <w:bCs/>
          <w:szCs w:val="18"/>
          <w:lang w:eastAsia="en-GB"/>
          <w:rPrChange w:id="2890" w:author="stuart wolstenholme" w:date="2026-05-29T12:46:00Z" w16du:dateUtc="2026-05-29T11:46:00Z">
            <w:rPr>
              <w:rFonts w:eastAsia="Times New Roman" w:cstheme="minorHAnsi"/>
              <w:bCs/>
              <w:szCs w:val="18"/>
              <w:lang w:val="en-US" w:eastAsia="en-GB"/>
            </w:rPr>
          </w:rPrChange>
        </w:rPr>
        <w:t xml:space="preserve"> must give </w:t>
      </w:r>
      <w:r w:rsidRPr="0022764C">
        <w:rPr>
          <w:rFonts w:eastAsia="Calibri" w:cstheme="minorHAnsi"/>
          <w:b/>
          <w:bCs/>
          <w:szCs w:val="18"/>
          <w:rPrChange w:id="2891" w:author="stuart wolstenholme" w:date="2026-05-29T12:46:00Z" w16du:dateUtc="2026-05-29T11:46:00Z">
            <w:rPr>
              <w:rFonts w:eastAsia="Calibri" w:cstheme="minorHAnsi"/>
              <w:b/>
              <w:bCs/>
              <w:szCs w:val="18"/>
              <w:lang w:val="en-US"/>
            </w:rPr>
          </w:rPrChange>
        </w:rPr>
        <w:t>Insurers</w:t>
      </w:r>
      <w:r w:rsidRPr="0022764C">
        <w:rPr>
          <w:rFonts w:eastAsia="Times New Roman" w:cstheme="minorHAnsi"/>
          <w:bCs/>
          <w:szCs w:val="18"/>
          <w:lang w:eastAsia="en-GB"/>
          <w:rPrChange w:id="2892" w:author="stuart wolstenholme" w:date="2026-05-29T12:46:00Z" w16du:dateUtc="2026-05-29T11:46:00Z">
            <w:rPr>
              <w:rFonts w:eastAsia="Times New Roman" w:cstheme="minorHAnsi"/>
              <w:bCs/>
              <w:szCs w:val="18"/>
              <w:lang w:val="en-US" w:eastAsia="en-GB"/>
            </w:rPr>
          </w:rPrChange>
        </w:rPr>
        <w:t xml:space="preserve"> written notice of any such sale within sixty (60) days of the effective date of the sale. There will be no return premium.</w:t>
      </w:r>
    </w:p>
    <w:bookmarkEnd w:id="2832"/>
    <w:p w14:paraId="587CB8EF" w14:textId="77777777" w:rsidR="006936E8" w:rsidRPr="0022764C" w:rsidRDefault="006936E8" w:rsidP="006936E8">
      <w:pPr>
        <w:spacing w:before="0" w:after="160" w:line="259" w:lineRule="auto"/>
        <w:contextualSpacing/>
        <w:rPr>
          <w:rFonts w:eastAsia="Calibri" w:cstheme="minorHAnsi"/>
          <w:bCs/>
          <w:color w:val="009CE5"/>
          <w:sz w:val="32"/>
          <w:szCs w:val="26"/>
        </w:rPr>
      </w:pPr>
    </w:p>
    <w:p w14:paraId="43CF9C24" w14:textId="77777777" w:rsidR="006936E8" w:rsidRPr="0022764C" w:rsidRDefault="006936E8" w:rsidP="006936E8">
      <w:pPr>
        <w:pStyle w:val="Heading1"/>
        <w:spacing w:before="0" w:after="160" w:line="259" w:lineRule="auto"/>
        <w:contextualSpacing/>
        <w:rPr>
          <w:rFonts w:eastAsia="Calibri" w:cstheme="minorHAnsi"/>
          <w:bCs/>
          <w:color w:val="009CE5"/>
          <w:sz w:val="32"/>
          <w:szCs w:val="26"/>
          <w:rPrChange w:id="2893" w:author="stuart wolstenholme" w:date="2026-05-29T12:46:00Z" w16du:dateUtc="2026-05-29T11:46:00Z">
            <w:rPr>
              <w:rFonts w:eastAsia="Calibri" w:cstheme="minorHAnsi"/>
              <w:bCs/>
              <w:color w:val="009CE5"/>
              <w:sz w:val="32"/>
              <w:szCs w:val="26"/>
            </w:rPr>
          </w:rPrChange>
        </w:rPr>
      </w:pPr>
      <w:r w:rsidRPr="0022764C">
        <w:rPr>
          <w:rFonts w:eastAsia="Calibri" w:cstheme="minorHAnsi"/>
          <w:bCs/>
          <w:color w:val="009CE5"/>
          <w:sz w:val="32"/>
          <w:szCs w:val="26"/>
          <w:rPrChange w:id="2894" w:author="stuart wolstenholme" w:date="2026-05-29T12:46:00Z" w16du:dateUtc="2026-05-29T11:46:00Z">
            <w:rPr>
              <w:rFonts w:eastAsia="Calibri" w:cstheme="minorHAnsi"/>
              <w:bCs/>
              <w:color w:val="009CE5"/>
              <w:sz w:val="32"/>
              <w:szCs w:val="26"/>
            </w:rPr>
          </w:rPrChange>
        </w:rPr>
        <w:t>General Conditions</w:t>
      </w:r>
    </w:p>
    <w:p w14:paraId="0EA5D976" w14:textId="77777777" w:rsidR="006936E8" w:rsidRPr="0022764C" w:rsidRDefault="006936E8" w:rsidP="006936E8">
      <w:pPr>
        <w:spacing w:before="0" w:after="160" w:line="259" w:lineRule="auto"/>
        <w:contextualSpacing/>
        <w:rPr>
          <w:rFonts w:eastAsia="Calibri" w:cstheme="minorHAnsi"/>
          <w:bCs/>
          <w:color w:val="009CE5"/>
          <w:szCs w:val="18"/>
          <w:rPrChange w:id="2895" w:author="stuart wolstenholme" w:date="2026-05-29T12:46:00Z" w16du:dateUtc="2026-05-29T11:46:00Z">
            <w:rPr>
              <w:rFonts w:eastAsia="Calibri" w:cstheme="minorHAnsi"/>
              <w:bCs/>
              <w:color w:val="009CE5"/>
              <w:szCs w:val="18"/>
            </w:rPr>
          </w:rPrChange>
        </w:rPr>
      </w:pPr>
    </w:p>
    <w:p w14:paraId="0B94492E" w14:textId="77777777" w:rsidR="006936E8" w:rsidRPr="0022764C" w:rsidRDefault="006936E8" w:rsidP="006936E8">
      <w:pPr>
        <w:pStyle w:val="Heading2"/>
        <w:numPr>
          <w:ilvl w:val="0"/>
          <w:numId w:val="497"/>
        </w:numPr>
        <w:spacing w:before="0" w:after="160" w:line="259" w:lineRule="auto"/>
        <w:contextualSpacing/>
        <w:rPr>
          <w:rFonts w:eastAsia="Calibri" w:cstheme="minorHAnsi"/>
          <w:b/>
          <w:bCs/>
          <w:sz w:val="22"/>
          <w:szCs w:val="22"/>
          <w:lang w:eastAsia="en-GB"/>
          <w:rPrChange w:id="2896" w:author="stuart wolstenholme" w:date="2026-05-29T12:46:00Z" w16du:dateUtc="2026-05-29T11:46:00Z">
            <w:rPr>
              <w:rFonts w:eastAsia="Calibri" w:cstheme="minorHAnsi"/>
              <w:b/>
              <w:bCs/>
              <w:sz w:val="22"/>
              <w:szCs w:val="22"/>
              <w:lang w:val="en-US" w:eastAsia="en-GB"/>
            </w:rPr>
          </w:rPrChange>
        </w:rPr>
      </w:pPr>
      <w:r w:rsidRPr="0022764C">
        <w:rPr>
          <w:rFonts w:eastAsia="Calibri" w:cstheme="minorHAnsi"/>
          <w:b/>
          <w:sz w:val="22"/>
          <w:szCs w:val="22"/>
          <w:lang w:eastAsia="en-GB"/>
          <w:rPrChange w:id="2897" w:author="stuart wolstenholme" w:date="2026-05-29T12:46:00Z" w16du:dateUtc="2026-05-29T11:46:00Z">
            <w:rPr>
              <w:rFonts w:eastAsia="Calibri" w:cstheme="minorHAnsi"/>
              <w:b/>
              <w:sz w:val="22"/>
              <w:szCs w:val="22"/>
              <w:lang w:val="en-US" w:eastAsia="en-GB"/>
            </w:rPr>
          </w:rPrChange>
        </w:rPr>
        <w:t>Assistance and Cooperation</w:t>
      </w:r>
    </w:p>
    <w:p w14:paraId="52C81DDC" w14:textId="77777777" w:rsidR="006936E8" w:rsidRPr="0022764C" w:rsidRDefault="006936E8" w:rsidP="006936E8">
      <w:pPr>
        <w:numPr>
          <w:ilvl w:val="0"/>
          <w:numId w:val="498"/>
        </w:numPr>
        <w:spacing w:before="0" w:after="160" w:line="259" w:lineRule="auto"/>
        <w:contextualSpacing/>
        <w:rPr>
          <w:rFonts w:eastAsia="Calibri" w:cstheme="minorHAnsi"/>
          <w:b/>
          <w:bCs/>
          <w:szCs w:val="18"/>
          <w:lang w:eastAsia="en-GB"/>
          <w:rPrChange w:id="2898" w:author="stuart wolstenholme" w:date="2026-05-29T12:46:00Z" w16du:dateUtc="2026-05-29T11:46:00Z">
            <w:rPr>
              <w:rFonts w:eastAsia="Calibri" w:cstheme="minorHAnsi"/>
              <w:b/>
              <w:bCs/>
              <w:szCs w:val="18"/>
              <w:lang w:val="en-US" w:eastAsia="en-GB"/>
            </w:rPr>
          </w:rPrChange>
        </w:rPr>
      </w:pPr>
      <w:r w:rsidRPr="0022764C">
        <w:rPr>
          <w:rFonts w:eastAsia="Calibri" w:cstheme="minorHAnsi"/>
          <w:szCs w:val="18"/>
          <w:lang w:eastAsia="en-GB"/>
          <w:rPrChange w:id="2899" w:author="stuart wolstenholme" w:date="2026-05-29T12:46:00Z" w16du:dateUtc="2026-05-29T11:46:00Z">
            <w:rPr>
              <w:rFonts w:eastAsia="Calibri" w:cstheme="minorHAnsi"/>
              <w:szCs w:val="18"/>
              <w:lang w:val="en-US" w:eastAsia="en-GB"/>
            </w:rPr>
          </w:rPrChange>
        </w:rPr>
        <w:t xml:space="preserve">As a condition precedent to coverage under this Policy, every </w:t>
      </w:r>
      <w:r w:rsidRPr="0022764C">
        <w:rPr>
          <w:rFonts w:eastAsia="Calibri" w:cstheme="minorHAnsi"/>
          <w:b/>
          <w:bCs/>
          <w:szCs w:val="18"/>
          <w:lang w:eastAsia="en-GB"/>
          <w:rPrChange w:id="2900" w:author="stuart wolstenholme" w:date="2026-05-29T12:46:00Z" w16du:dateUtc="2026-05-29T11:46:00Z">
            <w:rPr>
              <w:rFonts w:eastAsia="Calibri" w:cstheme="minorHAnsi"/>
              <w:b/>
              <w:bCs/>
              <w:szCs w:val="18"/>
              <w:lang w:val="en-US" w:eastAsia="en-GB"/>
            </w:rPr>
          </w:rPrChange>
        </w:rPr>
        <w:t xml:space="preserve">Insured </w:t>
      </w:r>
      <w:r w:rsidRPr="0022764C">
        <w:rPr>
          <w:rFonts w:eastAsia="Calibri" w:cstheme="minorHAnsi"/>
          <w:bCs/>
          <w:szCs w:val="18"/>
          <w:lang w:eastAsia="en-GB"/>
          <w:rPrChange w:id="2901" w:author="stuart wolstenholme" w:date="2026-05-29T12:46:00Z" w16du:dateUtc="2026-05-29T11:46:00Z">
            <w:rPr>
              <w:rFonts w:eastAsia="Calibri" w:cstheme="minorHAnsi"/>
              <w:bCs/>
              <w:szCs w:val="18"/>
              <w:lang w:val="en-US" w:eastAsia="en-GB"/>
            </w:rPr>
          </w:rPrChange>
        </w:rPr>
        <w:t xml:space="preserve">shall cooperate with </w:t>
      </w:r>
      <w:r w:rsidRPr="0022764C">
        <w:rPr>
          <w:rFonts w:eastAsia="Calibri" w:cstheme="minorHAnsi"/>
          <w:b/>
          <w:szCs w:val="18"/>
          <w:lang w:eastAsia="en-GB"/>
          <w:rPrChange w:id="2902"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bCs/>
          <w:szCs w:val="18"/>
          <w:lang w:eastAsia="en-GB"/>
          <w:rPrChange w:id="2903" w:author="stuart wolstenholme" w:date="2026-05-29T12:46:00Z" w16du:dateUtc="2026-05-29T11:46:00Z">
            <w:rPr>
              <w:rFonts w:eastAsia="Calibri" w:cstheme="minorHAnsi"/>
              <w:bCs/>
              <w:szCs w:val="18"/>
              <w:lang w:val="en-US" w:eastAsia="en-GB"/>
            </w:rPr>
          </w:rPrChange>
        </w:rPr>
        <w:t xml:space="preserve"> and its representatives</w:t>
      </w:r>
      <w:r w:rsidRPr="0022764C">
        <w:rPr>
          <w:rFonts w:eastAsia="Calibri" w:cstheme="minorHAnsi"/>
          <w:szCs w:val="18"/>
          <w:lang w:eastAsia="en-GB"/>
          <w:rPrChange w:id="2904" w:author="stuart wolstenholme" w:date="2026-05-29T12:46:00Z" w16du:dateUtc="2026-05-29T11:46:00Z">
            <w:rPr>
              <w:rFonts w:eastAsia="Calibri" w:cstheme="minorHAnsi"/>
              <w:szCs w:val="18"/>
              <w:lang w:val="en-US" w:eastAsia="en-GB"/>
            </w:rPr>
          </w:rPrChange>
        </w:rPr>
        <w:t xml:space="preserve"> and, upon the </w:t>
      </w:r>
      <w:r w:rsidRPr="0022764C">
        <w:rPr>
          <w:rFonts w:eastAsia="Calibri" w:cstheme="minorHAnsi"/>
          <w:b/>
          <w:szCs w:val="18"/>
          <w:lang w:eastAsia="en-GB"/>
          <w:rPrChange w:id="2905"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lang w:eastAsia="en-GB"/>
          <w:rPrChange w:id="2906" w:author="stuart wolstenholme" w:date="2026-05-29T12:46:00Z" w16du:dateUtc="2026-05-29T11:46:00Z">
            <w:rPr>
              <w:rFonts w:eastAsia="Calibri" w:cstheme="minorHAnsi"/>
              <w:szCs w:val="18"/>
              <w:lang w:val="en-US" w:eastAsia="en-GB"/>
            </w:rPr>
          </w:rPrChange>
        </w:rPr>
        <w:t xml:space="preserve"> request, shall submit to examination by a representative of the </w:t>
      </w:r>
      <w:r w:rsidRPr="0022764C">
        <w:rPr>
          <w:rFonts w:eastAsia="Calibri" w:cstheme="minorHAnsi"/>
          <w:b/>
          <w:szCs w:val="18"/>
          <w:lang w:eastAsia="en-GB"/>
          <w:rPrChange w:id="2907"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lang w:eastAsia="en-GB"/>
          <w:rPrChange w:id="2908" w:author="stuart wolstenholme" w:date="2026-05-29T12:46:00Z" w16du:dateUtc="2026-05-29T11:46:00Z">
            <w:rPr>
              <w:rFonts w:eastAsia="Calibri" w:cstheme="minorHAnsi"/>
              <w:szCs w:val="18"/>
              <w:lang w:val="en-US" w:eastAsia="en-GB"/>
            </w:rPr>
          </w:rPrChange>
        </w:rPr>
        <w:t xml:space="preserve">, under oath if required; attend hearings, depositions and trials; assist in effecting settlement; cooperate in the securing and giving of evidence, obtaining the attendance of witnesses and in the conduct of suits; and shall give a written statement(s) to the </w:t>
      </w:r>
      <w:r w:rsidRPr="0022764C">
        <w:rPr>
          <w:rFonts w:eastAsia="Calibri" w:cstheme="minorHAnsi"/>
          <w:b/>
          <w:szCs w:val="18"/>
          <w:lang w:eastAsia="en-GB"/>
          <w:rPrChange w:id="2909"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lang w:eastAsia="en-GB"/>
          <w:rPrChange w:id="2910" w:author="stuart wolstenholme" w:date="2026-05-29T12:46:00Z" w16du:dateUtc="2026-05-29T11:46:00Z">
            <w:rPr>
              <w:rFonts w:eastAsia="Calibri" w:cstheme="minorHAnsi"/>
              <w:szCs w:val="18"/>
              <w:lang w:val="en-US" w:eastAsia="en-GB"/>
            </w:rPr>
          </w:rPrChange>
        </w:rPr>
        <w:t xml:space="preserve"> representatives for the purpose of investigation and/or defense, all without charge to the </w:t>
      </w:r>
      <w:r w:rsidRPr="0022764C">
        <w:rPr>
          <w:rFonts w:eastAsia="Calibri" w:cstheme="minorHAnsi"/>
          <w:b/>
          <w:szCs w:val="18"/>
          <w:lang w:eastAsia="en-GB"/>
          <w:rPrChange w:id="2911"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2912" w:author="stuart wolstenholme" w:date="2026-05-29T12:46:00Z" w16du:dateUtc="2026-05-29T11:46:00Z">
            <w:rPr>
              <w:rFonts w:eastAsia="Calibri" w:cstheme="minorHAnsi"/>
              <w:szCs w:val="18"/>
              <w:lang w:val="en-US" w:eastAsia="en-GB"/>
            </w:rPr>
          </w:rPrChange>
        </w:rPr>
        <w:t xml:space="preserve">, except as provided under Insuring Clause O (Court Attendance Costs). Every </w:t>
      </w:r>
      <w:r w:rsidRPr="0022764C">
        <w:rPr>
          <w:rFonts w:eastAsia="Calibri" w:cstheme="minorHAnsi"/>
          <w:b/>
          <w:szCs w:val="18"/>
          <w:lang w:eastAsia="en-GB"/>
          <w:rPrChange w:id="2913"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914" w:author="stuart wolstenholme" w:date="2026-05-29T12:46:00Z" w16du:dateUtc="2026-05-29T11:46:00Z">
            <w:rPr>
              <w:rFonts w:eastAsia="Calibri" w:cstheme="minorHAnsi"/>
              <w:szCs w:val="18"/>
              <w:lang w:val="en-US" w:eastAsia="en-GB"/>
            </w:rPr>
          </w:rPrChange>
        </w:rPr>
        <w:t xml:space="preserve"> shall further cooperate with </w:t>
      </w:r>
      <w:r w:rsidRPr="0022764C">
        <w:rPr>
          <w:rFonts w:eastAsia="Calibri" w:cstheme="minorHAnsi"/>
          <w:b/>
          <w:szCs w:val="18"/>
          <w:lang w:eastAsia="en-GB"/>
          <w:rPrChange w:id="2915"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2916" w:author="stuart wolstenholme" w:date="2026-05-29T12:46:00Z" w16du:dateUtc="2026-05-29T11:46:00Z">
            <w:rPr>
              <w:rFonts w:eastAsia="Calibri" w:cstheme="minorHAnsi"/>
              <w:szCs w:val="18"/>
              <w:lang w:val="en-US" w:eastAsia="en-GB"/>
            </w:rPr>
          </w:rPrChange>
        </w:rPr>
        <w:t xml:space="preserve">s to do whatever is necessary to secure and effect any rights of indemnity, contribution or apportionment that any </w:t>
      </w:r>
      <w:r w:rsidRPr="0022764C">
        <w:rPr>
          <w:rFonts w:eastAsia="Calibri" w:cstheme="minorHAnsi"/>
          <w:b/>
          <w:szCs w:val="18"/>
          <w:lang w:eastAsia="en-GB"/>
          <w:rPrChange w:id="2917"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2918" w:author="stuart wolstenholme" w:date="2026-05-29T12:46:00Z" w16du:dateUtc="2026-05-29T11:46:00Z">
            <w:rPr>
              <w:rFonts w:eastAsia="Calibri" w:cstheme="minorHAnsi"/>
              <w:szCs w:val="18"/>
              <w:lang w:val="en-US" w:eastAsia="en-GB"/>
            </w:rPr>
          </w:rPrChange>
        </w:rPr>
        <w:t xml:space="preserve">may have. No </w:t>
      </w:r>
      <w:r w:rsidRPr="0022764C">
        <w:rPr>
          <w:rFonts w:eastAsia="Calibri" w:cstheme="minorHAnsi"/>
          <w:b/>
          <w:szCs w:val="18"/>
          <w:lang w:eastAsia="en-GB"/>
          <w:rPrChange w:id="2919"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2920" w:author="stuart wolstenholme" w:date="2026-05-29T12:46:00Z" w16du:dateUtc="2026-05-29T11:46:00Z">
            <w:rPr>
              <w:rFonts w:eastAsia="Calibri" w:cstheme="minorHAnsi"/>
              <w:szCs w:val="18"/>
              <w:lang w:val="en-US" w:eastAsia="en-GB"/>
            </w:rPr>
          </w:rPrChange>
        </w:rPr>
        <w:t xml:space="preserve">shall take any action which in any way increases the </w:t>
      </w:r>
      <w:r w:rsidRPr="0022764C">
        <w:rPr>
          <w:rFonts w:eastAsia="Calibri" w:cstheme="minorHAnsi"/>
          <w:b/>
          <w:szCs w:val="18"/>
          <w:lang w:eastAsia="en-GB"/>
          <w:rPrChange w:id="2921"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2922" w:author="stuart wolstenholme" w:date="2026-05-29T12:46:00Z" w16du:dateUtc="2026-05-29T11:46:00Z">
            <w:rPr>
              <w:rFonts w:eastAsia="Calibri" w:cstheme="minorHAnsi"/>
              <w:szCs w:val="18"/>
              <w:lang w:val="en-US" w:eastAsia="en-GB"/>
            </w:rPr>
          </w:rPrChange>
        </w:rPr>
        <w:t>'</w:t>
      </w:r>
      <w:r w:rsidRPr="0022764C">
        <w:rPr>
          <w:rFonts w:eastAsia="Calibri" w:cstheme="minorHAnsi"/>
          <w:b/>
          <w:bCs/>
          <w:szCs w:val="18"/>
          <w:lang w:eastAsia="en-GB"/>
          <w:rPrChange w:id="2923" w:author="stuart wolstenholme" w:date="2026-05-29T12:46:00Z" w16du:dateUtc="2026-05-29T11:46:00Z">
            <w:rPr>
              <w:rFonts w:eastAsia="Calibri" w:cstheme="minorHAnsi"/>
              <w:b/>
              <w:bCs/>
              <w:szCs w:val="18"/>
              <w:lang w:val="en-US" w:eastAsia="en-GB"/>
            </w:rPr>
          </w:rPrChange>
        </w:rPr>
        <w:t>s</w:t>
      </w:r>
      <w:r w:rsidRPr="0022764C">
        <w:rPr>
          <w:rFonts w:eastAsia="Calibri" w:cstheme="minorHAnsi"/>
          <w:szCs w:val="18"/>
          <w:lang w:eastAsia="en-GB"/>
          <w:rPrChange w:id="2924" w:author="stuart wolstenholme" w:date="2026-05-29T12:46:00Z" w16du:dateUtc="2026-05-29T11:46:00Z">
            <w:rPr>
              <w:rFonts w:eastAsia="Calibri" w:cstheme="minorHAnsi"/>
              <w:szCs w:val="18"/>
              <w:lang w:val="en-US" w:eastAsia="en-GB"/>
            </w:rPr>
          </w:rPrChange>
        </w:rPr>
        <w:t xml:space="preserve"> exposure under this Policy.</w:t>
      </w:r>
    </w:p>
    <w:p w14:paraId="622E6AF2" w14:textId="77777777" w:rsidR="006936E8" w:rsidRPr="0022764C" w:rsidRDefault="006936E8" w:rsidP="006936E8">
      <w:pPr>
        <w:numPr>
          <w:ilvl w:val="0"/>
          <w:numId w:val="498"/>
        </w:numPr>
        <w:spacing w:before="0" w:after="160" w:line="259" w:lineRule="auto"/>
        <w:contextualSpacing/>
        <w:rPr>
          <w:rFonts w:eastAsia="Calibri" w:cstheme="minorHAnsi"/>
          <w:b/>
          <w:bCs/>
          <w:szCs w:val="18"/>
          <w:lang w:eastAsia="en-GB"/>
          <w:rPrChange w:id="2925" w:author="stuart wolstenholme" w:date="2026-05-29T12:46:00Z" w16du:dateUtc="2026-05-29T11:46:00Z">
            <w:rPr>
              <w:rFonts w:eastAsia="Calibri" w:cstheme="minorHAnsi"/>
              <w:b/>
              <w:bCs/>
              <w:szCs w:val="18"/>
              <w:lang w:val="en-US" w:eastAsia="en-GB"/>
            </w:rPr>
          </w:rPrChange>
        </w:rPr>
      </w:pPr>
      <w:r w:rsidRPr="0022764C">
        <w:rPr>
          <w:rFonts w:eastAsia="Calibri" w:cstheme="minorHAnsi"/>
          <w:szCs w:val="18"/>
          <w:lang w:eastAsia="en-GB"/>
          <w:rPrChange w:id="2926" w:author="stuart wolstenholme" w:date="2026-05-29T12:46:00Z" w16du:dateUtc="2026-05-29T11:46:00Z">
            <w:rPr>
              <w:rFonts w:eastAsia="Calibri" w:cstheme="minorHAnsi"/>
              <w:szCs w:val="18"/>
              <w:lang w:val="en-US" w:eastAsia="en-GB"/>
            </w:rPr>
          </w:rPrChange>
        </w:rPr>
        <w:t>Every</w:t>
      </w:r>
      <w:r w:rsidRPr="0022764C">
        <w:rPr>
          <w:rFonts w:eastAsia="Calibri" w:cstheme="minorHAnsi"/>
          <w:b/>
          <w:bCs/>
          <w:szCs w:val="18"/>
          <w:lang w:eastAsia="en-GB"/>
          <w:rPrChange w:id="2927" w:author="stuart wolstenholme" w:date="2026-05-29T12:46:00Z" w16du:dateUtc="2026-05-29T11:46:00Z">
            <w:rPr>
              <w:rFonts w:eastAsia="Calibri" w:cstheme="minorHAnsi"/>
              <w:b/>
              <w:bCs/>
              <w:szCs w:val="18"/>
              <w:lang w:val="en-US" w:eastAsia="en-GB"/>
            </w:rPr>
          </w:rPrChange>
        </w:rPr>
        <w:t xml:space="preserve"> Insured</w:t>
      </w:r>
      <w:r w:rsidRPr="0022764C">
        <w:rPr>
          <w:rFonts w:eastAsia="Calibri" w:cstheme="minorHAnsi"/>
          <w:szCs w:val="18"/>
          <w:lang w:eastAsia="en-GB"/>
          <w:rPrChange w:id="2928" w:author="stuart wolstenholme" w:date="2026-05-29T12:46:00Z" w16du:dateUtc="2026-05-29T11:46:00Z">
            <w:rPr>
              <w:rFonts w:eastAsia="Calibri" w:cstheme="minorHAnsi"/>
              <w:szCs w:val="18"/>
              <w:lang w:val="en-US" w:eastAsia="en-GB"/>
            </w:rPr>
          </w:rPrChange>
        </w:rPr>
        <w:t xml:space="preserve"> must execute or cause to be executed all papers and render all assistance as reasonably requested by the </w:t>
      </w:r>
      <w:r w:rsidRPr="0022764C">
        <w:rPr>
          <w:rFonts w:eastAsia="Calibri" w:cstheme="minorHAnsi"/>
          <w:b/>
          <w:szCs w:val="18"/>
          <w:lang w:eastAsia="en-GB"/>
          <w:rPrChange w:id="2929" w:author="stuart wolstenholme" w:date="2026-05-29T12:46:00Z" w16du:dateUtc="2026-05-29T11:46:00Z">
            <w:rPr>
              <w:rFonts w:eastAsia="Calibri" w:cstheme="minorHAnsi"/>
              <w:b/>
              <w:szCs w:val="18"/>
              <w:lang w:val="en-US" w:eastAsia="en-GB"/>
            </w:rPr>
          </w:rPrChange>
        </w:rPr>
        <w:t>Insurer</w:t>
      </w:r>
      <w:r w:rsidRPr="0022764C">
        <w:rPr>
          <w:rFonts w:eastAsia="Calibri" w:cstheme="minorHAnsi"/>
          <w:bCs/>
          <w:szCs w:val="18"/>
          <w:lang w:eastAsia="en-GB"/>
          <w:rPrChange w:id="2930" w:author="stuart wolstenholme" w:date="2026-05-29T12:46:00Z" w16du:dateUtc="2026-05-29T11:46:00Z">
            <w:rPr>
              <w:rFonts w:eastAsia="Calibri" w:cstheme="minorHAnsi"/>
              <w:bCs/>
              <w:szCs w:val="18"/>
              <w:lang w:val="en-US" w:eastAsia="en-GB"/>
            </w:rPr>
          </w:rPrChange>
        </w:rPr>
        <w:t>, which</w:t>
      </w:r>
      <w:r w:rsidRPr="0022764C">
        <w:rPr>
          <w:rFonts w:eastAsia="Calibri" w:cstheme="minorHAnsi"/>
          <w:szCs w:val="18"/>
          <w:lang w:eastAsia="en-GB"/>
          <w:rPrChange w:id="2931" w:author="stuart wolstenholme" w:date="2026-05-29T12:46:00Z" w16du:dateUtc="2026-05-29T11:46:00Z">
            <w:rPr>
              <w:rFonts w:eastAsia="Calibri" w:cstheme="minorHAnsi"/>
              <w:szCs w:val="18"/>
              <w:lang w:val="en-US" w:eastAsia="en-GB"/>
            </w:rPr>
          </w:rPrChange>
        </w:rPr>
        <w:t xml:space="preserve"> may require an </w:t>
      </w:r>
      <w:r w:rsidRPr="0022764C">
        <w:rPr>
          <w:rFonts w:eastAsia="Calibri" w:cstheme="minorHAnsi"/>
          <w:b/>
          <w:bCs/>
          <w:szCs w:val="18"/>
          <w:lang w:eastAsia="en-GB"/>
          <w:rPrChange w:id="2932"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2933" w:author="stuart wolstenholme" w:date="2026-05-29T12:46:00Z" w16du:dateUtc="2026-05-29T11:46:00Z">
            <w:rPr>
              <w:rFonts w:eastAsia="Calibri" w:cstheme="minorHAnsi"/>
              <w:szCs w:val="18"/>
              <w:lang w:val="en-US" w:eastAsia="en-GB"/>
            </w:rPr>
          </w:rPrChange>
        </w:rPr>
        <w:t xml:space="preserve"> to provide copies of a third party's system security and event logs.</w:t>
      </w:r>
    </w:p>
    <w:p w14:paraId="29C9A094" w14:textId="77777777" w:rsidR="006936E8" w:rsidRPr="0022764C" w:rsidRDefault="006936E8" w:rsidP="006936E8">
      <w:pPr>
        <w:numPr>
          <w:ilvl w:val="0"/>
          <w:numId w:val="498"/>
        </w:numPr>
        <w:spacing w:before="0" w:after="160" w:line="259" w:lineRule="auto"/>
        <w:contextualSpacing/>
        <w:rPr>
          <w:rFonts w:eastAsia="Calibri" w:cstheme="minorHAnsi"/>
          <w:b/>
          <w:bCs/>
          <w:szCs w:val="18"/>
          <w:lang w:eastAsia="en-GB"/>
          <w:rPrChange w:id="2934" w:author="stuart wolstenholme" w:date="2026-05-29T12:46:00Z" w16du:dateUtc="2026-05-29T11:46:00Z">
            <w:rPr>
              <w:rFonts w:eastAsia="Calibri" w:cstheme="minorHAnsi"/>
              <w:b/>
              <w:bCs/>
              <w:szCs w:val="18"/>
              <w:lang w:val="en-US" w:eastAsia="en-GB"/>
            </w:rPr>
          </w:rPrChange>
        </w:rPr>
      </w:pPr>
      <w:r w:rsidRPr="0022764C">
        <w:rPr>
          <w:rFonts w:eastAsia="Calibri" w:cstheme="minorHAnsi"/>
          <w:bCs/>
          <w:szCs w:val="18"/>
          <w:lang w:eastAsia="en-GB"/>
          <w:rPrChange w:id="2935" w:author="stuart wolstenholme" w:date="2026-05-29T12:46:00Z" w16du:dateUtc="2026-05-29T11:46:00Z">
            <w:rPr>
              <w:rFonts w:eastAsia="Calibri" w:cstheme="minorHAnsi"/>
              <w:bCs/>
              <w:szCs w:val="18"/>
              <w:lang w:val="en-US" w:eastAsia="en-GB"/>
            </w:rPr>
          </w:rPrChange>
        </w:rPr>
        <w:t xml:space="preserve">No </w:t>
      </w:r>
      <w:r w:rsidRPr="0022764C">
        <w:rPr>
          <w:rFonts w:eastAsia="Calibri" w:cstheme="minorHAnsi"/>
          <w:b/>
          <w:bCs/>
          <w:szCs w:val="18"/>
          <w:lang w:eastAsia="en-GB"/>
          <w:rPrChange w:id="2936"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2937" w:author="stuart wolstenholme" w:date="2026-05-29T12:46:00Z" w16du:dateUtc="2026-05-29T11:46:00Z">
            <w:rPr>
              <w:rFonts w:eastAsia="Calibri" w:cstheme="minorHAnsi"/>
              <w:szCs w:val="18"/>
              <w:lang w:val="en-US" w:eastAsia="en-GB"/>
            </w:rPr>
          </w:rPrChange>
        </w:rPr>
        <w:t xml:space="preserve"> will admit liability, make any payment, assume any obligation, incur any expense, enter into any settlement, stipulate to any judgment or award or dispose of any </w:t>
      </w:r>
      <w:r w:rsidRPr="0022764C">
        <w:rPr>
          <w:rFonts w:eastAsia="Calibri" w:cstheme="minorHAnsi"/>
          <w:b/>
          <w:bCs/>
          <w:szCs w:val="18"/>
          <w:lang w:eastAsia="en-GB"/>
          <w:rPrChange w:id="2938"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939" w:author="stuart wolstenholme" w:date="2026-05-29T12:46:00Z" w16du:dateUtc="2026-05-29T11:46:00Z">
            <w:rPr>
              <w:rFonts w:eastAsia="Calibri" w:cstheme="minorHAnsi"/>
              <w:szCs w:val="18"/>
              <w:lang w:val="en-US" w:eastAsia="en-GB"/>
            </w:rPr>
          </w:rPrChange>
        </w:rPr>
        <w:t xml:space="preserve"> without </w:t>
      </w:r>
      <w:r w:rsidRPr="0022764C">
        <w:rPr>
          <w:rFonts w:eastAsia="Calibri" w:cstheme="minorHAnsi"/>
          <w:b/>
          <w:bCs/>
          <w:szCs w:val="18"/>
          <w:lang w:eastAsia="en-GB"/>
          <w:rPrChange w:id="2940"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941" w:author="stuart wolstenholme" w:date="2026-05-29T12:46:00Z" w16du:dateUtc="2026-05-29T11:46:00Z">
            <w:rPr>
              <w:rFonts w:eastAsia="Calibri" w:cstheme="minorHAnsi"/>
              <w:szCs w:val="18"/>
              <w:lang w:val="en-US" w:eastAsia="en-GB"/>
            </w:rPr>
          </w:rPrChange>
        </w:rPr>
        <w:t xml:space="preserve"> prior written agreement, unless otherwise permitted under any Insuring Clause of this Policy. However, the prompt public admission of a </w:t>
      </w:r>
      <w:r w:rsidRPr="0022764C">
        <w:rPr>
          <w:rFonts w:eastAsia="Calibri" w:cstheme="minorHAnsi"/>
          <w:b/>
          <w:szCs w:val="18"/>
          <w:lang w:eastAsia="en-GB"/>
          <w:rPrChange w:id="2942" w:author="stuart wolstenholme" w:date="2026-05-29T12:46:00Z" w16du:dateUtc="2026-05-29T11:46:00Z">
            <w:rPr>
              <w:rFonts w:eastAsia="Calibri" w:cstheme="minorHAnsi"/>
              <w:b/>
              <w:szCs w:val="18"/>
              <w:lang w:val="en-US" w:eastAsia="en-GB"/>
            </w:rPr>
          </w:rPrChange>
        </w:rPr>
        <w:t xml:space="preserve">Privacy Breach </w:t>
      </w:r>
      <w:r w:rsidRPr="0022764C">
        <w:rPr>
          <w:rFonts w:eastAsia="Calibri" w:cstheme="minorHAnsi"/>
          <w:szCs w:val="18"/>
          <w:lang w:eastAsia="en-GB"/>
          <w:rPrChange w:id="2943"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bCs/>
          <w:szCs w:val="18"/>
          <w:lang w:eastAsia="en-GB"/>
          <w:rPrChange w:id="2944"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szCs w:val="18"/>
          <w:lang w:eastAsia="en-GB"/>
          <w:rPrChange w:id="2945" w:author="stuart wolstenholme" w:date="2026-05-29T12:46:00Z" w16du:dateUtc="2026-05-29T11:46:00Z">
            <w:rPr>
              <w:rFonts w:eastAsia="Calibri" w:cstheme="minorHAnsi"/>
              <w:szCs w:val="18"/>
              <w:lang w:val="en-US" w:eastAsia="en-GB"/>
            </w:rPr>
          </w:rPrChange>
        </w:rPr>
        <w:t xml:space="preserve"> potentially impacting the </w:t>
      </w:r>
      <w:r w:rsidRPr="0022764C">
        <w:rPr>
          <w:rFonts w:eastAsia="Calibri" w:cstheme="minorHAnsi"/>
          <w:b/>
          <w:szCs w:val="18"/>
          <w:lang w:eastAsia="en-GB"/>
          <w:rPrChange w:id="2946" w:author="stuart wolstenholme" w:date="2026-05-29T12:46:00Z" w16du:dateUtc="2026-05-29T11:46:00Z">
            <w:rPr>
              <w:rFonts w:eastAsia="Calibri" w:cstheme="minorHAnsi"/>
              <w:b/>
              <w:szCs w:val="18"/>
              <w:lang w:val="en-US" w:eastAsia="en-GB"/>
            </w:rPr>
          </w:rPrChange>
        </w:rPr>
        <w:t>Personally Identifiable Information</w:t>
      </w:r>
      <w:r w:rsidRPr="0022764C">
        <w:rPr>
          <w:rFonts w:eastAsia="Calibri" w:cstheme="minorHAnsi"/>
          <w:szCs w:val="18"/>
          <w:lang w:eastAsia="en-GB"/>
          <w:rPrChange w:id="2947" w:author="stuart wolstenholme" w:date="2026-05-29T12:46:00Z" w16du:dateUtc="2026-05-29T11:46:00Z">
            <w:rPr>
              <w:rFonts w:eastAsia="Calibri" w:cstheme="minorHAnsi"/>
              <w:szCs w:val="18"/>
              <w:lang w:val="en-US" w:eastAsia="en-GB"/>
            </w:rPr>
          </w:rPrChange>
        </w:rPr>
        <w:t xml:space="preserve"> of </w:t>
      </w:r>
      <w:r w:rsidRPr="0022764C">
        <w:rPr>
          <w:rFonts w:eastAsia="Calibri" w:cstheme="minorHAnsi"/>
          <w:b/>
          <w:bCs/>
          <w:szCs w:val="18"/>
          <w:lang w:eastAsia="en-GB"/>
          <w:rPrChange w:id="2948" w:author="stuart wolstenholme" w:date="2026-05-29T12:46:00Z" w16du:dateUtc="2026-05-29T11:46:00Z">
            <w:rPr>
              <w:rFonts w:eastAsia="Calibri" w:cstheme="minorHAnsi"/>
              <w:b/>
              <w:bCs/>
              <w:szCs w:val="18"/>
              <w:lang w:val="en-US" w:eastAsia="en-GB"/>
            </w:rPr>
          </w:rPrChange>
        </w:rPr>
        <w:t>Employees</w:t>
      </w:r>
      <w:r w:rsidRPr="0022764C">
        <w:rPr>
          <w:rFonts w:eastAsia="Calibri" w:cstheme="minorHAnsi"/>
          <w:szCs w:val="18"/>
          <w:lang w:eastAsia="en-GB"/>
          <w:rPrChange w:id="2949" w:author="stuart wolstenholme" w:date="2026-05-29T12:46:00Z" w16du:dateUtc="2026-05-29T11:46:00Z">
            <w:rPr>
              <w:rFonts w:eastAsia="Calibri" w:cstheme="minorHAnsi"/>
              <w:szCs w:val="18"/>
              <w:lang w:val="en-US" w:eastAsia="en-GB"/>
            </w:rPr>
          </w:rPrChange>
        </w:rPr>
        <w:t xml:space="preserve"> or third parties, as required by </w:t>
      </w:r>
      <w:r w:rsidRPr="0022764C">
        <w:rPr>
          <w:rFonts w:eastAsia="Calibri" w:cstheme="minorHAnsi"/>
          <w:b/>
          <w:szCs w:val="18"/>
          <w:lang w:eastAsia="en-GB"/>
          <w:rPrChange w:id="2950" w:author="stuart wolstenholme" w:date="2026-05-29T12:46:00Z" w16du:dateUtc="2026-05-29T11:46:00Z">
            <w:rPr>
              <w:rFonts w:eastAsia="Calibri" w:cstheme="minorHAnsi"/>
              <w:b/>
              <w:szCs w:val="18"/>
              <w:lang w:val="en-US" w:eastAsia="en-GB"/>
            </w:rPr>
          </w:rPrChange>
        </w:rPr>
        <w:t>Privacy Regulations</w:t>
      </w:r>
      <w:r w:rsidRPr="0022764C">
        <w:rPr>
          <w:rFonts w:eastAsia="Calibri" w:cstheme="minorHAnsi"/>
          <w:szCs w:val="18"/>
          <w:lang w:eastAsia="en-GB"/>
          <w:rPrChange w:id="2951"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2952" w:author="stuart wolstenholme" w:date="2026-05-29T12:46:00Z" w16du:dateUtc="2026-05-29T11:46:00Z">
            <w:rPr>
              <w:rFonts w:eastAsia="Calibri" w:cstheme="minorHAnsi"/>
              <w:b/>
              <w:szCs w:val="18"/>
              <w:lang w:val="en-US" w:eastAsia="en-GB"/>
            </w:rPr>
          </w:rPrChange>
        </w:rPr>
        <w:t>Card Association</w:t>
      </w:r>
      <w:r w:rsidRPr="0022764C">
        <w:rPr>
          <w:rFonts w:eastAsia="Calibri" w:cstheme="minorHAnsi"/>
          <w:szCs w:val="18"/>
          <w:lang w:eastAsia="en-GB"/>
          <w:rPrChange w:id="2953" w:author="stuart wolstenholme" w:date="2026-05-29T12:46:00Z" w16du:dateUtc="2026-05-29T11:46:00Z">
            <w:rPr>
              <w:rFonts w:eastAsia="Calibri" w:cstheme="minorHAnsi"/>
              <w:szCs w:val="18"/>
              <w:lang w:val="en-US" w:eastAsia="en-GB"/>
            </w:rPr>
          </w:rPrChange>
        </w:rPr>
        <w:t xml:space="preserve"> operating requirements, will not be considered an admission of liability requiring </w:t>
      </w:r>
      <w:r w:rsidRPr="0022764C">
        <w:rPr>
          <w:rFonts w:eastAsia="Calibri" w:cstheme="minorHAnsi"/>
          <w:b/>
          <w:bCs/>
          <w:szCs w:val="18"/>
          <w:lang w:eastAsia="en-GB"/>
          <w:rPrChange w:id="2954"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955" w:author="stuart wolstenholme" w:date="2026-05-29T12:46:00Z" w16du:dateUtc="2026-05-29T11:46:00Z">
            <w:rPr>
              <w:rFonts w:eastAsia="Calibri" w:cstheme="minorHAnsi"/>
              <w:szCs w:val="18"/>
              <w:lang w:val="en-US" w:eastAsia="en-GB"/>
            </w:rPr>
          </w:rPrChange>
        </w:rPr>
        <w:t xml:space="preserve"> prior written agreement; provided, however, that the </w:t>
      </w:r>
      <w:r w:rsidRPr="0022764C">
        <w:rPr>
          <w:rFonts w:eastAsia="Calibri" w:cstheme="minorHAnsi"/>
          <w:b/>
          <w:bCs/>
          <w:szCs w:val="18"/>
          <w:lang w:eastAsia="en-GB"/>
          <w:rPrChange w:id="2956"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b/>
          <w:szCs w:val="18"/>
          <w:lang w:eastAsia="en-GB"/>
          <w:rPrChange w:id="2957"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958" w:author="stuart wolstenholme" w:date="2026-05-29T12:46:00Z" w16du:dateUtc="2026-05-29T11:46:00Z">
            <w:rPr>
              <w:rFonts w:eastAsia="Calibri" w:cstheme="minorHAnsi"/>
              <w:szCs w:val="18"/>
              <w:lang w:val="en-US" w:eastAsia="en-GB"/>
            </w:rPr>
          </w:rPrChange>
        </w:rPr>
        <w:t xml:space="preserve">must provide notice to the </w:t>
      </w:r>
      <w:r w:rsidRPr="0022764C">
        <w:rPr>
          <w:rFonts w:eastAsia="Calibri" w:cstheme="minorHAnsi"/>
          <w:b/>
          <w:szCs w:val="18"/>
          <w:lang w:eastAsia="en-GB"/>
          <w:rPrChange w:id="2959"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2960" w:author="stuart wolstenholme" w:date="2026-05-29T12:46:00Z" w16du:dateUtc="2026-05-29T11:46:00Z">
            <w:rPr>
              <w:rFonts w:eastAsia="Calibri" w:cstheme="minorHAnsi"/>
              <w:szCs w:val="18"/>
              <w:lang w:val="en-US" w:eastAsia="en-GB"/>
            </w:rPr>
          </w:rPrChange>
        </w:rPr>
        <w:t xml:space="preserve">, in accordance with Notification and Claims Condition D of this Policy, of such public admission, if it is a circumstance that could lead to a </w:t>
      </w:r>
      <w:r w:rsidRPr="0022764C">
        <w:rPr>
          <w:rFonts w:eastAsia="Calibri" w:cstheme="minorHAnsi"/>
          <w:b/>
          <w:bCs/>
          <w:szCs w:val="18"/>
          <w:lang w:eastAsia="en-GB"/>
          <w:rPrChange w:id="2961"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bCs/>
          <w:sz w:val="19"/>
          <w:szCs w:val="19"/>
          <w:lang w:eastAsia="en-GB"/>
          <w:rPrChange w:id="2962" w:author="stuart wolstenholme" w:date="2026-05-29T12:46:00Z" w16du:dateUtc="2026-05-29T11:46:00Z">
            <w:rPr>
              <w:rFonts w:eastAsia="Calibri" w:cstheme="minorHAnsi"/>
              <w:bCs/>
              <w:sz w:val="19"/>
              <w:szCs w:val="19"/>
              <w:lang w:val="en-US" w:eastAsia="en-GB"/>
            </w:rPr>
          </w:rPrChange>
        </w:rPr>
        <w:t>.</w:t>
      </w:r>
    </w:p>
    <w:p w14:paraId="37221F5D" w14:textId="77777777" w:rsidR="006936E8" w:rsidRPr="0022764C" w:rsidRDefault="006936E8" w:rsidP="006936E8">
      <w:pPr>
        <w:spacing w:before="0" w:after="160" w:line="259" w:lineRule="auto"/>
        <w:ind w:left="1080"/>
        <w:contextualSpacing/>
        <w:rPr>
          <w:rFonts w:eastAsia="Calibri" w:cstheme="minorHAnsi"/>
          <w:b/>
          <w:bCs/>
          <w:szCs w:val="18"/>
          <w:lang w:eastAsia="en-GB"/>
          <w:rPrChange w:id="2963" w:author="stuart wolstenholme" w:date="2026-05-29T12:46:00Z" w16du:dateUtc="2026-05-29T11:46:00Z">
            <w:rPr>
              <w:rFonts w:eastAsia="Calibri" w:cstheme="minorHAnsi"/>
              <w:b/>
              <w:bCs/>
              <w:szCs w:val="18"/>
              <w:lang w:val="en-US" w:eastAsia="en-GB"/>
            </w:rPr>
          </w:rPrChange>
        </w:rPr>
      </w:pPr>
    </w:p>
    <w:p w14:paraId="331A0535" w14:textId="77777777" w:rsidR="006936E8" w:rsidRPr="0022764C" w:rsidRDefault="006936E8" w:rsidP="006936E8">
      <w:pPr>
        <w:pStyle w:val="Heading2"/>
        <w:numPr>
          <w:ilvl w:val="0"/>
          <w:numId w:val="499"/>
        </w:numPr>
        <w:spacing w:before="0" w:after="160" w:line="259" w:lineRule="auto"/>
        <w:contextualSpacing/>
        <w:rPr>
          <w:rFonts w:eastAsia="Calibri" w:cstheme="minorHAnsi"/>
          <w:b/>
          <w:bCs/>
          <w:sz w:val="22"/>
          <w:szCs w:val="22"/>
          <w:lang w:eastAsia="en-GB"/>
          <w:rPrChange w:id="2964" w:author="stuart wolstenholme" w:date="2026-05-29T12:46:00Z" w16du:dateUtc="2026-05-29T11:46:00Z">
            <w:rPr>
              <w:rFonts w:eastAsia="Calibri" w:cstheme="minorHAnsi"/>
              <w:b/>
              <w:bCs/>
              <w:sz w:val="22"/>
              <w:szCs w:val="22"/>
              <w:lang w:val="en-US" w:eastAsia="en-GB"/>
            </w:rPr>
          </w:rPrChange>
        </w:rPr>
      </w:pPr>
      <w:r w:rsidRPr="0022764C">
        <w:rPr>
          <w:rFonts w:eastAsia="Calibri" w:cstheme="minorHAnsi"/>
          <w:b/>
          <w:sz w:val="22"/>
          <w:szCs w:val="22"/>
          <w:lang w:eastAsia="en-GB"/>
          <w:rPrChange w:id="2965" w:author="stuart wolstenholme" w:date="2026-05-29T12:46:00Z" w16du:dateUtc="2026-05-29T11:46:00Z">
            <w:rPr>
              <w:rFonts w:eastAsia="Calibri" w:cstheme="minorHAnsi"/>
              <w:b/>
              <w:sz w:val="22"/>
              <w:szCs w:val="22"/>
              <w:lang w:val="en-US" w:eastAsia="en-GB"/>
            </w:rPr>
          </w:rPrChange>
        </w:rPr>
        <w:t>Subrogation</w:t>
      </w:r>
    </w:p>
    <w:p w14:paraId="0846949B" w14:textId="77777777" w:rsidR="006936E8" w:rsidRPr="0022764C" w:rsidRDefault="006936E8" w:rsidP="006936E8">
      <w:pPr>
        <w:numPr>
          <w:ilvl w:val="0"/>
          <w:numId w:val="500"/>
        </w:numPr>
        <w:spacing w:before="0" w:after="160" w:line="259" w:lineRule="auto"/>
        <w:contextualSpacing/>
        <w:rPr>
          <w:rFonts w:eastAsia="Calibri" w:cstheme="minorHAnsi"/>
          <w:bCs/>
          <w:szCs w:val="18"/>
          <w:lang w:eastAsia="en-GB"/>
          <w:rPrChange w:id="2966" w:author="stuart wolstenholme" w:date="2026-05-29T12:46:00Z" w16du:dateUtc="2026-05-29T11:46:00Z">
            <w:rPr>
              <w:rFonts w:eastAsia="Calibri" w:cstheme="minorHAnsi"/>
              <w:bCs/>
              <w:szCs w:val="18"/>
              <w:lang w:val="en-US" w:eastAsia="en-GB"/>
            </w:rPr>
          </w:rPrChange>
        </w:rPr>
      </w:pPr>
      <w:r w:rsidRPr="0022764C">
        <w:rPr>
          <w:rFonts w:eastAsia="Calibri" w:cstheme="minorHAnsi"/>
          <w:szCs w:val="18"/>
          <w:rPrChange w:id="2967" w:author="stuart wolstenholme" w:date="2026-05-29T12:46:00Z" w16du:dateUtc="2026-05-29T11:46:00Z">
            <w:rPr>
              <w:rFonts w:eastAsia="Calibri" w:cstheme="minorHAnsi"/>
              <w:szCs w:val="18"/>
              <w:lang w:val="en-US"/>
            </w:rPr>
          </w:rPrChange>
        </w:rPr>
        <w:t xml:space="preserve">If any payment is made under this Policy, the </w:t>
      </w:r>
      <w:r w:rsidRPr="0022764C">
        <w:rPr>
          <w:rFonts w:eastAsia="Calibri" w:cstheme="minorHAnsi"/>
          <w:b/>
          <w:szCs w:val="18"/>
          <w:lang w:eastAsia="en-GB"/>
          <w:rPrChange w:id="2968"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rPrChange w:id="2969" w:author="stuart wolstenholme" w:date="2026-05-29T12:46:00Z" w16du:dateUtc="2026-05-29T11:46:00Z">
            <w:rPr>
              <w:rFonts w:eastAsia="Calibri" w:cstheme="minorHAnsi"/>
              <w:szCs w:val="18"/>
              <w:lang w:val="en-US"/>
            </w:rPr>
          </w:rPrChange>
        </w:rPr>
        <w:t xml:space="preserve"> shall be subrogated to the extent of such payment to all rights of recovery thereof, and the </w:t>
      </w:r>
      <w:r w:rsidRPr="0022764C">
        <w:rPr>
          <w:rFonts w:eastAsia="Calibri" w:cstheme="minorHAnsi"/>
          <w:b/>
          <w:szCs w:val="18"/>
          <w:rPrChange w:id="2970"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2971" w:author="stuart wolstenholme" w:date="2026-05-29T12:46:00Z" w16du:dateUtc="2026-05-29T11:46:00Z">
            <w:rPr>
              <w:rFonts w:eastAsia="Calibri" w:cstheme="minorHAnsi"/>
              <w:szCs w:val="18"/>
              <w:lang w:val="en-US"/>
            </w:rPr>
          </w:rPrChange>
        </w:rPr>
        <w:t xml:space="preserve"> shall execute all documents required and do everything that may be necessary to secure such rights, including the execution of such documents necessary to enable the </w:t>
      </w:r>
      <w:r w:rsidRPr="0022764C">
        <w:rPr>
          <w:rFonts w:eastAsia="Calibri" w:cstheme="minorHAnsi"/>
          <w:b/>
          <w:szCs w:val="18"/>
          <w:lang w:eastAsia="en-GB"/>
          <w:rPrChange w:id="2972"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rPrChange w:id="2973" w:author="stuart wolstenholme" w:date="2026-05-29T12:46:00Z" w16du:dateUtc="2026-05-29T11:46:00Z">
            <w:rPr>
              <w:rFonts w:eastAsia="Calibri" w:cstheme="minorHAnsi"/>
              <w:szCs w:val="18"/>
              <w:lang w:val="en-US"/>
            </w:rPr>
          </w:rPrChange>
        </w:rPr>
        <w:t xml:space="preserve"> to effectively bring proceedings in the name of any </w:t>
      </w:r>
      <w:r w:rsidRPr="0022764C">
        <w:rPr>
          <w:rFonts w:eastAsia="Calibri" w:cstheme="minorHAnsi"/>
          <w:b/>
          <w:szCs w:val="18"/>
          <w:rPrChange w:id="2974"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2975" w:author="stuart wolstenholme" w:date="2026-05-29T12:46:00Z" w16du:dateUtc="2026-05-29T11:46:00Z">
            <w:rPr>
              <w:rFonts w:eastAsia="Calibri" w:cstheme="minorHAnsi"/>
              <w:szCs w:val="18"/>
              <w:lang w:val="en-US"/>
            </w:rPr>
          </w:rPrChange>
        </w:rPr>
        <w:t xml:space="preserve">, and shall provide all other assistance and cooperation which the </w:t>
      </w:r>
      <w:r w:rsidRPr="0022764C">
        <w:rPr>
          <w:rFonts w:eastAsia="Calibri" w:cstheme="minorHAnsi"/>
          <w:b/>
          <w:szCs w:val="18"/>
          <w:lang w:eastAsia="en-GB"/>
          <w:rPrChange w:id="2976"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rPrChange w:id="2977" w:author="stuart wolstenholme" w:date="2026-05-29T12:46:00Z" w16du:dateUtc="2026-05-29T11:46:00Z">
            <w:rPr>
              <w:rFonts w:eastAsia="Calibri" w:cstheme="minorHAnsi"/>
              <w:szCs w:val="18"/>
              <w:lang w:val="en-US"/>
            </w:rPr>
          </w:rPrChange>
        </w:rPr>
        <w:t xml:space="preserve"> may reasonably </w:t>
      </w:r>
      <w:r w:rsidRPr="0022764C">
        <w:rPr>
          <w:rFonts w:eastAsia="Calibri" w:cstheme="minorHAnsi"/>
          <w:szCs w:val="18"/>
          <w:rPrChange w:id="2978" w:author="stuart wolstenholme" w:date="2026-05-29T12:46:00Z" w16du:dateUtc="2026-05-29T11:46:00Z">
            <w:rPr>
              <w:rFonts w:eastAsia="Calibri" w:cstheme="minorHAnsi"/>
              <w:szCs w:val="18"/>
              <w:lang w:val="en-US"/>
            </w:rPr>
          </w:rPrChange>
        </w:rPr>
        <w:t xml:space="preserve">require. The </w:t>
      </w:r>
      <w:r w:rsidRPr="0022764C">
        <w:rPr>
          <w:rFonts w:eastAsia="Calibri" w:cstheme="minorHAnsi"/>
          <w:b/>
          <w:szCs w:val="18"/>
          <w:rPrChange w:id="2979"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2980" w:author="stuart wolstenholme" w:date="2026-05-29T12:46:00Z" w16du:dateUtc="2026-05-29T11:46:00Z">
            <w:rPr>
              <w:rFonts w:eastAsia="Calibri" w:cstheme="minorHAnsi"/>
              <w:szCs w:val="18"/>
              <w:lang w:val="en-US"/>
            </w:rPr>
          </w:rPrChange>
        </w:rPr>
        <w:t xml:space="preserve"> shall do nothing after a </w:t>
      </w:r>
      <w:r w:rsidRPr="0022764C">
        <w:rPr>
          <w:rFonts w:eastAsia="Calibri" w:cstheme="minorHAnsi"/>
          <w:b/>
          <w:szCs w:val="18"/>
          <w:rPrChange w:id="2981" w:author="stuart wolstenholme" w:date="2026-05-29T12:46:00Z" w16du:dateUtc="2026-05-29T11:46:00Z">
            <w:rPr>
              <w:rFonts w:eastAsia="Calibri" w:cstheme="minorHAnsi"/>
              <w:b/>
              <w:szCs w:val="18"/>
              <w:lang w:val="en-US"/>
            </w:rPr>
          </w:rPrChange>
        </w:rPr>
        <w:t>Claim</w:t>
      </w:r>
      <w:r w:rsidRPr="0022764C">
        <w:rPr>
          <w:rFonts w:eastAsia="Calibri" w:cstheme="minorHAnsi"/>
          <w:szCs w:val="18"/>
          <w:rPrChange w:id="2982" w:author="stuart wolstenholme" w:date="2026-05-29T12:46:00Z" w16du:dateUtc="2026-05-29T11:46:00Z">
            <w:rPr>
              <w:rFonts w:eastAsia="Calibri" w:cstheme="minorHAnsi"/>
              <w:szCs w:val="18"/>
              <w:lang w:val="en-US"/>
            </w:rPr>
          </w:rPrChange>
        </w:rPr>
        <w:t xml:space="preserve"> is made to prejudice the </w:t>
      </w:r>
      <w:r w:rsidRPr="0022764C">
        <w:rPr>
          <w:rFonts w:eastAsia="Calibri" w:cstheme="minorHAnsi"/>
          <w:b/>
          <w:szCs w:val="18"/>
          <w:lang w:eastAsia="en-GB"/>
          <w:rPrChange w:id="2983"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rPrChange w:id="2984" w:author="stuart wolstenholme" w:date="2026-05-29T12:46:00Z" w16du:dateUtc="2026-05-29T11:46:00Z">
            <w:rPr>
              <w:rFonts w:eastAsia="Calibri" w:cstheme="minorHAnsi"/>
              <w:szCs w:val="18"/>
              <w:lang w:val="en-US"/>
            </w:rPr>
          </w:rPrChange>
        </w:rPr>
        <w:t xml:space="preserve"> subrogation rights.</w:t>
      </w:r>
    </w:p>
    <w:p w14:paraId="16BFA353" w14:textId="77777777" w:rsidR="006936E8" w:rsidRPr="0022764C" w:rsidRDefault="006936E8" w:rsidP="006936E8">
      <w:pPr>
        <w:numPr>
          <w:ilvl w:val="0"/>
          <w:numId w:val="500"/>
        </w:numPr>
        <w:spacing w:before="0" w:after="160" w:line="259" w:lineRule="auto"/>
        <w:contextualSpacing/>
        <w:rPr>
          <w:rFonts w:eastAsia="Calibri" w:cstheme="minorHAnsi"/>
          <w:bCs/>
          <w:szCs w:val="18"/>
          <w:lang w:eastAsia="en-GB"/>
          <w:rPrChange w:id="2985" w:author="stuart wolstenholme" w:date="2026-05-29T12:46:00Z" w16du:dateUtc="2026-05-29T11:46:00Z">
            <w:rPr>
              <w:rFonts w:eastAsia="Calibri" w:cstheme="minorHAnsi"/>
              <w:bCs/>
              <w:szCs w:val="18"/>
              <w:lang w:val="en-US" w:eastAsia="en-GB"/>
            </w:rPr>
          </w:rPrChange>
        </w:rPr>
      </w:pPr>
      <w:r w:rsidRPr="0022764C">
        <w:rPr>
          <w:rFonts w:eastAsia="Calibri" w:cstheme="minorHAnsi"/>
          <w:szCs w:val="18"/>
          <w:lang w:eastAsia="en-GB"/>
          <w:rPrChange w:id="2986" w:author="stuart wolstenholme" w:date="2026-05-29T12:46:00Z" w16du:dateUtc="2026-05-29T11:46:00Z">
            <w:rPr>
              <w:rFonts w:eastAsia="Calibri" w:cstheme="minorHAnsi"/>
              <w:szCs w:val="18"/>
              <w:lang w:val="en-US" w:eastAsia="en-GB"/>
            </w:rPr>
          </w:rPrChange>
        </w:rPr>
        <w:t xml:space="preserve">Any recoveries shall be applied first to subrogation expenses, second to </w:t>
      </w:r>
      <w:r w:rsidRPr="0022764C">
        <w:rPr>
          <w:rFonts w:eastAsia="Calibri" w:cstheme="minorHAnsi"/>
          <w:b/>
          <w:bCs/>
          <w:szCs w:val="18"/>
          <w:lang w:eastAsia="en-GB"/>
          <w:rPrChange w:id="2987"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szCs w:val="18"/>
          <w:lang w:eastAsia="en-GB"/>
          <w:rPrChange w:id="2988"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2989"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990" w:author="stuart wolstenholme" w:date="2026-05-29T12:46:00Z" w16du:dateUtc="2026-05-29T11:46:00Z">
            <w:rPr>
              <w:rFonts w:eastAsia="Calibri" w:cstheme="minorHAnsi"/>
              <w:szCs w:val="18"/>
              <w:lang w:val="en-US" w:eastAsia="en-GB"/>
            </w:rPr>
          </w:rPrChange>
        </w:rPr>
        <w:t xml:space="preserve"> or any other amounts incurred by the </w:t>
      </w:r>
      <w:r w:rsidRPr="0022764C">
        <w:rPr>
          <w:rFonts w:eastAsia="Calibri" w:cstheme="minorHAnsi"/>
          <w:b/>
          <w:szCs w:val="18"/>
          <w:lang w:eastAsia="en-GB"/>
          <w:rPrChange w:id="2991"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2992" w:author="stuart wolstenholme" w:date="2026-05-29T12:46:00Z" w16du:dateUtc="2026-05-29T11:46:00Z">
            <w:rPr>
              <w:rFonts w:eastAsia="Calibri" w:cstheme="minorHAnsi"/>
              <w:szCs w:val="18"/>
              <w:lang w:val="en-US" w:eastAsia="en-GB"/>
            </w:rPr>
          </w:rPrChange>
        </w:rPr>
        <w:t xml:space="preserve">, and lastly to the </w:t>
      </w:r>
      <w:r w:rsidRPr="0022764C">
        <w:rPr>
          <w:rFonts w:eastAsia="Calibri" w:cstheme="minorHAnsi"/>
          <w:b/>
          <w:bCs/>
          <w:szCs w:val="18"/>
          <w:lang w:eastAsia="en-GB"/>
          <w:rPrChange w:id="2993"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994" w:author="stuart wolstenholme" w:date="2026-05-29T12:46:00Z" w16du:dateUtc="2026-05-29T11:46:00Z">
            <w:rPr>
              <w:rFonts w:eastAsia="Calibri" w:cstheme="minorHAnsi"/>
              <w:szCs w:val="18"/>
              <w:lang w:val="en-US" w:eastAsia="en-GB"/>
            </w:rPr>
          </w:rPrChange>
        </w:rPr>
        <w:t>. Any additional amounts recovered will be paid to</w:t>
      </w:r>
      <w:r w:rsidRPr="0022764C">
        <w:rPr>
          <w:rFonts w:eastAsia="Calibri" w:cstheme="minorHAnsi"/>
          <w:b/>
          <w:bCs/>
          <w:szCs w:val="18"/>
          <w:lang w:eastAsia="en-GB"/>
          <w:rPrChange w:id="2995"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2996"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bCs/>
          <w:szCs w:val="18"/>
          <w:lang w:eastAsia="en-GB"/>
          <w:rPrChange w:id="2997" w:author="stuart wolstenholme" w:date="2026-05-29T12:46:00Z" w16du:dateUtc="2026-05-29T11:46:00Z">
            <w:rPr>
              <w:rFonts w:eastAsia="Calibri" w:cstheme="minorHAnsi"/>
              <w:b/>
              <w:bCs/>
              <w:szCs w:val="18"/>
              <w:lang w:val="en-US" w:eastAsia="en-GB"/>
            </w:rPr>
          </w:rPrChange>
        </w:rPr>
        <w:t xml:space="preserve"> Insured.</w:t>
      </w:r>
    </w:p>
    <w:p w14:paraId="50E976A7" w14:textId="77777777" w:rsidR="006936E8" w:rsidRPr="0022764C" w:rsidRDefault="006936E8" w:rsidP="006936E8">
      <w:pPr>
        <w:spacing w:before="0" w:after="160" w:line="259" w:lineRule="auto"/>
        <w:ind w:left="1080"/>
        <w:contextualSpacing/>
        <w:rPr>
          <w:rFonts w:eastAsia="Calibri" w:cstheme="minorHAnsi"/>
          <w:bCs/>
          <w:szCs w:val="18"/>
          <w:lang w:eastAsia="en-GB"/>
          <w:rPrChange w:id="2998" w:author="stuart wolstenholme" w:date="2026-05-29T12:46:00Z" w16du:dateUtc="2026-05-29T11:46:00Z">
            <w:rPr>
              <w:rFonts w:eastAsia="Calibri" w:cstheme="minorHAnsi"/>
              <w:bCs/>
              <w:szCs w:val="18"/>
              <w:lang w:val="en-US" w:eastAsia="en-GB"/>
            </w:rPr>
          </w:rPrChange>
        </w:rPr>
      </w:pPr>
    </w:p>
    <w:p w14:paraId="2779B3CB" w14:textId="77777777" w:rsidR="006936E8" w:rsidRPr="0022764C" w:rsidRDefault="006936E8" w:rsidP="006936E8">
      <w:pPr>
        <w:pStyle w:val="Heading2"/>
        <w:numPr>
          <w:ilvl w:val="0"/>
          <w:numId w:val="501"/>
        </w:numPr>
        <w:spacing w:before="0" w:after="160" w:line="259" w:lineRule="auto"/>
        <w:contextualSpacing/>
        <w:rPr>
          <w:rFonts w:eastAsia="Calibri" w:cstheme="minorHAnsi"/>
          <w:b/>
          <w:sz w:val="22"/>
          <w:szCs w:val="22"/>
          <w:lang w:eastAsia="en-GB"/>
          <w:rPrChange w:id="2999" w:author="stuart wolstenholme" w:date="2026-05-29T12:46:00Z" w16du:dateUtc="2026-05-29T11:46:00Z">
            <w:rPr>
              <w:rFonts w:eastAsia="Calibri" w:cstheme="minorHAnsi"/>
              <w:b/>
              <w:sz w:val="22"/>
              <w:szCs w:val="22"/>
              <w:lang w:val="en-US" w:eastAsia="en-GB"/>
            </w:rPr>
          </w:rPrChange>
        </w:rPr>
      </w:pPr>
      <w:r w:rsidRPr="0022764C">
        <w:rPr>
          <w:rFonts w:eastAsia="Calibri" w:cstheme="minorHAnsi"/>
          <w:b/>
          <w:sz w:val="22"/>
          <w:szCs w:val="22"/>
          <w:lang w:eastAsia="en-GB"/>
          <w:rPrChange w:id="3000" w:author="stuart wolstenholme" w:date="2026-05-29T12:46:00Z" w16du:dateUtc="2026-05-29T11:46:00Z">
            <w:rPr>
              <w:rFonts w:eastAsia="Calibri" w:cstheme="minorHAnsi"/>
              <w:b/>
              <w:sz w:val="22"/>
              <w:szCs w:val="22"/>
              <w:lang w:val="en-US" w:eastAsia="en-GB"/>
            </w:rPr>
          </w:rPrChange>
        </w:rPr>
        <w:t>Other Insurance</w:t>
      </w:r>
    </w:p>
    <w:p w14:paraId="02F34565" w14:textId="77777777" w:rsidR="006936E8" w:rsidRPr="0022764C" w:rsidRDefault="006936E8" w:rsidP="006936E8">
      <w:pPr>
        <w:spacing w:before="0" w:after="160" w:line="259" w:lineRule="auto"/>
        <w:ind w:left="360"/>
        <w:contextualSpacing/>
        <w:rPr>
          <w:rFonts w:eastAsia="Times New Roman" w:cstheme="minorHAnsi"/>
          <w:szCs w:val="18"/>
          <w:rPrChange w:id="3001" w:author="stuart wolstenholme" w:date="2026-05-29T12:46:00Z" w16du:dateUtc="2026-05-29T11:46:00Z">
            <w:rPr>
              <w:rFonts w:eastAsia="Times New Roman" w:cstheme="minorHAnsi"/>
              <w:szCs w:val="18"/>
              <w:lang w:val="en-US"/>
            </w:rPr>
          </w:rPrChange>
        </w:rPr>
      </w:pPr>
      <w:r w:rsidRPr="0022764C">
        <w:rPr>
          <w:rFonts w:eastAsia="Times New Roman" w:cstheme="minorHAnsi"/>
          <w:szCs w:val="18"/>
          <w:rPrChange w:id="3002" w:author="stuart wolstenholme" w:date="2026-05-29T12:46:00Z" w16du:dateUtc="2026-05-29T11:46:00Z">
            <w:rPr>
              <w:rFonts w:eastAsia="Times New Roman" w:cstheme="minorHAnsi"/>
              <w:szCs w:val="18"/>
              <w:lang w:val="en-US"/>
            </w:rPr>
          </w:rPrChange>
        </w:rPr>
        <w:t xml:space="preserve">If other valid and collectible insurance is available to any </w:t>
      </w:r>
      <w:r w:rsidRPr="0022764C">
        <w:rPr>
          <w:rFonts w:eastAsia="Times New Roman" w:cstheme="minorHAnsi"/>
          <w:b/>
          <w:szCs w:val="18"/>
          <w:rPrChange w:id="3003" w:author="stuart wolstenholme" w:date="2026-05-29T12:46:00Z" w16du:dateUtc="2026-05-29T11:46:00Z">
            <w:rPr>
              <w:rFonts w:eastAsia="Times New Roman" w:cstheme="minorHAnsi"/>
              <w:b/>
              <w:szCs w:val="18"/>
              <w:lang w:val="en-US"/>
            </w:rPr>
          </w:rPrChange>
        </w:rPr>
        <w:t xml:space="preserve">Insured </w:t>
      </w:r>
      <w:r w:rsidRPr="0022764C">
        <w:rPr>
          <w:rFonts w:eastAsia="Times New Roman" w:cstheme="minorHAnsi"/>
          <w:szCs w:val="18"/>
          <w:rPrChange w:id="3004" w:author="stuart wolstenholme" w:date="2026-05-29T12:46:00Z" w16du:dateUtc="2026-05-29T11:46:00Z">
            <w:rPr>
              <w:rFonts w:eastAsia="Times New Roman" w:cstheme="minorHAnsi"/>
              <w:szCs w:val="18"/>
              <w:lang w:val="en-US"/>
            </w:rPr>
          </w:rPrChange>
        </w:rPr>
        <w:t xml:space="preserve">for a </w:t>
      </w:r>
      <w:r w:rsidRPr="0022764C">
        <w:rPr>
          <w:rFonts w:eastAsia="Times New Roman" w:cstheme="minorHAnsi"/>
          <w:b/>
          <w:szCs w:val="18"/>
          <w:rPrChange w:id="3005" w:author="stuart wolstenholme" w:date="2026-05-29T12:46:00Z" w16du:dateUtc="2026-05-29T11:46:00Z">
            <w:rPr>
              <w:rFonts w:eastAsia="Times New Roman" w:cstheme="minorHAnsi"/>
              <w:b/>
              <w:szCs w:val="18"/>
              <w:lang w:val="en-US"/>
            </w:rPr>
          </w:rPrChange>
        </w:rPr>
        <w:t xml:space="preserve">Claim </w:t>
      </w:r>
      <w:r w:rsidRPr="0022764C">
        <w:rPr>
          <w:rFonts w:eastAsia="Times New Roman" w:cstheme="minorHAnsi"/>
          <w:szCs w:val="18"/>
          <w:rPrChange w:id="3006" w:author="stuart wolstenholme" w:date="2026-05-29T12:46:00Z" w16du:dateUtc="2026-05-29T11:46:00Z">
            <w:rPr>
              <w:rFonts w:eastAsia="Times New Roman" w:cstheme="minorHAnsi"/>
              <w:szCs w:val="18"/>
              <w:lang w:val="en-US"/>
            </w:rPr>
          </w:rPrChange>
        </w:rPr>
        <w:t xml:space="preserve">to which this Policy applies, the </w:t>
      </w:r>
      <w:r w:rsidRPr="0022764C">
        <w:rPr>
          <w:rFonts w:eastAsia="Calibri" w:cstheme="minorHAnsi"/>
          <w:b/>
          <w:szCs w:val="18"/>
          <w:lang w:eastAsia="en-GB"/>
          <w:rPrChange w:id="3007" w:author="stuart wolstenholme" w:date="2026-05-29T12:46:00Z" w16du:dateUtc="2026-05-29T11:46:00Z">
            <w:rPr>
              <w:rFonts w:eastAsia="Calibri" w:cstheme="minorHAnsi"/>
              <w:b/>
              <w:szCs w:val="18"/>
              <w:lang w:val="en-US" w:eastAsia="en-GB"/>
            </w:rPr>
          </w:rPrChange>
        </w:rPr>
        <w:t>Insurer's</w:t>
      </w:r>
      <w:r w:rsidRPr="0022764C">
        <w:rPr>
          <w:rFonts w:eastAsia="Times New Roman" w:cstheme="minorHAnsi"/>
          <w:szCs w:val="18"/>
          <w:rPrChange w:id="3008" w:author="stuart wolstenholme" w:date="2026-05-29T12:46:00Z" w16du:dateUtc="2026-05-29T11:46:00Z">
            <w:rPr>
              <w:rFonts w:eastAsia="Times New Roman" w:cstheme="minorHAnsi"/>
              <w:szCs w:val="18"/>
              <w:lang w:val="en-US"/>
            </w:rPr>
          </w:rPrChange>
        </w:rPr>
        <w:t xml:space="preserve"> obligations are limited as follows:</w:t>
      </w:r>
    </w:p>
    <w:p w14:paraId="49B9F494" w14:textId="77777777" w:rsidR="006936E8" w:rsidRPr="0022764C" w:rsidRDefault="006936E8" w:rsidP="006936E8">
      <w:pPr>
        <w:numPr>
          <w:ilvl w:val="0"/>
          <w:numId w:val="502"/>
        </w:numPr>
        <w:spacing w:before="0" w:after="160" w:line="259" w:lineRule="auto"/>
        <w:contextualSpacing/>
        <w:rPr>
          <w:rFonts w:eastAsia="Calibri" w:cstheme="minorHAnsi"/>
          <w:bCs/>
          <w:szCs w:val="18"/>
          <w:lang w:eastAsia="en-GB"/>
          <w:rPrChange w:id="3009" w:author="stuart wolstenholme" w:date="2026-05-29T12:46:00Z" w16du:dateUtc="2026-05-29T11:46:00Z">
            <w:rPr>
              <w:rFonts w:eastAsia="Calibri" w:cstheme="minorHAnsi"/>
              <w:bCs/>
              <w:szCs w:val="18"/>
              <w:lang w:val="en-US" w:eastAsia="en-GB"/>
            </w:rPr>
          </w:rPrChange>
        </w:rPr>
      </w:pPr>
      <w:r w:rsidRPr="0022764C">
        <w:rPr>
          <w:rFonts w:eastAsia="Calibri" w:cstheme="minorHAnsi"/>
          <w:b/>
          <w:szCs w:val="18"/>
          <w:lang w:eastAsia="en-GB"/>
          <w:rPrChange w:id="3010" w:author="stuart wolstenholme" w:date="2026-05-29T12:46:00Z" w16du:dateUtc="2026-05-29T11:46:00Z">
            <w:rPr>
              <w:rFonts w:eastAsia="Calibri" w:cstheme="minorHAnsi"/>
              <w:b/>
              <w:szCs w:val="18"/>
              <w:lang w:val="en-US" w:eastAsia="en-GB"/>
            </w:rPr>
          </w:rPrChange>
        </w:rPr>
        <w:t xml:space="preserve">Primary Insurance </w:t>
      </w:r>
      <w:r w:rsidRPr="0022764C">
        <w:rPr>
          <w:rFonts w:eastAsia="Calibri" w:cstheme="minorHAnsi"/>
          <w:bCs/>
          <w:szCs w:val="18"/>
          <w:lang w:eastAsia="en-GB"/>
          <w:rPrChange w:id="3011" w:author="stuart wolstenholme" w:date="2026-05-29T12:46:00Z" w16du:dateUtc="2026-05-29T11:46:00Z">
            <w:rPr>
              <w:rFonts w:eastAsia="Calibri" w:cstheme="minorHAnsi"/>
              <w:bCs/>
              <w:szCs w:val="18"/>
              <w:lang w:val="en-US" w:eastAsia="en-GB"/>
            </w:rPr>
          </w:rPrChange>
        </w:rPr>
        <w:t xml:space="preserve">- All First Party Insuring Clauses of this Policy except Insuring Clause M (Property Damage Loss) </w:t>
      </w:r>
      <w:r w:rsidRPr="0022764C">
        <w:rPr>
          <w:rFonts w:eastAsia="Times New Roman" w:cstheme="minorHAnsi"/>
          <w:szCs w:val="18"/>
          <w:rPrChange w:id="3012" w:author="stuart wolstenholme" w:date="2026-05-29T12:46:00Z" w16du:dateUtc="2026-05-29T11:46:00Z">
            <w:rPr>
              <w:rFonts w:eastAsia="Times New Roman" w:cstheme="minorHAnsi"/>
              <w:szCs w:val="18"/>
              <w:lang w:val="en-US"/>
            </w:rPr>
          </w:rPrChange>
        </w:rPr>
        <w:t xml:space="preserve">are primary to any other valid and collectible insurance available to any </w:t>
      </w:r>
      <w:r w:rsidRPr="0022764C">
        <w:rPr>
          <w:rFonts w:eastAsia="Times New Roman" w:cstheme="minorHAnsi"/>
          <w:b/>
          <w:szCs w:val="18"/>
          <w:rPrChange w:id="3013" w:author="stuart wolstenholme" w:date="2026-05-29T12:46:00Z" w16du:dateUtc="2026-05-29T11:46:00Z">
            <w:rPr>
              <w:rFonts w:eastAsia="Times New Roman" w:cstheme="minorHAnsi"/>
              <w:b/>
              <w:szCs w:val="18"/>
              <w:lang w:val="en-US"/>
            </w:rPr>
          </w:rPrChange>
        </w:rPr>
        <w:t>Insured</w:t>
      </w:r>
      <w:r w:rsidRPr="0022764C">
        <w:rPr>
          <w:rFonts w:eastAsia="Times New Roman" w:cstheme="minorHAnsi"/>
          <w:szCs w:val="18"/>
          <w:rPrChange w:id="3014" w:author="stuart wolstenholme" w:date="2026-05-29T12:46:00Z" w16du:dateUtc="2026-05-29T11:46:00Z">
            <w:rPr>
              <w:rFonts w:eastAsia="Times New Roman" w:cstheme="minorHAnsi"/>
              <w:szCs w:val="18"/>
              <w:lang w:val="en-US"/>
            </w:rPr>
          </w:rPrChange>
        </w:rPr>
        <w:t>.</w:t>
      </w:r>
    </w:p>
    <w:p w14:paraId="7DE8B724" w14:textId="77777777" w:rsidR="006936E8" w:rsidRPr="0022764C" w:rsidRDefault="006936E8" w:rsidP="006936E8">
      <w:pPr>
        <w:numPr>
          <w:ilvl w:val="0"/>
          <w:numId w:val="502"/>
        </w:numPr>
        <w:spacing w:before="0" w:after="160" w:line="259" w:lineRule="auto"/>
        <w:contextualSpacing/>
        <w:rPr>
          <w:rFonts w:eastAsia="Calibri" w:cstheme="minorHAnsi"/>
          <w:b/>
          <w:szCs w:val="18"/>
          <w:lang w:eastAsia="en-GB"/>
          <w:rPrChange w:id="3015" w:author="stuart wolstenholme" w:date="2026-05-29T12:46:00Z" w16du:dateUtc="2026-05-29T11:46:00Z">
            <w:rPr>
              <w:rFonts w:eastAsia="Calibri" w:cstheme="minorHAnsi"/>
              <w:b/>
              <w:szCs w:val="18"/>
              <w:lang w:val="en-US" w:eastAsia="en-GB"/>
            </w:rPr>
          </w:rPrChange>
        </w:rPr>
      </w:pPr>
      <w:r w:rsidRPr="0022764C">
        <w:rPr>
          <w:rFonts w:eastAsia="Calibri" w:cstheme="minorHAnsi"/>
          <w:b/>
          <w:szCs w:val="18"/>
          <w:lang w:eastAsia="en-GB"/>
          <w:rPrChange w:id="3016" w:author="stuart wolstenholme" w:date="2026-05-29T12:46:00Z" w16du:dateUtc="2026-05-29T11:46:00Z">
            <w:rPr>
              <w:rFonts w:eastAsia="Calibri" w:cstheme="minorHAnsi"/>
              <w:b/>
              <w:szCs w:val="18"/>
              <w:lang w:val="en-US" w:eastAsia="en-GB"/>
            </w:rPr>
          </w:rPrChange>
        </w:rPr>
        <w:t>Excess Insurance</w:t>
      </w:r>
      <w:r w:rsidRPr="0022764C">
        <w:rPr>
          <w:rFonts w:eastAsia="Calibri" w:cstheme="minorHAnsi"/>
          <w:bCs/>
          <w:szCs w:val="18"/>
          <w:lang w:eastAsia="en-GB"/>
          <w:rPrChange w:id="3017"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3018"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bCs/>
          <w:szCs w:val="18"/>
          <w:lang w:eastAsia="en-GB"/>
          <w:rPrChange w:id="3019" w:author="stuart wolstenholme" w:date="2026-05-29T12:46:00Z" w16du:dateUtc="2026-05-29T11:46:00Z">
            <w:rPr>
              <w:rFonts w:eastAsia="Calibri" w:cstheme="minorHAnsi"/>
              <w:bCs/>
              <w:szCs w:val="18"/>
              <w:lang w:val="en-US" w:eastAsia="en-GB"/>
            </w:rPr>
          </w:rPrChange>
        </w:rPr>
        <w:t xml:space="preserve">All Third Party Insuring Clauses of this Policy </w:t>
      </w:r>
      <w:r w:rsidRPr="0022764C">
        <w:rPr>
          <w:rFonts w:eastAsia="Times New Roman" w:cstheme="minorHAnsi"/>
          <w:szCs w:val="18"/>
          <w:rPrChange w:id="3020" w:author="stuart wolstenholme" w:date="2026-05-29T12:46:00Z" w16du:dateUtc="2026-05-29T11:46:00Z">
            <w:rPr>
              <w:rFonts w:eastAsia="Times New Roman" w:cstheme="minorHAnsi"/>
              <w:szCs w:val="18"/>
              <w:lang w:val="en-US"/>
            </w:rPr>
          </w:rPrChange>
        </w:rPr>
        <w:t xml:space="preserve">are excess </w:t>
      </w:r>
      <w:r w:rsidRPr="0022764C">
        <w:rPr>
          <w:rFonts w:eastAsia="Calibri" w:cstheme="minorHAnsi"/>
          <w:szCs w:val="18"/>
          <w:rPrChange w:id="3021" w:author="stuart wolstenholme" w:date="2026-05-29T12:46:00Z" w16du:dateUtc="2026-05-29T11:46:00Z">
            <w:rPr>
              <w:rFonts w:eastAsia="Calibri" w:cstheme="minorHAnsi"/>
              <w:szCs w:val="18"/>
              <w:lang w:val="en-US"/>
            </w:rPr>
          </w:rPrChange>
        </w:rPr>
        <w:t xml:space="preserve">over any other valid and collectible insurance (including the amount of any </w:t>
      </w:r>
      <w:r w:rsidRPr="0022764C">
        <w:rPr>
          <w:rFonts w:eastAsia="Calibri" w:cstheme="minorHAnsi"/>
          <w:b/>
          <w:bCs/>
          <w:szCs w:val="18"/>
          <w:rPrChange w:id="3022" w:author="stuart wolstenholme" w:date="2026-05-29T12:46:00Z" w16du:dateUtc="2026-05-29T11:46:00Z">
            <w:rPr>
              <w:rFonts w:eastAsia="Calibri" w:cstheme="minorHAnsi"/>
              <w:b/>
              <w:bCs/>
              <w:szCs w:val="18"/>
              <w:lang w:val="en-US"/>
            </w:rPr>
          </w:rPrChange>
        </w:rPr>
        <w:t>Excess</w:t>
      </w:r>
      <w:r w:rsidRPr="0022764C">
        <w:rPr>
          <w:rFonts w:eastAsia="Calibri" w:cstheme="minorHAnsi"/>
          <w:szCs w:val="18"/>
          <w:rPrChange w:id="3023" w:author="stuart wolstenholme" w:date="2026-05-29T12:46:00Z" w16du:dateUtc="2026-05-29T11:46:00Z">
            <w:rPr>
              <w:rFonts w:eastAsia="Calibri" w:cstheme="minorHAnsi"/>
              <w:szCs w:val="18"/>
              <w:lang w:val="en-US"/>
            </w:rPr>
          </w:rPrChange>
        </w:rPr>
        <w:t xml:space="preserve"> and/or retentions) available to any </w:t>
      </w:r>
      <w:r w:rsidRPr="0022764C">
        <w:rPr>
          <w:rFonts w:eastAsia="Calibri" w:cstheme="minorHAnsi"/>
          <w:b/>
          <w:szCs w:val="18"/>
          <w:rPrChange w:id="3024"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3025" w:author="stuart wolstenholme" w:date="2026-05-29T12:46:00Z" w16du:dateUtc="2026-05-29T11:46:00Z">
            <w:rPr>
              <w:rFonts w:eastAsia="Calibri" w:cstheme="minorHAnsi"/>
              <w:szCs w:val="18"/>
              <w:lang w:val="en-US"/>
            </w:rPr>
          </w:rPrChange>
        </w:rPr>
        <w:t>, including any insurance under which there is a duty to defend and regardless of whether such other policy or policies are stated to be primary, contributory, excess, contingent or otherwise, unless such insurance is written specifically as excess insurance of this Policy by reference in such other policy to the Policy number set forth in the Schedule.</w:t>
      </w:r>
    </w:p>
    <w:p w14:paraId="63C6EE11" w14:textId="77777777" w:rsidR="006936E8" w:rsidRPr="0022764C" w:rsidRDefault="006936E8" w:rsidP="006936E8">
      <w:pPr>
        <w:numPr>
          <w:ilvl w:val="0"/>
          <w:numId w:val="502"/>
        </w:numPr>
        <w:spacing w:before="0" w:after="160" w:line="259" w:lineRule="auto"/>
        <w:contextualSpacing/>
        <w:rPr>
          <w:rFonts w:eastAsia="Calibri" w:cstheme="minorHAnsi"/>
          <w:b/>
          <w:szCs w:val="18"/>
          <w:lang w:eastAsia="en-GB"/>
          <w:rPrChange w:id="3026" w:author="stuart wolstenholme" w:date="2026-05-29T12:46:00Z" w16du:dateUtc="2026-05-29T11:46:00Z">
            <w:rPr>
              <w:rFonts w:eastAsia="Calibri" w:cstheme="minorHAnsi"/>
              <w:b/>
              <w:szCs w:val="18"/>
              <w:lang w:val="en-US" w:eastAsia="en-GB"/>
            </w:rPr>
          </w:rPrChange>
        </w:rPr>
      </w:pPr>
      <w:r w:rsidRPr="0022764C">
        <w:rPr>
          <w:rFonts w:eastAsia="Calibri" w:cstheme="minorHAnsi"/>
          <w:b/>
          <w:szCs w:val="18"/>
          <w:lang w:eastAsia="en-GB"/>
          <w:rPrChange w:id="3027" w:author="stuart wolstenholme" w:date="2026-05-29T12:46:00Z" w16du:dateUtc="2026-05-29T11:46:00Z">
            <w:rPr>
              <w:rFonts w:eastAsia="Calibri" w:cstheme="minorHAnsi"/>
              <w:b/>
              <w:szCs w:val="18"/>
              <w:lang w:val="en-US" w:eastAsia="en-GB"/>
            </w:rPr>
          </w:rPrChange>
        </w:rPr>
        <w:t>Contingent Insurance</w:t>
      </w:r>
      <w:r w:rsidRPr="0022764C">
        <w:rPr>
          <w:rFonts w:eastAsia="Calibri" w:cstheme="minorHAnsi"/>
          <w:bCs/>
          <w:szCs w:val="18"/>
          <w:lang w:eastAsia="en-GB"/>
          <w:rPrChange w:id="302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3029"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bCs/>
          <w:szCs w:val="18"/>
          <w:lang w:eastAsia="en-GB"/>
          <w:rPrChange w:id="3030" w:author="stuart wolstenholme" w:date="2026-05-29T12:46:00Z" w16du:dateUtc="2026-05-29T11:46:00Z">
            <w:rPr>
              <w:rFonts w:eastAsia="Calibri" w:cstheme="minorHAnsi"/>
              <w:bCs/>
              <w:szCs w:val="18"/>
              <w:lang w:val="en-US" w:eastAsia="en-GB"/>
            </w:rPr>
          </w:rPrChange>
        </w:rPr>
        <w:t>Insuring Clause M (Property Damage Loss)</w:t>
      </w:r>
      <w:r w:rsidRPr="0022764C">
        <w:rPr>
          <w:rFonts w:eastAsia="Calibri" w:cstheme="minorHAnsi"/>
          <w:b/>
          <w:szCs w:val="18"/>
          <w:lang w:eastAsia="en-GB"/>
          <w:rPrChange w:id="3031" w:author="stuart wolstenholme" w:date="2026-05-29T12:46:00Z" w16du:dateUtc="2026-05-29T11:46:00Z">
            <w:rPr>
              <w:rFonts w:eastAsia="Calibri" w:cstheme="minorHAnsi"/>
              <w:b/>
              <w:szCs w:val="18"/>
              <w:lang w:val="en-US" w:eastAsia="en-GB"/>
            </w:rPr>
          </w:rPrChange>
        </w:rPr>
        <w:t xml:space="preserve"> </w:t>
      </w:r>
      <w:r w:rsidRPr="0022764C">
        <w:rPr>
          <w:rFonts w:eastAsia="Times New Roman" w:cstheme="minorHAnsi"/>
          <w:snapToGrid w:val="0"/>
          <w:szCs w:val="18"/>
          <w:rPrChange w:id="3032" w:author="stuart wolstenholme" w:date="2026-05-29T12:46:00Z" w16du:dateUtc="2026-05-29T11:46:00Z">
            <w:rPr>
              <w:rFonts w:eastAsia="Times New Roman" w:cstheme="minorHAnsi"/>
              <w:snapToGrid w:val="0"/>
              <w:szCs w:val="18"/>
              <w:lang w:val="en-US"/>
            </w:rPr>
          </w:rPrChange>
        </w:rPr>
        <w:t xml:space="preserve">provides coverage for physical loss of or damage to </w:t>
      </w:r>
      <w:r w:rsidRPr="0022764C">
        <w:rPr>
          <w:rFonts w:eastAsia="Times New Roman" w:cstheme="minorHAnsi"/>
          <w:b/>
          <w:snapToGrid w:val="0"/>
          <w:szCs w:val="18"/>
          <w:rPrChange w:id="3033" w:author="stuart wolstenholme" w:date="2026-05-29T12:46:00Z" w16du:dateUtc="2026-05-29T11:46:00Z">
            <w:rPr>
              <w:rFonts w:eastAsia="Times New Roman" w:cstheme="minorHAnsi"/>
              <w:b/>
              <w:snapToGrid w:val="0"/>
              <w:szCs w:val="18"/>
              <w:lang w:val="en-US"/>
            </w:rPr>
          </w:rPrChange>
        </w:rPr>
        <w:t xml:space="preserve">Covered Property </w:t>
      </w:r>
      <w:r w:rsidRPr="0022764C">
        <w:rPr>
          <w:rFonts w:eastAsia="Times New Roman" w:cstheme="minorHAnsi"/>
          <w:snapToGrid w:val="0"/>
          <w:szCs w:val="18"/>
          <w:rPrChange w:id="3034" w:author="stuart wolstenholme" w:date="2026-05-29T12:46:00Z" w16du:dateUtc="2026-05-29T11:46:00Z">
            <w:rPr>
              <w:rFonts w:eastAsia="Times New Roman" w:cstheme="minorHAnsi"/>
              <w:snapToGrid w:val="0"/>
              <w:szCs w:val="18"/>
              <w:lang w:val="en-US"/>
            </w:rPr>
          </w:rPrChange>
        </w:rPr>
        <w:t>only in the absence of other valid and collectible insurance.</w:t>
      </w:r>
    </w:p>
    <w:p w14:paraId="61A7E41B" w14:textId="77777777" w:rsidR="006936E8" w:rsidRPr="0022764C" w:rsidRDefault="006936E8" w:rsidP="006936E8">
      <w:pPr>
        <w:spacing w:before="0" w:after="160" w:line="259" w:lineRule="auto"/>
        <w:ind w:left="1080"/>
        <w:contextualSpacing/>
        <w:rPr>
          <w:rFonts w:eastAsia="Calibri" w:cstheme="minorHAnsi"/>
          <w:b/>
          <w:szCs w:val="18"/>
          <w:lang w:eastAsia="en-GB"/>
          <w:rPrChange w:id="3035" w:author="stuart wolstenholme" w:date="2026-05-29T12:46:00Z" w16du:dateUtc="2026-05-29T11:46:00Z">
            <w:rPr>
              <w:rFonts w:eastAsia="Calibri" w:cstheme="minorHAnsi"/>
              <w:b/>
              <w:szCs w:val="18"/>
              <w:lang w:val="en-US" w:eastAsia="en-GB"/>
            </w:rPr>
          </w:rPrChange>
        </w:rPr>
      </w:pPr>
    </w:p>
    <w:p w14:paraId="00E6C929" w14:textId="77777777" w:rsidR="006936E8" w:rsidRPr="0022764C" w:rsidRDefault="006936E8" w:rsidP="006936E8">
      <w:pPr>
        <w:pStyle w:val="Heading2"/>
        <w:numPr>
          <w:ilvl w:val="0"/>
          <w:numId w:val="503"/>
        </w:numPr>
        <w:spacing w:before="0" w:after="160" w:line="259" w:lineRule="auto"/>
        <w:contextualSpacing/>
        <w:rPr>
          <w:rFonts w:eastAsia="Calibri" w:cstheme="minorHAnsi"/>
          <w:b/>
          <w:sz w:val="22"/>
          <w:szCs w:val="22"/>
          <w:lang w:eastAsia="en-GB"/>
          <w:rPrChange w:id="3036" w:author="stuart wolstenholme" w:date="2026-05-29T12:46:00Z" w16du:dateUtc="2026-05-29T11:46:00Z">
            <w:rPr>
              <w:rFonts w:eastAsia="Calibri" w:cstheme="minorHAnsi"/>
              <w:b/>
              <w:sz w:val="22"/>
              <w:szCs w:val="22"/>
              <w:lang w:val="en-US" w:eastAsia="en-GB"/>
            </w:rPr>
          </w:rPrChange>
        </w:rPr>
      </w:pPr>
      <w:r w:rsidRPr="0022764C">
        <w:rPr>
          <w:rFonts w:eastAsia="Calibri" w:cstheme="minorHAnsi"/>
          <w:b/>
          <w:sz w:val="22"/>
          <w:szCs w:val="22"/>
          <w:lang w:eastAsia="en-GB"/>
          <w:rPrChange w:id="3037" w:author="stuart wolstenholme" w:date="2026-05-29T12:46:00Z" w16du:dateUtc="2026-05-29T11:46:00Z">
            <w:rPr>
              <w:rFonts w:eastAsia="Calibri" w:cstheme="minorHAnsi"/>
              <w:b/>
              <w:sz w:val="22"/>
              <w:szCs w:val="22"/>
              <w:lang w:val="en-US" w:eastAsia="en-GB"/>
            </w:rPr>
          </w:rPrChange>
        </w:rPr>
        <w:t>Cancellation</w:t>
      </w:r>
    </w:p>
    <w:p w14:paraId="30BFEC35" w14:textId="6DFF817B" w:rsidR="006936E8" w:rsidRPr="0022764C" w:rsidRDefault="006936E8" w:rsidP="006936E8">
      <w:pPr>
        <w:spacing w:before="0" w:after="160" w:line="259" w:lineRule="auto"/>
        <w:ind w:left="360"/>
        <w:contextualSpacing/>
        <w:rPr>
          <w:rFonts w:eastAsia="Calibri" w:cstheme="minorHAnsi"/>
          <w:bCs/>
          <w:szCs w:val="18"/>
          <w:lang w:eastAsia="en-GB"/>
          <w:rPrChange w:id="3038" w:author="stuart wolstenholme" w:date="2026-05-29T12:46:00Z" w16du:dateUtc="2026-05-29T11:46:00Z">
            <w:rPr>
              <w:rFonts w:eastAsia="Calibri" w:cstheme="minorHAnsi"/>
              <w:bCs/>
              <w:szCs w:val="18"/>
              <w:lang w:val="en-US" w:eastAsia="en-GB"/>
            </w:rPr>
          </w:rPrChange>
        </w:rPr>
      </w:pPr>
      <w:r w:rsidRPr="0022764C">
        <w:rPr>
          <w:rFonts w:eastAsia="Calibri" w:cstheme="minorHAnsi"/>
          <w:bCs/>
          <w:szCs w:val="18"/>
          <w:lang w:eastAsia="en-GB"/>
          <w:rPrChange w:id="3039" w:author="stuart wolstenholme" w:date="2026-05-29T12:46:00Z" w16du:dateUtc="2026-05-29T11:46:00Z">
            <w:rPr>
              <w:rFonts w:eastAsia="Calibri" w:cstheme="minorHAnsi"/>
              <w:bCs/>
              <w:szCs w:val="18"/>
              <w:lang w:val="en-US" w:eastAsia="en-GB"/>
            </w:rPr>
          </w:rPrChange>
        </w:rPr>
        <w:t xml:space="preserve">This Policy may be cancelled by or on behalf of the </w:t>
      </w:r>
      <w:r w:rsidRPr="0022764C">
        <w:rPr>
          <w:rFonts w:eastAsia="Calibri" w:cstheme="minorHAnsi"/>
          <w:b/>
          <w:szCs w:val="18"/>
          <w:lang w:eastAsia="en-GB"/>
          <w:rPrChange w:id="3040" w:author="stuart wolstenholme" w:date="2026-05-29T12:46:00Z" w16du:dateUtc="2026-05-29T11:46:00Z">
            <w:rPr>
              <w:rFonts w:eastAsia="Calibri" w:cstheme="minorHAnsi"/>
              <w:b/>
              <w:szCs w:val="18"/>
              <w:lang w:val="en-US" w:eastAsia="en-GB"/>
            </w:rPr>
          </w:rPrChange>
        </w:rPr>
        <w:t>Insurer</w:t>
      </w:r>
      <w:r w:rsidRPr="0022764C">
        <w:rPr>
          <w:rFonts w:eastAsia="Calibri" w:cstheme="minorHAnsi"/>
          <w:bCs/>
          <w:szCs w:val="18"/>
          <w:lang w:eastAsia="en-GB"/>
          <w:rPrChange w:id="3041" w:author="stuart wolstenholme" w:date="2026-05-29T12:46:00Z" w16du:dateUtc="2026-05-29T11:46:00Z">
            <w:rPr>
              <w:rFonts w:eastAsia="Calibri" w:cstheme="minorHAnsi"/>
              <w:bCs/>
              <w:szCs w:val="18"/>
              <w:lang w:val="en-US" w:eastAsia="en-GB"/>
            </w:rPr>
          </w:rPrChange>
        </w:rPr>
        <w:t xml:space="preserve"> by fourteen </w:t>
      </w:r>
      <w:del w:id="3042" w:author="stuart wolstenholme" w:date="2026-05-29T12:49:00Z" w16du:dateUtc="2026-05-29T11:49:00Z">
        <w:r w:rsidRPr="0022764C" w:rsidDel="0022764C">
          <w:rPr>
            <w:rFonts w:eastAsia="Calibri" w:cstheme="minorHAnsi"/>
            <w:bCs/>
            <w:szCs w:val="18"/>
            <w:lang w:eastAsia="en-GB"/>
            <w:rPrChange w:id="3043" w:author="stuart wolstenholme" w:date="2026-05-29T12:46:00Z" w16du:dateUtc="2026-05-29T11:46:00Z">
              <w:rPr>
                <w:rFonts w:eastAsia="Calibri" w:cstheme="minorHAnsi"/>
                <w:bCs/>
                <w:szCs w:val="18"/>
                <w:lang w:val="en-US" w:eastAsia="en-GB"/>
              </w:rPr>
            </w:rPrChange>
          </w:rPr>
          <w:delText>days notice</w:delText>
        </w:r>
      </w:del>
      <w:ins w:id="3044" w:author="stuart wolstenholme" w:date="2026-05-29T12:49:00Z" w16du:dateUtc="2026-05-29T11:49:00Z">
        <w:r w:rsidR="0022764C" w:rsidRPr="0022764C">
          <w:rPr>
            <w:rFonts w:eastAsia="Calibri" w:cstheme="minorHAnsi"/>
            <w:bCs/>
            <w:szCs w:val="18"/>
            <w:lang w:eastAsia="en-GB"/>
          </w:rPr>
          <w:t>days’ notice</w:t>
        </w:r>
      </w:ins>
      <w:r w:rsidRPr="0022764C">
        <w:rPr>
          <w:rFonts w:eastAsia="Calibri" w:cstheme="minorHAnsi"/>
          <w:bCs/>
          <w:szCs w:val="18"/>
          <w:lang w:eastAsia="en-GB"/>
          <w:rPrChange w:id="3045" w:author="stuart wolstenholme" w:date="2026-05-29T12:46:00Z" w16du:dateUtc="2026-05-29T11:46:00Z">
            <w:rPr>
              <w:rFonts w:eastAsia="Calibri" w:cstheme="minorHAnsi"/>
              <w:bCs/>
              <w:szCs w:val="18"/>
              <w:lang w:val="en-US" w:eastAsia="en-GB"/>
            </w:rPr>
          </w:rPrChange>
        </w:rPr>
        <w:t xml:space="preserve"> given in writing to the </w:t>
      </w:r>
      <w:r w:rsidRPr="0022764C">
        <w:rPr>
          <w:rFonts w:eastAsia="Calibri" w:cstheme="minorHAnsi"/>
          <w:b/>
          <w:szCs w:val="18"/>
          <w:lang w:eastAsia="en-GB"/>
          <w:rPrChange w:id="3046" w:author="stuart wolstenholme" w:date="2026-05-29T12:46:00Z" w16du:dateUtc="2026-05-29T11:46:00Z">
            <w:rPr>
              <w:rFonts w:eastAsia="Calibri" w:cstheme="minorHAnsi"/>
              <w:b/>
              <w:szCs w:val="18"/>
              <w:lang w:val="en-US" w:eastAsia="en-GB"/>
            </w:rPr>
          </w:rPrChange>
        </w:rPr>
        <w:t>Insured</w:t>
      </w:r>
      <w:r w:rsidRPr="0022764C">
        <w:rPr>
          <w:rFonts w:eastAsia="Calibri" w:cstheme="minorHAnsi"/>
          <w:bCs/>
          <w:szCs w:val="18"/>
          <w:lang w:eastAsia="en-GB"/>
          <w:rPrChange w:id="3047" w:author="stuart wolstenholme" w:date="2026-05-29T12:46:00Z" w16du:dateUtc="2026-05-29T11:46:00Z">
            <w:rPr>
              <w:rFonts w:eastAsia="Calibri" w:cstheme="minorHAnsi"/>
              <w:bCs/>
              <w:szCs w:val="18"/>
              <w:lang w:val="en-US" w:eastAsia="en-GB"/>
            </w:rPr>
          </w:rPrChange>
        </w:rPr>
        <w:t>.</w:t>
      </w:r>
    </w:p>
    <w:p w14:paraId="4DD57D94" w14:textId="77777777" w:rsidR="006936E8" w:rsidRPr="0022764C" w:rsidRDefault="006936E8" w:rsidP="006936E8">
      <w:pPr>
        <w:spacing w:before="0" w:after="160" w:line="259" w:lineRule="auto"/>
        <w:ind w:left="360"/>
        <w:contextualSpacing/>
        <w:rPr>
          <w:rFonts w:eastAsia="Calibri" w:cstheme="minorHAnsi"/>
          <w:b/>
          <w:sz w:val="22"/>
          <w:szCs w:val="22"/>
          <w:lang w:eastAsia="en-GB"/>
          <w:rPrChange w:id="3048" w:author="stuart wolstenholme" w:date="2026-05-29T12:46:00Z" w16du:dateUtc="2026-05-29T11:46:00Z">
            <w:rPr>
              <w:rFonts w:eastAsia="Calibri" w:cstheme="minorHAnsi"/>
              <w:b/>
              <w:sz w:val="22"/>
              <w:szCs w:val="22"/>
              <w:lang w:val="en-US" w:eastAsia="en-GB"/>
            </w:rPr>
          </w:rPrChange>
        </w:rPr>
      </w:pPr>
    </w:p>
    <w:p w14:paraId="123F7152" w14:textId="77777777" w:rsidR="006936E8" w:rsidRPr="0022764C" w:rsidRDefault="006936E8" w:rsidP="006936E8">
      <w:pPr>
        <w:pStyle w:val="Heading2"/>
        <w:numPr>
          <w:ilvl w:val="0"/>
          <w:numId w:val="503"/>
        </w:numPr>
        <w:spacing w:before="0" w:after="160" w:line="259" w:lineRule="auto"/>
        <w:contextualSpacing/>
        <w:rPr>
          <w:rFonts w:eastAsia="Calibri" w:cstheme="minorHAnsi"/>
          <w:b/>
          <w:sz w:val="22"/>
          <w:szCs w:val="22"/>
          <w:lang w:eastAsia="en-GB"/>
          <w:rPrChange w:id="3049" w:author="stuart wolstenholme" w:date="2026-05-29T12:46:00Z" w16du:dateUtc="2026-05-29T11:46:00Z">
            <w:rPr>
              <w:rFonts w:eastAsia="Calibri" w:cstheme="minorHAnsi"/>
              <w:b/>
              <w:sz w:val="22"/>
              <w:szCs w:val="22"/>
              <w:lang w:val="en-US" w:eastAsia="en-GB"/>
            </w:rPr>
          </w:rPrChange>
        </w:rPr>
      </w:pPr>
      <w:r w:rsidRPr="0022764C">
        <w:rPr>
          <w:rFonts w:eastAsia="Calibri" w:cstheme="minorHAnsi"/>
          <w:b/>
          <w:sz w:val="22"/>
          <w:szCs w:val="22"/>
          <w:lang w:eastAsia="en-GB"/>
          <w:rPrChange w:id="3050" w:author="stuart wolstenholme" w:date="2026-05-29T12:46:00Z" w16du:dateUtc="2026-05-29T11:46:00Z">
            <w:rPr>
              <w:rFonts w:eastAsia="Calibri" w:cstheme="minorHAnsi"/>
              <w:b/>
              <w:sz w:val="22"/>
              <w:szCs w:val="22"/>
              <w:lang w:val="en-US" w:eastAsia="en-GB"/>
            </w:rPr>
          </w:rPrChange>
        </w:rPr>
        <w:t>Dishonest or Fraudulent Act or Omission</w:t>
      </w:r>
    </w:p>
    <w:p w14:paraId="26EB0ACB" w14:textId="5581D17C" w:rsidR="006936E8" w:rsidRPr="0022764C" w:rsidRDefault="006936E8" w:rsidP="006936E8">
      <w:pPr>
        <w:spacing w:before="0" w:after="160" w:line="259" w:lineRule="auto"/>
        <w:ind w:left="360"/>
        <w:contextualSpacing/>
        <w:rPr>
          <w:rFonts w:eastAsia="Calibri" w:cstheme="minorHAnsi"/>
          <w:b/>
          <w:szCs w:val="18"/>
          <w:lang w:eastAsia="en-GB"/>
          <w:rPrChange w:id="3051" w:author="stuart wolstenholme" w:date="2026-05-29T12:46:00Z" w16du:dateUtc="2026-05-29T11:46:00Z">
            <w:rPr>
              <w:rFonts w:eastAsia="Calibri" w:cstheme="minorHAnsi"/>
              <w:b/>
              <w:szCs w:val="18"/>
              <w:lang w:val="en-US" w:eastAsia="en-GB"/>
            </w:rPr>
          </w:rPrChange>
        </w:rPr>
      </w:pPr>
      <w:r w:rsidRPr="0022764C">
        <w:rPr>
          <w:rFonts w:eastAsia="Arial" w:cstheme="minorHAnsi"/>
          <w:szCs w:val="18"/>
          <w:rPrChange w:id="3052" w:author="stuart wolstenholme" w:date="2026-05-29T12:46:00Z" w16du:dateUtc="2026-05-29T11:46:00Z">
            <w:rPr>
              <w:rFonts w:eastAsia="Arial" w:cstheme="minorHAnsi"/>
              <w:szCs w:val="18"/>
              <w:lang w:val="en-US"/>
            </w:rPr>
          </w:rPrChange>
        </w:rPr>
        <w:t xml:space="preserve">In the event of a loss or </w:t>
      </w:r>
      <w:r w:rsidRPr="0022764C">
        <w:rPr>
          <w:rFonts w:eastAsia="Arial" w:cstheme="minorHAnsi"/>
          <w:b/>
          <w:bCs/>
          <w:szCs w:val="18"/>
          <w:rPrChange w:id="3053" w:author="stuart wolstenholme" w:date="2026-05-29T12:46:00Z" w16du:dateUtc="2026-05-29T11:46:00Z">
            <w:rPr>
              <w:rFonts w:eastAsia="Arial" w:cstheme="minorHAnsi"/>
              <w:b/>
              <w:bCs/>
              <w:szCs w:val="18"/>
              <w:lang w:val="en-US"/>
            </w:rPr>
          </w:rPrChange>
        </w:rPr>
        <w:t>Claim</w:t>
      </w:r>
      <w:r w:rsidRPr="0022764C">
        <w:rPr>
          <w:rFonts w:eastAsia="Arial" w:cstheme="minorHAnsi"/>
          <w:szCs w:val="18"/>
          <w:rPrChange w:id="3054" w:author="stuart wolstenholme" w:date="2026-05-29T12:46:00Z" w16du:dateUtc="2026-05-29T11:46:00Z">
            <w:rPr>
              <w:rFonts w:eastAsia="Arial" w:cstheme="minorHAnsi"/>
              <w:szCs w:val="18"/>
              <w:lang w:val="en-US"/>
            </w:rPr>
          </w:rPrChange>
        </w:rPr>
        <w:t xml:space="preserve"> which involves the dishonest, fraudulent or malicious act or omission of any former or present</w:t>
      </w:r>
      <w:r w:rsidRPr="0022764C">
        <w:rPr>
          <w:rFonts w:eastAsia="Arial" w:cstheme="minorHAnsi"/>
          <w:b/>
          <w:szCs w:val="18"/>
          <w:rPrChange w:id="3055" w:author="stuart wolstenholme" w:date="2026-05-29T12:46:00Z" w16du:dateUtc="2026-05-29T11:46:00Z">
            <w:rPr>
              <w:rFonts w:eastAsia="Arial" w:cstheme="minorHAnsi"/>
              <w:b/>
              <w:szCs w:val="18"/>
              <w:lang w:val="en-US"/>
            </w:rPr>
          </w:rPrChange>
        </w:rPr>
        <w:t xml:space="preserve"> </w:t>
      </w:r>
      <w:del w:id="3056" w:author="stuart wolstenholme" w:date="2026-05-29T12:49:00Z" w16du:dateUtc="2026-05-29T11:49:00Z">
        <w:r w:rsidRPr="0022764C" w:rsidDel="0022764C">
          <w:rPr>
            <w:rFonts w:eastAsia="Arial" w:cstheme="minorHAnsi"/>
            <w:b/>
            <w:szCs w:val="18"/>
            <w:rPrChange w:id="3057" w:author="stuart wolstenholme" w:date="2026-05-29T12:46:00Z" w16du:dateUtc="2026-05-29T11:46:00Z">
              <w:rPr>
                <w:rFonts w:eastAsia="Arial" w:cstheme="minorHAnsi"/>
                <w:b/>
                <w:szCs w:val="18"/>
                <w:lang w:val="en-US"/>
              </w:rPr>
            </w:rPrChange>
          </w:rPr>
          <w:delText>Employee</w:delText>
        </w:r>
        <w:r w:rsidRPr="0022764C" w:rsidDel="0022764C">
          <w:rPr>
            <w:rFonts w:eastAsia="Arial" w:cstheme="minorHAnsi"/>
            <w:bCs/>
            <w:szCs w:val="18"/>
            <w:rPrChange w:id="3058" w:author="stuart wolstenholme" w:date="2026-05-29T12:46:00Z" w16du:dateUtc="2026-05-29T11:46:00Z">
              <w:rPr>
                <w:rFonts w:eastAsia="Arial" w:cstheme="minorHAnsi"/>
                <w:bCs/>
                <w:szCs w:val="18"/>
                <w:lang w:val="en-US"/>
              </w:rPr>
            </w:rPrChange>
          </w:rPr>
          <w:delText xml:space="preserve">, </w:delText>
        </w:r>
        <w:r w:rsidRPr="0022764C" w:rsidDel="0022764C">
          <w:rPr>
            <w:rFonts w:eastAsia="Calibri" w:cstheme="minorHAnsi"/>
            <w:szCs w:val="18"/>
            <w:lang w:eastAsia="en-GB"/>
            <w:rPrChange w:id="3059" w:author="stuart wolstenholme" w:date="2026-05-29T12:46:00Z" w16du:dateUtc="2026-05-29T11:46:00Z">
              <w:rPr>
                <w:rFonts w:eastAsia="Calibri" w:cstheme="minorHAnsi"/>
                <w:szCs w:val="18"/>
                <w:lang w:val="en-US" w:eastAsia="en-GB"/>
              </w:rPr>
            </w:rPrChange>
          </w:rPr>
          <w:delText xml:space="preserve"> the</w:delText>
        </w:r>
      </w:del>
      <w:ins w:id="3060" w:author="stuart wolstenholme" w:date="2026-05-29T12:49:00Z" w16du:dateUtc="2026-05-29T11:49:00Z">
        <w:r w:rsidR="0022764C" w:rsidRPr="0022764C">
          <w:rPr>
            <w:rFonts w:eastAsia="Arial" w:cstheme="minorHAnsi"/>
            <w:b/>
            <w:szCs w:val="18"/>
          </w:rPr>
          <w:t>Employee</w:t>
        </w:r>
        <w:r w:rsidR="0022764C" w:rsidRPr="0022764C">
          <w:rPr>
            <w:rFonts w:eastAsia="Arial" w:cstheme="minorHAnsi"/>
            <w:bCs/>
            <w:szCs w:val="18"/>
          </w:rPr>
          <w:t xml:space="preserve">, </w:t>
        </w:r>
        <w:r w:rsidR="0022764C" w:rsidRPr="0022764C">
          <w:rPr>
            <w:rFonts w:eastAsia="Calibri" w:cstheme="minorHAnsi"/>
            <w:szCs w:val="18"/>
            <w:lang w:eastAsia="en-GB"/>
            <w:rPrChange w:id="3061" w:author="stuart wolstenholme" w:date="2026-05-29T12:46:00Z" w16du:dateUtc="2026-05-29T11:46:00Z">
              <w:rPr>
                <w:rFonts w:eastAsia="Calibri" w:cstheme="minorHAnsi"/>
                <w:szCs w:val="18"/>
                <w:lang w:eastAsia="en-GB"/>
              </w:rPr>
            </w:rPrChange>
          </w:rPr>
          <w:t>the</w:t>
        </w:r>
      </w:ins>
      <w:r w:rsidRPr="0022764C">
        <w:rPr>
          <w:rFonts w:eastAsia="Arial" w:cstheme="minorHAnsi"/>
          <w:b/>
          <w:bCs/>
          <w:szCs w:val="18"/>
          <w:rPrChange w:id="3062" w:author="stuart wolstenholme" w:date="2026-05-29T12:46:00Z" w16du:dateUtc="2026-05-29T11:46:00Z">
            <w:rPr>
              <w:rFonts w:eastAsia="Arial" w:cstheme="minorHAnsi"/>
              <w:b/>
              <w:bCs/>
              <w:szCs w:val="18"/>
              <w:lang w:val="en-US"/>
            </w:rPr>
          </w:rPrChange>
        </w:rPr>
        <w:t xml:space="preserve"> Named Insured</w:t>
      </w:r>
      <w:r w:rsidRPr="0022764C">
        <w:rPr>
          <w:rFonts w:eastAsia="Arial" w:cstheme="minorHAnsi"/>
          <w:szCs w:val="18"/>
          <w:rPrChange w:id="3063" w:author="stuart wolstenholme" w:date="2026-05-29T12:46:00Z" w16du:dateUtc="2026-05-29T11:46:00Z">
            <w:rPr>
              <w:rFonts w:eastAsia="Arial" w:cstheme="minorHAnsi"/>
              <w:szCs w:val="18"/>
              <w:lang w:val="en-US"/>
            </w:rPr>
          </w:rPrChange>
        </w:rPr>
        <w:t xml:space="preserve"> shall take all reasonable action (including legal proceedings) to obtain reimbursement from the </w:t>
      </w:r>
      <w:r w:rsidRPr="0022764C">
        <w:rPr>
          <w:rFonts w:eastAsia="Arial" w:cstheme="minorHAnsi"/>
          <w:b/>
          <w:szCs w:val="18"/>
          <w:rPrChange w:id="3064" w:author="stuart wolstenholme" w:date="2026-05-29T12:46:00Z" w16du:dateUtc="2026-05-29T11:46:00Z">
            <w:rPr>
              <w:rFonts w:eastAsia="Arial" w:cstheme="minorHAnsi"/>
              <w:b/>
              <w:szCs w:val="18"/>
              <w:lang w:val="en-US"/>
            </w:rPr>
          </w:rPrChange>
        </w:rPr>
        <w:t xml:space="preserve">Employee </w:t>
      </w:r>
      <w:r w:rsidRPr="0022764C">
        <w:rPr>
          <w:rFonts w:eastAsia="Arial" w:cstheme="minorHAnsi"/>
          <w:szCs w:val="18"/>
          <w:rPrChange w:id="3065" w:author="stuart wolstenholme" w:date="2026-05-29T12:46:00Z" w16du:dateUtc="2026-05-29T11:46:00Z">
            <w:rPr>
              <w:rFonts w:eastAsia="Arial" w:cstheme="minorHAnsi"/>
              <w:szCs w:val="18"/>
              <w:lang w:val="en-US"/>
            </w:rPr>
          </w:rPrChange>
        </w:rPr>
        <w:t xml:space="preserve">concerned (and from any </w:t>
      </w:r>
      <w:r w:rsidRPr="0022764C">
        <w:rPr>
          <w:rFonts w:eastAsia="Arial" w:cstheme="minorHAnsi"/>
          <w:b/>
          <w:szCs w:val="18"/>
          <w:rPrChange w:id="3066" w:author="stuart wolstenholme" w:date="2026-05-29T12:46:00Z" w16du:dateUtc="2026-05-29T11:46:00Z">
            <w:rPr>
              <w:rFonts w:eastAsia="Arial" w:cstheme="minorHAnsi"/>
              <w:b/>
              <w:szCs w:val="18"/>
              <w:lang w:val="en-US"/>
            </w:rPr>
          </w:rPrChange>
        </w:rPr>
        <w:t>Employee</w:t>
      </w:r>
      <w:r w:rsidRPr="0022764C">
        <w:rPr>
          <w:rFonts w:eastAsia="Arial" w:cstheme="minorHAnsi"/>
          <w:szCs w:val="18"/>
          <w:rPrChange w:id="3067" w:author="stuart wolstenholme" w:date="2026-05-29T12:46:00Z" w16du:dateUtc="2026-05-29T11:46:00Z">
            <w:rPr>
              <w:rFonts w:eastAsia="Arial" w:cstheme="minorHAnsi"/>
              <w:szCs w:val="18"/>
              <w:lang w:val="en-US"/>
            </w:rPr>
          </w:rPrChange>
        </w:rPr>
        <w:t xml:space="preserve"> who may have conspired to commit or have condoned such act or omission) or from the estate or legal representatives of such </w:t>
      </w:r>
      <w:r w:rsidRPr="0022764C">
        <w:rPr>
          <w:rFonts w:eastAsia="Arial" w:cstheme="minorHAnsi"/>
          <w:b/>
          <w:szCs w:val="18"/>
          <w:rPrChange w:id="3068" w:author="stuart wolstenholme" w:date="2026-05-29T12:46:00Z" w16du:dateUtc="2026-05-29T11:46:00Z">
            <w:rPr>
              <w:rFonts w:eastAsia="Arial" w:cstheme="minorHAnsi"/>
              <w:b/>
              <w:szCs w:val="18"/>
              <w:lang w:val="en-US"/>
            </w:rPr>
          </w:rPrChange>
        </w:rPr>
        <w:t>Employee</w:t>
      </w:r>
      <w:r w:rsidRPr="0022764C">
        <w:rPr>
          <w:rFonts w:eastAsia="Arial" w:cstheme="minorHAnsi"/>
          <w:szCs w:val="18"/>
          <w:rPrChange w:id="3069" w:author="stuart wolstenholme" w:date="2026-05-29T12:46:00Z" w16du:dateUtc="2026-05-29T11:46:00Z">
            <w:rPr>
              <w:rFonts w:eastAsia="Arial" w:cstheme="minorHAnsi"/>
              <w:szCs w:val="18"/>
              <w:lang w:val="en-US"/>
            </w:rPr>
          </w:rPrChange>
        </w:rPr>
        <w:t xml:space="preserve">. Any monies which but for such dishonest, fraudulent or malicious act or omission would be due to such </w:t>
      </w:r>
      <w:r w:rsidRPr="0022764C">
        <w:rPr>
          <w:rFonts w:eastAsia="Arial" w:cstheme="minorHAnsi"/>
          <w:b/>
          <w:szCs w:val="18"/>
          <w:rPrChange w:id="3070" w:author="stuart wolstenholme" w:date="2026-05-29T12:46:00Z" w16du:dateUtc="2026-05-29T11:46:00Z">
            <w:rPr>
              <w:rFonts w:eastAsia="Arial" w:cstheme="minorHAnsi"/>
              <w:b/>
              <w:szCs w:val="18"/>
              <w:lang w:val="en-US"/>
            </w:rPr>
          </w:rPrChange>
        </w:rPr>
        <w:t>Employee</w:t>
      </w:r>
      <w:r w:rsidRPr="0022764C">
        <w:rPr>
          <w:rFonts w:eastAsia="Arial" w:cstheme="minorHAnsi"/>
          <w:szCs w:val="18"/>
          <w:rPrChange w:id="3071" w:author="stuart wolstenholme" w:date="2026-05-29T12:46:00Z" w16du:dateUtc="2026-05-29T11:46:00Z">
            <w:rPr>
              <w:rFonts w:eastAsia="Arial" w:cstheme="minorHAnsi"/>
              <w:szCs w:val="18"/>
              <w:lang w:val="en-US"/>
            </w:rPr>
          </w:rPrChange>
        </w:rPr>
        <w:t xml:space="preserve"> from </w:t>
      </w:r>
      <w:r w:rsidRPr="0022764C">
        <w:rPr>
          <w:rFonts w:eastAsia="Calibri" w:cstheme="minorHAnsi"/>
          <w:szCs w:val="18"/>
          <w:lang w:eastAsia="en-GB"/>
          <w:rPrChange w:id="3072"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3073" w:author="stuart wolstenholme" w:date="2026-05-29T12:46:00Z" w16du:dateUtc="2026-05-29T11:46:00Z">
            <w:rPr>
              <w:rFonts w:eastAsia="Arial" w:cstheme="minorHAnsi"/>
              <w:b/>
              <w:bCs/>
              <w:szCs w:val="18"/>
              <w:lang w:val="en-US"/>
            </w:rPr>
          </w:rPrChange>
        </w:rPr>
        <w:t xml:space="preserve"> Named Insured</w:t>
      </w:r>
      <w:r w:rsidRPr="0022764C">
        <w:rPr>
          <w:rFonts w:eastAsia="Arial" w:cstheme="minorHAnsi"/>
          <w:szCs w:val="18"/>
          <w:rPrChange w:id="3074" w:author="stuart wolstenholme" w:date="2026-05-29T12:46:00Z" w16du:dateUtc="2026-05-29T11:46:00Z">
            <w:rPr>
              <w:rFonts w:eastAsia="Arial" w:cstheme="minorHAnsi"/>
              <w:szCs w:val="18"/>
              <w:lang w:val="en-US"/>
            </w:rPr>
          </w:rPrChange>
        </w:rPr>
        <w:t xml:space="preserve"> or any monies held by </w:t>
      </w:r>
      <w:r w:rsidRPr="0022764C">
        <w:rPr>
          <w:rFonts w:eastAsia="Calibri" w:cstheme="minorHAnsi"/>
          <w:szCs w:val="18"/>
          <w:lang w:eastAsia="en-GB"/>
          <w:rPrChange w:id="3075" w:author="stuart wolstenholme" w:date="2026-05-29T12:46:00Z" w16du:dateUtc="2026-05-29T11:46:00Z">
            <w:rPr>
              <w:rFonts w:eastAsia="Calibri" w:cstheme="minorHAnsi"/>
              <w:szCs w:val="18"/>
              <w:lang w:val="en-US" w:eastAsia="en-GB"/>
            </w:rPr>
          </w:rPrChange>
        </w:rPr>
        <w:t xml:space="preserve">the </w:t>
      </w:r>
      <w:r w:rsidRPr="0022764C">
        <w:rPr>
          <w:rFonts w:eastAsia="Arial" w:cstheme="minorHAnsi"/>
          <w:b/>
          <w:bCs/>
          <w:szCs w:val="18"/>
          <w:rPrChange w:id="3076"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077" w:author="stuart wolstenholme" w:date="2026-05-29T12:46:00Z" w16du:dateUtc="2026-05-29T11:46:00Z">
            <w:rPr>
              <w:rFonts w:eastAsia="Arial" w:cstheme="minorHAnsi"/>
              <w:szCs w:val="18"/>
              <w:lang w:val="en-US"/>
            </w:rPr>
          </w:rPrChange>
        </w:rPr>
        <w:t xml:space="preserve"> for such </w:t>
      </w:r>
      <w:r w:rsidRPr="0022764C">
        <w:rPr>
          <w:rFonts w:eastAsia="Arial" w:cstheme="minorHAnsi"/>
          <w:b/>
          <w:szCs w:val="18"/>
          <w:rPrChange w:id="3078" w:author="stuart wolstenholme" w:date="2026-05-29T12:46:00Z" w16du:dateUtc="2026-05-29T11:46:00Z">
            <w:rPr>
              <w:rFonts w:eastAsia="Arial" w:cstheme="minorHAnsi"/>
              <w:b/>
              <w:szCs w:val="18"/>
              <w:lang w:val="en-US"/>
            </w:rPr>
          </w:rPrChange>
        </w:rPr>
        <w:t>Employee</w:t>
      </w:r>
      <w:r w:rsidRPr="0022764C">
        <w:rPr>
          <w:rFonts w:eastAsia="Arial" w:cstheme="minorHAnsi"/>
          <w:szCs w:val="18"/>
          <w:rPrChange w:id="3079" w:author="stuart wolstenholme" w:date="2026-05-29T12:46:00Z" w16du:dateUtc="2026-05-29T11:46:00Z">
            <w:rPr>
              <w:rFonts w:eastAsia="Arial" w:cstheme="minorHAnsi"/>
              <w:szCs w:val="18"/>
              <w:lang w:val="en-US"/>
            </w:rPr>
          </w:rPrChange>
        </w:rPr>
        <w:t xml:space="preserve"> shall be deducted from any amount payable under this </w:t>
      </w:r>
      <w:r w:rsidRPr="0022764C">
        <w:rPr>
          <w:rFonts w:eastAsia="Arial" w:cstheme="minorHAnsi"/>
          <w:szCs w:val="18"/>
          <w:rPrChange w:id="3080" w:author="stuart wolstenholme" w:date="2026-05-29T12:46:00Z" w16du:dateUtc="2026-05-29T11:46:00Z">
            <w:rPr>
              <w:rFonts w:eastAsia="Arial" w:cstheme="minorHAnsi"/>
              <w:szCs w:val="18"/>
              <w:lang w:val="it-IT"/>
            </w:rPr>
          </w:rPrChange>
        </w:rPr>
        <w:t>Policy</w:t>
      </w:r>
      <w:r w:rsidRPr="0022764C">
        <w:rPr>
          <w:rFonts w:eastAsia="Arial" w:cstheme="minorHAnsi"/>
          <w:szCs w:val="18"/>
          <w:rPrChange w:id="3081" w:author="stuart wolstenholme" w:date="2026-05-29T12:46:00Z" w16du:dateUtc="2026-05-29T11:46:00Z">
            <w:rPr>
              <w:rFonts w:eastAsia="Arial" w:cstheme="minorHAnsi"/>
              <w:szCs w:val="18"/>
              <w:lang w:val="en-US"/>
            </w:rPr>
          </w:rPrChange>
        </w:rPr>
        <w:t>.</w:t>
      </w:r>
    </w:p>
    <w:p w14:paraId="2209C379" w14:textId="77777777" w:rsidR="006936E8" w:rsidRPr="0022764C" w:rsidRDefault="006936E8" w:rsidP="006936E8">
      <w:pPr>
        <w:spacing w:before="0" w:after="160" w:line="259" w:lineRule="auto"/>
        <w:ind w:left="360"/>
        <w:contextualSpacing/>
        <w:rPr>
          <w:rFonts w:eastAsia="Calibri" w:cstheme="minorHAnsi"/>
          <w:b/>
          <w:szCs w:val="18"/>
          <w:lang w:eastAsia="en-GB"/>
          <w:rPrChange w:id="3082" w:author="stuart wolstenholme" w:date="2026-05-29T12:46:00Z" w16du:dateUtc="2026-05-29T11:46:00Z">
            <w:rPr>
              <w:rFonts w:eastAsia="Calibri" w:cstheme="minorHAnsi"/>
              <w:b/>
              <w:szCs w:val="18"/>
              <w:lang w:val="en-US" w:eastAsia="en-GB"/>
            </w:rPr>
          </w:rPrChange>
        </w:rPr>
      </w:pPr>
    </w:p>
    <w:p w14:paraId="6B9CB57F" w14:textId="77777777" w:rsidR="006936E8" w:rsidRPr="0022764C" w:rsidRDefault="006936E8" w:rsidP="006936E8">
      <w:pPr>
        <w:pStyle w:val="Heading2"/>
        <w:numPr>
          <w:ilvl w:val="0"/>
          <w:numId w:val="503"/>
        </w:numPr>
        <w:spacing w:before="0" w:after="160" w:line="259" w:lineRule="auto"/>
        <w:contextualSpacing/>
        <w:rPr>
          <w:rFonts w:eastAsia="Calibri" w:cstheme="minorHAnsi"/>
          <w:b/>
          <w:sz w:val="22"/>
          <w:szCs w:val="22"/>
          <w:lang w:eastAsia="en-GB"/>
          <w:rPrChange w:id="3083" w:author="stuart wolstenholme" w:date="2026-05-29T12:46:00Z" w16du:dateUtc="2026-05-29T11:46:00Z">
            <w:rPr>
              <w:rFonts w:eastAsia="Calibri" w:cstheme="minorHAnsi"/>
              <w:b/>
              <w:sz w:val="22"/>
              <w:szCs w:val="22"/>
              <w:lang w:val="en-US" w:eastAsia="en-GB"/>
            </w:rPr>
          </w:rPrChange>
        </w:rPr>
      </w:pPr>
      <w:r w:rsidRPr="0022764C">
        <w:rPr>
          <w:rFonts w:eastAsia="Calibri" w:cstheme="minorHAnsi"/>
          <w:b/>
          <w:sz w:val="22"/>
          <w:szCs w:val="22"/>
          <w:lang w:eastAsia="en-GB"/>
          <w:rPrChange w:id="3084" w:author="stuart wolstenholme" w:date="2026-05-29T12:46:00Z" w16du:dateUtc="2026-05-29T11:46:00Z">
            <w:rPr>
              <w:rFonts w:eastAsia="Calibri" w:cstheme="minorHAnsi"/>
              <w:b/>
              <w:sz w:val="22"/>
              <w:szCs w:val="22"/>
              <w:lang w:val="en-US" w:eastAsia="en-GB"/>
            </w:rPr>
          </w:rPrChange>
        </w:rPr>
        <w:t>Fraudulent Claims</w:t>
      </w:r>
    </w:p>
    <w:p w14:paraId="75EBC058" w14:textId="77777777" w:rsidR="006936E8" w:rsidRPr="0022764C" w:rsidRDefault="006936E8" w:rsidP="006936E8">
      <w:pPr>
        <w:spacing w:before="0" w:line="259" w:lineRule="auto"/>
        <w:ind w:left="360"/>
        <w:rPr>
          <w:rFonts w:eastAsia="Arial" w:cstheme="minorHAnsi"/>
          <w:szCs w:val="18"/>
          <w:rPrChange w:id="3085" w:author="stuart wolstenholme" w:date="2026-05-29T12:46:00Z" w16du:dateUtc="2026-05-29T11:46:00Z">
            <w:rPr>
              <w:rFonts w:eastAsia="Arial" w:cstheme="minorHAnsi"/>
              <w:szCs w:val="18"/>
              <w:lang w:val="en-US"/>
            </w:rPr>
          </w:rPrChange>
        </w:rPr>
      </w:pPr>
      <w:r w:rsidRPr="0022764C">
        <w:rPr>
          <w:rFonts w:eastAsia="Arial" w:cstheme="minorHAnsi"/>
          <w:szCs w:val="18"/>
          <w:rPrChange w:id="3086" w:author="stuart wolstenholme" w:date="2026-05-29T12:46:00Z" w16du:dateUtc="2026-05-29T11:46:00Z">
            <w:rPr>
              <w:rFonts w:eastAsia="Arial" w:cstheme="minorHAnsi"/>
              <w:szCs w:val="18"/>
              <w:lang w:val="en-US"/>
            </w:rPr>
          </w:rPrChange>
        </w:rPr>
        <w:t xml:space="preserve">If the </w:t>
      </w:r>
      <w:r w:rsidRPr="0022764C">
        <w:rPr>
          <w:rFonts w:eastAsia="Arial" w:cstheme="minorHAnsi"/>
          <w:b/>
          <w:szCs w:val="18"/>
          <w:rPrChange w:id="3087" w:author="stuart wolstenholme" w:date="2026-05-29T12:46:00Z" w16du:dateUtc="2026-05-29T11:46:00Z">
            <w:rPr>
              <w:rFonts w:eastAsia="Arial" w:cstheme="minorHAnsi"/>
              <w:b/>
              <w:szCs w:val="18"/>
              <w:lang w:val="en-US"/>
            </w:rPr>
          </w:rPrChange>
        </w:rPr>
        <w:t>Insured</w:t>
      </w:r>
      <w:r w:rsidRPr="0022764C">
        <w:rPr>
          <w:rFonts w:eastAsia="Arial" w:cstheme="minorHAnsi"/>
          <w:szCs w:val="18"/>
          <w:rPrChange w:id="3088" w:author="stuart wolstenholme" w:date="2026-05-29T12:46:00Z" w16du:dateUtc="2026-05-29T11:46:00Z">
            <w:rPr>
              <w:rFonts w:eastAsia="Arial" w:cstheme="minorHAnsi"/>
              <w:szCs w:val="18"/>
              <w:lang w:val="en-US"/>
            </w:rPr>
          </w:rPrChange>
        </w:rPr>
        <w:t xml:space="preserve"> shall make any </w:t>
      </w:r>
      <w:r w:rsidRPr="0022764C">
        <w:rPr>
          <w:rFonts w:eastAsia="Arial" w:cstheme="minorHAnsi"/>
          <w:b/>
          <w:bCs/>
          <w:szCs w:val="18"/>
          <w:rPrChange w:id="3089" w:author="stuart wolstenholme" w:date="2026-05-29T12:46:00Z" w16du:dateUtc="2026-05-29T11:46:00Z">
            <w:rPr>
              <w:rFonts w:eastAsia="Arial" w:cstheme="minorHAnsi"/>
              <w:b/>
              <w:bCs/>
              <w:szCs w:val="18"/>
              <w:lang w:val="en-US"/>
            </w:rPr>
          </w:rPrChange>
        </w:rPr>
        <w:t xml:space="preserve">Claim </w:t>
      </w:r>
      <w:r w:rsidRPr="0022764C">
        <w:rPr>
          <w:rFonts w:eastAsia="Arial" w:cstheme="minorHAnsi"/>
          <w:szCs w:val="18"/>
          <w:rPrChange w:id="3090" w:author="stuart wolstenholme" w:date="2026-05-29T12:46:00Z" w16du:dateUtc="2026-05-29T11:46:00Z">
            <w:rPr>
              <w:rFonts w:eastAsia="Arial" w:cstheme="minorHAnsi"/>
              <w:szCs w:val="18"/>
              <w:lang w:val="en-US"/>
            </w:rPr>
          </w:rPrChange>
        </w:rPr>
        <w:t xml:space="preserve">knowing the same to be fraudulent or false as regards the amount or otherwise (including the provision of false or fraudulent documents or statements) then the </w:t>
      </w:r>
      <w:r w:rsidRPr="0022764C">
        <w:rPr>
          <w:rFonts w:eastAsia="Arial" w:cstheme="minorHAnsi"/>
          <w:b/>
          <w:bCs/>
          <w:szCs w:val="18"/>
          <w:rPrChange w:id="3091" w:author="stuart wolstenholme" w:date="2026-05-29T12:46:00Z" w16du:dateUtc="2026-05-29T11:46:00Z">
            <w:rPr>
              <w:rFonts w:eastAsia="Arial" w:cstheme="minorHAnsi"/>
              <w:b/>
              <w:bCs/>
              <w:szCs w:val="18"/>
              <w:lang w:val="en-US"/>
            </w:rPr>
          </w:rPrChange>
        </w:rPr>
        <w:t xml:space="preserve">Insurer </w:t>
      </w:r>
      <w:r w:rsidRPr="0022764C">
        <w:rPr>
          <w:rFonts w:eastAsia="Arial" w:cstheme="minorHAnsi"/>
          <w:szCs w:val="18"/>
          <w:rPrChange w:id="3092" w:author="stuart wolstenholme" w:date="2026-05-29T12:46:00Z" w16du:dateUtc="2026-05-29T11:46:00Z">
            <w:rPr>
              <w:rFonts w:eastAsia="Arial" w:cstheme="minorHAnsi"/>
              <w:szCs w:val="18"/>
              <w:lang w:val="en-US"/>
            </w:rPr>
          </w:rPrChange>
        </w:rPr>
        <w:t>will:</w:t>
      </w:r>
    </w:p>
    <w:p w14:paraId="703EEFDE" w14:textId="77777777" w:rsidR="006936E8" w:rsidRPr="0022764C" w:rsidRDefault="006936E8" w:rsidP="006936E8">
      <w:pPr>
        <w:numPr>
          <w:ilvl w:val="0"/>
          <w:numId w:val="504"/>
        </w:numPr>
        <w:spacing w:before="0" w:after="160" w:line="259" w:lineRule="auto"/>
        <w:rPr>
          <w:rFonts w:eastAsia="Calibri" w:cstheme="minorHAnsi"/>
          <w:szCs w:val="18"/>
          <w:lang w:eastAsia="en-GB"/>
          <w:rPrChange w:id="3093" w:author="stuart wolstenholme" w:date="2026-05-29T12:46:00Z" w16du:dateUtc="2026-05-29T11:46:00Z">
            <w:rPr>
              <w:rFonts w:eastAsia="Calibri" w:cstheme="minorHAnsi"/>
              <w:szCs w:val="18"/>
              <w:lang w:val="en-US" w:eastAsia="en-GB"/>
            </w:rPr>
          </w:rPrChange>
        </w:rPr>
      </w:pPr>
      <w:r w:rsidRPr="0022764C">
        <w:rPr>
          <w:rFonts w:eastAsia="Arial" w:cstheme="minorHAnsi"/>
          <w:szCs w:val="18"/>
          <w:rPrChange w:id="3094" w:author="stuart wolstenholme" w:date="2026-05-29T12:46:00Z" w16du:dateUtc="2026-05-29T11:46:00Z">
            <w:rPr>
              <w:rFonts w:eastAsia="Arial" w:cstheme="minorHAnsi"/>
              <w:szCs w:val="18"/>
              <w:lang w:val="en-US"/>
            </w:rPr>
          </w:rPrChange>
        </w:rPr>
        <w:t xml:space="preserve">refuse to pay the whole of the </w:t>
      </w:r>
      <w:r w:rsidRPr="0022764C">
        <w:rPr>
          <w:rFonts w:eastAsia="Arial" w:cstheme="minorHAnsi"/>
          <w:b/>
          <w:bCs/>
          <w:szCs w:val="18"/>
          <w:rPrChange w:id="3095" w:author="stuart wolstenholme" w:date="2026-05-29T12:46:00Z" w16du:dateUtc="2026-05-29T11:46:00Z">
            <w:rPr>
              <w:rFonts w:eastAsia="Arial" w:cstheme="minorHAnsi"/>
              <w:b/>
              <w:bCs/>
              <w:szCs w:val="18"/>
              <w:lang w:val="en-US"/>
            </w:rPr>
          </w:rPrChange>
        </w:rPr>
        <w:t>Claim</w:t>
      </w:r>
      <w:r w:rsidRPr="0022764C">
        <w:rPr>
          <w:rFonts w:eastAsia="Arial" w:cstheme="minorHAnsi"/>
          <w:szCs w:val="18"/>
          <w:rPrChange w:id="3096" w:author="stuart wolstenholme" w:date="2026-05-29T12:46:00Z" w16du:dateUtc="2026-05-29T11:46:00Z">
            <w:rPr>
              <w:rFonts w:eastAsia="Arial" w:cstheme="minorHAnsi"/>
              <w:szCs w:val="18"/>
              <w:lang w:val="en-US"/>
            </w:rPr>
          </w:rPrChange>
        </w:rPr>
        <w:t>; and</w:t>
      </w:r>
    </w:p>
    <w:p w14:paraId="39851A40" w14:textId="77777777" w:rsidR="006936E8" w:rsidRPr="0022764C" w:rsidRDefault="006936E8" w:rsidP="006936E8">
      <w:pPr>
        <w:numPr>
          <w:ilvl w:val="0"/>
          <w:numId w:val="504"/>
        </w:numPr>
        <w:spacing w:before="0" w:after="160" w:line="259" w:lineRule="auto"/>
        <w:rPr>
          <w:rFonts w:eastAsia="Calibri" w:cstheme="minorHAnsi"/>
          <w:b/>
          <w:sz w:val="22"/>
          <w:szCs w:val="22"/>
          <w:lang w:eastAsia="en-GB"/>
          <w:rPrChange w:id="3097" w:author="stuart wolstenholme" w:date="2026-05-29T12:46:00Z" w16du:dateUtc="2026-05-29T11:46:00Z">
            <w:rPr>
              <w:rFonts w:eastAsia="Calibri" w:cstheme="minorHAnsi"/>
              <w:b/>
              <w:sz w:val="22"/>
              <w:szCs w:val="22"/>
              <w:lang w:val="en-US" w:eastAsia="en-GB"/>
            </w:rPr>
          </w:rPrChange>
        </w:rPr>
      </w:pPr>
      <w:r w:rsidRPr="0022764C">
        <w:rPr>
          <w:rFonts w:eastAsia="Arial" w:cstheme="minorHAnsi"/>
          <w:szCs w:val="18"/>
          <w:rPrChange w:id="3098" w:author="stuart wolstenholme" w:date="2026-05-29T12:46:00Z" w16du:dateUtc="2026-05-29T11:46:00Z">
            <w:rPr>
              <w:rFonts w:eastAsia="Arial" w:cstheme="minorHAnsi"/>
              <w:szCs w:val="18"/>
              <w:lang w:val="en-US"/>
            </w:rPr>
          </w:rPrChange>
        </w:rPr>
        <w:lastRenderedPageBreak/>
        <w:t xml:space="preserve">recover from the </w:t>
      </w:r>
      <w:r w:rsidRPr="0022764C">
        <w:rPr>
          <w:rFonts w:eastAsia="Arial" w:cstheme="minorHAnsi"/>
          <w:b/>
          <w:bCs/>
          <w:szCs w:val="18"/>
          <w:rPrChange w:id="3099" w:author="stuart wolstenholme" w:date="2026-05-29T12:46:00Z" w16du:dateUtc="2026-05-29T11:46:00Z">
            <w:rPr>
              <w:rFonts w:eastAsia="Arial" w:cstheme="minorHAnsi"/>
              <w:b/>
              <w:bCs/>
              <w:szCs w:val="18"/>
              <w:lang w:val="en-US"/>
            </w:rPr>
          </w:rPrChange>
        </w:rPr>
        <w:t>Insured</w:t>
      </w:r>
      <w:r w:rsidRPr="0022764C">
        <w:rPr>
          <w:rFonts w:eastAsia="Arial" w:cstheme="minorHAnsi"/>
          <w:szCs w:val="18"/>
          <w:rPrChange w:id="3100" w:author="stuart wolstenholme" w:date="2026-05-29T12:46:00Z" w16du:dateUtc="2026-05-29T11:46:00Z">
            <w:rPr>
              <w:rFonts w:eastAsia="Arial" w:cstheme="minorHAnsi"/>
              <w:szCs w:val="18"/>
              <w:lang w:val="en-US"/>
            </w:rPr>
          </w:rPrChange>
        </w:rPr>
        <w:t xml:space="preserve"> any sums that it has already paid in respect of the </w:t>
      </w:r>
      <w:r w:rsidRPr="0022764C">
        <w:rPr>
          <w:rFonts w:eastAsia="Arial" w:cstheme="minorHAnsi"/>
          <w:b/>
          <w:bCs/>
          <w:szCs w:val="18"/>
          <w:rPrChange w:id="3101" w:author="stuart wolstenholme" w:date="2026-05-29T12:46:00Z" w16du:dateUtc="2026-05-29T11:46:00Z">
            <w:rPr>
              <w:rFonts w:eastAsia="Arial" w:cstheme="minorHAnsi"/>
              <w:b/>
              <w:bCs/>
              <w:szCs w:val="18"/>
              <w:lang w:val="en-US"/>
            </w:rPr>
          </w:rPrChange>
        </w:rPr>
        <w:t>Claim</w:t>
      </w:r>
      <w:r w:rsidRPr="0022764C">
        <w:rPr>
          <w:rFonts w:eastAsia="Arial" w:cstheme="minorHAnsi"/>
          <w:sz w:val="15"/>
          <w:szCs w:val="22"/>
          <w:rPrChange w:id="3102" w:author="stuart wolstenholme" w:date="2026-05-29T12:46:00Z" w16du:dateUtc="2026-05-29T11:46:00Z">
            <w:rPr>
              <w:rFonts w:eastAsia="Arial" w:cstheme="minorHAnsi"/>
              <w:sz w:val="15"/>
              <w:szCs w:val="22"/>
              <w:lang w:val="en-US"/>
            </w:rPr>
          </w:rPrChange>
        </w:rPr>
        <w:t>.</w:t>
      </w:r>
    </w:p>
    <w:p w14:paraId="424CD3CE" w14:textId="77777777" w:rsidR="006936E8" w:rsidRPr="0022764C" w:rsidRDefault="006936E8" w:rsidP="006936E8">
      <w:pPr>
        <w:spacing w:before="0" w:line="259" w:lineRule="auto"/>
        <w:ind w:left="360"/>
        <w:rPr>
          <w:rFonts w:eastAsia="Arial" w:cstheme="minorHAnsi"/>
          <w:szCs w:val="18"/>
          <w:rPrChange w:id="3103" w:author="stuart wolstenholme" w:date="2026-05-29T12:46:00Z" w16du:dateUtc="2026-05-29T11:46:00Z">
            <w:rPr>
              <w:rFonts w:eastAsia="Arial" w:cstheme="minorHAnsi"/>
              <w:szCs w:val="18"/>
              <w:lang w:val="en-US"/>
            </w:rPr>
          </w:rPrChange>
        </w:rPr>
      </w:pPr>
      <w:r w:rsidRPr="0022764C">
        <w:rPr>
          <w:rFonts w:eastAsia="Arial" w:cstheme="minorHAnsi"/>
          <w:szCs w:val="18"/>
          <w:rPrChange w:id="3104" w:author="stuart wolstenholme" w:date="2026-05-29T12:46:00Z" w16du:dateUtc="2026-05-29T11:46:00Z">
            <w:rPr>
              <w:rFonts w:eastAsia="Arial" w:cstheme="minorHAnsi"/>
              <w:szCs w:val="18"/>
              <w:lang w:val="en-US"/>
            </w:rPr>
          </w:rPrChange>
        </w:rPr>
        <w:t xml:space="preserve">The </w:t>
      </w:r>
      <w:r w:rsidRPr="0022764C">
        <w:rPr>
          <w:rFonts w:eastAsia="Arial" w:cstheme="minorHAnsi"/>
          <w:b/>
          <w:szCs w:val="18"/>
          <w:rPrChange w:id="3105"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106" w:author="stuart wolstenholme" w:date="2026-05-29T12:46:00Z" w16du:dateUtc="2026-05-29T11:46:00Z">
            <w:rPr>
              <w:rFonts w:eastAsia="Arial" w:cstheme="minorHAnsi"/>
              <w:szCs w:val="18"/>
              <w:lang w:val="en-US"/>
            </w:rPr>
          </w:rPrChange>
        </w:rPr>
        <w:t xml:space="preserve"> may also notify the </w:t>
      </w:r>
      <w:r w:rsidRPr="0022764C">
        <w:rPr>
          <w:rFonts w:eastAsia="Arial" w:cstheme="minorHAnsi"/>
          <w:b/>
          <w:szCs w:val="18"/>
          <w:rPrChange w:id="3107" w:author="stuart wolstenholme" w:date="2026-05-29T12:46:00Z" w16du:dateUtc="2026-05-29T11:46:00Z">
            <w:rPr>
              <w:rFonts w:eastAsia="Arial" w:cstheme="minorHAnsi"/>
              <w:b/>
              <w:szCs w:val="18"/>
              <w:lang w:val="en-US"/>
            </w:rPr>
          </w:rPrChange>
        </w:rPr>
        <w:t>Insured</w:t>
      </w:r>
      <w:r w:rsidRPr="0022764C">
        <w:rPr>
          <w:rFonts w:eastAsia="Arial" w:cstheme="minorHAnsi"/>
          <w:szCs w:val="18"/>
          <w:rPrChange w:id="3108" w:author="stuart wolstenholme" w:date="2026-05-29T12:46:00Z" w16du:dateUtc="2026-05-29T11:46:00Z">
            <w:rPr>
              <w:rFonts w:eastAsia="Arial" w:cstheme="minorHAnsi"/>
              <w:szCs w:val="18"/>
              <w:lang w:val="en-US"/>
            </w:rPr>
          </w:rPrChange>
        </w:rPr>
        <w:t xml:space="preserve"> that it will be treating (all sections of) this Policy as having terminated with effect from the date of the earliest of any of the fraudulent act. In that event the </w:t>
      </w:r>
      <w:r w:rsidRPr="0022764C">
        <w:rPr>
          <w:rFonts w:eastAsia="Arial" w:cstheme="minorHAnsi"/>
          <w:b/>
          <w:szCs w:val="18"/>
          <w:rPrChange w:id="3109" w:author="stuart wolstenholme" w:date="2026-05-29T12:46:00Z" w16du:dateUtc="2026-05-29T11:46:00Z">
            <w:rPr>
              <w:rFonts w:eastAsia="Arial" w:cstheme="minorHAnsi"/>
              <w:b/>
              <w:szCs w:val="18"/>
              <w:lang w:val="en-US"/>
            </w:rPr>
          </w:rPrChange>
        </w:rPr>
        <w:t>Insured</w:t>
      </w:r>
      <w:r w:rsidRPr="0022764C">
        <w:rPr>
          <w:rFonts w:eastAsia="Arial" w:cstheme="minorHAnsi"/>
          <w:szCs w:val="18"/>
          <w:rPrChange w:id="3110" w:author="stuart wolstenholme" w:date="2026-05-29T12:46:00Z" w16du:dateUtc="2026-05-29T11:46:00Z">
            <w:rPr>
              <w:rFonts w:eastAsia="Arial" w:cstheme="minorHAnsi"/>
              <w:szCs w:val="18"/>
              <w:lang w:val="en-US"/>
            </w:rPr>
          </w:rPrChange>
        </w:rPr>
        <w:t xml:space="preserve"> will:</w:t>
      </w:r>
    </w:p>
    <w:p w14:paraId="1866556A" w14:textId="77777777" w:rsidR="006936E8" w:rsidRPr="0022764C" w:rsidRDefault="006936E8" w:rsidP="006936E8">
      <w:pPr>
        <w:numPr>
          <w:ilvl w:val="0"/>
          <w:numId w:val="505"/>
        </w:numPr>
        <w:spacing w:before="0" w:after="160" w:line="259" w:lineRule="auto"/>
        <w:ind w:left="720"/>
        <w:rPr>
          <w:rFonts w:eastAsia="Calibri" w:cstheme="minorHAnsi"/>
          <w:b/>
          <w:szCs w:val="18"/>
          <w:lang w:eastAsia="en-GB"/>
          <w:rPrChange w:id="3111" w:author="stuart wolstenholme" w:date="2026-05-29T12:46:00Z" w16du:dateUtc="2026-05-29T11:46:00Z">
            <w:rPr>
              <w:rFonts w:eastAsia="Calibri" w:cstheme="minorHAnsi"/>
              <w:b/>
              <w:szCs w:val="18"/>
              <w:lang w:val="en-US" w:eastAsia="en-GB"/>
            </w:rPr>
          </w:rPrChange>
        </w:rPr>
      </w:pPr>
      <w:r w:rsidRPr="0022764C">
        <w:rPr>
          <w:rFonts w:eastAsia="Arial" w:cstheme="minorHAnsi"/>
          <w:szCs w:val="18"/>
          <w:rPrChange w:id="3112" w:author="stuart wolstenholme" w:date="2026-05-29T12:46:00Z" w16du:dateUtc="2026-05-29T11:46:00Z">
            <w:rPr>
              <w:rFonts w:eastAsia="Arial" w:cstheme="minorHAnsi"/>
              <w:szCs w:val="18"/>
              <w:lang w:val="en-US"/>
            </w:rPr>
          </w:rPrChange>
        </w:rPr>
        <w:t>have no cover under the Policy from the date of termination; and</w:t>
      </w:r>
    </w:p>
    <w:p w14:paraId="28E7733D" w14:textId="77777777" w:rsidR="006936E8" w:rsidRPr="0022764C" w:rsidRDefault="006936E8" w:rsidP="006936E8">
      <w:pPr>
        <w:numPr>
          <w:ilvl w:val="0"/>
          <w:numId w:val="505"/>
        </w:numPr>
        <w:spacing w:before="0" w:after="160" w:line="259" w:lineRule="auto"/>
        <w:ind w:left="720"/>
        <w:rPr>
          <w:rFonts w:eastAsia="Calibri" w:cstheme="minorHAnsi"/>
          <w:b/>
          <w:szCs w:val="18"/>
          <w:lang w:eastAsia="en-GB"/>
          <w:rPrChange w:id="3113" w:author="stuart wolstenholme" w:date="2026-05-29T12:46:00Z" w16du:dateUtc="2026-05-29T11:46:00Z">
            <w:rPr>
              <w:rFonts w:eastAsia="Calibri" w:cstheme="minorHAnsi"/>
              <w:b/>
              <w:szCs w:val="18"/>
              <w:lang w:val="en-US" w:eastAsia="en-GB"/>
            </w:rPr>
          </w:rPrChange>
        </w:rPr>
      </w:pPr>
      <w:r w:rsidRPr="0022764C">
        <w:rPr>
          <w:rFonts w:eastAsia="Arial" w:cstheme="minorHAnsi"/>
          <w:szCs w:val="18"/>
          <w:rPrChange w:id="3114" w:author="stuart wolstenholme" w:date="2026-05-29T12:46:00Z" w16du:dateUtc="2026-05-29T11:46:00Z">
            <w:rPr>
              <w:rFonts w:eastAsia="Arial" w:cstheme="minorHAnsi"/>
              <w:szCs w:val="18"/>
              <w:lang w:val="en-US"/>
            </w:rPr>
          </w:rPrChange>
        </w:rPr>
        <w:t>not be entitled to any refund of premium.</w:t>
      </w:r>
    </w:p>
    <w:p w14:paraId="523CB9AF" w14:textId="77777777" w:rsidR="006936E8" w:rsidRPr="0022764C" w:rsidRDefault="006936E8" w:rsidP="006936E8">
      <w:pPr>
        <w:spacing w:before="0" w:after="160" w:line="259" w:lineRule="auto"/>
        <w:ind w:left="360"/>
        <w:contextualSpacing/>
        <w:rPr>
          <w:rFonts w:eastAsia="Calibri" w:cstheme="minorHAnsi"/>
          <w:b/>
          <w:sz w:val="22"/>
          <w:szCs w:val="22"/>
          <w:lang w:eastAsia="en-GB"/>
          <w:rPrChange w:id="3115" w:author="stuart wolstenholme" w:date="2026-05-29T12:46:00Z" w16du:dateUtc="2026-05-29T11:46:00Z">
            <w:rPr>
              <w:rFonts w:eastAsia="Calibri" w:cstheme="minorHAnsi"/>
              <w:b/>
              <w:sz w:val="22"/>
              <w:szCs w:val="22"/>
              <w:lang w:val="en-US" w:eastAsia="en-GB"/>
            </w:rPr>
          </w:rPrChange>
        </w:rPr>
      </w:pPr>
    </w:p>
    <w:p w14:paraId="7EAC5632" w14:textId="77777777" w:rsidR="006936E8" w:rsidRPr="0022764C" w:rsidRDefault="006936E8" w:rsidP="006936E8">
      <w:pPr>
        <w:pStyle w:val="Heading2"/>
        <w:numPr>
          <w:ilvl w:val="0"/>
          <w:numId w:val="503"/>
        </w:numPr>
        <w:spacing w:before="0" w:after="160" w:line="259" w:lineRule="auto"/>
        <w:contextualSpacing/>
        <w:rPr>
          <w:rFonts w:eastAsia="Calibri" w:cstheme="minorHAnsi"/>
          <w:b/>
          <w:sz w:val="22"/>
          <w:szCs w:val="22"/>
          <w:lang w:eastAsia="en-GB"/>
          <w:rPrChange w:id="3116" w:author="stuart wolstenholme" w:date="2026-05-29T12:46:00Z" w16du:dateUtc="2026-05-29T11:46:00Z">
            <w:rPr>
              <w:rFonts w:eastAsia="Calibri" w:cstheme="minorHAnsi"/>
              <w:b/>
              <w:sz w:val="22"/>
              <w:szCs w:val="22"/>
              <w:lang w:val="en-US" w:eastAsia="en-GB"/>
            </w:rPr>
          </w:rPrChange>
        </w:rPr>
      </w:pPr>
      <w:r w:rsidRPr="0022764C">
        <w:rPr>
          <w:rFonts w:eastAsia="Calibri" w:cstheme="minorHAnsi"/>
          <w:b/>
          <w:sz w:val="22"/>
          <w:szCs w:val="22"/>
          <w:lang w:eastAsia="en-GB"/>
          <w:rPrChange w:id="3117" w:author="stuart wolstenholme" w:date="2026-05-29T12:46:00Z" w16du:dateUtc="2026-05-29T11:46:00Z">
            <w:rPr>
              <w:rFonts w:eastAsia="Calibri" w:cstheme="minorHAnsi"/>
              <w:b/>
              <w:sz w:val="22"/>
              <w:szCs w:val="22"/>
              <w:lang w:val="en-US" w:eastAsia="en-GB"/>
            </w:rPr>
          </w:rPrChange>
        </w:rPr>
        <w:t>Invalidity</w:t>
      </w:r>
    </w:p>
    <w:p w14:paraId="3473C462" w14:textId="77777777" w:rsidR="006936E8" w:rsidRPr="0022764C" w:rsidRDefault="006936E8" w:rsidP="006936E8">
      <w:pPr>
        <w:spacing w:before="0" w:after="160" w:line="259" w:lineRule="auto"/>
        <w:ind w:left="360"/>
        <w:contextualSpacing/>
        <w:rPr>
          <w:rFonts w:eastAsia="Arial" w:cstheme="minorHAnsi"/>
          <w:szCs w:val="18"/>
          <w:rPrChange w:id="3118" w:author="stuart wolstenholme" w:date="2026-05-29T12:46:00Z" w16du:dateUtc="2026-05-29T11:46:00Z">
            <w:rPr>
              <w:rFonts w:eastAsia="Arial" w:cstheme="minorHAnsi"/>
              <w:szCs w:val="18"/>
              <w:lang w:val="en-US"/>
            </w:rPr>
          </w:rPrChange>
        </w:rPr>
      </w:pPr>
      <w:r w:rsidRPr="0022764C">
        <w:rPr>
          <w:rFonts w:eastAsia="Arial" w:cstheme="minorHAnsi"/>
          <w:szCs w:val="18"/>
          <w:rPrChange w:id="3119" w:author="stuart wolstenholme" w:date="2026-05-29T12:46:00Z" w16du:dateUtc="2026-05-29T11:46:00Z">
            <w:rPr>
              <w:rFonts w:eastAsia="Arial" w:cstheme="minorHAnsi"/>
              <w:szCs w:val="18"/>
              <w:lang w:val="en-US"/>
            </w:rPr>
          </w:rPrChange>
        </w:rPr>
        <w:t>If any provision of this Policy is found by any court or administrative body of competent jurisdiction to be invalid or unenforceable this will not affect the other provisions of this Policy which will remain in full force and effect.</w:t>
      </w:r>
    </w:p>
    <w:p w14:paraId="5841C622" w14:textId="77777777" w:rsidR="006936E8" w:rsidRPr="0022764C" w:rsidRDefault="006936E8" w:rsidP="006936E8">
      <w:pPr>
        <w:spacing w:before="0" w:after="160" w:line="259" w:lineRule="auto"/>
        <w:ind w:left="360"/>
        <w:contextualSpacing/>
        <w:rPr>
          <w:rFonts w:eastAsia="Arial" w:cstheme="minorHAnsi"/>
          <w:szCs w:val="18"/>
          <w:rPrChange w:id="3120" w:author="stuart wolstenholme" w:date="2026-05-29T12:46:00Z" w16du:dateUtc="2026-05-29T11:46:00Z">
            <w:rPr>
              <w:rFonts w:eastAsia="Arial" w:cstheme="minorHAnsi"/>
              <w:szCs w:val="18"/>
              <w:lang w:val="en-US"/>
            </w:rPr>
          </w:rPrChange>
        </w:rPr>
      </w:pPr>
    </w:p>
    <w:p w14:paraId="6E5ADAB8" w14:textId="77777777" w:rsidR="006936E8" w:rsidRPr="0022764C" w:rsidRDefault="006936E8" w:rsidP="006936E8">
      <w:pPr>
        <w:pStyle w:val="Heading2"/>
        <w:numPr>
          <w:ilvl w:val="0"/>
          <w:numId w:val="503"/>
        </w:numPr>
        <w:spacing w:before="0" w:after="160" w:line="259" w:lineRule="auto"/>
        <w:contextualSpacing/>
        <w:rPr>
          <w:rFonts w:eastAsia="Calibri" w:cstheme="minorHAnsi"/>
          <w:b/>
          <w:sz w:val="22"/>
          <w:szCs w:val="22"/>
          <w:lang w:eastAsia="en-GB"/>
          <w:rPrChange w:id="3121" w:author="stuart wolstenholme" w:date="2026-05-29T12:46:00Z" w16du:dateUtc="2026-05-29T11:46:00Z">
            <w:rPr>
              <w:rFonts w:eastAsia="Calibri" w:cstheme="minorHAnsi"/>
              <w:b/>
              <w:sz w:val="22"/>
              <w:szCs w:val="22"/>
              <w:lang w:val="en-US" w:eastAsia="en-GB"/>
            </w:rPr>
          </w:rPrChange>
        </w:rPr>
      </w:pPr>
      <w:r w:rsidRPr="0022764C">
        <w:rPr>
          <w:rFonts w:eastAsia="Calibri" w:cstheme="minorHAnsi"/>
          <w:b/>
          <w:sz w:val="22"/>
          <w:szCs w:val="22"/>
          <w:lang w:eastAsia="en-GB"/>
          <w:rPrChange w:id="3122" w:author="stuart wolstenholme" w:date="2026-05-29T12:46:00Z" w16du:dateUtc="2026-05-29T11:46:00Z">
            <w:rPr>
              <w:rFonts w:eastAsia="Calibri" w:cstheme="minorHAnsi"/>
              <w:b/>
              <w:sz w:val="22"/>
              <w:szCs w:val="22"/>
              <w:lang w:val="en-US" w:eastAsia="en-GB"/>
            </w:rPr>
          </w:rPrChange>
        </w:rPr>
        <w:t>Notices</w:t>
      </w:r>
    </w:p>
    <w:p w14:paraId="2E85B2EA" w14:textId="77777777" w:rsidR="006936E8" w:rsidRPr="0022764C" w:rsidRDefault="006936E8" w:rsidP="006936E8">
      <w:pPr>
        <w:spacing w:before="0" w:after="160" w:line="259" w:lineRule="auto"/>
        <w:ind w:left="360"/>
        <w:contextualSpacing/>
        <w:rPr>
          <w:rFonts w:eastAsia="Arial" w:cstheme="minorHAnsi"/>
          <w:szCs w:val="18"/>
          <w:rPrChange w:id="3123" w:author="stuart wolstenholme" w:date="2026-05-29T12:46:00Z" w16du:dateUtc="2026-05-29T11:46:00Z">
            <w:rPr>
              <w:rFonts w:eastAsia="Arial" w:cstheme="minorHAnsi"/>
              <w:szCs w:val="18"/>
              <w:lang w:val="en-US"/>
            </w:rPr>
          </w:rPrChange>
        </w:rPr>
      </w:pPr>
      <w:r w:rsidRPr="0022764C">
        <w:rPr>
          <w:rFonts w:eastAsia="Arial" w:cstheme="minorHAnsi"/>
          <w:szCs w:val="18"/>
          <w:rPrChange w:id="3124" w:author="stuart wolstenholme" w:date="2026-05-29T12:46:00Z" w16du:dateUtc="2026-05-29T11:46:00Z">
            <w:rPr>
              <w:rFonts w:eastAsia="Arial" w:cstheme="minorHAnsi"/>
              <w:szCs w:val="18"/>
              <w:lang w:val="en-US"/>
            </w:rPr>
          </w:rPrChange>
        </w:rPr>
        <w:t>Notice shall be deemed to be duly received in the course of post if sent by pre-paid letter post properly addressed to:</w:t>
      </w:r>
    </w:p>
    <w:p w14:paraId="5A2D8E67" w14:textId="77777777" w:rsidR="006936E8" w:rsidRPr="0022764C" w:rsidRDefault="006936E8" w:rsidP="006936E8">
      <w:pPr>
        <w:numPr>
          <w:ilvl w:val="0"/>
          <w:numId w:val="506"/>
        </w:numPr>
        <w:spacing w:before="0" w:after="160" w:line="259" w:lineRule="auto"/>
        <w:contextualSpacing/>
        <w:rPr>
          <w:rFonts w:eastAsia="Calibri" w:cstheme="minorHAnsi"/>
          <w:b/>
          <w:szCs w:val="18"/>
          <w:lang w:eastAsia="en-GB"/>
          <w:rPrChange w:id="3125" w:author="stuart wolstenholme" w:date="2026-05-29T12:46:00Z" w16du:dateUtc="2026-05-29T11:46:00Z">
            <w:rPr>
              <w:rFonts w:eastAsia="Calibri" w:cstheme="minorHAnsi"/>
              <w:b/>
              <w:szCs w:val="18"/>
              <w:lang w:val="en-US" w:eastAsia="en-GB"/>
            </w:rPr>
          </w:rPrChange>
        </w:rPr>
      </w:pPr>
      <w:r w:rsidRPr="0022764C">
        <w:rPr>
          <w:rFonts w:eastAsia="Arial" w:cstheme="minorHAnsi"/>
          <w:szCs w:val="18"/>
          <w:rPrChange w:id="3126" w:author="stuart wolstenholme" w:date="2026-05-29T12:46:00Z" w16du:dateUtc="2026-05-29T11:46:00Z">
            <w:rPr>
              <w:rFonts w:eastAsia="Arial" w:cstheme="minorHAnsi"/>
              <w:szCs w:val="18"/>
              <w:lang w:val="en-US"/>
            </w:rPr>
          </w:rPrChange>
        </w:rPr>
        <w:t>in</w:t>
      </w:r>
      <w:r w:rsidRPr="0022764C">
        <w:rPr>
          <w:rFonts w:eastAsia="Times New Roman" w:cstheme="minorHAnsi"/>
          <w:szCs w:val="18"/>
          <w:rPrChange w:id="3127" w:author="stuart wolstenholme" w:date="2026-05-29T12:46:00Z" w16du:dateUtc="2026-05-29T11:46:00Z">
            <w:rPr>
              <w:rFonts w:eastAsia="Times New Roman" w:cstheme="minorHAnsi"/>
              <w:szCs w:val="18"/>
              <w:lang w:val="en-US"/>
            </w:rPr>
          </w:rPrChange>
        </w:rPr>
        <w:t xml:space="preserve"> </w:t>
      </w:r>
      <w:r w:rsidRPr="0022764C">
        <w:rPr>
          <w:rFonts w:eastAsia="Arial" w:cstheme="minorHAnsi"/>
          <w:szCs w:val="18"/>
          <w:rPrChange w:id="3128" w:author="stuart wolstenholme" w:date="2026-05-29T12:46:00Z" w16du:dateUtc="2026-05-29T11:46:00Z">
            <w:rPr>
              <w:rFonts w:eastAsia="Arial" w:cstheme="minorHAnsi"/>
              <w:szCs w:val="18"/>
              <w:lang w:val="en-US"/>
            </w:rPr>
          </w:rPrChange>
        </w:rPr>
        <w:t xml:space="preserve">the case of </w:t>
      </w:r>
      <w:r w:rsidRPr="0022764C">
        <w:rPr>
          <w:rFonts w:eastAsia="Calibri" w:cstheme="minorHAnsi"/>
          <w:szCs w:val="18"/>
          <w:lang w:eastAsia="en-GB"/>
          <w:rPrChange w:id="3129"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3130" w:author="stuart wolstenholme" w:date="2026-05-29T12:46:00Z" w16du:dateUtc="2026-05-29T11:46:00Z">
            <w:rPr>
              <w:rFonts w:eastAsia="Arial" w:cstheme="minorHAnsi"/>
              <w:b/>
              <w:bCs/>
              <w:szCs w:val="18"/>
              <w:lang w:val="en-US"/>
            </w:rPr>
          </w:rPrChange>
        </w:rPr>
        <w:t xml:space="preserve"> Named Insured</w:t>
      </w:r>
      <w:r w:rsidRPr="0022764C">
        <w:rPr>
          <w:rFonts w:eastAsia="Arial" w:cstheme="minorHAnsi"/>
          <w:szCs w:val="18"/>
          <w:rPrChange w:id="3131" w:author="stuart wolstenholme" w:date="2026-05-29T12:46:00Z" w16du:dateUtc="2026-05-29T11:46:00Z">
            <w:rPr>
              <w:rFonts w:eastAsia="Arial" w:cstheme="minorHAnsi"/>
              <w:szCs w:val="18"/>
              <w:lang w:val="en-US"/>
            </w:rPr>
          </w:rPrChange>
        </w:rPr>
        <w:t xml:space="preserve">, either to </w:t>
      </w:r>
      <w:r w:rsidRPr="0022764C">
        <w:rPr>
          <w:rFonts w:eastAsia="Calibri" w:cstheme="minorHAnsi"/>
          <w:szCs w:val="18"/>
          <w:lang w:eastAsia="en-GB"/>
          <w:rPrChange w:id="3132"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3133" w:author="stuart wolstenholme" w:date="2026-05-29T12:46:00Z" w16du:dateUtc="2026-05-29T11:46:00Z">
            <w:rPr>
              <w:rFonts w:eastAsia="Arial" w:cstheme="minorHAnsi"/>
              <w:b/>
              <w:bCs/>
              <w:szCs w:val="18"/>
              <w:lang w:val="en-US"/>
            </w:rPr>
          </w:rPrChange>
        </w:rPr>
        <w:t xml:space="preserve"> Named Insured’s</w:t>
      </w:r>
      <w:r w:rsidRPr="0022764C">
        <w:rPr>
          <w:rFonts w:eastAsia="Arial" w:cstheme="minorHAnsi"/>
          <w:szCs w:val="18"/>
          <w:rPrChange w:id="3134" w:author="stuart wolstenholme" w:date="2026-05-29T12:46:00Z" w16du:dateUtc="2026-05-29T11:46:00Z">
            <w:rPr>
              <w:rFonts w:eastAsia="Arial" w:cstheme="minorHAnsi"/>
              <w:szCs w:val="18"/>
              <w:lang w:val="en-US"/>
            </w:rPr>
          </w:rPrChange>
        </w:rPr>
        <w:t xml:space="preserve"> last known address or the last known address of </w:t>
      </w:r>
      <w:r w:rsidRPr="0022764C">
        <w:rPr>
          <w:rFonts w:eastAsia="Calibri" w:cstheme="minorHAnsi"/>
          <w:szCs w:val="18"/>
          <w:lang w:eastAsia="en-GB"/>
          <w:rPrChange w:id="3135"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3136" w:author="stuart wolstenholme" w:date="2026-05-29T12:46:00Z" w16du:dateUtc="2026-05-29T11:46:00Z">
            <w:rPr>
              <w:rFonts w:eastAsia="Arial" w:cstheme="minorHAnsi"/>
              <w:b/>
              <w:bCs/>
              <w:szCs w:val="18"/>
              <w:lang w:val="en-US"/>
            </w:rPr>
          </w:rPrChange>
        </w:rPr>
        <w:t xml:space="preserve"> Named Insured’s</w:t>
      </w:r>
      <w:r w:rsidRPr="0022764C">
        <w:rPr>
          <w:rFonts w:eastAsia="Arial" w:cstheme="minorHAnsi"/>
          <w:szCs w:val="18"/>
          <w:rPrChange w:id="3137" w:author="stuart wolstenholme" w:date="2026-05-29T12:46:00Z" w16du:dateUtc="2026-05-29T11:46:00Z">
            <w:rPr>
              <w:rFonts w:eastAsia="Arial" w:cstheme="minorHAnsi"/>
              <w:szCs w:val="18"/>
              <w:lang w:val="en-US"/>
            </w:rPr>
          </w:rPrChange>
        </w:rPr>
        <w:t xml:space="preserve"> broker;</w:t>
      </w:r>
    </w:p>
    <w:p w14:paraId="20BCE5A1" w14:textId="77777777" w:rsidR="006936E8" w:rsidRPr="0022764C" w:rsidRDefault="006936E8" w:rsidP="006936E8">
      <w:pPr>
        <w:numPr>
          <w:ilvl w:val="0"/>
          <w:numId w:val="506"/>
        </w:numPr>
        <w:spacing w:before="0" w:after="160" w:line="259" w:lineRule="auto"/>
        <w:contextualSpacing/>
        <w:rPr>
          <w:rFonts w:eastAsia="Calibri" w:cstheme="minorHAnsi"/>
          <w:b/>
          <w:szCs w:val="18"/>
          <w:lang w:eastAsia="en-GB"/>
          <w:rPrChange w:id="3138" w:author="stuart wolstenholme" w:date="2026-05-29T12:46:00Z" w16du:dateUtc="2026-05-29T11:46:00Z">
            <w:rPr>
              <w:rFonts w:eastAsia="Calibri" w:cstheme="minorHAnsi"/>
              <w:b/>
              <w:szCs w:val="18"/>
              <w:lang w:val="en-US" w:eastAsia="en-GB"/>
            </w:rPr>
          </w:rPrChange>
        </w:rPr>
      </w:pPr>
      <w:r w:rsidRPr="0022764C">
        <w:rPr>
          <w:rFonts w:eastAsia="Arial" w:cstheme="minorHAnsi"/>
          <w:szCs w:val="18"/>
          <w:rPrChange w:id="3139" w:author="stuart wolstenholme" w:date="2026-05-29T12:46:00Z" w16du:dateUtc="2026-05-29T11:46:00Z">
            <w:rPr>
              <w:rFonts w:eastAsia="Arial" w:cstheme="minorHAnsi"/>
              <w:szCs w:val="18"/>
              <w:lang w:val="en-US"/>
            </w:rPr>
          </w:rPrChange>
        </w:rPr>
        <w:t xml:space="preserve">in the case of the </w:t>
      </w:r>
      <w:r w:rsidRPr="0022764C">
        <w:rPr>
          <w:rFonts w:eastAsia="Arial" w:cstheme="minorHAnsi"/>
          <w:b/>
          <w:szCs w:val="18"/>
          <w:rPrChange w:id="3140"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141" w:author="stuart wolstenholme" w:date="2026-05-29T12:46:00Z" w16du:dateUtc="2026-05-29T11:46:00Z">
            <w:rPr>
              <w:rFonts w:eastAsia="Arial" w:cstheme="minorHAnsi"/>
              <w:szCs w:val="18"/>
              <w:lang w:val="en-US"/>
            </w:rPr>
          </w:rPrChange>
        </w:rPr>
        <w:t>, to HCC International Insurance Company PLC at The St Botolph Building, 138 Houndsditch, London, EC3A 7BT, United Kingdom.</w:t>
      </w:r>
    </w:p>
    <w:p w14:paraId="09C20DA9" w14:textId="77777777" w:rsidR="006936E8" w:rsidRPr="0022764C" w:rsidRDefault="006936E8" w:rsidP="006936E8">
      <w:pPr>
        <w:spacing w:before="0" w:after="160" w:line="259" w:lineRule="auto"/>
        <w:ind w:left="1080"/>
        <w:contextualSpacing/>
        <w:rPr>
          <w:rFonts w:eastAsia="Calibri" w:cstheme="minorHAnsi"/>
          <w:b/>
          <w:szCs w:val="18"/>
          <w:lang w:eastAsia="en-GB"/>
          <w:rPrChange w:id="3142" w:author="stuart wolstenholme" w:date="2026-05-29T12:46:00Z" w16du:dateUtc="2026-05-29T11:46:00Z">
            <w:rPr>
              <w:rFonts w:eastAsia="Calibri" w:cstheme="minorHAnsi"/>
              <w:b/>
              <w:szCs w:val="18"/>
              <w:lang w:val="en-US" w:eastAsia="en-GB"/>
            </w:rPr>
          </w:rPrChange>
        </w:rPr>
      </w:pPr>
    </w:p>
    <w:p w14:paraId="7492BA66" w14:textId="77777777" w:rsidR="006936E8" w:rsidRPr="0022764C" w:rsidRDefault="006936E8" w:rsidP="006936E8">
      <w:pPr>
        <w:pStyle w:val="Heading2"/>
        <w:numPr>
          <w:ilvl w:val="0"/>
          <w:numId w:val="503"/>
        </w:numPr>
        <w:spacing w:before="0" w:after="160" w:line="259" w:lineRule="auto"/>
        <w:contextualSpacing/>
        <w:rPr>
          <w:rFonts w:eastAsia="Calibri" w:cstheme="minorHAnsi"/>
          <w:b/>
          <w:sz w:val="22"/>
          <w:szCs w:val="22"/>
          <w:lang w:eastAsia="en-GB"/>
          <w:rPrChange w:id="3143" w:author="stuart wolstenholme" w:date="2026-05-29T12:46:00Z" w16du:dateUtc="2026-05-29T11:46:00Z">
            <w:rPr>
              <w:rFonts w:eastAsia="Calibri" w:cstheme="minorHAnsi"/>
              <w:b/>
              <w:sz w:val="22"/>
              <w:szCs w:val="22"/>
              <w:lang w:val="en-US" w:eastAsia="en-GB"/>
            </w:rPr>
          </w:rPrChange>
        </w:rPr>
      </w:pPr>
      <w:r w:rsidRPr="0022764C">
        <w:rPr>
          <w:rFonts w:eastAsia="Calibri" w:cstheme="minorHAnsi"/>
          <w:b/>
          <w:sz w:val="22"/>
          <w:szCs w:val="22"/>
          <w:lang w:eastAsia="en-GB"/>
          <w:rPrChange w:id="3144" w:author="stuart wolstenholme" w:date="2026-05-29T12:46:00Z" w16du:dateUtc="2026-05-29T11:46:00Z">
            <w:rPr>
              <w:rFonts w:eastAsia="Calibri" w:cstheme="minorHAnsi"/>
              <w:b/>
              <w:sz w:val="22"/>
              <w:szCs w:val="22"/>
              <w:lang w:val="en-US" w:eastAsia="en-GB"/>
            </w:rPr>
          </w:rPrChange>
        </w:rPr>
        <w:t>Other Parties</w:t>
      </w:r>
    </w:p>
    <w:p w14:paraId="3C05C920" w14:textId="77777777" w:rsidR="006936E8" w:rsidRPr="0022764C" w:rsidRDefault="006936E8" w:rsidP="006936E8">
      <w:pPr>
        <w:spacing w:before="0" w:after="160" w:line="259" w:lineRule="auto"/>
        <w:ind w:left="360"/>
        <w:contextualSpacing/>
        <w:rPr>
          <w:rFonts w:eastAsia="Arial" w:cstheme="minorHAnsi"/>
          <w:szCs w:val="18"/>
          <w:rPrChange w:id="3145" w:author="stuart wolstenholme" w:date="2026-05-29T12:46:00Z" w16du:dateUtc="2026-05-29T11:46:00Z">
            <w:rPr>
              <w:rFonts w:eastAsia="Arial" w:cstheme="minorHAnsi"/>
              <w:szCs w:val="18"/>
              <w:lang w:val="en-US"/>
            </w:rPr>
          </w:rPrChange>
        </w:rPr>
      </w:pPr>
      <w:r w:rsidRPr="0022764C">
        <w:rPr>
          <w:rFonts w:eastAsia="Arial" w:cstheme="minorHAnsi"/>
          <w:szCs w:val="18"/>
          <w:rPrChange w:id="3146" w:author="stuart wolstenholme" w:date="2026-05-29T12:46:00Z" w16du:dateUtc="2026-05-29T11:46:00Z">
            <w:rPr>
              <w:rFonts w:eastAsia="Arial" w:cstheme="minorHAnsi"/>
              <w:szCs w:val="18"/>
              <w:lang w:val="en-US"/>
            </w:rPr>
          </w:rPrChange>
        </w:rPr>
        <w:t xml:space="preserve">The </w:t>
      </w:r>
      <w:r w:rsidRPr="0022764C">
        <w:rPr>
          <w:rFonts w:eastAsia="Arial" w:cstheme="minorHAnsi"/>
          <w:b/>
          <w:szCs w:val="18"/>
          <w:rPrChange w:id="3147" w:author="stuart wolstenholme" w:date="2026-05-29T12:46:00Z" w16du:dateUtc="2026-05-29T11:46:00Z">
            <w:rPr>
              <w:rFonts w:eastAsia="Arial" w:cstheme="minorHAnsi"/>
              <w:b/>
              <w:szCs w:val="18"/>
              <w:lang w:val="en-US"/>
            </w:rPr>
          </w:rPrChange>
        </w:rPr>
        <w:t>Insured</w:t>
      </w:r>
      <w:r w:rsidRPr="0022764C">
        <w:rPr>
          <w:rFonts w:eastAsia="Arial" w:cstheme="minorHAnsi"/>
          <w:szCs w:val="18"/>
          <w:rPrChange w:id="3148" w:author="stuart wolstenholme" w:date="2026-05-29T12:46:00Z" w16du:dateUtc="2026-05-29T11:46:00Z">
            <w:rPr>
              <w:rFonts w:eastAsia="Arial" w:cstheme="minorHAnsi"/>
              <w:szCs w:val="18"/>
              <w:lang w:val="en-US"/>
            </w:rPr>
          </w:rPrChange>
        </w:rPr>
        <w:t xml:space="preserve"> and the </w:t>
      </w:r>
      <w:r w:rsidRPr="0022764C">
        <w:rPr>
          <w:rFonts w:eastAsia="Arial" w:cstheme="minorHAnsi"/>
          <w:b/>
          <w:szCs w:val="18"/>
          <w:rPrChange w:id="3149"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150" w:author="stuart wolstenholme" w:date="2026-05-29T12:46:00Z" w16du:dateUtc="2026-05-29T11:46:00Z">
            <w:rPr>
              <w:rFonts w:eastAsia="Arial" w:cstheme="minorHAnsi"/>
              <w:szCs w:val="18"/>
              <w:lang w:val="en-US"/>
            </w:rPr>
          </w:rPrChange>
        </w:rPr>
        <w:t xml:space="preserve"> are the only parties to this contract and no other person has any rights to enforce any term of this Policy.</w:t>
      </w:r>
    </w:p>
    <w:p w14:paraId="4501A405" w14:textId="77777777" w:rsidR="006936E8" w:rsidRPr="0022764C" w:rsidRDefault="006936E8" w:rsidP="006936E8">
      <w:pPr>
        <w:spacing w:before="0" w:after="160" w:line="259" w:lineRule="auto"/>
        <w:ind w:left="360"/>
        <w:contextualSpacing/>
        <w:rPr>
          <w:rFonts w:eastAsia="Arial" w:cstheme="minorHAnsi"/>
          <w:szCs w:val="18"/>
          <w:rPrChange w:id="3151" w:author="stuart wolstenholme" w:date="2026-05-29T12:46:00Z" w16du:dateUtc="2026-05-29T11:46:00Z">
            <w:rPr>
              <w:rFonts w:eastAsia="Arial" w:cstheme="minorHAnsi"/>
              <w:szCs w:val="18"/>
              <w:lang w:val="en-US"/>
            </w:rPr>
          </w:rPrChange>
        </w:rPr>
      </w:pPr>
    </w:p>
    <w:p w14:paraId="6AFE3406" w14:textId="77777777" w:rsidR="006936E8" w:rsidRPr="0022764C" w:rsidRDefault="006936E8" w:rsidP="006936E8">
      <w:pPr>
        <w:pStyle w:val="Heading2"/>
        <w:numPr>
          <w:ilvl w:val="0"/>
          <w:numId w:val="507"/>
        </w:numPr>
        <w:spacing w:before="0" w:after="160" w:line="259" w:lineRule="auto"/>
        <w:contextualSpacing/>
        <w:rPr>
          <w:rFonts w:eastAsia="Arial" w:cstheme="minorHAnsi"/>
          <w:szCs w:val="18"/>
          <w:rPrChange w:id="3152" w:author="stuart wolstenholme" w:date="2026-05-29T12:46:00Z" w16du:dateUtc="2026-05-29T11:46:00Z">
            <w:rPr>
              <w:rFonts w:eastAsia="Arial" w:cstheme="minorHAnsi"/>
              <w:szCs w:val="18"/>
              <w:lang w:val="en-US"/>
            </w:rPr>
          </w:rPrChange>
        </w:rPr>
      </w:pPr>
      <w:r w:rsidRPr="0022764C">
        <w:rPr>
          <w:rFonts w:eastAsia="Arial" w:cstheme="minorHAnsi"/>
          <w:b/>
          <w:bCs/>
          <w:sz w:val="22"/>
          <w:szCs w:val="22"/>
          <w:rPrChange w:id="3153" w:author="stuart wolstenholme" w:date="2026-05-29T12:46:00Z" w16du:dateUtc="2026-05-29T11:46:00Z">
            <w:rPr>
              <w:rFonts w:eastAsia="Arial" w:cstheme="minorHAnsi"/>
              <w:b/>
              <w:bCs/>
              <w:sz w:val="22"/>
              <w:szCs w:val="22"/>
              <w:lang w:val="en-US"/>
            </w:rPr>
          </w:rPrChange>
        </w:rPr>
        <w:t>Policy Construction and Disputes</w:t>
      </w:r>
    </w:p>
    <w:p w14:paraId="351EACB6" w14:textId="77777777" w:rsidR="006936E8" w:rsidRPr="0022764C" w:rsidRDefault="006936E8" w:rsidP="006936E8">
      <w:pPr>
        <w:spacing w:before="0" w:after="160" w:line="259" w:lineRule="auto"/>
        <w:ind w:left="360"/>
        <w:contextualSpacing/>
        <w:rPr>
          <w:rFonts w:eastAsia="Arial" w:cstheme="minorHAnsi"/>
          <w:szCs w:val="18"/>
          <w:rPrChange w:id="3154" w:author="stuart wolstenholme" w:date="2026-05-29T12:46:00Z" w16du:dateUtc="2026-05-29T11:46:00Z">
            <w:rPr>
              <w:rFonts w:eastAsia="Arial" w:cstheme="minorHAnsi"/>
              <w:szCs w:val="18"/>
              <w:lang w:val="en-US"/>
            </w:rPr>
          </w:rPrChange>
        </w:rPr>
      </w:pPr>
      <w:r w:rsidRPr="0022764C">
        <w:rPr>
          <w:rFonts w:eastAsia="Arial" w:cstheme="minorHAnsi"/>
          <w:szCs w:val="18"/>
          <w:rPrChange w:id="3155" w:author="stuart wolstenholme" w:date="2026-05-29T12:46:00Z" w16du:dateUtc="2026-05-29T11:46:00Z">
            <w:rPr>
              <w:rFonts w:eastAsia="Arial" w:cstheme="minorHAnsi"/>
              <w:szCs w:val="18"/>
              <w:lang w:val="en-US"/>
            </w:rPr>
          </w:rPrChange>
        </w:rPr>
        <w:t>Any phrase or word in this Policy and the Schedule will be interpreted in accordance with the laws of England and Wales. The Policy and the Schedule shall be read together as one contract and any word or expression to which a specific meaning has been attached in any part of this Policy or the Schedule shall bear such specific meaning wherever it may appear.</w:t>
      </w:r>
    </w:p>
    <w:p w14:paraId="74D4968F" w14:textId="77777777" w:rsidR="006936E8" w:rsidRPr="0022764C" w:rsidRDefault="006936E8" w:rsidP="006936E8">
      <w:pPr>
        <w:spacing w:before="0" w:after="160" w:line="259" w:lineRule="auto"/>
        <w:ind w:left="360"/>
        <w:contextualSpacing/>
        <w:rPr>
          <w:rFonts w:eastAsia="Arial" w:cstheme="minorHAnsi"/>
          <w:szCs w:val="18"/>
          <w:rPrChange w:id="3156" w:author="stuart wolstenholme" w:date="2026-05-29T12:46:00Z" w16du:dateUtc="2026-05-29T11:46:00Z">
            <w:rPr>
              <w:rFonts w:eastAsia="Arial" w:cstheme="minorHAnsi"/>
              <w:szCs w:val="18"/>
              <w:lang w:val="en-US"/>
            </w:rPr>
          </w:rPrChange>
        </w:rPr>
      </w:pPr>
    </w:p>
    <w:p w14:paraId="1AA0E0FD" w14:textId="77777777" w:rsidR="006936E8" w:rsidRPr="0022764C" w:rsidRDefault="006936E8" w:rsidP="006936E8">
      <w:pPr>
        <w:spacing w:before="0" w:after="160" w:line="259" w:lineRule="auto"/>
        <w:ind w:left="360"/>
        <w:contextualSpacing/>
        <w:rPr>
          <w:rFonts w:eastAsia="Arial" w:cstheme="minorHAnsi"/>
          <w:szCs w:val="18"/>
          <w:rPrChange w:id="3157" w:author="stuart wolstenholme" w:date="2026-05-29T12:46:00Z" w16du:dateUtc="2026-05-29T11:46:00Z">
            <w:rPr>
              <w:rFonts w:eastAsia="Arial" w:cstheme="minorHAnsi"/>
              <w:szCs w:val="18"/>
              <w:lang w:val="en-US"/>
            </w:rPr>
          </w:rPrChange>
        </w:rPr>
      </w:pPr>
      <w:r w:rsidRPr="0022764C">
        <w:rPr>
          <w:rFonts w:eastAsia="Arial" w:cstheme="minorHAnsi"/>
          <w:szCs w:val="18"/>
          <w:rPrChange w:id="3158" w:author="stuart wolstenholme" w:date="2026-05-29T12:46:00Z" w16du:dateUtc="2026-05-29T11:46:00Z">
            <w:rPr>
              <w:rFonts w:eastAsia="Arial" w:cstheme="minorHAnsi"/>
              <w:szCs w:val="18"/>
              <w:lang w:val="en-US"/>
            </w:rPr>
          </w:rPrChange>
        </w:rPr>
        <w:t xml:space="preserve">Any dispute concerning the interpretation of the terms, conditions or exclusions contained herein is understood and agreed by both the </w:t>
      </w:r>
      <w:r w:rsidRPr="0022764C">
        <w:rPr>
          <w:rFonts w:eastAsia="Arial" w:cstheme="minorHAnsi"/>
          <w:b/>
          <w:bCs/>
          <w:szCs w:val="18"/>
          <w:rPrChange w:id="3159" w:author="stuart wolstenholme" w:date="2026-05-29T12:46:00Z" w16du:dateUtc="2026-05-29T11:46:00Z">
            <w:rPr>
              <w:rFonts w:eastAsia="Arial" w:cstheme="minorHAnsi"/>
              <w:b/>
              <w:bCs/>
              <w:szCs w:val="18"/>
              <w:lang w:val="en-US"/>
            </w:rPr>
          </w:rPrChange>
        </w:rPr>
        <w:t xml:space="preserve">Insured </w:t>
      </w:r>
      <w:r w:rsidRPr="0022764C">
        <w:rPr>
          <w:rFonts w:eastAsia="Arial" w:cstheme="minorHAnsi"/>
          <w:szCs w:val="18"/>
          <w:rPrChange w:id="3160" w:author="stuart wolstenholme" w:date="2026-05-29T12:46:00Z" w16du:dateUtc="2026-05-29T11:46:00Z">
            <w:rPr>
              <w:rFonts w:eastAsia="Arial" w:cstheme="minorHAnsi"/>
              <w:szCs w:val="18"/>
              <w:lang w:val="en-US"/>
            </w:rPr>
          </w:rPrChange>
        </w:rPr>
        <w:t xml:space="preserve">and the </w:t>
      </w:r>
      <w:r w:rsidRPr="0022764C">
        <w:rPr>
          <w:rFonts w:eastAsia="Arial" w:cstheme="minorHAnsi"/>
          <w:b/>
          <w:bCs/>
          <w:szCs w:val="18"/>
          <w:rPrChange w:id="3161"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162" w:author="stuart wolstenholme" w:date="2026-05-29T12:46:00Z" w16du:dateUtc="2026-05-29T11:46:00Z">
            <w:rPr>
              <w:rFonts w:eastAsia="Arial" w:cstheme="minorHAnsi"/>
              <w:szCs w:val="18"/>
              <w:lang w:val="en-US"/>
            </w:rPr>
          </w:rPrChange>
        </w:rPr>
        <w:t xml:space="preserve"> to be subject to the laws of England and Wales. Each party agrees to refer any such dispute to a mediator to be agreed between the </w:t>
      </w:r>
      <w:r w:rsidRPr="0022764C">
        <w:rPr>
          <w:rFonts w:eastAsia="Arial" w:cstheme="minorHAnsi"/>
          <w:b/>
          <w:bCs/>
          <w:szCs w:val="18"/>
          <w:rPrChange w:id="3163" w:author="stuart wolstenholme" w:date="2026-05-29T12:46:00Z" w16du:dateUtc="2026-05-29T11:46:00Z">
            <w:rPr>
              <w:rFonts w:eastAsia="Arial" w:cstheme="minorHAnsi"/>
              <w:b/>
              <w:bCs/>
              <w:szCs w:val="18"/>
              <w:lang w:val="en-US"/>
            </w:rPr>
          </w:rPrChange>
        </w:rPr>
        <w:t>Insured</w:t>
      </w:r>
      <w:r w:rsidRPr="0022764C">
        <w:rPr>
          <w:rFonts w:eastAsia="Arial" w:cstheme="minorHAnsi"/>
          <w:szCs w:val="18"/>
          <w:rPrChange w:id="3164" w:author="stuart wolstenholme" w:date="2026-05-29T12:46:00Z" w16du:dateUtc="2026-05-29T11:46:00Z">
            <w:rPr>
              <w:rFonts w:eastAsia="Arial" w:cstheme="minorHAnsi"/>
              <w:szCs w:val="18"/>
              <w:lang w:val="en-US"/>
            </w:rPr>
          </w:rPrChange>
        </w:rPr>
        <w:t xml:space="preserve"> and the </w:t>
      </w:r>
      <w:r w:rsidRPr="0022764C">
        <w:rPr>
          <w:rFonts w:eastAsia="Arial" w:cstheme="minorHAnsi"/>
          <w:b/>
          <w:bCs/>
          <w:szCs w:val="18"/>
          <w:rPrChange w:id="3165"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166" w:author="stuart wolstenholme" w:date="2026-05-29T12:46:00Z" w16du:dateUtc="2026-05-29T11:46:00Z">
            <w:rPr>
              <w:rFonts w:eastAsia="Arial" w:cstheme="minorHAnsi"/>
              <w:szCs w:val="18"/>
              <w:lang w:val="en-US"/>
            </w:rPr>
          </w:rPrChange>
        </w:rPr>
        <w:t xml:space="preserve"> within 14 working days of any dispute arising under the Policy.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14:paraId="28E41943" w14:textId="77777777" w:rsidR="006936E8" w:rsidRPr="0022764C" w:rsidRDefault="006936E8" w:rsidP="006936E8">
      <w:pPr>
        <w:spacing w:before="0" w:after="160" w:line="259" w:lineRule="auto"/>
        <w:ind w:left="360"/>
        <w:contextualSpacing/>
        <w:rPr>
          <w:rFonts w:eastAsia="Arial" w:cstheme="minorHAnsi"/>
          <w:szCs w:val="18"/>
          <w:rPrChange w:id="3167" w:author="stuart wolstenholme" w:date="2026-05-29T12:46:00Z" w16du:dateUtc="2026-05-29T11:46:00Z">
            <w:rPr>
              <w:rFonts w:eastAsia="Arial" w:cstheme="minorHAnsi"/>
              <w:szCs w:val="18"/>
              <w:lang w:val="en-US"/>
            </w:rPr>
          </w:rPrChange>
        </w:rPr>
      </w:pPr>
    </w:p>
    <w:p w14:paraId="51A9E087" w14:textId="77777777" w:rsidR="006936E8" w:rsidRPr="0022764C" w:rsidRDefault="006936E8" w:rsidP="006936E8">
      <w:pPr>
        <w:spacing w:before="0" w:after="160" w:line="259" w:lineRule="auto"/>
        <w:ind w:left="360"/>
        <w:contextualSpacing/>
        <w:rPr>
          <w:rFonts w:eastAsia="Arial" w:cstheme="minorHAnsi"/>
          <w:szCs w:val="18"/>
          <w:rPrChange w:id="3168" w:author="stuart wolstenholme" w:date="2026-05-29T12:46:00Z" w16du:dateUtc="2026-05-29T11:46:00Z">
            <w:rPr>
              <w:rFonts w:eastAsia="Arial" w:cstheme="minorHAnsi"/>
              <w:szCs w:val="18"/>
              <w:lang w:val="en-US"/>
            </w:rPr>
          </w:rPrChange>
        </w:rPr>
      </w:pPr>
      <w:r w:rsidRPr="0022764C">
        <w:rPr>
          <w:rFonts w:eastAsia="Arial" w:cstheme="minorHAnsi"/>
          <w:szCs w:val="18"/>
          <w:rPrChange w:id="3169"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170" w:author="stuart wolstenholme" w:date="2026-05-29T12:46:00Z" w16du:dateUtc="2026-05-29T11:46:00Z">
            <w:rPr>
              <w:rFonts w:eastAsia="Arial" w:cstheme="minorHAnsi"/>
              <w:b/>
              <w:bCs/>
              <w:szCs w:val="18"/>
              <w:lang w:val="en-US"/>
            </w:rPr>
          </w:rPrChange>
        </w:rPr>
        <w:t>Insured</w:t>
      </w:r>
      <w:r w:rsidRPr="0022764C">
        <w:rPr>
          <w:rFonts w:eastAsia="Arial" w:cstheme="minorHAnsi"/>
          <w:szCs w:val="18"/>
          <w:rPrChange w:id="3171" w:author="stuart wolstenholme" w:date="2026-05-29T12:46:00Z" w16du:dateUtc="2026-05-29T11:46:00Z">
            <w:rPr>
              <w:rFonts w:eastAsia="Arial" w:cstheme="minorHAnsi"/>
              <w:szCs w:val="18"/>
              <w:lang w:val="en-US"/>
            </w:rPr>
          </w:rPrChange>
        </w:rPr>
        <w:t xml:space="preserve"> and the </w:t>
      </w:r>
      <w:r w:rsidRPr="0022764C">
        <w:rPr>
          <w:rFonts w:eastAsia="Arial" w:cstheme="minorHAnsi"/>
          <w:b/>
          <w:bCs/>
          <w:szCs w:val="18"/>
          <w:rPrChange w:id="3172"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173" w:author="stuart wolstenholme" w:date="2026-05-29T12:46:00Z" w16du:dateUtc="2026-05-29T11:46:00Z">
            <w:rPr>
              <w:rFonts w:eastAsia="Arial" w:cstheme="minorHAnsi"/>
              <w:szCs w:val="18"/>
              <w:lang w:val="en-US"/>
            </w:rPr>
          </w:rPrChange>
        </w:rPr>
        <w:t xml:space="preserve"> agree to perform their respective continuing obligations under this Policy while the dispute is resolved unless the nature of the dispute prevents such continued performance of those </w:t>
      </w:r>
      <w:r w:rsidRPr="0022764C">
        <w:rPr>
          <w:rFonts w:eastAsia="Arial" w:cstheme="minorHAnsi"/>
          <w:szCs w:val="18"/>
          <w:rPrChange w:id="3174" w:author="stuart wolstenholme" w:date="2026-05-29T12:46:00Z" w16du:dateUtc="2026-05-29T11:46:00Z">
            <w:rPr>
              <w:rFonts w:eastAsia="Arial" w:cstheme="minorHAnsi"/>
              <w:szCs w:val="18"/>
              <w:lang w:val="en-US"/>
            </w:rPr>
          </w:rPrChange>
        </w:rPr>
        <w:t xml:space="preserve">obligations. If any such dispute is not resolved by mediation or the </w:t>
      </w:r>
      <w:r w:rsidRPr="0022764C">
        <w:rPr>
          <w:rFonts w:eastAsia="Arial" w:cstheme="minorHAnsi"/>
          <w:b/>
          <w:bCs/>
          <w:szCs w:val="18"/>
          <w:rPrChange w:id="3175" w:author="stuart wolstenholme" w:date="2026-05-29T12:46:00Z" w16du:dateUtc="2026-05-29T11:46:00Z">
            <w:rPr>
              <w:rFonts w:eastAsia="Arial" w:cstheme="minorHAnsi"/>
              <w:b/>
              <w:bCs/>
              <w:szCs w:val="18"/>
              <w:lang w:val="en-US"/>
            </w:rPr>
          </w:rPrChange>
        </w:rPr>
        <w:t>Insured</w:t>
      </w:r>
      <w:r w:rsidRPr="0022764C">
        <w:rPr>
          <w:rFonts w:eastAsia="Arial" w:cstheme="minorHAnsi"/>
          <w:szCs w:val="18"/>
          <w:rPrChange w:id="3176" w:author="stuart wolstenholme" w:date="2026-05-29T12:46:00Z" w16du:dateUtc="2026-05-29T11:46:00Z">
            <w:rPr>
              <w:rFonts w:eastAsia="Arial" w:cstheme="minorHAnsi"/>
              <w:szCs w:val="18"/>
              <w:lang w:val="en-US"/>
            </w:rPr>
          </w:rPrChange>
        </w:rPr>
        <w:t xml:space="preserve"> and the </w:t>
      </w:r>
      <w:r w:rsidRPr="0022764C">
        <w:rPr>
          <w:rFonts w:eastAsia="Arial" w:cstheme="minorHAnsi"/>
          <w:b/>
          <w:bCs/>
          <w:szCs w:val="18"/>
          <w:rPrChange w:id="3177"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178" w:author="stuart wolstenholme" w:date="2026-05-29T12:46:00Z" w16du:dateUtc="2026-05-29T11:46:00Z">
            <w:rPr>
              <w:rFonts w:eastAsia="Arial" w:cstheme="minorHAnsi"/>
              <w:szCs w:val="18"/>
              <w:lang w:val="en-US"/>
            </w:rPr>
          </w:rPrChange>
        </w:rPr>
        <w:t xml:space="preserve"> cannot agree upon the appointment of a mediator or the form that the mediation will take the dispute will be submitted to the jurisdiction of any court of competent jurisdiction within England and Wales and each party agrees to comply with all requirements necessary to give such court jurisdiction.</w:t>
      </w:r>
    </w:p>
    <w:p w14:paraId="7D1775ED" w14:textId="77777777" w:rsidR="006936E8" w:rsidRPr="0022764C" w:rsidRDefault="006936E8" w:rsidP="006936E8">
      <w:pPr>
        <w:spacing w:before="0" w:after="160" w:line="259" w:lineRule="auto"/>
        <w:ind w:left="360"/>
        <w:contextualSpacing/>
        <w:rPr>
          <w:rFonts w:eastAsia="Arial" w:cstheme="minorHAnsi"/>
          <w:szCs w:val="18"/>
          <w:rPrChange w:id="3179" w:author="stuart wolstenholme" w:date="2026-05-29T12:46:00Z" w16du:dateUtc="2026-05-29T11:46:00Z">
            <w:rPr>
              <w:rFonts w:eastAsia="Arial" w:cstheme="minorHAnsi"/>
              <w:szCs w:val="18"/>
              <w:lang w:val="en-US"/>
            </w:rPr>
          </w:rPrChange>
        </w:rPr>
      </w:pPr>
    </w:p>
    <w:p w14:paraId="081411F7" w14:textId="77777777" w:rsidR="006936E8" w:rsidRPr="0022764C" w:rsidRDefault="006936E8" w:rsidP="006936E8">
      <w:pPr>
        <w:pStyle w:val="Heading2"/>
        <w:numPr>
          <w:ilvl w:val="0"/>
          <w:numId w:val="508"/>
        </w:numPr>
        <w:spacing w:before="0" w:after="160" w:line="259" w:lineRule="auto"/>
        <w:contextualSpacing/>
        <w:rPr>
          <w:rFonts w:eastAsia="Arial" w:cstheme="minorHAnsi"/>
          <w:b/>
          <w:bCs/>
          <w:sz w:val="22"/>
          <w:szCs w:val="22"/>
          <w:rPrChange w:id="3180" w:author="stuart wolstenholme" w:date="2026-05-29T12:46:00Z" w16du:dateUtc="2026-05-29T11:46:00Z">
            <w:rPr>
              <w:rFonts w:eastAsia="Arial" w:cstheme="minorHAnsi"/>
              <w:b/>
              <w:bCs/>
              <w:sz w:val="22"/>
              <w:szCs w:val="22"/>
              <w:lang w:val="en-US"/>
            </w:rPr>
          </w:rPrChange>
        </w:rPr>
      </w:pPr>
      <w:r w:rsidRPr="0022764C">
        <w:rPr>
          <w:rFonts w:eastAsia="Arial" w:cstheme="minorHAnsi"/>
          <w:b/>
          <w:bCs/>
          <w:sz w:val="22"/>
          <w:szCs w:val="22"/>
          <w:rPrChange w:id="3181" w:author="stuart wolstenholme" w:date="2026-05-29T12:46:00Z" w16du:dateUtc="2026-05-29T11:46:00Z">
            <w:rPr>
              <w:rFonts w:eastAsia="Arial" w:cstheme="minorHAnsi"/>
              <w:b/>
              <w:bCs/>
              <w:sz w:val="22"/>
              <w:szCs w:val="22"/>
              <w:lang w:val="en-US"/>
            </w:rPr>
          </w:rPrChange>
        </w:rPr>
        <w:t>International Sanctions</w:t>
      </w:r>
    </w:p>
    <w:p w14:paraId="0501F6CB" w14:textId="77777777" w:rsidR="006936E8" w:rsidRPr="0022764C" w:rsidRDefault="006936E8" w:rsidP="006936E8">
      <w:pPr>
        <w:spacing w:before="0" w:after="160" w:line="259" w:lineRule="auto"/>
        <w:ind w:left="360"/>
        <w:rPr>
          <w:rFonts w:eastAsia="Arial" w:cstheme="minorHAnsi"/>
          <w:szCs w:val="18"/>
          <w:rPrChange w:id="3182" w:author="stuart wolstenholme" w:date="2026-05-29T12:46:00Z" w16du:dateUtc="2026-05-29T11:46:00Z">
            <w:rPr>
              <w:rFonts w:eastAsia="Arial" w:cstheme="minorHAnsi"/>
              <w:szCs w:val="18"/>
              <w:lang w:val="en-US"/>
            </w:rPr>
          </w:rPrChange>
        </w:rPr>
      </w:pPr>
      <w:r w:rsidRPr="0022764C">
        <w:rPr>
          <w:rFonts w:eastAsia="Arial" w:cstheme="minorHAnsi"/>
          <w:szCs w:val="18"/>
          <w:rPrChange w:id="3183" w:author="stuart wolstenholme" w:date="2026-05-29T12:46:00Z" w16du:dateUtc="2026-05-29T11:46:00Z">
            <w:rPr>
              <w:rFonts w:eastAsia="Arial" w:cstheme="minorHAnsi"/>
              <w:szCs w:val="18"/>
              <w:lang w:val="en-US"/>
            </w:rPr>
          </w:rPrChange>
        </w:rPr>
        <w:t xml:space="preserve">The </w:t>
      </w:r>
      <w:r w:rsidRPr="0022764C">
        <w:rPr>
          <w:rFonts w:eastAsia="Arial" w:cstheme="minorHAnsi"/>
          <w:b/>
          <w:szCs w:val="18"/>
          <w:rPrChange w:id="3184" w:author="stuart wolstenholme" w:date="2026-05-29T12:46:00Z" w16du:dateUtc="2026-05-29T11:46:00Z">
            <w:rPr>
              <w:rFonts w:eastAsia="Arial" w:cstheme="minorHAnsi"/>
              <w:b/>
              <w:szCs w:val="18"/>
              <w:lang w:val="en-US"/>
            </w:rPr>
          </w:rPrChange>
        </w:rPr>
        <w:t xml:space="preserve">Insurer </w:t>
      </w:r>
      <w:r w:rsidRPr="0022764C">
        <w:rPr>
          <w:rFonts w:eastAsia="Arial" w:cstheme="minorHAnsi"/>
          <w:szCs w:val="18"/>
          <w:rPrChange w:id="3185" w:author="stuart wolstenholme" w:date="2026-05-29T12:46:00Z" w16du:dateUtc="2026-05-29T11:46:00Z">
            <w:rPr>
              <w:rFonts w:eastAsia="Arial" w:cstheme="minorHAnsi"/>
              <w:szCs w:val="18"/>
              <w:lang w:val="en-US"/>
            </w:rPr>
          </w:rPrChange>
        </w:rPr>
        <w:t xml:space="preserve">will not provide cover, be liable to pay any claim or provide any benefit if to do so would expose the </w:t>
      </w:r>
      <w:r w:rsidRPr="0022764C">
        <w:rPr>
          <w:rFonts w:eastAsia="Arial" w:cstheme="minorHAnsi"/>
          <w:b/>
          <w:szCs w:val="18"/>
          <w:rPrChange w:id="3186"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187" w:author="stuart wolstenholme" w:date="2026-05-29T12:46:00Z" w16du:dateUtc="2026-05-29T11:46:00Z">
            <w:rPr>
              <w:rFonts w:eastAsia="Arial" w:cstheme="minorHAnsi"/>
              <w:szCs w:val="18"/>
              <w:lang w:val="en-US"/>
            </w:rPr>
          </w:rPrChange>
        </w:rPr>
        <w:t xml:space="preserve"> (or any parent company, direct or indirect holding company of the </w:t>
      </w:r>
      <w:r w:rsidRPr="0022764C">
        <w:rPr>
          <w:rFonts w:eastAsia="Arial" w:cstheme="minorHAnsi"/>
          <w:b/>
          <w:szCs w:val="18"/>
          <w:rPrChange w:id="3188"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189" w:author="stuart wolstenholme" w:date="2026-05-29T12:46:00Z" w16du:dateUtc="2026-05-29T11:46:00Z">
            <w:rPr>
              <w:rFonts w:eastAsia="Arial" w:cstheme="minorHAnsi"/>
              <w:szCs w:val="18"/>
              <w:lang w:val="en-US"/>
            </w:rPr>
          </w:rPrChange>
        </w:rPr>
        <w:t xml:space="preserve">) to any penalty or restriction (including extraterritorial penalties or restrictions so far as such do not contradict laws applicable to the </w:t>
      </w:r>
      <w:r w:rsidRPr="0022764C">
        <w:rPr>
          <w:rFonts w:eastAsia="Arial" w:cstheme="minorHAnsi"/>
          <w:b/>
          <w:szCs w:val="18"/>
          <w:rPrChange w:id="3190"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191" w:author="stuart wolstenholme" w:date="2026-05-29T12:46:00Z" w16du:dateUtc="2026-05-29T11:46:00Z">
            <w:rPr>
              <w:rFonts w:eastAsia="Arial" w:cstheme="minorHAnsi"/>
              <w:szCs w:val="18"/>
              <w:lang w:val="en-US"/>
            </w:rPr>
          </w:rPrChange>
        </w:rPr>
        <w:t>), arising out of any trade and economic sanctions laws or regulations which are applicable to it.</w:t>
      </w:r>
    </w:p>
    <w:p w14:paraId="376576DB" w14:textId="77777777" w:rsidR="006936E8" w:rsidRPr="0022764C" w:rsidRDefault="006936E8" w:rsidP="006936E8">
      <w:pPr>
        <w:pStyle w:val="Heading2"/>
        <w:numPr>
          <w:ilvl w:val="0"/>
          <w:numId w:val="508"/>
        </w:numPr>
        <w:spacing w:before="0" w:after="160" w:line="259" w:lineRule="auto"/>
        <w:rPr>
          <w:rFonts w:eastAsia="Arial" w:cstheme="minorHAnsi"/>
          <w:b/>
          <w:bCs/>
          <w:sz w:val="22"/>
          <w:szCs w:val="22"/>
          <w:rPrChange w:id="3192" w:author="stuart wolstenholme" w:date="2026-05-29T12:46:00Z" w16du:dateUtc="2026-05-29T11:46:00Z">
            <w:rPr>
              <w:rFonts w:eastAsia="Arial" w:cstheme="minorHAnsi"/>
              <w:b/>
              <w:bCs/>
              <w:sz w:val="22"/>
              <w:szCs w:val="22"/>
              <w:lang w:val="en-US"/>
            </w:rPr>
          </w:rPrChange>
        </w:rPr>
      </w:pPr>
      <w:r w:rsidRPr="0022764C">
        <w:rPr>
          <w:rFonts w:eastAsia="Arial" w:cstheme="minorHAnsi"/>
          <w:b/>
          <w:bCs/>
          <w:sz w:val="22"/>
          <w:szCs w:val="22"/>
          <w:rPrChange w:id="3193" w:author="stuart wolstenholme" w:date="2026-05-29T12:46:00Z" w16du:dateUtc="2026-05-29T11:46:00Z">
            <w:rPr>
              <w:rFonts w:eastAsia="Arial" w:cstheme="minorHAnsi"/>
              <w:b/>
              <w:bCs/>
              <w:sz w:val="22"/>
              <w:szCs w:val="22"/>
              <w:lang w:val="en-US"/>
            </w:rPr>
          </w:rPrChange>
        </w:rPr>
        <w:t>Assignment</w:t>
      </w:r>
    </w:p>
    <w:p w14:paraId="4A8D705F" w14:textId="77777777" w:rsidR="006936E8" w:rsidRPr="0022764C" w:rsidRDefault="006936E8" w:rsidP="006936E8">
      <w:pPr>
        <w:spacing w:before="0" w:after="160" w:line="259" w:lineRule="auto"/>
        <w:ind w:left="360"/>
        <w:contextualSpacing/>
        <w:rPr>
          <w:rFonts w:eastAsia="Arial" w:cstheme="minorHAnsi"/>
          <w:szCs w:val="18"/>
          <w:rPrChange w:id="3194" w:author="stuart wolstenholme" w:date="2026-05-29T12:46:00Z" w16du:dateUtc="2026-05-29T11:46:00Z">
            <w:rPr>
              <w:rFonts w:eastAsia="Arial" w:cstheme="minorHAnsi"/>
              <w:szCs w:val="18"/>
              <w:lang w:val="en-US"/>
            </w:rPr>
          </w:rPrChange>
        </w:rPr>
      </w:pPr>
      <w:r w:rsidRPr="0022764C">
        <w:rPr>
          <w:rFonts w:eastAsia="Arial" w:cstheme="minorHAnsi"/>
          <w:szCs w:val="18"/>
          <w:rPrChange w:id="3195" w:author="stuart wolstenholme" w:date="2026-05-29T12:46:00Z" w16du:dateUtc="2026-05-29T11:46:00Z">
            <w:rPr>
              <w:rFonts w:eastAsia="Arial" w:cstheme="minorHAnsi"/>
              <w:szCs w:val="18"/>
              <w:lang w:val="en-US"/>
            </w:rPr>
          </w:rPrChange>
        </w:rPr>
        <w:t xml:space="preserve">This policy of insurance (including any benefits it confers provides) are not assignable to any third party without the express approval of the </w:t>
      </w:r>
      <w:r w:rsidRPr="0022764C">
        <w:rPr>
          <w:rFonts w:eastAsia="Arial" w:cstheme="minorHAnsi"/>
          <w:b/>
          <w:bCs/>
          <w:szCs w:val="18"/>
          <w:rPrChange w:id="3196"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197" w:author="stuart wolstenholme" w:date="2026-05-29T12:46:00Z" w16du:dateUtc="2026-05-29T11:46:00Z">
            <w:rPr>
              <w:rFonts w:eastAsia="Arial" w:cstheme="minorHAnsi"/>
              <w:szCs w:val="18"/>
              <w:lang w:val="en-US"/>
            </w:rPr>
          </w:rPrChange>
        </w:rPr>
        <w:t xml:space="preserve"> confirmed by way of an endorsement. in writing by the </w:t>
      </w:r>
      <w:r w:rsidRPr="0022764C">
        <w:rPr>
          <w:rFonts w:eastAsia="Arial" w:cstheme="minorHAnsi"/>
          <w:b/>
          <w:szCs w:val="18"/>
          <w:rPrChange w:id="3198"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199" w:author="stuart wolstenholme" w:date="2026-05-29T12:46:00Z" w16du:dateUtc="2026-05-29T11:46:00Z">
            <w:rPr>
              <w:rFonts w:eastAsia="Arial" w:cstheme="minorHAnsi"/>
              <w:szCs w:val="18"/>
              <w:lang w:val="en-US"/>
            </w:rPr>
          </w:rPrChange>
        </w:rPr>
        <w:t>.</w:t>
      </w:r>
    </w:p>
    <w:p w14:paraId="2F1CCAEC" w14:textId="77777777" w:rsidR="006936E8" w:rsidRPr="0022764C" w:rsidRDefault="006936E8" w:rsidP="006936E8">
      <w:pPr>
        <w:spacing w:before="0" w:after="160" w:line="259" w:lineRule="auto"/>
        <w:ind w:left="360"/>
        <w:contextualSpacing/>
        <w:rPr>
          <w:rFonts w:eastAsia="Arial" w:cstheme="minorHAnsi"/>
          <w:b/>
          <w:bCs/>
          <w:sz w:val="22"/>
          <w:szCs w:val="22"/>
          <w:rPrChange w:id="3200" w:author="stuart wolstenholme" w:date="2026-05-29T12:46:00Z" w16du:dateUtc="2026-05-29T11:46:00Z">
            <w:rPr>
              <w:rFonts w:eastAsia="Arial" w:cstheme="minorHAnsi"/>
              <w:b/>
              <w:bCs/>
              <w:sz w:val="22"/>
              <w:szCs w:val="22"/>
              <w:lang w:val="en-US"/>
            </w:rPr>
          </w:rPrChange>
        </w:rPr>
      </w:pPr>
    </w:p>
    <w:p w14:paraId="7EA1947A" w14:textId="77777777" w:rsidR="006936E8" w:rsidRPr="0022764C" w:rsidRDefault="006936E8" w:rsidP="006936E8">
      <w:pPr>
        <w:pStyle w:val="Heading1"/>
        <w:numPr>
          <w:ilvl w:val="0"/>
          <w:numId w:val="508"/>
        </w:numPr>
        <w:spacing w:before="0" w:after="160" w:line="259" w:lineRule="auto"/>
        <w:contextualSpacing/>
        <w:rPr>
          <w:rFonts w:eastAsia="Arial" w:cstheme="minorHAnsi"/>
          <w:b/>
          <w:bCs/>
          <w:sz w:val="22"/>
          <w:szCs w:val="22"/>
          <w:rPrChange w:id="3201" w:author="stuart wolstenholme" w:date="2026-05-29T12:46:00Z" w16du:dateUtc="2026-05-29T11:46:00Z">
            <w:rPr>
              <w:rFonts w:eastAsia="Arial" w:cstheme="minorHAnsi"/>
              <w:b/>
              <w:bCs/>
              <w:sz w:val="22"/>
              <w:szCs w:val="22"/>
              <w:lang w:val="en-US"/>
            </w:rPr>
          </w:rPrChange>
        </w:rPr>
      </w:pPr>
      <w:r w:rsidRPr="0022764C">
        <w:rPr>
          <w:rFonts w:eastAsia="Arial" w:cstheme="minorHAnsi"/>
          <w:b/>
          <w:bCs/>
          <w:sz w:val="22"/>
          <w:szCs w:val="22"/>
          <w:rPrChange w:id="3202" w:author="stuart wolstenholme" w:date="2026-05-29T12:46:00Z" w16du:dateUtc="2026-05-29T11:46:00Z">
            <w:rPr>
              <w:rFonts w:eastAsia="Arial" w:cstheme="minorHAnsi"/>
              <w:b/>
              <w:bCs/>
              <w:sz w:val="22"/>
              <w:szCs w:val="22"/>
              <w:lang w:val="en-US"/>
            </w:rPr>
          </w:rPrChange>
        </w:rPr>
        <w:t>Complaints</w:t>
      </w:r>
    </w:p>
    <w:p w14:paraId="17C9F6DF" w14:textId="639424F0" w:rsidR="006936E8" w:rsidRPr="0022764C" w:rsidRDefault="006936E8" w:rsidP="006936E8">
      <w:pPr>
        <w:spacing w:before="0" w:after="160" w:line="259" w:lineRule="auto"/>
        <w:ind w:left="360"/>
        <w:contextualSpacing/>
        <w:rPr>
          <w:rFonts w:eastAsia="Arial" w:cstheme="minorHAnsi"/>
          <w:szCs w:val="18"/>
          <w:rPrChange w:id="3203" w:author="stuart wolstenholme" w:date="2026-05-29T12:46:00Z" w16du:dateUtc="2026-05-29T11:46:00Z">
            <w:rPr>
              <w:rFonts w:eastAsia="Arial" w:cstheme="minorHAnsi"/>
              <w:szCs w:val="18"/>
              <w:lang w:val="en-US"/>
            </w:rPr>
          </w:rPrChange>
        </w:rPr>
      </w:pPr>
      <w:r w:rsidRPr="0022764C">
        <w:rPr>
          <w:rFonts w:eastAsia="Arial" w:cstheme="minorHAnsi"/>
          <w:szCs w:val="18"/>
          <w:rPrChange w:id="3204"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205"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206" w:author="stuart wolstenholme" w:date="2026-05-29T12:46:00Z" w16du:dateUtc="2026-05-29T11:46:00Z">
            <w:rPr>
              <w:rFonts w:eastAsia="Arial" w:cstheme="minorHAnsi"/>
              <w:szCs w:val="18"/>
              <w:lang w:val="en-US"/>
            </w:rPr>
          </w:rPrChange>
        </w:rPr>
        <w:t xml:space="preserve"> is dedicated to providing the </w:t>
      </w:r>
      <w:r w:rsidRPr="0022764C">
        <w:rPr>
          <w:rFonts w:eastAsia="Arial" w:cstheme="minorHAnsi"/>
          <w:b/>
          <w:bCs/>
          <w:szCs w:val="18"/>
          <w:rPrChange w:id="3207"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208" w:author="stuart wolstenholme" w:date="2026-05-29T12:46:00Z" w16du:dateUtc="2026-05-29T11:46:00Z">
            <w:rPr>
              <w:rFonts w:eastAsia="Arial" w:cstheme="minorHAnsi"/>
              <w:szCs w:val="18"/>
              <w:lang w:val="en-US"/>
            </w:rPr>
          </w:rPrChange>
        </w:rPr>
        <w:t xml:space="preserve"> with a </w:t>
      </w:r>
      <w:del w:id="3209" w:author="stuart wolstenholme" w:date="2026-05-29T12:49:00Z" w16du:dateUtc="2026-05-29T11:49:00Z">
        <w:r w:rsidRPr="0022764C" w:rsidDel="0022764C">
          <w:rPr>
            <w:rFonts w:eastAsia="Arial" w:cstheme="minorHAnsi"/>
            <w:szCs w:val="18"/>
            <w:rPrChange w:id="3210" w:author="stuart wolstenholme" w:date="2026-05-29T12:46:00Z" w16du:dateUtc="2026-05-29T11:46:00Z">
              <w:rPr>
                <w:rFonts w:eastAsia="Arial" w:cstheme="minorHAnsi"/>
                <w:szCs w:val="18"/>
                <w:lang w:val="en-US"/>
              </w:rPr>
            </w:rPrChange>
          </w:rPr>
          <w:delText>high quality</w:delText>
        </w:r>
      </w:del>
      <w:ins w:id="3211" w:author="stuart wolstenholme" w:date="2026-05-29T12:49:00Z" w16du:dateUtc="2026-05-29T11:49:00Z">
        <w:r w:rsidR="0022764C" w:rsidRPr="0022764C">
          <w:rPr>
            <w:rFonts w:eastAsia="Arial" w:cstheme="minorHAnsi"/>
            <w:szCs w:val="18"/>
          </w:rPr>
          <w:t>high-quality</w:t>
        </w:r>
      </w:ins>
      <w:r w:rsidRPr="0022764C">
        <w:rPr>
          <w:rFonts w:eastAsia="Arial" w:cstheme="minorHAnsi"/>
          <w:szCs w:val="18"/>
          <w:rPrChange w:id="3212" w:author="stuart wolstenholme" w:date="2026-05-29T12:46:00Z" w16du:dateUtc="2026-05-29T11:46:00Z">
            <w:rPr>
              <w:rFonts w:eastAsia="Arial" w:cstheme="minorHAnsi"/>
              <w:szCs w:val="18"/>
              <w:lang w:val="en-US"/>
            </w:rPr>
          </w:rPrChange>
        </w:rPr>
        <w:t xml:space="preserve"> service and the </w:t>
      </w:r>
      <w:r w:rsidRPr="0022764C">
        <w:rPr>
          <w:rFonts w:eastAsia="Arial" w:cstheme="minorHAnsi"/>
          <w:b/>
          <w:bCs/>
          <w:szCs w:val="18"/>
          <w:rPrChange w:id="3213"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214" w:author="stuart wolstenholme" w:date="2026-05-29T12:46:00Z" w16du:dateUtc="2026-05-29T11:46:00Z">
            <w:rPr>
              <w:rFonts w:eastAsia="Arial" w:cstheme="minorHAnsi"/>
              <w:szCs w:val="18"/>
              <w:lang w:val="en-US"/>
            </w:rPr>
          </w:rPrChange>
        </w:rPr>
        <w:t xml:space="preserve"> wants to ensure that this is maintained at all times.  If the </w:t>
      </w:r>
      <w:r w:rsidRPr="0022764C">
        <w:rPr>
          <w:rFonts w:eastAsia="Arial" w:cstheme="minorHAnsi"/>
          <w:b/>
          <w:bCs/>
          <w:szCs w:val="18"/>
          <w:rPrChange w:id="3215"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216" w:author="stuart wolstenholme" w:date="2026-05-29T12:46:00Z" w16du:dateUtc="2026-05-29T11:46:00Z">
            <w:rPr>
              <w:rFonts w:eastAsia="Arial" w:cstheme="minorHAnsi"/>
              <w:szCs w:val="18"/>
              <w:lang w:val="en-US"/>
            </w:rPr>
          </w:rPrChange>
        </w:rPr>
        <w:t xml:space="preserve"> feels that the Insurer has not offered the </w:t>
      </w:r>
      <w:r w:rsidRPr="0022764C">
        <w:rPr>
          <w:rFonts w:eastAsia="Arial" w:cstheme="minorHAnsi"/>
          <w:b/>
          <w:bCs/>
          <w:szCs w:val="18"/>
          <w:rPrChange w:id="3217"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218" w:author="stuart wolstenholme" w:date="2026-05-29T12:46:00Z" w16du:dateUtc="2026-05-29T11:46:00Z">
            <w:rPr>
              <w:rFonts w:eastAsia="Arial" w:cstheme="minorHAnsi"/>
              <w:szCs w:val="18"/>
              <w:lang w:val="en-US"/>
            </w:rPr>
          </w:rPrChange>
        </w:rPr>
        <w:t xml:space="preserve"> a </w:t>
      </w:r>
      <w:del w:id="3219" w:author="stuart wolstenholme" w:date="2026-05-29T12:49:00Z" w16du:dateUtc="2026-05-29T11:49:00Z">
        <w:r w:rsidRPr="0022764C" w:rsidDel="0022764C">
          <w:rPr>
            <w:rFonts w:eastAsia="Arial" w:cstheme="minorHAnsi"/>
            <w:szCs w:val="18"/>
            <w:rPrChange w:id="3220" w:author="stuart wolstenholme" w:date="2026-05-29T12:46:00Z" w16du:dateUtc="2026-05-29T11:46:00Z">
              <w:rPr>
                <w:rFonts w:eastAsia="Arial" w:cstheme="minorHAnsi"/>
                <w:szCs w:val="18"/>
                <w:lang w:val="en-US"/>
              </w:rPr>
            </w:rPrChange>
          </w:rPr>
          <w:delText>first class</w:delText>
        </w:r>
      </w:del>
      <w:ins w:id="3221" w:author="stuart wolstenholme" w:date="2026-05-29T12:49:00Z" w16du:dateUtc="2026-05-29T11:49:00Z">
        <w:r w:rsidR="0022764C" w:rsidRPr="0022764C">
          <w:rPr>
            <w:rFonts w:eastAsia="Arial" w:cstheme="minorHAnsi"/>
            <w:szCs w:val="18"/>
          </w:rPr>
          <w:t>first-class</w:t>
        </w:r>
      </w:ins>
      <w:r w:rsidRPr="0022764C">
        <w:rPr>
          <w:rFonts w:eastAsia="Arial" w:cstheme="minorHAnsi"/>
          <w:szCs w:val="18"/>
          <w:rPrChange w:id="3222" w:author="stuart wolstenholme" w:date="2026-05-29T12:46:00Z" w16du:dateUtc="2026-05-29T11:46:00Z">
            <w:rPr>
              <w:rFonts w:eastAsia="Arial" w:cstheme="minorHAnsi"/>
              <w:szCs w:val="18"/>
              <w:lang w:val="en-US"/>
            </w:rPr>
          </w:rPrChange>
        </w:rPr>
        <w:t xml:space="preserve"> service, please write and the </w:t>
      </w:r>
      <w:r w:rsidRPr="0022764C">
        <w:rPr>
          <w:rFonts w:eastAsia="Arial" w:cstheme="minorHAnsi"/>
          <w:b/>
          <w:bCs/>
          <w:szCs w:val="18"/>
          <w:rPrChange w:id="3223" w:author="stuart wolstenholme" w:date="2026-05-29T12:46:00Z" w16du:dateUtc="2026-05-29T11:46:00Z">
            <w:rPr>
              <w:rFonts w:eastAsia="Arial" w:cstheme="minorHAnsi"/>
              <w:b/>
              <w:bCs/>
              <w:szCs w:val="18"/>
              <w:lang w:val="en-US"/>
            </w:rPr>
          </w:rPrChange>
        </w:rPr>
        <w:t xml:space="preserve">Insurer </w:t>
      </w:r>
      <w:r w:rsidRPr="0022764C">
        <w:rPr>
          <w:rFonts w:eastAsia="Arial" w:cstheme="minorHAnsi"/>
          <w:szCs w:val="18"/>
          <w:rPrChange w:id="3224" w:author="stuart wolstenholme" w:date="2026-05-29T12:46:00Z" w16du:dateUtc="2026-05-29T11:46:00Z">
            <w:rPr>
              <w:rFonts w:eastAsia="Arial" w:cstheme="minorHAnsi"/>
              <w:szCs w:val="18"/>
              <w:lang w:val="en-US"/>
            </w:rPr>
          </w:rPrChange>
        </w:rPr>
        <w:t xml:space="preserve">will do its best to resolve the problem. If the </w:t>
      </w:r>
      <w:r w:rsidRPr="0022764C">
        <w:rPr>
          <w:rFonts w:eastAsia="Arial" w:cstheme="minorHAnsi"/>
          <w:b/>
          <w:bCs/>
          <w:szCs w:val="18"/>
          <w:rPrChange w:id="3225"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226" w:author="stuart wolstenholme" w:date="2026-05-29T12:46:00Z" w16du:dateUtc="2026-05-29T11:46:00Z">
            <w:rPr>
              <w:rFonts w:eastAsia="Arial" w:cstheme="minorHAnsi"/>
              <w:szCs w:val="18"/>
              <w:lang w:val="en-US"/>
            </w:rPr>
          </w:rPrChange>
        </w:rPr>
        <w:t xml:space="preserve"> has any questions or concerns about the policy or the handling of a </w:t>
      </w:r>
      <w:r w:rsidRPr="0022764C">
        <w:rPr>
          <w:rFonts w:eastAsia="Arial" w:cstheme="minorHAnsi"/>
          <w:b/>
          <w:bCs/>
          <w:szCs w:val="18"/>
          <w:rPrChange w:id="3227" w:author="stuart wolstenholme" w:date="2026-05-29T12:46:00Z" w16du:dateUtc="2026-05-29T11:46:00Z">
            <w:rPr>
              <w:rFonts w:eastAsia="Arial" w:cstheme="minorHAnsi"/>
              <w:b/>
              <w:bCs/>
              <w:szCs w:val="18"/>
              <w:lang w:val="en-US"/>
            </w:rPr>
          </w:rPrChange>
        </w:rPr>
        <w:t>Claim</w:t>
      </w:r>
      <w:r w:rsidRPr="0022764C">
        <w:rPr>
          <w:rFonts w:eastAsia="Arial" w:cstheme="minorHAnsi"/>
          <w:szCs w:val="18"/>
          <w:rPrChange w:id="3228" w:author="stuart wolstenholme" w:date="2026-05-29T12:46:00Z" w16du:dateUtc="2026-05-29T11:46:00Z">
            <w:rPr>
              <w:rFonts w:eastAsia="Arial" w:cstheme="minorHAnsi"/>
              <w:szCs w:val="18"/>
              <w:lang w:val="en-US"/>
            </w:rPr>
          </w:rPrChange>
        </w:rPr>
        <w:t xml:space="preserve">, the </w:t>
      </w:r>
      <w:r w:rsidRPr="0022764C">
        <w:rPr>
          <w:rFonts w:eastAsia="Arial" w:cstheme="minorHAnsi"/>
          <w:b/>
          <w:bCs/>
          <w:szCs w:val="18"/>
          <w:rPrChange w:id="3229"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230" w:author="stuart wolstenholme" w:date="2026-05-29T12:46:00Z" w16du:dateUtc="2026-05-29T11:46:00Z">
            <w:rPr>
              <w:rFonts w:eastAsia="Arial" w:cstheme="minorHAnsi"/>
              <w:szCs w:val="18"/>
              <w:lang w:val="en-US"/>
            </w:rPr>
          </w:rPrChange>
        </w:rPr>
        <w:t xml:space="preserve"> should in the first instance contact:</w:t>
      </w:r>
    </w:p>
    <w:p w14:paraId="3A1087E1" w14:textId="77777777" w:rsidR="006936E8" w:rsidRPr="0022764C" w:rsidRDefault="006936E8" w:rsidP="006936E8">
      <w:pPr>
        <w:spacing w:line="266" w:lineRule="auto"/>
        <w:ind w:left="360"/>
        <w:rPr>
          <w:rFonts w:eastAsia="Arial" w:cstheme="minorHAnsi"/>
          <w:i/>
          <w:szCs w:val="18"/>
          <w:rPrChange w:id="3231" w:author="stuart wolstenholme" w:date="2026-05-29T12:46:00Z" w16du:dateUtc="2026-05-29T11:46:00Z">
            <w:rPr>
              <w:rFonts w:eastAsia="Arial" w:cstheme="minorHAnsi"/>
              <w:i/>
              <w:szCs w:val="18"/>
            </w:rPr>
          </w:rPrChange>
        </w:rPr>
      </w:pPr>
      <w:r w:rsidRPr="0022764C">
        <w:rPr>
          <w:rFonts w:eastAsia="Arial" w:cstheme="minorHAnsi"/>
          <w:i/>
          <w:szCs w:val="18"/>
        </w:rPr>
        <w:t>Compliance Officer</w:t>
      </w:r>
      <w:r w:rsidRPr="0022764C">
        <w:rPr>
          <w:rFonts w:eastAsia="Arial" w:cstheme="minorHAnsi"/>
          <w:i/>
          <w:szCs w:val="18"/>
        </w:rPr>
        <w:br/>
      </w:r>
      <w:r w:rsidRPr="0022764C">
        <w:rPr>
          <w:rFonts w:eastAsia="Arial" w:cstheme="minorHAnsi"/>
          <w:i/>
          <w:iCs/>
          <w:szCs w:val="18"/>
          <w:rPrChange w:id="3232" w:author="stuart wolstenholme" w:date="2026-05-29T12:46:00Z" w16du:dateUtc="2026-05-29T11:46:00Z">
            <w:rPr>
              <w:rFonts w:eastAsia="Arial" w:cstheme="minorHAnsi"/>
              <w:i/>
              <w:iCs/>
              <w:szCs w:val="18"/>
            </w:rPr>
          </w:rPrChange>
        </w:rPr>
        <w:t>The St Botolph Building,</w:t>
      </w:r>
      <w:r w:rsidRPr="0022764C">
        <w:rPr>
          <w:rFonts w:eastAsia="Arial" w:cstheme="minorHAnsi"/>
          <w:i/>
          <w:iCs/>
          <w:szCs w:val="18"/>
          <w:rPrChange w:id="3233" w:author="stuart wolstenholme" w:date="2026-05-29T12:46:00Z" w16du:dateUtc="2026-05-29T11:46:00Z">
            <w:rPr>
              <w:rFonts w:eastAsia="Arial" w:cstheme="minorHAnsi"/>
              <w:i/>
              <w:iCs/>
              <w:szCs w:val="18"/>
            </w:rPr>
          </w:rPrChange>
        </w:rPr>
        <w:br/>
        <w:t>138-139 Houndsditch,</w:t>
      </w:r>
      <w:r w:rsidRPr="0022764C">
        <w:rPr>
          <w:rFonts w:eastAsia="Arial" w:cstheme="minorHAnsi"/>
          <w:i/>
          <w:iCs/>
          <w:szCs w:val="18"/>
          <w:rPrChange w:id="3234" w:author="stuart wolstenholme" w:date="2026-05-29T12:46:00Z" w16du:dateUtc="2026-05-29T11:46:00Z">
            <w:rPr>
              <w:rFonts w:eastAsia="Arial" w:cstheme="minorHAnsi"/>
              <w:i/>
              <w:iCs/>
              <w:szCs w:val="18"/>
            </w:rPr>
          </w:rPrChange>
        </w:rPr>
        <w:br/>
        <w:t>London, EC3A 7BT</w:t>
      </w:r>
    </w:p>
    <w:p w14:paraId="2739856D" w14:textId="77777777" w:rsidR="006936E8" w:rsidRPr="0022764C" w:rsidRDefault="006936E8" w:rsidP="006936E8">
      <w:pPr>
        <w:spacing w:before="0" w:after="160" w:line="259" w:lineRule="auto"/>
        <w:ind w:left="360"/>
        <w:contextualSpacing/>
        <w:rPr>
          <w:rFonts w:eastAsia="Arial" w:cstheme="minorHAnsi"/>
          <w:szCs w:val="18"/>
          <w:rPrChange w:id="3235" w:author="stuart wolstenholme" w:date="2026-05-29T12:46:00Z" w16du:dateUtc="2026-05-29T11:46:00Z">
            <w:rPr>
              <w:rFonts w:eastAsia="Arial" w:cstheme="minorHAnsi"/>
              <w:szCs w:val="18"/>
              <w:lang w:val="en-US"/>
            </w:rPr>
          </w:rPrChange>
        </w:rPr>
      </w:pPr>
    </w:p>
    <w:p w14:paraId="64C07366" w14:textId="77777777" w:rsidR="006936E8" w:rsidRPr="0022764C" w:rsidRDefault="006936E8" w:rsidP="006936E8">
      <w:pPr>
        <w:pStyle w:val="Heading2"/>
        <w:spacing w:before="0" w:after="160" w:line="259" w:lineRule="auto"/>
        <w:ind w:left="360"/>
        <w:contextualSpacing/>
        <w:rPr>
          <w:rFonts w:eastAsia="Arial" w:cstheme="minorHAnsi"/>
          <w:szCs w:val="18"/>
          <w:rPrChange w:id="3236" w:author="stuart wolstenholme" w:date="2026-05-29T12:46:00Z" w16du:dateUtc="2026-05-29T11:46:00Z">
            <w:rPr>
              <w:rFonts w:eastAsia="Arial" w:cstheme="minorHAnsi"/>
              <w:szCs w:val="18"/>
              <w:lang w:val="en-US"/>
            </w:rPr>
          </w:rPrChange>
        </w:rPr>
      </w:pPr>
      <w:r w:rsidRPr="0022764C">
        <w:rPr>
          <w:rFonts w:eastAsia="Arial" w:cstheme="minorHAnsi"/>
          <w:szCs w:val="18"/>
          <w:rPrChange w:id="3237" w:author="stuart wolstenholme" w:date="2026-05-29T12:46:00Z" w16du:dateUtc="2026-05-29T11:46:00Z">
            <w:rPr>
              <w:rFonts w:eastAsia="Arial" w:cstheme="minorHAnsi"/>
              <w:szCs w:val="18"/>
              <w:lang w:val="en-US"/>
            </w:rPr>
          </w:rPrChange>
        </w:rPr>
        <w:t>The Financial Ombudsman Service (FOS)</w:t>
      </w:r>
    </w:p>
    <w:p w14:paraId="4617F0DD" w14:textId="77777777" w:rsidR="006936E8" w:rsidRPr="0022764C" w:rsidRDefault="006936E8" w:rsidP="006936E8">
      <w:pPr>
        <w:spacing w:before="0" w:after="160" w:line="259" w:lineRule="auto"/>
        <w:ind w:left="360"/>
        <w:contextualSpacing/>
        <w:rPr>
          <w:rFonts w:eastAsia="Arial" w:cstheme="minorHAnsi"/>
          <w:szCs w:val="18"/>
          <w:rPrChange w:id="3238" w:author="stuart wolstenholme" w:date="2026-05-29T12:46:00Z" w16du:dateUtc="2026-05-29T11:46:00Z">
            <w:rPr>
              <w:rFonts w:eastAsia="Arial" w:cstheme="minorHAnsi"/>
              <w:szCs w:val="18"/>
              <w:lang w:val="en-US"/>
            </w:rPr>
          </w:rPrChange>
        </w:rPr>
      </w:pPr>
      <w:r w:rsidRPr="0022764C">
        <w:rPr>
          <w:rFonts w:eastAsia="Arial" w:cstheme="minorHAnsi"/>
          <w:szCs w:val="18"/>
          <w:rPrChange w:id="3239" w:author="stuart wolstenholme" w:date="2026-05-29T12:46:00Z" w16du:dateUtc="2026-05-29T11:46:00Z">
            <w:rPr>
              <w:rFonts w:eastAsia="Arial" w:cstheme="minorHAnsi"/>
              <w:szCs w:val="18"/>
              <w:lang w:val="en-US"/>
            </w:rPr>
          </w:rPrChange>
        </w:rPr>
        <w:t xml:space="preserve">Should the </w:t>
      </w:r>
      <w:r w:rsidRPr="0022764C">
        <w:rPr>
          <w:rFonts w:eastAsia="Arial" w:cstheme="minorHAnsi"/>
          <w:b/>
          <w:bCs/>
          <w:szCs w:val="18"/>
          <w:rPrChange w:id="3240"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241" w:author="stuart wolstenholme" w:date="2026-05-29T12:46:00Z" w16du:dateUtc="2026-05-29T11:46:00Z">
            <w:rPr>
              <w:rFonts w:eastAsia="Arial" w:cstheme="minorHAnsi"/>
              <w:szCs w:val="18"/>
              <w:lang w:val="en-US"/>
            </w:rPr>
          </w:rPrChange>
        </w:rPr>
        <w:t xml:space="preserve"> be dissatisfied with the outcome of the complaint, the </w:t>
      </w:r>
      <w:r w:rsidRPr="0022764C">
        <w:rPr>
          <w:rFonts w:eastAsia="Arial" w:cstheme="minorHAnsi"/>
          <w:b/>
          <w:bCs/>
          <w:szCs w:val="18"/>
          <w:rPrChange w:id="3242"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243" w:author="stuart wolstenholme" w:date="2026-05-29T12:46:00Z" w16du:dateUtc="2026-05-29T11:46:00Z">
            <w:rPr>
              <w:rFonts w:eastAsia="Arial" w:cstheme="minorHAnsi"/>
              <w:szCs w:val="18"/>
              <w:lang w:val="en-US"/>
            </w:rPr>
          </w:rPrChange>
        </w:rPr>
        <w:t xml:space="preserve"> may have the right to refer the complaint to the Financial Ombudsman Service. The FOS is an independent service in the UK for settling disputes between consumers and businesses providing financial services. Contacting the FOS does not affect the right to take legal action.</w:t>
      </w:r>
    </w:p>
    <w:p w14:paraId="1F801BD7" w14:textId="77777777" w:rsidR="006936E8" w:rsidRPr="0022764C" w:rsidRDefault="006936E8" w:rsidP="006936E8">
      <w:pPr>
        <w:spacing w:before="0" w:after="160" w:line="259" w:lineRule="auto"/>
        <w:ind w:left="360"/>
        <w:contextualSpacing/>
        <w:rPr>
          <w:rFonts w:eastAsia="Arial" w:cstheme="minorHAnsi"/>
          <w:szCs w:val="18"/>
          <w:rPrChange w:id="3244" w:author="stuart wolstenholme" w:date="2026-05-29T12:46:00Z" w16du:dateUtc="2026-05-29T11:46:00Z">
            <w:rPr>
              <w:rFonts w:eastAsia="Arial" w:cstheme="minorHAnsi"/>
              <w:szCs w:val="18"/>
              <w:lang w:val="en-US"/>
            </w:rPr>
          </w:rPrChange>
        </w:rPr>
      </w:pPr>
    </w:p>
    <w:p w14:paraId="10B8BA82" w14:textId="77777777" w:rsidR="006936E8" w:rsidRPr="0022764C" w:rsidRDefault="006936E8" w:rsidP="006936E8">
      <w:pPr>
        <w:spacing w:before="0" w:after="160" w:line="259" w:lineRule="auto"/>
        <w:ind w:left="360"/>
        <w:contextualSpacing/>
        <w:rPr>
          <w:rFonts w:eastAsia="Arial" w:cstheme="minorHAnsi"/>
          <w:szCs w:val="18"/>
          <w:rPrChange w:id="3245" w:author="stuart wolstenholme" w:date="2026-05-29T12:46:00Z" w16du:dateUtc="2026-05-29T11:46:00Z">
            <w:rPr>
              <w:rFonts w:eastAsia="Arial" w:cstheme="minorHAnsi"/>
              <w:szCs w:val="18"/>
              <w:lang w:val="en-US"/>
            </w:rPr>
          </w:rPrChange>
        </w:rPr>
      </w:pPr>
      <w:r w:rsidRPr="0022764C">
        <w:rPr>
          <w:rFonts w:eastAsia="Arial" w:cstheme="minorHAnsi"/>
          <w:szCs w:val="18"/>
          <w:rPrChange w:id="3246" w:author="stuart wolstenholme" w:date="2026-05-29T12:46:00Z" w16du:dateUtc="2026-05-29T11:46:00Z">
            <w:rPr>
              <w:rFonts w:eastAsia="Arial" w:cstheme="minorHAnsi"/>
              <w:szCs w:val="18"/>
              <w:lang w:val="en-US"/>
            </w:rPr>
          </w:rPrChange>
        </w:rPr>
        <w:t>The FOS’s contact details are as follows:</w:t>
      </w:r>
      <w:r w:rsidRPr="0022764C">
        <w:rPr>
          <w:rFonts w:eastAsia="Arial" w:cstheme="minorHAnsi"/>
          <w:szCs w:val="18"/>
          <w:rPrChange w:id="3247" w:author="stuart wolstenholme" w:date="2026-05-29T12:46:00Z" w16du:dateUtc="2026-05-29T11:46:00Z">
            <w:rPr>
              <w:rFonts w:eastAsia="Arial" w:cstheme="minorHAnsi"/>
              <w:szCs w:val="18"/>
              <w:lang w:val="en-US"/>
            </w:rPr>
          </w:rPrChange>
        </w:rPr>
        <w:br/>
        <w:t>Financial Ombudsman Service</w:t>
      </w:r>
      <w:r w:rsidRPr="0022764C">
        <w:rPr>
          <w:rFonts w:eastAsia="Arial" w:cstheme="minorHAnsi"/>
          <w:szCs w:val="18"/>
          <w:rPrChange w:id="3248" w:author="stuart wolstenholme" w:date="2026-05-29T12:46:00Z" w16du:dateUtc="2026-05-29T11:46:00Z">
            <w:rPr>
              <w:rFonts w:eastAsia="Arial" w:cstheme="minorHAnsi"/>
              <w:szCs w:val="18"/>
              <w:lang w:val="en-US"/>
            </w:rPr>
          </w:rPrChange>
        </w:rPr>
        <w:br/>
        <w:t>Exchange Tower</w:t>
      </w:r>
      <w:r w:rsidRPr="0022764C">
        <w:rPr>
          <w:rFonts w:eastAsia="Arial" w:cstheme="minorHAnsi"/>
          <w:szCs w:val="18"/>
          <w:rPrChange w:id="3249" w:author="stuart wolstenholme" w:date="2026-05-29T12:46:00Z" w16du:dateUtc="2026-05-29T11:46:00Z">
            <w:rPr>
              <w:rFonts w:eastAsia="Arial" w:cstheme="minorHAnsi"/>
              <w:szCs w:val="18"/>
              <w:lang w:val="en-US"/>
            </w:rPr>
          </w:rPrChange>
        </w:rPr>
        <w:br/>
        <w:t>London E14 9SR</w:t>
      </w:r>
      <w:r w:rsidRPr="0022764C">
        <w:rPr>
          <w:rFonts w:eastAsia="Arial" w:cstheme="minorHAnsi"/>
          <w:szCs w:val="18"/>
          <w:rPrChange w:id="3250" w:author="stuart wolstenholme" w:date="2026-05-29T12:46:00Z" w16du:dateUtc="2026-05-29T11:46:00Z">
            <w:rPr>
              <w:rFonts w:eastAsia="Arial" w:cstheme="minorHAnsi"/>
              <w:szCs w:val="18"/>
              <w:lang w:val="en-US"/>
            </w:rPr>
          </w:rPrChange>
        </w:rPr>
        <w:br/>
        <w:t xml:space="preserve">Email: </w:t>
      </w:r>
      <w:r w:rsidRPr="0022764C">
        <w:fldChar w:fldCharType="begin"/>
      </w:r>
      <w:r w:rsidRPr="0022764C">
        <w:rPr>
          <w:rPrChange w:id="3251" w:author="stuart wolstenholme" w:date="2026-05-29T12:46:00Z" w16du:dateUtc="2026-05-29T11:46:00Z">
            <w:rPr/>
          </w:rPrChange>
        </w:rPr>
        <w:instrText>HYPERLINK "mailto:complaint.info@financial-ombudsman.org.uk"</w:instrText>
      </w:r>
      <w:r w:rsidRPr="0022764C">
        <w:rPr>
          <w:rPrChange w:id="3252" w:author="stuart wolstenholme" w:date="2026-05-29T12:46:00Z" w16du:dateUtc="2026-05-29T11:46:00Z">
            <w:rPr/>
          </w:rPrChange>
        </w:rPr>
      </w:r>
      <w:r w:rsidRPr="0022764C">
        <w:rPr>
          <w:rPrChange w:id="3253" w:author="stuart wolstenholme" w:date="2026-05-29T12:46:00Z" w16du:dateUtc="2026-05-29T11:46:00Z">
            <w:rPr/>
          </w:rPrChange>
        </w:rPr>
        <w:fldChar w:fldCharType="separate"/>
      </w:r>
      <w:r w:rsidRPr="0022764C">
        <w:rPr>
          <w:rFonts w:eastAsia="Arial" w:cstheme="minorHAnsi"/>
          <w:szCs w:val="18"/>
          <w:u w:val="single"/>
          <w:rPrChange w:id="3254" w:author="stuart wolstenholme" w:date="2026-05-29T12:46:00Z" w16du:dateUtc="2026-05-29T11:46:00Z">
            <w:rPr>
              <w:rFonts w:eastAsia="Arial" w:cstheme="minorHAnsi"/>
              <w:szCs w:val="18"/>
              <w:u w:val="single"/>
              <w:lang w:val="en-US"/>
            </w:rPr>
          </w:rPrChange>
        </w:rPr>
        <w:t>complaint.info@financial-ombudsman.org.uk</w:t>
      </w:r>
      <w:r w:rsidRPr="0022764C">
        <w:fldChar w:fldCharType="end"/>
      </w:r>
      <w:r w:rsidRPr="0022764C">
        <w:rPr>
          <w:rFonts w:eastAsia="Arial" w:cstheme="minorHAnsi"/>
          <w:szCs w:val="18"/>
          <w:rPrChange w:id="3255" w:author="stuart wolstenholme" w:date="2026-05-29T12:46:00Z" w16du:dateUtc="2026-05-29T11:46:00Z">
            <w:rPr>
              <w:rFonts w:eastAsia="Arial" w:cstheme="minorHAnsi"/>
              <w:szCs w:val="18"/>
              <w:lang w:val="en-US"/>
            </w:rPr>
          </w:rPrChange>
        </w:rPr>
        <w:br/>
        <w:t>Telephone: +44 (0)30 0123 9123</w:t>
      </w:r>
      <w:r w:rsidRPr="0022764C">
        <w:rPr>
          <w:rFonts w:eastAsia="Arial" w:cstheme="minorHAnsi"/>
          <w:szCs w:val="18"/>
          <w:rPrChange w:id="3256" w:author="stuart wolstenholme" w:date="2026-05-29T12:46:00Z" w16du:dateUtc="2026-05-29T11:46:00Z">
            <w:rPr>
              <w:rFonts w:eastAsia="Arial" w:cstheme="minorHAnsi"/>
              <w:szCs w:val="18"/>
              <w:lang w:val="en-US"/>
            </w:rPr>
          </w:rPrChange>
        </w:rPr>
        <w:br/>
        <w:t xml:space="preserve">Website: </w:t>
      </w:r>
      <w:r w:rsidRPr="0022764C">
        <w:fldChar w:fldCharType="begin"/>
      </w:r>
      <w:r w:rsidRPr="0022764C">
        <w:rPr>
          <w:rPrChange w:id="3257" w:author="stuart wolstenholme" w:date="2026-05-29T12:46:00Z" w16du:dateUtc="2026-05-29T11:46:00Z">
            <w:rPr/>
          </w:rPrChange>
        </w:rPr>
        <w:instrText>HYPERLINK "http://www.financial-ombudsman.org.uk"</w:instrText>
      </w:r>
      <w:r w:rsidRPr="0022764C">
        <w:rPr>
          <w:rPrChange w:id="3258" w:author="stuart wolstenholme" w:date="2026-05-29T12:46:00Z" w16du:dateUtc="2026-05-29T11:46:00Z">
            <w:rPr/>
          </w:rPrChange>
        </w:rPr>
      </w:r>
      <w:r w:rsidRPr="0022764C">
        <w:rPr>
          <w:rPrChange w:id="3259" w:author="stuart wolstenholme" w:date="2026-05-29T12:46:00Z" w16du:dateUtc="2026-05-29T11:46:00Z">
            <w:rPr/>
          </w:rPrChange>
        </w:rPr>
        <w:fldChar w:fldCharType="separate"/>
      </w:r>
      <w:r w:rsidRPr="0022764C">
        <w:rPr>
          <w:rFonts w:eastAsia="Arial" w:cstheme="minorHAnsi"/>
          <w:color w:val="000000"/>
          <w:szCs w:val="18"/>
          <w:u w:val="single"/>
          <w:rPrChange w:id="3260" w:author="stuart wolstenholme" w:date="2026-05-29T12:46:00Z" w16du:dateUtc="2026-05-29T11:46:00Z">
            <w:rPr>
              <w:rFonts w:eastAsia="Arial" w:cstheme="minorHAnsi"/>
              <w:color w:val="000000"/>
              <w:szCs w:val="18"/>
              <w:u w:val="single"/>
              <w:lang w:val="en-US"/>
            </w:rPr>
          </w:rPrChange>
        </w:rPr>
        <w:t>www.financial-ombudsman.org.uk</w:t>
      </w:r>
      <w:r w:rsidRPr="0022764C">
        <w:fldChar w:fldCharType="end"/>
      </w:r>
    </w:p>
    <w:p w14:paraId="19D7D7EF" w14:textId="77777777" w:rsidR="006936E8" w:rsidRPr="0022764C" w:rsidRDefault="006936E8" w:rsidP="006936E8">
      <w:pPr>
        <w:spacing w:before="0" w:after="160" w:line="259" w:lineRule="auto"/>
        <w:ind w:left="360"/>
        <w:contextualSpacing/>
        <w:rPr>
          <w:rFonts w:eastAsia="Arial" w:cstheme="minorHAnsi"/>
          <w:sz w:val="15"/>
          <w:szCs w:val="22"/>
          <w:rPrChange w:id="3261" w:author="stuart wolstenholme" w:date="2026-05-29T12:46:00Z" w16du:dateUtc="2026-05-29T11:46:00Z">
            <w:rPr>
              <w:rFonts w:eastAsia="Arial" w:cstheme="minorHAnsi"/>
              <w:sz w:val="15"/>
              <w:szCs w:val="22"/>
              <w:lang w:val="en-US"/>
            </w:rPr>
          </w:rPrChange>
        </w:rPr>
      </w:pPr>
    </w:p>
    <w:p w14:paraId="0883A2FA" w14:textId="77777777" w:rsidR="006936E8" w:rsidRPr="0022764C" w:rsidRDefault="006936E8" w:rsidP="006936E8">
      <w:pPr>
        <w:spacing w:before="0" w:after="160" w:line="259" w:lineRule="auto"/>
        <w:ind w:left="360"/>
        <w:contextualSpacing/>
        <w:rPr>
          <w:rFonts w:eastAsia="Arial" w:cstheme="minorHAnsi"/>
          <w:szCs w:val="18"/>
          <w:rPrChange w:id="3262" w:author="stuart wolstenholme" w:date="2026-05-29T12:46:00Z" w16du:dateUtc="2026-05-29T11:46:00Z">
            <w:rPr>
              <w:rFonts w:eastAsia="Arial" w:cstheme="minorHAnsi"/>
              <w:szCs w:val="18"/>
              <w:lang w:val="en-US"/>
            </w:rPr>
          </w:rPrChange>
        </w:rPr>
      </w:pPr>
      <w:r w:rsidRPr="0022764C">
        <w:rPr>
          <w:rFonts w:eastAsia="Arial" w:cstheme="minorHAnsi"/>
          <w:szCs w:val="18"/>
          <w:rPrChange w:id="3263" w:author="stuart wolstenholme" w:date="2026-05-29T12:46:00Z" w16du:dateUtc="2026-05-29T11:46:00Z">
            <w:rPr>
              <w:rFonts w:eastAsia="Arial" w:cstheme="minorHAnsi"/>
              <w:szCs w:val="18"/>
              <w:lang w:val="en-US"/>
            </w:rPr>
          </w:rPrChange>
        </w:rPr>
        <w:t>The European Commission Online Dispute Resolution Platform (ODR)</w:t>
      </w:r>
    </w:p>
    <w:p w14:paraId="3D0FF84F" w14:textId="77777777" w:rsidR="006936E8" w:rsidRPr="0022764C" w:rsidRDefault="006936E8" w:rsidP="006936E8">
      <w:pPr>
        <w:spacing w:before="0" w:after="160" w:line="259" w:lineRule="auto"/>
        <w:ind w:left="360"/>
        <w:contextualSpacing/>
        <w:rPr>
          <w:rFonts w:eastAsia="Arial" w:cstheme="minorHAnsi"/>
          <w:szCs w:val="18"/>
          <w:rPrChange w:id="3264" w:author="stuart wolstenholme" w:date="2026-05-29T12:46:00Z" w16du:dateUtc="2026-05-29T11:46:00Z">
            <w:rPr>
              <w:rFonts w:eastAsia="Arial" w:cstheme="minorHAnsi"/>
              <w:szCs w:val="18"/>
              <w:lang w:val="en-US"/>
            </w:rPr>
          </w:rPrChange>
        </w:rPr>
      </w:pPr>
      <w:r w:rsidRPr="0022764C">
        <w:rPr>
          <w:rFonts w:eastAsia="Arial" w:cstheme="minorHAnsi"/>
          <w:szCs w:val="18"/>
          <w:rPrChange w:id="3265" w:author="stuart wolstenholme" w:date="2026-05-29T12:46:00Z" w16du:dateUtc="2026-05-29T11:46:00Z">
            <w:rPr>
              <w:rFonts w:eastAsia="Arial" w:cstheme="minorHAnsi"/>
              <w:szCs w:val="18"/>
              <w:lang w:val="en-US"/>
            </w:rPr>
          </w:rPrChange>
        </w:rPr>
        <w:t xml:space="preserve">If the </w:t>
      </w:r>
      <w:r w:rsidRPr="0022764C">
        <w:rPr>
          <w:rFonts w:eastAsia="Arial" w:cstheme="minorHAnsi"/>
          <w:b/>
          <w:bCs/>
          <w:szCs w:val="18"/>
          <w:rPrChange w:id="3266"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267" w:author="stuart wolstenholme" w:date="2026-05-29T12:46:00Z" w16du:dateUtc="2026-05-29T11:46:00Z">
            <w:rPr>
              <w:rFonts w:eastAsia="Arial" w:cstheme="minorHAnsi"/>
              <w:szCs w:val="18"/>
              <w:lang w:val="en-US"/>
            </w:rPr>
          </w:rPrChange>
        </w:rPr>
        <w:t xml:space="preserve"> was sold this product online or by other electronic means and within the European Union (EU), the </w:t>
      </w:r>
      <w:r w:rsidRPr="0022764C">
        <w:rPr>
          <w:rFonts w:eastAsia="Arial" w:cstheme="minorHAnsi"/>
          <w:b/>
          <w:bCs/>
          <w:szCs w:val="18"/>
          <w:rPrChange w:id="3268"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269" w:author="stuart wolstenholme" w:date="2026-05-29T12:46:00Z" w16du:dateUtc="2026-05-29T11:46:00Z">
            <w:rPr>
              <w:rFonts w:eastAsia="Arial" w:cstheme="minorHAnsi"/>
              <w:szCs w:val="18"/>
              <w:lang w:val="en-US"/>
            </w:rPr>
          </w:rPrChange>
        </w:rPr>
        <w:t xml:space="preserve"> may refer the complaint to </w:t>
      </w:r>
      <w:r w:rsidRPr="0022764C">
        <w:rPr>
          <w:rFonts w:eastAsia="Arial" w:cstheme="minorHAnsi"/>
          <w:szCs w:val="18"/>
          <w:rPrChange w:id="3270" w:author="stuart wolstenholme" w:date="2026-05-29T12:46:00Z" w16du:dateUtc="2026-05-29T11:46:00Z">
            <w:rPr>
              <w:rFonts w:eastAsia="Arial" w:cstheme="minorHAnsi"/>
              <w:szCs w:val="18"/>
              <w:lang w:val="en-US"/>
            </w:rPr>
          </w:rPrChange>
        </w:rPr>
        <w:lastRenderedPageBreak/>
        <w:t xml:space="preserve">the EU Online Dispute Resolution (ODR) platform. Upon receipt of the complaint, the ODR will escalate the complaint to the </w:t>
      </w:r>
      <w:r w:rsidRPr="0022764C">
        <w:rPr>
          <w:rFonts w:eastAsia="Arial" w:cstheme="minorHAnsi"/>
          <w:b/>
          <w:bCs/>
          <w:szCs w:val="18"/>
          <w:rPrChange w:id="3271"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272" w:author="stuart wolstenholme" w:date="2026-05-29T12:46:00Z" w16du:dateUtc="2026-05-29T11:46:00Z">
            <w:rPr>
              <w:rFonts w:eastAsia="Arial" w:cstheme="minorHAnsi"/>
              <w:szCs w:val="18"/>
              <w:lang w:val="en-US"/>
            </w:rPr>
          </w:rPrChange>
        </w:rPr>
        <w:t xml:space="preserve"> local dispute resolution service – this process is free and conducted entirely online.  The </w:t>
      </w:r>
      <w:r w:rsidRPr="0022764C">
        <w:rPr>
          <w:rFonts w:eastAsia="Arial" w:cstheme="minorHAnsi"/>
          <w:b/>
          <w:bCs/>
          <w:szCs w:val="18"/>
          <w:rPrChange w:id="3273"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274" w:author="stuart wolstenholme" w:date="2026-05-29T12:46:00Z" w16du:dateUtc="2026-05-29T11:46:00Z">
            <w:rPr>
              <w:rFonts w:eastAsia="Arial" w:cstheme="minorHAnsi"/>
              <w:szCs w:val="18"/>
              <w:lang w:val="en-US"/>
            </w:rPr>
          </w:rPrChange>
        </w:rPr>
        <w:t xml:space="preserve"> can access the ODR platform on </w:t>
      </w:r>
      <w:r w:rsidRPr="0022764C">
        <w:fldChar w:fldCharType="begin"/>
      </w:r>
      <w:r w:rsidRPr="0022764C">
        <w:rPr>
          <w:rPrChange w:id="3275" w:author="stuart wolstenholme" w:date="2026-05-29T12:46:00Z" w16du:dateUtc="2026-05-29T11:46:00Z">
            <w:rPr/>
          </w:rPrChange>
        </w:rPr>
        <w:instrText>HYPERLINK "http://ec.europa.eu/odr"</w:instrText>
      </w:r>
      <w:r w:rsidRPr="0022764C">
        <w:rPr>
          <w:rPrChange w:id="3276" w:author="stuart wolstenholme" w:date="2026-05-29T12:46:00Z" w16du:dateUtc="2026-05-29T11:46:00Z">
            <w:rPr/>
          </w:rPrChange>
        </w:rPr>
      </w:r>
      <w:r w:rsidRPr="0022764C">
        <w:rPr>
          <w:rPrChange w:id="3277" w:author="stuart wolstenholme" w:date="2026-05-29T12:46:00Z" w16du:dateUtc="2026-05-29T11:46:00Z">
            <w:rPr/>
          </w:rPrChange>
        </w:rPr>
        <w:fldChar w:fldCharType="separate"/>
      </w:r>
      <w:r w:rsidRPr="0022764C">
        <w:rPr>
          <w:rFonts w:eastAsia="Arial" w:cstheme="minorHAnsi"/>
          <w:color w:val="000000"/>
          <w:szCs w:val="18"/>
          <w:u w:val="single"/>
          <w:rPrChange w:id="3278" w:author="stuart wolstenholme" w:date="2026-05-29T12:46:00Z" w16du:dateUtc="2026-05-29T11:46:00Z">
            <w:rPr>
              <w:rFonts w:eastAsia="Arial" w:cstheme="minorHAnsi"/>
              <w:color w:val="000000"/>
              <w:szCs w:val="18"/>
              <w:u w:val="single"/>
              <w:lang w:val="en-US"/>
            </w:rPr>
          </w:rPrChange>
        </w:rPr>
        <w:t>http://ec.europa.eu/odr</w:t>
      </w:r>
      <w:r w:rsidRPr="0022764C">
        <w:fldChar w:fldCharType="end"/>
      </w:r>
      <w:r w:rsidRPr="0022764C">
        <w:rPr>
          <w:rFonts w:eastAsia="Arial" w:cstheme="minorHAnsi"/>
          <w:szCs w:val="18"/>
          <w:rPrChange w:id="3279" w:author="stuart wolstenholme" w:date="2026-05-29T12:46:00Z" w16du:dateUtc="2026-05-29T11:46:00Z">
            <w:rPr>
              <w:rFonts w:eastAsia="Arial" w:cstheme="minorHAnsi"/>
              <w:szCs w:val="18"/>
              <w:lang w:val="en-US"/>
            </w:rPr>
          </w:rPrChange>
        </w:rPr>
        <w:t xml:space="preserve">. This platform will direct insurance complaints to the Financial Ombudsman Service. However, the </w:t>
      </w:r>
      <w:r w:rsidRPr="0022764C">
        <w:rPr>
          <w:rFonts w:eastAsia="Arial" w:cstheme="minorHAnsi"/>
          <w:b/>
          <w:bCs/>
          <w:szCs w:val="18"/>
          <w:rPrChange w:id="3280"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281" w:author="stuart wolstenholme" w:date="2026-05-29T12:46:00Z" w16du:dateUtc="2026-05-29T11:46:00Z">
            <w:rPr>
              <w:rFonts w:eastAsia="Arial" w:cstheme="minorHAnsi"/>
              <w:szCs w:val="18"/>
              <w:lang w:val="en-US"/>
            </w:rPr>
          </w:rPrChange>
        </w:rPr>
        <w:t xml:space="preserve"> may contact the FOS directly if preferred, using the details as shown above.</w:t>
      </w:r>
    </w:p>
    <w:p w14:paraId="28B5BDFA" w14:textId="77777777" w:rsidR="006936E8" w:rsidRPr="0022764C" w:rsidRDefault="006936E8" w:rsidP="006936E8">
      <w:pPr>
        <w:spacing w:before="0" w:after="160" w:line="259" w:lineRule="auto"/>
        <w:ind w:left="360"/>
        <w:contextualSpacing/>
        <w:rPr>
          <w:rFonts w:eastAsia="Arial" w:cstheme="minorHAnsi"/>
          <w:szCs w:val="18"/>
          <w:rPrChange w:id="3282" w:author="stuart wolstenholme" w:date="2026-05-29T12:46:00Z" w16du:dateUtc="2026-05-29T11:46:00Z">
            <w:rPr>
              <w:rFonts w:eastAsia="Arial" w:cstheme="minorHAnsi"/>
              <w:szCs w:val="18"/>
              <w:lang w:val="en-US"/>
            </w:rPr>
          </w:rPrChange>
        </w:rPr>
      </w:pPr>
    </w:p>
    <w:p w14:paraId="5F45DA0A" w14:textId="77777777" w:rsidR="006936E8" w:rsidRPr="0022764C" w:rsidRDefault="006936E8" w:rsidP="006936E8">
      <w:pPr>
        <w:pStyle w:val="Heading1"/>
        <w:numPr>
          <w:ilvl w:val="0"/>
          <w:numId w:val="508"/>
        </w:numPr>
        <w:spacing w:before="0" w:after="160" w:line="259" w:lineRule="auto"/>
        <w:contextualSpacing/>
        <w:rPr>
          <w:rFonts w:eastAsia="Arial" w:cstheme="minorHAnsi"/>
          <w:b/>
          <w:bCs/>
          <w:sz w:val="22"/>
          <w:szCs w:val="22"/>
          <w:rPrChange w:id="3283" w:author="stuart wolstenholme" w:date="2026-05-29T12:46:00Z" w16du:dateUtc="2026-05-29T11:46:00Z">
            <w:rPr>
              <w:rFonts w:eastAsia="Arial" w:cstheme="minorHAnsi"/>
              <w:b/>
              <w:bCs/>
              <w:sz w:val="22"/>
              <w:szCs w:val="22"/>
              <w:lang w:val="en-US"/>
            </w:rPr>
          </w:rPrChange>
        </w:rPr>
      </w:pPr>
      <w:r w:rsidRPr="0022764C">
        <w:rPr>
          <w:rFonts w:eastAsia="Arial" w:cstheme="minorHAnsi"/>
          <w:b/>
          <w:bCs/>
          <w:sz w:val="22"/>
          <w:szCs w:val="22"/>
          <w:rPrChange w:id="3284" w:author="stuart wolstenholme" w:date="2026-05-29T12:46:00Z" w16du:dateUtc="2026-05-29T11:46:00Z">
            <w:rPr>
              <w:rFonts w:eastAsia="Arial" w:cstheme="minorHAnsi"/>
              <w:b/>
              <w:bCs/>
              <w:sz w:val="22"/>
              <w:szCs w:val="22"/>
              <w:lang w:val="en-US"/>
            </w:rPr>
          </w:rPrChange>
        </w:rPr>
        <w:t>Data Protection Notice</w:t>
      </w:r>
    </w:p>
    <w:p w14:paraId="15CA90A5" w14:textId="77777777" w:rsidR="006936E8" w:rsidRPr="0022764C" w:rsidRDefault="006936E8" w:rsidP="006936E8">
      <w:pPr>
        <w:spacing w:before="0" w:after="160" w:line="259" w:lineRule="auto"/>
        <w:ind w:left="360"/>
        <w:contextualSpacing/>
        <w:rPr>
          <w:rFonts w:eastAsia="Arial" w:cstheme="minorHAnsi"/>
          <w:szCs w:val="18"/>
          <w:rPrChange w:id="3285" w:author="stuart wolstenholme" w:date="2026-05-29T12:46:00Z" w16du:dateUtc="2026-05-29T11:46:00Z">
            <w:rPr>
              <w:rFonts w:eastAsia="Arial" w:cstheme="minorHAnsi"/>
              <w:szCs w:val="18"/>
              <w:lang w:val="en-US"/>
            </w:rPr>
          </w:rPrChange>
        </w:rPr>
      </w:pPr>
      <w:r w:rsidRPr="0022764C">
        <w:rPr>
          <w:rFonts w:eastAsia="Arial" w:cstheme="minorHAnsi"/>
          <w:szCs w:val="18"/>
          <w:rPrChange w:id="3286" w:author="stuart wolstenholme" w:date="2026-05-29T12:46:00Z" w16du:dateUtc="2026-05-29T11:46:00Z">
            <w:rPr>
              <w:rFonts w:eastAsia="Arial" w:cstheme="minorHAnsi"/>
              <w:szCs w:val="18"/>
              <w:lang w:val="en-US"/>
            </w:rPr>
          </w:rPrChange>
        </w:rPr>
        <w:t xml:space="preserve">Tokio Marine HCC respects the </w:t>
      </w:r>
      <w:r w:rsidRPr="0022764C">
        <w:rPr>
          <w:rFonts w:eastAsia="Arial" w:cstheme="minorHAnsi"/>
          <w:b/>
          <w:bCs/>
          <w:szCs w:val="18"/>
          <w:rPrChange w:id="3287"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288" w:author="stuart wolstenholme" w:date="2026-05-29T12:46:00Z" w16du:dateUtc="2026-05-29T11:46:00Z">
            <w:rPr>
              <w:rFonts w:eastAsia="Arial" w:cstheme="minorHAnsi"/>
              <w:szCs w:val="18"/>
              <w:lang w:val="en-US"/>
            </w:rPr>
          </w:rPrChange>
        </w:rPr>
        <w:t xml:space="preserve"> right to privacy.  In our Privacy Notice (available at </w:t>
      </w:r>
      <w:r w:rsidRPr="0022764C">
        <w:fldChar w:fldCharType="begin"/>
      </w:r>
      <w:r w:rsidRPr="0022764C">
        <w:rPr>
          <w:rPrChange w:id="3289" w:author="stuart wolstenholme" w:date="2026-05-29T12:46:00Z" w16du:dateUtc="2026-05-29T11:46:00Z">
            <w:rPr/>
          </w:rPrChange>
        </w:rPr>
        <w:instrText>HYPERLINK "https://www.tmhcc.com/en/legal/privacy-policy"</w:instrText>
      </w:r>
      <w:r w:rsidRPr="0022764C">
        <w:rPr>
          <w:rPrChange w:id="3290" w:author="stuart wolstenholme" w:date="2026-05-29T12:46:00Z" w16du:dateUtc="2026-05-29T11:46:00Z">
            <w:rPr/>
          </w:rPrChange>
        </w:rPr>
      </w:r>
      <w:r w:rsidRPr="0022764C">
        <w:rPr>
          <w:rPrChange w:id="3291" w:author="stuart wolstenholme" w:date="2026-05-29T12:46:00Z" w16du:dateUtc="2026-05-29T11:46:00Z">
            <w:rPr/>
          </w:rPrChange>
        </w:rPr>
        <w:fldChar w:fldCharType="separate"/>
      </w:r>
      <w:r w:rsidRPr="0022764C">
        <w:rPr>
          <w:rFonts w:eastAsia="Arial" w:cstheme="minorHAnsi"/>
          <w:color w:val="0563C1"/>
          <w:szCs w:val="18"/>
          <w:u w:val="single"/>
          <w:rPrChange w:id="3292" w:author="stuart wolstenholme" w:date="2026-05-29T12:46:00Z" w16du:dateUtc="2026-05-29T11:46:00Z">
            <w:rPr>
              <w:rFonts w:eastAsia="Arial" w:cstheme="minorHAnsi"/>
              <w:color w:val="0563C1"/>
              <w:szCs w:val="18"/>
              <w:u w:val="single"/>
              <w:lang w:val="en-US"/>
            </w:rPr>
          </w:rPrChange>
        </w:rPr>
        <w:t>https://www.tmhcc.com/en/legal/privacy-policy</w:t>
      </w:r>
      <w:r w:rsidRPr="0022764C">
        <w:fldChar w:fldCharType="end"/>
      </w:r>
      <w:r w:rsidRPr="0022764C">
        <w:rPr>
          <w:rFonts w:eastAsia="Arial" w:cstheme="minorHAnsi"/>
          <w:szCs w:val="18"/>
          <w:rPrChange w:id="3293" w:author="stuart wolstenholme" w:date="2026-05-29T12:46:00Z" w16du:dateUtc="2026-05-29T11:46:00Z">
            <w:rPr>
              <w:rFonts w:eastAsia="Arial" w:cstheme="minorHAnsi"/>
              <w:szCs w:val="18"/>
              <w:lang w:val="en-US"/>
            </w:rPr>
          </w:rPrChange>
        </w:rPr>
        <w:t xml:space="preserve">), the </w:t>
      </w:r>
      <w:r w:rsidRPr="0022764C">
        <w:rPr>
          <w:rFonts w:eastAsia="Arial" w:cstheme="minorHAnsi"/>
          <w:b/>
          <w:bCs/>
          <w:szCs w:val="18"/>
          <w:rPrChange w:id="3294"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295" w:author="stuart wolstenholme" w:date="2026-05-29T12:46:00Z" w16du:dateUtc="2026-05-29T11:46:00Z">
            <w:rPr>
              <w:rFonts w:eastAsia="Arial" w:cstheme="minorHAnsi"/>
              <w:szCs w:val="18"/>
              <w:lang w:val="en-US"/>
            </w:rPr>
          </w:rPrChange>
        </w:rPr>
        <w:t xml:space="preserve"> explains who the </w:t>
      </w:r>
      <w:r w:rsidRPr="0022764C">
        <w:rPr>
          <w:rFonts w:eastAsia="Arial" w:cstheme="minorHAnsi"/>
          <w:b/>
          <w:bCs/>
          <w:szCs w:val="18"/>
          <w:rPrChange w:id="3296"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297" w:author="stuart wolstenholme" w:date="2026-05-29T12:46:00Z" w16du:dateUtc="2026-05-29T11:46:00Z">
            <w:rPr>
              <w:rFonts w:eastAsia="Arial" w:cstheme="minorHAnsi"/>
              <w:szCs w:val="18"/>
              <w:lang w:val="en-US"/>
            </w:rPr>
          </w:rPrChange>
        </w:rPr>
        <w:t xml:space="preserve"> is, and the </w:t>
      </w:r>
      <w:r w:rsidRPr="0022764C">
        <w:rPr>
          <w:rFonts w:eastAsia="Arial" w:cstheme="minorHAnsi"/>
          <w:b/>
          <w:bCs/>
          <w:szCs w:val="18"/>
          <w:rPrChange w:id="3298" w:author="stuart wolstenholme" w:date="2026-05-29T12:46:00Z" w16du:dateUtc="2026-05-29T11:46:00Z">
            <w:rPr>
              <w:rFonts w:eastAsia="Arial" w:cstheme="minorHAnsi"/>
              <w:b/>
              <w:bCs/>
              <w:szCs w:val="18"/>
              <w:lang w:val="en-US"/>
            </w:rPr>
          </w:rPrChange>
        </w:rPr>
        <w:t>Insurer’s</w:t>
      </w:r>
      <w:r w:rsidRPr="0022764C">
        <w:rPr>
          <w:rFonts w:eastAsia="Arial" w:cstheme="minorHAnsi"/>
          <w:szCs w:val="18"/>
          <w:rPrChange w:id="3299" w:author="stuart wolstenholme" w:date="2026-05-29T12:46:00Z" w16du:dateUtc="2026-05-29T11:46:00Z">
            <w:rPr>
              <w:rFonts w:eastAsia="Arial" w:cstheme="minorHAnsi"/>
              <w:szCs w:val="18"/>
              <w:lang w:val="en-US"/>
            </w:rPr>
          </w:rPrChange>
        </w:rPr>
        <w:t xml:space="preserve"> process of collecting, sharing and using personal information about the </w:t>
      </w:r>
      <w:r w:rsidRPr="0022764C">
        <w:rPr>
          <w:rFonts w:eastAsia="Arial" w:cstheme="minorHAnsi"/>
          <w:b/>
          <w:bCs/>
          <w:szCs w:val="18"/>
          <w:rPrChange w:id="3300"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01" w:author="stuart wolstenholme" w:date="2026-05-29T12:46:00Z" w16du:dateUtc="2026-05-29T11:46:00Z">
            <w:rPr>
              <w:rFonts w:eastAsia="Arial" w:cstheme="minorHAnsi"/>
              <w:szCs w:val="18"/>
              <w:lang w:val="en-US"/>
            </w:rPr>
          </w:rPrChange>
        </w:rPr>
        <w:t xml:space="preserve">, and how the </w:t>
      </w:r>
      <w:r w:rsidRPr="0022764C">
        <w:rPr>
          <w:rFonts w:eastAsia="Arial" w:cstheme="minorHAnsi"/>
          <w:b/>
          <w:bCs/>
          <w:szCs w:val="18"/>
          <w:rPrChange w:id="3302"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03" w:author="stuart wolstenholme" w:date="2026-05-29T12:46:00Z" w16du:dateUtc="2026-05-29T11:46:00Z">
            <w:rPr>
              <w:rFonts w:eastAsia="Arial" w:cstheme="minorHAnsi"/>
              <w:szCs w:val="18"/>
              <w:lang w:val="en-US"/>
            </w:rPr>
          </w:rPrChange>
        </w:rPr>
        <w:t xml:space="preserve"> can exercise its privacy rights.  If the </w:t>
      </w:r>
      <w:r w:rsidRPr="0022764C">
        <w:rPr>
          <w:rFonts w:eastAsia="Arial" w:cstheme="minorHAnsi"/>
          <w:b/>
          <w:bCs/>
          <w:szCs w:val="18"/>
          <w:rPrChange w:id="3304"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05" w:author="stuart wolstenholme" w:date="2026-05-29T12:46:00Z" w16du:dateUtc="2026-05-29T11:46:00Z">
            <w:rPr>
              <w:rFonts w:eastAsia="Arial" w:cstheme="minorHAnsi"/>
              <w:szCs w:val="18"/>
              <w:lang w:val="en-US"/>
            </w:rPr>
          </w:rPrChange>
        </w:rPr>
        <w:t xml:space="preserve"> has any questions or concerns about the use of personal information, then please contact </w:t>
      </w:r>
      <w:r w:rsidRPr="0022764C">
        <w:fldChar w:fldCharType="begin"/>
      </w:r>
      <w:r w:rsidRPr="0022764C">
        <w:rPr>
          <w:rPrChange w:id="3306" w:author="stuart wolstenholme" w:date="2026-05-29T12:46:00Z" w16du:dateUtc="2026-05-29T11:46:00Z">
            <w:rPr/>
          </w:rPrChange>
        </w:rPr>
        <w:instrText>HYPERLINK "mailto:DPO@tmhcc.com"</w:instrText>
      </w:r>
      <w:r w:rsidRPr="0022764C">
        <w:rPr>
          <w:rPrChange w:id="3307" w:author="stuart wolstenholme" w:date="2026-05-29T12:46:00Z" w16du:dateUtc="2026-05-29T11:46:00Z">
            <w:rPr/>
          </w:rPrChange>
        </w:rPr>
      </w:r>
      <w:r w:rsidRPr="0022764C">
        <w:rPr>
          <w:rPrChange w:id="3308" w:author="stuart wolstenholme" w:date="2026-05-29T12:46:00Z" w16du:dateUtc="2026-05-29T11:46:00Z">
            <w:rPr/>
          </w:rPrChange>
        </w:rPr>
        <w:fldChar w:fldCharType="separate"/>
      </w:r>
      <w:r w:rsidRPr="0022764C">
        <w:rPr>
          <w:rFonts w:eastAsia="Arial" w:cstheme="minorHAnsi"/>
          <w:color w:val="0563C1"/>
          <w:szCs w:val="18"/>
          <w:u w:val="single"/>
          <w:rPrChange w:id="3309" w:author="stuart wolstenholme" w:date="2026-05-29T12:46:00Z" w16du:dateUtc="2026-05-29T11:46:00Z">
            <w:rPr>
              <w:rFonts w:eastAsia="Arial" w:cstheme="minorHAnsi"/>
              <w:color w:val="0563C1"/>
              <w:szCs w:val="18"/>
              <w:u w:val="single"/>
              <w:lang w:val="en-US"/>
            </w:rPr>
          </w:rPrChange>
        </w:rPr>
        <w:t>DPO@tmhcc.com</w:t>
      </w:r>
      <w:r w:rsidRPr="0022764C">
        <w:fldChar w:fldCharType="end"/>
      </w:r>
      <w:r w:rsidRPr="0022764C">
        <w:rPr>
          <w:rFonts w:eastAsia="Arial" w:cstheme="minorHAnsi"/>
          <w:szCs w:val="18"/>
          <w:rPrChange w:id="3310" w:author="stuart wolstenholme" w:date="2026-05-29T12:46:00Z" w16du:dateUtc="2026-05-29T11:46:00Z">
            <w:rPr>
              <w:rFonts w:eastAsia="Arial" w:cstheme="minorHAnsi"/>
              <w:szCs w:val="18"/>
              <w:lang w:val="en-US"/>
            </w:rPr>
          </w:rPrChange>
        </w:rPr>
        <w:t>.</w:t>
      </w:r>
    </w:p>
    <w:p w14:paraId="171BC9B5" w14:textId="77777777" w:rsidR="006936E8" w:rsidRPr="0022764C" w:rsidRDefault="006936E8" w:rsidP="006936E8">
      <w:pPr>
        <w:spacing w:before="0" w:after="160" w:line="259" w:lineRule="auto"/>
        <w:ind w:left="360"/>
        <w:contextualSpacing/>
        <w:rPr>
          <w:rFonts w:eastAsia="Arial" w:cstheme="minorHAnsi"/>
          <w:szCs w:val="18"/>
          <w:rPrChange w:id="3311" w:author="stuart wolstenholme" w:date="2026-05-29T12:46:00Z" w16du:dateUtc="2026-05-29T11:46:00Z">
            <w:rPr>
              <w:rFonts w:eastAsia="Arial" w:cstheme="minorHAnsi"/>
              <w:szCs w:val="18"/>
              <w:lang w:val="en-US"/>
            </w:rPr>
          </w:rPrChange>
        </w:rPr>
      </w:pPr>
    </w:p>
    <w:p w14:paraId="2015EE56" w14:textId="77777777" w:rsidR="006936E8" w:rsidRPr="0022764C" w:rsidRDefault="006936E8" w:rsidP="006936E8">
      <w:pPr>
        <w:spacing w:before="0" w:after="160" w:line="259" w:lineRule="auto"/>
        <w:ind w:left="360"/>
        <w:contextualSpacing/>
        <w:rPr>
          <w:rFonts w:eastAsia="Arial" w:cstheme="minorHAnsi"/>
          <w:szCs w:val="18"/>
          <w:rPrChange w:id="3312" w:author="stuart wolstenholme" w:date="2026-05-29T12:46:00Z" w16du:dateUtc="2026-05-29T11:46:00Z">
            <w:rPr>
              <w:rFonts w:eastAsia="Arial" w:cstheme="minorHAnsi"/>
              <w:szCs w:val="18"/>
              <w:lang w:val="en-US"/>
            </w:rPr>
          </w:rPrChange>
        </w:rPr>
      </w:pPr>
      <w:r w:rsidRPr="0022764C">
        <w:rPr>
          <w:rFonts w:eastAsia="Arial" w:cstheme="minorHAnsi"/>
          <w:szCs w:val="18"/>
          <w:rPrChange w:id="3313"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314" w:author="stuart wolstenholme" w:date="2026-05-29T12:46:00Z" w16du:dateUtc="2026-05-29T11:46:00Z">
            <w:rPr>
              <w:rFonts w:eastAsia="Arial" w:cstheme="minorHAnsi"/>
              <w:b/>
              <w:bCs/>
              <w:szCs w:val="18"/>
              <w:lang w:val="en-US"/>
            </w:rPr>
          </w:rPrChange>
        </w:rPr>
        <w:t xml:space="preserve">Insurer </w:t>
      </w:r>
      <w:r w:rsidRPr="0022764C">
        <w:rPr>
          <w:rFonts w:eastAsia="Arial" w:cstheme="minorHAnsi"/>
          <w:szCs w:val="18"/>
          <w:rPrChange w:id="3315" w:author="stuart wolstenholme" w:date="2026-05-29T12:46:00Z" w16du:dateUtc="2026-05-29T11:46:00Z">
            <w:rPr>
              <w:rFonts w:eastAsia="Arial" w:cstheme="minorHAnsi"/>
              <w:szCs w:val="18"/>
              <w:lang w:val="en-US"/>
            </w:rPr>
          </w:rPrChange>
        </w:rPr>
        <w:t xml:space="preserve">may collect personal information such as name, email address, postal address, telephone number, gender and date of birth.  </w:t>
      </w:r>
      <w:r w:rsidRPr="0022764C">
        <w:rPr>
          <w:rFonts w:eastAsia="Arial" w:cstheme="minorHAnsi"/>
          <w:bCs/>
          <w:szCs w:val="18"/>
          <w:rPrChange w:id="3316" w:author="stuart wolstenholme" w:date="2026-05-29T12:46:00Z" w16du:dateUtc="2026-05-29T11:46:00Z">
            <w:rPr>
              <w:rFonts w:eastAsia="Arial" w:cstheme="minorHAnsi"/>
              <w:bCs/>
              <w:szCs w:val="18"/>
              <w:lang w:val="en-US"/>
            </w:rPr>
          </w:rPrChange>
        </w:rPr>
        <w:t>This</w:t>
      </w:r>
      <w:r w:rsidRPr="0022764C">
        <w:rPr>
          <w:rFonts w:eastAsia="Arial" w:cstheme="minorHAnsi"/>
          <w:szCs w:val="18"/>
          <w:rPrChange w:id="3317" w:author="stuart wolstenholme" w:date="2026-05-29T12:46:00Z" w16du:dateUtc="2026-05-29T11:46:00Z">
            <w:rPr>
              <w:rFonts w:eastAsia="Arial" w:cstheme="minorHAnsi"/>
              <w:szCs w:val="18"/>
              <w:lang w:val="en-US"/>
            </w:rPr>
          </w:rPrChange>
        </w:rPr>
        <w:t xml:space="preserve"> personal information is needed to enter into and perform a contract with the </w:t>
      </w:r>
      <w:r w:rsidRPr="0022764C">
        <w:rPr>
          <w:rFonts w:eastAsia="Arial" w:cstheme="minorHAnsi"/>
          <w:b/>
          <w:bCs/>
          <w:szCs w:val="18"/>
          <w:rPrChange w:id="3318"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19" w:author="stuart wolstenholme" w:date="2026-05-29T12:46:00Z" w16du:dateUtc="2026-05-29T11:46:00Z">
            <w:rPr>
              <w:rFonts w:eastAsia="Arial" w:cstheme="minorHAnsi"/>
              <w:szCs w:val="18"/>
              <w:lang w:val="en-US"/>
            </w:rPr>
          </w:rPrChange>
        </w:rPr>
        <w:t xml:space="preserve">.  The </w:t>
      </w:r>
      <w:r w:rsidRPr="0022764C">
        <w:rPr>
          <w:rFonts w:eastAsia="Arial" w:cstheme="minorHAnsi"/>
          <w:b/>
          <w:bCs/>
          <w:szCs w:val="18"/>
          <w:rPrChange w:id="3320"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321" w:author="stuart wolstenholme" w:date="2026-05-29T12:46:00Z" w16du:dateUtc="2026-05-29T11:46:00Z">
            <w:rPr>
              <w:rFonts w:eastAsia="Arial" w:cstheme="minorHAnsi"/>
              <w:szCs w:val="18"/>
              <w:lang w:val="en-US"/>
            </w:rPr>
          </w:rPrChange>
        </w:rPr>
        <w:t xml:space="preserve"> retains personal information collected where there is an ongoing legitimate business need to do so.</w:t>
      </w:r>
    </w:p>
    <w:p w14:paraId="04651AF5" w14:textId="77777777" w:rsidR="006936E8" w:rsidRPr="0022764C" w:rsidRDefault="006936E8" w:rsidP="006936E8">
      <w:pPr>
        <w:spacing w:before="0" w:after="160" w:line="259" w:lineRule="auto"/>
        <w:ind w:left="360"/>
        <w:contextualSpacing/>
        <w:rPr>
          <w:rFonts w:eastAsia="Arial" w:cstheme="minorHAnsi"/>
          <w:sz w:val="15"/>
          <w:szCs w:val="22"/>
          <w:rPrChange w:id="3322" w:author="stuart wolstenholme" w:date="2026-05-29T12:46:00Z" w16du:dateUtc="2026-05-29T11:46:00Z">
            <w:rPr>
              <w:rFonts w:eastAsia="Arial" w:cstheme="minorHAnsi"/>
              <w:sz w:val="15"/>
              <w:szCs w:val="22"/>
              <w:lang w:val="en-US"/>
            </w:rPr>
          </w:rPrChange>
        </w:rPr>
      </w:pPr>
    </w:p>
    <w:p w14:paraId="35C7E7F2" w14:textId="77777777" w:rsidR="006936E8" w:rsidRPr="0022764C" w:rsidRDefault="006936E8" w:rsidP="006936E8">
      <w:pPr>
        <w:spacing w:before="0" w:after="160" w:line="259" w:lineRule="auto"/>
        <w:ind w:left="360"/>
        <w:contextualSpacing/>
        <w:rPr>
          <w:rFonts w:eastAsia="Arial" w:cstheme="minorHAnsi"/>
          <w:szCs w:val="18"/>
          <w:rPrChange w:id="3323" w:author="stuart wolstenholme" w:date="2026-05-29T12:46:00Z" w16du:dateUtc="2026-05-29T11:46:00Z">
            <w:rPr>
              <w:rFonts w:eastAsia="Arial" w:cstheme="minorHAnsi"/>
              <w:szCs w:val="18"/>
            </w:rPr>
          </w:rPrChange>
        </w:rPr>
      </w:pPr>
      <w:r w:rsidRPr="0022764C">
        <w:rPr>
          <w:rFonts w:eastAsia="Arial" w:cstheme="minorHAnsi"/>
          <w:szCs w:val="18"/>
        </w:rPr>
        <w:t xml:space="preserve">The </w:t>
      </w:r>
      <w:r w:rsidRPr="0022764C">
        <w:rPr>
          <w:rFonts w:eastAsia="Arial" w:cstheme="minorHAnsi"/>
          <w:b/>
          <w:bCs/>
          <w:szCs w:val="18"/>
        </w:rPr>
        <w:t>Insurer</w:t>
      </w:r>
      <w:r w:rsidRPr="0022764C">
        <w:rPr>
          <w:rFonts w:eastAsia="Arial" w:cstheme="minorHAnsi"/>
          <w:szCs w:val="18"/>
        </w:rPr>
        <w:t xml:space="preserve"> may disclose the </w:t>
      </w:r>
      <w:r w:rsidRPr="0022764C">
        <w:rPr>
          <w:rFonts w:eastAsia="Arial" w:cstheme="minorHAnsi"/>
          <w:b/>
          <w:bCs/>
          <w:szCs w:val="18"/>
          <w:rPrChange w:id="3324" w:author="stuart wolstenholme" w:date="2026-05-29T12:46:00Z" w16du:dateUtc="2026-05-29T11:46:00Z">
            <w:rPr>
              <w:rFonts w:eastAsia="Arial" w:cstheme="minorHAnsi"/>
              <w:b/>
              <w:bCs/>
              <w:szCs w:val="18"/>
            </w:rPr>
          </w:rPrChange>
        </w:rPr>
        <w:t>Named Insured’s</w:t>
      </w:r>
      <w:r w:rsidRPr="0022764C">
        <w:rPr>
          <w:rFonts w:eastAsia="Arial" w:cstheme="minorHAnsi"/>
          <w:szCs w:val="18"/>
          <w:rPrChange w:id="3325" w:author="stuart wolstenholme" w:date="2026-05-29T12:46:00Z" w16du:dateUtc="2026-05-29T11:46:00Z">
            <w:rPr>
              <w:rFonts w:eastAsia="Arial" w:cstheme="minorHAnsi"/>
              <w:szCs w:val="18"/>
            </w:rPr>
          </w:rPrChange>
        </w:rPr>
        <w:t xml:space="preserve"> personal information to:</w:t>
      </w:r>
    </w:p>
    <w:p w14:paraId="5119F891" w14:textId="77777777" w:rsidR="006936E8" w:rsidRPr="0022764C" w:rsidRDefault="006936E8" w:rsidP="006936E8">
      <w:pPr>
        <w:numPr>
          <w:ilvl w:val="0"/>
          <w:numId w:val="509"/>
        </w:numPr>
        <w:spacing w:before="0" w:after="160" w:line="259" w:lineRule="auto"/>
        <w:contextualSpacing/>
        <w:rPr>
          <w:rFonts w:eastAsia="Arial" w:cstheme="minorHAnsi"/>
          <w:szCs w:val="18"/>
          <w:rPrChange w:id="3326" w:author="stuart wolstenholme" w:date="2026-05-29T12:46:00Z" w16du:dateUtc="2026-05-29T11:46:00Z">
            <w:rPr>
              <w:rFonts w:eastAsia="Arial" w:cstheme="minorHAnsi"/>
              <w:szCs w:val="18"/>
            </w:rPr>
          </w:rPrChange>
        </w:rPr>
      </w:pPr>
      <w:r w:rsidRPr="0022764C">
        <w:rPr>
          <w:rFonts w:eastAsia="Arial" w:cstheme="minorHAnsi"/>
          <w:szCs w:val="18"/>
          <w:rPrChange w:id="3327" w:author="stuart wolstenholme" w:date="2026-05-29T12:46:00Z" w16du:dateUtc="2026-05-29T11:46:00Z">
            <w:rPr>
              <w:rFonts w:eastAsia="Arial" w:cstheme="minorHAnsi"/>
              <w:szCs w:val="18"/>
            </w:rPr>
          </w:rPrChange>
        </w:rPr>
        <w:t xml:space="preserve">the </w:t>
      </w:r>
      <w:r w:rsidRPr="0022764C">
        <w:rPr>
          <w:rFonts w:eastAsia="Arial" w:cstheme="minorHAnsi"/>
          <w:b/>
          <w:bCs/>
          <w:szCs w:val="18"/>
          <w:rPrChange w:id="3328" w:author="stuart wolstenholme" w:date="2026-05-29T12:46:00Z" w16du:dateUtc="2026-05-29T11:46:00Z">
            <w:rPr>
              <w:rFonts w:eastAsia="Arial" w:cstheme="minorHAnsi"/>
              <w:b/>
              <w:bCs/>
              <w:szCs w:val="18"/>
            </w:rPr>
          </w:rPrChange>
        </w:rPr>
        <w:t>Insurer’s</w:t>
      </w:r>
      <w:r w:rsidRPr="0022764C">
        <w:rPr>
          <w:rFonts w:eastAsia="Arial" w:cstheme="minorHAnsi"/>
          <w:szCs w:val="18"/>
          <w:rPrChange w:id="3329" w:author="stuart wolstenholme" w:date="2026-05-29T12:46:00Z" w16du:dateUtc="2026-05-29T11:46:00Z">
            <w:rPr>
              <w:rFonts w:eastAsia="Arial" w:cstheme="minorHAnsi"/>
              <w:szCs w:val="18"/>
            </w:rPr>
          </w:rPrChange>
        </w:rPr>
        <w:t xml:space="preserve"> group companies;</w:t>
      </w:r>
    </w:p>
    <w:p w14:paraId="6C61C1B8" w14:textId="77777777" w:rsidR="006936E8" w:rsidRPr="0022764C" w:rsidRDefault="006936E8" w:rsidP="006936E8">
      <w:pPr>
        <w:numPr>
          <w:ilvl w:val="0"/>
          <w:numId w:val="509"/>
        </w:numPr>
        <w:spacing w:before="0" w:after="160" w:line="259" w:lineRule="auto"/>
        <w:contextualSpacing/>
        <w:rPr>
          <w:rFonts w:eastAsia="Arial" w:cstheme="minorHAnsi"/>
          <w:szCs w:val="18"/>
          <w:rPrChange w:id="3330" w:author="stuart wolstenholme" w:date="2026-05-29T12:46:00Z" w16du:dateUtc="2026-05-29T11:46:00Z">
            <w:rPr>
              <w:rFonts w:eastAsia="Arial" w:cstheme="minorHAnsi"/>
              <w:szCs w:val="18"/>
            </w:rPr>
          </w:rPrChange>
        </w:rPr>
      </w:pPr>
      <w:r w:rsidRPr="0022764C">
        <w:rPr>
          <w:rFonts w:eastAsia="Arial" w:cstheme="minorHAnsi"/>
          <w:szCs w:val="18"/>
          <w:rPrChange w:id="3331" w:author="stuart wolstenholme" w:date="2026-05-29T12:46:00Z" w16du:dateUtc="2026-05-29T11:46:00Z">
            <w:rPr>
              <w:rFonts w:eastAsia="Arial" w:cstheme="minorHAnsi"/>
              <w:szCs w:val="18"/>
            </w:rPr>
          </w:rPrChange>
        </w:rPr>
        <w:t xml:space="preserve">third party services providers and partners who provide data processing services or who otherwise process personal information for purposes that are described in the </w:t>
      </w:r>
      <w:r w:rsidRPr="0022764C">
        <w:rPr>
          <w:rFonts w:eastAsia="Arial" w:cstheme="minorHAnsi"/>
          <w:b/>
          <w:bCs/>
          <w:szCs w:val="18"/>
          <w:rPrChange w:id="3332" w:author="stuart wolstenholme" w:date="2026-05-29T12:46:00Z" w16du:dateUtc="2026-05-29T11:46:00Z">
            <w:rPr>
              <w:rFonts w:eastAsia="Arial" w:cstheme="minorHAnsi"/>
              <w:b/>
              <w:bCs/>
              <w:szCs w:val="18"/>
            </w:rPr>
          </w:rPrChange>
        </w:rPr>
        <w:t xml:space="preserve">Insurer’s </w:t>
      </w:r>
      <w:r w:rsidRPr="0022764C">
        <w:rPr>
          <w:rFonts w:eastAsia="Arial" w:cstheme="minorHAnsi"/>
          <w:szCs w:val="18"/>
          <w:rPrChange w:id="3333" w:author="stuart wolstenholme" w:date="2026-05-29T12:46:00Z" w16du:dateUtc="2026-05-29T11:46:00Z">
            <w:rPr>
              <w:rFonts w:eastAsia="Arial" w:cstheme="minorHAnsi"/>
              <w:szCs w:val="18"/>
            </w:rPr>
          </w:rPrChange>
        </w:rPr>
        <w:t xml:space="preserve">Privacy Notice or notified to the </w:t>
      </w:r>
      <w:r w:rsidRPr="0022764C">
        <w:rPr>
          <w:rFonts w:eastAsia="Arial" w:cstheme="minorHAnsi"/>
          <w:b/>
          <w:bCs/>
          <w:szCs w:val="18"/>
          <w:rPrChange w:id="3334" w:author="stuart wolstenholme" w:date="2026-05-29T12:46:00Z" w16du:dateUtc="2026-05-29T11:46:00Z">
            <w:rPr>
              <w:rFonts w:eastAsia="Arial" w:cstheme="minorHAnsi"/>
              <w:b/>
              <w:bCs/>
              <w:szCs w:val="18"/>
            </w:rPr>
          </w:rPrChange>
        </w:rPr>
        <w:t>Named Insured</w:t>
      </w:r>
      <w:r w:rsidRPr="0022764C">
        <w:rPr>
          <w:rFonts w:eastAsia="Arial" w:cstheme="minorHAnsi"/>
          <w:szCs w:val="18"/>
          <w:rPrChange w:id="3335" w:author="stuart wolstenholme" w:date="2026-05-29T12:46:00Z" w16du:dateUtc="2026-05-29T11:46:00Z">
            <w:rPr>
              <w:rFonts w:eastAsia="Arial" w:cstheme="minorHAnsi"/>
              <w:szCs w:val="18"/>
            </w:rPr>
          </w:rPrChange>
        </w:rPr>
        <w:t xml:space="preserve"> when the </w:t>
      </w:r>
      <w:r w:rsidRPr="0022764C">
        <w:rPr>
          <w:rFonts w:eastAsia="Arial" w:cstheme="minorHAnsi"/>
          <w:b/>
          <w:bCs/>
          <w:szCs w:val="18"/>
          <w:rPrChange w:id="3336" w:author="stuart wolstenholme" w:date="2026-05-29T12:46:00Z" w16du:dateUtc="2026-05-29T11:46:00Z">
            <w:rPr>
              <w:rFonts w:eastAsia="Arial" w:cstheme="minorHAnsi"/>
              <w:b/>
              <w:bCs/>
              <w:szCs w:val="18"/>
            </w:rPr>
          </w:rPrChange>
        </w:rPr>
        <w:t>Named Insured’s</w:t>
      </w:r>
      <w:r w:rsidRPr="0022764C">
        <w:rPr>
          <w:rFonts w:eastAsia="Arial" w:cstheme="minorHAnsi"/>
          <w:szCs w:val="18"/>
          <w:rPrChange w:id="3337" w:author="stuart wolstenholme" w:date="2026-05-29T12:46:00Z" w16du:dateUtc="2026-05-29T11:46:00Z">
            <w:rPr>
              <w:rFonts w:eastAsia="Arial" w:cstheme="minorHAnsi"/>
              <w:szCs w:val="18"/>
            </w:rPr>
          </w:rPrChange>
        </w:rPr>
        <w:t xml:space="preserve"> personal information is collected;</w:t>
      </w:r>
    </w:p>
    <w:p w14:paraId="7D519106" w14:textId="52293A17"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Change w:id="3338" w:author="stuart wolstenholme" w:date="2026-05-29T12:46:00Z" w16du:dateUtc="2026-05-29T11:46:00Z">
            <w:rPr>
              <w:rFonts w:eastAsia="Arial" w:cstheme="minorHAnsi"/>
              <w:szCs w:val="18"/>
              <w:lang w:val="en-US"/>
            </w:rPr>
          </w:rPrChange>
        </w:rPr>
        <w:t xml:space="preserve">any competent law enforcement body, regulatory, government agency, court or other third party where the </w:t>
      </w:r>
      <w:r w:rsidRPr="0022764C">
        <w:rPr>
          <w:rFonts w:eastAsia="Arial" w:cstheme="minorHAnsi"/>
          <w:b/>
          <w:bCs/>
          <w:szCs w:val="18"/>
          <w:rPrChange w:id="3339" w:author="stuart wolstenholme" w:date="2026-05-29T12:46:00Z" w16du:dateUtc="2026-05-29T11:46:00Z">
            <w:rPr>
              <w:rFonts w:eastAsia="Arial" w:cstheme="minorHAnsi"/>
              <w:b/>
              <w:bCs/>
              <w:szCs w:val="18"/>
              <w:lang w:val="en-US"/>
            </w:rPr>
          </w:rPrChange>
        </w:rPr>
        <w:t xml:space="preserve">Insurer </w:t>
      </w:r>
      <w:r w:rsidRPr="0022764C">
        <w:rPr>
          <w:rFonts w:eastAsia="Arial" w:cstheme="minorHAnsi"/>
          <w:szCs w:val="18"/>
          <w:rPrChange w:id="3340" w:author="stuart wolstenholme" w:date="2026-05-29T12:46:00Z" w16du:dateUtc="2026-05-29T11:46:00Z">
            <w:rPr>
              <w:rFonts w:eastAsia="Arial" w:cstheme="minorHAnsi"/>
              <w:szCs w:val="18"/>
              <w:lang w:val="en-US"/>
            </w:rPr>
          </w:rPrChange>
        </w:rPr>
        <w:t>believes disclosure is necessary (</w:t>
      </w:r>
      <w:del w:id="3341" w:author="stuart wolstenholme" w:date="2026-05-29T12:49:00Z" w16du:dateUtc="2026-05-29T11:49:00Z">
        <w:r w:rsidRPr="0022764C" w:rsidDel="0022764C">
          <w:rPr>
            <w:rFonts w:eastAsia="Arial" w:cstheme="minorHAnsi"/>
            <w:szCs w:val="18"/>
            <w:rPrChange w:id="3342" w:author="stuart wolstenholme" w:date="2026-05-29T12:46:00Z" w16du:dateUtc="2026-05-29T11:46:00Z">
              <w:rPr>
                <w:rFonts w:eastAsia="Arial" w:cstheme="minorHAnsi"/>
                <w:szCs w:val="18"/>
                <w:lang w:val="en-US"/>
              </w:rPr>
            </w:rPrChange>
          </w:rPr>
          <w:delText>i</w:delText>
        </w:r>
      </w:del>
      <w:ins w:id="3343" w:author="stuart wolstenholme" w:date="2026-05-29T12:49:00Z" w16du:dateUtc="2026-05-29T11:49:00Z">
        <w:r w:rsidR="0022764C" w:rsidRPr="0022764C">
          <w:rPr>
            <w:rFonts w:eastAsia="Arial" w:cstheme="minorHAnsi"/>
            <w:szCs w:val="18"/>
          </w:rPr>
          <w:t>I</w:t>
        </w:r>
      </w:ins>
      <w:r w:rsidRPr="0022764C">
        <w:rPr>
          <w:rFonts w:eastAsia="Arial" w:cstheme="minorHAnsi"/>
          <w:szCs w:val="18"/>
          <w:rPrChange w:id="3344" w:author="stuart wolstenholme" w:date="2026-05-29T12:46:00Z" w16du:dateUtc="2026-05-29T11:46:00Z">
            <w:rPr>
              <w:rFonts w:eastAsia="Arial" w:cstheme="minorHAnsi"/>
              <w:szCs w:val="18"/>
              <w:lang w:val="en-US"/>
            </w:rPr>
          </w:rPrChange>
        </w:rPr>
        <w:t xml:space="preserve">) as a matter of applicable law or regulation, (ii) to exercise, establish or defend legal rights, or (iii) to protect the </w:t>
      </w:r>
      <w:r w:rsidRPr="0022764C">
        <w:rPr>
          <w:rFonts w:eastAsia="Arial" w:cstheme="minorHAnsi"/>
          <w:b/>
          <w:bCs/>
          <w:szCs w:val="18"/>
          <w:rPrChange w:id="3345"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346" w:author="stuart wolstenholme" w:date="2026-05-29T12:46:00Z" w16du:dateUtc="2026-05-29T11:46:00Z">
            <w:rPr>
              <w:rFonts w:eastAsia="Arial" w:cstheme="minorHAnsi"/>
              <w:szCs w:val="18"/>
              <w:lang w:val="en-US"/>
            </w:rPr>
          </w:rPrChange>
        </w:rPr>
        <w:t xml:space="preserve"> interests or those of any other person;</w:t>
      </w:r>
    </w:p>
    <w:p w14:paraId="3D3583A6" w14:textId="77777777"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Change w:id="3347" w:author="stuart wolstenholme" w:date="2026-05-29T12:46:00Z" w16du:dateUtc="2026-05-29T11:46:00Z">
            <w:rPr>
              <w:rFonts w:eastAsia="Arial" w:cstheme="minorHAnsi"/>
              <w:szCs w:val="18"/>
              <w:lang w:val="en-US"/>
            </w:rPr>
          </w:rPrChange>
        </w:rPr>
        <w:t xml:space="preserve">a potential buyer (and its agents and advisers) in connection with any proposed purchase, merger or acquisition of any part of business, provided that the </w:t>
      </w:r>
      <w:r w:rsidRPr="0022764C">
        <w:rPr>
          <w:rFonts w:eastAsia="Arial" w:cstheme="minorHAnsi"/>
          <w:b/>
          <w:bCs/>
          <w:szCs w:val="18"/>
          <w:rPrChange w:id="3348"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349" w:author="stuart wolstenholme" w:date="2026-05-29T12:46:00Z" w16du:dateUtc="2026-05-29T11:46:00Z">
            <w:rPr>
              <w:rFonts w:eastAsia="Arial" w:cstheme="minorHAnsi"/>
              <w:szCs w:val="18"/>
              <w:lang w:val="en-US"/>
            </w:rPr>
          </w:rPrChange>
        </w:rPr>
        <w:t xml:space="preserve"> informs the buyer it must use the </w:t>
      </w:r>
      <w:r w:rsidRPr="0022764C">
        <w:rPr>
          <w:rFonts w:eastAsia="Arial" w:cstheme="minorHAnsi"/>
          <w:b/>
          <w:bCs/>
          <w:szCs w:val="18"/>
          <w:rPrChange w:id="3350"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351" w:author="stuart wolstenholme" w:date="2026-05-29T12:46:00Z" w16du:dateUtc="2026-05-29T11:46:00Z">
            <w:rPr>
              <w:rFonts w:eastAsia="Arial" w:cstheme="minorHAnsi"/>
              <w:szCs w:val="18"/>
              <w:lang w:val="en-US"/>
            </w:rPr>
          </w:rPrChange>
        </w:rPr>
        <w:t xml:space="preserve"> personal information only for the purposes disclosed in the Privacy Notice; or</w:t>
      </w:r>
    </w:p>
    <w:p w14:paraId="49084382" w14:textId="77777777"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Change w:id="3352" w:author="stuart wolstenholme" w:date="2026-05-29T12:46:00Z" w16du:dateUtc="2026-05-29T11:46:00Z">
            <w:rPr>
              <w:rFonts w:eastAsia="Arial" w:cstheme="minorHAnsi"/>
              <w:szCs w:val="18"/>
              <w:lang w:val="en-US"/>
            </w:rPr>
          </w:rPrChange>
        </w:rPr>
        <w:t xml:space="preserve">any other person with the </w:t>
      </w:r>
      <w:r w:rsidRPr="0022764C">
        <w:rPr>
          <w:rFonts w:eastAsia="Arial" w:cstheme="minorHAnsi"/>
          <w:b/>
          <w:bCs/>
          <w:szCs w:val="18"/>
          <w:rPrChange w:id="3353"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354" w:author="stuart wolstenholme" w:date="2026-05-29T12:46:00Z" w16du:dateUtc="2026-05-29T11:46:00Z">
            <w:rPr>
              <w:rFonts w:eastAsia="Arial" w:cstheme="minorHAnsi"/>
              <w:szCs w:val="18"/>
              <w:lang w:val="en-US"/>
            </w:rPr>
          </w:rPrChange>
        </w:rPr>
        <w:t xml:space="preserve"> consent to the disclosure.</w:t>
      </w:r>
    </w:p>
    <w:p w14:paraId="5D12A1A6" w14:textId="77777777" w:rsidR="006936E8" w:rsidRPr="0022764C" w:rsidRDefault="006936E8" w:rsidP="006936E8">
      <w:pPr>
        <w:spacing w:before="0" w:after="160" w:line="259" w:lineRule="auto"/>
        <w:ind w:left="360"/>
        <w:contextualSpacing/>
        <w:rPr>
          <w:rFonts w:eastAsia="Arial" w:cstheme="minorHAnsi"/>
          <w:szCs w:val="18"/>
          <w:rPrChange w:id="3355" w:author="stuart wolstenholme" w:date="2026-05-29T12:46:00Z" w16du:dateUtc="2026-05-29T11:46:00Z">
            <w:rPr>
              <w:rFonts w:eastAsia="Arial" w:cstheme="minorHAnsi"/>
              <w:szCs w:val="18"/>
              <w:lang w:val="en-US"/>
            </w:rPr>
          </w:rPrChange>
        </w:rPr>
      </w:pPr>
      <w:r w:rsidRPr="0022764C">
        <w:rPr>
          <w:rFonts w:eastAsia="Arial" w:cstheme="minorHAnsi"/>
          <w:szCs w:val="18"/>
          <w:rPrChange w:id="3356" w:author="stuart wolstenholme" w:date="2026-05-29T12:46:00Z" w16du:dateUtc="2026-05-29T11:46:00Z">
            <w:rPr>
              <w:rFonts w:eastAsia="Arial" w:cstheme="minorHAnsi"/>
              <w:szCs w:val="18"/>
              <w:lang w:val="en-US"/>
            </w:rPr>
          </w:rPrChange>
        </w:rPr>
        <w:t xml:space="preserve">The personal information may be transferred to, and processed in, countries other than the country in which the </w:t>
      </w:r>
      <w:r w:rsidRPr="0022764C">
        <w:rPr>
          <w:rFonts w:eastAsia="Arial" w:cstheme="minorHAnsi"/>
          <w:b/>
          <w:bCs/>
          <w:szCs w:val="18"/>
          <w:rPrChange w:id="3357"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58" w:author="stuart wolstenholme" w:date="2026-05-29T12:46:00Z" w16du:dateUtc="2026-05-29T11:46:00Z">
            <w:rPr>
              <w:rFonts w:eastAsia="Arial" w:cstheme="minorHAnsi"/>
              <w:szCs w:val="18"/>
              <w:lang w:val="en-US"/>
            </w:rPr>
          </w:rPrChange>
        </w:rPr>
        <w:t xml:space="preserve"> is resident.  These countries may have data protection laws that are different to the laws of the </w:t>
      </w:r>
      <w:r w:rsidRPr="0022764C">
        <w:rPr>
          <w:rFonts w:eastAsia="Arial" w:cstheme="minorHAnsi"/>
          <w:b/>
          <w:bCs/>
          <w:szCs w:val="18"/>
          <w:rPrChange w:id="3359"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360" w:author="stuart wolstenholme" w:date="2026-05-29T12:46:00Z" w16du:dateUtc="2026-05-29T11:46:00Z">
            <w:rPr>
              <w:rFonts w:eastAsia="Arial" w:cstheme="minorHAnsi"/>
              <w:szCs w:val="18"/>
              <w:lang w:val="en-US"/>
            </w:rPr>
          </w:rPrChange>
        </w:rPr>
        <w:t xml:space="preserve"> country.  The </w:t>
      </w:r>
      <w:r w:rsidRPr="0022764C">
        <w:rPr>
          <w:rFonts w:eastAsia="Arial" w:cstheme="minorHAnsi"/>
          <w:b/>
          <w:bCs/>
          <w:szCs w:val="18"/>
          <w:rPrChange w:id="3361" w:author="stuart wolstenholme" w:date="2026-05-29T12:46:00Z" w16du:dateUtc="2026-05-29T11:46:00Z">
            <w:rPr>
              <w:rFonts w:eastAsia="Arial" w:cstheme="minorHAnsi"/>
              <w:b/>
              <w:bCs/>
              <w:szCs w:val="18"/>
              <w:lang w:val="en-US"/>
            </w:rPr>
          </w:rPrChange>
        </w:rPr>
        <w:t xml:space="preserve">Insurer </w:t>
      </w:r>
      <w:r w:rsidRPr="0022764C">
        <w:rPr>
          <w:rFonts w:eastAsia="Arial" w:cstheme="minorHAnsi"/>
          <w:szCs w:val="18"/>
          <w:rPrChange w:id="3362" w:author="stuart wolstenholme" w:date="2026-05-29T12:46:00Z" w16du:dateUtc="2026-05-29T11:46:00Z">
            <w:rPr>
              <w:rFonts w:eastAsia="Arial" w:cstheme="minorHAnsi"/>
              <w:szCs w:val="18"/>
              <w:lang w:val="en-US"/>
            </w:rPr>
          </w:rPrChange>
        </w:rPr>
        <w:t xml:space="preserve">transfers data within the Tokio Marine group of companies by </w:t>
      </w:r>
      <w:r w:rsidRPr="0022764C">
        <w:rPr>
          <w:rFonts w:eastAsia="Arial" w:cstheme="minorHAnsi"/>
          <w:szCs w:val="18"/>
          <w:rPrChange w:id="3363" w:author="stuart wolstenholme" w:date="2026-05-29T12:46:00Z" w16du:dateUtc="2026-05-29T11:46:00Z">
            <w:rPr>
              <w:rFonts w:eastAsia="Arial" w:cstheme="minorHAnsi"/>
              <w:szCs w:val="18"/>
              <w:lang w:val="en-US"/>
            </w:rPr>
          </w:rPrChange>
        </w:rPr>
        <w:t>virtue of the Intra Group Data Transfer Agreement, which includes the EU Standard Contractual Clauses.</w:t>
      </w:r>
    </w:p>
    <w:p w14:paraId="2ED04BD3" w14:textId="77777777" w:rsidR="006936E8" w:rsidRPr="0022764C" w:rsidRDefault="006936E8" w:rsidP="006936E8">
      <w:pPr>
        <w:spacing w:before="0" w:after="160" w:line="259" w:lineRule="auto"/>
        <w:ind w:left="360"/>
        <w:contextualSpacing/>
        <w:rPr>
          <w:rFonts w:eastAsia="Arial" w:cstheme="minorHAnsi"/>
          <w:szCs w:val="18"/>
          <w:rPrChange w:id="3364" w:author="stuart wolstenholme" w:date="2026-05-29T12:46:00Z" w16du:dateUtc="2026-05-29T11:46:00Z">
            <w:rPr>
              <w:rFonts w:eastAsia="Arial" w:cstheme="minorHAnsi"/>
              <w:szCs w:val="18"/>
              <w:lang w:val="en-US"/>
            </w:rPr>
          </w:rPrChange>
        </w:rPr>
      </w:pPr>
    </w:p>
    <w:p w14:paraId="07F9B46C" w14:textId="77777777" w:rsidR="006936E8" w:rsidRPr="0022764C" w:rsidRDefault="006936E8" w:rsidP="006936E8">
      <w:pPr>
        <w:spacing w:before="0" w:after="160" w:line="259" w:lineRule="auto"/>
        <w:ind w:left="360"/>
        <w:contextualSpacing/>
        <w:rPr>
          <w:rFonts w:eastAsia="Arial" w:cstheme="minorHAnsi"/>
          <w:szCs w:val="18"/>
          <w:rPrChange w:id="3365" w:author="stuart wolstenholme" w:date="2026-05-29T12:46:00Z" w16du:dateUtc="2026-05-29T11:46:00Z">
            <w:rPr>
              <w:rFonts w:eastAsia="Arial" w:cstheme="minorHAnsi"/>
              <w:szCs w:val="18"/>
              <w:lang w:val="en-US"/>
            </w:rPr>
          </w:rPrChange>
        </w:rPr>
      </w:pPr>
      <w:r w:rsidRPr="0022764C">
        <w:rPr>
          <w:rFonts w:eastAsia="Arial" w:cstheme="minorHAnsi"/>
          <w:szCs w:val="18"/>
          <w:rPrChange w:id="3366"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367"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368" w:author="stuart wolstenholme" w:date="2026-05-29T12:46:00Z" w16du:dateUtc="2026-05-29T11:46:00Z">
            <w:rPr>
              <w:rFonts w:eastAsia="Arial" w:cstheme="minorHAnsi"/>
              <w:szCs w:val="18"/>
              <w:lang w:val="en-US"/>
            </w:rPr>
          </w:rPrChange>
        </w:rPr>
        <w:t xml:space="preserve"> uses appropriate technical and organisational measures to protect the personal information that is collected and processed about the </w:t>
      </w:r>
      <w:r w:rsidRPr="0022764C">
        <w:rPr>
          <w:rFonts w:eastAsia="Arial" w:cstheme="minorHAnsi"/>
          <w:b/>
          <w:bCs/>
          <w:szCs w:val="18"/>
          <w:rPrChange w:id="3369"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70" w:author="stuart wolstenholme" w:date="2026-05-29T12:46:00Z" w16du:dateUtc="2026-05-29T11:46:00Z">
            <w:rPr>
              <w:rFonts w:eastAsia="Arial" w:cstheme="minorHAnsi"/>
              <w:szCs w:val="18"/>
              <w:lang w:val="en-US"/>
            </w:rPr>
          </w:rPrChange>
        </w:rPr>
        <w:t xml:space="preserve">.  The measures used are designed to provide a level of security appropriate to the risk of processing </w:t>
      </w:r>
      <w:r w:rsidRPr="0022764C">
        <w:rPr>
          <w:rFonts w:eastAsia="Arial" w:cstheme="minorHAnsi"/>
          <w:b/>
          <w:bCs/>
          <w:szCs w:val="18"/>
          <w:rPrChange w:id="3371" w:author="stuart wolstenholme" w:date="2026-05-29T12:46:00Z" w16du:dateUtc="2026-05-29T11:46:00Z">
            <w:rPr>
              <w:rFonts w:eastAsia="Arial" w:cstheme="minorHAnsi"/>
              <w:b/>
              <w:bCs/>
              <w:szCs w:val="18"/>
              <w:lang w:val="en-US"/>
            </w:rPr>
          </w:rPrChange>
        </w:rPr>
        <w:t>the Named Insured’s</w:t>
      </w:r>
      <w:r w:rsidRPr="0022764C">
        <w:rPr>
          <w:rFonts w:eastAsia="Arial" w:cstheme="minorHAnsi"/>
          <w:szCs w:val="18"/>
          <w:rPrChange w:id="3372" w:author="stuart wolstenholme" w:date="2026-05-29T12:46:00Z" w16du:dateUtc="2026-05-29T11:46:00Z">
            <w:rPr>
              <w:rFonts w:eastAsia="Arial" w:cstheme="minorHAnsi"/>
              <w:szCs w:val="18"/>
              <w:lang w:val="en-US"/>
            </w:rPr>
          </w:rPrChange>
        </w:rPr>
        <w:t xml:space="preserve"> personal information.</w:t>
      </w:r>
    </w:p>
    <w:p w14:paraId="118B53C0" w14:textId="77777777" w:rsidR="006936E8" w:rsidRPr="0022764C" w:rsidRDefault="006936E8" w:rsidP="006936E8">
      <w:pPr>
        <w:spacing w:before="0" w:after="160" w:line="259" w:lineRule="auto"/>
        <w:ind w:left="360"/>
        <w:contextualSpacing/>
        <w:rPr>
          <w:rFonts w:eastAsia="Arial" w:cstheme="minorHAnsi"/>
          <w:szCs w:val="18"/>
          <w:rPrChange w:id="3373" w:author="stuart wolstenholme" w:date="2026-05-29T12:46:00Z" w16du:dateUtc="2026-05-29T11:46:00Z">
            <w:rPr>
              <w:rFonts w:eastAsia="Arial" w:cstheme="minorHAnsi"/>
              <w:szCs w:val="18"/>
              <w:lang w:val="en-US"/>
            </w:rPr>
          </w:rPrChange>
        </w:rPr>
      </w:pPr>
    </w:p>
    <w:p w14:paraId="2918AF4A" w14:textId="77777777" w:rsidR="006936E8" w:rsidRPr="0022764C" w:rsidRDefault="006936E8" w:rsidP="006936E8">
      <w:pPr>
        <w:spacing w:before="0" w:after="160" w:line="259" w:lineRule="auto"/>
        <w:ind w:left="360"/>
        <w:contextualSpacing/>
        <w:rPr>
          <w:rFonts w:eastAsia="Arial" w:cstheme="minorHAnsi"/>
          <w:szCs w:val="18"/>
          <w:rPrChange w:id="3374" w:author="stuart wolstenholme" w:date="2026-05-29T12:46:00Z" w16du:dateUtc="2026-05-29T11:46:00Z">
            <w:rPr>
              <w:rFonts w:eastAsia="Arial" w:cstheme="minorHAnsi"/>
              <w:szCs w:val="18"/>
              <w:lang w:val="en-US"/>
            </w:rPr>
          </w:rPrChange>
        </w:rPr>
      </w:pPr>
      <w:r w:rsidRPr="0022764C">
        <w:rPr>
          <w:rFonts w:eastAsia="Arial" w:cstheme="minorHAnsi"/>
          <w:szCs w:val="18"/>
          <w:rPrChange w:id="3375"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376"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77" w:author="stuart wolstenholme" w:date="2026-05-29T12:46:00Z" w16du:dateUtc="2026-05-29T11:46:00Z">
            <w:rPr>
              <w:rFonts w:eastAsia="Arial" w:cstheme="minorHAnsi"/>
              <w:szCs w:val="18"/>
              <w:lang w:val="en-US"/>
            </w:rPr>
          </w:rPrChange>
        </w:rPr>
        <w:t xml:space="preserve"> is entitled to know what data is held and to make what is referred to as a Data Subject Access Request (‘DSAR’).  The </w:t>
      </w:r>
      <w:r w:rsidRPr="0022764C">
        <w:rPr>
          <w:rFonts w:eastAsia="Arial" w:cstheme="minorHAnsi"/>
          <w:b/>
          <w:bCs/>
          <w:szCs w:val="18"/>
          <w:rPrChange w:id="3378"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79" w:author="stuart wolstenholme" w:date="2026-05-29T12:46:00Z" w16du:dateUtc="2026-05-29T11:46:00Z">
            <w:rPr>
              <w:rFonts w:eastAsia="Arial" w:cstheme="minorHAnsi"/>
              <w:szCs w:val="18"/>
              <w:lang w:val="en-US"/>
            </w:rPr>
          </w:rPrChange>
        </w:rPr>
        <w:t xml:space="preserve"> is also entitled to request that the data be corrected in order that we hold accurate records.  In certain circumstances, the </w:t>
      </w:r>
      <w:r w:rsidRPr="0022764C">
        <w:rPr>
          <w:rFonts w:eastAsia="Arial" w:cstheme="minorHAnsi"/>
          <w:b/>
          <w:bCs/>
          <w:szCs w:val="18"/>
          <w:rPrChange w:id="3380"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81" w:author="stuart wolstenholme" w:date="2026-05-29T12:46:00Z" w16du:dateUtc="2026-05-29T11:46:00Z">
            <w:rPr>
              <w:rFonts w:eastAsia="Arial" w:cstheme="minorHAnsi"/>
              <w:szCs w:val="18"/>
              <w:lang w:val="en-US"/>
            </w:rPr>
          </w:rPrChange>
        </w:rPr>
        <w:t xml:space="preserve"> has other data protection rights such as that of requesting deletion, objecting to processing, restricting processing and in some cases requesting portability.  Further information on the </w:t>
      </w:r>
      <w:r w:rsidRPr="0022764C">
        <w:rPr>
          <w:rFonts w:eastAsia="Arial" w:cstheme="minorHAnsi"/>
          <w:b/>
          <w:bCs/>
          <w:szCs w:val="18"/>
          <w:rPrChange w:id="3382"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383" w:author="stuart wolstenholme" w:date="2026-05-29T12:46:00Z" w16du:dateUtc="2026-05-29T11:46:00Z">
            <w:rPr>
              <w:rFonts w:eastAsia="Arial" w:cstheme="minorHAnsi"/>
              <w:szCs w:val="18"/>
              <w:lang w:val="en-US"/>
            </w:rPr>
          </w:rPrChange>
        </w:rPr>
        <w:t xml:space="preserve"> rights is included in the Privacy Notice.</w:t>
      </w:r>
    </w:p>
    <w:p w14:paraId="330968C0" w14:textId="77777777" w:rsidR="006936E8" w:rsidRPr="0022764C" w:rsidRDefault="006936E8" w:rsidP="006936E8">
      <w:pPr>
        <w:spacing w:before="0" w:after="160" w:line="259" w:lineRule="auto"/>
        <w:ind w:left="360"/>
        <w:contextualSpacing/>
        <w:rPr>
          <w:rFonts w:eastAsia="Arial" w:cstheme="minorHAnsi"/>
          <w:szCs w:val="18"/>
          <w:rPrChange w:id="3384" w:author="stuart wolstenholme" w:date="2026-05-29T12:46:00Z" w16du:dateUtc="2026-05-29T11:46:00Z">
            <w:rPr>
              <w:rFonts w:eastAsia="Arial" w:cstheme="minorHAnsi"/>
              <w:szCs w:val="18"/>
              <w:lang w:val="en-US"/>
            </w:rPr>
          </w:rPrChange>
        </w:rPr>
      </w:pPr>
    </w:p>
    <w:p w14:paraId="0B045071" w14:textId="77777777" w:rsidR="006936E8" w:rsidRPr="0022764C" w:rsidRDefault="006936E8" w:rsidP="006936E8">
      <w:pPr>
        <w:spacing w:before="0" w:after="160" w:line="259" w:lineRule="auto"/>
        <w:ind w:left="360"/>
        <w:contextualSpacing/>
        <w:rPr>
          <w:rFonts w:eastAsia="Arial" w:cstheme="minorHAnsi"/>
          <w:b/>
          <w:bCs/>
          <w:szCs w:val="18"/>
          <w:rPrChange w:id="3385" w:author="stuart wolstenholme" w:date="2026-05-29T12:46:00Z" w16du:dateUtc="2026-05-29T11:46:00Z">
            <w:rPr>
              <w:rFonts w:eastAsia="Arial" w:cstheme="minorHAnsi"/>
              <w:b/>
              <w:bCs/>
              <w:szCs w:val="18"/>
              <w:lang w:val="en-US"/>
            </w:rPr>
          </w:rPrChange>
        </w:rPr>
      </w:pPr>
      <w:r w:rsidRPr="0022764C">
        <w:rPr>
          <w:rFonts w:eastAsia="Arial" w:cstheme="minorHAnsi"/>
          <w:szCs w:val="18"/>
          <w:rPrChange w:id="3386"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387"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88" w:author="stuart wolstenholme" w:date="2026-05-29T12:46:00Z" w16du:dateUtc="2026-05-29T11:46:00Z">
            <w:rPr>
              <w:rFonts w:eastAsia="Arial" w:cstheme="minorHAnsi"/>
              <w:szCs w:val="18"/>
              <w:lang w:val="en-US"/>
            </w:rPr>
          </w:rPrChange>
        </w:rPr>
        <w:t xml:space="preserve"> can </w:t>
      </w:r>
      <w:r w:rsidRPr="0022764C">
        <w:rPr>
          <w:rFonts w:eastAsia="Arial" w:cstheme="minorHAnsi"/>
          <w:bCs/>
          <w:szCs w:val="18"/>
          <w:rPrChange w:id="3389" w:author="stuart wolstenholme" w:date="2026-05-29T12:46:00Z" w16du:dateUtc="2026-05-29T11:46:00Z">
            <w:rPr>
              <w:rFonts w:eastAsia="Arial" w:cstheme="minorHAnsi"/>
              <w:bCs/>
              <w:szCs w:val="18"/>
              <w:lang w:val="en-US"/>
            </w:rPr>
          </w:rPrChange>
        </w:rPr>
        <w:t>opt-out of marketing communications</w:t>
      </w:r>
      <w:r w:rsidRPr="0022764C">
        <w:rPr>
          <w:rFonts w:eastAsia="Arial" w:cstheme="minorHAnsi"/>
          <w:szCs w:val="18"/>
          <w:rPrChange w:id="3390" w:author="stuart wolstenholme" w:date="2026-05-29T12:46:00Z" w16du:dateUtc="2026-05-29T11:46:00Z">
            <w:rPr>
              <w:rFonts w:eastAsia="Arial" w:cstheme="minorHAnsi"/>
              <w:szCs w:val="18"/>
              <w:lang w:val="en-US"/>
            </w:rPr>
          </w:rPrChange>
        </w:rPr>
        <w:t xml:space="preserve"> at any time.  The </w:t>
      </w:r>
      <w:r w:rsidRPr="0022764C">
        <w:rPr>
          <w:rFonts w:eastAsia="Arial" w:cstheme="minorHAnsi"/>
          <w:b/>
          <w:bCs/>
          <w:szCs w:val="18"/>
          <w:rPrChange w:id="3391"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92" w:author="stuart wolstenholme" w:date="2026-05-29T12:46:00Z" w16du:dateUtc="2026-05-29T11:46:00Z">
            <w:rPr>
              <w:rFonts w:eastAsia="Arial" w:cstheme="minorHAnsi"/>
              <w:szCs w:val="18"/>
              <w:lang w:val="en-US"/>
            </w:rPr>
          </w:rPrChange>
        </w:rPr>
        <w:t xml:space="preserve"> can exercise this right by clicking on the “unsubscribe” or “opt-out” link in the marketing e-mails.  Similarly, if the </w:t>
      </w:r>
      <w:r w:rsidRPr="0022764C">
        <w:rPr>
          <w:rFonts w:eastAsia="Arial" w:cstheme="minorHAnsi"/>
          <w:b/>
          <w:bCs/>
          <w:szCs w:val="18"/>
          <w:rPrChange w:id="3393"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394" w:author="stuart wolstenholme" w:date="2026-05-29T12:46:00Z" w16du:dateUtc="2026-05-29T11:46:00Z">
            <w:rPr>
              <w:rFonts w:eastAsia="Arial" w:cstheme="minorHAnsi"/>
              <w:szCs w:val="18"/>
              <w:lang w:val="en-US"/>
            </w:rPr>
          </w:rPrChange>
        </w:rPr>
        <w:t xml:space="preserve"> has collected and processed the </w:t>
      </w:r>
      <w:r w:rsidRPr="0022764C">
        <w:rPr>
          <w:rFonts w:eastAsia="Arial" w:cstheme="minorHAnsi"/>
          <w:b/>
          <w:bCs/>
          <w:szCs w:val="18"/>
          <w:rPrChange w:id="3395"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396" w:author="stuart wolstenholme" w:date="2026-05-29T12:46:00Z" w16du:dateUtc="2026-05-29T11:46:00Z">
            <w:rPr>
              <w:rFonts w:eastAsia="Arial" w:cstheme="minorHAnsi"/>
              <w:szCs w:val="18"/>
              <w:lang w:val="en-US"/>
            </w:rPr>
          </w:rPrChange>
        </w:rPr>
        <w:t xml:space="preserve"> personal information with the </w:t>
      </w:r>
      <w:r w:rsidRPr="0022764C">
        <w:rPr>
          <w:rFonts w:eastAsia="Arial" w:cstheme="minorHAnsi"/>
          <w:b/>
          <w:bCs/>
          <w:szCs w:val="18"/>
          <w:rPrChange w:id="3397"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398" w:author="stuart wolstenholme" w:date="2026-05-29T12:46:00Z" w16du:dateUtc="2026-05-29T11:46:00Z">
            <w:rPr>
              <w:rFonts w:eastAsia="Arial" w:cstheme="minorHAnsi"/>
              <w:szCs w:val="18"/>
              <w:lang w:val="en-US"/>
            </w:rPr>
          </w:rPrChange>
        </w:rPr>
        <w:t xml:space="preserve"> consent, then the </w:t>
      </w:r>
      <w:r w:rsidRPr="0022764C">
        <w:rPr>
          <w:rFonts w:eastAsia="Arial" w:cstheme="minorHAnsi"/>
          <w:b/>
          <w:bCs/>
          <w:szCs w:val="18"/>
          <w:rPrChange w:id="3399"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400" w:author="stuart wolstenholme" w:date="2026-05-29T12:46:00Z" w16du:dateUtc="2026-05-29T11:46:00Z">
            <w:rPr>
              <w:rFonts w:eastAsia="Arial" w:cstheme="minorHAnsi"/>
              <w:szCs w:val="18"/>
              <w:lang w:val="en-US"/>
            </w:rPr>
          </w:rPrChange>
        </w:rPr>
        <w:t xml:space="preserve"> can </w:t>
      </w:r>
      <w:r w:rsidRPr="0022764C">
        <w:rPr>
          <w:rFonts w:eastAsia="Arial" w:cstheme="minorHAnsi"/>
          <w:bCs/>
          <w:szCs w:val="18"/>
          <w:rPrChange w:id="3401" w:author="stuart wolstenholme" w:date="2026-05-29T12:46:00Z" w16du:dateUtc="2026-05-29T11:46:00Z">
            <w:rPr>
              <w:rFonts w:eastAsia="Arial" w:cstheme="minorHAnsi"/>
              <w:bCs/>
              <w:szCs w:val="18"/>
              <w:lang w:val="en-US"/>
            </w:rPr>
          </w:rPrChange>
        </w:rPr>
        <w:t>withdraw consent</w:t>
      </w:r>
      <w:r w:rsidRPr="0022764C">
        <w:rPr>
          <w:rFonts w:eastAsia="Arial" w:cstheme="minorHAnsi"/>
          <w:szCs w:val="18"/>
          <w:rPrChange w:id="3402" w:author="stuart wolstenholme" w:date="2026-05-29T12:46:00Z" w16du:dateUtc="2026-05-29T11:46:00Z">
            <w:rPr>
              <w:rFonts w:eastAsia="Arial" w:cstheme="minorHAnsi"/>
              <w:szCs w:val="18"/>
              <w:lang w:val="en-US"/>
            </w:rPr>
          </w:rPrChange>
        </w:rPr>
        <w:t xml:space="preserve"> at any time.  Withdrawing consent will not affect the lawfulness of any processing conducted prior to the withdrawal, nor will it affect processing of the personal information conducted in reliance on lawful processing grounds other than consent.  The </w:t>
      </w:r>
      <w:r w:rsidRPr="0022764C">
        <w:rPr>
          <w:rFonts w:eastAsia="Arial" w:cstheme="minorHAnsi"/>
          <w:b/>
          <w:bCs/>
          <w:szCs w:val="18"/>
          <w:rPrChange w:id="3403"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404" w:author="stuart wolstenholme" w:date="2026-05-29T12:46:00Z" w16du:dateUtc="2026-05-29T11:46:00Z">
            <w:rPr>
              <w:rFonts w:eastAsia="Arial" w:cstheme="minorHAnsi"/>
              <w:szCs w:val="18"/>
              <w:lang w:val="en-US"/>
            </w:rPr>
          </w:rPrChange>
        </w:rPr>
        <w:t xml:space="preserve"> has the </w:t>
      </w:r>
      <w:r w:rsidRPr="0022764C">
        <w:rPr>
          <w:rFonts w:eastAsia="Arial" w:cstheme="minorHAnsi"/>
          <w:bCs/>
          <w:szCs w:val="18"/>
          <w:rPrChange w:id="3405" w:author="stuart wolstenholme" w:date="2026-05-29T12:46:00Z" w16du:dateUtc="2026-05-29T11:46:00Z">
            <w:rPr>
              <w:rFonts w:eastAsia="Arial" w:cstheme="minorHAnsi"/>
              <w:bCs/>
              <w:szCs w:val="18"/>
              <w:lang w:val="en-US"/>
            </w:rPr>
          </w:rPrChange>
        </w:rPr>
        <w:t>right to complain to a data protection authority</w:t>
      </w:r>
      <w:r w:rsidRPr="0022764C">
        <w:rPr>
          <w:rFonts w:eastAsia="Arial" w:cstheme="minorHAnsi"/>
          <w:szCs w:val="18"/>
          <w:rPrChange w:id="3406" w:author="stuart wolstenholme" w:date="2026-05-29T12:46:00Z" w16du:dateUtc="2026-05-29T11:46:00Z">
            <w:rPr>
              <w:rFonts w:eastAsia="Arial" w:cstheme="minorHAnsi"/>
              <w:szCs w:val="18"/>
              <w:lang w:val="en-US"/>
            </w:rPr>
          </w:rPrChange>
        </w:rPr>
        <w:t xml:space="preserve"> about the </w:t>
      </w:r>
      <w:r w:rsidRPr="0022764C">
        <w:rPr>
          <w:rFonts w:eastAsia="Arial" w:cstheme="minorHAnsi"/>
          <w:b/>
          <w:bCs/>
          <w:szCs w:val="18"/>
          <w:rPrChange w:id="3407" w:author="stuart wolstenholme" w:date="2026-05-29T12:46:00Z" w16du:dateUtc="2026-05-29T11:46:00Z">
            <w:rPr>
              <w:rFonts w:eastAsia="Arial" w:cstheme="minorHAnsi"/>
              <w:b/>
              <w:bCs/>
              <w:szCs w:val="18"/>
              <w:lang w:val="en-US"/>
            </w:rPr>
          </w:rPrChange>
        </w:rPr>
        <w:t xml:space="preserve">Insurer’s </w:t>
      </w:r>
      <w:r w:rsidRPr="0022764C">
        <w:rPr>
          <w:rFonts w:eastAsia="Arial" w:cstheme="minorHAnsi"/>
          <w:szCs w:val="18"/>
          <w:rPrChange w:id="3408" w:author="stuart wolstenholme" w:date="2026-05-29T12:46:00Z" w16du:dateUtc="2026-05-29T11:46:00Z">
            <w:rPr>
              <w:rFonts w:eastAsia="Arial" w:cstheme="minorHAnsi"/>
              <w:szCs w:val="18"/>
              <w:lang w:val="en-US"/>
            </w:rPr>
          </w:rPrChange>
        </w:rPr>
        <w:t>collection and use of personal information.</w:t>
      </w:r>
    </w:p>
    <w:p w14:paraId="3F8EA57D" w14:textId="77777777" w:rsidR="006936E8" w:rsidRPr="0022764C" w:rsidRDefault="006936E8" w:rsidP="006936E8">
      <w:pPr>
        <w:spacing w:before="0" w:after="160" w:line="259" w:lineRule="auto"/>
        <w:ind w:left="360"/>
        <w:contextualSpacing/>
        <w:rPr>
          <w:rFonts w:eastAsia="Arial" w:cstheme="minorHAnsi"/>
          <w:b/>
          <w:bCs/>
          <w:sz w:val="22"/>
          <w:szCs w:val="22"/>
          <w:rPrChange w:id="3409" w:author="stuart wolstenholme" w:date="2026-05-29T12:46:00Z" w16du:dateUtc="2026-05-29T11:46:00Z">
            <w:rPr>
              <w:rFonts w:eastAsia="Arial" w:cstheme="minorHAnsi"/>
              <w:b/>
              <w:bCs/>
              <w:sz w:val="22"/>
              <w:szCs w:val="22"/>
              <w:lang w:val="en-US"/>
            </w:rPr>
          </w:rPrChange>
        </w:rPr>
      </w:pPr>
    </w:p>
    <w:bookmarkEnd w:id="217"/>
    <w:p w14:paraId="3CD14BED" w14:textId="77777777" w:rsidR="006936E8" w:rsidRPr="0022764C" w:rsidRDefault="006936E8">
      <w:pPr>
        <w:rPr>
          <w:rFonts w:cstheme="minorHAnsi"/>
        </w:rPr>
      </w:pPr>
    </w:p>
    <w:p w14:paraId="3DAC3944" w14:textId="77777777" w:rsidR="009F611B" w:rsidRPr="0022764C" w:rsidRDefault="009F611B">
      <w:pPr>
        <w:pStyle w:val="Subtitle"/>
        <w:rPr>
          <w:rFonts w:ascii="Arial" w:eastAsia="Arial" w:hAnsi="Arial" w:cs="Times New Roman"/>
          <w:b/>
          <w:bCs/>
          <w:rPrChange w:id="3410" w:author="stuart wolstenholme" w:date="2026-05-29T12:46:00Z" w16du:dateUtc="2026-05-29T11:46:00Z">
            <w:rPr>
              <w:rFonts w:ascii="Arial" w:eastAsia="Arial" w:hAnsi="Arial" w:cs="Times New Roman"/>
              <w:b/>
              <w:bCs/>
              <w:lang w:val="en-US"/>
            </w:rPr>
          </w:rPrChange>
        </w:rPr>
      </w:pPr>
      <w:bookmarkStart w:id="3411" w:name="_Hlk165461024"/>
      <w:bookmarkEnd w:id="3411"/>
    </w:p>
    <w:sectPr w:rsidR="009F611B" w:rsidRPr="0022764C">
      <w:footerReference w:type="first" r:id="rId26"/>
      <w:type w:val="nextColumn"/>
      <w:pgSz w:w="11906" w:h="16838" w:orient="landscape"/>
      <w:pgMar w:top="992" w:right="737" w:bottom="737" w:left="737" w:header="454" w:footer="352" w:gutter="0"/>
      <w:cols w:num="2"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FFED3" w14:textId="77777777" w:rsidR="00DC6D91" w:rsidRDefault="00DC6D91">
      <w:pPr>
        <w:spacing w:before="0" w:line="240" w:lineRule="auto"/>
      </w:pPr>
      <w:r>
        <w:separator/>
      </w:r>
    </w:p>
  </w:endnote>
  <w:endnote w:type="continuationSeparator" w:id="0">
    <w:p w14:paraId="4FF2BA4F" w14:textId="77777777" w:rsidR="00DC6D91" w:rsidRDefault="00DC6D9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altName w:val="Arial"/>
    <w:panose1 w:val="020B0604020202020204"/>
    <w:charset w:val="4D"/>
    <w:family w:val="auto"/>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Avenir 45">
    <w:panose1 w:val="020B0503020203020204"/>
    <w:charset w:val="00"/>
    <w:family w:val="auto"/>
    <w:pitch w:val="variable"/>
    <w:sig w:usb0="A0000027" w:usb1="00000000" w:usb2="00000000" w:usb3="00000000" w:csb0="00000111" w:csb1="00000000"/>
  </w:font>
  <w:font w:name="Verdana">
    <w:panose1 w:val="020B0604030504040204"/>
    <w:charset w:val="00"/>
    <w:family w:val="swiss"/>
    <w:pitch w:val="variable"/>
    <w:sig w:usb0="A10006FF" w:usb1="4000205B" w:usb2="00000010" w:usb3="00000000" w:csb0="0000019F" w:csb1="00000000"/>
  </w:font>
  <w:font w:name="MinionPro-Regular">
    <w:panose1 w:val="020B0604020202020204"/>
    <w:charset w:val="4D"/>
    <w:family w:val="auto"/>
    <w:notTrueType/>
    <w:pitch w:val="default"/>
    <w:sig w:usb0="00000003" w:usb1="00000000" w:usb2="00000000" w:usb3="00000000" w:csb0="00000001" w:csb1="00000000"/>
  </w:font>
  <w:font w:name="TisaOT-Medi">
    <w:panose1 w:val="020B0604020202020204"/>
    <w:charset w:val="00"/>
    <w:family w:val="modern"/>
    <w:notTrueType/>
    <w:pitch w:val="variable"/>
    <w:sig w:usb0="00000003" w:usb1="4000205B" w:usb2="00000008" w:usb3="00000000" w:csb0="00000001" w:csb1="00000000"/>
  </w:font>
  <w:font w:name="TisaSansOT-Light">
    <w:panose1 w:val="020B0604020202020204"/>
    <w:charset w:val="00"/>
    <w:family w:val="swiss"/>
    <w:notTrueType/>
    <w:pitch w:val="variable"/>
    <w:sig w:usb0="00000003" w:usb1="4000207B" w:usb2="00000000" w:usb3="00000000" w:csb0="00000001" w:csb1="00000000"/>
  </w:font>
  <w:font w:name="Poppins">
    <w:panose1 w:val="00000500000000000000"/>
    <w:charset w:val="00"/>
    <w:family w:val="auto"/>
    <w:pitch w:val="variable"/>
    <w:sig w:usb0="00008007" w:usb1="00000000" w:usb2="00000000" w:usb3="00000000" w:csb0="00000093" w:csb1="00000000"/>
  </w:font>
  <w:font w:name="Tms Rmn">
    <w:altName w:val="Times New Roman"/>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C26D8" w14:textId="77777777" w:rsidR="00077079" w:rsidRDefault="00077079" w:rsidP="00BF6AE0">
    <w:pPr>
      <w:pStyle w:val="Footer"/>
      <w:rPr>
        <w:color w:val="auto"/>
      </w:rPr>
    </w:pPr>
  </w:p>
  <w:p w14:paraId="6005F94D" w14:textId="71C8D9E5" w:rsidR="00BF6AE0" w:rsidRPr="00B8178D" w:rsidRDefault="00BF6AE0" w:rsidP="00BF6AE0">
    <w:pPr>
      <w:pStyle w:val="Footer"/>
    </w:pPr>
    <w:r w:rsidRPr="004627F3">
      <w:t xml:space="preserve">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w:t>
    </w:r>
    <w:r>
      <w:t>The St Botolph Building</w:t>
    </w:r>
    <w:r w:rsidRPr="004627F3">
      <w:t>, London EC3</w:t>
    </w:r>
    <w:r>
      <w:t>A 7BT</w:t>
    </w:r>
    <w:r w:rsidRPr="004627F3">
      <w:t>.</w:t>
    </w:r>
  </w:p>
  <w:p w14:paraId="0CF5F1D5" w14:textId="77777777" w:rsidR="00BF6AE0" w:rsidRPr="00EC1383" w:rsidRDefault="00BF6AE0">
    <w:pPr>
      <w:pStyle w:val="Footer"/>
      <w:jc w:val="right"/>
      <w:rPr>
        <w:color w:val="FF0000"/>
      </w:rPr>
    </w:pPr>
  </w:p>
  <w:p xmlns:w="http://schemas.openxmlformats.org/wordprocessingml/2006/main">
    <w:pPr>
      <w:jc w:val="center"/>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5C431" w14:textId="77777777" w:rsidR="00662B74" w:rsidRDefault="00662B74">
    <w:pPr>
      <w:pStyle w:val="Footer"/>
      <w:jc w:val="right"/>
      <w:rPr>
        <w:color w:val="auto"/>
      </w:rPr>
    </w:pPr>
    <w:r>
      <w:rPr>
        <w:color w:val="auto"/>
      </w:rPr>
      <w:t>Policy Wording | Management Liability AOC 1123</w:t>
    </w:r>
  </w:p>
  <w:p xmlns:w="http://schemas.openxmlformats.org/wordprocessingml/2006/main">
    <w:pPr>
      <w:jc w:val="center"/>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tblpYSpec="bottom"/>
      <w:tblOverlap w:val="never"/>
      <w:tblW w:w="5000" w:type="pct"/>
      <w:tblBorders>
        <w:top w:val="single" w:sz="4" w:space="0" w:color="4F81BD"/>
      </w:tblBorders>
      <w:tblCellMar>
        <w:left w:w="0" w:type="dxa"/>
        <w:right w:w="0" w:type="dxa"/>
      </w:tblCellMar>
      <w:tblLook w:val="04A0" w:firstRow="1" w:lastRow="0" w:firstColumn="1" w:lastColumn="0" w:noHBand="0" w:noVBand="1"/>
    </w:tblPr>
    <w:tblGrid>
      <w:gridCol w:w="10432"/>
    </w:tblGrid>
    <w:tr w:rsidR="00C07262" w14:paraId="474310F0" w14:textId="77777777">
      <w:tc>
        <w:tcPr>
          <w:tcW w:w="5000" w:type="pct"/>
        </w:tcPr>
        <w:tbl>
          <w:tblPr>
            <w:tblpPr w:tblpYSpec="bottom"/>
            <w:tblOverlap w:val="never"/>
            <w:tblW w:w="5000" w:type="pct"/>
            <w:tblBorders>
              <w:top w:val="single" w:sz="4" w:space="0" w:color="4F81BD"/>
            </w:tblBorders>
            <w:tblCellMar>
              <w:left w:w="0" w:type="dxa"/>
              <w:right w:w="0" w:type="dxa"/>
            </w:tblCellMar>
            <w:tblLook w:val="04A0" w:firstRow="1" w:lastRow="0" w:firstColumn="1" w:lastColumn="0" w:noHBand="0" w:noVBand="1"/>
          </w:tblPr>
          <w:tblGrid>
            <w:gridCol w:w="10432"/>
          </w:tblGrid>
          <w:tr w:rsidR="00C07262" w14:paraId="428C13E3" w14:textId="77777777">
            <w:tc>
              <w:tcPr>
                <w:tcW w:w="5000" w:type="pct"/>
              </w:tcPr>
              <w:p w14:paraId="69FA0919" w14:textId="77777777" w:rsidR="00C07262" w:rsidRDefault="004A758F">
                <w:pPr>
                  <w:pStyle w:val="BodyText"/>
                  <w:rPr>
                    <w:b/>
                    <w:color w:val="4F81BD"/>
                  </w:rPr>
                </w:pPr>
                <w:r>
                  <w:rPr>
                    <w:b/>
                    <w:color w:val="4F81BD"/>
                  </w:rPr>
                  <w:t>Contact Us</w:t>
                </w:r>
              </w:p>
              <w:p w14:paraId="383BF779" w14:textId="77777777" w:rsidR="00C07262" w:rsidRDefault="004A758F">
                <w:pPr>
                  <w:pStyle w:val="BodyText"/>
                </w:pPr>
                <w:r>
                  <w:t>Tel +44 (0)20 7702 4700</w:t>
                </w:r>
                <w:r>
                  <w:br/>
                  <w:t xml:space="preserve">mail@tmhcc.com </w:t>
                </w:r>
                <w:r>
                  <w:br/>
                  <w:t>tmhcc.com</w:t>
                </w:r>
              </w:p>
              <w:p w14:paraId="6F91AC4E" w14:textId="73A68D37" w:rsidR="00C07262" w:rsidRDefault="004A758F">
                <w:pPr>
                  <w:pStyle w:val="BodyText"/>
                </w:pPr>
                <w:r>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1 Aldgate, London EC3N 1</w:t>
                </w:r>
                <w:del w:id="3412" w:author="stuart wolstenholme" w:date="2026-05-29T12:49:00Z" w16du:dateUtc="2026-05-29T11:49:00Z">
                  <w:r w:rsidDel="0022764C">
                    <w:delText>RE  |</w:delText>
                  </w:r>
                </w:del>
                <w:ins w:id="3413" w:author="stuart wolstenholme" w:date="2026-05-29T12:49:00Z" w16du:dateUtc="2026-05-29T11:49:00Z">
                  <w:r w:rsidR="0022764C">
                    <w:t xml:space="preserve">RE </w:t>
                  </w:r>
                </w:ins>
                <w:del w:id="3414" w:author="stuart wolstenholme" w:date="2026-05-29T12:49:00Z" w16du:dateUtc="2026-05-29T11:49:00Z">
                  <w:r w:rsidDel="0022764C">
                    <w:delText xml:space="preserve">  tmhcc.com</w:delText>
                  </w:r>
                </w:del>
                <w:ins w:id="3415" w:author="stuart wolstenholme" w:date="2026-05-29T12:49:00Z" w16du:dateUtc="2026-05-29T11:49:00Z">
                  <w:r w:rsidR="0022764C">
                    <w:t>| tmhcc.com</w:t>
                  </w:r>
                </w:ins>
              </w:p>
            </w:tc>
          </w:tr>
        </w:tbl>
        <w:p w14:paraId="12E3C681" w14:textId="77777777" w:rsidR="00C07262" w:rsidRDefault="00C07262">
          <w:pPr>
            <w:pStyle w:val="BodyText"/>
          </w:pPr>
        </w:p>
      </w:tc>
    </w:tr>
  </w:tbl>
  <w:p w14:paraId="72EDAB5D" w14:textId="77777777" w:rsidR="00C07262" w:rsidRDefault="00C07262">
    <w:pPr>
      <w:pStyle w:val="1ptspacer"/>
    </w:pPr>
  </w:p>
  <w:p xmlns:w="http://schemas.openxmlformats.org/wordprocessingml/2006/main">
    <w:pPr>
      <w:jc w:val="center"/>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B0DCE" w14:textId="77777777" w:rsidR="00DC6D91" w:rsidRDefault="00DC6D91">
      <w:pPr>
        <w:spacing w:before="0" w:line="240" w:lineRule="auto"/>
      </w:pPr>
      <w:r>
        <w:separator/>
      </w:r>
    </w:p>
  </w:footnote>
  <w:footnote w:type="continuationSeparator" w:id="0">
    <w:p w14:paraId="70DAB293" w14:textId="77777777" w:rsidR="00DC6D91" w:rsidRDefault="00DC6D91">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DB620" w14:textId="733F84C1" w:rsidR="005B2076" w:rsidRDefault="005B2076">
    <w:pPr>
      <w:pStyle w:val="Header"/>
    </w:pPr>
    <w:r w:rsidRPr="006F243A">
      <w:rPr>
        <w:noProof/>
        <w:lang w:val="fr-FR" w:eastAsia="fr-FR"/>
      </w:rPr>
      <w:drawing>
        <wp:inline distT="0" distB="0" distL="0" distR="0" wp14:anchorId="1A095DF2" wp14:editId="7465C183">
          <wp:extent cx="1676400" cy="628650"/>
          <wp:effectExtent l="0" t="0" r="0" b="0"/>
          <wp:docPr id="1601993860"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r="71752" b="32744"/>
                  <a:stretch/>
                </pic:blipFill>
                <pic:spPr bwMode="auto">
                  <a:xfrm>
                    <a:off x="0" y="0"/>
                    <a:ext cx="1676769" cy="628789"/>
                  </a:xfrm>
                  <a:prstGeom prst="rect">
                    <a:avLst/>
                  </a:prstGeom>
                  <a:noFill/>
                  <a:ln>
                    <a:noFill/>
                  </a:ln>
                  <a:extLst>
                    <a:ext uri="{53640926-AAD7-44D8-BBD7-CCE9431645EC}">
                      <a14:shadowObscured xmlns:a14="http://schemas.microsoft.com/office/drawing/2010/main"/>
                    </a:ext>
                  </a:extLst>
                </pic:spPr>
              </pic:pic>
            </a:graphicData>
          </a:graphic>
        </wp:inline>
      </w:drawing>
    </w:r>
    <w:r w:rsidR="0009144E">
      <w:tab/>
    </w:r>
    <w:r w:rsidR="0009144E">
      <w:tab/>
    </w:r>
    <w:r w:rsidR="0009144E">
      <w:tab/>
    </w:r>
    <w:r w:rsidR="0009144E">
      <w:tab/>
    </w:r>
    <w:r w:rsidR="0009144E">
      <w:tab/>
    </w:r>
    <w:r w:rsidR="0009144E">
      <w:tab/>
    </w:r>
    <w:r w:rsidR="0009144E">
      <w:tab/>
    </w:r>
    <w:r w:rsidR="0009144E">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6579F" w14:textId="77777777" w:rsidR="00C07262" w:rsidRDefault="00C07262">
    <w:pPr>
      <w:pStyle w:val="Header"/>
    </w:pPr>
  </w:p>
  <w:p w14:paraId="615C6F30" w14:textId="77777777" w:rsidR="00C07262" w:rsidRDefault="00C07262">
    <w:pPr>
      <w:pStyle w:val="Header"/>
    </w:pPr>
  </w:p>
  <w:p w14:paraId="32226B2A" w14:textId="77777777" w:rsidR="00C07262" w:rsidRDefault="00C072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322D0" w14:textId="77777777" w:rsidR="00C07262" w:rsidRDefault="00C0726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88A1E" w14:textId="77777777" w:rsidR="006A3EF8" w:rsidRDefault="006A3EF8">
    <w:pPr>
      <w:pStyle w:val="Header"/>
      <w:rPr>
        <w:rFonts w:ascii="Arial" w:hAnsi="Arial" w:cs="Arial"/>
        <w:color w:val="666699"/>
      </w:rPr>
    </w:pPr>
  </w:p>
  <w:p w14:paraId="23178D52" w14:textId="77777777" w:rsidR="006A3EF8" w:rsidRDefault="006A3EF8">
    <w:pPr>
      <w:pStyle w:val="Header"/>
      <w:rPr>
        <w:rFonts w:ascii="Arial" w:hAnsi="Arial" w:cs="Arial"/>
        <w:color w:val="666699"/>
      </w:rPr>
    </w:pPr>
  </w:p>
  <w:p w14:paraId="59955642" w14:textId="77777777" w:rsidR="006A3EF8" w:rsidRDefault="006A3EF8">
    <w:pPr>
      <w:pStyle w:val="Header"/>
      <w:rPr>
        <w:rFonts w:ascii="Arial" w:hAnsi="Arial" w:cs="Arial"/>
        <w:color w:val="666699"/>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56B00" w14:textId="77777777" w:rsidR="00C07262" w:rsidRDefault="00C07262">
    <w:pPr>
      <w:pStyle w:val="Header"/>
      <w:rPr>
        <w:rFonts w:ascii="Arial" w:hAnsi="Arial" w:cs="Arial"/>
        <w:color w:val="666699"/>
      </w:rPr>
    </w:pPr>
  </w:p>
  <w:p w14:paraId="32A6BE89" w14:textId="77777777" w:rsidR="00C07262" w:rsidRDefault="00C07262">
    <w:pPr>
      <w:pStyle w:val="Header"/>
      <w:rPr>
        <w:rFonts w:ascii="Arial" w:hAnsi="Arial" w:cs="Arial"/>
        <w:color w:val="666699"/>
      </w:rPr>
    </w:pPr>
  </w:p>
  <w:p w14:paraId="41E85806" w14:textId="77777777" w:rsidR="00C07262" w:rsidRDefault="00C07262">
    <w:pPr>
      <w:pStyle w:val="Header"/>
      <w:rPr>
        <w:rFonts w:ascii="Arial" w:hAnsi="Arial" w:cs="Arial"/>
        <w:color w:val="666699"/>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1F7CC" w14:textId="77777777" w:rsidR="006A3EF8" w:rsidRDefault="006A3E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9572709"/>
    <w:multiLevelType w:val="hybridMultilevel"/>
    <w:tmpl w:val="C8C24C4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E511D"/>
    <w:multiLevelType w:val="multilevel"/>
    <w:tmpl w:val="FA3A4AA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160647"/>
    <w:multiLevelType w:val="multilevel"/>
    <w:tmpl w:val="026E76A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5A236E"/>
    <w:multiLevelType w:val="hybridMultilevel"/>
    <w:tmpl w:val="B4DAA372"/>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06C4ECD"/>
    <w:multiLevelType w:val="multilevel"/>
    <w:tmpl w:val="83724DCC"/>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F577A6"/>
    <w:multiLevelType w:val="hybridMultilevel"/>
    <w:tmpl w:val="F8346EFC"/>
    <w:lvl w:ilvl="0" w:tplc="B1F8146E">
      <w:start w:val="4"/>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10B4112"/>
    <w:multiLevelType w:val="hybridMultilevel"/>
    <w:tmpl w:val="CE308692"/>
    <w:lvl w:ilvl="0" w:tplc="068C7500">
      <w:start w:val="1"/>
      <w:numFmt w:val="decimal"/>
      <w:lvlText w:val="%1)"/>
      <w:lvlJc w:val="left"/>
      <w:pPr>
        <w:ind w:left="720" w:hanging="360"/>
      </w:pPr>
      <w:rPr>
        <w:rFonts w:ascii="Arial" w:eastAsiaTheme="minorHAnsi" w:hAnsi="Arial" w:cs="Arial"/>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1A95DC1"/>
    <w:multiLevelType w:val="multilevel"/>
    <w:tmpl w:val="D9CE465C"/>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 w15:restartNumberingAfterBreak="0">
    <w:nsid w:val="01B4075F"/>
    <w:multiLevelType w:val="hybridMultilevel"/>
    <w:tmpl w:val="F0D0F4A4"/>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0206598C"/>
    <w:multiLevelType w:val="multilevel"/>
    <w:tmpl w:val="18FE306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2227D73"/>
    <w:multiLevelType w:val="multilevel"/>
    <w:tmpl w:val="CBF27CBE"/>
    <w:lvl w:ilvl="0">
      <w:start w:val="1"/>
      <w:numFmt w:val="upperLetter"/>
      <w:pStyle w:val="AListheading"/>
      <w:lvlText w:val="%1."/>
      <w:lvlJc w:val="left"/>
      <w:pPr>
        <w:ind w:left="927" w:hanging="360"/>
      </w:pPr>
      <w:rPr>
        <w:b/>
        <w:sz w:val="22"/>
        <w:szCs w:val="22"/>
      </w:rPr>
    </w:lvl>
    <w:lvl w:ilvl="1">
      <w:start w:val="1"/>
      <w:numFmt w:val="lowerLetter"/>
      <w:lvlText w:val="%2."/>
      <w:lvlJc w:val="left"/>
      <w:pPr>
        <w:ind w:left="938" w:hanging="360"/>
      </w:pPr>
    </w:lvl>
    <w:lvl w:ilvl="2">
      <w:start w:val="1"/>
      <w:numFmt w:val="lowerRoman"/>
      <w:lvlText w:val="%3."/>
      <w:lvlJc w:val="right"/>
      <w:pPr>
        <w:ind w:left="1658" w:hanging="180"/>
      </w:pPr>
    </w:lvl>
    <w:lvl w:ilvl="3">
      <w:start w:val="1"/>
      <w:numFmt w:val="decimal"/>
      <w:lvlText w:val="%4."/>
      <w:lvlJc w:val="left"/>
      <w:pPr>
        <w:ind w:left="2378" w:hanging="360"/>
      </w:pPr>
    </w:lvl>
    <w:lvl w:ilvl="4">
      <w:start w:val="1"/>
      <w:numFmt w:val="lowerLetter"/>
      <w:lvlText w:val="%5."/>
      <w:lvlJc w:val="left"/>
      <w:pPr>
        <w:ind w:left="3098" w:hanging="360"/>
      </w:pPr>
    </w:lvl>
    <w:lvl w:ilvl="5">
      <w:start w:val="1"/>
      <w:numFmt w:val="lowerRoman"/>
      <w:lvlText w:val="%6."/>
      <w:lvlJc w:val="right"/>
      <w:pPr>
        <w:ind w:left="3818" w:hanging="180"/>
      </w:pPr>
    </w:lvl>
    <w:lvl w:ilvl="6">
      <w:start w:val="1"/>
      <w:numFmt w:val="decimal"/>
      <w:lvlText w:val="%7."/>
      <w:lvlJc w:val="left"/>
      <w:pPr>
        <w:ind w:left="4538" w:hanging="360"/>
      </w:pPr>
    </w:lvl>
    <w:lvl w:ilvl="7">
      <w:start w:val="1"/>
      <w:numFmt w:val="lowerLetter"/>
      <w:lvlText w:val="%8."/>
      <w:lvlJc w:val="left"/>
      <w:pPr>
        <w:ind w:left="5258" w:hanging="360"/>
      </w:pPr>
    </w:lvl>
    <w:lvl w:ilvl="8">
      <w:start w:val="1"/>
      <w:numFmt w:val="lowerRoman"/>
      <w:lvlText w:val="%9."/>
      <w:lvlJc w:val="right"/>
      <w:pPr>
        <w:ind w:left="5978" w:hanging="180"/>
      </w:pPr>
    </w:lvl>
  </w:abstractNum>
  <w:abstractNum w:abstractNumId="11" w15:restartNumberingAfterBreak="0">
    <w:nsid w:val="02510BF6"/>
    <w:multiLevelType w:val="multilevel"/>
    <w:tmpl w:val="198C76D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2BE68CC"/>
    <w:multiLevelType w:val="multilevel"/>
    <w:tmpl w:val="4412BE0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2F9303B"/>
    <w:multiLevelType w:val="multilevel"/>
    <w:tmpl w:val="263E70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3114AA3"/>
    <w:multiLevelType w:val="multilevel"/>
    <w:tmpl w:val="3A5431E8"/>
    <w:lvl w:ilvl="0">
      <w:start w:val="1"/>
      <w:numFmt w:val="lowerLetter"/>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15" w15:restartNumberingAfterBreak="0">
    <w:nsid w:val="03172AA7"/>
    <w:multiLevelType w:val="multilevel"/>
    <w:tmpl w:val="125234F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31C79A1"/>
    <w:multiLevelType w:val="multilevel"/>
    <w:tmpl w:val="CCA2EE6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3295859"/>
    <w:multiLevelType w:val="multilevel"/>
    <w:tmpl w:val="0FC8BD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034471AB"/>
    <w:multiLevelType w:val="multilevel"/>
    <w:tmpl w:val="E24400E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34E0699"/>
    <w:multiLevelType w:val="multilevel"/>
    <w:tmpl w:val="B98EF94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0399466A"/>
    <w:multiLevelType w:val="multilevel"/>
    <w:tmpl w:val="0BDA064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4067FDD"/>
    <w:multiLevelType w:val="multilevel"/>
    <w:tmpl w:val="2F34638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042350B3"/>
    <w:multiLevelType w:val="multilevel"/>
    <w:tmpl w:val="3882588C"/>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04431F12"/>
    <w:multiLevelType w:val="hybridMultilevel"/>
    <w:tmpl w:val="FFCE2C68"/>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046E2013"/>
    <w:multiLevelType w:val="multilevel"/>
    <w:tmpl w:val="5200247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04A559D1"/>
    <w:multiLevelType w:val="multilevel"/>
    <w:tmpl w:val="E0DE509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04C11956"/>
    <w:multiLevelType w:val="hybridMultilevel"/>
    <w:tmpl w:val="A50C3C4A"/>
    <w:lvl w:ilvl="0" w:tplc="594290BA">
      <w:start w:val="2"/>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04DA4704"/>
    <w:multiLevelType w:val="multilevel"/>
    <w:tmpl w:val="2FE0EC7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04EB5268"/>
    <w:multiLevelType w:val="multilevel"/>
    <w:tmpl w:val="688056D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05C20AD3"/>
    <w:multiLevelType w:val="multilevel"/>
    <w:tmpl w:val="F48E6D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05C6383D"/>
    <w:multiLevelType w:val="hybridMultilevel"/>
    <w:tmpl w:val="812E672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05CF0BB6"/>
    <w:multiLevelType w:val="multilevel"/>
    <w:tmpl w:val="CCAC9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5E56041"/>
    <w:multiLevelType w:val="multilevel"/>
    <w:tmpl w:val="C83E96D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05FC4979"/>
    <w:multiLevelType w:val="multilevel"/>
    <w:tmpl w:val="DFFC86C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0608148B"/>
    <w:multiLevelType w:val="multilevel"/>
    <w:tmpl w:val="ABEADB1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06260E99"/>
    <w:multiLevelType w:val="hybridMultilevel"/>
    <w:tmpl w:val="89203B66"/>
    <w:lvl w:ilvl="0" w:tplc="7E8E9AC2">
      <w:start w:val="8"/>
      <w:numFmt w:val="upperLetter"/>
      <w:lvlText w:val="%1."/>
      <w:lvlJc w:val="left"/>
      <w:pPr>
        <w:ind w:left="1080" w:hanging="360"/>
      </w:pPr>
      <w:rPr>
        <w:rFonts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65057C7"/>
    <w:multiLevelType w:val="hybridMultilevel"/>
    <w:tmpl w:val="61CA19B6"/>
    <w:lvl w:ilvl="0" w:tplc="4E547AE4">
      <w:start w:val="2"/>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068D02DB"/>
    <w:multiLevelType w:val="multilevel"/>
    <w:tmpl w:val="6AB6555A"/>
    <w:styleLink w:val="ListHeading"/>
    <w:lvl w:ilvl="0">
      <w:start w:val="1"/>
      <w:numFmt w:val="decimal"/>
      <w:pStyle w:val="ListHeading0"/>
      <w:lvlText w:val="%1."/>
      <w:lvlJc w:val="left"/>
      <w:pPr>
        <w:ind w:left="454" w:hanging="454"/>
      </w:pPr>
      <w:rPr>
        <w:rFonts w:hint="default"/>
      </w:rPr>
    </w:lvl>
    <w:lvl w:ilvl="1">
      <w:start w:val="1"/>
      <w:numFmt w:val="decimal"/>
      <w:pStyle w:val="ListParagraph"/>
      <w:lvlText w:val="%1.%2"/>
      <w:lvlJc w:val="left"/>
      <w:pPr>
        <w:ind w:left="454" w:hanging="454"/>
      </w:pPr>
      <w:rPr>
        <w:rFonts w:hint="default"/>
      </w:rPr>
    </w:lvl>
    <w:lvl w:ilvl="2">
      <w:start w:val="1"/>
      <w:numFmt w:val="lowerLetter"/>
      <w:lvlText w:val="%3."/>
      <w:lvlJc w:val="left"/>
      <w:pPr>
        <w:ind w:left="454" w:hanging="454"/>
      </w:pPr>
      <w:rPr>
        <w:rFonts w:hint="default"/>
        <w:color w:val="auto"/>
      </w:rPr>
    </w:lvl>
    <w:lvl w:ilvl="3">
      <w:start w:val="1"/>
      <w:numFmt w:val="lowerRoman"/>
      <w:lvlText w:val="%4."/>
      <w:lvlJc w:val="left"/>
      <w:pPr>
        <w:ind w:left="907" w:hanging="453"/>
      </w:pPr>
      <w:rPr>
        <w:rFonts w:hint="default"/>
        <w:color w:val="auto"/>
      </w:rPr>
    </w:lvl>
    <w:lvl w:ilvl="4">
      <w:start w:val="1"/>
      <w:numFmt w:val="none"/>
      <w:lvlText w:val=""/>
      <w:lvlJc w:val="left"/>
      <w:pPr>
        <w:ind w:left="1361" w:hanging="454"/>
      </w:pPr>
      <w:rPr>
        <w:rFonts w:hint="default"/>
        <w:color w:val="auto"/>
      </w:rPr>
    </w:lvl>
    <w:lvl w:ilvl="5">
      <w:start w:val="1"/>
      <w:numFmt w:val="none"/>
      <w:lvlText w:val=""/>
      <w:lvlJc w:val="left"/>
      <w:pPr>
        <w:ind w:left="1361" w:hanging="454"/>
      </w:pPr>
      <w:rPr>
        <w:rFonts w:hint="default"/>
        <w:color w:val="auto"/>
      </w:rPr>
    </w:lvl>
    <w:lvl w:ilvl="6">
      <w:start w:val="1"/>
      <w:numFmt w:val="none"/>
      <w:lvlText w:val=""/>
      <w:lvlJc w:val="left"/>
      <w:pPr>
        <w:ind w:left="1361" w:hanging="454"/>
      </w:pPr>
      <w:rPr>
        <w:rFonts w:hint="default"/>
        <w:color w:val="auto"/>
      </w:rPr>
    </w:lvl>
    <w:lvl w:ilvl="7">
      <w:start w:val="1"/>
      <w:numFmt w:val="none"/>
      <w:lvlText w:val=""/>
      <w:lvlJc w:val="left"/>
      <w:pPr>
        <w:ind w:left="1361" w:hanging="454"/>
      </w:pPr>
      <w:rPr>
        <w:rFonts w:hint="default"/>
        <w:color w:val="auto"/>
      </w:rPr>
    </w:lvl>
    <w:lvl w:ilvl="8">
      <w:start w:val="1"/>
      <w:numFmt w:val="none"/>
      <w:lvlText w:val=""/>
      <w:lvlJc w:val="left"/>
      <w:pPr>
        <w:ind w:left="1361" w:hanging="454"/>
      </w:pPr>
      <w:rPr>
        <w:rFonts w:hint="default"/>
        <w:color w:val="auto"/>
      </w:rPr>
    </w:lvl>
  </w:abstractNum>
  <w:abstractNum w:abstractNumId="38" w15:restartNumberingAfterBreak="0">
    <w:nsid w:val="06DB20AC"/>
    <w:multiLevelType w:val="multilevel"/>
    <w:tmpl w:val="37AE78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06DB2ED7"/>
    <w:multiLevelType w:val="multilevel"/>
    <w:tmpl w:val="6C08EB2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07533CF3"/>
    <w:multiLevelType w:val="multilevel"/>
    <w:tmpl w:val="EDF0C49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076A20C6"/>
    <w:multiLevelType w:val="hybridMultilevel"/>
    <w:tmpl w:val="04406166"/>
    <w:lvl w:ilvl="0" w:tplc="FD7E8F94">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07F6236D"/>
    <w:multiLevelType w:val="hybridMultilevel"/>
    <w:tmpl w:val="71FE907A"/>
    <w:lvl w:ilvl="0" w:tplc="FFFFFFFF">
      <w:start w:val="1"/>
      <w:numFmt w:val="lowerLetter"/>
      <w:lvlText w:val="%1)"/>
      <w:lvlJc w:val="left"/>
      <w:pPr>
        <w:ind w:left="1080" w:hanging="360"/>
      </w:pPr>
      <w:rPr>
        <w:b/>
        <w:bCs/>
        <w:sz w:val="22"/>
        <w:szCs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08694C92"/>
    <w:multiLevelType w:val="multilevel"/>
    <w:tmpl w:val="8264A28C"/>
    <w:styleLink w:val="TimsStyle"/>
    <w:lvl w:ilvl="0">
      <w:start w:val="2"/>
      <w:numFmt w:val="decimal"/>
      <w:pStyle w:val="TimsStyle"/>
      <w:lvlText w:val="%1)"/>
      <w:lvlJc w:val="left"/>
      <w:pPr>
        <w:tabs>
          <w:tab w:val="num" w:pos="360"/>
        </w:tabs>
        <w:ind w:left="360" w:hanging="360"/>
      </w:pPr>
      <w:rPr>
        <w:rFonts w:hint="default"/>
      </w:rPr>
    </w:lvl>
    <w:lvl w:ilvl="1">
      <w:start w:val="1"/>
      <w:numFmt w:val="lowerLetter"/>
      <w:lvlText w:val="%2)"/>
      <w:lvlJc w:val="left"/>
      <w:pPr>
        <w:tabs>
          <w:tab w:val="num" w:pos="480"/>
        </w:tabs>
        <w:ind w:left="48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upp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4" w15:restartNumberingAfterBreak="0">
    <w:nsid w:val="08D513AD"/>
    <w:multiLevelType w:val="multilevel"/>
    <w:tmpl w:val="0C5A4E1A"/>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08E55E2E"/>
    <w:multiLevelType w:val="multilevel"/>
    <w:tmpl w:val="84F8A1F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090C448A"/>
    <w:multiLevelType w:val="hybridMultilevel"/>
    <w:tmpl w:val="9EB861D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 w15:restartNumberingAfterBreak="0">
    <w:nsid w:val="09216BFB"/>
    <w:multiLevelType w:val="multilevel"/>
    <w:tmpl w:val="BA225DF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097E5843"/>
    <w:multiLevelType w:val="hybridMultilevel"/>
    <w:tmpl w:val="56A2F18E"/>
    <w:lvl w:ilvl="0" w:tplc="76F07A40">
      <w:start w:val="1"/>
      <w:numFmt w:val="decimal"/>
      <w:lvlText w:val="%1)"/>
      <w:lvlJc w:val="left"/>
      <w:pPr>
        <w:ind w:left="1080" w:hanging="360"/>
      </w:pPr>
      <w:rPr>
        <w:rFonts w:ascii="Arial" w:hAnsi="Arial" w:cs="Arial" w:hint="default"/>
        <w:b w:val="0"/>
        <w:bCs/>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 w15:restartNumberingAfterBreak="0">
    <w:nsid w:val="0B043ECB"/>
    <w:multiLevelType w:val="multilevel"/>
    <w:tmpl w:val="462EC11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0B0443FA"/>
    <w:multiLevelType w:val="multilevel"/>
    <w:tmpl w:val="205CCB6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0B282AB4"/>
    <w:multiLevelType w:val="multilevel"/>
    <w:tmpl w:val="DA00EAF0"/>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0B724B29"/>
    <w:multiLevelType w:val="multilevel"/>
    <w:tmpl w:val="62560D36"/>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2700" w:hanging="720"/>
      </w:pPr>
      <w:rPr>
        <w:rFonts w:hint="default"/>
      </w:rPr>
    </w:lvl>
    <w:lvl w:ilvl="3">
      <w:start w:val="1"/>
      <w:numFmt w:val="decimal"/>
      <w:lvlText w:val="%4."/>
      <w:lvlJc w:val="left"/>
      <w:pPr>
        <w:ind w:left="720" w:hanging="360"/>
      </w:pPr>
      <w:rPr>
        <w:b w:val="0"/>
        <w:b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0B864430"/>
    <w:multiLevelType w:val="hybridMultilevel"/>
    <w:tmpl w:val="CE10D98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0BB25EC6"/>
    <w:multiLevelType w:val="multilevel"/>
    <w:tmpl w:val="1EB8FE6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0BD52CD6"/>
    <w:multiLevelType w:val="hybridMultilevel"/>
    <w:tmpl w:val="8E444264"/>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6" w15:restartNumberingAfterBreak="0">
    <w:nsid w:val="0BE914BA"/>
    <w:multiLevelType w:val="multilevel"/>
    <w:tmpl w:val="9622319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0C106A43"/>
    <w:multiLevelType w:val="multilevel"/>
    <w:tmpl w:val="9ED262E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0CA0147F"/>
    <w:multiLevelType w:val="hybridMultilevel"/>
    <w:tmpl w:val="89D071BE"/>
    <w:lvl w:ilvl="0" w:tplc="6D6EB41C">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0CC06152"/>
    <w:multiLevelType w:val="multilevel"/>
    <w:tmpl w:val="C0F613D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0CDC1352"/>
    <w:multiLevelType w:val="multilevel"/>
    <w:tmpl w:val="E66A031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0DCF5E0D"/>
    <w:multiLevelType w:val="multilevel"/>
    <w:tmpl w:val="CDC8F97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0EF86C6D"/>
    <w:multiLevelType w:val="hybridMultilevel"/>
    <w:tmpl w:val="538CA736"/>
    <w:lvl w:ilvl="0" w:tplc="2C005F30">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3" w15:restartNumberingAfterBreak="0">
    <w:nsid w:val="0F0A147D"/>
    <w:multiLevelType w:val="multilevel"/>
    <w:tmpl w:val="8D7C2F3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b w:val="0"/>
        <w:bCs/>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0F7A7C0E"/>
    <w:multiLevelType w:val="multilevel"/>
    <w:tmpl w:val="D7B615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0F8E6B61"/>
    <w:multiLevelType w:val="multilevel"/>
    <w:tmpl w:val="7D26851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0FA97B38"/>
    <w:multiLevelType w:val="multilevel"/>
    <w:tmpl w:val="C03C37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0FC07260"/>
    <w:multiLevelType w:val="hybridMultilevel"/>
    <w:tmpl w:val="8A323B56"/>
    <w:lvl w:ilvl="0" w:tplc="FFFFFFFF">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0FC12392"/>
    <w:multiLevelType w:val="multilevel"/>
    <w:tmpl w:val="AC1AED0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0FD9247E"/>
    <w:multiLevelType w:val="multilevel"/>
    <w:tmpl w:val="3CC22EBE"/>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0" w15:restartNumberingAfterBreak="0">
    <w:nsid w:val="10525453"/>
    <w:multiLevelType w:val="multilevel"/>
    <w:tmpl w:val="A10A9BA4"/>
    <w:numStyleLink w:val="BorderedListBullet"/>
  </w:abstractNum>
  <w:abstractNum w:abstractNumId="71" w15:restartNumberingAfterBreak="0">
    <w:nsid w:val="107161DF"/>
    <w:multiLevelType w:val="multilevel"/>
    <w:tmpl w:val="CACEB55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10827624"/>
    <w:multiLevelType w:val="multilevel"/>
    <w:tmpl w:val="119ABE1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10BD65DC"/>
    <w:multiLevelType w:val="hybridMultilevel"/>
    <w:tmpl w:val="CF66235A"/>
    <w:lvl w:ilvl="0" w:tplc="F4E6AA9E">
      <w:start w:val="7"/>
      <w:numFmt w:val="upperLetter"/>
      <w:lvlText w:val="%1."/>
      <w:lvlJc w:val="left"/>
      <w:pPr>
        <w:ind w:left="1080" w:hanging="360"/>
      </w:pPr>
      <w:rPr>
        <w:rFonts w:hint="default"/>
        <w:b/>
        <w:bCs/>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10231AC"/>
    <w:multiLevelType w:val="multilevel"/>
    <w:tmpl w:val="9B569A3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115061C9"/>
    <w:multiLevelType w:val="multilevel"/>
    <w:tmpl w:val="7062FF5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116C0A55"/>
    <w:multiLevelType w:val="multilevel"/>
    <w:tmpl w:val="0FDE1662"/>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116D33B9"/>
    <w:multiLevelType w:val="multilevel"/>
    <w:tmpl w:val="13388F1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117E39B9"/>
    <w:multiLevelType w:val="multilevel"/>
    <w:tmpl w:val="532C108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1197749B"/>
    <w:multiLevelType w:val="multilevel"/>
    <w:tmpl w:val="9208D1DE"/>
    <w:numStyleLink w:val="BorderedList"/>
  </w:abstractNum>
  <w:abstractNum w:abstractNumId="80" w15:restartNumberingAfterBreak="0">
    <w:nsid w:val="11A344DB"/>
    <w:multiLevelType w:val="hybridMultilevel"/>
    <w:tmpl w:val="BFC0A6D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1" w15:restartNumberingAfterBreak="0">
    <w:nsid w:val="121E382F"/>
    <w:multiLevelType w:val="multilevel"/>
    <w:tmpl w:val="55CCFB1C"/>
    <w:lvl w:ilvl="0">
      <w:start w:val="1"/>
      <w:numFmt w:val="lowerLetter"/>
      <w:lvlText w:val="%1."/>
      <w:lvlJc w:val="left"/>
      <w:pPr>
        <w:ind w:left="1174" w:hanging="360"/>
      </w:pPr>
    </w:lvl>
    <w:lvl w:ilvl="1">
      <w:start w:val="1"/>
      <w:numFmt w:val="lowerLetter"/>
      <w:lvlText w:val="%2."/>
      <w:lvlJc w:val="left"/>
      <w:pPr>
        <w:ind w:left="1894" w:hanging="360"/>
      </w:pPr>
      <w:rPr>
        <w:b w:val="0"/>
        <w:bCs/>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2" w15:restartNumberingAfterBreak="0">
    <w:nsid w:val="12282D73"/>
    <w:multiLevelType w:val="multilevel"/>
    <w:tmpl w:val="C2CCAD1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125F097B"/>
    <w:multiLevelType w:val="multilevel"/>
    <w:tmpl w:val="C6AAE0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12974BED"/>
    <w:multiLevelType w:val="multilevel"/>
    <w:tmpl w:val="317CC5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129931F2"/>
    <w:multiLevelType w:val="multilevel"/>
    <w:tmpl w:val="A26487E2"/>
    <w:lvl w:ilvl="0">
      <w:start w:val="1"/>
      <w:numFmt w:val="lowerLetter"/>
      <w:lvlText w:val="%1."/>
      <w:lvlJc w:val="left"/>
      <w:pPr>
        <w:ind w:left="1174" w:hanging="360"/>
      </w:pPr>
      <w:rPr>
        <w:b w:val="0"/>
        <w:bCs/>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6" w15:restartNumberingAfterBreak="0">
    <w:nsid w:val="132C3D6B"/>
    <w:multiLevelType w:val="hybridMultilevel"/>
    <w:tmpl w:val="D6BA5DF6"/>
    <w:lvl w:ilvl="0" w:tplc="77685098">
      <w:start w:val="2"/>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133E7304"/>
    <w:multiLevelType w:val="multilevel"/>
    <w:tmpl w:val="4A725ADA"/>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13415891"/>
    <w:multiLevelType w:val="multilevel"/>
    <w:tmpl w:val="E48C8B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136364D3"/>
    <w:multiLevelType w:val="multilevel"/>
    <w:tmpl w:val="8298677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13A26D88"/>
    <w:multiLevelType w:val="multilevel"/>
    <w:tmpl w:val="AC385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3CF2531"/>
    <w:multiLevelType w:val="hybridMultilevel"/>
    <w:tmpl w:val="07467298"/>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2" w15:restartNumberingAfterBreak="0">
    <w:nsid w:val="141B76E5"/>
    <w:multiLevelType w:val="multilevel"/>
    <w:tmpl w:val="DBEEE976"/>
    <w:lvl w:ilvl="0">
      <w:start w:val="1"/>
      <w:numFmt w:val="lowerRoman"/>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3" w15:restartNumberingAfterBreak="0">
    <w:nsid w:val="146E7161"/>
    <w:multiLevelType w:val="multilevel"/>
    <w:tmpl w:val="D382A6D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14BA52F3"/>
    <w:multiLevelType w:val="multilevel"/>
    <w:tmpl w:val="1548BD3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14E24500"/>
    <w:multiLevelType w:val="multilevel"/>
    <w:tmpl w:val="92066C1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15602DE2"/>
    <w:multiLevelType w:val="multilevel"/>
    <w:tmpl w:val="FCC0F42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15633DF2"/>
    <w:multiLevelType w:val="multilevel"/>
    <w:tmpl w:val="4ACA837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15A80716"/>
    <w:multiLevelType w:val="multilevel"/>
    <w:tmpl w:val="28E661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15B73AB1"/>
    <w:multiLevelType w:val="multilevel"/>
    <w:tmpl w:val="D03C17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164A5256"/>
    <w:multiLevelType w:val="multilevel"/>
    <w:tmpl w:val="0284DB4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168D5DBF"/>
    <w:multiLevelType w:val="multilevel"/>
    <w:tmpl w:val="539AB40A"/>
    <w:lvl w:ilvl="0">
      <w:start w:val="1"/>
      <w:numFmt w:val="lowerRoman"/>
      <w:lvlText w:val="%1)"/>
      <w:lvlJc w:val="left"/>
      <w:pPr>
        <w:ind w:left="1174" w:hanging="360"/>
      </w:pPr>
      <w:rPr>
        <w:rFonts w:hint="default"/>
        <w:b w:val="0"/>
        <w:bCs/>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02" w15:restartNumberingAfterBreak="0">
    <w:nsid w:val="169215CF"/>
    <w:multiLevelType w:val="multilevel"/>
    <w:tmpl w:val="D0A25ED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16F60AC3"/>
    <w:multiLevelType w:val="hybridMultilevel"/>
    <w:tmpl w:val="F5CAD504"/>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4" w15:restartNumberingAfterBreak="0">
    <w:nsid w:val="170F5BC8"/>
    <w:multiLevelType w:val="multilevel"/>
    <w:tmpl w:val="805228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17490663"/>
    <w:multiLevelType w:val="multilevel"/>
    <w:tmpl w:val="750A84DE"/>
    <w:lvl w:ilvl="0">
      <w:start w:val="1"/>
      <w:numFmt w:val="lowerLetter"/>
      <w:lvlText w:val="(%1)"/>
      <w:lvlJc w:val="left"/>
      <w:pPr>
        <w:ind w:left="1174"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06" w15:restartNumberingAfterBreak="0">
    <w:nsid w:val="17704855"/>
    <w:multiLevelType w:val="multilevel"/>
    <w:tmpl w:val="5DD29A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17B11E76"/>
    <w:multiLevelType w:val="multilevel"/>
    <w:tmpl w:val="88DE299C"/>
    <w:lvl w:ilvl="0">
      <w:start w:val="1"/>
      <w:numFmt w:val="bullet"/>
      <w:pStyle w:val="ListBullet4"/>
      <w:lvlText w:val=""/>
      <w:lvlJc w:val="left"/>
      <w:pPr>
        <w:tabs>
          <w:tab w:val="num" w:pos="1209"/>
        </w:tabs>
        <w:ind w:left="1209"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08" w15:restartNumberingAfterBreak="0">
    <w:nsid w:val="17ED24FB"/>
    <w:multiLevelType w:val="multilevel"/>
    <w:tmpl w:val="BE04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8051F60"/>
    <w:multiLevelType w:val="multilevel"/>
    <w:tmpl w:val="A788AC3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18C20AAF"/>
    <w:multiLevelType w:val="multilevel"/>
    <w:tmpl w:val="1064516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191D2ABC"/>
    <w:multiLevelType w:val="multilevel"/>
    <w:tmpl w:val="772662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197021A8"/>
    <w:multiLevelType w:val="multilevel"/>
    <w:tmpl w:val="B8EE35F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19754919"/>
    <w:multiLevelType w:val="multilevel"/>
    <w:tmpl w:val="100863D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19946CB8"/>
    <w:multiLevelType w:val="multilevel"/>
    <w:tmpl w:val="1730D98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19C54490"/>
    <w:multiLevelType w:val="multilevel"/>
    <w:tmpl w:val="3556A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19D064E3"/>
    <w:multiLevelType w:val="hybridMultilevel"/>
    <w:tmpl w:val="484CEAC2"/>
    <w:lvl w:ilvl="0" w:tplc="0809001B">
      <w:start w:val="1"/>
      <w:numFmt w:val="lowerRoman"/>
      <w:lvlText w:val="%1."/>
      <w:lvlJc w:val="right"/>
      <w:pPr>
        <w:ind w:left="2880" w:hanging="360"/>
      </w:pPr>
    </w:lvl>
    <w:lvl w:ilvl="1" w:tplc="08090019">
      <w:start w:val="1"/>
      <w:numFmt w:val="lowerLetter"/>
      <w:lvlText w:val="%2."/>
      <w:lvlJc w:val="left"/>
      <w:pPr>
        <w:ind w:left="3600" w:hanging="360"/>
      </w:pPr>
    </w:lvl>
    <w:lvl w:ilvl="2" w:tplc="0809001B">
      <w:start w:val="1"/>
      <w:numFmt w:val="lowerRoman"/>
      <w:lvlText w:val="%3."/>
      <w:lvlJc w:val="right"/>
      <w:pPr>
        <w:ind w:left="4320" w:hanging="180"/>
      </w:pPr>
    </w:lvl>
    <w:lvl w:ilvl="3" w:tplc="B33A57FC">
      <w:start w:val="2"/>
      <w:numFmt w:val="decimal"/>
      <w:lvlText w:val="(%4)"/>
      <w:lvlJc w:val="left"/>
      <w:pPr>
        <w:ind w:left="5040" w:hanging="360"/>
      </w:pPr>
      <w:rPr>
        <w:rFonts w:hint="default"/>
      </w:r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117" w15:restartNumberingAfterBreak="0">
    <w:nsid w:val="19EC2937"/>
    <w:multiLevelType w:val="multilevel"/>
    <w:tmpl w:val="D89EDF30"/>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19EE6C07"/>
    <w:multiLevelType w:val="multilevel"/>
    <w:tmpl w:val="1D36EEDA"/>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19F20235"/>
    <w:multiLevelType w:val="multilevel"/>
    <w:tmpl w:val="D0AA8AE2"/>
    <w:styleLink w:val="ArticleSection"/>
    <w:lvl w:ilvl="0">
      <w:start w:val="1"/>
      <w:numFmt w:val="upperRoman"/>
      <w:pStyle w:val="ArticleSectio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0" w15:restartNumberingAfterBreak="0">
    <w:nsid w:val="19FB72A9"/>
    <w:multiLevelType w:val="multilevel"/>
    <w:tmpl w:val="36AA9CD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1A1C47A7"/>
    <w:multiLevelType w:val="hybridMultilevel"/>
    <w:tmpl w:val="1574440A"/>
    <w:lvl w:ilvl="0" w:tplc="8ED899FE">
      <w:start w:val="1"/>
      <w:numFmt w:val="lowerLetter"/>
      <w:lvlText w:val="%1)"/>
      <w:lvlJc w:val="left"/>
      <w:pPr>
        <w:ind w:left="360" w:hanging="360"/>
      </w:pPr>
      <w:rPr>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2" w15:restartNumberingAfterBreak="0">
    <w:nsid w:val="1A223553"/>
    <w:multiLevelType w:val="multilevel"/>
    <w:tmpl w:val="C240952E"/>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23" w15:restartNumberingAfterBreak="0">
    <w:nsid w:val="1A25308D"/>
    <w:multiLevelType w:val="multilevel"/>
    <w:tmpl w:val="AF5CE93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15:restartNumberingAfterBreak="0">
    <w:nsid w:val="1A2D6798"/>
    <w:multiLevelType w:val="hybridMultilevel"/>
    <w:tmpl w:val="948402FC"/>
    <w:lvl w:ilvl="0" w:tplc="CC485A84">
      <w:start w:val="3"/>
      <w:numFmt w:val="decimal"/>
      <w:lvlText w:val="%1)"/>
      <w:lvlJc w:val="left"/>
      <w:pPr>
        <w:ind w:left="1080" w:hanging="360"/>
      </w:pPr>
      <w:rPr>
        <w:rFonts w:hint="default"/>
        <w:b/>
        <w:bCs/>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5" w15:restartNumberingAfterBreak="0">
    <w:nsid w:val="1A585F7E"/>
    <w:multiLevelType w:val="multilevel"/>
    <w:tmpl w:val="814CCFE6"/>
    <w:lvl w:ilvl="0">
      <w:start w:val="1"/>
      <w:numFmt w:val="lowerLetter"/>
      <w:lvlText w:val="(%1)"/>
      <w:lvlJc w:val="left"/>
      <w:pPr>
        <w:ind w:left="774" w:hanging="360"/>
      </w:pPr>
      <w:rPr>
        <w:rFonts w:hint="default"/>
      </w:rPr>
    </w:lvl>
    <w:lvl w:ilvl="1">
      <w:start w:val="1"/>
      <w:numFmt w:val="lowerLetter"/>
      <w:lvlText w:val="%2."/>
      <w:lvlJc w:val="left"/>
      <w:pPr>
        <w:ind w:left="1494" w:hanging="360"/>
      </w:pPr>
    </w:lvl>
    <w:lvl w:ilvl="2">
      <w:start w:val="1"/>
      <w:numFmt w:val="lowerRoman"/>
      <w:lvlText w:val="%3."/>
      <w:lvlJc w:val="right"/>
      <w:pPr>
        <w:ind w:left="2214" w:hanging="180"/>
      </w:pPr>
    </w:lvl>
    <w:lvl w:ilvl="3">
      <w:start w:val="1"/>
      <w:numFmt w:val="decimal"/>
      <w:lvlText w:val="%4."/>
      <w:lvlJc w:val="left"/>
      <w:pPr>
        <w:ind w:left="2934" w:hanging="360"/>
      </w:pPr>
    </w:lvl>
    <w:lvl w:ilvl="4">
      <w:start w:val="1"/>
      <w:numFmt w:val="lowerLetter"/>
      <w:lvlText w:val="%5."/>
      <w:lvlJc w:val="left"/>
      <w:pPr>
        <w:ind w:left="3654" w:hanging="360"/>
      </w:pPr>
    </w:lvl>
    <w:lvl w:ilvl="5">
      <w:start w:val="1"/>
      <w:numFmt w:val="lowerRoman"/>
      <w:lvlText w:val="%6."/>
      <w:lvlJc w:val="right"/>
      <w:pPr>
        <w:ind w:left="4374" w:hanging="180"/>
      </w:pPr>
    </w:lvl>
    <w:lvl w:ilvl="6">
      <w:start w:val="1"/>
      <w:numFmt w:val="decimal"/>
      <w:lvlText w:val="%7."/>
      <w:lvlJc w:val="left"/>
      <w:pPr>
        <w:ind w:left="5094" w:hanging="360"/>
      </w:pPr>
    </w:lvl>
    <w:lvl w:ilvl="7">
      <w:start w:val="1"/>
      <w:numFmt w:val="lowerLetter"/>
      <w:lvlText w:val="%8."/>
      <w:lvlJc w:val="left"/>
      <w:pPr>
        <w:ind w:left="5814" w:hanging="360"/>
      </w:pPr>
    </w:lvl>
    <w:lvl w:ilvl="8">
      <w:start w:val="1"/>
      <w:numFmt w:val="lowerRoman"/>
      <w:lvlText w:val="%9."/>
      <w:lvlJc w:val="right"/>
      <w:pPr>
        <w:ind w:left="6534" w:hanging="180"/>
      </w:pPr>
    </w:lvl>
  </w:abstractNum>
  <w:abstractNum w:abstractNumId="126" w15:restartNumberingAfterBreak="0">
    <w:nsid w:val="1ABC56ED"/>
    <w:multiLevelType w:val="hybridMultilevel"/>
    <w:tmpl w:val="DD7ED05E"/>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7" w15:restartNumberingAfterBreak="0">
    <w:nsid w:val="1AEA3FC9"/>
    <w:multiLevelType w:val="multilevel"/>
    <w:tmpl w:val="A92A4600"/>
    <w:lvl w:ilvl="0">
      <w:start w:val="1"/>
      <w:numFmt w:val="decimal"/>
      <w:lvlText w:val="%1."/>
      <w:lvlJc w:val="left"/>
      <w:pPr>
        <w:ind w:left="720" w:hanging="360"/>
      </w:pPr>
    </w:lvl>
    <w:lvl w:ilvl="1">
      <w:start w:val="1"/>
      <w:numFmt w:val="decimal"/>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15:restartNumberingAfterBreak="0">
    <w:nsid w:val="1AF0221C"/>
    <w:multiLevelType w:val="multilevel"/>
    <w:tmpl w:val="A35EBE0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9" w15:restartNumberingAfterBreak="0">
    <w:nsid w:val="1B374E59"/>
    <w:multiLevelType w:val="multilevel"/>
    <w:tmpl w:val="06F8C76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15:restartNumberingAfterBreak="0">
    <w:nsid w:val="1B5E1631"/>
    <w:multiLevelType w:val="hybridMultilevel"/>
    <w:tmpl w:val="394C780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1" w15:restartNumberingAfterBreak="0">
    <w:nsid w:val="1BB236DA"/>
    <w:multiLevelType w:val="hybridMultilevel"/>
    <w:tmpl w:val="16D8E35C"/>
    <w:lvl w:ilvl="0" w:tplc="CE541EE6">
      <w:start w:val="2"/>
      <w:numFmt w:val="upperLetter"/>
      <w:lvlText w:val="%1."/>
      <w:lvlJc w:val="left"/>
      <w:pPr>
        <w:ind w:left="360" w:hanging="360"/>
      </w:pPr>
      <w:rPr>
        <w:rFonts w:hint="default"/>
        <w:b/>
        <w:bCs/>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2" w15:restartNumberingAfterBreak="0">
    <w:nsid w:val="1BD210C8"/>
    <w:multiLevelType w:val="multilevel"/>
    <w:tmpl w:val="06180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3" w15:restartNumberingAfterBreak="0">
    <w:nsid w:val="1CAB1418"/>
    <w:multiLevelType w:val="multilevel"/>
    <w:tmpl w:val="3E3C11D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15:restartNumberingAfterBreak="0">
    <w:nsid w:val="1CD83D5A"/>
    <w:multiLevelType w:val="multilevel"/>
    <w:tmpl w:val="B6AED9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1D061C73"/>
    <w:multiLevelType w:val="hybridMultilevel"/>
    <w:tmpl w:val="DA9C20BC"/>
    <w:lvl w:ilvl="0" w:tplc="365E175E">
      <w:start w:val="1"/>
      <w:numFmt w:val="upperLetter"/>
      <w:lvlText w:val="%1."/>
      <w:lvlJc w:val="left"/>
      <w:pPr>
        <w:ind w:left="360" w:hanging="360"/>
      </w:pPr>
      <w:rPr>
        <w:rFonts w:hint="default"/>
        <w:b/>
        <w:bCs/>
        <w:color w:val="auto"/>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6" w15:restartNumberingAfterBreak="0">
    <w:nsid w:val="1DCB322C"/>
    <w:multiLevelType w:val="hybridMultilevel"/>
    <w:tmpl w:val="C9D20012"/>
    <w:lvl w:ilvl="0" w:tplc="264A2ADE">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7" w15:restartNumberingAfterBreak="0">
    <w:nsid w:val="1ED03788"/>
    <w:multiLevelType w:val="multilevel"/>
    <w:tmpl w:val="14F2E2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1EEE41A6"/>
    <w:multiLevelType w:val="multilevel"/>
    <w:tmpl w:val="7A1ACD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15:restartNumberingAfterBreak="0">
    <w:nsid w:val="1F257DF9"/>
    <w:multiLevelType w:val="multilevel"/>
    <w:tmpl w:val="3EB626C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1F506676"/>
    <w:multiLevelType w:val="multilevel"/>
    <w:tmpl w:val="EDD813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1" w15:restartNumberingAfterBreak="0">
    <w:nsid w:val="1FAB1612"/>
    <w:multiLevelType w:val="multilevel"/>
    <w:tmpl w:val="ACD6191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2" w15:restartNumberingAfterBreak="0">
    <w:nsid w:val="1FE973AA"/>
    <w:multiLevelType w:val="multilevel"/>
    <w:tmpl w:val="47782726"/>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20631FAA"/>
    <w:multiLevelType w:val="hybridMultilevel"/>
    <w:tmpl w:val="04522860"/>
    <w:lvl w:ilvl="0" w:tplc="4614FCDC">
      <w:start w:val="1"/>
      <w:numFmt w:val="lowerLetter"/>
      <w:lvlText w:val="%1)"/>
      <w:lvlJc w:val="left"/>
      <w:pPr>
        <w:ind w:left="1080" w:hanging="360"/>
      </w:pPr>
      <w:rPr>
        <w:rFonts w:cs="Arial" w:hint="default"/>
        <w:b w:val="0"/>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15:restartNumberingAfterBreak="0">
    <w:nsid w:val="20CF621D"/>
    <w:multiLevelType w:val="hybridMultilevel"/>
    <w:tmpl w:val="0EFE9FFA"/>
    <w:lvl w:ilvl="0" w:tplc="CBB6AF18">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5" w15:restartNumberingAfterBreak="0">
    <w:nsid w:val="20F63A9F"/>
    <w:multiLevelType w:val="multilevel"/>
    <w:tmpl w:val="6B1A24C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2149230E"/>
    <w:multiLevelType w:val="multilevel"/>
    <w:tmpl w:val="1334044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7" w15:restartNumberingAfterBreak="0">
    <w:nsid w:val="21C66A3B"/>
    <w:multiLevelType w:val="multilevel"/>
    <w:tmpl w:val="3A2041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8" w15:restartNumberingAfterBreak="0">
    <w:nsid w:val="21CB21D2"/>
    <w:multiLevelType w:val="hybridMultilevel"/>
    <w:tmpl w:val="88E2D5B4"/>
    <w:lvl w:ilvl="0" w:tplc="F6547CAC">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49" w15:restartNumberingAfterBreak="0">
    <w:nsid w:val="21E8688B"/>
    <w:multiLevelType w:val="hybridMultilevel"/>
    <w:tmpl w:val="EB72236C"/>
    <w:lvl w:ilvl="0" w:tplc="3580C5AE">
      <w:start w:val="1"/>
      <w:numFmt w:val="decimal"/>
      <w:lvlText w:val="%1)"/>
      <w:lvlJc w:val="left"/>
      <w:pPr>
        <w:ind w:left="1080" w:hanging="360"/>
      </w:pPr>
      <w:rPr>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0" w15:restartNumberingAfterBreak="0">
    <w:nsid w:val="22136AF7"/>
    <w:multiLevelType w:val="multilevel"/>
    <w:tmpl w:val="A0CA05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1" w15:restartNumberingAfterBreak="0">
    <w:nsid w:val="22206ADD"/>
    <w:multiLevelType w:val="hybridMultilevel"/>
    <w:tmpl w:val="6BBED106"/>
    <w:lvl w:ilvl="0" w:tplc="5DC2390E">
      <w:start w:val="1"/>
      <w:numFmt w:val="decimal"/>
      <w:lvlText w:val="%1)"/>
      <w:lvlJc w:val="left"/>
      <w:pPr>
        <w:ind w:left="1080" w:hanging="360"/>
      </w:pPr>
      <w:rPr>
        <w:rFonts w:ascii="Arial" w:hAnsi="Arial" w:cs="Arial" w:hint="default"/>
        <w:b/>
        <w:bCs w:val="0"/>
        <w:sz w:val="22"/>
        <w:szCs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2" w15:restartNumberingAfterBreak="0">
    <w:nsid w:val="227E73BD"/>
    <w:multiLevelType w:val="multilevel"/>
    <w:tmpl w:val="B7B2B6B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3" w15:restartNumberingAfterBreak="0">
    <w:nsid w:val="22E31F90"/>
    <w:multiLevelType w:val="multilevel"/>
    <w:tmpl w:val="1ADA6C4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4" w15:restartNumberingAfterBreak="0">
    <w:nsid w:val="22EC7827"/>
    <w:multiLevelType w:val="multilevel"/>
    <w:tmpl w:val="612AE95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5" w15:restartNumberingAfterBreak="0">
    <w:nsid w:val="235B204E"/>
    <w:multiLevelType w:val="multilevel"/>
    <w:tmpl w:val="0EA41D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6" w15:restartNumberingAfterBreak="0">
    <w:nsid w:val="239122BA"/>
    <w:multiLevelType w:val="multilevel"/>
    <w:tmpl w:val="EC588F3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7" w15:restartNumberingAfterBreak="0">
    <w:nsid w:val="23BD5476"/>
    <w:multiLevelType w:val="multilevel"/>
    <w:tmpl w:val="DA3CC71E"/>
    <w:lvl w:ilvl="0">
      <w:start w:val="1"/>
      <w:numFmt w:val="decimal"/>
      <w:pStyle w:val="ListNumber5"/>
      <w:lvlText w:val="%1."/>
      <w:lvlJc w:val="left"/>
      <w:pPr>
        <w:tabs>
          <w:tab w:val="num" w:pos="1492"/>
        </w:tabs>
        <w:ind w:left="1492"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58" w15:restartNumberingAfterBreak="0">
    <w:nsid w:val="23D72C2F"/>
    <w:multiLevelType w:val="multilevel"/>
    <w:tmpl w:val="874C0B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9" w15:restartNumberingAfterBreak="0">
    <w:nsid w:val="23D96E17"/>
    <w:multiLevelType w:val="multilevel"/>
    <w:tmpl w:val="7A86FC6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0" w15:restartNumberingAfterBreak="0">
    <w:nsid w:val="240C092E"/>
    <w:multiLevelType w:val="multilevel"/>
    <w:tmpl w:val="C206062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1" w15:restartNumberingAfterBreak="0">
    <w:nsid w:val="24632A53"/>
    <w:multiLevelType w:val="hybridMultilevel"/>
    <w:tmpl w:val="D2F8106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2" w15:restartNumberingAfterBreak="0">
    <w:nsid w:val="248955A5"/>
    <w:multiLevelType w:val="multilevel"/>
    <w:tmpl w:val="B3821274"/>
    <w:lvl w:ilvl="0">
      <w:start w:val="1"/>
      <w:numFmt w:val="decimal"/>
      <w:lvlText w:val="%1."/>
      <w:lvlJc w:val="left"/>
      <w:pPr>
        <w:ind w:left="878" w:hanging="567"/>
      </w:pPr>
      <w:rPr>
        <w:rFonts w:hint="default"/>
        <w:b w:val="0"/>
        <w:bCs w:val="0"/>
        <w:color w:val="auto"/>
        <w:spacing w:val="-1"/>
        <w:sz w:val="18"/>
        <w:szCs w:val="18"/>
      </w:rPr>
    </w:lvl>
    <w:lvl w:ilvl="1">
      <w:start w:val="1"/>
      <w:numFmt w:val="decimal"/>
      <w:lvlText w:val="%2."/>
      <w:lvlJc w:val="left"/>
      <w:pPr>
        <w:ind w:left="1444" w:hanging="567"/>
      </w:pPr>
      <w:rPr>
        <w:rFonts w:hint="default"/>
        <w:b w:val="0"/>
        <w:bCs w:val="0"/>
        <w:sz w:val="20"/>
        <w:szCs w:val="20"/>
      </w:rPr>
    </w:lvl>
    <w:lvl w:ilvl="2">
      <w:start w:val="1"/>
      <w:numFmt w:val="lowerLetter"/>
      <w:lvlText w:val="(%3)"/>
      <w:lvlJc w:val="left"/>
      <w:pPr>
        <w:ind w:left="955" w:hanging="360"/>
      </w:pPr>
      <w:rPr>
        <w:rFonts w:ascii="Arial" w:hAnsi="Arial" w:cs="Arial" w:hint="default"/>
        <w:b w:val="0"/>
        <w:bCs w:val="0"/>
        <w:i w:val="0"/>
        <w:color w:val="auto"/>
        <w:spacing w:val="-1"/>
        <w:sz w:val="20"/>
        <w:szCs w:val="20"/>
      </w:rPr>
    </w:lvl>
    <w:lvl w:ilvl="3">
      <w:numFmt w:val="bullet"/>
      <w:lvlText w:val="•"/>
      <w:lvlJc w:val="left"/>
      <w:pPr>
        <w:ind w:left="2424" w:hanging="569"/>
      </w:pPr>
      <w:rPr>
        <w:rFonts w:hint="default"/>
      </w:rPr>
    </w:lvl>
    <w:lvl w:ilvl="4">
      <w:numFmt w:val="bullet"/>
      <w:lvlText w:val="•"/>
      <w:lvlJc w:val="left"/>
      <w:pPr>
        <w:ind w:left="2828" w:hanging="569"/>
      </w:pPr>
      <w:rPr>
        <w:rFonts w:hint="default"/>
      </w:rPr>
    </w:lvl>
    <w:lvl w:ilvl="5">
      <w:numFmt w:val="bullet"/>
      <w:lvlText w:val="•"/>
      <w:lvlJc w:val="left"/>
      <w:pPr>
        <w:ind w:left="3232" w:hanging="569"/>
      </w:pPr>
      <w:rPr>
        <w:rFonts w:hint="default"/>
      </w:rPr>
    </w:lvl>
    <w:lvl w:ilvl="6">
      <w:numFmt w:val="bullet"/>
      <w:lvlText w:val="•"/>
      <w:lvlJc w:val="left"/>
      <w:pPr>
        <w:ind w:left="3636" w:hanging="569"/>
      </w:pPr>
      <w:rPr>
        <w:rFonts w:hint="default"/>
      </w:rPr>
    </w:lvl>
    <w:lvl w:ilvl="7">
      <w:numFmt w:val="bullet"/>
      <w:lvlText w:val="•"/>
      <w:lvlJc w:val="left"/>
      <w:pPr>
        <w:ind w:left="4040" w:hanging="569"/>
      </w:pPr>
      <w:rPr>
        <w:rFonts w:hint="default"/>
      </w:rPr>
    </w:lvl>
    <w:lvl w:ilvl="8">
      <w:numFmt w:val="bullet"/>
      <w:lvlText w:val="•"/>
      <w:lvlJc w:val="left"/>
      <w:pPr>
        <w:ind w:left="4445" w:hanging="569"/>
      </w:pPr>
      <w:rPr>
        <w:rFonts w:hint="default"/>
      </w:rPr>
    </w:lvl>
  </w:abstractNum>
  <w:abstractNum w:abstractNumId="163" w15:restartNumberingAfterBreak="0">
    <w:nsid w:val="24DA7448"/>
    <w:multiLevelType w:val="multilevel"/>
    <w:tmpl w:val="5B8EE968"/>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4" w15:restartNumberingAfterBreak="0">
    <w:nsid w:val="24E92BF6"/>
    <w:multiLevelType w:val="multilevel"/>
    <w:tmpl w:val="4F84E0E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5" w15:restartNumberingAfterBreak="0">
    <w:nsid w:val="253E7A1D"/>
    <w:multiLevelType w:val="multilevel"/>
    <w:tmpl w:val="0809001F"/>
    <w:styleLink w:val="111111"/>
    <w:lvl w:ilvl="0">
      <w:start w:val="1"/>
      <w:numFmt w:val="decimal"/>
      <w:pStyle w:val="11111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6" w15:restartNumberingAfterBreak="0">
    <w:nsid w:val="25501991"/>
    <w:multiLevelType w:val="multilevel"/>
    <w:tmpl w:val="FA1ED54E"/>
    <w:lvl w:ilvl="0">
      <w:start w:val="1"/>
      <w:numFmt w:val="decimal"/>
      <w:pStyle w:val="ListNumber2"/>
      <w:lvlText w:val="%1."/>
      <w:lvlJc w:val="left"/>
      <w:pPr>
        <w:tabs>
          <w:tab w:val="num" w:pos="643"/>
        </w:tabs>
        <w:ind w:left="643"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67" w15:restartNumberingAfterBreak="0">
    <w:nsid w:val="255852F8"/>
    <w:multiLevelType w:val="hybridMultilevel"/>
    <w:tmpl w:val="5FCECB10"/>
    <w:lvl w:ilvl="0" w:tplc="D438E0AA">
      <w:start w:val="10"/>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8" w15:restartNumberingAfterBreak="0">
    <w:nsid w:val="25795705"/>
    <w:multiLevelType w:val="hybridMultilevel"/>
    <w:tmpl w:val="A96AC472"/>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9" w15:restartNumberingAfterBreak="0">
    <w:nsid w:val="257C49EE"/>
    <w:multiLevelType w:val="multilevel"/>
    <w:tmpl w:val="FA52C55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0" w15:restartNumberingAfterBreak="0">
    <w:nsid w:val="25961223"/>
    <w:multiLevelType w:val="multilevel"/>
    <w:tmpl w:val="D954EB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1" w15:restartNumberingAfterBreak="0">
    <w:nsid w:val="25B42E1C"/>
    <w:multiLevelType w:val="multilevel"/>
    <w:tmpl w:val="6C3A48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2" w15:restartNumberingAfterBreak="0">
    <w:nsid w:val="26250685"/>
    <w:multiLevelType w:val="hybridMultilevel"/>
    <w:tmpl w:val="2BF478BC"/>
    <w:lvl w:ilvl="0" w:tplc="1F0C8070">
      <w:start w:val="1"/>
      <w:numFmt w:val="lowerLetter"/>
      <w:lvlText w:val="%1)"/>
      <w:lvlJc w:val="left"/>
      <w:pPr>
        <w:ind w:left="1800" w:hanging="360"/>
      </w:pPr>
      <w:rPr>
        <w:b w:val="0"/>
        <w:bCs/>
        <w:sz w:val="18"/>
        <w:szCs w:val="1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73" w15:restartNumberingAfterBreak="0">
    <w:nsid w:val="269566D7"/>
    <w:multiLevelType w:val="multilevel"/>
    <w:tmpl w:val="1CB82222"/>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26AE2E02"/>
    <w:multiLevelType w:val="multilevel"/>
    <w:tmpl w:val="75C2334E"/>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5" w15:restartNumberingAfterBreak="0">
    <w:nsid w:val="270C35B6"/>
    <w:multiLevelType w:val="multilevel"/>
    <w:tmpl w:val="77961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6" w15:restartNumberingAfterBreak="0">
    <w:nsid w:val="276802B1"/>
    <w:multiLevelType w:val="multilevel"/>
    <w:tmpl w:val="E43ED23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7" w15:restartNumberingAfterBreak="0">
    <w:nsid w:val="276F02B9"/>
    <w:multiLevelType w:val="multilevel"/>
    <w:tmpl w:val="5F92F1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8" w15:restartNumberingAfterBreak="0">
    <w:nsid w:val="277A2C76"/>
    <w:multiLevelType w:val="multilevel"/>
    <w:tmpl w:val="BB36BF8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9" w15:restartNumberingAfterBreak="0">
    <w:nsid w:val="27813B7E"/>
    <w:multiLevelType w:val="multilevel"/>
    <w:tmpl w:val="2604B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0" w15:restartNumberingAfterBreak="0">
    <w:nsid w:val="2844775E"/>
    <w:multiLevelType w:val="multilevel"/>
    <w:tmpl w:val="3B9E6DD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1" w15:restartNumberingAfterBreak="0">
    <w:nsid w:val="285A303F"/>
    <w:multiLevelType w:val="multilevel"/>
    <w:tmpl w:val="3CCE34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2" w15:restartNumberingAfterBreak="0">
    <w:nsid w:val="293A4B82"/>
    <w:multiLevelType w:val="hybridMultilevel"/>
    <w:tmpl w:val="C1CE7D6C"/>
    <w:lvl w:ilvl="0" w:tplc="2D14CAF4">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3" w15:restartNumberingAfterBreak="0">
    <w:nsid w:val="29711FDD"/>
    <w:multiLevelType w:val="hybridMultilevel"/>
    <w:tmpl w:val="703C304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4" w15:restartNumberingAfterBreak="0">
    <w:nsid w:val="29987961"/>
    <w:multiLevelType w:val="multilevel"/>
    <w:tmpl w:val="C766392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5" w15:restartNumberingAfterBreak="0">
    <w:nsid w:val="2A0420CC"/>
    <w:multiLevelType w:val="multilevel"/>
    <w:tmpl w:val="F3746F9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6" w15:restartNumberingAfterBreak="0">
    <w:nsid w:val="2A1A7120"/>
    <w:multiLevelType w:val="multilevel"/>
    <w:tmpl w:val="5B8C69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7" w15:restartNumberingAfterBreak="0">
    <w:nsid w:val="2A426431"/>
    <w:multiLevelType w:val="multilevel"/>
    <w:tmpl w:val="1628500C"/>
    <w:lvl w:ilvl="0">
      <w:start w:val="1"/>
      <w:numFmt w:val="decimal"/>
      <w:lvlText w:val="%1."/>
      <w:lvlJc w:val="left"/>
      <w:pPr>
        <w:ind w:left="72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8" w15:restartNumberingAfterBreak="0">
    <w:nsid w:val="2AE846ED"/>
    <w:multiLevelType w:val="multilevel"/>
    <w:tmpl w:val="5BFAE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B465A5D"/>
    <w:multiLevelType w:val="multilevel"/>
    <w:tmpl w:val="EDF08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B533C6F"/>
    <w:multiLevelType w:val="hybridMultilevel"/>
    <w:tmpl w:val="50C6257E"/>
    <w:lvl w:ilvl="0" w:tplc="A2005FFE">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91" w15:restartNumberingAfterBreak="0">
    <w:nsid w:val="2BB50CE0"/>
    <w:multiLevelType w:val="multilevel"/>
    <w:tmpl w:val="1FDECF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2" w15:restartNumberingAfterBreak="0">
    <w:nsid w:val="2BE7678B"/>
    <w:multiLevelType w:val="multilevel"/>
    <w:tmpl w:val="356E3A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3" w15:restartNumberingAfterBreak="0">
    <w:nsid w:val="2C160028"/>
    <w:multiLevelType w:val="multilevel"/>
    <w:tmpl w:val="5A8883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4" w15:restartNumberingAfterBreak="0">
    <w:nsid w:val="2C207647"/>
    <w:multiLevelType w:val="multilevel"/>
    <w:tmpl w:val="A4FCBFD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5" w15:restartNumberingAfterBreak="0">
    <w:nsid w:val="2C4870F7"/>
    <w:multiLevelType w:val="hybridMultilevel"/>
    <w:tmpl w:val="B3400B9E"/>
    <w:lvl w:ilvl="0" w:tplc="FFBEE30A">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6" w15:restartNumberingAfterBreak="0">
    <w:nsid w:val="2C672663"/>
    <w:multiLevelType w:val="hybridMultilevel"/>
    <w:tmpl w:val="C6D0923C"/>
    <w:lvl w:ilvl="0" w:tplc="6DB64960">
      <w:start w:val="11"/>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7" w15:restartNumberingAfterBreak="0">
    <w:nsid w:val="2CB13AD7"/>
    <w:multiLevelType w:val="multilevel"/>
    <w:tmpl w:val="1A905A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8" w15:restartNumberingAfterBreak="0">
    <w:nsid w:val="2CBC67F7"/>
    <w:multiLevelType w:val="multilevel"/>
    <w:tmpl w:val="CE90F312"/>
    <w:lvl w:ilvl="0">
      <w:start w:val="1"/>
      <w:numFmt w:val="upperLetter"/>
      <w:lvlText w:val="%1."/>
      <w:lvlJc w:val="left"/>
      <w:pPr>
        <w:ind w:left="643" w:hanging="360"/>
      </w:pPr>
      <w:rPr>
        <w:b w:val="0"/>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9" w15:restartNumberingAfterBreak="0">
    <w:nsid w:val="2CE7576D"/>
    <w:multiLevelType w:val="multilevel"/>
    <w:tmpl w:val="69205802"/>
    <w:lvl w:ilvl="0">
      <w:start w:val="1"/>
      <w:numFmt w:val="bullet"/>
      <w:lvlText w:val=""/>
      <w:lvlJc w:val="left"/>
      <w:pPr>
        <w:ind w:left="1174" w:hanging="360"/>
      </w:pPr>
      <w:rPr>
        <w:rFonts w:ascii="Symbol" w:hAnsi="Symbol" w:hint="default"/>
      </w:rPr>
    </w:lvl>
    <w:lvl w:ilvl="1">
      <w:start w:val="1"/>
      <w:numFmt w:val="bullet"/>
      <w:lvlText w:val="o"/>
      <w:lvlJc w:val="left"/>
      <w:pPr>
        <w:ind w:left="1894" w:hanging="360"/>
      </w:pPr>
      <w:rPr>
        <w:rFonts w:ascii="Courier New" w:hAnsi="Courier New" w:cs="Courier New" w:hint="default"/>
      </w:rPr>
    </w:lvl>
    <w:lvl w:ilvl="2">
      <w:start w:val="1"/>
      <w:numFmt w:val="bullet"/>
      <w:lvlText w:val=""/>
      <w:lvlJc w:val="left"/>
      <w:pPr>
        <w:ind w:left="2614" w:hanging="360"/>
      </w:pPr>
      <w:rPr>
        <w:rFonts w:ascii="Wingdings" w:hAnsi="Wingdings" w:hint="default"/>
      </w:rPr>
    </w:lvl>
    <w:lvl w:ilvl="3">
      <w:start w:val="1"/>
      <w:numFmt w:val="bullet"/>
      <w:lvlText w:val=""/>
      <w:lvlJc w:val="left"/>
      <w:pPr>
        <w:ind w:left="3334" w:hanging="360"/>
      </w:pPr>
      <w:rPr>
        <w:rFonts w:ascii="Symbol" w:hAnsi="Symbol" w:hint="default"/>
      </w:rPr>
    </w:lvl>
    <w:lvl w:ilvl="4">
      <w:start w:val="1"/>
      <w:numFmt w:val="bullet"/>
      <w:lvlText w:val="o"/>
      <w:lvlJc w:val="left"/>
      <w:pPr>
        <w:ind w:left="4054" w:hanging="360"/>
      </w:pPr>
      <w:rPr>
        <w:rFonts w:ascii="Courier New" w:hAnsi="Courier New" w:cs="Courier New" w:hint="default"/>
      </w:rPr>
    </w:lvl>
    <w:lvl w:ilvl="5">
      <w:start w:val="1"/>
      <w:numFmt w:val="bullet"/>
      <w:lvlText w:val=""/>
      <w:lvlJc w:val="left"/>
      <w:pPr>
        <w:ind w:left="4774" w:hanging="360"/>
      </w:pPr>
      <w:rPr>
        <w:rFonts w:ascii="Wingdings" w:hAnsi="Wingdings" w:hint="default"/>
      </w:rPr>
    </w:lvl>
    <w:lvl w:ilvl="6">
      <w:start w:val="1"/>
      <w:numFmt w:val="bullet"/>
      <w:lvlText w:val=""/>
      <w:lvlJc w:val="left"/>
      <w:pPr>
        <w:ind w:left="5494" w:hanging="360"/>
      </w:pPr>
      <w:rPr>
        <w:rFonts w:ascii="Symbol" w:hAnsi="Symbol" w:hint="default"/>
      </w:rPr>
    </w:lvl>
    <w:lvl w:ilvl="7">
      <w:start w:val="1"/>
      <w:numFmt w:val="bullet"/>
      <w:lvlText w:val="o"/>
      <w:lvlJc w:val="left"/>
      <w:pPr>
        <w:ind w:left="6214" w:hanging="360"/>
      </w:pPr>
      <w:rPr>
        <w:rFonts w:ascii="Courier New" w:hAnsi="Courier New" w:cs="Courier New" w:hint="default"/>
      </w:rPr>
    </w:lvl>
    <w:lvl w:ilvl="8">
      <w:start w:val="1"/>
      <w:numFmt w:val="bullet"/>
      <w:lvlText w:val=""/>
      <w:lvlJc w:val="left"/>
      <w:pPr>
        <w:ind w:left="6934" w:hanging="360"/>
      </w:pPr>
      <w:rPr>
        <w:rFonts w:ascii="Wingdings" w:hAnsi="Wingdings" w:hint="default"/>
      </w:rPr>
    </w:lvl>
  </w:abstractNum>
  <w:abstractNum w:abstractNumId="200" w15:restartNumberingAfterBreak="0">
    <w:nsid w:val="2CE87033"/>
    <w:multiLevelType w:val="multilevel"/>
    <w:tmpl w:val="65C0D86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1" w15:restartNumberingAfterBreak="0">
    <w:nsid w:val="2DDE6B22"/>
    <w:multiLevelType w:val="multilevel"/>
    <w:tmpl w:val="A10A9BA4"/>
    <w:styleLink w:val="BorderedListBullet"/>
    <w:lvl w:ilvl="0">
      <w:start w:val="1"/>
      <w:numFmt w:val="bullet"/>
      <w:pStyle w:val="BorderedListBullet0"/>
      <w:lvlText w:val="•"/>
      <w:lvlJc w:val="left"/>
      <w:pPr>
        <w:ind w:left="737" w:hanging="453"/>
      </w:pPr>
      <w:rPr>
        <w:rFonts w:ascii="Arial" w:hAnsi="Arial" w:hint="default"/>
      </w:rPr>
    </w:lvl>
    <w:lvl w:ilvl="1">
      <w:start w:val="1"/>
      <w:numFmt w:val="none"/>
      <w:lvlText w:val="%2"/>
      <w:lvlJc w:val="left"/>
      <w:pPr>
        <w:ind w:left="737" w:hanging="453"/>
      </w:pPr>
      <w:rPr>
        <w:rFonts w:hint="default"/>
      </w:rPr>
    </w:lvl>
    <w:lvl w:ilvl="2">
      <w:start w:val="1"/>
      <w:numFmt w:val="none"/>
      <w:lvlText w:val="%3"/>
      <w:lvlJc w:val="left"/>
      <w:pPr>
        <w:ind w:left="737" w:hanging="453"/>
      </w:pPr>
      <w:rPr>
        <w:rFonts w:hint="default"/>
      </w:rPr>
    </w:lvl>
    <w:lvl w:ilvl="3">
      <w:start w:val="1"/>
      <w:numFmt w:val="none"/>
      <w:lvlText w:val=""/>
      <w:lvlJc w:val="left"/>
      <w:pPr>
        <w:ind w:left="737" w:hanging="453"/>
      </w:pPr>
      <w:rPr>
        <w:rFonts w:hint="default"/>
      </w:rPr>
    </w:lvl>
    <w:lvl w:ilvl="4">
      <w:start w:val="1"/>
      <w:numFmt w:val="none"/>
      <w:lvlText w:val=""/>
      <w:lvlJc w:val="left"/>
      <w:pPr>
        <w:ind w:left="737" w:hanging="453"/>
      </w:pPr>
      <w:rPr>
        <w:rFonts w:hint="default"/>
      </w:rPr>
    </w:lvl>
    <w:lvl w:ilvl="5">
      <w:start w:val="1"/>
      <w:numFmt w:val="none"/>
      <w:lvlText w:val=""/>
      <w:lvlJc w:val="left"/>
      <w:pPr>
        <w:ind w:left="737" w:hanging="453"/>
      </w:pPr>
      <w:rPr>
        <w:rFonts w:hint="default"/>
      </w:rPr>
    </w:lvl>
    <w:lvl w:ilvl="6">
      <w:start w:val="1"/>
      <w:numFmt w:val="none"/>
      <w:lvlText w:val=""/>
      <w:lvlJc w:val="left"/>
      <w:pPr>
        <w:ind w:left="737" w:hanging="453"/>
      </w:pPr>
      <w:rPr>
        <w:rFonts w:hint="default"/>
      </w:rPr>
    </w:lvl>
    <w:lvl w:ilvl="7">
      <w:start w:val="1"/>
      <w:numFmt w:val="none"/>
      <w:lvlText w:val=""/>
      <w:lvlJc w:val="left"/>
      <w:pPr>
        <w:ind w:left="737" w:hanging="453"/>
      </w:pPr>
      <w:rPr>
        <w:rFonts w:hint="default"/>
      </w:rPr>
    </w:lvl>
    <w:lvl w:ilvl="8">
      <w:start w:val="1"/>
      <w:numFmt w:val="none"/>
      <w:lvlText w:val=""/>
      <w:lvlJc w:val="left"/>
      <w:pPr>
        <w:ind w:left="737" w:hanging="453"/>
      </w:pPr>
      <w:rPr>
        <w:rFonts w:hint="default"/>
      </w:rPr>
    </w:lvl>
  </w:abstractNum>
  <w:abstractNum w:abstractNumId="202" w15:restartNumberingAfterBreak="0">
    <w:nsid w:val="2E0A673A"/>
    <w:multiLevelType w:val="multilevel"/>
    <w:tmpl w:val="E5D6FB8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3" w15:restartNumberingAfterBreak="0">
    <w:nsid w:val="2E204820"/>
    <w:multiLevelType w:val="multilevel"/>
    <w:tmpl w:val="938E4AF0"/>
    <w:lvl w:ilvl="0">
      <w:start w:val="18"/>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4" w15:restartNumberingAfterBreak="0">
    <w:nsid w:val="2E536178"/>
    <w:multiLevelType w:val="hybridMultilevel"/>
    <w:tmpl w:val="6E0ADF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2E5478FA"/>
    <w:multiLevelType w:val="hybridMultilevel"/>
    <w:tmpl w:val="E1424330"/>
    <w:lvl w:ilvl="0" w:tplc="0AD86C2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6" w15:restartNumberingAfterBreak="0">
    <w:nsid w:val="2E6D4C7E"/>
    <w:multiLevelType w:val="hybridMultilevel"/>
    <w:tmpl w:val="02688C00"/>
    <w:lvl w:ilvl="0" w:tplc="08090017">
      <w:start w:val="1"/>
      <w:numFmt w:val="lowerLetter"/>
      <w:lvlText w:val="%1)"/>
      <w:lvlJc w:val="left"/>
      <w:pPr>
        <w:ind w:left="360" w:hanging="360"/>
      </w:pPr>
    </w:lvl>
    <w:lvl w:ilvl="1" w:tplc="86D6583A">
      <w:start w:val="1"/>
      <w:numFmt w:val="lowerLetter"/>
      <w:lvlText w:val="(%2)"/>
      <w:lvlJc w:val="left"/>
      <w:pPr>
        <w:ind w:left="1080" w:hanging="360"/>
      </w:pPr>
      <w:rPr>
        <w:rFonts w:eastAsia="Calibri" w:hint="default"/>
        <w:b w:val="0"/>
        <w:color w:val="auto"/>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7" w15:restartNumberingAfterBreak="0">
    <w:nsid w:val="2EA65085"/>
    <w:multiLevelType w:val="hybridMultilevel"/>
    <w:tmpl w:val="83BC3CD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8" w15:restartNumberingAfterBreak="0">
    <w:nsid w:val="2FB617D1"/>
    <w:multiLevelType w:val="multilevel"/>
    <w:tmpl w:val="AE88066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9" w15:restartNumberingAfterBreak="0">
    <w:nsid w:val="300B550E"/>
    <w:multiLevelType w:val="multilevel"/>
    <w:tmpl w:val="A6DA65C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0" w15:restartNumberingAfterBreak="0">
    <w:nsid w:val="3054452D"/>
    <w:multiLevelType w:val="multilevel"/>
    <w:tmpl w:val="38DCA7A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1" w15:restartNumberingAfterBreak="0">
    <w:nsid w:val="30903A08"/>
    <w:multiLevelType w:val="multilevel"/>
    <w:tmpl w:val="2A6238C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2" w15:restartNumberingAfterBreak="0">
    <w:nsid w:val="30B95F99"/>
    <w:multiLevelType w:val="multilevel"/>
    <w:tmpl w:val="62B07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3" w15:restartNumberingAfterBreak="0">
    <w:nsid w:val="3191425F"/>
    <w:multiLevelType w:val="multilevel"/>
    <w:tmpl w:val="EFD6659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4" w15:restartNumberingAfterBreak="0">
    <w:nsid w:val="31A8406F"/>
    <w:multiLevelType w:val="multilevel"/>
    <w:tmpl w:val="347CC97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5" w15:restartNumberingAfterBreak="0">
    <w:nsid w:val="32047B17"/>
    <w:multiLevelType w:val="multilevel"/>
    <w:tmpl w:val="EC32C1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6" w15:restartNumberingAfterBreak="0">
    <w:nsid w:val="320768DF"/>
    <w:multiLevelType w:val="multilevel"/>
    <w:tmpl w:val="F43E75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7" w15:restartNumberingAfterBreak="0">
    <w:nsid w:val="325C3F63"/>
    <w:multiLevelType w:val="hybridMultilevel"/>
    <w:tmpl w:val="6742CAAE"/>
    <w:lvl w:ilvl="0" w:tplc="04090017">
      <w:start w:val="1"/>
      <w:numFmt w:val="lowerLetter"/>
      <w:lvlText w:val="%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8" w15:restartNumberingAfterBreak="0">
    <w:nsid w:val="32634135"/>
    <w:multiLevelType w:val="hybridMultilevel"/>
    <w:tmpl w:val="4A306702"/>
    <w:lvl w:ilvl="0" w:tplc="85269CC0">
      <w:start w:val="1"/>
      <w:numFmt w:val="decimal"/>
      <w:lvlText w:val="(%1)"/>
      <w:lvlJc w:val="left"/>
      <w:pPr>
        <w:ind w:left="3060" w:hanging="360"/>
      </w:pPr>
      <w:rPr>
        <w:rFonts w:ascii="Arial" w:eastAsia="Calibri" w:hAnsi="Arial" w:cs="Aria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219" w15:restartNumberingAfterBreak="0">
    <w:nsid w:val="32837938"/>
    <w:multiLevelType w:val="multilevel"/>
    <w:tmpl w:val="371A3E3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0" w15:restartNumberingAfterBreak="0">
    <w:nsid w:val="329256B4"/>
    <w:multiLevelType w:val="multilevel"/>
    <w:tmpl w:val="E0AA537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1" w15:restartNumberingAfterBreak="0">
    <w:nsid w:val="33EB6D23"/>
    <w:multiLevelType w:val="multilevel"/>
    <w:tmpl w:val="40846B8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2" w15:restartNumberingAfterBreak="0">
    <w:nsid w:val="34224779"/>
    <w:multiLevelType w:val="multilevel"/>
    <w:tmpl w:val="4AD8A1F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3" w15:restartNumberingAfterBreak="0">
    <w:nsid w:val="343B7C9B"/>
    <w:multiLevelType w:val="multilevel"/>
    <w:tmpl w:val="1F30E7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4" w15:restartNumberingAfterBreak="0">
    <w:nsid w:val="345E42A3"/>
    <w:multiLevelType w:val="multilevel"/>
    <w:tmpl w:val="4C7CBAE4"/>
    <w:lvl w:ilvl="0">
      <w:start w:val="1"/>
      <w:numFmt w:val="lowerLetter"/>
      <w:lvlText w:val="(%1)"/>
      <w:lvlJc w:val="left"/>
      <w:pPr>
        <w:ind w:left="720" w:hanging="360"/>
      </w:pPr>
      <w:rPr>
        <w:rFonts w:hint="default"/>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5" w15:restartNumberingAfterBreak="0">
    <w:nsid w:val="35152831"/>
    <w:multiLevelType w:val="hybridMultilevel"/>
    <w:tmpl w:val="3836E176"/>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6" w15:restartNumberingAfterBreak="0">
    <w:nsid w:val="353E3E94"/>
    <w:multiLevelType w:val="multilevel"/>
    <w:tmpl w:val="078CEB1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strike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7" w15:restartNumberingAfterBreak="0">
    <w:nsid w:val="356E69A7"/>
    <w:multiLevelType w:val="multilevel"/>
    <w:tmpl w:val="F83E0A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8" w15:restartNumberingAfterBreak="0">
    <w:nsid w:val="357D3899"/>
    <w:multiLevelType w:val="hybridMultilevel"/>
    <w:tmpl w:val="D5EE96E0"/>
    <w:lvl w:ilvl="0" w:tplc="FFFFFFFF">
      <w:start w:val="1"/>
      <w:numFmt w:val="upperLetter"/>
      <w:lvlText w:val="%1."/>
      <w:lvlJc w:val="left"/>
      <w:pPr>
        <w:ind w:left="360" w:hanging="360"/>
      </w:pPr>
      <w:rPr>
        <w:rFonts w:hint="default"/>
        <w:b/>
        <w:bCs/>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9" w15:restartNumberingAfterBreak="0">
    <w:nsid w:val="35960978"/>
    <w:multiLevelType w:val="multilevel"/>
    <w:tmpl w:val="F0FED75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0" w15:restartNumberingAfterBreak="0">
    <w:nsid w:val="3643697D"/>
    <w:multiLevelType w:val="multilevel"/>
    <w:tmpl w:val="762AB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1" w15:restartNumberingAfterBreak="0">
    <w:nsid w:val="364D5DD8"/>
    <w:multiLevelType w:val="multilevel"/>
    <w:tmpl w:val="E14CBE8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2" w15:restartNumberingAfterBreak="0">
    <w:nsid w:val="369F247F"/>
    <w:multiLevelType w:val="multilevel"/>
    <w:tmpl w:val="8E34FBA6"/>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3" w15:restartNumberingAfterBreak="0">
    <w:nsid w:val="36B21242"/>
    <w:multiLevelType w:val="multilevel"/>
    <w:tmpl w:val="41E2CEE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4" w15:restartNumberingAfterBreak="0">
    <w:nsid w:val="36C73F60"/>
    <w:multiLevelType w:val="multilevel"/>
    <w:tmpl w:val="2B384B78"/>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5" w15:restartNumberingAfterBreak="0">
    <w:nsid w:val="37533216"/>
    <w:multiLevelType w:val="multilevel"/>
    <w:tmpl w:val="4ED82F94"/>
    <w:lvl w:ilvl="0">
      <w:start w:val="1"/>
      <w:numFmt w:val="lowerRoman"/>
      <w:lvlText w:val="%1."/>
      <w:lvlJc w:val="left"/>
      <w:pPr>
        <w:ind w:left="1077" w:hanging="360"/>
      </w:pPr>
      <w:rPr>
        <w:rFonts w:hint="default"/>
      </w:r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236" w15:restartNumberingAfterBreak="0">
    <w:nsid w:val="37C2558B"/>
    <w:multiLevelType w:val="multilevel"/>
    <w:tmpl w:val="D8B8836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7" w15:restartNumberingAfterBreak="0">
    <w:nsid w:val="38625205"/>
    <w:multiLevelType w:val="multilevel"/>
    <w:tmpl w:val="7E805B0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8" w15:restartNumberingAfterBreak="0">
    <w:nsid w:val="386C4424"/>
    <w:multiLevelType w:val="multilevel"/>
    <w:tmpl w:val="967A48E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9" w15:restartNumberingAfterBreak="0">
    <w:nsid w:val="39675881"/>
    <w:multiLevelType w:val="multilevel"/>
    <w:tmpl w:val="29F280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0" w15:restartNumberingAfterBreak="0">
    <w:nsid w:val="398264CA"/>
    <w:multiLevelType w:val="multilevel"/>
    <w:tmpl w:val="A5FC25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1" w15:restartNumberingAfterBreak="0">
    <w:nsid w:val="398429CF"/>
    <w:multiLevelType w:val="multilevel"/>
    <w:tmpl w:val="3D86A3F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2" w15:restartNumberingAfterBreak="0">
    <w:nsid w:val="39CB587D"/>
    <w:multiLevelType w:val="multilevel"/>
    <w:tmpl w:val="0C5A38A6"/>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3" w15:restartNumberingAfterBreak="0">
    <w:nsid w:val="3B381BE9"/>
    <w:multiLevelType w:val="multilevel"/>
    <w:tmpl w:val="CB0882C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4" w15:restartNumberingAfterBreak="0">
    <w:nsid w:val="3B520B02"/>
    <w:multiLevelType w:val="hybridMultilevel"/>
    <w:tmpl w:val="DEAE32A4"/>
    <w:lvl w:ilvl="0" w:tplc="FFFFFFFF">
      <w:start w:val="1"/>
      <w:numFmt w:val="decimal"/>
      <w:lvlText w:val="%1)"/>
      <w:lvlJc w:val="lef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5" w15:restartNumberingAfterBreak="0">
    <w:nsid w:val="3BCA7E63"/>
    <w:multiLevelType w:val="hybridMultilevel"/>
    <w:tmpl w:val="4F96839E"/>
    <w:lvl w:ilvl="0" w:tplc="E994863C">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6" w15:restartNumberingAfterBreak="0">
    <w:nsid w:val="3BCF335D"/>
    <w:multiLevelType w:val="multilevel"/>
    <w:tmpl w:val="5388FE8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7" w15:restartNumberingAfterBreak="0">
    <w:nsid w:val="3BEB717B"/>
    <w:multiLevelType w:val="multilevel"/>
    <w:tmpl w:val="9F4463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8" w15:restartNumberingAfterBreak="0">
    <w:nsid w:val="3C3E5B95"/>
    <w:multiLevelType w:val="multilevel"/>
    <w:tmpl w:val="375C3F52"/>
    <w:lvl w:ilvl="0">
      <w:start w:val="1"/>
      <w:numFmt w:val="decimal"/>
      <w:pStyle w:val="ListNumber4"/>
      <w:lvlText w:val="%1."/>
      <w:lvlJc w:val="left"/>
      <w:pPr>
        <w:tabs>
          <w:tab w:val="num" w:pos="1209"/>
        </w:tabs>
        <w:ind w:left="1209"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49" w15:restartNumberingAfterBreak="0">
    <w:nsid w:val="3C775013"/>
    <w:multiLevelType w:val="multilevel"/>
    <w:tmpl w:val="0809001D"/>
    <w:styleLink w:val="1ai"/>
    <w:lvl w:ilvl="0">
      <w:start w:val="1"/>
      <w:numFmt w:val="decimal"/>
      <w:pStyle w:val="1ai"/>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0" w15:restartNumberingAfterBreak="0">
    <w:nsid w:val="3C9A1502"/>
    <w:multiLevelType w:val="multilevel"/>
    <w:tmpl w:val="3AC86006"/>
    <w:lvl w:ilvl="0">
      <w:start w:val="1"/>
      <w:numFmt w:val="decimal"/>
      <w:lvlText w:val="%1."/>
      <w:lvlJc w:val="left"/>
      <w:pPr>
        <w:ind w:left="720" w:hanging="360"/>
      </w:pPr>
    </w:lvl>
    <w:lvl w:ilvl="1">
      <w:start w:val="1"/>
      <w:numFmt w:val="lowerLetter"/>
      <w:lvlText w:val="(%2)"/>
      <w:lvlJc w:val="left"/>
      <w:pPr>
        <w:ind w:left="1440" w:hanging="36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1" w15:restartNumberingAfterBreak="0">
    <w:nsid w:val="3CA07E89"/>
    <w:multiLevelType w:val="multilevel"/>
    <w:tmpl w:val="2294079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2" w15:restartNumberingAfterBreak="0">
    <w:nsid w:val="3CC47467"/>
    <w:multiLevelType w:val="multilevel"/>
    <w:tmpl w:val="B3AECD3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3" w15:restartNumberingAfterBreak="0">
    <w:nsid w:val="3CD7355F"/>
    <w:multiLevelType w:val="hybridMultilevel"/>
    <w:tmpl w:val="B72821EC"/>
    <w:lvl w:ilvl="0" w:tplc="82C4FF7A">
      <w:start w:val="1"/>
      <w:numFmt w:val="decimal"/>
      <w:lvlText w:val="(%1)"/>
      <w:lvlJc w:val="left"/>
      <w:pPr>
        <w:ind w:left="360" w:hanging="360"/>
      </w:pPr>
      <w:rPr>
        <w:rFonts w:ascii="Arial" w:hAnsi="Arial" w:cs="Arial" w:hint="default"/>
        <w:b/>
        <w:sz w:val="19"/>
        <w:szCs w:val="19"/>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3D273440"/>
    <w:multiLevelType w:val="multilevel"/>
    <w:tmpl w:val="6B2007B6"/>
    <w:lvl w:ilvl="0">
      <w:start w:val="1"/>
      <w:numFmt w:val="lowerLetter"/>
      <w:lvlText w:val="(%1)"/>
      <w:lvlJc w:val="left"/>
      <w:pPr>
        <w:ind w:left="1627" w:hanging="360"/>
      </w:pPr>
      <w:rPr>
        <w:rFonts w:hint="default"/>
      </w:rPr>
    </w:lvl>
    <w:lvl w:ilvl="1">
      <w:start w:val="1"/>
      <w:numFmt w:val="lowerLetter"/>
      <w:lvlText w:val="%2."/>
      <w:lvlJc w:val="left"/>
      <w:pPr>
        <w:ind w:left="2347" w:hanging="360"/>
      </w:pPr>
    </w:lvl>
    <w:lvl w:ilvl="2">
      <w:start w:val="1"/>
      <w:numFmt w:val="lowerRoman"/>
      <w:lvlText w:val="%3."/>
      <w:lvlJc w:val="right"/>
      <w:pPr>
        <w:ind w:left="3067" w:hanging="180"/>
      </w:pPr>
    </w:lvl>
    <w:lvl w:ilvl="3">
      <w:start w:val="1"/>
      <w:numFmt w:val="decimal"/>
      <w:lvlText w:val="%4."/>
      <w:lvlJc w:val="left"/>
      <w:pPr>
        <w:ind w:left="3787" w:hanging="360"/>
      </w:pPr>
    </w:lvl>
    <w:lvl w:ilvl="4">
      <w:start w:val="1"/>
      <w:numFmt w:val="lowerLetter"/>
      <w:lvlText w:val="%5."/>
      <w:lvlJc w:val="left"/>
      <w:pPr>
        <w:ind w:left="4507" w:hanging="360"/>
      </w:pPr>
    </w:lvl>
    <w:lvl w:ilvl="5">
      <w:start w:val="1"/>
      <w:numFmt w:val="lowerRoman"/>
      <w:lvlText w:val="%6."/>
      <w:lvlJc w:val="right"/>
      <w:pPr>
        <w:ind w:left="5227" w:hanging="180"/>
      </w:pPr>
    </w:lvl>
    <w:lvl w:ilvl="6">
      <w:start w:val="1"/>
      <w:numFmt w:val="decimal"/>
      <w:lvlText w:val="%7."/>
      <w:lvlJc w:val="left"/>
      <w:pPr>
        <w:ind w:left="5947" w:hanging="360"/>
      </w:pPr>
    </w:lvl>
    <w:lvl w:ilvl="7">
      <w:start w:val="1"/>
      <w:numFmt w:val="lowerLetter"/>
      <w:lvlText w:val="%8."/>
      <w:lvlJc w:val="left"/>
      <w:pPr>
        <w:ind w:left="6667" w:hanging="360"/>
      </w:pPr>
    </w:lvl>
    <w:lvl w:ilvl="8">
      <w:start w:val="1"/>
      <w:numFmt w:val="lowerRoman"/>
      <w:lvlText w:val="%9."/>
      <w:lvlJc w:val="right"/>
      <w:pPr>
        <w:ind w:left="7387" w:hanging="180"/>
      </w:pPr>
    </w:lvl>
  </w:abstractNum>
  <w:abstractNum w:abstractNumId="255" w15:restartNumberingAfterBreak="0">
    <w:nsid w:val="3D2F7D2C"/>
    <w:multiLevelType w:val="hybridMultilevel"/>
    <w:tmpl w:val="0ACEF4EE"/>
    <w:lvl w:ilvl="0" w:tplc="08090011">
      <w:start w:val="1"/>
      <w:numFmt w:val="decimal"/>
      <w:lvlText w:val="%1)"/>
      <w:lvlJc w:val="left"/>
      <w:pPr>
        <w:ind w:left="1134" w:hanging="360"/>
      </w:pPr>
    </w:lvl>
    <w:lvl w:ilvl="1" w:tplc="EFFC3042">
      <w:start w:val="1"/>
      <w:numFmt w:val="decimal"/>
      <w:lvlText w:val="%2)"/>
      <w:lvlJc w:val="left"/>
      <w:pPr>
        <w:ind w:left="1854" w:hanging="360"/>
      </w:pPr>
      <w:rPr>
        <w:sz w:val="18"/>
        <w:szCs w:val="18"/>
      </w:rPr>
    </w:lvl>
    <w:lvl w:ilvl="2" w:tplc="0809001B" w:tentative="1">
      <w:start w:val="1"/>
      <w:numFmt w:val="lowerRoman"/>
      <w:lvlText w:val="%3."/>
      <w:lvlJc w:val="right"/>
      <w:pPr>
        <w:ind w:left="2574" w:hanging="180"/>
      </w:pPr>
    </w:lvl>
    <w:lvl w:ilvl="3" w:tplc="0809000F" w:tentative="1">
      <w:start w:val="1"/>
      <w:numFmt w:val="decimal"/>
      <w:lvlText w:val="%4."/>
      <w:lvlJc w:val="left"/>
      <w:pPr>
        <w:ind w:left="3294" w:hanging="360"/>
      </w:pPr>
    </w:lvl>
    <w:lvl w:ilvl="4" w:tplc="08090019" w:tentative="1">
      <w:start w:val="1"/>
      <w:numFmt w:val="lowerLetter"/>
      <w:lvlText w:val="%5."/>
      <w:lvlJc w:val="left"/>
      <w:pPr>
        <w:ind w:left="4014" w:hanging="360"/>
      </w:pPr>
    </w:lvl>
    <w:lvl w:ilvl="5" w:tplc="0809001B" w:tentative="1">
      <w:start w:val="1"/>
      <w:numFmt w:val="lowerRoman"/>
      <w:lvlText w:val="%6."/>
      <w:lvlJc w:val="right"/>
      <w:pPr>
        <w:ind w:left="4734" w:hanging="180"/>
      </w:pPr>
    </w:lvl>
    <w:lvl w:ilvl="6" w:tplc="0809000F" w:tentative="1">
      <w:start w:val="1"/>
      <w:numFmt w:val="decimal"/>
      <w:lvlText w:val="%7."/>
      <w:lvlJc w:val="left"/>
      <w:pPr>
        <w:ind w:left="5454" w:hanging="360"/>
      </w:pPr>
    </w:lvl>
    <w:lvl w:ilvl="7" w:tplc="08090019" w:tentative="1">
      <w:start w:val="1"/>
      <w:numFmt w:val="lowerLetter"/>
      <w:lvlText w:val="%8."/>
      <w:lvlJc w:val="left"/>
      <w:pPr>
        <w:ind w:left="6174" w:hanging="360"/>
      </w:pPr>
    </w:lvl>
    <w:lvl w:ilvl="8" w:tplc="0809001B" w:tentative="1">
      <w:start w:val="1"/>
      <w:numFmt w:val="lowerRoman"/>
      <w:lvlText w:val="%9."/>
      <w:lvlJc w:val="right"/>
      <w:pPr>
        <w:ind w:left="6894" w:hanging="180"/>
      </w:pPr>
    </w:lvl>
  </w:abstractNum>
  <w:abstractNum w:abstractNumId="256" w15:restartNumberingAfterBreak="0">
    <w:nsid w:val="3D3E3636"/>
    <w:multiLevelType w:val="hybridMultilevel"/>
    <w:tmpl w:val="E138BF9C"/>
    <w:lvl w:ilvl="0" w:tplc="4CAA6CAA">
      <w:start w:val="1"/>
      <w:numFmt w:val="lowerLetter"/>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57" w15:restartNumberingAfterBreak="0">
    <w:nsid w:val="3D564398"/>
    <w:multiLevelType w:val="multilevel"/>
    <w:tmpl w:val="E03CF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3D6C1ADB"/>
    <w:multiLevelType w:val="multilevel"/>
    <w:tmpl w:val="E42C20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9" w15:restartNumberingAfterBreak="0">
    <w:nsid w:val="3D7D2562"/>
    <w:multiLevelType w:val="multilevel"/>
    <w:tmpl w:val="9806CA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0" w15:restartNumberingAfterBreak="0">
    <w:nsid w:val="3DC20F2A"/>
    <w:multiLevelType w:val="multilevel"/>
    <w:tmpl w:val="C21C337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1" w15:restartNumberingAfterBreak="0">
    <w:nsid w:val="3DE8258D"/>
    <w:multiLevelType w:val="multilevel"/>
    <w:tmpl w:val="72802EC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2" w15:restartNumberingAfterBreak="0">
    <w:nsid w:val="3EC67AEB"/>
    <w:multiLevelType w:val="multilevel"/>
    <w:tmpl w:val="999A45F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3" w15:restartNumberingAfterBreak="0">
    <w:nsid w:val="3F3478CF"/>
    <w:multiLevelType w:val="multilevel"/>
    <w:tmpl w:val="D0ACFDF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4" w15:restartNumberingAfterBreak="0">
    <w:nsid w:val="3F573DAD"/>
    <w:multiLevelType w:val="hybridMultilevel"/>
    <w:tmpl w:val="B3848096"/>
    <w:lvl w:ilvl="0" w:tplc="AD1A58F4">
      <w:start w:val="9"/>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0" w:hanging="360"/>
      </w:pPr>
    </w:lvl>
    <w:lvl w:ilvl="2" w:tplc="0809001B" w:tentative="1">
      <w:start w:val="1"/>
      <w:numFmt w:val="lowerRoman"/>
      <w:lvlText w:val="%3."/>
      <w:lvlJc w:val="right"/>
      <w:pPr>
        <w:ind w:left="720" w:hanging="180"/>
      </w:pPr>
    </w:lvl>
    <w:lvl w:ilvl="3" w:tplc="0809000F" w:tentative="1">
      <w:start w:val="1"/>
      <w:numFmt w:val="decimal"/>
      <w:lvlText w:val="%4."/>
      <w:lvlJc w:val="left"/>
      <w:pPr>
        <w:ind w:left="1440" w:hanging="360"/>
      </w:pPr>
    </w:lvl>
    <w:lvl w:ilvl="4" w:tplc="08090019" w:tentative="1">
      <w:start w:val="1"/>
      <w:numFmt w:val="lowerLetter"/>
      <w:lvlText w:val="%5."/>
      <w:lvlJc w:val="left"/>
      <w:pPr>
        <w:ind w:left="2160" w:hanging="360"/>
      </w:pPr>
    </w:lvl>
    <w:lvl w:ilvl="5" w:tplc="0809001B" w:tentative="1">
      <w:start w:val="1"/>
      <w:numFmt w:val="lowerRoman"/>
      <w:lvlText w:val="%6."/>
      <w:lvlJc w:val="right"/>
      <w:pPr>
        <w:ind w:left="2880" w:hanging="180"/>
      </w:pPr>
    </w:lvl>
    <w:lvl w:ilvl="6" w:tplc="0809000F" w:tentative="1">
      <w:start w:val="1"/>
      <w:numFmt w:val="decimal"/>
      <w:lvlText w:val="%7."/>
      <w:lvlJc w:val="left"/>
      <w:pPr>
        <w:ind w:left="3600" w:hanging="360"/>
      </w:pPr>
    </w:lvl>
    <w:lvl w:ilvl="7" w:tplc="08090019" w:tentative="1">
      <w:start w:val="1"/>
      <w:numFmt w:val="lowerLetter"/>
      <w:lvlText w:val="%8."/>
      <w:lvlJc w:val="left"/>
      <w:pPr>
        <w:ind w:left="4320" w:hanging="360"/>
      </w:pPr>
    </w:lvl>
    <w:lvl w:ilvl="8" w:tplc="0809001B" w:tentative="1">
      <w:start w:val="1"/>
      <w:numFmt w:val="lowerRoman"/>
      <w:lvlText w:val="%9."/>
      <w:lvlJc w:val="right"/>
      <w:pPr>
        <w:ind w:left="5040" w:hanging="180"/>
      </w:pPr>
    </w:lvl>
  </w:abstractNum>
  <w:abstractNum w:abstractNumId="265" w15:restartNumberingAfterBreak="0">
    <w:nsid w:val="3FC53678"/>
    <w:multiLevelType w:val="multilevel"/>
    <w:tmpl w:val="9DD6B47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lowerRoman"/>
      <w:lvlText w:val="%7)"/>
      <w:lvlJc w:val="left"/>
      <w:pPr>
        <w:ind w:left="720" w:hanging="360"/>
      </w:pPr>
      <w:rPr>
        <w:rFonts w:hint="default"/>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6" w15:restartNumberingAfterBreak="0">
    <w:nsid w:val="40467737"/>
    <w:multiLevelType w:val="hybridMultilevel"/>
    <w:tmpl w:val="480A364A"/>
    <w:lvl w:ilvl="0" w:tplc="0226D670">
      <w:start w:val="1"/>
      <w:numFmt w:val="lowerLetter"/>
      <w:lvlText w:val="%1)"/>
      <w:lvlJc w:val="left"/>
      <w:pPr>
        <w:ind w:left="360" w:hanging="360"/>
      </w:pPr>
      <w:rPr>
        <w:b w:val="0"/>
        <w:bCs w:val="0"/>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7" w15:restartNumberingAfterBreak="0">
    <w:nsid w:val="40A37FCD"/>
    <w:multiLevelType w:val="multilevel"/>
    <w:tmpl w:val="648CBA98"/>
    <w:lvl w:ilvl="0">
      <w:start w:val="1"/>
      <w:numFmt w:val="lowerRoman"/>
      <w:lvlText w:val="%1."/>
      <w:lvlJc w:val="left"/>
      <w:pPr>
        <w:ind w:left="615" w:hanging="360"/>
      </w:pPr>
      <w:rPr>
        <w:rFonts w:hint="default"/>
      </w:rPr>
    </w:lvl>
    <w:lvl w:ilvl="1">
      <w:start w:val="1"/>
      <w:numFmt w:val="lowerLetter"/>
      <w:lvlText w:val="%2."/>
      <w:lvlJc w:val="left"/>
      <w:pPr>
        <w:ind w:left="1335" w:hanging="360"/>
      </w:pPr>
    </w:lvl>
    <w:lvl w:ilvl="2">
      <w:start w:val="1"/>
      <w:numFmt w:val="lowerRoman"/>
      <w:lvlText w:val="%3."/>
      <w:lvlJc w:val="right"/>
      <w:pPr>
        <w:ind w:left="2055" w:hanging="180"/>
      </w:pPr>
    </w:lvl>
    <w:lvl w:ilvl="3">
      <w:start w:val="1"/>
      <w:numFmt w:val="decimal"/>
      <w:lvlText w:val="%4."/>
      <w:lvlJc w:val="left"/>
      <w:pPr>
        <w:ind w:left="2775" w:hanging="360"/>
      </w:pPr>
    </w:lvl>
    <w:lvl w:ilvl="4">
      <w:start w:val="1"/>
      <w:numFmt w:val="lowerLetter"/>
      <w:lvlText w:val="%5."/>
      <w:lvlJc w:val="left"/>
      <w:pPr>
        <w:ind w:left="3495" w:hanging="360"/>
      </w:pPr>
    </w:lvl>
    <w:lvl w:ilvl="5">
      <w:start w:val="1"/>
      <w:numFmt w:val="lowerRoman"/>
      <w:lvlText w:val="%6."/>
      <w:lvlJc w:val="right"/>
      <w:pPr>
        <w:ind w:left="4215" w:hanging="180"/>
      </w:pPr>
    </w:lvl>
    <w:lvl w:ilvl="6">
      <w:start w:val="1"/>
      <w:numFmt w:val="decimal"/>
      <w:lvlText w:val="%7."/>
      <w:lvlJc w:val="left"/>
      <w:pPr>
        <w:ind w:left="4935" w:hanging="360"/>
      </w:pPr>
    </w:lvl>
    <w:lvl w:ilvl="7">
      <w:start w:val="1"/>
      <w:numFmt w:val="lowerLetter"/>
      <w:lvlText w:val="%8."/>
      <w:lvlJc w:val="left"/>
      <w:pPr>
        <w:ind w:left="5655" w:hanging="360"/>
      </w:pPr>
    </w:lvl>
    <w:lvl w:ilvl="8">
      <w:start w:val="1"/>
      <w:numFmt w:val="lowerRoman"/>
      <w:lvlText w:val="%9."/>
      <w:lvlJc w:val="right"/>
      <w:pPr>
        <w:ind w:left="6375" w:hanging="180"/>
      </w:pPr>
    </w:lvl>
  </w:abstractNum>
  <w:abstractNum w:abstractNumId="268" w15:restartNumberingAfterBreak="0">
    <w:nsid w:val="40AC47D7"/>
    <w:multiLevelType w:val="multilevel"/>
    <w:tmpl w:val="9EDCED1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9" w15:restartNumberingAfterBreak="0">
    <w:nsid w:val="411919DE"/>
    <w:multiLevelType w:val="hybridMultilevel"/>
    <w:tmpl w:val="2392D920"/>
    <w:lvl w:ilvl="0" w:tplc="51D82F20">
      <w:start w:val="1"/>
      <w:numFmt w:val="lowerLetter"/>
      <w:lvlText w:val="%1)"/>
      <w:lvlJc w:val="left"/>
      <w:pPr>
        <w:ind w:left="360" w:hanging="360"/>
      </w:pPr>
      <w:rPr>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0" w15:restartNumberingAfterBreak="0">
    <w:nsid w:val="418A1843"/>
    <w:multiLevelType w:val="multilevel"/>
    <w:tmpl w:val="D9FE7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1" w15:restartNumberingAfterBreak="0">
    <w:nsid w:val="41A804FA"/>
    <w:multiLevelType w:val="hybridMultilevel"/>
    <w:tmpl w:val="22300CCE"/>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2" w15:restartNumberingAfterBreak="0">
    <w:nsid w:val="41C903EA"/>
    <w:multiLevelType w:val="multilevel"/>
    <w:tmpl w:val="9D1471C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3" w15:restartNumberingAfterBreak="0">
    <w:nsid w:val="41F471D1"/>
    <w:multiLevelType w:val="multilevel"/>
    <w:tmpl w:val="724C2974"/>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4" w15:restartNumberingAfterBreak="0">
    <w:nsid w:val="42130C90"/>
    <w:multiLevelType w:val="multilevel"/>
    <w:tmpl w:val="5B9AA8C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5" w15:restartNumberingAfterBreak="0">
    <w:nsid w:val="422671C0"/>
    <w:multiLevelType w:val="hybridMultilevel"/>
    <w:tmpl w:val="136A0F2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6" w15:restartNumberingAfterBreak="0">
    <w:nsid w:val="424A4FDF"/>
    <w:multiLevelType w:val="multilevel"/>
    <w:tmpl w:val="B8761CC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7" w15:restartNumberingAfterBreak="0">
    <w:nsid w:val="425A404F"/>
    <w:multiLevelType w:val="multilevel"/>
    <w:tmpl w:val="B686DC4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8" w15:restartNumberingAfterBreak="0">
    <w:nsid w:val="425D1944"/>
    <w:multiLevelType w:val="multilevel"/>
    <w:tmpl w:val="199E4912"/>
    <w:lvl w:ilvl="0">
      <w:start w:val="1"/>
      <w:numFmt w:val="bullet"/>
      <w:pStyle w:val="ListBullet5"/>
      <w:lvlText w:val=""/>
      <w:lvlJc w:val="left"/>
      <w:pPr>
        <w:tabs>
          <w:tab w:val="num" w:pos="1492"/>
        </w:tabs>
        <w:ind w:left="1492"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79" w15:restartNumberingAfterBreak="0">
    <w:nsid w:val="42BC61D3"/>
    <w:multiLevelType w:val="multilevel"/>
    <w:tmpl w:val="474807F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0" w15:restartNumberingAfterBreak="0">
    <w:nsid w:val="42D808F0"/>
    <w:multiLevelType w:val="multilevel"/>
    <w:tmpl w:val="14AC84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1" w15:restartNumberingAfterBreak="0">
    <w:nsid w:val="430D0969"/>
    <w:multiLevelType w:val="multilevel"/>
    <w:tmpl w:val="4A88A7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2" w15:restartNumberingAfterBreak="0">
    <w:nsid w:val="431D7E3A"/>
    <w:multiLevelType w:val="multilevel"/>
    <w:tmpl w:val="9C968C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3" w15:restartNumberingAfterBreak="0">
    <w:nsid w:val="4340254F"/>
    <w:multiLevelType w:val="multilevel"/>
    <w:tmpl w:val="2182C3EE"/>
    <w:lvl w:ilvl="0">
      <w:start w:val="18"/>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4" w15:restartNumberingAfterBreak="0">
    <w:nsid w:val="436F34AA"/>
    <w:multiLevelType w:val="multilevel"/>
    <w:tmpl w:val="500C4EC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5" w15:restartNumberingAfterBreak="0">
    <w:nsid w:val="43902C4D"/>
    <w:multiLevelType w:val="multilevel"/>
    <w:tmpl w:val="7D42E5F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6" w15:restartNumberingAfterBreak="0">
    <w:nsid w:val="439D225C"/>
    <w:multiLevelType w:val="multilevel"/>
    <w:tmpl w:val="DC0C69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7" w15:restartNumberingAfterBreak="0">
    <w:nsid w:val="43CF209C"/>
    <w:multiLevelType w:val="multilevel"/>
    <w:tmpl w:val="9208D1DE"/>
    <w:styleLink w:val="BorderedList"/>
    <w:lvl w:ilvl="0">
      <w:start w:val="1"/>
      <w:numFmt w:val="decimal"/>
      <w:pStyle w:val="BorderedListNumber"/>
      <w:lvlText w:val="%1."/>
      <w:lvlJc w:val="left"/>
      <w:pPr>
        <w:ind w:left="737" w:hanging="453"/>
      </w:pPr>
      <w:rPr>
        <w:rFonts w:hint="default"/>
      </w:rPr>
    </w:lvl>
    <w:lvl w:ilvl="1">
      <w:start w:val="1"/>
      <w:numFmt w:val="none"/>
      <w:lvlText w:val=""/>
      <w:lvlJc w:val="left"/>
      <w:pPr>
        <w:ind w:left="454" w:hanging="454"/>
      </w:pPr>
      <w:rPr>
        <w:rFonts w:hint="default"/>
      </w:rPr>
    </w:lvl>
    <w:lvl w:ilvl="2">
      <w:start w:val="1"/>
      <w:numFmt w:val="none"/>
      <w:lvlText w:val=""/>
      <w:lvlJc w:val="left"/>
      <w:pPr>
        <w:ind w:left="454" w:hanging="454"/>
      </w:pPr>
      <w:rPr>
        <w:rFonts w:hint="default"/>
      </w:rPr>
    </w:lvl>
    <w:lvl w:ilvl="3">
      <w:start w:val="1"/>
      <w:numFmt w:val="none"/>
      <w:lvlText w:val=""/>
      <w:lvlJc w:val="left"/>
      <w:pPr>
        <w:ind w:left="454" w:hanging="454"/>
      </w:pPr>
      <w:rPr>
        <w:rFonts w:hint="default"/>
      </w:rPr>
    </w:lvl>
    <w:lvl w:ilvl="4">
      <w:start w:val="1"/>
      <w:numFmt w:val="none"/>
      <w:lvlText w:val=""/>
      <w:lvlJc w:val="left"/>
      <w:pPr>
        <w:ind w:left="454" w:hanging="454"/>
      </w:pPr>
      <w:rPr>
        <w:rFonts w:hint="default"/>
      </w:rPr>
    </w:lvl>
    <w:lvl w:ilvl="5">
      <w:start w:val="1"/>
      <w:numFmt w:val="none"/>
      <w:lvlText w:val=""/>
      <w:lvlJc w:val="left"/>
      <w:pPr>
        <w:ind w:left="454" w:hanging="454"/>
      </w:pPr>
      <w:rPr>
        <w:rFonts w:hint="default"/>
      </w:rPr>
    </w:lvl>
    <w:lvl w:ilvl="6">
      <w:start w:val="1"/>
      <w:numFmt w:val="none"/>
      <w:lvlText w:val=""/>
      <w:lvlJc w:val="left"/>
      <w:pPr>
        <w:ind w:left="454" w:hanging="454"/>
      </w:pPr>
      <w:rPr>
        <w:rFonts w:hint="default"/>
      </w:rPr>
    </w:lvl>
    <w:lvl w:ilvl="7">
      <w:start w:val="1"/>
      <w:numFmt w:val="none"/>
      <w:lvlText w:val=""/>
      <w:lvlJc w:val="left"/>
      <w:pPr>
        <w:ind w:left="454" w:hanging="454"/>
      </w:pPr>
      <w:rPr>
        <w:rFonts w:hint="default"/>
      </w:rPr>
    </w:lvl>
    <w:lvl w:ilvl="8">
      <w:start w:val="1"/>
      <w:numFmt w:val="none"/>
      <w:lvlText w:val=""/>
      <w:lvlJc w:val="left"/>
      <w:pPr>
        <w:ind w:left="454" w:hanging="454"/>
      </w:pPr>
      <w:rPr>
        <w:rFonts w:hint="default"/>
      </w:rPr>
    </w:lvl>
  </w:abstractNum>
  <w:abstractNum w:abstractNumId="288" w15:restartNumberingAfterBreak="0">
    <w:nsid w:val="43F96476"/>
    <w:multiLevelType w:val="multilevel"/>
    <w:tmpl w:val="7F0EA2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9" w15:restartNumberingAfterBreak="0">
    <w:nsid w:val="445077E1"/>
    <w:multiLevelType w:val="multilevel"/>
    <w:tmpl w:val="881C42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0" w15:restartNumberingAfterBreak="0">
    <w:nsid w:val="4484339A"/>
    <w:multiLevelType w:val="hybridMultilevel"/>
    <w:tmpl w:val="E668AE9A"/>
    <w:lvl w:ilvl="0" w:tplc="A122FDBA">
      <w:start w:val="10"/>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291" w15:restartNumberingAfterBreak="0">
    <w:nsid w:val="448E4E1F"/>
    <w:multiLevelType w:val="multilevel"/>
    <w:tmpl w:val="98E4DD30"/>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292" w15:restartNumberingAfterBreak="0">
    <w:nsid w:val="44C9071A"/>
    <w:multiLevelType w:val="multilevel"/>
    <w:tmpl w:val="2A9CEB74"/>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3" w15:restartNumberingAfterBreak="0">
    <w:nsid w:val="44ED6ABB"/>
    <w:multiLevelType w:val="multilevel"/>
    <w:tmpl w:val="B1626B4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4" w15:restartNumberingAfterBreak="0">
    <w:nsid w:val="4546424D"/>
    <w:multiLevelType w:val="multilevel"/>
    <w:tmpl w:val="9B0E01A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5" w15:restartNumberingAfterBreak="0">
    <w:nsid w:val="456572BD"/>
    <w:multiLevelType w:val="multilevel"/>
    <w:tmpl w:val="36A4997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6" w15:restartNumberingAfterBreak="0">
    <w:nsid w:val="458D7B0E"/>
    <w:multiLevelType w:val="multilevel"/>
    <w:tmpl w:val="3612CE3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7" w15:restartNumberingAfterBreak="0">
    <w:nsid w:val="4591130E"/>
    <w:multiLevelType w:val="multilevel"/>
    <w:tmpl w:val="52EC8DA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8" w15:restartNumberingAfterBreak="0">
    <w:nsid w:val="45A87138"/>
    <w:multiLevelType w:val="multilevel"/>
    <w:tmpl w:val="833AEAF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9" w15:restartNumberingAfterBreak="0">
    <w:nsid w:val="45AF1EA3"/>
    <w:multiLevelType w:val="hybridMultilevel"/>
    <w:tmpl w:val="D272004C"/>
    <w:lvl w:ilvl="0" w:tplc="FA0436DA">
      <w:start w:val="1"/>
      <w:numFmt w:val="upperLetter"/>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0" w15:restartNumberingAfterBreak="0">
    <w:nsid w:val="45B85A63"/>
    <w:multiLevelType w:val="multilevel"/>
    <w:tmpl w:val="9CA6178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1" w15:restartNumberingAfterBreak="0">
    <w:nsid w:val="460313D3"/>
    <w:multiLevelType w:val="multilevel"/>
    <w:tmpl w:val="63F414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2" w15:restartNumberingAfterBreak="0">
    <w:nsid w:val="46270053"/>
    <w:multiLevelType w:val="multilevel"/>
    <w:tmpl w:val="1EC8372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strike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3" w15:restartNumberingAfterBreak="0">
    <w:nsid w:val="462F457D"/>
    <w:multiLevelType w:val="hybridMultilevel"/>
    <w:tmpl w:val="9EB861DA"/>
    <w:lvl w:ilvl="0" w:tplc="FFFFFFFF">
      <w:start w:val="1"/>
      <w:numFmt w:val="lowerLetter"/>
      <w:lvlText w:val="%1)"/>
      <w:lvlJc w:val="left"/>
      <w:pPr>
        <w:ind w:left="360" w:hanging="360"/>
      </w:pPr>
      <w:rPr>
        <w:b w:val="0"/>
        <w:bCs w:val="0"/>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4" w15:restartNumberingAfterBreak="0">
    <w:nsid w:val="464B6C31"/>
    <w:multiLevelType w:val="hybridMultilevel"/>
    <w:tmpl w:val="AA9A6C1E"/>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05" w15:restartNumberingAfterBreak="0">
    <w:nsid w:val="467531A8"/>
    <w:multiLevelType w:val="multilevel"/>
    <w:tmpl w:val="7A20A6E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6" w15:restartNumberingAfterBreak="0">
    <w:nsid w:val="467E0EB7"/>
    <w:multiLevelType w:val="multilevel"/>
    <w:tmpl w:val="5F06EAC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7" w15:restartNumberingAfterBreak="0">
    <w:nsid w:val="46D17809"/>
    <w:multiLevelType w:val="hybridMultilevel"/>
    <w:tmpl w:val="B6D6CBC8"/>
    <w:lvl w:ilvl="0" w:tplc="3BCC7D0A">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8" w15:restartNumberingAfterBreak="0">
    <w:nsid w:val="46D64149"/>
    <w:multiLevelType w:val="multilevel"/>
    <w:tmpl w:val="7EEC89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9" w15:restartNumberingAfterBreak="0">
    <w:nsid w:val="47303FEA"/>
    <w:multiLevelType w:val="multilevel"/>
    <w:tmpl w:val="5BAE9D8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0" w15:restartNumberingAfterBreak="0">
    <w:nsid w:val="479E2B86"/>
    <w:multiLevelType w:val="multilevel"/>
    <w:tmpl w:val="E44011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1" w15:restartNumberingAfterBreak="0">
    <w:nsid w:val="47A72642"/>
    <w:multiLevelType w:val="multilevel"/>
    <w:tmpl w:val="CA00F9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2" w15:restartNumberingAfterBreak="0">
    <w:nsid w:val="48094124"/>
    <w:multiLevelType w:val="multilevel"/>
    <w:tmpl w:val="8A8ECBC4"/>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3" w15:restartNumberingAfterBreak="0">
    <w:nsid w:val="482B669B"/>
    <w:multiLevelType w:val="hybridMultilevel"/>
    <w:tmpl w:val="DC4015EC"/>
    <w:lvl w:ilvl="0" w:tplc="FFFFFFFF">
      <w:start w:val="1"/>
      <w:numFmt w:val="lowerRoman"/>
      <w:lvlText w:val="%1)"/>
      <w:lvlJc w:val="left"/>
      <w:pPr>
        <w:ind w:left="1130" w:hanging="360"/>
      </w:pPr>
      <w:rPr>
        <w:rFonts w:hint="default"/>
      </w:rPr>
    </w:lvl>
    <w:lvl w:ilvl="1" w:tplc="FFFFFFFF" w:tentative="1">
      <w:start w:val="1"/>
      <w:numFmt w:val="lowerLetter"/>
      <w:lvlText w:val="%2."/>
      <w:lvlJc w:val="left"/>
      <w:pPr>
        <w:ind w:left="1850" w:hanging="360"/>
      </w:pPr>
    </w:lvl>
    <w:lvl w:ilvl="2" w:tplc="FFFFFFFF" w:tentative="1">
      <w:start w:val="1"/>
      <w:numFmt w:val="lowerRoman"/>
      <w:lvlText w:val="%3."/>
      <w:lvlJc w:val="right"/>
      <w:pPr>
        <w:ind w:left="2570" w:hanging="180"/>
      </w:pPr>
    </w:lvl>
    <w:lvl w:ilvl="3" w:tplc="FFFFFFFF" w:tentative="1">
      <w:start w:val="1"/>
      <w:numFmt w:val="decimal"/>
      <w:lvlText w:val="%4."/>
      <w:lvlJc w:val="left"/>
      <w:pPr>
        <w:ind w:left="3290" w:hanging="360"/>
      </w:pPr>
    </w:lvl>
    <w:lvl w:ilvl="4" w:tplc="FFFFFFFF" w:tentative="1">
      <w:start w:val="1"/>
      <w:numFmt w:val="lowerLetter"/>
      <w:lvlText w:val="%5."/>
      <w:lvlJc w:val="left"/>
      <w:pPr>
        <w:ind w:left="4010" w:hanging="360"/>
      </w:pPr>
    </w:lvl>
    <w:lvl w:ilvl="5" w:tplc="FFFFFFFF" w:tentative="1">
      <w:start w:val="1"/>
      <w:numFmt w:val="lowerRoman"/>
      <w:lvlText w:val="%6."/>
      <w:lvlJc w:val="right"/>
      <w:pPr>
        <w:ind w:left="4730" w:hanging="180"/>
      </w:pPr>
    </w:lvl>
    <w:lvl w:ilvl="6" w:tplc="FFFFFFFF" w:tentative="1">
      <w:start w:val="1"/>
      <w:numFmt w:val="decimal"/>
      <w:lvlText w:val="%7."/>
      <w:lvlJc w:val="left"/>
      <w:pPr>
        <w:ind w:left="5450" w:hanging="360"/>
      </w:pPr>
    </w:lvl>
    <w:lvl w:ilvl="7" w:tplc="FFFFFFFF" w:tentative="1">
      <w:start w:val="1"/>
      <w:numFmt w:val="lowerLetter"/>
      <w:lvlText w:val="%8."/>
      <w:lvlJc w:val="left"/>
      <w:pPr>
        <w:ind w:left="6170" w:hanging="360"/>
      </w:pPr>
    </w:lvl>
    <w:lvl w:ilvl="8" w:tplc="FFFFFFFF" w:tentative="1">
      <w:start w:val="1"/>
      <w:numFmt w:val="lowerRoman"/>
      <w:lvlText w:val="%9."/>
      <w:lvlJc w:val="right"/>
      <w:pPr>
        <w:ind w:left="6890" w:hanging="180"/>
      </w:pPr>
    </w:lvl>
  </w:abstractNum>
  <w:abstractNum w:abstractNumId="314" w15:restartNumberingAfterBreak="0">
    <w:nsid w:val="4894263E"/>
    <w:multiLevelType w:val="multilevel"/>
    <w:tmpl w:val="C87CC850"/>
    <w:styleLink w:val="ListNumber"/>
    <w:lvl w:ilvl="0">
      <w:start w:val="1"/>
      <w:numFmt w:val="decimal"/>
      <w:pStyle w:val="ListNumber0"/>
      <w:lvlText w:val="%1."/>
      <w:lvlJc w:val="left"/>
      <w:pPr>
        <w:ind w:left="454" w:hanging="454"/>
      </w:pPr>
      <w:rPr>
        <w:rFonts w:hint="default"/>
      </w:rPr>
    </w:lvl>
    <w:lvl w:ilvl="1">
      <w:start w:val="1"/>
      <w:numFmt w:val="decimal"/>
      <w:lvlText w:val="%1.%2"/>
      <w:lvlJc w:val="left"/>
      <w:pPr>
        <w:ind w:left="907" w:hanging="453"/>
      </w:pPr>
      <w:rPr>
        <w:rFonts w:hint="default"/>
      </w:rPr>
    </w:lvl>
    <w:lvl w:ilvl="2">
      <w:start w:val="1"/>
      <w:numFmt w:val="lowerLetter"/>
      <w:lvlText w:val="%3."/>
      <w:lvlJc w:val="left"/>
      <w:pPr>
        <w:ind w:left="907" w:hanging="453"/>
      </w:pPr>
      <w:rPr>
        <w:rFonts w:hint="default"/>
      </w:rPr>
    </w:lvl>
    <w:lvl w:ilvl="3">
      <w:start w:val="1"/>
      <w:numFmt w:val="lowerRoman"/>
      <w:lvlText w:val="%4."/>
      <w:lvlJc w:val="left"/>
      <w:pPr>
        <w:ind w:left="907" w:hanging="453"/>
      </w:pPr>
      <w:rPr>
        <w:rFonts w:hint="default"/>
      </w:rPr>
    </w:lvl>
    <w:lvl w:ilvl="4">
      <w:start w:val="1"/>
      <w:numFmt w:val="none"/>
      <w:lvlText w:val="%5"/>
      <w:lvlJc w:val="left"/>
      <w:pPr>
        <w:ind w:left="907" w:hanging="453"/>
      </w:pPr>
      <w:rPr>
        <w:rFonts w:hint="default"/>
      </w:rPr>
    </w:lvl>
    <w:lvl w:ilvl="5">
      <w:start w:val="1"/>
      <w:numFmt w:val="none"/>
      <w:lvlText w:val="%6"/>
      <w:lvlJc w:val="right"/>
      <w:pPr>
        <w:ind w:left="907" w:hanging="453"/>
      </w:pPr>
      <w:rPr>
        <w:rFonts w:hint="default"/>
      </w:rPr>
    </w:lvl>
    <w:lvl w:ilvl="6">
      <w:start w:val="1"/>
      <w:numFmt w:val="none"/>
      <w:lvlText w:val="%7"/>
      <w:lvlJc w:val="left"/>
      <w:pPr>
        <w:ind w:left="907" w:hanging="453"/>
      </w:pPr>
      <w:rPr>
        <w:rFonts w:hint="default"/>
      </w:rPr>
    </w:lvl>
    <w:lvl w:ilvl="7">
      <w:start w:val="1"/>
      <w:numFmt w:val="none"/>
      <w:lvlText w:val="%8"/>
      <w:lvlJc w:val="left"/>
      <w:pPr>
        <w:ind w:left="907" w:hanging="453"/>
      </w:pPr>
      <w:rPr>
        <w:rFonts w:hint="default"/>
      </w:rPr>
    </w:lvl>
    <w:lvl w:ilvl="8">
      <w:start w:val="1"/>
      <w:numFmt w:val="none"/>
      <w:lvlText w:val="%9"/>
      <w:lvlJc w:val="right"/>
      <w:pPr>
        <w:ind w:left="907" w:hanging="453"/>
      </w:pPr>
      <w:rPr>
        <w:rFonts w:hint="default"/>
      </w:rPr>
    </w:lvl>
  </w:abstractNum>
  <w:abstractNum w:abstractNumId="315" w15:restartNumberingAfterBreak="0">
    <w:nsid w:val="48A07071"/>
    <w:multiLevelType w:val="multilevel"/>
    <w:tmpl w:val="F5DA5420"/>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6" w15:restartNumberingAfterBreak="0">
    <w:nsid w:val="48AD67CE"/>
    <w:multiLevelType w:val="multilevel"/>
    <w:tmpl w:val="08029C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7" w15:restartNumberingAfterBreak="0">
    <w:nsid w:val="48CF6DA7"/>
    <w:multiLevelType w:val="hybridMultilevel"/>
    <w:tmpl w:val="B3183B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49A504CD"/>
    <w:multiLevelType w:val="multilevel"/>
    <w:tmpl w:val="97BEC27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9" w15:restartNumberingAfterBreak="0">
    <w:nsid w:val="4A074009"/>
    <w:multiLevelType w:val="multilevel"/>
    <w:tmpl w:val="CA6C2E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0" w15:restartNumberingAfterBreak="0">
    <w:nsid w:val="4A35191A"/>
    <w:multiLevelType w:val="hybridMultilevel"/>
    <w:tmpl w:val="470AA15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1" w15:restartNumberingAfterBreak="0">
    <w:nsid w:val="4A723524"/>
    <w:multiLevelType w:val="multilevel"/>
    <w:tmpl w:val="D4160B52"/>
    <w:lvl w:ilvl="0">
      <w:start w:val="1"/>
      <w:numFmt w:val="decimal"/>
      <w:lvlText w:val="%1."/>
      <w:lvlJc w:val="left"/>
      <w:pPr>
        <w:ind w:left="2340" w:hanging="360"/>
      </w:pPr>
      <w:rPr>
        <w:b w:val="0"/>
        <w:bCs/>
      </w:r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322" w15:restartNumberingAfterBreak="0">
    <w:nsid w:val="4A8228E1"/>
    <w:multiLevelType w:val="multilevel"/>
    <w:tmpl w:val="18583F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3" w15:restartNumberingAfterBreak="0">
    <w:nsid w:val="4A863168"/>
    <w:multiLevelType w:val="multilevel"/>
    <w:tmpl w:val="5A9EC5E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4" w15:restartNumberingAfterBreak="0">
    <w:nsid w:val="4ABA154F"/>
    <w:multiLevelType w:val="multilevel"/>
    <w:tmpl w:val="749E5920"/>
    <w:lvl w:ilvl="0">
      <w:start w:val="1"/>
      <w:numFmt w:val="lowerLetter"/>
      <w:lvlText w:val="(%1)"/>
      <w:lvlJc w:val="left"/>
      <w:pPr>
        <w:ind w:left="720" w:hanging="360"/>
      </w:pPr>
      <w:rPr>
        <w:rFonts w:hint="default"/>
      </w:rPr>
    </w:lvl>
    <w:lvl w:ilvl="1">
      <w:start w:val="1"/>
      <w:numFmt w:val="lowerLetter"/>
      <w:lvlText w:val="(%2)"/>
      <w:lvlJc w:val="left"/>
      <w:pPr>
        <w:ind w:left="1627"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5" w15:restartNumberingAfterBreak="0">
    <w:nsid w:val="4B4A1E29"/>
    <w:multiLevelType w:val="multilevel"/>
    <w:tmpl w:val="9098BFE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6" w15:restartNumberingAfterBreak="0">
    <w:nsid w:val="4BA25AC7"/>
    <w:multiLevelType w:val="multilevel"/>
    <w:tmpl w:val="AB6A89B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Roman"/>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7" w15:restartNumberingAfterBreak="0">
    <w:nsid w:val="4BDC717C"/>
    <w:multiLevelType w:val="multilevel"/>
    <w:tmpl w:val="DAD0DD50"/>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8" w15:restartNumberingAfterBreak="0">
    <w:nsid w:val="4BFD689A"/>
    <w:multiLevelType w:val="multilevel"/>
    <w:tmpl w:val="34A035D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9" w15:restartNumberingAfterBreak="0">
    <w:nsid w:val="4C080242"/>
    <w:multiLevelType w:val="multilevel"/>
    <w:tmpl w:val="8208098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0" w15:restartNumberingAfterBreak="0">
    <w:nsid w:val="4C0F136D"/>
    <w:multiLevelType w:val="multilevel"/>
    <w:tmpl w:val="FE2EC7D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1" w15:restartNumberingAfterBreak="0">
    <w:nsid w:val="4C702A00"/>
    <w:multiLevelType w:val="multilevel"/>
    <w:tmpl w:val="D780D872"/>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Letter"/>
      <w:lvlText w:val="%3)"/>
      <w:lvlJc w:val="left"/>
      <w:pPr>
        <w:ind w:left="2700" w:hanging="720"/>
      </w:pPr>
      <w:rPr>
        <w:rFonts w:hint="default"/>
        <w:b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2" w15:restartNumberingAfterBreak="0">
    <w:nsid w:val="4C7903BA"/>
    <w:multiLevelType w:val="multilevel"/>
    <w:tmpl w:val="4A96D52C"/>
    <w:lvl w:ilvl="0">
      <w:start w:val="1"/>
      <w:numFmt w:val="bullet"/>
      <w:pStyle w:val="ListBullet2"/>
      <w:lvlText w:val=""/>
      <w:lvlJc w:val="left"/>
      <w:pPr>
        <w:tabs>
          <w:tab w:val="num" w:pos="643"/>
        </w:tabs>
        <w:ind w:left="643"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33" w15:restartNumberingAfterBreak="0">
    <w:nsid w:val="4C966AD2"/>
    <w:multiLevelType w:val="hybridMultilevel"/>
    <w:tmpl w:val="FA448870"/>
    <w:lvl w:ilvl="0" w:tplc="CB82BF1E">
      <w:start w:val="1"/>
      <w:numFmt w:val="decimal"/>
      <w:lvlText w:val="%1)"/>
      <w:lvlJc w:val="left"/>
      <w:pPr>
        <w:ind w:left="1080" w:hanging="360"/>
      </w:pPr>
      <w:rPr>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4" w15:restartNumberingAfterBreak="0">
    <w:nsid w:val="4CF46BB6"/>
    <w:multiLevelType w:val="multilevel"/>
    <w:tmpl w:val="D77A0C7A"/>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b w:val="0"/>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5" w15:restartNumberingAfterBreak="0">
    <w:nsid w:val="4CFC1979"/>
    <w:multiLevelType w:val="multilevel"/>
    <w:tmpl w:val="DB76EE9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6" w15:restartNumberingAfterBreak="0">
    <w:nsid w:val="4D074F8F"/>
    <w:multiLevelType w:val="multilevel"/>
    <w:tmpl w:val="BF161E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7" w15:restartNumberingAfterBreak="0">
    <w:nsid w:val="4D2136DB"/>
    <w:multiLevelType w:val="multilevel"/>
    <w:tmpl w:val="66EA8F88"/>
    <w:styleLink w:val="ListBody"/>
    <w:lvl w:ilvl="0">
      <w:start w:val="1"/>
      <w:numFmt w:val="bullet"/>
      <w:pStyle w:val="BodyBullet"/>
      <w:lvlText w:val="•"/>
      <w:lvlJc w:val="left"/>
      <w:pPr>
        <w:tabs>
          <w:tab w:val="num" w:pos="227"/>
        </w:tabs>
        <w:ind w:left="227" w:hanging="227"/>
      </w:pPr>
      <w:rPr>
        <w:rFonts w:ascii="Arial" w:hAnsi="Arial" w:hint="default"/>
      </w:rPr>
    </w:lvl>
    <w:lvl w:ilvl="1">
      <w:start w:val="1"/>
      <w:numFmt w:val="bullet"/>
      <w:lvlText w:val="•"/>
      <w:lvlJc w:val="left"/>
      <w:pPr>
        <w:tabs>
          <w:tab w:val="num" w:pos="454"/>
        </w:tabs>
        <w:ind w:left="454" w:hanging="227"/>
      </w:pPr>
      <w:rPr>
        <w:rFonts w:ascii="Arial" w:hAnsi="Arial" w:hint="default"/>
      </w:rPr>
    </w:lvl>
    <w:lvl w:ilvl="2">
      <w:start w:val="1"/>
      <w:numFmt w:val="bullet"/>
      <w:lvlText w:val="•"/>
      <w:lvlJc w:val="left"/>
      <w:pPr>
        <w:tabs>
          <w:tab w:val="num" w:pos="680"/>
        </w:tabs>
        <w:ind w:left="681" w:hanging="227"/>
      </w:pPr>
      <w:rPr>
        <w:rFonts w:ascii="Arial" w:hAnsi="Arial" w:hint="default"/>
      </w:rPr>
    </w:lvl>
    <w:lvl w:ilvl="3">
      <w:start w:val="1"/>
      <w:numFmt w:val="bullet"/>
      <w:lvlText w:val="•"/>
      <w:lvlJc w:val="left"/>
      <w:pPr>
        <w:tabs>
          <w:tab w:val="num" w:pos="907"/>
        </w:tabs>
        <w:ind w:left="908" w:hanging="227"/>
      </w:pPr>
      <w:rPr>
        <w:rFonts w:ascii="Arial" w:hAnsi="Arial" w:hint="default"/>
      </w:rPr>
    </w:lvl>
    <w:lvl w:ilvl="4">
      <w:start w:val="1"/>
      <w:numFmt w:val="bullet"/>
      <w:lvlText w:val="•"/>
      <w:lvlJc w:val="left"/>
      <w:pPr>
        <w:tabs>
          <w:tab w:val="num" w:pos="1134"/>
        </w:tabs>
        <w:ind w:left="1135" w:hanging="227"/>
      </w:pPr>
      <w:rPr>
        <w:rFonts w:ascii="Arial" w:hAnsi="Arial" w:hint="default"/>
      </w:rPr>
    </w:lvl>
    <w:lvl w:ilvl="5">
      <w:start w:val="1"/>
      <w:numFmt w:val="bullet"/>
      <w:lvlText w:val="•"/>
      <w:lvlJc w:val="left"/>
      <w:pPr>
        <w:tabs>
          <w:tab w:val="num" w:pos="1361"/>
        </w:tabs>
        <w:ind w:left="1362" w:hanging="227"/>
      </w:pPr>
      <w:rPr>
        <w:rFonts w:ascii="Arial" w:hAnsi="Arial" w:hint="default"/>
      </w:rPr>
    </w:lvl>
    <w:lvl w:ilvl="6">
      <w:start w:val="1"/>
      <w:numFmt w:val="bullet"/>
      <w:lvlText w:val="•"/>
      <w:lvlJc w:val="left"/>
      <w:pPr>
        <w:tabs>
          <w:tab w:val="num" w:pos="1588"/>
        </w:tabs>
        <w:ind w:left="1589" w:hanging="227"/>
      </w:pPr>
      <w:rPr>
        <w:rFonts w:ascii="Arial" w:hAnsi="Arial" w:hint="default"/>
      </w:rPr>
    </w:lvl>
    <w:lvl w:ilvl="7">
      <w:start w:val="1"/>
      <w:numFmt w:val="bullet"/>
      <w:lvlText w:val="•"/>
      <w:lvlJc w:val="left"/>
      <w:pPr>
        <w:tabs>
          <w:tab w:val="num" w:pos="1814"/>
        </w:tabs>
        <w:ind w:left="1816" w:hanging="227"/>
      </w:pPr>
      <w:rPr>
        <w:rFonts w:ascii="Arial" w:hAnsi="Arial" w:hint="default"/>
      </w:rPr>
    </w:lvl>
    <w:lvl w:ilvl="8">
      <w:start w:val="1"/>
      <w:numFmt w:val="bullet"/>
      <w:lvlText w:val="•"/>
      <w:lvlJc w:val="left"/>
      <w:pPr>
        <w:tabs>
          <w:tab w:val="num" w:pos="2041"/>
        </w:tabs>
        <w:ind w:left="2043" w:hanging="227"/>
      </w:pPr>
      <w:rPr>
        <w:rFonts w:ascii="Arial" w:hAnsi="Arial" w:hint="default"/>
      </w:rPr>
    </w:lvl>
  </w:abstractNum>
  <w:abstractNum w:abstractNumId="338" w15:restartNumberingAfterBreak="0">
    <w:nsid w:val="4D22504F"/>
    <w:multiLevelType w:val="multilevel"/>
    <w:tmpl w:val="33E64BA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9" w15:restartNumberingAfterBreak="0">
    <w:nsid w:val="4D993ED8"/>
    <w:multiLevelType w:val="hybridMultilevel"/>
    <w:tmpl w:val="54D86D7E"/>
    <w:lvl w:ilvl="0" w:tplc="FBAA5A78">
      <w:start w:val="1"/>
      <w:numFmt w:val="lowerLetter"/>
      <w:lvlText w:val="%1)"/>
      <w:lvlJc w:val="left"/>
      <w:pPr>
        <w:ind w:left="360" w:hanging="360"/>
      </w:pPr>
      <w:rPr>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0" w15:restartNumberingAfterBreak="0">
    <w:nsid w:val="4D9A5949"/>
    <w:multiLevelType w:val="hybridMultilevel"/>
    <w:tmpl w:val="AB508930"/>
    <w:lvl w:ilvl="0" w:tplc="8A86B4C8">
      <w:start w:val="1"/>
      <w:numFmt w:val="decimal"/>
      <w:lvlText w:val="%1)"/>
      <w:lvlJc w:val="left"/>
      <w:pPr>
        <w:ind w:left="1080" w:hanging="360"/>
      </w:pPr>
      <w:rPr>
        <w:color w:val="auto"/>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1" w15:restartNumberingAfterBreak="0">
    <w:nsid w:val="4DB308B2"/>
    <w:multiLevelType w:val="hybridMultilevel"/>
    <w:tmpl w:val="E04A081E"/>
    <w:lvl w:ilvl="0" w:tplc="FFFFFFFF">
      <w:start w:val="1"/>
      <w:numFmt w:val="decimal"/>
      <w:lvlText w:val="%1)"/>
      <w:lvlJc w:val="lef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42" w15:restartNumberingAfterBreak="0">
    <w:nsid w:val="4DF44B2F"/>
    <w:multiLevelType w:val="multilevel"/>
    <w:tmpl w:val="3AC623E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3" w15:restartNumberingAfterBreak="0">
    <w:nsid w:val="4DF85E88"/>
    <w:multiLevelType w:val="multilevel"/>
    <w:tmpl w:val="AFD4D95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4" w15:restartNumberingAfterBreak="0">
    <w:nsid w:val="4E5015AF"/>
    <w:multiLevelType w:val="multilevel"/>
    <w:tmpl w:val="38E871B6"/>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5" w15:restartNumberingAfterBreak="0">
    <w:nsid w:val="4E53004D"/>
    <w:multiLevelType w:val="multilevel"/>
    <w:tmpl w:val="61F6AAB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6" w15:restartNumberingAfterBreak="0">
    <w:nsid w:val="4F110ED0"/>
    <w:multiLevelType w:val="multilevel"/>
    <w:tmpl w:val="ED0A52F0"/>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7" w15:restartNumberingAfterBreak="0">
    <w:nsid w:val="4FCB65E0"/>
    <w:multiLevelType w:val="multilevel"/>
    <w:tmpl w:val="3738DD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8" w15:restartNumberingAfterBreak="0">
    <w:nsid w:val="50B212F4"/>
    <w:multiLevelType w:val="multilevel"/>
    <w:tmpl w:val="7E341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9" w15:restartNumberingAfterBreak="0">
    <w:nsid w:val="51014E60"/>
    <w:multiLevelType w:val="multilevel"/>
    <w:tmpl w:val="F71688C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0" w15:restartNumberingAfterBreak="0">
    <w:nsid w:val="522D4D73"/>
    <w:multiLevelType w:val="multilevel"/>
    <w:tmpl w:val="E64692D2"/>
    <w:styleLink w:val="NumberedSectionHeading"/>
    <w:lvl w:ilvl="0">
      <w:start w:val="1"/>
      <w:numFmt w:val="decimal"/>
      <w:pStyle w:val="NumberedSection-Heading1"/>
      <w:suff w:val="nothing"/>
      <w:lvlText w:val="SECTION %1 — "/>
      <w:lvlJc w:val="left"/>
      <w:pPr>
        <w:ind w:left="0" w:firstLine="0"/>
      </w:pPr>
      <w:rPr>
        <w:rFonts w:ascii="Arial" w:hAnsi="Arial" w:cs="Times New Roman" w:hint="default"/>
        <w:b/>
        <w:i w:val="0"/>
        <w:caps/>
        <w:color w:val="1A1364"/>
        <w:sz w:val="28"/>
      </w:rPr>
    </w:lvl>
    <w:lvl w:ilvl="1">
      <w:start w:val="1"/>
      <w:numFmt w:val="upperLetter"/>
      <w:pStyle w:val="NumberedSection-Heading2"/>
      <w:suff w:val="nothing"/>
      <w:lvlText w:val="sub-section %1%2 — "/>
      <w:lvlJc w:val="left"/>
      <w:pPr>
        <w:ind w:left="0" w:firstLine="0"/>
      </w:pPr>
      <w:rPr>
        <w:rFonts w:ascii="Arial" w:hAnsi="Arial" w:cs="Times New Roman" w:hint="default"/>
        <w:b/>
        <w:i w:val="0"/>
        <w:caps/>
        <w:color w:val="1A1364"/>
        <w:sz w:val="28"/>
      </w:rPr>
    </w:lvl>
    <w:lvl w:ilvl="2">
      <w:start w:val="1"/>
      <w:numFmt w:val="none"/>
      <w:pStyle w:val="NumberedSection-Heading3"/>
      <w:suff w:val="nothing"/>
      <w:lvlText w:val=""/>
      <w:lvlJc w:val="left"/>
      <w:pPr>
        <w:ind w:left="0" w:firstLine="0"/>
      </w:pPr>
    </w:lvl>
    <w:lvl w:ilvl="3">
      <w:start w:val="1"/>
      <w:numFmt w:val="decimal"/>
      <w:pStyle w:val="NumberedSection-Heading4"/>
      <w:lvlText w:val="%4."/>
      <w:lvlJc w:val="left"/>
      <w:pPr>
        <w:ind w:left="340" w:hanging="340"/>
      </w:pPr>
      <w:rPr>
        <w:rFonts w:ascii="Arial" w:hAnsi="Arial" w:cs="Times New Roman" w:hint="default"/>
        <w:b/>
        <w:i w:val="0"/>
        <w:sz w:val="22"/>
      </w:rPr>
    </w:lvl>
    <w:lvl w:ilvl="4">
      <w:start w:val="1"/>
      <w:numFmt w:val="decimal"/>
      <w:pStyle w:val="NumberedSection-Paragraph1"/>
      <w:lvlText w:val="%5."/>
      <w:lvlJc w:val="left"/>
      <w:pPr>
        <w:ind w:left="340" w:hanging="340"/>
      </w:pPr>
    </w:lvl>
    <w:lvl w:ilvl="5">
      <w:start w:val="1"/>
      <w:numFmt w:val="lowerLetter"/>
      <w:pStyle w:val="NumberedSection-Paragraph2"/>
      <w:lvlText w:val="%6)"/>
      <w:lvlJc w:val="left"/>
      <w:pPr>
        <w:ind w:left="766" w:hanging="340"/>
      </w:pPr>
    </w:lvl>
    <w:lvl w:ilvl="6">
      <w:start w:val="1"/>
      <w:numFmt w:val="lowerRoman"/>
      <w:pStyle w:val="NumberedSection-Paragraph3"/>
      <w:lvlText w:val="%7)"/>
      <w:lvlJc w:val="left"/>
      <w:pPr>
        <w:ind w:left="1077" w:hanging="397"/>
      </w:pPr>
    </w:lvl>
    <w:lvl w:ilvl="7">
      <w:start w:val="1"/>
      <w:numFmt w:val="lowerLetter"/>
      <w:pStyle w:val="NumberedSection-Paragraph4"/>
      <w:lvlText w:val="%8)"/>
      <w:lvlJc w:val="left"/>
      <w:pPr>
        <w:ind w:left="1418" w:hanging="341"/>
      </w:pPr>
    </w:lvl>
    <w:lvl w:ilvl="8">
      <w:start w:val="1"/>
      <w:numFmt w:val="lowerRoman"/>
      <w:lvlText w:val="%9."/>
      <w:lvlJc w:val="left"/>
      <w:pPr>
        <w:ind w:left="0" w:firstLine="0"/>
      </w:pPr>
    </w:lvl>
  </w:abstractNum>
  <w:abstractNum w:abstractNumId="351" w15:restartNumberingAfterBreak="0">
    <w:nsid w:val="523914AA"/>
    <w:multiLevelType w:val="multilevel"/>
    <w:tmpl w:val="F8903D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2" w15:restartNumberingAfterBreak="0">
    <w:nsid w:val="526F31F6"/>
    <w:multiLevelType w:val="multilevel"/>
    <w:tmpl w:val="C5CA7E74"/>
    <w:lvl w:ilvl="0">
      <w:start w:val="1"/>
      <w:numFmt w:val="lowerRoman"/>
      <w:lvlText w:val="(%1)"/>
      <w:lvlJc w:val="left"/>
      <w:pPr>
        <w:ind w:left="720" w:hanging="360"/>
      </w:pPr>
      <w:rPr>
        <w:rFonts w:ascii="Arial" w:hAnsi="Arial" w:cs="Times New Roman" w:hint="default"/>
        <w:b w:val="0"/>
        <w:bCs w:val="0"/>
        <w:i w:val="0"/>
        <w:color w:val="000000" w:themeColor="text1"/>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3" w15:restartNumberingAfterBreak="0">
    <w:nsid w:val="52735E06"/>
    <w:multiLevelType w:val="multilevel"/>
    <w:tmpl w:val="AFB42AA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4" w15:restartNumberingAfterBreak="0">
    <w:nsid w:val="528E60EA"/>
    <w:multiLevelType w:val="hybridMultilevel"/>
    <w:tmpl w:val="EEDC155E"/>
    <w:lvl w:ilvl="0" w:tplc="08090015">
      <w:start w:val="1"/>
      <w:numFmt w:val="upperLetter"/>
      <w:lvlText w:val="%1."/>
      <w:lvlJc w:val="left"/>
      <w:pPr>
        <w:ind w:left="360" w:hanging="360"/>
      </w:pPr>
      <w:rPr>
        <w:rFonts w:hint="default"/>
        <w:b/>
        <w:bCs/>
        <w:sz w:val="22"/>
        <w:szCs w:val="22"/>
      </w:rPr>
    </w:lvl>
    <w:lvl w:ilvl="1" w:tplc="F6A4A254">
      <w:start w:val="1"/>
      <w:numFmt w:val="lowerRoman"/>
      <w:lvlText w:val="%2)"/>
      <w:lvlJc w:val="left"/>
      <w:pPr>
        <w:ind w:left="1440" w:hanging="72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5" w15:restartNumberingAfterBreak="0">
    <w:nsid w:val="5326193A"/>
    <w:multiLevelType w:val="multilevel"/>
    <w:tmpl w:val="ED2677D8"/>
    <w:lvl w:ilvl="0">
      <w:start w:val="1"/>
      <w:numFmt w:val="lowerLetter"/>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356" w15:restartNumberingAfterBreak="0">
    <w:nsid w:val="533E3ED6"/>
    <w:multiLevelType w:val="multilevel"/>
    <w:tmpl w:val="9FA06A2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7" w15:restartNumberingAfterBreak="0">
    <w:nsid w:val="537B6E19"/>
    <w:multiLevelType w:val="multilevel"/>
    <w:tmpl w:val="F1EEB9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8" w15:restartNumberingAfterBreak="0">
    <w:nsid w:val="53942852"/>
    <w:multiLevelType w:val="hybridMultilevel"/>
    <w:tmpl w:val="9B1C26A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9" w15:restartNumberingAfterBreak="0">
    <w:nsid w:val="5432473E"/>
    <w:multiLevelType w:val="multilevel"/>
    <w:tmpl w:val="984E7F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0" w15:restartNumberingAfterBreak="0">
    <w:nsid w:val="54451A82"/>
    <w:multiLevelType w:val="hybridMultilevel"/>
    <w:tmpl w:val="4B44FCE6"/>
    <w:lvl w:ilvl="0" w:tplc="CF5476A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1" w15:restartNumberingAfterBreak="0">
    <w:nsid w:val="5472585D"/>
    <w:multiLevelType w:val="multilevel"/>
    <w:tmpl w:val="69D699E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2" w15:restartNumberingAfterBreak="0">
    <w:nsid w:val="54A62CCF"/>
    <w:multiLevelType w:val="multilevel"/>
    <w:tmpl w:val="72BAAF58"/>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3" w15:restartNumberingAfterBreak="0">
    <w:nsid w:val="54F87F29"/>
    <w:multiLevelType w:val="multilevel"/>
    <w:tmpl w:val="21448E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4" w15:restartNumberingAfterBreak="0">
    <w:nsid w:val="559E5799"/>
    <w:multiLevelType w:val="multilevel"/>
    <w:tmpl w:val="9FB8DF82"/>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2700" w:hanging="720"/>
      </w:pPr>
      <w:rPr>
        <w:rFonts w:hint="default"/>
      </w:r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5" w15:restartNumberingAfterBreak="0">
    <w:nsid w:val="55AA2664"/>
    <w:multiLevelType w:val="multilevel"/>
    <w:tmpl w:val="EE7A792E"/>
    <w:lvl w:ilvl="0">
      <w:start w:val="1"/>
      <w:numFmt w:val="lowerLetter"/>
      <w:lvlText w:val="(%1)"/>
      <w:lvlJc w:val="left"/>
      <w:pPr>
        <w:ind w:left="1174"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366" w15:restartNumberingAfterBreak="0">
    <w:nsid w:val="55C066B4"/>
    <w:multiLevelType w:val="hybridMultilevel"/>
    <w:tmpl w:val="BFC0A6D6"/>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7" w15:restartNumberingAfterBreak="0">
    <w:nsid w:val="560A06CA"/>
    <w:multiLevelType w:val="multilevel"/>
    <w:tmpl w:val="275EA3A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8" w15:restartNumberingAfterBreak="0">
    <w:nsid w:val="5653073E"/>
    <w:multiLevelType w:val="hybridMultilevel"/>
    <w:tmpl w:val="2F4E2344"/>
    <w:lvl w:ilvl="0" w:tplc="250EEEBE">
      <w:start w:val="1"/>
      <w:numFmt w:val="lowerRoman"/>
      <w:lvlText w:val="%1)"/>
      <w:lvlJc w:val="left"/>
      <w:pPr>
        <w:ind w:left="2520" w:hanging="360"/>
      </w:pPr>
      <w:rPr>
        <w:rFonts w:hint="default"/>
        <w:b w:val="0"/>
        <w:bCs/>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369" w15:restartNumberingAfterBreak="0">
    <w:nsid w:val="565B228D"/>
    <w:multiLevelType w:val="hybridMultilevel"/>
    <w:tmpl w:val="44DAE58C"/>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0" w15:restartNumberingAfterBreak="0">
    <w:nsid w:val="566A6570"/>
    <w:multiLevelType w:val="multilevel"/>
    <w:tmpl w:val="70BC4B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1" w15:restartNumberingAfterBreak="0">
    <w:nsid w:val="56973557"/>
    <w:multiLevelType w:val="hybridMultilevel"/>
    <w:tmpl w:val="8146E1E0"/>
    <w:lvl w:ilvl="0" w:tplc="08090017">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72" w15:restartNumberingAfterBreak="0">
    <w:nsid w:val="56D86070"/>
    <w:multiLevelType w:val="hybridMultilevel"/>
    <w:tmpl w:val="048E3E44"/>
    <w:lvl w:ilvl="0" w:tplc="F6A4A25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3" w15:restartNumberingAfterBreak="0">
    <w:nsid w:val="5756359C"/>
    <w:multiLevelType w:val="multilevel"/>
    <w:tmpl w:val="B34E2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57A06588"/>
    <w:multiLevelType w:val="multilevel"/>
    <w:tmpl w:val="BDEEE10A"/>
    <w:lvl w:ilvl="0">
      <w:start w:val="1"/>
      <w:numFmt w:val="lowerRoman"/>
      <w:lvlText w:val="(%1)"/>
      <w:lvlJc w:val="left"/>
      <w:pPr>
        <w:ind w:left="720" w:hanging="360"/>
      </w:pPr>
      <w:rPr>
        <w:rFonts w:ascii="Arial" w:hAnsi="Arial" w:cs="Times New Roman" w:hint="default"/>
        <w:b w:val="0"/>
        <w:bCs w:val="0"/>
        <w:i w:val="0"/>
        <w:color w:val="000000" w:themeColor="tex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5" w15:restartNumberingAfterBreak="0">
    <w:nsid w:val="57CB5816"/>
    <w:multiLevelType w:val="multilevel"/>
    <w:tmpl w:val="01964D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6" w15:restartNumberingAfterBreak="0">
    <w:nsid w:val="57D1345D"/>
    <w:multiLevelType w:val="multilevel"/>
    <w:tmpl w:val="440CE29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7" w15:restartNumberingAfterBreak="0">
    <w:nsid w:val="58A15BDC"/>
    <w:multiLevelType w:val="multilevel"/>
    <w:tmpl w:val="B34624C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8" w15:restartNumberingAfterBreak="0">
    <w:nsid w:val="59137AF3"/>
    <w:multiLevelType w:val="multilevel"/>
    <w:tmpl w:val="3BA2165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9" w15:restartNumberingAfterBreak="0">
    <w:nsid w:val="59490D69"/>
    <w:multiLevelType w:val="multilevel"/>
    <w:tmpl w:val="425E8B2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0" w15:restartNumberingAfterBreak="0">
    <w:nsid w:val="5A5405E2"/>
    <w:multiLevelType w:val="multilevel"/>
    <w:tmpl w:val="9E64033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1" w15:restartNumberingAfterBreak="0">
    <w:nsid w:val="5A5409B1"/>
    <w:multiLevelType w:val="multilevel"/>
    <w:tmpl w:val="E196BE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2" w15:restartNumberingAfterBreak="0">
    <w:nsid w:val="5A966312"/>
    <w:multiLevelType w:val="multilevel"/>
    <w:tmpl w:val="0A30560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3" w15:restartNumberingAfterBreak="0">
    <w:nsid w:val="5B825F8F"/>
    <w:multiLevelType w:val="multilevel"/>
    <w:tmpl w:val="7B6C4F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4" w15:restartNumberingAfterBreak="0">
    <w:nsid w:val="5BE34CEC"/>
    <w:multiLevelType w:val="hybridMultilevel"/>
    <w:tmpl w:val="B81CA7B6"/>
    <w:lvl w:ilvl="0" w:tplc="63B6C59C">
      <w:start w:val="1"/>
      <w:numFmt w:val="decimal"/>
      <w:lvlText w:val="%1)"/>
      <w:lvlJc w:val="left"/>
      <w:pPr>
        <w:ind w:left="1080" w:hanging="360"/>
      </w:pPr>
      <w:rPr>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5" w15:restartNumberingAfterBreak="0">
    <w:nsid w:val="5C08756F"/>
    <w:multiLevelType w:val="hybridMultilevel"/>
    <w:tmpl w:val="E7F2C0D2"/>
    <w:lvl w:ilvl="0" w:tplc="79263BE0">
      <w:start w:val="4"/>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6" w15:restartNumberingAfterBreak="0">
    <w:nsid w:val="5C671BC7"/>
    <w:multiLevelType w:val="multilevel"/>
    <w:tmpl w:val="920C7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7" w15:restartNumberingAfterBreak="0">
    <w:nsid w:val="5C68415E"/>
    <w:multiLevelType w:val="multilevel"/>
    <w:tmpl w:val="EAF44D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8" w15:restartNumberingAfterBreak="0">
    <w:nsid w:val="5C933D70"/>
    <w:multiLevelType w:val="hybridMultilevel"/>
    <w:tmpl w:val="5776DFE8"/>
    <w:lvl w:ilvl="0" w:tplc="7428BFB0">
      <w:start w:val="1"/>
      <w:numFmt w:val="upperLetter"/>
      <w:lvlText w:val="%1."/>
      <w:lvlJc w:val="left"/>
      <w:pPr>
        <w:ind w:left="360" w:hanging="360"/>
      </w:pPr>
      <w:rPr>
        <w:rFonts w:hint="default"/>
        <w:b/>
        <w:bCs/>
        <w:color w:val="auto"/>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9" w15:restartNumberingAfterBreak="0">
    <w:nsid w:val="5CA14B59"/>
    <w:multiLevelType w:val="multilevel"/>
    <w:tmpl w:val="B9047BB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0" w15:restartNumberingAfterBreak="0">
    <w:nsid w:val="5CCC5829"/>
    <w:multiLevelType w:val="multilevel"/>
    <w:tmpl w:val="EE46964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1" w15:restartNumberingAfterBreak="0">
    <w:nsid w:val="5D1533EC"/>
    <w:multiLevelType w:val="multilevel"/>
    <w:tmpl w:val="4C7EE17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2" w15:restartNumberingAfterBreak="0">
    <w:nsid w:val="5D18315E"/>
    <w:multiLevelType w:val="multilevel"/>
    <w:tmpl w:val="221E64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3" w15:restartNumberingAfterBreak="0">
    <w:nsid w:val="5D41543F"/>
    <w:multiLevelType w:val="multilevel"/>
    <w:tmpl w:val="81424478"/>
    <w:lvl w:ilvl="0">
      <w:start w:val="1"/>
      <w:numFmt w:val="lowerRoman"/>
      <w:lvlText w:val="%1."/>
      <w:lvlJc w:val="left"/>
      <w:pPr>
        <w:ind w:left="717" w:hanging="360"/>
      </w:pPr>
      <w:rPr>
        <w:rFonts w:hint="default"/>
      </w:r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394" w15:restartNumberingAfterBreak="0">
    <w:nsid w:val="5D485583"/>
    <w:multiLevelType w:val="hybridMultilevel"/>
    <w:tmpl w:val="83CC9FB4"/>
    <w:lvl w:ilvl="0" w:tplc="6BDC5CE6">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5" w15:restartNumberingAfterBreak="0">
    <w:nsid w:val="5D606BAB"/>
    <w:multiLevelType w:val="hybridMultilevel"/>
    <w:tmpl w:val="97123AEE"/>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6" w15:restartNumberingAfterBreak="0">
    <w:nsid w:val="5D6360B9"/>
    <w:multiLevelType w:val="multilevel"/>
    <w:tmpl w:val="D4D0BEF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7" w15:restartNumberingAfterBreak="0">
    <w:nsid w:val="5D7A6E4C"/>
    <w:multiLevelType w:val="multilevel"/>
    <w:tmpl w:val="61EC0C7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8" w15:restartNumberingAfterBreak="0">
    <w:nsid w:val="5D9B3CDC"/>
    <w:multiLevelType w:val="multilevel"/>
    <w:tmpl w:val="268C3D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9" w15:restartNumberingAfterBreak="0">
    <w:nsid w:val="5E07720B"/>
    <w:multiLevelType w:val="hybridMultilevel"/>
    <w:tmpl w:val="71FE907A"/>
    <w:lvl w:ilvl="0" w:tplc="3ABCA78E">
      <w:start w:val="1"/>
      <w:numFmt w:val="lowerLetter"/>
      <w:lvlText w:val="%1)"/>
      <w:lvlJc w:val="left"/>
      <w:pPr>
        <w:ind w:left="1080" w:hanging="360"/>
      </w:pPr>
      <w:rPr>
        <w:b/>
        <w:bCs/>
        <w:sz w:val="22"/>
        <w:szCs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0" w15:restartNumberingAfterBreak="0">
    <w:nsid w:val="5E082E31"/>
    <w:multiLevelType w:val="multilevel"/>
    <w:tmpl w:val="6D722F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1" w15:restartNumberingAfterBreak="0">
    <w:nsid w:val="5E5064FA"/>
    <w:multiLevelType w:val="multilevel"/>
    <w:tmpl w:val="54F808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2" w15:restartNumberingAfterBreak="0">
    <w:nsid w:val="5E7A38C7"/>
    <w:multiLevelType w:val="multilevel"/>
    <w:tmpl w:val="DED2B76E"/>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3" w15:restartNumberingAfterBreak="0">
    <w:nsid w:val="5E8E47A9"/>
    <w:multiLevelType w:val="multilevel"/>
    <w:tmpl w:val="BE04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5ED26214"/>
    <w:multiLevelType w:val="multilevel"/>
    <w:tmpl w:val="AEAEF036"/>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5" w15:restartNumberingAfterBreak="0">
    <w:nsid w:val="5F231389"/>
    <w:multiLevelType w:val="multilevel"/>
    <w:tmpl w:val="4698A7A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6" w15:restartNumberingAfterBreak="0">
    <w:nsid w:val="5F423D00"/>
    <w:multiLevelType w:val="multilevel"/>
    <w:tmpl w:val="E4C05A1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7" w15:restartNumberingAfterBreak="0">
    <w:nsid w:val="5F5D2ABF"/>
    <w:multiLevelType w:val="multilevel"/>
    <w:tmpl w:val="2EBC40A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8" w15:restartNumberingAfterBreak="0">
    <w:nsid w:val="5FAE6D81"/>
    <w:multiLevelType w:val="multilevel"/>
    <w:tmpl w:val="756062C0"/>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9" w15:restartNumberingAfterBreak="0">
    <w:nsid w:val="5FD0720A"/>
    <w:multiLevelType w:val="hybridMultilevel"/>
    <w:tmpl w:val="E8FE016E"/>
    <w:lvl w:ilvl="0" w:tplc="5AA26320">
      <w:start w:val="1"/>
      <w:numFmt w:val="lowerLetter"/>
      <w:lvlText w:val="%1)"/>
      <w:lvlJc w:val="left"/>
      <w:pPr>
        <w:ind w:left="1800" w:hanging="360"/>
      </w:pPr>
      <w:rPr>
        <w:b w:val="0"/>
        <w:bCs/>
        <w:sz w:val="18"/>
        <w:szCs w:val="1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10" w15:restartNumberingAfterBreak="0">
    <w:nsid w:val="5FFD30E2"/>
    <w:multiLevelType w:val="hybridMultilevel"/>
    <w:tmpl w:val="F0E65C7E"/>
    <w:lvl w:ilvl="0" w:tplc="C25E0384">
      <w:start w:val="5"/>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1" w15:restartNumberingAfterBreak="0">
    <w:nsid w:val="60060515"/>
    <w:multiLevelType w:val="multilevel"/>
    <w:tmpl w:val="32BA9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2" w15:restartNumberingAfterBreak="0">
    <w:nsid w:val="60333E13"/>
    <w:multiLevelType w:val="multilevel"/>
    <w:tmpl w:val="3D0A0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604221A6"/>
    <w:multiLevelType w:val="multilevel"/>
    <w:tmpl w:val="3F3656D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4" w15:restartNumberingAfterBreak="0">
    <w:nsid w:val="6116482C"/>
    <w:multiLevelType w:val="multilevel"/>
    <w:tmpl w:val="0A82652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5" w15:restartNumberingAfterBreak="0">
    <w:nsid w:val="611C27E2"/>
    <w:multiLevelType w:val="multilevel"/>
    <w:tmpl w:val="776AB8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6" w15:restartNumberingAfterBreak="0">
    <w:nsid w:val="612F13CF"/>
    <w:multiLevelType w:val="multilevel"/>
    <w:tmpl w:val="1F7086F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7" w15:restartNumberingAfterBreak="0">
    <w:nsid w:val="617F0DA7"/>
    <w:multiLevelType w:val="multilevel"/>
    <w:tmpl w:val="D6EA783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8" w15:restartNumberingAfterBreak="0">
    <w:nsid w:val="62687635"/>
    <w:multiLevelType w:val="multilevel"/>
    <w:tmpl w:val="59326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9" w15:restartNumberingAfterBreak="0">
    <w:nsid w:val="63435ED7"/>
    <w:multiLevelType w:val="multilevel"/>
    <w:tmpl w:val="6840F9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0" w15:restartNumberingAfterBreak="0">
    <w:nsid w:val="634C2E65"/>
    <w:multiLevelType w:val="multilevel"/>
    <w:tmpl w:val="2CB21E0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1" w15:restartNumberingAfterBreak="0">
    <w:nsid w:val="641E12A6"/>
    <w:multiLevelType w:val="hybridMultilevel"/>
    <w:tmpl w:val="57DAD1F0"/>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2" w15:restartNumberingAfterBreak="0">
    <w:nsid w:val="6441611B"/>
    <w:multiLevelType w:val="multilevel"/>
    <w:tmpl w:val="22A46362"/>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3" w15:restartNumberingAfterBreak="0">
    <w:nsid w:val="646D68AB"/>
    <w:multiLevelType w:val="multilevel"/>
    <w:tmpl w:val="6CEAE51E"/>
    <w:lvl w:ilvl="0">
      <w:start w:val="1"/>
      <w:numFmt w:val="decimal"/>
      <w:pStyle w:val="1bulletlist"/>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4" w15:restartNumberingAfterBreak="0">
    <w:nsid w:val="647D5150"/>
    <w:multiLevelType w:val="hybridMultilevel"/>
    <w:tmpl w:val="E2DC9310"/>
    <w:lvl w:ilvl="0" w:tplc="4A1A5024">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5" w15:restartNumberingAfterBreak="0">
    <w:nsid w:val="66201DD7"/>
    <w:multiLevelType w:val="multilevel"/>
    <w:tmpl w:val="E6641008"/>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6" w15:restartNumberingAfterBreak="0">
    <w:nsid w:val="667F5B76"/>
    <w:multiLevelType w:val="multilevel"/>
    <w:tmpl w:val="0AF0D9C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7" w15:restartNumberingAfterBreak="0">
    <w:nsid w:val="66B63131"/>
    <w:multiLevelType w:val="hybridMultilevel"/>
    <w:tmpl w:val="B4B4084E"/>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8" w15:restartNumberingAfterBreak="0">
    <w:nsid w:val="672708A9"/>
    <w:multiLevelType w:val="multilevel"/>
    <w:tmpl w:val="FBC44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9" w15:restartNumberingAfterBreak="0">
    <w:nsid w:val="67742615"/>
    <w:multiLevelType w:val="multilevel"/>
    <w:tmpl w:val="4A7CFDEA"/>
    <w:lvl w:ilvl="0">
      <w:start w:val="1"/>
      <w:numFmt w:val="lowerLetter"/>
      <w:lvlText w:val="%1)"/>
      <w:lvlJc w:val="left"/>
      <w:pPr>
        <w:ind w:left="2340" w:hanging="360"/>
      </w:pPr>
      <w:rPr>
        <w:b w:val="0"/>
        <w:bCs/>
      </w:r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430" w15:restartNumberingAfterBreak="0">
    <w:nsid w:val="67987FFC"/>
    <w:multiLevelType w:val="multilevel"/>
    <w:tmpl w:val="8932CFA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1" w15:restartNumberingAfterBreak="0">
    <w:nsid w:val="67A919EC"/>
    <w:multiLevelType w:val="multilevel"/>
    <w:tmpl w:val="38405A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2" w15:restartNumberingAfterBreak="0">
    <w:nsid w:val="68375D05"/>
    <w:multiLevelType w:val="multilevel"/>
    <w:tmpl w:val="B75CEC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3" w15:restartNumberingAfterBreak="0">
    <w:nsid w:val="684D2EF1"/>
    <w:multiLevelType w:val="multilevel"/>
    <w:tmpl w:val="0E9A7968"/>
    <w:lvl w:ilvl="0">
      <w:start w:val="1"/>
      <w:numFmt w:val="lowerLetter"/>
      <w:lvlText w:val="%1."/>
      <w:lvlJc w:val="left"/>
      <w:pPr>
        <w:ind w:left="720" w:hanging="360"/>
      </w:pPr>
      <w:rPr>
        <w:rFonts w:ascii="Arial" w:eastAsia="MS Mincho" w:hAnsi="Arial" w:cs="Arial"/>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4" w15:restartNumberingAfterBreak="0">
    <w:nsid w:val="696D44B6"/>
    <w:multiLevelType w:val="multilevel"/>
    <w:tmpl w:val="62F6D77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5" w15:restartNumberingAfterBreak="0">
    <w:nsid w:val="696F0E24"/>
    <w:multiLevelType w:val="hybridMultilevel"/>
    <w:tmpl w:val="C8A62606"/>
    <w:lvl w:ilvl="0" w:tplc="0010E864">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6" w15:restartNumberingAfterBreak="0">
    <w:nsid w:val="697F7F33"/>
    <w:multiLevelType w:val="multilevel"/>
    <w:tmpl w:val="38269C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7" w15:restartNumberingAfterBreak="0">
    <w:nsid w:val="6A1A2816"/>
    <w:multiLevelType w:val="multilevel"/>
    <w:tmpl w:val="25BADC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8" w15:restartNumberingAfterBreak="0">
    <w:nsid w:val="6A545BDF"/>
    <w:multiLevelType w:val="hybridMultilevel"/>
    <w:tmpl w:val="DEAE32A4"/>
    <w:lvl w:ilvl="0" w:tplc="2B7478EA">
      <w:start w:val="1"/>
      <w:numFmt w:val="decimal"/>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39" w15:restartNumberingAfterBreak="0">
    <w:nsid w:val="6A743AAE"/>
    <w:multiLevelType w:val="multilevel"/>
    <w:tmpl w:val="A472359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0" w15:restartNumberingAfterBreak="0">
    <w:nsid w:val="6AE10E91"/>
    <w:multiLevelType w:val="multilevel"/>
    <w:tmpl w:val="FCCA5A1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1" w15:restartNumberingAfterBreak="0">
    <w:nsid w:val="6B002DDB"/>
    <w:multiLevelType w:val="hybridMultilevel"/>
    <w:tmpl w:val="0D8E5416"/>
    <w:lvl w:ilvl="0" w:tplc="3FC6D9BC">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2" w15:restartNumberingAfterBreak="0">
    <w:nsid w:val="6B31026C"/>
    <w:multiLevelType w:val="multilevel"/>
    <w:tmpl w:val="294E0CB8"/>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3" w15:restartNumberingAfterBreak="0">
    <w:nsid w:val="6B77746D"/>
    <w:multiLevelType w:val="multilevel"/>
    <w:tmpl w:val="B0A2DC7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4" w15:restartNumberingAfterBreak="0">
    <w:nsid w:val="6BB00F20"/>
    <w:multiLevelType w:val="multilevel"/>
    <w:tmpl w:val="CA90A9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5" w15:restartNumberingAfterBreak="0">
    <w:nsid w:val="6BD816A2"/>
    <w:multiLevelType w:val="multilevel"/>
    <w:tmpl w:val="FBD25B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6" w15:restartNumberingAfterBreak="0">
    <w:nsid w:val="6C774E1D"/>
    <w:multiLevelType w:val="multilevel"/>
    <w:tmpl w:val="0568D26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7" w15:restartNumberingAfterBreak="0">
    <w:nsid w:val="6CEB348E"/>
    <w:multiLevelType w:val="multilevel"/>
    <w:tmpl w:val="E41A7EDE"/>
    <w:lvl w:ilvl="0">
      <w:start w:val="1"/>
      <w:numFmt w:val="lowerLetter"/>
      <w:lvlText w:val="%1."/>
      <w:lvlJc w:val="left"/>
      <w:pPr>
        <w:ind w:left="1174" w:hanging="360"/>
      </w:pPr>
      <w:rPr>
        <w:b w:val="0"/>
        <w:bCs w:val="0"/>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48" w15:restartNumberingAfterBreak="0">
    <w:nsid w:val="6CF255C9"/>
    <w:multiLevelType w:val="multilevel"/>
    <w:tmpl w:val="837EDBCA"/>
    <w:lvl w:ilvl="0">
      <w:start w:val="1"/>
      <w:numFmt w:val="decimal"/>
      <w:lvlText w:val="(%1)"/>
      <w:lvlJc w:val="left"/>
      <w:pPr>
        <w:ind w:left="720" w:hanging="360"/>
      </w:pPr>
      <w:rPr>
        <w:rFonts w:hint="default"/>
      </w:rPr>
    </w:lvl>
    <w:lvl w:ilvl="1">
      <w:start w:val="1"/>
      <w:numFmt w:val="lowerLetter"/>
      <w:lvlText w:val="(%2)"/>
      <w:lvlJc w:val="left"/>
      <w:pPr>
        <w:ind w:left="1800" w:hanging="720"/>
      </w:pPr>
      <w:rPr>
        <w:rFonts w:hint="default"/>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9" w15:restartNumberingAfterBreak="0">
    <w:nsid w:val="6D663942"/>
    <w:multiLevelType w:val="multilevel"/>
    <w:tmpl w:val="AE6C08E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0" w15:restartNumberingAfterBreak="0">
    <w:nsid w:val="6DA94AA1"/>
    <w:multiLevelType w:val="multilevel"/>
    <w:tmpl w:val="72A24E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1" w15:restartNumberingAfterBreak="0">
    <w:nsid w:val="6E172FD2"/>
    <w:multiLevelType w:val="multilevel"/>
    <w:tmpl w:val="9F7CF2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2" w15:restartNumberingAfterBreak="0">
    <w:nsid w:val="6E6B5444"/>
    <w:multiLevelType w:val="multilevel"/>
    <w:tmpl w:val="F198147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3" w15:restartNumberingAfterBreak="0">
    <w:nsid w:val="6E742116"/>
    <w:multiLevelType w:val="hybridMultilevel"/>
    <w:tmpl w:val="EBD4DDB4"/>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4" w15:restartNumberingAfterBreak="0">
    <w:nsid w:val="6E796AEB"/>
    <w:multiLevelType w:val="multilevel"/>
    <w:tmpl w:val="181C5EB6"/>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5" w15:restartNumberingAfterBreak="0">
    <w:nsid w:val="6EA34273"/>
    <w:multiLevelType w:val="hybridMultilevel"/>
    <w:tmpl w:val="E52A2340"/>
    <w:lvl w:ilvl="0" w:tplc="096AA14E">
      <w:start w:val="9"/>
      <w:numFmt w:val="upperLetter"/>
      <w:lvlText w:val="%1."/>
      <w:lvlJc w:val="left"/>
      <w:pPr>
        <w:ind w:left="1080" w:hanging="360"/>
      </w:pPr>
      <w:rPr>
        <w:rFonts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6EAF0446"/>
    <w:multiLevelType w:val="multilevel"/>
    <w:tmpl w:val="46849A0A"/>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57" w15:restartNumberingAfterBreak="0">
    <w:nsid w:val="6ECC516F"/>
    <w:multiLevelType w:val="multilevel"/>
    <w:tmpl w:val="CD44409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8" w15:restartNumberingAfterBreak="0">
    <w:nsid w:val="6F5C68EF"/>
    <w:multiLevelType w:val="multilevel"/>
    <w:tmpl w:val="A8FA2F2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59" w15:restartNumberingAfterBreak="0">
    <w:nsid w:val="6F764505"/>
    <w:multiLevelType w:val="multilevel"/>
    <w:tmpl w:val="1C9AABA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0" w15:restartNumberingAfterBreak="0">
    <w:nsid w:val="702E59FB"/>
    <w:multiLevelType w:val="multilevel"/>
    <w:tmpl w:val="806C0CA2"/>
    <w:lvl w:ilvl="0">
      <w:start w:val="1"/>
      <w:numFmt w:val="lowerLetter"/>
      <w:lvlText w:val="%1."/>
      <w:lvlJc w:val="left"/>
      <w:pPr>
        <w:ind w:left="1174" w:hanging="360"/>
      </w:p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61" w15:restartNumberingAfterBreak="0">
    <w:nsid w:val="7057020C"/>
    <w:multiLevelType w:val="multilevel"/>
    <w:tmpl w:val="85F44A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2" w15:restartNumberingAfterBreak="0">
    <w:nsid w:val="705B203E"/>
    <w:multiLevelType w:val="hybridMultilevel"/>
    <w:tmpl w:val="5FCCADC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3" w15:restartNumberingAfterBreak="0">
    <w:nsid w:val="7110314A"/>
    <w:multiLevelType w:val="multilevel"/>
    <w:tmpl w:val="5B7C2D1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4" w15:restartNumberingAfterBreak="0">
    <w:nsid w:val="7140672D"/>
    <w:multiLevelType w:val="multilevel"/>
    <w:tmpl w:val="F800B9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5" w15:restartNumberingAfterBreak="0">
    <w:nsid w:val="71871C67"/>
    <w:multiLevelType w:val="multilevel"/>
    <w:tmpl w:val="A3A20E7C"/>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6" w15:restartNumberingAfterBreak="0">
    <w:nsid w:val="71A17D1E"/>
    <w:multiLevelType w:val="multilevel"/>
    <w:tmpl w:val="91EEF28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7" w15:restartNumberingAfterBreak="0">
    <w:nsid w:val="7209142A"/>
    <w:multiLevelType w:val="multilevel"/>
    <w:tmpl w:val="8F461D5A"/>
    <w:lvl w:ilvl="0">
      <w:start w:val="1"/>
      <w:numFmt w:val="lowerLetter"/>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8" w15:restartNumberingAfterBreak="0">
    <w:nsid w:val="722B1FCF"/>
    <w:multiLevelType w:val="multilevel"/>
    <w:tmpl w:val="EDF45DD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9" w15:restartNumberingAfterBreak="0">
    <w:nsid w:val="724E7BF8"/>
    <w:multiLevelType w:val="multilevel"/>
    <w:tmpl w:val="48729EE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0" w15:restartNumberingAfterBreak="0">
    <w:nsid w:val="725E4012"/>
    <w:multiLevelType w:val="multilevel"/>
    <w:tmpl w:val="7584CE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1" w15:restartNumberingAfterBreak="0">
    <w:nsid w:val="72921A09"/>
    <w:multiLevelType w:val="hybridMultilevel"/>
    <w:tmpl w:val="B9E4D63C"/>
    <w:lvl w:ilvl="0" w:tplc="4A66AA60">
      <w:start w:val="1"/>
      <w:numFmt w:val="decimal"/>
      <w:lvlText w:val="%1."/>
      <w:lvlJc w:val="left"/>
      <w:pPr>
        <w:ind w:left="360" w:hanging="360"/>
      </w:pPr>
      <w:rPr>
        <w:b/>
        <w:bCs/>
        <w:sz w:val="28"/>
        <w:szCs w:val="2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2" w15:restartNumberingAfterBreak="0">
    <w:nsid w:val="72E8074F"/>
    <w:multiLevelType w:val="hybridMultilevel"/>
    <w:tmpl w:val="F132D0A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3" w15:restartNumberingAfterBreak="0">
    <w:nsid w:val="735025D3"/>
    <w:multiLevelType w:val="multilevel"/>
    <w:tmpl w:val="7124D0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4" w15:restartNumberingAfterBreak="0">
    <w:nsid w:val="73E27288"/>
    <w:multiLevelType w:val="hybridMultilevel"/>
    <w:tmpl w:val="A96404CE"/>
    <w:lvl w:ilvl="0" w:tplc="D2106522">
      <w:start w:val="1"/>
      <w:numFmt w:val="decimal"/>
      <w:lvlText w:val="%1)"/>
      <w:lvlJc w:val="left"/>
      <w:pPr>
        <w:ind w:left="1080" w:hanging="360"/>
      </w:pPr>
      <w:rPr>
        <w:rFonts w:ascii="Arial" w:hAnsi="Arial" w:cs="Arial"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5" w15:restartNumberingAfterBreak="0">
    <w:nsid w:val="73EA1D13"/>
    <w:multiLevelType w:val="multilevel"/>
    <w:tmpl w:val="54409F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6" w15:restartNumberingAfterBreak="0">
    <w:nsid w:val="741F0B7F"/>
    <w:multiLevelType w:val="multilevel"/>
    <w:tmpl w:val="86EC7DD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7" w15:restartNumberingAfterBreak="0">
    <w:nsid w:val="74314715"/>
    <w:multiLevelType w:val="multilevel"/>
    <w:tmpl w:val="492A5CF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8" w15:restartNumberingAfterBreak="0">
    <w:nsid w:val="7470398E"/>
    <w:multiLevelType w:val="hybridMultilevel"/>
    <w:tmpl w:val="4948AB02"/>
    <w:lvl w:ilvl="0" w:tplc="05829470">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9" w15:restartNumberingAfterBreak="0">
    <w:nsid w:val="74996043"/>
    <w:multiLevelType w:val="hybridMultilevel"/>
    <w:tmpl w:val="97483D02"/>
    <w:lvl w:ilvl="0" w:tplc="0A5A5B2C">
      <w:start w:val="2"/>
      <w:numFmt w:val="decimal"/>
      <w:lvlText w:val="%1."/>
      <w:lvlJc w:val="left"/>
      <w:pPr>
        <w:ind w:left="360" w:hanging="360"/>
      </w:pPr>
      <w:rPr>
        <w:rFonts w:hint="default"/>
        <w:b/>
        <w:bCs/>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0" w15:restartNumberingAfterBreak="0">
    <w:nsid w:val="74AB0A26"/>
    <w:multiLevelType w:val="hybridMultilevel"/>
    <w:tmpl w:val="2CA2B06C"/>
    <w:lvl w:ilvl="0" w:tplc="AFD6152A">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1" w15:restartNumberingAfterBreak="0">
    <w:nsid w:val="74D900AA"/>
    <w:multiLevelType w:val="multilevel"/>
    <w:tmpl w:val="638EBD68"/>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rPr>
        <w:strike w:val="0"/>
      </w:r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2" w15:restartNumberingAfterBreak="0">
    <w:nsid w:val="74E37B70"/>
    <w:multiLevelType w:val="multilevel"/>
    <w:tmpl w:val="9A68F81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3" w15:restartNumberingAfterBreak="0">
    <w:nsid w:val="74F10A86"/>
    <w:multiLevelType w:val="multilevel"/>
    <w:tmpl w:val="CAD257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4" w15:restartNumberingAfterBreak="0">
    <w:nsid w:val="750B02A8"/>
    <w:multiLevelType w:val="multilevel"/>
    <w:tmpl w:val="0B8C552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5" w15:restartNumberingAfterBreak="0">
    <w:nsid w:val="75337403"/>
    <w:multiLevelType w:val="multilevel"/>
    <w:tmpl w:val="C2F26B2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6" w15:restartNumberingAfterBreak="0">
    <w:nsid w:val="757E3B0A"/>
    <w:multiLevelType w:val="multilevel"/>
    <w:tmpl w:val="5FD839B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7" w15:restartNumberingAfterBreak="0">
    <w:nsid w:val="75AE58F5"/>
    <w:multiLevelType w:val="hybridMultilevel"/>
    <w:tmpl w:val="974222D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8" w15:restartNumberingAfterBreak="0">
    <w:nsid w:val="760C75FE"/>
    <w:multiLevelType w:val="hybridMultilevel"/>
    <w:tmpl w:val="AF9222A4"/>
    <w:lvl w:ilvl="0" w:tplc="6482243A">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9" w15:restartNumberingAfterBreak="0">
    <w:nsid w:val="76310315"/>
    <w:multiLevelType w:val="multilevel"/>
    <w:tmpl w:val="E3A6E2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0" w15:restartNumberingAfterBreak="0">
    <w:nsid w:val="7648786A"/>
    <w:multiLevelType w:val="multilevel"/>
    <w:tmpl w:val="83D87ECC"/>
    <w:lvl w:ilvl="0">
      <w:start w:val="1"/>
      <w:numFmt w:val="decimal"/>
      <w:pStyle w:val="ListNumber3"/>
      <w:lvlText w:val="%1."/>
      <w:lvlJc w:val="left"/>
      <w:pPr>
        <w:tabs>
          <w:tab w:val="num" w:pos="926"/>
        </w:tabs>
        <w:ind w:left="926"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91" w15:restartNumberingAfterBreak="0">
    <w:nsid w:val="767F3975"/>
    <w:multiLevelType w:val="multilevel"/>
    <w:tmpl w:val="DE6ED8A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2" w15:restartNumberingAfterBreak="0">
    <w:nsid w:val="76A85CA0"/>
    <w:multiLevelType w:val="multilevel"/>
    <w:tmpl w:val="7A26AAB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3" w15:restartNumberingAfterBreak="0">
    <w:nsid w:val="77070BEF"/>
    <w:multiLevelType w:val="multilevel"/>
    <w:tmpl w:val="2390B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4" w15:restartNumberingAfterBreak="0">
    <w:nsid w:val="771939F1"/>
    <w:multiLevelType w:val="multilevel"/>
    <w:tmpl w:val="10DC3F66"/>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5" w15:restartNumberingAfterBreak="0">
    <w:nsid w:val="773C1501"/>
    <w:multiLevelType w:val="hybridMultilevel"/>
    <w:tmpl w:val="6BCE55F6"/>
    <w:lvl w:ilvl="0" w:tplc="4A74B308">
      <w:start w:val="1"/>
      <w:numFmt w:val="decimal"/>
      <w:lvlText w:val="%1)"/>
      <w:lvlJc w:val="left"/>
      <w:pPr>
        <w:ind w:left="1080" w:hanging="360"/>
      </w:pPr>
      <w:rPr>
        <w:rFonts w:ascii="Arial" w:hAnsi="Arial" w:cs="Arial" w:hint="default"/>
        <w:b w:val="0"/>
        <w:bCs/>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6" w15:restartNumberingAfterBreak="0">
    <w:nsid w:val="77497502"/>
    <w:multiLevelType w:val="multilevel"/>
    <w:tmpl w:val="5138615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7" w15:restartNumberingAfterBreak="0">
    <w:nsid w:val="7751412A"/>
    <w:multiLevelType w:val="multilevel"/>
    <w:tmpl w:val="411E6B66"/>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8" w15:restartNumberingAfterBreak="0">
    <w:nsid w:val="77CC19BC"/>
    <w:multiLevelType w:val="hybridMultilevel"/>
    <w:tmpl w:val="D1AEAC1C"/>
    <w:lvl w:ilvl="0" w:tplc="0226D670">
      <w:start w:val="1"/>
      <w:numFmt w:val="lowerLetter"/>
      <w:lvlText w:val="%1)"/>
      <w:lvlJc w:val="left"/>
      <w:pPr>
        <w:ind w:left="1130" w:hanging="360"/>
      </w:pPr>
      <w:rPr>
        <w:rFonts w:hint="default"/>
        <w:b w:val="0"/>
        <w:bCs w:val="0"/>
        <w:sz w:val="18"/>
        <w:szCs w:val="18"/>
      </w:rPr>
    </w:lvl>
    <w:lvl w:ilvl="1" w:tplc="08090019" w:tentative="1">
      <w:start w:val="1"/>
      <w:numFmt w:val="lowerLetter"/>
      <w:lvlText w:val="%2."/>
      <w:lvlJc w:val="left"/>
      <w:pPr>
        <w:ind w:left="1850" w:hanging="360"/>
      </w:pPr>
    </w:lvl>
    <w:lvl w:ilvl="2" w:tplc="0809001B" w:tentative="1">
      <w:start w:val="1"/>
      <w:numFmt w:val="lowerRoman"/>
      <w:lvlText w:val="%3."/>
      <w:lvlJc w:val="right"/>
      <w:pPr>
        <w:ind w:left="2570" w:hanging="180"/>
      </w:pPr>
    </w:lvl>
    <w:lvl w:ilvl="3" w:tplc="0809000F" w:tentative="1">
      <w:start w:val="1"/>
      <w:numFmt w:val="decimal"/>
      <w:lvlText w:val="%4."/>
      <w:lvlJc w:val="left"/>
      <w:pPr>
        <w:ind w:left="3290" w:hanging="360"/>
      </w:pPr>
    </w:lvl>
    <w:lvl w:ilvl="4" w:tplc="08090019" w:tentative="1">
      <w:start w:val="1"/>
      <w:numFmt w:val="lowerLetter"/>
      <w:lvlText w:val="%5."/>
      <w:lvlJc w:val="left"/>
      <w:pPr>
        <w:ind w:left="4010" w:hanging="360"/>
      </w:pPr>
    </w:lvl>
    <w:lvl w:ilvl="5" w:tplc="0809001B" w:tentative="1">
      <w:start w:val="1"/>
      <w:numFmt w:val="lowerRoman"/>
      <w:lvlText w:val="%6."/>
      <w:lvlJc w:val="right"/>
      <w:pPr>
        <w:ind w:left="4730" w:hanging="180"/>
      </w:pPr>
    </w:lvl>
    <w:lvl w:ilvl="6" w:tplc="0809000F" w:tentative="1">
      <w:start w:val="1"/>
      <w:numFmt w:val="decimal"/>
      <w:lvlText w:val="%7."/>
      <w:lvlJc w:val="left"/>
      <w:pPr>
        <w:ind w:left="5450" w:hanging="360"/>
      </w:pPr>
    </w:lvl>
    <w:lvl w:ilvl="7" w:tplc="08090019" w:tentative="1">
      <w:start w:val="1"/>
      <w:numFmt w:val="lowerLetter"/>
      <w:lvlText w:val="%8."/>
      <w:lvlJc w:val="left"/>
      <w:pPr>
        <w:ind w:left="6170" w:hanging="360"/>
      </w:pPr>
    </w:lvl>
    <w:lvl w:ilvl="8" w:tplc="0809001B" w:tentative="1">
      <w:start w:val="1"/>
      <w:numFmt w:val="lowerRoman"/>
      <w:lvlText w:val="%9."/>
      <w:lvlJc w:val="right"/>
      <w:pPr>
        <w:ind w:left="6890" w:hanging="180"/>
      </w:pPr>
    </w:lvl>
  </w:abstractNum>
  <w:abstractNum w:abstractNumId="499" w15:restartNumberingAfterBreak="0">
    <w:nsid w:val="77F122FD"/>
    <w:multiLevelType w:val="hybridMultilevel"/>
    <w:tmpl w:val="8A323B56"/>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00" w15:restartNumberingAfterBreak="0">
    <w:nsid w:val="782620C7"/>
    <w:multiLevelType w:val="multilevel"/>
    <w:tmpl w:val="64D2365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1" w15:restartNumberingAfterBreak="0">
    <w:nsid w:val="7868082B"/>
    <w:multiLevelType w:val="multilevel"/>
    <w:tmpl w:val="206052D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2" w15:restartNumberingAfterBreak="0">
    <w:nsid w:val="787E4D49"/>
    <w:multiLevelType w:val="multilevel"/>
    <w:tmpl w:val="408A772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3" w15:restartNumberingAfterBreak="0">
    <w:nsid w:val="789C57B6"/>
    <w:multiLevelType w:val="multilevel"/>
    <w:tmpl w:val="38E89C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4" w15:restartNumberingAfterBreak="0">
    <w:nsid w:val="78A93A0F"/>
    <w:multiLevelType w:val="multilevel"/>
    <w:tmpl w:val="3D28AC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5" w15:restartNumberingAfterBreak="0">
    <w:nsid w:val="78D12C2F"/>
    <w:multiLevelType w:val="multilevel"/>
    <w:tmpl w:val="693A69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6" w15:restartNumberingAfterBreak="0">
    <w:nsid w:val="78F7754E"/>
    <w:multiLevelType w:val="multilevel"/>
    <w:tmpl w:val="2A58EF92"/>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7" w15:restartNumberingAfterBreak="0">
    <w:nsid w:val="79A0411C"/>
    <w:multiLevelType w:val="hybridMultilevel"/>
    <w:tmpl w:val="0D5AB7A4"/>
    <w:lvl w:ilvl="0" w:tplc="B94C4D70">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08" w15:restartNumberingAfterBreak="0">
    <w:nsid w:val="7A3D41A9"/>
    <w:multiLevelType w:val="multilevel"/>
    <w:tmpl w:val="8390C322"/>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9" w15:restartNumberingAfterBreak="0">
    <w:nsid w:val="7A531EB4"/>
    <w:multiLevelType w:val="multilevel"/>
    <w:tmpl w:val="08982CAE"/>
    <w:styleLink w:val="ListHeading1"/>
    <w:lvl w:ilvl="0">
      <w:start w:val="1"/>
      <w:numFmt w:val="lowerRoman"/>
      <w:pStyle w:val="ListHeading1"/>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10" w15:restartNumberingAfterBreak="0">
    <w:nsid w:val="7A8934DD"/>
    <w:multiLevelType w:val="multilevel"/>
    <w:tmpl w:val="672C92C0"/>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1" w15:restartNumberingAfterBreak="0">
    <w:nsid w:val="7ADF2131"/>
    <w:multiLevelType w:val="hybridMultilevel"/>
    <w:tmpl w:val="713479B6"/>
    <w:lvl w:ilvl="0" w:tplc="1048FE56">
      <w:start w:val="1"/>
      <w:numFmt w:val="decimal"/>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12" w15:restartNumberingAfterBreak="0">
    <w:nsid w:val="7B0E1E29"/>
    <w:multiLevelType w:val="multilevel"/>
    <w:tmpl w:val="798C7644"/>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3" w15:restartNumberingAfterBreak="0">
    <w:nsid w:val="7B135A25"/>
    <w:multiLevelType w:val="multilevel"/>
    <w:tmpl w:val="F0DA64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4" w15:restartNumberingAfterBreak="0">
    <w:nsid w:val="7B6F2A9F"/>
    <w:multiLevelType w:val="multilevel"/>
    <w:tmpl w:val="8514E2D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5" w15:restartNumberingAfterBreak="0">
    <w:nsid w:val="7C300927"/>
    <w:multiLevelType w:val="multilevel"/>
    <w:tmpl w:val="7CCCFB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6" w15:restartNumberingAfterBreak="0">
    <w:nsid w:val="7C617B2B"/>
    <w:multiLevelType w:val="multilevel"/>
    <w:tmpl w:val="C1C63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7C86768F"/>
    <w:multiLevelType w:val="hybridMultilevel"/>
    <w:tmpl w:val="47D053B0"/>
    <w:lvl w:ilvl="0" w:tplc="3BCECDC6">
      <w:start w:val="8"/>
      <w:numFmt w:val="upperLetter"/>
      <w:lvlText w:val="%1."/>
      <w:lvlJc w:val="left"/>
      <w:pPr>
        <w:ind w:left="360" w:hanging="360"/>
      </w:pPr>
      <w:rPr>
        <w:rFonts w:hint="default"/>
        <w:b/>
        <w:bCs/>
        <w:color w:val="auto"/>
        <w:sz w:val="22"/>
        <w:szCs w:val="22"/>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518" w15:restartNumberingAfterBreak="0">
    <w:nsid w:val="7C9F3109"/>
    <w:multiLevelType w:val="hybridMultilevel"/>
    <w:tmpl w:val="AEF20286"/>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19" w15:restartNumberingAfterBreak="0">
    <w:nsid w:val="7D056C1A"/>
    <w:multiLevelType w:val="multilevel"/>
    <w:tmpl w:val="C13A763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0" w15:restartNumberingAfterBreak="0">
    <w:nsid w:val="7D126EDD"/>
    <w:multiLevelType w:val="multilevel"/>
    <w:tmpl w:val="E8C0B2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1" w15:restartNumberingAfterBreak="0">
    <w:nsid w:val="7D2724A4"/>
    <w:multiLevelType w:val="multilevel"/>
    <w:tmpl w:val="C1D22C3C"/>
    <w:lvl w:ilvl="0">
      <w:start w:val="1"/>
      <w:numFmt w:val="bullet"/>
      <w:pStyle w:val="ListBullet3"/>
      <w:lvlText w:val=""/>
      <w:lvlJc w:val="left"/>
      <w:pPr>
        <w:tabs>
          <w:tab w:val="num" w:pos="926"/>
        </w:tabs>
        <w:ind w:left="926"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22" w15:restartNumberingAfterBreak="0">
    <w:nsid w:val="7D4750E0"/>
    <w:multiLevelType w:val="multilevel"/>
    <w:tmpl w:val="F0767A0C"/>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3" w15:restartNumberingAfterBreak="0">
    <w:nsid w:val="7D4D45C0"/>
    <w:multiLevelType w:val="multilevel"/>
    <w:tmpl w:val="5734F912"/>
    <w:lvl w:ilvl="0">
      <w:start w:val="1"/>
      <w:numFmt w:val="lowerRoman"/>
      <w:lvlText w:val="%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4" w15:restartNumberingAfterBreak="0">
    <w:nsid w:val="7D52751F"/>
    <w:multiLevelType w:val="multilevel"/>
    <w:tmpl w:val="D716182A"/>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5" w15:restartNumberingAfterBreak="0">
    <w:nsid w:val="7D7B1C9A"/>
    <w:multiLevelType w:val="hybridMultilevel"/>
    <w:tmpl w:val="D1EAA708"/>
    <w:lvl w:ilvl="0" w:tplc="85269CC0">
      <w:start w:val="1"/>
      <w:numFmt w:val="decimal"/>
      <w:lvlText w:val="(%1)"/>
      <w:lvlJc w:val="left"/>
      <w:pPr>
        <w:ind w:left="1800" w:hanging="360"/>
      </w:pPr>
      <w:rPr>
        <w:rFonts w:ascii="Arial" w:eastAsia="Calibri" w:hAnsi="Arial" w:cs="Arial"/>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26" w15:restartNumberingAfterBreak="0">
    <w:nsid w:val="7DDE73A2"/>
    <w:multiLevelType w:val="multilevel"/>
    <w:tmpl w:val="A8206A24"/>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7" w15:restartNumberingAfterBreak="0">
    <w:nsid w:val="7E183EDB"/>
    <w:multiLevelType w:val="multilevel"/>
    <w:tmpl w:val="3BF0EF6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8" w15:restartNumberingAfterBreak="0">
    <w:nsid w:val="7E5E31BA"/>
    <w:multiLevelType w:val="multilevel"/>
    <w:tmpl w:val="B60202E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9" w15:restartNumberingAfterBreak="0">
    <w:nsid w:val="7E70545D"/>
    <w:multiLevelType w:val="hybridMultilevel"/>
    <w:tmpl w:val="40F0C5C4"/>
    <w:lvl w:ilvl="0" w:tplc="776E27D2">
      <w:start w:val="1"/>
      <w:numFmt w:val="decimal"/>
      <w:lvlText w:val="%1)"/>
      <w:lvlJc w:val="left"/>
      <w:pPr>
        <w:ind w:left="720" w:hanging="360"/>
      </w:pPr>
      <w:rPr>
        <w:rFonts w:ascii="Arial" w:hAnsi="Arial" w:cs="Arial" w:hint="default"/>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0" w15:restartNumberingAfterBreak="0">
    <w:nsid w:val="7EA84660"/>
    <w:multiLevelType w:val="multilevel"/>
    <w:tmpl w:val="0AACAA3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1" w15:restartNumberingAfterBreak="0">
    <w:nsid w:val="7EB671AD"/>
    <w:multiLevelType w:val="hybridMultilevel"/>
    <w:tmpl w:val="B9E8A16C"/>
    <w:lvl w:ilvl="0" w:tplc="21B8E076">
      <w:start w:val="3"/>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2" w15:restartNumberingAfterBreak="0">
    <w:nsid w:val="7EDB7B25"/>
    <w:multiLevelType w:val="multilevel"/>
    <w:tmpl w:val="07BE885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3" w15:restartNumberingAfterBreak="0">
    <w:nsid w:val="7EF67B78"/>
    <w:multiLevelType w:val="hybridMultilevel"/>
    <w:tmpl w:val="8CB44936"/>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34" w15:restartNumberingAfterBreak="0">
    <w:nsid w:val="7F10696B"/>
    <w:multiLevelType w:val="multilevel"/>
    <w:tmpl w:val="E86C312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5" w15:restartNumberingAfterBreak="0">
    <w:nsid w:val="7F523992"/>
    <w:multiLevelType w:val="multilevel"/>
    <w:tmpl w:val="CAB8A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6" w15:restartNumberingAfterBreak="0">
    <w:nsid w:val="7F7864C5"/>
    <w:multiLevelType w:val="hybridMultilevel"/>
    <w:tmpl w:val="07385F92"/>
    <w:lvl w:ilvl="0" w:tplc="D9984BD8">
      <w:start w:val="1"/>
      <w:numFmt w:val="decimal"/>
      <w:lvlText w:val="%1."/>
      <w:lvlJc w:val="left"/>
      <w:pPr>
        <w:ind w:left="360" w:hanging="360"/>
      </w:pPr>
      <w:rPr>
        <w:rFonts w:ascii="Arial" w:hAnsi="Arial" w:cs="Arial" w:hint="default"/>
        <w:b/>
        <w:bCs/>
        <w:sz w:val="18"/>
        <w:szCs w:val="18"/>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9695587">
    <w:abstractNumId w:val="314"/>
  </w:num>
  <w:num w:numId="2" w16cid:durableId="723335892">
    <w:abstractNumId w:val="287"/>
  </w:num>
  <w:num w:numId="3" w16cid:durableId="914700724">
    <w:abstractNumId w:val="201"/>
  </w:num>
  <w:num w:numId="4" w16cid:durableId="850148334">
    <w:abstractNumId w:val="337"/>
  </w:num>
  <w:num w:numId="5" w16cid:durableId="688332236">
    <w:abstractNumId w:val="37"/>
  </w:num>
  <w:num w:numId="6" w16cid:durableId="871915886">
    <w:abstractNumId w:val="165"/>
  </w:num>
  <w:num w:numId="7" w16cid:durableId="368654348">
    <w:abstractNumId w:val="249"/>
  </w:num>
  <w:num w:numId="8" w16cid:durableId="1278366848">
    <w:abstractNumId w:val="119"/>
  </w:num>
  <w:num w:numId="9" w16cid:durableId="48841853">
    <w:abstractNumId w:val="337"/>
  </w:num>
  <w:num w:numId="10" w16cid:durableId="1029067382">
    <w:abstractNumId w:val="70"/>
  </w:num>
  <w:num w:numId="11" w16cid:durableId="1921022068">
    <w:abstractNumId w:val="79"/>
  </w:num>
  <w:num w:numId="12" w16cid:durableId="220560087">
    <w:abstractNumId w:val="332"/>
  </w:num>
  <w:num w:numId="13" w16cid:durableId="1174955327">
    <w:abstractNumId w:val="521"/>
  </w:num>
  <w:num w:numId="14" w16cid:durableId="483470824">
    <w:abstractNumId w:val="107"/>
  </w:num>
  <w:num w:numId="15" w16cid:durableId="57673628">
    <w:abstractNumId w:val="278"/>
  </w:num>
  <w:num w:numId="16" w16cid:durableId="1814591598">
    <w:abstractNumId w:val="314"/>
  </w:num>
  <w:num w:numId="17" w16cid:durableId="153187869">
    <w:abstractNumId w:val="166"/>
  </w:num>
  <w:num w:numId="18" w16cid:durableId="284044984">
    <w:abstractNumId w:val="490"/>
  </w:num>
  <w:num w:numId="19" w16cid:durableId="1049838259">
    <w:abstractNumId w:val="248"/>
  </w:num>
  <w:num w:numId="20" w16cid:durableId="1679110911">
    <w:abstractNumId w:val="157"/>
  </w:num>
  <w:num w:numId="21" w16cid:durableId="804470483">
    <w:abstractNumId w:val="43"/>
  </w:num>
  <w:num w:numId="22" w16cid:durableId="1800607312">
    <w:abstractNumId w:val="509"/>
  </w:num>
  <w:num w:numId="23" w16cid:durableId="1342010563">
    <w:abstractNumId w:val="350"/>
  </w:num>
  <w:num w:numId="24" w16cid:durableId="1023243619">
    <w:abstractNumId w:val="522"/>
  </w:num>
  <w:num w:numId="25" w16cid:durableId="10835818">
    <w:abstractNumId w:val="503"/>
  </w:num>
  <w:num w:numId="26" w16cid:durableId="64649053">
    <w:abstractNumId w:val="364"/>
  </w:num>
  <w:num w:numId="27" w16cid:durableId="1719814105">
    <w:abstractNumId w:val="242"/>
  </w:num>
  <w:num w:numId="28" w16cid:durableId="334959669">
    <w:abstractNumId w:val="203"/>
  </w:num>
  <w:num w:numId="29" w16cid:durableId="1405910414">
    <w:abstractNumId w:val="140"/>
  </w:num>
  <w:num w:numId="30" w16cid:durableId="52050131">
    <w:abstractNumId w:val="331"/>
  </w:num>
  <w:num w:numId="31" w16cid:durableId="1017345383">
    <w:abstractNumId w:val="326"/>
  </w:num>
  <w:num w:numId="32" w16cid:durableId="1726948829">
    <w:abstractNumId w:val="98"/>
  </w:num>
  <w:num w:numId="33" w16cid:durableId="361439335">
    <w:abstractNumId w:val="406"/>
  </w:num>
  <w:num w:numId="34" w16cid:durableId="1969700838">
    <w:abstractNumId w:val="433"/>
  </w:num>
  <w:num w:numId="35" w16cid:durableId="1611663281">
    <w:abstractNumId w:val="450"/>
  </w:num>
  <w:num w:numId="36" w16cid:durableId="1894659851">
    <w:abstractNumId w:val="494"/>
  </w:num>
  <w:num w:numId="37" w16cid:durableId="605504936">
    <w:abstractNumId w:val="185"/>
  </w:num>
  <w:num w:numId="38" w16cid:durableId="58750912">
    <w:abstractNumId w:val="378"/>
  </w:num>
  <w:num w:numId="39" w16cid:durableId="1773089387">
    <w:abstractNumId w:val="113"/>
  </w:num>
  <w:num w:numId="40" w16cid:durableId="1122379258">
    <w:abstractNumId w:val="50"/>
  </w:num>
  <w:num w:numId="41" w16cid:durableId="121730542">
    <w:abstractNumId w:val="71"/>
  </w:num>
  <w:num w:numId="42" w16cid:durableId="1410157425">
    <w:abstractNumId w:val="227"/>
  </w:num>
  <w:num w:numId="43" w16cid:durableId="1069229828">
    <w:abstractNumId w:val="51"/>
  </w:num>
  <w:num w:numId="44" w16cid:durableId="641155689">
    <w:abstractNumId w:val="16"/>
  </w:num>
  <w:num w:numId="45" w16cid:durableId="1380398794">
    <w:abstractNumId w:val="7"/>
  </w:num>
  <w:num w:numId="46" w16cid:durableId="798032880">
    <w:abstractNumId w:val="291"/>
  </w:num>
  <w:num w:numId="47" w16cid:durableId="1224218700">
    <w:abstractNumId w:val="327"/>
  </w:num>
  <w:num w:numId="48" w16cid:durableId="936794819">
    <w:abstractNumId w:val="199"/>
  </w:num>
  <w:num w:numId="49" w16cid:durableId="1662342898">
    <w:abstractNumId w:val="243"/>
  </w:num>
  <w:num w:numId="50" w16cid:durableId="1199396795">
    <w:abstractNumId w:val="211"/>
  </w:num>
  <w:num w:numId="51" w16cid:durableId="320357942">
    <w:abstractNumId w:val="356"/>
  </w:num>
  <w:num w:numId="52" w16cid:durableId="1877740099">
    <w:abstractNumId w:val="357"/>
  </w:num>
  <w:num w:numId="53" w16cid:durableId="1992246476">
    <w:abstractNumId w:val="504"/>
  </w:num>
  <w:num w:numId="54" w16cid:durableId="232618510">
    <w:abstractNumId w:val="445"/>
  </w:num>
  <w:num w:numId="55" w16cid:durableId="1494906184">
    <w:abstractNumId w:val="422"/>
  </w:num>
  <w:num w:numId="56" w16cid:durableId="93404566">
    <w:abstractNumId w:val="132"/>
  </w:num>
  <w:num w:numId="57" w16cid:durableId="355353820">
    <w:abstractNumId w:val="226"/>
  </w:num>
  <w:num w:numId="58" w16cid:durableId="126630800">
    <w:abstractNumId w:val="322"/>
  </w:num>
  <w:num w:numId="59" w16cid:durableId="1925532896">
    <w:abstractNumId w:val="123"/>
  </w:num>
  <w:num w:numId="60" w16cid:durableId="731587284">
    <w:abstractNumId w:val="19"/>
  </w:num>
  <w:num w:numId="61" w16cid:durableId="1337148989">
    <w:abstractNumId w:val="419"/>
  </w:num>
  <w:num w:numId="62" w16cid:durableId="79572815">
    <w:abstractNumId w:val="432"/>
  </w:num>
  <w:num w:numId="63" w16cid:durableId="529412468">
    <w:abstractNumId w:val="64"/>
  </w:num>
  <w:num w:numId="64" w16cid:durableId="1664357689">
    <w:abstractNumId w:val="476"/>
  </w:num>
  <w:num w:numId="65" w16cid:durableId="794755175">
    <w:abstractNumId w:val="401"/>
  </w:num>
  <w:num w:numId="66" w16cid:durableId="1481724434">
    <w:abstractNumId w:val="127"/>
  </w:num>
  <w:num w:numId="67" w16cid:durableId="1208223709">
    <w:abstractNumId w:val="489"/>
  </w:num>
  <w:num w:numId="68" w16cid:durableId="1838030829">
    <w:abstractNumId w:val="492"/>
  </w:num>
  <w:num w:numId="69" w16cid:durableId="204949560">
    <w:abstractNumId w:val="352"/>
  </w:num>
  <w:num w:numId="70" w16cid:durableId="66004237">
    <w:abstractNumId w:val="380"/>
  </w:num>
  <w:num w:numId="71" w16cid:durableId="422848541">
    <w:abstractNumId w:val="89"/>
  </w:num>
  <w:num w:numId="72" w16cid:durableId="782260887">
    <w:abstractNumId w:val="115"/>
  </w:num>
  <w:num w:numId="73" w16cid:durableId="1755206169">
    <w:abstractNumId w:val="459"/>
  </w:num>
  <w:num w:numId="74" w16cid:durableId="361397572">
    <w:abstractNumId w:val="443"/>
  </w:num>
  <w:num w:numId="75" w16cid:durableId="928739067">
    <w:abstractNumId w:val="274"/>
  </w:num>
  <w:num w:numId="76" w16cid:durableId="954214029">
    <w:abstractNumId w:val="411"/>
  </w:num>
  <w:num w:numId="77" w16cid:durableId="550385696">
    <w:abstractNumId w:val="32"/>
  </w:num>
  <w:num w:numId="78" w16cid:durableId="890773998">
    <w:abstractNumId w:val="374"/>
  </w:num>
  <w:num w:numId="79" w16cid:durableId="875970289">
    <w:abstractNumId w:val="282"/>
  </w:num>
  <w:num w:numId="80" w16cid:durableId="1856846048">
    <w:abstractNumId w:val="263"/>
  </w:num>
  <w:num w:numId="81" w16cid:durableId="184483947">
    <w:abstractNumId w:val="34"/>
  </w:num>
  <w:num w:numId="82" w16cid:durableId="932205996">
    <w:abstractNumId w:val="310"/>
  </w:num>
  <w:num w:numId="83" w16cid:durableId="1724331456">
    <w:abstractNumId w:val="359"/>
  </w:num>
  <w:num w:numId="84" w16cid:durableId="1431655528">
    <w:abstractNumId w:val="392"/>
  </w:num>
  <w:num w:numId="85" w16cid:durableId="1374966606">
    <w:abstractNumId w:val="344"/>
  </w:num>
  <w:num w:numId="86" w16cid:durableId="815799655">
    <w:abstractNumId w:val="12"/>
  </w:num>
  <w:num w:numId="87" w16cid:durableId="1392926312">
    <w:abstractNumId w:val="216"/>
  </w:num>
  <w:num w:numId="88" w16cid:durableId="203180193">
    <w:abstractNumId w:val="475"/>
  </w:num>
  <w:num w:numId="89" w16cid:durableId="36200595">
    <w:abstractNumId w:val="192"/>
  </w:num>
  <w:num w:numId="90" w16cid:durableId="1103572040">
    <w:abstractNumId w:val="147"/>
  </w:num>
  <w:num w:numId="91" w16cid:durableId="2082822505">
    <w:abstractNumId w:val="502"/>
  </w:num>
  <w:num w:numId="92" w16cid:durableId="1310134315">
    <w:abstractNumId w:val="413"/>
  </w:num>
  <w:num w:numId="93" w16cid:durableId="348457268">
    <w:abstractNumId w:val="179"/>
  </w:num>
  <w:num w:numId="94" w16cid:durableId="460458193">
    <w:abstractNumId w:val="420"/>
  </w:num>
  <w:num w:numId="95" w16cid:durableId="1292711575">
    <w:abstractNumId w:val="458"/>
  </w:num>
  <w:num w:numId="96" w16cid:durableId="2023966338">
    <w:abstractNumId w:val="513"/>
  </w:num>
  <w:num w:numId="97" w16cid:durableId="1728530959">
    <w:abstractNumId w:val="483"/>
  </w:num>
  <w:num w:numId="98" w16cid:durableId="143475521">
    <w:abstractNumId w:val="293"/>
  </w:num>
  <w:num w:numId="99" w16cid:durableId="1392802089">
    <w:abstractNumId w:val="292"/>
  </w:num>
  <w:num w:numId="100" w16cid:durableId="2007006067">
    <w:abstractNumId w:val="219"/>
  </w:num>
  <w:num w:numId="101" w16cid:durableId="2114787979">
    <w:abstractNumId w:val="111"/>
  </w:num>
  <w:num w:numId="102" w16cid:durableId="1618636610">
    <w:abstractNumId w:val="246"/>
  </w:num>
  <w:num w:numId="103" w16cid:durableId="1670131525">
    <w:abstractNumId w:val="318"/>
  </w:num>
  <w:num w:numId="104" w16cid:durableId="1021735639">
    <w:abstractNumId w:val="154"/>
  </w:num>
  <w:num w:numId="105" w16cid:durableId="1838155861">
    <w:abstractNumId w:val="184"/>
  </w:num>
  <w:num w:numId="106" w16cid:durableId="1280527510">
    <w:abstractNumId w:val="175"/>
  </w:num>
  <w:num w:numId="107" w16cid:durableId="1899435941">
    <w:abstractNumId w:val="361"/>
  </w:num>
  <w:num w:numId="108" w16cid:durableId="1252199088">
    <w:abstractNumId w:val="78"/>
  </w:num>
  <w:num w:numId="109" w16cid:durableId="2016301645">
    <w:abstractNumId w:val="212"/>
  </w:num>
  <w:num w:numId="110" w16cid:durableId="1854880561">
    <w:abstractNumId w:val="146"/>
  </w:num>
  <w:num w:numId="111" w16cid:durableId="1009257842">
    <w:abstractNumId w:val="466"/>
  </w:num>
  <w:num w:numId="112" w16cid:durableId="1093823578">
    <w:abstractNumId w:val="169"/>
  </w:num>
  <w:num w:numId="113" w16cid:durableId="440301750">
    <w:abstractNumId w:val="484"/>
  </w:num>
  <w:num w:numId="114" w16cid:durableId="681929925">
    <w:abstractNumId w:val="315"/>
  </w:num>
  <w:num w:numId="115" w16cid:durableId="2078168630">
    <w:abstractNumId w:val="65"/>
  </w:num>
  <w:num w:numId="116" w16cid:durableId="2117866892">
    <w:abstractNumId w:val="125"/>
  </w:num>
  <w:num w:numId="117" w16cid:durableId="524364244">
    <w:abstractNumId w:val="491"/>
  </w:num>
  <w:num w:numId="118" w16cid:durableId="742331856">
    <w:abstractNumId w:val="160"/>
  </w:num>
  <w:num w:numId="119" w16cid:durableId="1203443164">
    <w:abstractNumId w:val="342"/>
  </w:num>
  <w:num w:numId="120" w16cid:durableId="729889585">
    <w:abstractNumId w:val="391"/>
  </w:num>
  <w:num w:numId="121" w16cid:durableId="879823254">
    <w:abstractNumId w:val="524"/>
  </w:num>
  <w:num w:numId="122" w16cid:durableId="56250364">
    <w:abstractNumId w:val="500"/>
  </w:num>
  <w:num w:numId="123" w16cid:durableId="1661883978">
    <w:abstractNumId w:val="429"/>
  </w:num>
  <w:num w:numId="124" w16cid:durableId="521553215">
    <w:abstractNumId w:val="402"/>
  </w:num>
  <w:num w:numId="125" w16cid:durableId="1068065930">
    <w:abstractNumId w:val="454"/>
  </w:num>
  <w:num w:numId="126" w16cid:durableId="2015568416">
    <w:abstractNumId w:val="210"/>
  </w:num>
  <w:num w:numId="127" w16cid:durableId="308096078">
    <w:abstractNumId w:val="527"/>
  </w:num>
  <w:num w:numId="128" w16cid:durableId="1238592241">
    <w:abstractNumId w:val="232"/>
  </w:num>
  <w:num w:numId="129" w16cid:durableId="36125040">
    <w:abstractNumId w:val="535"/>
  </w:num>
  <w:num w:numId="130" w16cid:durableId="407190444">
    <w:abstractNumId w:val="376"/>
  </w:num>
  <w:num w:numId="131" w16cid:durableId="1718317385">
    <w:abstractNumId w:val="520"/>
  </w:num>
  <w:num w:numId="132" w16cid:durableId="218245253">
    <w:abstractNumId w:val="328"/>
  </w:num>
  <w:num w:numId="133" w16cid:durableId="2018189530">
    <w:abstractNumId w:val="1"/>
  </w:num>
  <w:num w:numId="134" w16cid:durableId="9992561">
    <w:abstractNumId w:val="469"/>
  </w:num>
  <w:num w:numId="135" w16cid:durableId="904800900">
    <w:abstractNumId w:val="209"/>
  </w:num>
  <w:num w:numId="136" w16cid:durableId="466624619">
    <w:abstractNumId w:val="436"/>
  </w:num>
  <w:num w:numId="137" w16cid:durableId="242028082">
    <w:abstractNumId w:val="193"/>
  </w:num>
  <w:num w:numId="138" w16cid:durableId="1485856667">
    <w:abstractNumId w:val="306"/>
  </w:num>
  <w:num w:numId="139" w16cid:durableId="1376389962">
    <w:abstractNumId w:val="379"/>
  </w:num>
  <w:num w:numId="140" w16cid:durableId="1929121512">
    <w:abstractNumId w:val="277"/>
  </w:num>
  <w:num w:numId="141" w16cid:durableId="221327442">
    <w:abstractNumId w:val="473"/>
  </w:num>
  <w:num w:numId="142" w16cid:durableId="683751670">
    <w:abstractNumId w:val="265"/>
  </w:num>
  <w:num w:numId="143" w16cid:durableId="1306469416">
    <w:abstractNumId w:val="251"/>
  </w:num>
  <w:num w:numId="144" w16cid:durableId="569851308">
    <w:abstractNumId w:val="416"/>
  </w:num>
  <w:num w:numId="145" w16cid:durableId="910430958">
    <w:abstractNumId w:val="229"/>
  </w:num>
  <w:num w:numId="146" w16cid:durableId="1619754234">
    <w:abstractNumId w:val="159"/>
  </w:num>
  <w:num w:numId="147" w16cid:durableId="12391341">
    <w:abstractNumId w:val="96"/>
  </w:num>
  <w:num w:numId="148" w16cid:durableId="1798448849">
    <w:abstractNumId w:val="215"/>
  </w:num>
  <w:num w:numId="149" w16cid:durableId="1383290822">
    <w:abstractNumId w:val="323"/>
  </w:num>
  <w:num w:numId="150" w16cid:durableId="1850677876">
    <w:abstractNumId w:val="93"/>
  </w:num>
  <w:num w:numId="151" w16cid:durableId="6056123">
    <w:abstractNumId w:val="461"/>
  </w:num>
  <w:num w:numId="152" w16cid:durableId="1420983420">
    <w:abstractNumId w:val="526"/>
  </w:num>
  <w:num w:numId="153" w16cid:durableId="1469321580">
    <w:abstractNumId w:val="118"/>
  </w:num>
  <w:num w:numId="154" w16cid:durableId="553003938">
    <w:abstractNumId w:val="506"/>
  </w:num>
  <w:num w:numId="155" w16cid:durableId="2001348247">
    <w:abstractNumId w:val="497"/>
  </w:num>
  <w:num w:numId="156" w16cid:durableId="1082339934">
    <w:abstractNumId w:val="464"/>
  </w:num>
  <w:num w:numId="157" w16cid:durableId="1453865775">
    <w:abstractNumId w:val="82"/>
  </w:num>
  <w:num w:numId="158" w16cid:durableId="713114418">
    <w:abstractNumId w:val="114"/>
  </w:num>
  <w:num w:numId="159" w16cid:durableId="22949276">
    <w:abstractNumId w:val="56"/>
  </w:num>
  <w:num w:numId="160" w16cid:durableId="1318463349">
    <w:abstractNumId w:val="141"/>
  </w:num>
  <w:num w:numId="161" w16cid:durableId="1419522918">
    <w:abstractNumId w:val="440"/>
  </w:num>
  <w:num w:numId="162" w16cid:durableId="960767385">
    <w:abstractNumId w:val="390"/>
  </w:num>
  <w:num w:numId="163" w16cid:durableId="1896969793">
    <w:abstractNumId w:val="88"/>
  </w:num>
  <w:num w:numId="164" w16cid:durableId="247472042">
    <w:abstractNumId w:val="158"/>
  </w:num>
  <w:num w:numId="165" w16cid:durableId="616984196">
    <w:abstractNumId w:val="99"/>
  </w:num>
  <w:num w:numId="166" w16cid:durableId="2141343217">
    <w:abstractNumId w:val="270"/>
  </w:num>
  <w:num w:numId="167" w16cid:durableId="698513450">
    <w:abstractNumId w:val="68"/>
  </w:num>
  <w:num w:numId="168" w16cid:durableId="19670730">
    <w:abstractNumId w:val="485"/>
  </w:num>
  <w:num w:numId="169" w16cid:durableId="1425760566">
    <w:abstractNumId w:val="57"/>
  </w:num>
  <w:num w:numId="170" w16cid:durableId="919097733">
    <w:abstractNumId w:val="213"/>
  </w:num>
  <w:num w:numId="171" w16cid:durableId="1273172622">
    <w:abstractNumId w:val="519"/>
  </w:num>
  <w:num w:numId="172" w16cid:durableId="967393298">
    <w:abstractNumId w:val="405"/>
  </w:num>
  <w:num w:numId="173" w16cid:durableId="1953635563">
    <w:abstractNumId w:val="467"/>
  </w:num>
  <w:num w:numId="174" w16cid:durableId="565380205">
    <w:abstractNumId w:val="295"/>
  </w:num>
  <w:num w:numId="175" w16cid:durableId="1548296806">
    <w:abstractNumId w:val="186"/>
  </w:num>
  <w:num w:numId="176" w16cid:durableId="516045582">
    <w:abstractNumId w:val="387"/>
  </w:num>
  <w:num w:numId="177" w16cid:durableId="1179471344">
    <w:abstractNumId w:val="139"/>
  </w:num>
  <w:num w:numId="178" w16cid:durableId="635718325">
    <w:abstractNumId w:val="47"/>
  </w:num>
  <w:num w:numId="179" w16cid:durableId="675109162">
    <w:abstractNumId w:val="9"/>
  </w:num>
  <w:num w:numId="180" w16cid:durableId="790712024">
    <w:abstractNumId w:val="279"/>
  </w:num>
  <w:num w:numId="181" w16cid:durableId="928539747">
    <w:abstractNumId w:val="400"/>
  </w:num>
  <w:num w:numId="182" w16cid:durableId="1006901906">
    <w:abstractNumId w:val="508"/>
  </w:num>
  <w:num w:numId="183" w16cid:durableId="889850516">
    <w:abstractNumId w:val="501"/>
  </w:num>
  <w:num w:numId="184" w16cid:durableId="15205355">
    <w:abstractNumId w:val="178"/>
  </w:num>
  <w:num w:numId="185" w16cid:durableId="1769544720">
    <w:abstractNumId w:val="250"/>
  </w:num>
  <w:num w:numId="186" w16cid:durableId="991757924">
    <w:abstractNumId w:val="105"/>
  </w:num>
  <w:num w:numId="187" w16cid:durableId="1529879666">
    <w:abstractNumId w:val="122"/>
  </w:num>
  <w:num w:numId="188" w16cid:durableId="2127701177">
    <w:abstractNumId w:val="129"/>
  </w:num>
  <w:num w:numId="189" w16cid:durableId="1767388123">
    <w:abstractNumId w:val="109"/>
  </w:num>
  <w:num w:numId="190" w16cid:durableId="2055306773">
    <w:abstractNumId w:val="49"/>
  </w:num>
  <w:num w:numId="191" w16cid:durableId="958682293">
    <w:abstractNumId w:val="512"/>
  </w:num>
  <w:num w:numId="192" w16cid:durableId="289409481">
    <w:abstractNumId w:val="63"/>
  </w:num>
  <w:num w:numId="193" w16cid:durableId="1010329217">
    <w:abstractNumId w:val="285"/>
  </w:num>
  <w:num w:numId="194" w16cid:durableId="332341355">
    <w:abstractNumId w:val="329"/>
  </w:num>
  <w:num w:numId="195" w16cid:durableId="103774564">
    <w:abstractNumId w:val="20"/>
  </w:num>
  <w:num w:numId="196" w16cid:durableId="589773635">
    <w:abstractNumId w:val="486"/>
  </w:num>
  <w:num w:numId="197" w16cid:durableId="370031991">
    <w:abstractNumId w:val="120"/>
  </w:num>
  <w:num w:numId="198" w16cid:durableId="1237976834">
    <w:abstractNumId w:val="439"/>
  </w:num>
  <w:num w:numId="199" w16cid:durableId="513424067">
    <w:abstractNumId w:val="224"/>
  </w:num>
  <w:num w:numId="200" w16cid:durableId="1269240559">
    <w:abstractNumId w:val="377"/>
  </w:num>
  <w:num w:numId="201" w16cid:durableId="182330697">
    <w:abstractNumId w:val="414"/>
  </w:num>
  <w:num w:numId="202" w16cid:durableId="1901747247">
    <w:abstractNumId w:val="33"/>
  </w:num>
  <w:num w:numId="203" w16cid:durableId="524834008">
    <w:abstractNumId w:val="532"/>
  </w:num>
  <w:num w:numId="204" w16cid:durableId="1871258074">
    <w:abstractNumId w:val="448"/>
  </w:num>
  <w:num w:numId="205" w16cid:durableId="1147357691">
    <w:abstractNumId w:val="325"/>
  </w:num>
  <w:num w:numId="206" w16cid:durableId="810368984">
    <w:abstractNumId w:val="77"/>
  </w:num>
  <w:num w:numId="207" w16cid:durableId="1471628453">
    <w:abstractNumId w:val="353"/>
  </w:num>
  <w:num w:numId="208" w16cid:durableId="2054574713">
    <w:abstractNumId w:val="305"/>
  </w:num>
  <w:num w:numId="209" w16cid:durableId="908417749">
    <w:abstractNumId w:val="334"/>
  </w:num>
  <w:num w:numId="210" w16cid:durableId="882526489">
    <w:abstractNumId w:val="286"/>
  </w:num>
  <w:num w:numId="211" w16cid:durableId="750662170">
    <w:abstractNumId w:val="465"/>
  </w:num>
  <w:num w:numId="212" w16cid:durableId="569848558">
    <w:abstractNumId w:val="407"/>
  </w:num>
  <w:num w:numId="213" w16cid:durableId="865093755">
    <w:abstractNumId w:val="153"/>
  </w:num>
  <w:num w:numId="214" w16cid:durableId="1440100175">
    <w:abstractNumId w:val="11"/>
  </w:num>
  <w:num w:numId="215" w16cid:durableId="1051271737">
    <w:abstractNumId w:val="365"/>
  </w:num>
  <w:num w:numId="216" w16cid:durableId="1278830181">
    <w:abstractNumId w:val="463"/>
  </w:num>
  <w:num w:numId="217" w16cid:durableId="232590132">
    <w:abstractNumId w:val="254"/>
  </w:num>
  <w:num w:numId="218" w16cid:durableId="2074769138">
    <w:abstractNumId w:val="25"/>
  </w:num>
  <w:num w:numId="219" w16cid:durableId="1856528973">
    <w:abstractNumId w:val="321"/>
  </w:num>
  <w:num w:numId="220" w16cid:durableId="1201626577">
    <w:abstractNumId w:val="324"/>
  </w:num>
  <w:num w:numId="221" w16cid:durableId="916667572">
    <w:abstractNumId w:val="240"/>
  </w:num>
  <w:num w:numId="222" w16cid:durableId="49808436">
    <w:abstractNumId w:val="426"/>
  </w:num>
  <w:num w:numId="223" w16cid:durableId="1661040123">
    <w:abstractNumId w:val="133"/>
  </w:num>
  <w:num w:numId="224" w16cid:durableId="2029021052">
    <w:abstractNumId w:val="39"/>
  </w:num>
  <w:num w:numId="225" w16cid:durableId="549809931">
    <w:abstractNumId w:val="4"/>
  </w:num>
  <w:num w:numId="226" w16cid:durableId="1361317114">
    <w:abstractNumId w:val="386"/>
  </w:num>
  <w:num w:numId="227" w16cid:durableId="971639172">
    <w:abstractNumId w:val="348"/>
  </w:num>
  <w:num w:numId="228" w16cid:durableId="125439582">
    <w:abstractNumId w:val="442"/>
  </w:num>
  <w:num w:numId="229" w16cid:durableId="554245593">
    <w:abstractNumId w:val="104"/>
  </w:num>
  <w:num w:numId="230" w16cid:durableId="513543895">
    <w:abstractNumId w:val="18"/>
  </w:num>
  <w:num w:numId="231" w16cid:durableId="358970301">
    <w:abstractNumId w:val="95"/>
  </w:num>
  <w:num w:numId="232" w16cid:durableId="1106193986">
    <w:abstractNumId w:val="444"/>
  </w:num>
  <w:num w:numId="233" w16cid:durableId="1112943644">
    <w:abstractNumId w:val="382"/>
  </w:num>
  <w:num w:numId="234" w16cid:durableId="182979250">
    <w:abstractNumId w:val="102"/>
  </w:num>
  <w:num w:numId="235" w16cid:durableId="907963191">
    <w:abstractNumId w:val="319"/>
  </w:num>
  <w:num w:numId="236" w16cid:durableId="1249268943">
    <w:abstractNumId w:val="389"/>
  </w:num>
  <w:num w:numId="237" w16cid:durableId="1676227176">
    <w:abstractNumId w:val="72"/>
  </w:num>
  <w:num w:numId="238" w16cid:durableId="1720284225">
    <w:abstractNumId w:val="94"/>
  </w:num>
  <w:num w:numId="239" w16cid:durableId="2143769824">
    <w:abstractNumId w:val="252"/>
  </w:num>
  <w:num w:numId="240" w16cid:durableId="1628123246">
    <w:abstractNumId w:val="163"/>
  </w:num>
  <w:num w:numId="241" w16cid:durableId="1082024964">
    <w:abstractNumId w:val="510"/>
  </w:num>
  <w:num w:numId="242" w16cid:durableId="610747805">
    <w:abstractNumId w:val="449"/>
  </w:num>
  <w:num w:numId="243" w16cid:durableId="2175669">
    <w:abstractNumId w:val="40"/>
  </w:num>
  <w:num w:numId="244" w16cid:durableId="2119718176">
    <w:abstractNumId w:val="370"/>
  </w:num>
  <w:num w:numId="245" w16cid:durableId="1465737583">
    <w:abstractNumId w:val="515"/>
  </w:num>
  <w:num w:numId="246" w16cid:durableId="746997516">
    <w:abstractNumId w:val="481"/>
  </w:num>
  <w:num w:numId="247" w16cid:durableId="1158838292">
    <w:abstractNumId w:val="187"/>
  </w:num>
  <w:num w:numId="248" w16cid:durableId="769005264">
    <w:abstractNumId w:val="276"/>
  </w:num>
  <w:num w:numId="249" w16cid:durableId="102069559">
    <w:abstractNumId w:val="381"/>
  </w:num>
  <w:num w:numId="250" w16cid:durableId="159081785">
    <w:abstractNumId w:val="220"/>
  </w:num>
  <w:num w:numId="251" w16cid:durableId="684482910">
    <w:abstractNumId w:val="69"/>
  </w:num>
  <w:num w:numId="252" w16cid:durableId="1172573149">
    <w:abstractNumId w:val="418"/>
  </w:num>
  <w:num w:numId="253" w16cid:durableId="1869371997">
    <w:abstractNumId w:val="302"/>
  </w:num>
  <w:num w:numId="254" w16cid:durableId="1883243892">
    <w:abstractNumId w:val="477"/>
  </w:num>
  <w:num w:numId="255" w16cid:durableId="889419831">
    <w:abstractNumId w:val="367"/>
  </w:num>
  <w:num w:numId="256" w16cid:durableId="1246652532">
    <w:abstractNumId w:val="272"/>
  </w:num>
  <w:num w:numId="257" w16cid:durableId="481852040">
    <w:abstractNumId w:val="496"/>
  </w:num>
  <w:num w:numId="258" w16cid:durableId="2117558381">
    <w:abstractNumId w:val="233"/>
  </w:num>
  <w:num w:numId="259" w16cid:durableId="1581598150">
    <w:abstractNumId w:val="106"/>
  </w:num>
  <w:num w:numId="260" w16cid:durableId="1092554790">
    <w:abstractNumId w:val="468"/>
  </w:num>
  <w:num w:numId="261" w16cid:durableId="957420173">
    <w:abstractNumId w:val="202"/>
  </w:num>
  <w:num w:numId="262" w16cid:durableId="1228612625">
    <w:abstractNumId w:val="2"/>
  </w:num>
  <w:num w:numId="263" w16cid:durableId="365374293">
    <w:abstractNumId w:val="398"/>
  </w:num>
  <w:num w:numId="264" w16cid:durableId="1227764749">
    <w:abstractNumId w:val="284"/>
  </w:num>
  <w:num w:numId="265" w16cid:durableId="1762675282">
    <w:abstractNumId w:val="300"/>
  </w:num>
  <w:num w:numId="266" w16cid:durableId="1421637870">
    <w:abstractNumId w:val="221"/>
  </w:num>
  <w:num w:numId="267" w16cid:durableId="1338575311">
    <w:abstractNumId w:val="156"/>
  </w:num>
  <w:num w:numId="268" w16cid:durableId="1701205586">
    <w:abstractNumId w:val="261"/>
  </w:num>
  <w:num w:numId="269" w16cid:durableId="406731241">
    <w:abstractNumId w:val="54"/>
  </w:num>
  <w:num w:numId="270" w16cid:durableId="676883818">
    <w:abstractNumId w:val="309"/>
  </w:num>
  <w:num w:numId="271" w16cid:durableId="788857335">
    <w:abstractNumId w:val="362"/>
  </w:num>
  <w:num w:numId="272" w16cid:durableId="1296836944">
    <w:abstractNumId w:val="396"/>
  </w:num>
  <w:num w:numId="273" w16cid:durableId="1290168076">
    <w:abstractNumId w:val="430"/>
  </w:num>
  <w:num w:numId="274" w16cid:durableId="2007442648">
    <w:abstractNumId w:val="128"/>
  </w:num>
  <w:num w:numId="275" w16cid:durableId="2000229787">
    <w:abstractNumId w:val="83"/>
  </w:num>
  <w:num w:numId="276" w16cid:durableId="280260338">
    <w:abstractNumId w:val="208"/>
  </w:num>
  <w:num w:numId="277" w16cid:durableId="1111821725">
    <w:abstractNumId w:val="137"/>
  </w:num>
  <w:num w:numId="278" w16cid:durableId="393892345">
    <w:abstractNumId w:val="181"/>
  </w:num>
  <w:num w:numId="279" w16cid:durableId="1509830442">
    <w:abstractNumId w:val="417"/>
  </w:num>
  <w:num w:numId="280" w16cid:durableId="357586196">
    <w:abstractNumId w:val="60"/>
  </w:num>
  <w:num w:numId="281" w16cid:durableId="608969100">
    <w:abstractNumId w:val="312"/>
  </w:num>
  <w:num w:numId="282" w16cid:durableId="1321153954">
    <w:abstractNumId w:val="21"/>
  </w:num>
  <w:num w:numId="283" w16cid:durableId="402069018">
    <w:abstractNumId w:val="52"/>
  </w:num>
  <w:num w:numId="284" w16cid:durableId="312638037">
    <w:abstractNumId w:val="335"/>
  </w:num>
  <w:num w:numId="285" w16cid:durableId="652952033">
    <w:abstractNumId w:val="74"/>
  </w:num>
  <w:num w:numId="286" w16cid:durableId="1387416939">
    <w:abstractNumId w:val="17"/>
  </w:num>
  <w:num w:numId="287" w16cid:durableId="782765983">
    <w:abstractNumId w:val="345"/>
  </w:num>
  <w:num w:numId="288" w16cid:durableId="1283266664">
    <w:abstractNumId w:val="457"/>
  </w:num>
  <w:num w:numId="289" w16cid:durableId="1194615923">
    <w:abstractNumId w:val="59"/>
  </w:num>
  <w:num w:numId="290" w16cid:durableId="1061251989">
    <w:abstractNumId w:val="446"/>
  </w:num>
  <w:num w:numId="291" w16cid:durableId="51271520">
    <w:abstractNumId w:val="262"/>
  </w:num>
  <w:num w:numId="292" w16cid:durableId="1861771371">
    <w:abstractNumId w:val="239"/>
  </w:num>
  <w:num w:numId="293" w16cid:durableId="1563328034">
    <w:abstractNumId w:val="100"/>
  </w:num>
  <w:num w:numId="294" w16cid:durableId="2136558754">
    <w:abstractNumId w:val="268"/>
  </w:num>
  <w:num w:numId="295" w16cid:durableId="351414724">
    <w:abstractNumId w:val="38"/>
  </w:num>
  <w:num w:numId="296" w16cid:durableId="1812822410">
    <w:abstractNumId w:val="456"/>
  </w:num>
  <w:num w:numId="297" w16cid:durableId="1928270489">
    <w:abstractNumId w:val="101"/>
  </w:num>
  <w:num w:numId="298" w16cid:durableId="1745225847">
    <w:abstractNumId w:val="447"/>
  </w:num>
  <w:num w:numId="299" w16cid:durableId="2084831925">
    <w:abstractNumId w:val="85"/>
  </w:num>
  <w:num w:numId="300" w16cid:durableId="1708723702">
    <w:abstractNumId w:val="81"/>
  </w:num>
  <w:num w:numId="301" w16cid:durableId="1551376651">
    <w:abstractNumId w:val="460"/>
  </w:num>
  <w:num w:numId="302" w16cid:durableId="652955104">
    <w:abstractNumId w:val="231"/>
  </w:num>
  <w:num w:numId="303" w16cid:durableId="192497270">
    <w:abstractNumId w:val="75"/>
  </w:num>
  <w:num w:numId="304" w16cid:durableId="723601295">
    <w:abstractNumId w:val="176"/>
  </w:num>
  <w:num w:numId="305" w16cid:durableId="984429987">
    <w:abstractNumId w:val="173"/>
  </w:num>
  <w:num w:numId="306" w16cid:durableId="543372001">
    <w:abstractNumId w:val="87"/>
  </w:num>
  <w:num w:numId="307" w16cid:durableId="1188526829">
    <w:abstractNumId w:val="288"/>
  </w:num>
  <w:num w:numId="308" w16cid:durableId="703139704">
    <w:abstractNumId w:val="397"/>
  </w:num>
  <w:num w:numId="309" w16cid:durableId="541328965">
    <w:abstractNumId w:val="301"/>
  </w:num>
  <w:num w:numId="310" w16cid:durableId="913589298">
    <w:abstractNumId w:val="44"/>
  </w:num>
  <w:num w:numId="311" w16cid:durableId="566843261">
    <w:abstractNumId w:val="117"/>
  </w:num>
  <w:num w:numId="312" w16cid:durableId="1247957091">
    <w:abstractNumId w:val="425"/>
  </w:num>
  <w:num w:numId="313" w16cid:durableId="544874844">
    <w:abstractNumId w:val="431"/>
  </w:num>
  <w:num w:numId="314" w16cid:durableId="62723072">
    <w:abstractNumId w:val="451"/>
  </w:num>
  <w:num w:numId="315" w16cid:durableId="1774091886">
    <w:abstractNumId w:val="152"/>
  </w:num>
  <w:num w:numId="316" w16cid:durableId="2078552295">
    <w:abstractNumId w:val="234"/>
  </w:num>
  <w:num w:numId="317" w16cid:durableId="363025220">
    <w:abstractNumId w:val="197"/>
  </w:num>
  <w:num w:numId="318" w16cid:durableId="191774490">
    <w:abstractNumId w:val="482"/>
  </w:num>
  <w:num w:numId="319" w16cid:durableId="286158935">
    <w:abstractNumId w:val="200"/>
  </w:num>
  <w:num w:numId="320" w16cid:durableId="203951039">
    <w:abstractNumId w:val="76"/>
  </w:num>
  <w:num w:numId="321" w16cid:durableId="1348211497">
    <w:abstractNumId w:val="316"/>
  </w:num>
  <w:num w:numId="322" w16cid:durableId="1014307012">
    <w:abstractNumId w:val="355"/>
  </w:num>
  <w:num w:numId="323" w16cid:durableId="1939367367">
    <w:abstractNumId w:val="428"/>
  </w:num>
  <w:num w:numId="324" w16cid:durableId="1605575751">
    <w:abstractNumId w:val="470"/>
  </w:num>
  <w:num w:numId="325" w16cid:durableId="944465639">
    <w:abstractNumId w:val="375"/>
  </w:num>
  <w:num w:numId="326" w16cid:durableId="56443314">
    <w:abstractNumId w:val="24"/>
  </w:num>
  <w:num w:numId="327" w16cid:durableId="1018968879">
    <w:abstractNumId w:val="155"/>
  </w:num>
  <w:num w:numId="328" w16cid:durableId="538125483">
    <w:abstractNumId w:val="138"/>
  </w:num>
  <w:num w:numId="329" w16cid:durableId="2068645918">
    <w:abstractNumId w:val="191"/>
  </w:num>
  <w:num w:numId="330" w16cid:durableId="1488743155">
    <w:abstractNumId w:val="311"/>
  </w:num>
  <w:num w:numId="331" w16cid:durableId="996493261">
    <w:abstractNumId w:val="259"/>
  </w:num>
  <w:num w:numId="332" w16cid:durableId="309404259">
    <w:abstractNumId w:val="29"/>
  </w:num>
  <w:num w:numId="333" w16cid:durableId="388501711">
    <w:abstractNumId w:val="162"/>
  </w:num>
  <w:num w:numId="334" w16cid:durableId="457258333">
    <w:abstractNumId w:val="260"/>
  </w:num>
  <w:num w:numId="335" w16cid:durableId="1520972960">
    <w:abstractNumId w:val="383"/>
  </w:num>
  <w:num w:numId="336" w16cid:durableId="1113550173">
    <w:abstractNumId w:val="294"/>
  </w:num>
  <w:num w:numId="337" w16cid:durableId="1141924897">
    <w:abstractNumId w:val="493"/>
  </w:num>
  <w:num w:numId="338" w16cid:durableId="706875844">
    <w:abstractNumId w:val="338"/>
  </w:num>
  <w:num w:numId="339" w16cid:durableId="743140365">
    <w:abstractNumId w:val="452"/>
  </w:num>
  <w:num w:numId="340" w16cid:durableId="752703920">
    <w:abstractNumId w:val="15"/>
  </w:num>
  <w:num w:numId="341" w16cid:durableId="1339770649">
    <w:abstractNumId w:val="363"/>
  </w:num>
  <w:num w:numId="342" w16cid:durableId="1416052350">
    <w:abstractNumId w:val="247"/>
  </w:num>
  <w:num w:numId="343" w16cid:durableId="659849058">
    <w:abstractNumId w:val="258"/>
  </w:num>
  <w:num w:numId="344" w16cid:durableId="1410616564">
    <w:abstractNumId w:val="308"/>
  </w:num>
  <w:num w:numId="345" w16cid:durableId="930547136">
    <w:abstractNumId w:val="336"/>
  </w:num>
  <w:num w:numId="346" w16cid:durableId="1423063056">
    <w:abstractNumId w:val="134"/>
  </w:num>
  <w:num w:numId="347" w16cid:durableId="564948716">
    <w:abstractNumId w:val="164"/>
  </w:num>
  <w:num w:numId="348" w16cid:durableId="618606078">
    <w:abstractNumId w:val="289"/>
  </w:num>
  <w:num w:numId="349" w16cid:durableId="1181624262">
    <w:abstractNumId w:val="238"/>
  </w:num>
  <w:num w:numId="350" w16cid:durableId="1894777130">
    <w:abstractNumId w:val="505"/>
  </w:num>
  <w:num w:numId="351" w16cid:durableId="1162938106">
    <w:abstractNumId w:val="194"/>
  </w:num>
  <w:num w:numId="352" w16cid:durableId="851797353">
    <w:abstractNumId w:val="13"/>
  </w:num>
  <w:num w:numId="353" w16cid:durableId="319773511">
    <w:abstractNumId w:val="351"/>
  </w:num>
  <w:num w:numId="354" w16cid:durableId="235093072">
    <w:abstractNumId w:val="223"/>
  </w:num>
  <w:num w:numId="355" w16cid:durableId="1984046790">
    <w:abstractNumId w:val="177"/>
  </w:num>
  <w:num w:numId="356" w16cid:durableId="364016970">
    <w:abstractNumId w:val="222"/>
  </w:num>
  <w:num w:numId="357" w16cid:durableId="1730565935">
    <w:abstractNumId w:val="84"/>
  </w:num>
  <w:num w:numId="358" w16cid:durableId="1093285427">
    <w:abstractNumId w:val="214"/>
  </w:num>
  <w:num w:numId="359" w16cid:durableId="1488328052">
    <w:abstractNumId w:val="97"/>
  </w:num>
  <w:num w:numId="360" w16cid:durableId="155612977">
    <w:abstractNumId w:val="283"/>
  </w:num>
  <w:num w:numId="361" w16cid:durableId="435904457">
    <w:abstractNumId w:val="150"/>
  </w:num>
  <w:num w:numId="362" w16cid:durableId="108396635">
    <w:abstractNumId w:val="66"/>
  </w:num>
  <w:num w:numId="363" w16cid:durableId="1060905008">
    <w:abstractNumId w:val="347"/>
  </w:num>
  <w:num w:numId="364" w16cid:durableId="382675239">
    <w:abstractNumId w:val="236"/>
  </w:num>
  <w:num w:numId="365" w16cid:durableId="270090408">
    <w:abstractNumId w:val="230"/>
  </w:num>
  <w:num w:numId="366" w16cid:durableId="699014941">
    <w:abstractNumId w:val="528"/>
  </w:num>
  <w:num w:numId="367" w16cid:durableId="787702871">
    <w:abstractNumId w:val="280"/>
  </w:num>
  <w:num w:numId="368" w16cid:durableId="502471853">
    <w:abstractNumId w:val="281"/>
  </w:num>
  <w:num w:numId="369" w16cid:durableId="584608422">
    <w:abstractNumId w:val="174"/>
  </w:num>
  <w:num w:numId="370" w16cid:durableId="97988286">
    <w:abstractNumId w:val="189"/>
  </w:num>
  <w:num w:numId="371" w16cid:durableId="1279263117">
    <w:abstractNumId w:val="412"/>
  </w:num>
  <w:num w:numId="372" w16cid:durableId="1515994932">
    <w:abstractNumId w:val="10"/>
  </w:num>
  <w:num w:numId="373" w16cid:durableId="1051805902">
    <w:abstractNumId w:val="296"/>
  </w:num>
  <w:num w:numId="374" w16cid:durableId="2076777305">
    <w:abstractNumId w:val="45"/>
  </w:num>
  <w:num w:numId="375" w16cid:durableId="1369717927">
    <w:abstractNumId w:val="423"/>
  </w:num>
  <w:num w:numId="376" w16cid:durableId="340620448">
    <w:abstractNumId w:val="145"/>
  </w:num>
  <w:num w:numId="377" w16cid:durableId="901017249">
    <w:abstractNumId w:val="170"/>
  </w:num>
  <w:num w:numId="378" w16cid:durableId="1666010615">
    <w:abstractNumId w:val="415"/>
  </w:num>
  <w:num w:numId="379" w16cid:durableId="1046178933">
    <w:abstractNumId w:val="92"/>
  </w:num>
  <w:num w:numId="380" w16cid:durableId="1953896784">
    <w:abstractNumId w:val="241"/>
  </w:num>
  <w:num w:numId="381" w16cid:durableId="1410157090">
    <w:abstractNumId w:val="404"/>
  </w:num>
  <w:num w:numId="382" w16cid:durableId="547298849">
    <w:abstractNumId w:val="408"/>
  </w:num>
  <w:num w:numId="383" w16cid:durableId="300503208">
    <w:abstractNumId w:val="437"/>
  </w:num>
  <w:num w:numId="384" w16cid:durableId="1848640846">
    <w:abstractNumId w:val="298"/>
  </w:num>
  <w:num w:numId="385" w16cid:durableId="1410880450">
    <w:abstractNumId w:val="27"/>
  </w:num>
  <w:num w:numId="386" w16cid:durableId="602373349">
    <w:abstractNumId w:val="534"/>
  </w:num>
  <w:num w:numId="387" w16cid:durableId="1220870260">
    <w:abstractNumId w:val="434"/>
  </w:num>
  <w:num w:numId="388" w16cid:durableId="1993024463">
    <w:abstractNumId w:val="530"/>
  </w:num>
  <w:num w:numId="389" w16cid:durableId="746538146">
    <w:abstractNumId w:val="393"/>
  </w:num>
  <w:num w:numId="390" w16cid:durableId="1092552642">
    <w:abstractNumId w:val="267"/>
  </w:num>
  <w:num w:numId="391" w16cid:durableId="296179717">
    <w:abstractNumId w:val="235"/>
  </w:num>
  <w:num w:numId="392" w16cid:durableId="983974897">
    <w:abstractNumId w:val="14"/>
  </w:num>
  <w:num w:numId="393" w16cid:durableId="971902879">
    <w:abstractNumId w:val="171"/>
  </w:num>
  <w:num w:numId="394" w16cid:durableId="731076164">
    <w:abstractNumId w:val="142"/>
  </w:num>
  <w:num w:numId="395" w16cid:durableId="831143868">
    <w:abstractNumId w:val="22"/>
  </w:num>
  <w:num w:numId="396" w16cid:durableId="221870469">
    <w:abstractNumId w:val="273"/>
  </w:num>
  <w:num w:numId="397" w16cid:durableId="1461412452">
    <w:abstractNumId w:val="523"/>
  </w:num>
  <w:num w:numId="398" w16cid:durableId="105661032">
    <w:abstractNumId w:val="346"/>
  </w:num>
  <w:num w:numId="399" w16cid:durableId="640813142">
    <w:abstractNumId w:val="110"/>
  </w:num>
  <w:num w:numId="400" w16cid:durableId="1527711786">
    <w:abstractNumId w:val="343"/>
  </w:num>
  <w:num w:numId="401" w16cid:durableId="212272685">
    <w:abstractNumId w:val="28"/>
  </w:num>
  <w:num w:numId="402" w16cid:durableId="1003699578">
    <w:abstractNumId w:val="61"/>
  </w:num>
  <w:num w:numId="403" w16cid:durableId="2127001328">
    <w:abstractNumId w:val="330"/>
  </w:num>
  <w:num w:numId="404" w16cid:durableId="828642530">
    <w:abstractNumId w:val="514"/>
  </w:num>
  <w:num w:numId="405" w16cid:durableId="937719212">
    <w:abstractNumId w:val="180"/>
  </w:num>
  <w:num w:numId="406" w16cid:durableId="2078934972">
    <w:abstractNumId w:val="112"/>
  </w:num>
  <w:num w:numId="407" w16cid:durableId="457839934">
    <w:abstractNumId w:val="237"/>
  </w:num>
  <w:num w:numId="408" w16cid:durableId="2070764614">
    <w:abstractNumId w:val="349"/>
  </w:num>
  <w:num w:numId="409" w16cid:durableId="59983348">
    <w:abstractNumId w:val="297"/>
  </w:num>
  <w:num w:numId="410" w16cid:durableId="1067846420">
    <w:abstractNumId w:val="198"/>
  </w:num>
  <w:num w:numId="411" w16cid:durableId="1546673183">
    <w:abstractNumId w:val="354"/>
  </w:num>
  <w:num w:numId="412" w16cid:durableId="1402219770">
    <w:abstractNumId w:val="255"/>
  </w:num>
  <w:num w:numId="413" w16cid:durableId="918445615">
    <w:abstractNumId w:val="23"/>
  </w:num>
  <w:num w:numId="414" w16cid:durableId="1034308715">
    <w:abstractNumId w:val="399"/>
  </w:num>
  <w:num w:numId="415" w16cid:durableId="2114858169">
    <w:abstractNumId w:val="438"/>
  </w:num>
  <w:num w:numId="416" w16cid:durableId="1045180468">
    <w:abstractNumId w:val="511"/>
  </w:num>
  <w:num w:numId="417" w16cid:durableId="208038230">
    <w:abstractNumId w:val="366"/>
  </w:num>
  <w:num w:numId="418" w16cid:durableId="1800491476">
    <w:abstractNumId w:val="453"/>
  </w:num>
  <w:num w:numId="419" w16cid:durableId="1018045664">
    <w:abstractNumId w:val="42"/>
  </w:num>
  <w:num w:numId="420" w16cid:durableId="1854606622">
    <w:abstractNumId w:val="244"/>
  </w:num>
  <w:num w:numId="421" w16cid:durableId="1093433292">
    <w:abstractNumId w:val="341"/>
  </w:num>
  <w:num w:numId="422" w16cid:durableId="1365908103">
    <w:abstractNumId w:val="471"/>
  </w:num>
  <w:num w:numId="423" w16cid:durableId="559050058">
    <w:abstractNumId w:val="479"/>
  </w:num>
  <w:num w:numId="424" w16cid:durableId="100296548">
    <w:abstractNumId w:val="0"/>
  </w:num>
  <w:num w:numId="425" w16cid:durableId="1867332417">
    <w:abstractNumId w:val="317"/>
  </w:num>
  <w:num w:numId="426" w16cid:durableId="1322351952">
    <w:abstractNumId w:val="204"/>
  </w:num>
  <w:num w:numId="427" w16cid:durableId="1873375808">
    <w:abstractNumId w:val="487"/>
  </w:num>
  <w:num w:numId="428" w16cid:durableId="337512768">
    <w:abstractNumId w:val="103"/>
  </w:num>
  <w:num w:numId="429" w16cid:durableId="1414737418">
    <w:abstractNumId w:val="266"/>
  </w:num>
  <w:num w:numId="430" w16cid:durableId="1322269935">
    <w:abstractNumId w:val="207"/>
  </w:num>
  <w:num w:numId="431" w16cid:durableId="1373454442">
    <w:abstractNumId w:val="307"/>
  </w:num>
  <w:num w:numId="432" w16cid:durableId="122815196">
    <w:abstractNumId w:val="472"/>
  </w:num>
  <w:num w:numId="433" w16cid:durableId="1641037899">
    <w:abstractNumId w:val="533"/>
  </w:num>
  <w:num w:numId="434" w16cid:durableId="1416053090">
    <w:abstractNumId w:val="121"/>
  </w:num>
  <w:num w:numId="435" w16cid:durableId="1532455786">
    <w:abstractNumId w:val="46"/>
  </w:num>
  <w:num w:numId="436" w16cid:durableId="1114637311">
    <w:abstractNumId w:val="462"/>
  </w:num>
  <w:num w:numId="437" w16cid:durableId="370153854">
    <w:abstractNumId w:val="130"/>
  </w:num>
  <w:num w:numId="438" w16cid:durableId="509220190">
    <w:abstractNumId w:val="427"/>
  </w:num>
  <w:num w:numId="439" w16cid:durableId="1068847053">
    <w:abstractNumId w:val="225"/>
  </w:num>
  <w:num w:numId="440" w16cid:durableId="191000321">
    <w:abstractNumId w:val="333"/>
  </w:num>
  <w:num w:numId="441" w16cid:durableId="553196906">
    <w:abstractNumId w:val="320"/>
  </w:num>
  <w:num w:numId="442" w16cid:durableId="720397754">
    <w:abstractNumId w:val="30"/>
  </w:num>
  <w:num w:numId="443" w16cid:durableId="455412806">
    <w:abstractNumId w:val="41"/>
  </w:num>
  <w:num w:numId="444" w16cid:durableId="152575342">
    <w:abstractNumId w:val="339"/>
  </w:num>
  <w:num w:numId="445" w16cid:durableId="601425319">
    <w:abstractNumId w:val="498"/>
  </w:num>
  <w:num w:numId="446" w16cid:durableId="625159770">
    <w:abstractNumId w:val="313"/>
  </w:num>
  <w:num w:numId="447" w16cid:durableId="340742939">
    <w:abstractNumId w:val="269"/>
  </w:num>
  <w:num w:numId="448" w16cid:durableId="359285268">
    <w:abstractNumId w:val="275"/>
  </w:num>
  <w:num w:numId="449" w16cid:durableId="2002151603">
    <w:abstractNumId w:val="161"/>
  </w:num>
  <w:num w:numId="450" w16cid:durableId="139618511">
    <w:abstractNumId w:val="358"/>
  </w:num>
  <w:num w:numId="451" w16cid:durableId="890920303">
    <w:abstractNumId w:val="53"/>
  </w:num>
  <w:num w:numId="452" w16cid:durableId="676425230">
    <w:abstractNumId w:val="372"/>
  </w:num>
  <w:num w:numId="453" w16cid:durableId="511263557">
    <w:abstractNumId w:val="5"/>
  </w:num>
  <w:num w:numId="454" w16cid:durableId="443111256">
    <w:abstractNumId w:val="168"/>
  </w:num>
  <w:num w:numId="455" w16cid:durableId="2076967617">
    <w:abstractNumId w:val="421"/>
  </w:num>
  <w:num w:numId="456" w16cid:durableId="845098934">
    <w:abstractNumId w:val="91"/>
  </w:num>
  <w:num w:numId="457" w16cid:durableId="513810827">
    <w:abstractNumId w:val="518"/>
  </w:num>
  <w:num w:numId="458" w16cid:durableId="1045523075">
    <w:abstractNumId w:val="441"/>
  </w:num>
  <w:num w:numId="459" w16cid:durableId="1873222183">
    <w:abstractNumId w:val="3"/>
  </w:num>
  <w:num w:numId="460" w16cid:durableId="433979562">
    <w:abstractNumId w:val="206"/>
  </w:num>
  <w:num w:numId="461" w16cid:durableId="1690715737">
    <w:abstractNumId w:val="507"/>
  </w:num>
  <w:num w:numId="462" w16cid:durableId="811748191">
    <w:abstractNumId w:val="536"/>
  </w:num>
  <w:num w:numId="463" w16cid:durableId="1648626667">
    <w:abstractNumId w:val="384"/>
  </w:num>
  <w:num w:numId="464" w16cid:durableId="917635812">
    <w:abstractNumId w:val="8"/>
  </w:num>
  <w:num w:numId="465" w16cid:durableId="1136920682">
    <w:abstractNumId w:val="474"/>
  </w:num>
  <w:num w:numId="466" w16cid:durableId="1253974985">
    <w:abstractNumId w:val="149"/>
  </w:num>
  <w:num w:numId="467" w16cid:durableId="1297835736">
    <w:abstractNumId w:val="205"/>
  </w:num>
  <w:num w:numId="468" w16cid:durableId="1421217888">
    <w:abstractNumId w:val="435"/>
  </w:num>
  <w:num w:numId="469" w16cid:durableId="1996104436">
    <w:abstractNumId w:val="195"/>
  </w:num>
  <w:num w:numId="470" w16cid:durableId="1413158365">
    <w:abstractNumId w:val="499"/>
  </w:num>
  <w:num w:numId="471" w16cid:durableId="688482897">
    <w:abstractNumId w:val="67"/>
  </w:num>
  <w:num w:numId="472" w16cid:durableId="284894787">
    <w:abstractNumId w:val="58"/>
  </w:num>
  <w:num w:numId="473" w16cid:durableId="1976519589">
    <w:abstractNumId w:val="271"/>
  </w:num>
  <w:num w:numId="474" w16cid:durableId="724568177">
    <w:abstractNumId w:val="135"/>
  </w:num>
  <w:num w:numId="475" w16cid:durableId="1712419967">
    <w:abstractNumId w:val="480"/>
  </w:num>
  <w:num w:numId="476" w16cid:durableId="253782188">
    <w:abstractNumId w:val="410"/>
  </w:num>
  <w:num w:numId="477" w16cid:durableId="1698852586">
    <w:abstractNumId w:val="394"/>
  </w:num>
  <w:num w:numId="478" w16cid:durableId="1375033854">
    <w:abstractNumId w:val="256"/>
  </w:num>
  <w:num w:numId="479" w16cid:durableId="746729874">
    <w:abstractNumId w:val="488"/>
  </w:num>
  <w:num w:numId="480" w16cid:durableId="1228420092">
    <w:abstractNumId w:val="62"/>
  </w:num>
  <w:num w:numId="481" w16cid:durableId="705371291">
    <w:abstractNumId w:val="136"/>
  </w:num>
  <w:num w:numId="482" w16cid:durableId="731392592">
    <w:abstractNumId w:val="26"/>
  </w:num>
  <w:num w:numId="483" w16cid:durableId="1825470279">
    <w:abstractNumId w:val="190"/>
  </w:num>
  <w:num w:numId="484" w16cid:durableId="1410032558">
    <w:abstractNumId w:val="395"/>
  </w:num>
  <w:num w:numId="485" w16cid:durableId="172956764">
    <w:abstractNumId w:val="151"/>
  </w:num>
  <w:num w:numId="486" w16cid:durableId="973680947">
    <w:abstractNumId w:val="148"/>
  </w:num>
  <w:num w:numId="487" w16cid:durableId="284239946">
    <w:abstractNumId w:val="371"/>
  </w:num>
  <w:num w:numId="488" w16cid:durableId="833182010">
    <w:abstractNumId w:val="409"/>
  </w:num>
  <w:num w:numId="489" w16cid:durableId="1030103112">
    <w:abstractNumId w:val="172"/>
  </w:num>
  <w:num w:numId="490" w16cid:durableId="871378142">
    <w:abstractNumId w:val="525"/>
  </w:num>
  <w:num w:numId="491" w16cid:durableId="1154683978">
    <w:abstractNumId w:val="116"/>
  </w:num>
  <w:num w:numId="492" w16cid:durableId="2141725967">
    <w:abstractNumId w:val="478"/>
  </w:num>
  <w:num w:numId="493" w16cid:durableId="1090352784">
    <w:abstractNumId w:val="304"/>
  </w:num>
  <w:num w:numId="494" w16cid:durableId="591668047">
    <w:abstractNumId w:val="368"/>
  </w:num>
  <w:num w:numId="495" w16cid:durableId="1803501489">
    <w:abstractNumId w:val="218"/>
  </w:num>
  <w:num w:numId="496" w16cid:durableId="767040490">
    <w:abstractNumId w:val="55"/>
  </w:num>
  <w:num w:numId="497" w16cid:durableId="1940989733">
    <w:abstractNumId w:val="228"/>
  </w:num>
  <w:num w:numId="498" w16cid:durableId="756943112">
    <w:abstractNumId w:val="245"/>
  </w:num>
  <w:num w:numId="499" w16cid:durableId="2033336233">
    <w:abstractNumId w:val="36"/>
  </w:num>
  <w:num w:numId="500" w16cid:durableId="193466474">
    <w:abstractNumId w:val="369"/>
  </w:num>
  <w:num w:numId="501" w16cid:durableId="1650400050">
    <w:abstractNumId w:val="531"/>
  </w:num>
  <w:num w:numId="502" w16cid:durableId="1233006301">
    <w:abstractNumId w:val="48"/>
  </w:num>
  <w:num w:numId="503" w16cid:durableId="912813605">
    <w:abstractNumId w:val="385"/>
  </w:num>
  <w:num w:numId="504" w16cid:durableId="1114833899">
    <w:abstractNumId w:val="495"/>
  </w:num>
  <w:num w:numId="505" w16cid:durableId="2089883556">
    <w:abstractNumId w:val="144"/>
  </w:num>
  <w:num w:numId="506" w16cid:durableId="1943686027">
    <w:abstractNumId w:val="424"/>
  </w:num>
  <w:num w:numId="507" w16cid:durableId="860775825">
    <w:abstractNumId w:val="167"/>
  </w:num>
  <w:num w:numId="508" w16cid:durableId="615908392">
    <w:abstractNumId w:val="196"/>
  </w:num>
  <w:num w:numId="509" w16cid:durableId="1801804526">
    <w:abstractNumId w:val="183"/>
  </w:num>
  <w:num w:numId="510" w16cid:durableId="1087534290">
    <w:abstractNumId w:val="388"/>
  </w:num>
  <w:num w:numId="511" w16cid:durableId="446318583">
    <w:abstractNumId w:val="131"/>
  </w:num>
  <w:num w:numId="512" w16cid:durableId="990252063">
    <w:abstractNumId w:val="80"/>
  </w:num>
  <w:num w:numId="513" w16cid:durableId="1432122773">
    <w:abstractNumId w:val="182"/>
  </w:num>
  <w:num w:numId="514" w16cid:durableId="1370839414">
    <w:abstractNumId w:val="340"/>
  </w:num>
  <w:num w:numId="515" w16cid:durableId="1541893507">
    <w:abstractNumId w:val="529"/>
  </w:num>
  <w:num w:numId="516" w16cid:durableId="336538793">
    <w:abstractNumId w:val="86"/>
  </w:num>
  <w:num w:numId="517" w16cid:durableId="731779526">
    <w:abstractNumId w:val="124"/>
  </w:num>
  <w:num w:numId="518" w16cid:durableId="1835796713">
    <w:abstractNumId w:val="517"/>
  </w:num>
  <w:num w:numId="519" w16cid:durableId="1879513751">
    <w:abstractNumId w:val="264"/>
  </w:num>
  <w:num w:numId="520" w16cid:durableId="1178154505">
    <w:abstractNumId w:val="290"/>
  </w:num>
  <w:num w:numId="521" w16cid:durableId="2135368177">
    <w:abstractNumId w:val="253"/>
  </w:num>
  <w:num w:numId="522" w16cid:durableId="1585383720">
    <w:abstractNumId w:val="6"/>
  </w:num>
  <w:num w:numId="523" w16cid:durableId="1671299381">
    <w:abstractNumId w:val="299"/>
  </w:num>
  <w:num w:numId="524" w16cid:durableId="1892031967">
    <w:abstractNumId w:val="143"/>
  </w:num>
  <w:num w:numId="525" w16cid:durableId="1570799133">
    <w:abstractNumId w:val="360"/>
  </w:num>
  <w:num w:numId="526" w16cid:durableId="1712918613">
    <w:abstractNumId w:val="217"/>
  </w:num>
  <w:num w:numId="527" w16cid:durableId="3897485">
    <w:abstractNumId w:val="73"/>
  </w:num>
  <w:num w:numId="528" w16cid:durableId="1407189258">
    <w:abstractNumId w:val="35"/>
  </w:num>
  <w:num w:numId="529" w16cid:durableId="1435324944">
    <w:abstractNumId w:val="455"/>
  </w:num>
  <w:num w:numId="530" w16cid:durableId="525485917">
    <w:abstractNumId w:val="303"/>
  </w:num>
  <w:num w:numId="531" w16cid:durableId="866913811">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2" w16cid:durableId="1096514160">
    <w:abstractNumId w:val="188"/>
  </w:num>
  <w:num w:numId="533" w16cid:durableId="817109081">
    <w:abstractNumId w:val="516"/>
  </w:num>
  <w:num w:numId="534" w16cid:durableId="440685391">
    <w:abstractNumId w:val="31"/>
  </w:num>
  <w:num w:numId="535" w16cid:durableId="2096896288">
    <w:abstractNumId w:val="257"/>
  </w:num>
  <w:num w:numId="536" w16cid:durableId="1965573136">
    <w:abstractNumId w:val="90"/>
  </w:num>
  <w:num w:numId="537" w16cid:durableId="471335827">
    <w:abstractNumId w:val="403"/>
  </w:num>
  <w:num w:numId="538" w16cid:durableId="181092144">
    <w:abstractNumId w:val="373"/>
  </w:num>
  <w:num w:numId="539" w16cid:durableId="1636064771">
    <w:abstractNumId w:val="108"/>
  </w:num>
  <w:numIdMacAtCleanup w:val="5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uart wolstenholme">
    <w15:presenceInfo w15:providerId="Windows Live" w15:userId="978266469b82e7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mirrorMargins/>
  <w:activeWritingStyle w:appName="MSWord" w:lang="it-IT" w:vendorID="64" w:dllVersion="4096" w:nlCheck="1" w:checkStyle="0"/>
  <w:activeWritingStyle w:appName="MSWord" w:lang="en-US" w:vendorID="64" w:dllVersion="4096" w:nlCheck="1" w:checkStyle="0"/>
  <w:activeWritingStyle w:appName="MSWord" w:lang="en-GB" w:vendorID="64" w:dllVersion="4096" w:nlCheck="1" w:checkStyle="0"/>
  <w:proofState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262"/>
    <w:rsid w:val="00043F83"/>
    <w:rsid w:val="00054903"/>
    <w:rsid w:val="00077079"/>
    <w:rsid w:val="000836C7"/>
    <w:rsid w:val="0009144E"/>
    <w:rsid w:val="000C55BC"/>
    <w:rsid w:val="000D1A5F"/>
    <w:rsid w:val="000E5189"/>
    <w:rsid w:val="000F3DD2"/>
    <w:rsid w:val="00154331"/>
    <w:rsid w:val="001608FC"/>
    <w:rsid w:val="00183244"/>
    <w:rsid w:val="001961C1"/>
    <w:rsid w:val="001C22B1"/>
    <w:rsid w:val="001E313B"/>
    <w:rsid w:val="0022764C"/>
    <w:rsid w:val="00254919"/>
    <w:rsid w:val="00260203"/>
    <w:rsid w:val="002620AE"/>
    <w:rsid w:val="0026210E"/>
    <w:rsid w:val="002746D7"/>
    <w:rsid w:val="002A73EC"/>
    <w:rsid w:val="002D72E7"/>
    <w:rsid w:val="003C7353"/>
    <w:rsid w:val="003F3366"/>
    <w:rsid w:val="00400554"/>
    <w:rsid w:val="00422F9B"/>
    <w:rsid w:val="004243BC"/>
    <w:rsid w:val="00454B95"/>
    <w:rsid w:val="004A758F"/>
    <w:rsid w:val="004B4955"/>
    <w:rsid w:val="004C5BAC"/>
    <w:rsid w:val="004C7635"/>
    <w:rsid w:val="00530C0F"/>
    <w:rsid w:val="0053269E"/>
    <w:rsid w:val="00541C7F"/>
    <w:rsid w:val="005624C9"/>
    <w:rsid w:val="005A626E"/>
    <w:rsid w:val="005B2076"/>
    <w:rsid w:val="005F097D"/>
    <w:rsid w:val="006234DD"/>
    <w:rsid w:val="00662A63"/>
    <w:rsid w:val="00662B74"/>
    <w:rsid w:val="006653B4"/>
    <w:rsid w:val="006936E8"/>
    <w:rsid w:val="006A3EF8"/>
    <w:rsid w:val="006A55C5"/>
    <w:rsid w:val="006B31F8"/>
    <w:rsid w:val="006C3502"/>
    <w:rsid w:val="0071114C"/>
    <w:rsid w:val="0073784A"/>
    <w:rsid w:val="00754C0F"/>
    <w:rsid w:val="00763C72"/>
    <w:rsid w:val="00791D17"/>
    <w:rsid w:val="007D05EF"/>
    <w:rsid w:val="008071C1"/>
    <w:rsid w:val="00853800"/>
    <w:rsid w:val="00871857"/>
    <w:rsid w:val="008A39F2"/>
    <w:rsid w:val="008C3F93"/>
    <w:rsid w:val="008F3679"/>
    <w:rsid w:val="008F691C"/>
    <w:rsid w:val="0090659A"/>
    <w:rsid w:val="00911F91"/>
    <w:rsid w:val="0092331D"/>
    <w:rsid w:val="0092710B"/>
    <w:rsid w:val="0097264B"/>
    <w:rsid w:val="0098136F"/>
    <w:rsid w:val="009C1162"/>
    <w:rsid w:val="009D0CCF"/>
    <w:rsid w:val="009D2951"/>
    <w:rsid w:val="009F611B"/>
    <w:rsid w:val="00A51730"/>
    <w:rsid w:val="00A7052D"/>
    <w:rsid w:val="00A80E3A"/>
    <w:rsid w:val="00B0161D"/>
    <w:rsid w:val="00B41AF4"/>
    <w:rsid w:val="00B55393"/>
    <w:rsid w:val="00B72C0F"/>
    <w:rsid w:val="00BB79CB"/>
    <w:rsid w:val="00BC4596"/>
    <w:rsid w:val="00BF696C"/>
    <w:rsid w:val="00BF6AE0"/>
    <w:rsid w:val="00C07262"/>
    <w:rsid w:val="00C30327"/>
    <w:rsid w:val="00C30949"/>
    <w:rsid w:val="00C43B74"/>
    <w:rsid w:val="00C874C7"/>
    <w:rsid w:val="00CD26BF"/>
    <w:rsid w:val="00D06DB2"/>
    <w:rsid w:val="00D53B64"/>
    <w:rsid w:val="00D60B34"/>
    <w:rsid w:val="00D77BAC"/>
    <w:rsid w:val="00DC6D91"/>
    <w:rsid w:val="00DE66D9"/>
    <w:rsid w:val="00DF7908"/>
    <w:rsid w:val="00E15454"/>
    <w:rsid w:val="00E17CD1"/>
    <w:rsid w:val="00E24D64"/>
    <w:rsid w:val="00E32A17"/>
    <w:rsid w:val="00E3532A"/>
    <w:rsid w:val="00E408A9"/>
    <w:rsid w:val="00E515DE"/>
    <w:rsid w:val="00E53A8F"/>
    <w:rsid w:val="00E85EEF"/>
    <w:rsid w:val="00E93A09"/>
    <w:rsid w:val="00E9748E"/>
    <w:rsid w:val="00EC1383"/>
    <w:rsid w:val="00EC2C27"/>
    <w:rsid w:val="00EF3913"/>
    <w:rsid w:val="00F01EB3"/>
    <w:rsid w:val="00F2154A"/>
    <w:rsid w:val="00F945F9"/>
    <w:rsid w:val="00FA24DD"/>
    <w:rsid w:val="00FA5F5D"/>
    <w:rsid w:val="00FB1B07"/>
    <w:rsid w:val="00FD478F"/>
    <w:rsid w:val="00FD771D"/>
    <w:rsid w:val="00FE10DE"/>
    <w:rsid w:val="00FF70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2AF55"/>
  <w15:docId w15:val="{2E9A1DC7-F04C-44DD-9F7D-84B7B134A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Number" w:semiHidden="1" w:uiPriority="3"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pPr>
      <w:spacing w:before="120" w:after="0"/>
    </w:pPr>
    <w:rPr>
      <w:sz w:val="18"/>
    </w:rPr>
  </w:style>
  <w:style w:type="paragraph" w:styleId="Heading1">
    <w:name w:val="heading 1"/>
    <w:basedOn w:val="BaseHeading"/>
    <w:next w:val="ListHeading0"/>
    <w:link w:val="Heading1Char"/>
    <w:qFormat/>
    <w:pPr>
      <w:spacing w:before="480" w:after="240" w:line="240" w:lineRule="auto"/>
      <w:outlineLvl w:val="0"/>
    </w:pPr>
    <w:rPr>
      <w:rFonts w:eastAsiaTheme="majorEastAsia" w:cstheme="majorBidi"/>
      <w:bCs/>
      <w:color w:val="009CE5"/>
      <w:sz w:val="28"/>
      <w:szCs w:val="28"/>
    </w:rPr>
  </w:style>
  <w:style w:type="paragraph" w:styleId="Heading2">
    <w:name w:val="heading 2"/>
    <w:basedOn w:val="BaseHeading"/>
    <w:next w:val="BodyText"/>
    <w:link w:val="Heading2Char"/>
    <w:qFormat/>
    <w:pPr>
      <w:spacing w:before="240"/>
      <w:outlineLvl w:val="1"/>
    </w:pPr>
    <w:rPr>
      <w:rFonts w:eastAsiaTheme="majorEastAsia" w:cstheme="majorBidi"/>
      <w:bCs/>
      <w:color w:val="009CE5" w:themeColor="accent1"/>
      <w:sz w:val="22"/>
      <w:szCs w:val="26"/>
    </w:rPr>
  </w:style>
  <w:style w:type="paragraph" w:styleId="Heading3">
    <w:name w:val="heading 3"/>
    <w:basedOn w:val="Normal"/>
    <w:next w:val="Normal"/>
    <w:link w:val="Heading3Char"/>
    <w:uiPriority w:val="9"/>
    <w:qFormat/>
    <w:pPr>
      <w:keepNext/>
      <w:keepLines/>
      <w:spacing w:before="240" w:line="266" w:lineRule="auto"/>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qFormat/>
    <w:pPr>
      <w:keepNext/>
      <w:keepLines/>
      <w:spacing w:before="200"/>
      <w:outlineLvl w:val="3"/>
    </w:pPr>
    <w:rPr>
      <w:rFonts w:asciiTheme="majorHAnsi" w:eastAsiaTheme="majorEastAsia" w:hAnsiTheme="majorHAnsi" w:cstheme="majorBidi"/>
      <w:b/>
      <w:bCs/>
      <w:i/>
      <w:iCs/>
      <w:color w:val="009CE5" w:themeColor="accent1"/>
    </w:rPr>
  </w:style>
  <w:style w:type="paragraph" w:styleId="Heading5">
    <w:name w:val="heading 5"/>
    <w:basedOn w:val="Normal"/>
    <w:next w:val="Normal"/>
    <w:link w:val="Heading5Char"/>
    <w:uiPriority w:val="9"/>
    <w:qFormat/>
    <w:pPr>
      <w:keepNext/>
      <w:keepLines/>
      <w:spacing w:before="200"/>
      <w:outlineLvl w:val="4"/>
    </w:pPr>
    <w:rPr>
      <w:rFonts w:asciiTheme="majorHAnsi" w:eastAsiaTheme="majorEastAsia" w:hAnsiTheme="majorHAnsi" w:cstheme="majorBidi"/>
      <w:color w:val="004D72" w:themeColor="accent1" w:themeShade="7F"/>
    </w:rPr>
  </w:style>
  <w:style w:type="paragraph" w:styleId="Heading6">
    <w:name w:val="heading 6"/>
    <w:basedOn w:val="Normal"/>
    <w:next w:val="Normal"/>
    <w:link w:val="Heading6Char"/>
    <w:uiPriority w:val="9"/>
    <w:qFormat/>
    <w:pPr>
      <w:keepNext/>
      <w:keepLines/>
      <w:spacing w:before="200"/>
      <w:outlineLvl w:val="5"/>
    </w:pPr>
    <w:rPr>
      <w:rFonts w:asciiTheme="majorHAnsi" w:eastAsiaTheme="majorEastAsia" w:hAnsiTheme="majorHAnsi" w:cstheme="majorBidi"/>
      <w:i/>
      <w:iCs/>
      <w:color w:val="004D72" w:themeColor="accent1" w:themeShade="7F"/>
    </w:rPr>
  </w:style>
  <w:style w:type="paragraph" w:styleId="Heading7">
    <w:name w:val="heading 7"/>
    <w:basedOn w:val="Normal"/>
    <w:next w:val="Normal"/>
    <w:link w:val="Heading7Char"/>
    <w:uiPriority w:val="9"/>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qFormat/>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qFormat/>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insideH w:val="single" w:sz="4" w:space="0" w:color="8DDAFF" w:themeColor="accent1" w:themeTint="67"/>
        <w:insideV w:val="single" w:sz="4" w:space="0" w:color="8DDAFF" w:themeColor="accent1" w:themeTint="67"/>
      </w:tblBorders>
    </w:tblPr>
    <w:tblStylePr w:type="firstRow">
      <w:rPr>
        <w:b/>
        <w:color w:val="404040"/>
      </w:rPr>
      <w:tblPr/>
      <w:tcPr>
        <w:tcBorders>
          <w:bottom w:val="single" w:sz="12" w:space="0" w:color="5ACAFF"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insideH w:val="single" w:sz="4" w:space="0" w:color="FFDC81" w:themeColor="accent2" w:themeTint="67"/>
        <w:insideV w:val="single" w:sz="4" w:space="0" w:color="FFDC81" w:themeColor="accent2" w:themeTint="67"/>
      </w:tblBorders>
    </w:tblPr>
    <w:tblStylePr w:type="firstRow">
      <w:rPr>
        <w:b/>
        <w:color w:val="404040"/>
      </w:rPr>
      <w:tblPr/>
      <w:tcPr>
        <w:tcBorders>
          <w:bottom w:val="single" w:sz="12" w:space="0" w:color="FFCC49"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insideH w:val="single" w:sz="4" w:space="0" w:color="83C0FF" w:themeColor="accent3" w:themeTint="67"/>
        <w:insideV w:val="single" w:sz="4" w:space="0" w:color="83C0FF" w:themeColor="accent3" w:themeTint="67"/>
      </w:tblBorders>
    </w:tblPr>
    <w:tblStylePr w:type="firstRow">
      <w:rPr>
        <w:b/>
        <w:color w:val="404040"/>
      </w:rPr>
      <w:tblPr/>
      <w:tcPr>
        <w:tcBorders>
          <w:bottom w:val="single" w:sz="12" w:space="0" w:color="4CA5FF"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insideH w:val="single" w:sz="4" w:space="0" w:color="FF8CA5" w:themeColor="accent4" w:themeTint="67"/>
        <w:insideV w:val="single" w:sz="4" w:space="0" w:color="FF8CA5" w:themeColor="accent4" w:themeTint="67"/>
      </w:tblBorders>
    </w:tblPr>
    <w:tblStylePr w:type="firstRow">
      <w:rPr>
        <w:b/>
        <w:color w:val="404040"/>
      </w:rPr>
      <w:tblPr/>
      <w:tcPr>
        <w:tcBorders>
          <w:bottom w:val="single" w:sz="12" w:space="0" w:color="FF597E"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insideH w:val="single" w:sz="4" w:space="0" w:color="FFD598" w:themeColor="accent5" w:themeTint="67"/>
        <w:insideV w:val="single" w:sz="4" w:space="0" w:color="FFD598" w:themeColor="accent5" w:themeTint="67"/>
      </w:tblBorders>
    </w:tblPr>
    <w:tblStylePr w:type="firstRow">
      <w:rPr>
        <w:b/>
        <w:color w:val="404040"/>
      </w:rPr>
      <w:tblPr/>
      <w:tcPr>
        <w:tcBorders>
          <w:bottom w:val="single" w:sz="12" w:space="0" w:color="FFC36A"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insideH w:val="single" w:sz="4" w:space="0" w:color="FFEA98" w:themeColor="accent6" w:themeTint="67"/>
        <w:insideV w:val="single" w:sz="4" w:space="0" w:color="FFEA98" w:themeColor="accent6" w:themeTint="67"/>
      </w:tblBorders>
    </w:tblPr>
    <w:tblStylePr w:type="firstRow">
      <w:rPr>
        <w:b/>
        <w:color w:val="404040"/>
      </w:rPr>
      <w:tblPr/>
      <w:tcPr>
        <w:tcBorders>
          <w:bottom w:val="single" w:sz="12" w:space="0" w:color="FFE16A"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00AAFC" w:themeColor="accent1" w:themeTint="EA"/>
        <w:insideH w:val="single" w:sz="4" w:space="0" w:color="00AAFC" w:themeColor="accent1" w:themeTint="EA"/>
        <w:insideV w:val="single" w:sz="4" w:space="0" w:color="00AAFC" w:themeColor="accent1" w:themeTint="EA"/>
      </w:tblBorders>
    </w:tblPr>
    <w:tblStylePr w:type="firstRow">
      <w:rPr>
        <w:b/>
        <w:color w:val="404040"/>
      </w:rPr>
      <w:tblPr/>
      <w:tcPr>
        <w:tcBorders>
          <w:top w:val="none" w:sz="4" w:space="0" w:color="000000"/>
          <w:left w:val="none" w:sz="4" w:space="0" w:color="000000"/>
          <w:bottom w:val="single" w:sz="12" w:space="0" w:color="00AAFC" w:themeColor="accent1" w:themeTint="EA"/>
          <w:right w:val="none" w:sz="4" w:space="0" w:color="000000"/>
        </w:tcBorders>
        <w:shd w:val="clear" w:color="FFFFFF" w:fill="auto"/>
      </w:tcPr>
    </w:tblStylePr>
    <w:tblStylePr w:type="lastRow">
      <w:rPr>
        <w:b/>
        <w:color w:val="404040"/>
      </w:rPr>
      <w:tblPr/>
      <w:tcPr>
        <w:tcBorders>
          <w:top w:val="single" w:sz="4" w:space="0" w:color="00AAFC"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ECFF" w:themeColor="accent1" w:themeTint="34" w:fill="C5ECFF" w:themeFill="accent1" w:themeFillTint="34"/>
      </w:tcPr>
    </w:tblStylePr>
    <w:tblStylePr w:type="band1Horz">
      <w:rPr>
        <w:rFonts w:ascii="Arial" w:hAnsi="Arial"/>
        <w:color w:val="404040"/>
        <w:sz w:val="22"/>
      </w:rPr>
      <w:tblPr/>
      <w:tcPr>
        <w:shd w:val="clear" w:color="C5ECFF" w:themeColor="accent1" w:themeTint="34" w:fill="C5ECFF"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404040"/>
      </w:rPr>
      <w:tblPr/>
      <w:tcPr>
        <w:tcBorders>
          <w:top w:val="none" w:sz="4" w:space="0" w:color="000000"/>
          <w:left w:val="none" w:sz="4" w:space="0" w:color="000000"/>
          <w:bottom w:val="single" w:sz="12" w:space="0" w:color="FFCB46" w:themeColor="accent2" w:themeTint="97"/>
          <w:right w:val="none" w:sz="4" w:space="0" w:color="000000"/>
        </w:tcBorders>
        <w:shd w:val="clear" w:color="FFFFFF" w:fill="auto"/>
      </w:tcPr>
    </w:tblStylePr>
    <w:tblStylePr w:type="lastRow">
      <w:rPr>
        <w:b/>
        <w:color w:val="404040"/>
      </w:rPr>
      <w:tblPr/>
      <w:tcPr>
        <w:tcBorders>
          <w:top w:val="single" w:sz="4" w:space="0" w:color="FFCB46"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404040"/>
      </w:rPr>
      <w:tblPr/>
      <w:tcPr>
        <w:tcBorders>
          <w:top w:val="none" w:sz="4" w:space="0" w:color="000000"/>
          <w:left w:val="none" w:sz="4" w:space="0" w:color="000000"/>
          <w:bottom w:val="single" w:sz="12" w:space="0" w:color="0066CD" w:themeColor="accent3" w:themeTint="FE"/>
          <w:right w:val="none" w:sz="4" w:space="0" w:color="000000"/>
        </w:tcBorders>
        <w:shd w:val="clear" w:color="FFFFFF" w:fill="auto"/>
      </w:tcPr>
    </w:tblStylePr>
    <w:tblStylePr w:type="lastRow">
      <w:rPr>
        <w:b/>
        <w:color w:val="404040"/>
      </w:rPr>
      <w:tblPr/>
      <w:tcPr>
        <w:tcBorders>
          <w:top w:val="single" w:sz="4" w:space="0" w:color="0066CD"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404040"/>
      </w:rPr>
      <w:tblPr/>
      <w:tcPr>
        <w:tcBorders>
          <w:top w:val="none" w:sz="4" w:space="0" w:color="000000"/>
          <w:left w:val="none" w:sz="4" w:space="0" w:color="000000"/>
          <w:bottom w:val="single" w:sz="12" w:space="0" w:color="FF5379" w:themeColor="accent4" w:themeTint="9A"/>
          <w:right w:val="none" w:sz="4" w:space="0" w:color="000000"/>
        </w:tcBorders>
        <w:shd w:val="clear" w:color="FFFFFF" w:fill="auto"/>
      </w:tcPr>
    </w:tblStylePr>
    <w:tblStylePr w:type="lastRow">
      <w:rPr>
        <w:b/>
        <w:color w:val="404040"/>
      </w:rPr>
      <w:tblPr/>
      <w:tcPr>
        <w:tcBorders>
          <w:top w:val="single" w:sz="4" w:space="0" w:color="FF5379"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FF9900" w:themeColor="accent5"/>
        <w:insideH w:val="single" w:sz="4" w:space="0" w:color="FF9900" w:themeColor="accent5"/>
        <w:insideV w:val="single" w:sz="4" w:space="0" w:color="FF9900" w:themeColor="accent5"/>
      </w:tblBorders>
    </w:tblPr>
    <w:tblStylePr w:type="firstRow">
      <w:rPr>
        <w:b/>
        <w:color w:val="404040"/>
      </w:rPr>
      <w:tblPr/>
      <w:tcPr>
        <w:tcBorders>
          <w:top w:val="none" w:sz="4" w:space="0" w:color="000000"/>
          <w:left w:val="none" w:sz="4" w:space="0" w:color="000000"/>
          <w:bottom w:val="single" w:sz="12" w:space="0" w:color="FF9900" w:themeColor="accent5"/>
          <w:right w:val="none" w:sz="4" w:space="0" w:color="000000"/>
        </w:tcBorders>
        <w:shd w:val="clear" w:color="FFFFFF" w:fill="auto"/>
      </w:tcPr>
    </w:tblStylePr>
    <w:tblStylePr w:type="lastRow">
      <w:rPr>
        <w:b/>
        <w:color w:val="404040"/>
      </w:rPr>
      <w:tblPr/>
      <w:tcPr>
        <w:tcBorders>
          <w:top w:val="single" w:sz="4" w:space="0" w:color="FF9900"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FCC00" w:themeColor="accent6"/>
        <w:insideH w:val="single" w:sz="4" w:space="0" w:color="FFCC00" w:themeColor="accent6"/>
        <w:insideV w:val="single" w:sz="4" w:space="0" w:color="FFCC00" w:themeColor="accent6"/>
      </w:tblBorders>
    </w:tblPr>
    <w:tblStylePr w:type="firstRow">
      <w:rPr>
        <w:b/>
        <w:color w:val="404040"/>
      </w:rPr>
      <w:tblPr/>
      <w:tcPr>
        <w:tcBorders>
          <w:top w:val="none" w:sz="4" w:space="0" w:color="000000"/>
          <w:left w:val="none" w:sz="4" w:space="0" w:color="000000"/>
          <w:bottom w:val="single" w:sz="12" w:space="0" w:color="FFCC00" w:themeColor="accent6"/>
          <w:right w:val="none" w:sz="4" w:space="0" w:color="000000"/>
        </w:tcBorders>
        <w:shd w:val="clear" w:color="FFFFFF" w:fill="auto"/>
      </w:tcPr>
    </w:tblStylePr>
    <w:tblStylePr w:type="lastRow">
      <w:rPr>
        <w:b/>
        <w:color w:val="404040"/>
      </w:rPr>
      <w:tblPr/>
      <w:tcPr>
        <w:tcBorders>
          <w:top w:val="single" w:sz="4" w:space="0" w:color="FFCC00"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00AAFC" w:themeColor="accent1" w:themeTint="EA"/>
        <w:insideH w:val="single" w:sz="4" w:space="0" w:color="00AAFC" w:themeColor="accent1" w:themeTint="EA"/>
        <w:insideV w:val="single" w:sz="4" w:space="0" w:color="00AAFC"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5ECFF" w:themeColor="accent1" w:themeTint="34" w:fill="C5ECFF" w:themeFill="accent1" w:themeFillTint="34"/>
      </w:tcPr>
    </w:tblStylePr>
    <w:tblStylePr w:type="band1Horz">
      <w:rPr>
        <w:rFonts w:ascii="Arial" w:hAnsi="Arial"/>
        <w:color w:val="404040"/>
        <w:sz w:val="22"/>
      </w:rPr>
      <w:tblPr/>
      <w:tcPr>
        <w:shd w:val="clear" w:color="C5ECFF" w:themeColor="accent1" w:themeTint="34" w:fill="C5ECFF"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FF9900" w:themeColor="accent5"/>
        <w:insideH w:val="single" w:sz="4" w:space="0" w:color="FF9900" w:themeColor="accent5"/>
        <w:insideV w:val="single" w:sz="4" w:space="0" w:color="FF9900"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FCC00" w:themeColor="accent6"/>
        <w:insideH w:val="single" w:sz="4" w:space="0" w:color="FFCC00" w:themeColor="accent6"/>
        <w:insideV w:val="single" w:sz="4" w:space="0" w:color="FFCC00"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60CBFF" w:themeColor="accent1" w:themeTint="90"/>
        <w:left w:val="single" w:sz="4" w:space="0" w:color="60CBFF" w:themeColor="accent1" w:themeTint="90"/>
        <w:bottom w:val="single" w:sz="4" w:space="0" w:color="60CBFF" w:themeColor="accent1" w:themeTint="90"/>
        <w:right w:val="single" w:sz="4" w:space="0" w:color="60CBFF" w:themeColor="accent1" w:themeTint="90"/>
        <w:insideH w:val="single" w:sz="4" w:space="0" w:color="60CBFF" w:themeColor="accent1" w:themeTint="90"/>
        <w:insideV w:val="single" w:sz="4" w:space="0" w:color="60CBFF" w:themeColor="accent1" w:themeTint="90"/>
      </w:tblBorders>
    </w:tblPr>
    <w:tblStylePr w:type="firstRow">
      <w:rPr>
        <w:rFonts w:ascii="Arial" w:hAnsi="Arial"/>
        <w:b/>
        <w:color w:val="FFFFFF"/>
        <w:sz w:val="22"/>
      </w:rPr>
      <w:tblPr/>
      <w:tcPr>
        <w:tcBorders>
          <w:top w:val="single" w:sz="4" w:space="0" w:color="00AAFC" w:themeColor="accent1" w:themeTint="EA"/>
          <w:left w:val="single" w:sz="4" w:space="0" w:color="00AAFC" w:themeColor="accent1" w:themeTint="EA"/>
          <w:bottom w:val="single" w:sz="4" w:space="0" w:color="00AAFC" w:themeColor="accent1" w:themeTint="EA"/>
          <w:right w:val="single" w:sz="4" w:space="0" w:color="00AAFC" w:themeColor="accent1" w:themeTint="EA"/>
        </w:tcBorders>
        <w:shd w:val="clear" w:color="00AAFC" w:themeColor="accent1" w:themeTint="EA" w:fill="00AAFC" w:themeFill="accent1" w:themeFillTint="EA"/>
      </w:tcPr>
    </w:tblStylePr>
    <w:tblStylePr w:type="lastRow">
      <w:rPr>
        <w:b/>
        <w:color w:val="404040"/>
      </w:rPr>
      <w:tblPr/>
      <w:tcPr>
        <w:tcBorders>
          <w:top w:val="single" w:sz="4" w:space="0" w:color="00AAFC"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7EDFF" w:themeColor="accent1" w:themeTint="32" w:fill="C7EDFF" w:themeFill="accent1" w:themeFillTint="32"/>
      </w:tcPr>
    </w:tblStylePr>
    <w:tblStylePr w:type="band1Horz">
      <w:rPr>
        <w:rFonts w:ascii="Arial" w:hAnsi="Arial"/>
        <w:color w:val="404040"/>
        <w:sz w:val="22"/>
      </w:rPr>
      <w:tblPr/>
      <w:tcPr>
        <w:shd w:val="clear" w:color="C7EDFF" w:themeColor="accent1" w:themeTint="32" w:fill="C7EDFF"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FCE4F" w:themeColor="accent2" w:themeTint="90"/>
        <w:left w:val="single" w:sz="4" w:space="0" w:color="FFCE4F" w:themeColor="accent2" w:themeTint="90"/>
        <w:bottom w:val="single" w:sz="4" w:space="0" w:color="FFCE4F" w:themeColor="accent2" w:themeTint="90"/>
        <w:right w:val="single" w:sz="4" w:space="0" w:color="FFCE4F" w:themeColor="accent2" w:themeTint="90"/>
        <w:insideH w:val="single" w:sz="4" w:space="0" w:color="FFCE4F" w:themeColor="accent2" w:themeTint="90"/>
        <w:insideV w:val="single" w:sz="4" w:space="0" w:color="FFCE4F" w:themeColor="accent2" w:themeTint="90"/>
      </w:tblBorders>
    </w:tblPr>
    <w:tblStylePr w:type="firstRow">
      <w:rPr>
        <w:rFonts w:ascii="Arial" w:hAnsi="Arial"/>
        <w:b/>
        <w:color w:val="FFFFFF"/>
        <w:sz w:val="22"/>
      </w:rPr>
      <w:tblPr/>
      <w:tcPr>
        <w:tc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tcBorders>
        <w:shd w:val="clear" w:color="FFCB46" w:themeColor="accent2" w:themeTint="97" w:fill="FFCB46" w:themeFill="accent2" w:themeFillTint="97"/>
      </w:tcPr>
    </w:tblStylePr>
    <w:tblStylePr w:type="lastRow">
      <w:rPr>
        <w:b/>
        <w:color w:val="404040"/>
      </w:rPr>
      <w:tblPr/>
      <w:tcPr>
        <w:tcBorders>
          <w:top w:val="single" w:sz="4" w:space="0" w:color="FFCB46"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2A8FF" w:themeColor="accent3" w:themeTint="90"/>
        <w:left w:val="single" w:sz="4" w:space="0" w:color="52A8FF" w:themeColor="accent3" w:themeTint="90"/>
        <w:bottom w:val="single" w:sz="4" w:space="0" w:color="52A8FF" w:themeColor="accent3" w:themeTint="90"/>
        <w:right w:val="single" w:sz="4" w:space="0" w:color="52A8FF" w:themeColor="accent3" w:themeTint="90"/>
        <w:insideH w:val="single" w:sz="4" w:space="0" w:color="52A8FF" w:themeColor="accent3" w:themeTint="90"/>
        <w:insideV w:val="single" w:sz="4" w:space="0" w:color="52A8FF" w:themeColor="accent3" w:themeTint="90"/>
      </w:tblBorders>
    </w:tblPr>
    <w:tblStylePr w:type="firstRow">
      <w:rPr>
        <w:rFonts w:ascii="Arial" w:hAnsi="Arial"/>
        <w:b/>
        <w:color w:val="FFFFFF"/>
        <w:sz w:val="22"/>
      </w:rPr>
      <w:tblPr/>
      <w:tcPr>
        <w:tcBorders>
          <w:top w:val="single" w:sz="4" w:space="0" w:color="0066CD" w:themeColor="accent3" w:themeTint="FE"/>
          <w:left w:val="single" w:sz="4" w:space="0" w:color="0066CD" w:themeColor="accent3" w:themeTint="FE"/>
          <w:bottom w:val="single" w:sz="4" w:space="0" w:color="0066CD" w:themeColor="accent3" w:themeTint="FE"/>
          <w:right w:val="single" w:sz="4" w:space="0" w:color="0066CD" w:themeColor="accent3" w:themeTint="FE"/>
        </w:tcBorders>
        <w:shd w:val="clear" w:color="0066CD" w:themeColor="accent3" w:themeTint="FE" w:fill="0066CD" w:themeFill="accent3" w:themeFillTint="FE"/>
      </w:tcPr>
    </w:tblStylePr>
    <w:tblStylePr w:type="lastRow">
      <w:rPr>
        <w:b/>
        <w:color w:val="404040"/>
      </w:rPr>
      <w:tblPr/>
      <w:tcPr>
        <w:tcBorders>
          <w:top w:val="single" w:sz="4" w:space="0" w:color="0066CD"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5E82" w:themeColor="accent4" w:themeTint="90"/>
        <w:left w:val="single" w:sz="4" w:space="0" w:color="FF5E82" w:themeColor="accent4" w:themeTint="90"/>
        <w:bottom w:val="single" w:sz="4" w:space="0" w:color="FF5E82" w:themeColor="accent4" w:themeTint="90"/>
        <w:right w:val="single" w:sz="4" w:space="0" w:color="FF5E82" w:themeColor="accent4" w:themeTint="90"/>
        <w:insideH w:val="single" w:sz="4" w:space="0" w:color="FF5E82" w:themeColor="accent4" w:themeTint="90"/>
        <w:insideV w:val="single" w:sz="4" w:space="0" w:color="FF5E82" w:themeColor="accent4" w:themeTint="90"/>
      </w:tblBorders>
    </w:tblPr>
    <w:tblStylePr w:type="firstRow">
      <w:rPr>
        <w:rFonts w:ascii="Arial" w:hAnsi="Arial"/>
        <w:b/>
        <w:color w:val="FFFFFF"/>
        <w:sz w:val="22"/>
      </w:rPr>
      <w:tblPr/>
      <w:tcPr>
        <w:tc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tcBorders>
        <w:shd w:val="clear" w:color="FF5379" w:themeColor="accent4" w:themeTint="9A" w:fill="FF5379" w:themeFill="accent4" w:themeFillTint="9A"/>
      </w:tcPr>
    </w:tblStylePr>
    <w:tblStylePr w:type="lastRow">
      <w:rPr>
        <w:b/>
        <w:color w:val="404040"/>
      </w:rPr>
      <w:tblPr/>
      <w:tcPr>
        <w:tcBorders>
          <w:top w:val="single" w:sz="4" w:space="0" w:color="FF5379"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FFC56F" w:themeColor="accent5" w:themeTint="90"/>
        <w:left w:val="single" w:sz="4" w:space="0" w:color="FFC56F" w:themeColor="accent5" w:themeTint="90"/>
        <w:bottom w:val="single" w:sz="4" w:space="0" w:color="FFC56F" w:themeColor="accent5" w:themeTint="90"/>
        <w:right w:val="single" w:sz="4" w:space="0" w:color="FFC56F" w:themeColor="accent5" w:themeTint="90"/>
        <w:insideH w:val="single" w:sz="4" w:space="0" w:color="FFC56F" w:themeColor="accent5" w:themeTint="90"/>
        <w:insideV w:val="single" w:sz="4" w:space="0" w:color="FFC56F" w:themeColor="accent5" w:themeTint="90"/>
      </w:tblBorders>
    </w:tblPr>
    <w:tblStylePr w:type="firstRow">
      <w:rPr>
        <w:rFonts w:ascii="Arial" w:hAnsi="Arial"/>
        <w:b/>
        <w:color w:val="FFFFFF"/>
        <w:sz w:val="22"/>
      </w:rPr>
      <w:tblPr/>
      <w:tcPr>
        <w:tcBorders>
          <w:top w:val="single" w:sz="4" w:space="0" w:color="FF9900" w:themeColor="accent5"/>
          <w:left w:val="single" w:sz="4" w:space="0" w:color="FF9900" w:themeColor="accent5"/>
          <w:bottom w:val="single" w:sz="4" w:space="0" w:color="FF9900" w:themeColor="accent5"/>
          <w:right w:val="single" w:sz="4" w:space="0" w:color="FF9900" w:themeColor="accent5"/>
        </w:tcBorders>
        <w:shd w:val="clear" w:color="FF9900" w:themeColor="accent5" w:fill="FF9900" w:themeFill="accent5"/>
      </w:tcPr>
    </w:tblStylePr>
    <w:tblStylePr w:type="lastRow">
      <w:rPr>
        <w:b/>
        <w:color w:val="404040"/>
      </w:rPr>
      <w:tblPr/>
      <w:tcPr>
        <w:tcBorders>
          <w:top w:val="single" w:sz="4" w:space="0" w:color="FF9900"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FE26F" w:themeColor="accent6" w:themeTint="90"/>
        <w:left w:val="single" w:sz="4" w:space="0" w:color="FFE26F" w:themeColor="accent6" w:themeTint="90"/>
        <w:bottom w:val="single" w:sz="4" w:space="0" w:color="FFE26F" w:themeColor="accent6" w:themeTint="90"/>
        <w:right w:val="single" w:sz="4" w:space="0" w:color="FFE26F" w:themeColor="accent6" w:themeTint="90"/>
        <w:insideH w:val="single" w:sz="4" w:space="0" w:color="FFE26F" w:themeColor="accent6" w:themeTint="90"/>
        <w:insideV w:val="single" w:sz="4" w:space="0" w:color="FFE26F" w:themeColor="accent6" w:themeTint="90"/>
      </w:tblBorders>
    </w:tblPr>
    <w:tblStylePr w:type="firstRow">
      <w:rPr>
        <w:rFonts w:ascii="Arial" w:hAnsi="Arial"/>
        <w:b/>
        <w:color w:val="FFFFFF"/>
        <w:sz w:val="22"/>
      </w:rPr>
      <w:tblPr/>
      <w:tcPr>
        <w:tcBorders>
          <w:top w:val="single" w:sz="4" w:space="0" w:color="FFCC00" w:themeColor="accent6"/>
          <w:left w:val="single" w:sz="4" w:space="0" w:color="FFCC00" w:themeColor="accent6"/>
          <w:bottom w:val="single" w:sz="4" w:space="0" w:color="FFCC00" w:themeColor="accent6"/>
          <w:right w:val="single" w:sz="4" w:space="0" w:color="FFCC00" w:themeColor="accent6"/>
        </w:tcBorders>
        <w:shd w:val="clear" w:color="FFCC00" w:themeColor="accent6" w:fill="FFCC00" w:themeFill="accent6"/>
      </w:tcPr>
    </w:tblStylePr>
    <w:tblStylePr w:type="lastRow">
      <w:rPr>
        <w:b/>
        <w:color w:val="404040"/>
      </w:rPr>
      <w:tblPr/>
      <w:tcPr>
        <w:tcBorders>
          <w:top w:val="single" w:sz="4" w:space="0" w:color="FFCC00"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ECFF" w:themeColor="accent1" w:themeTint="34" w:fill="C5ECFF" w:themeFill="accent1" w:themeFillTint="34"/>
    </w:tblPr>
    <w:tblStylePr w:type="firstRow">
      <w:rPr>
        <w:rFonts w:ascii="Arial" w:hAnsi="Arial"/>
        <w:b/>
        <w:color w:val="FFFFFF"/>
        <w:sz w:val="22"/>
      </w:rPr>
      <w:tblPr/>
      <w:tcPr>
        <w:shd w:val="clear" w:color="009CE5" w:themeColor="accent1" w:fill="009CE5" w:themeFill="accent1"/>
      </w:tcPr>
    </w:tblStylePr>
    <w:tblStylePr w:type="lastRow">
      <w:rPr>
        <w:rFonts w:ascii="Arial" w:hAnsi="Arial"/>
        <w:b/>
        <w:color w:val="FFFFFF"/>
        <w:sz w:val="22"/>
      </w:rPr>
      <w:tblPr/>
      <w:tcPr>
        <w:tcBorders>
          <w:top w:val="single" w:sz="4" w:space="0" w:color="FFFFFF" w:themeColor="light1"/>
        </w:tcBorders>
        <w:shd w:val="clear" w:color="009CE5" w:themeColor="accent1" w:fill="009CE5" w:themeFill="accent1"/>
      </w:tcPr>
    </w:tblStylePr>
    <w:tblStylePr w:type="firstCol">
      <w:rPr>
        <w:rFonts w:ascii="Arial" w:hAnsi="Arial"/>
        <w:b/>
        <w:color w:val="FFFFFF"/>
        <w:sz w:val="22"/>
      </w:rPr>
      <w:tblPr/>
      <w:tcPr>
        <w:shd w:val="clear" w:color="009CE5" w:themeColor="accent1" w:fill="009CE5" w:themeFill="accent1"/>
      </w:tcPr>
    </w:tblStylePr>
    <w:tblStylePr w:type="lastCol">
      <w:rPr>
        <w:rFonts w:ascii="Arial" w:hAnsi="Arial"/>
        <w:b/>
        <w:color w:val="FFFFFF"/>
        <w:sz w:val="22"/>
      </w:rPr>
      <w:tblPr/>
      <w:tcPr>
        <w:shd w:val="clear" w:color="009CE5" w:themeColor="accent1" w:fill="009CE5" w:themeFill="accent1"/>
      </w:tcPr>
    </w:tblStylePr>
    <w:tblStylePr w:type="band1Vert">
      <w:tblPr/>
      <w:tcPr>
        <w:shd w:val="clear" w:color="7ED5FF" w:themeColor="accent1" w:themeTint="75" w:fill="7ED5FF" w:themeFill="accent1" w:themeFillTint="75"/>
      </w:tcPr>
    </w:tblStylePr>
    <w:tblStylePr w:type="band1Horz">
      <w:tblPr/>
      <w:tcPr>
        <w:shd w:val="clear" w:color="7ED5FF" w:themeColor="accent1" w:themeTint="75" w:fill="7ED5FF"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EEC2" w:themeColor="accent2" w:themeTint="32" w:fill="FFEEC2" w:themeFill="accent2" w:themeFillTint="32"/>
    </w:tblPr>
    <w:tblStylePr w:type="firstRow">
      <w:rPr>
        <w:rFonts w:ascii="Arial" w:hAnsi="Arial"/>
        <w:b/>
        <w:color w:val="FFFFFF"/>
        <w:sz w:val="22"/>
      </w:rPr>
      <w:tblPr/>
      <w:tcPr>
        <w:shd w:val="clear" w:color="C79000" w:themeColor="accent2" w:fill="C79000" w:themeFill="accent2"/>
      </w:tcPr>
    </w:tblStylePr>
    <w:tblStylePr w:type="lastRow">
      <w:rPr>
        <w:rFonts w:ascii="Arial" w:hAnsi="Arial"/>
        <w:b/>
        <w:color w:val="FFFFFF"/>
        <w:sz w:val="22"/>
      </w:rPr>
      <w:tblPr/>
      <w:tcPr>
        <w:tcBorders>
          <w:top w:val="single" w:sz="4" w:space="0" w:color="FFFFFF" w:themeColor="light1"/>
        </w:tcBorders>
        <w:shd w:val="clear" w:color="C79000" w:themeColor="accent2" w:fill="C79000" w:themeFill="accent2"/>
      </w:tcPr>
    </w:tblStylePr>
    <w:tblStylePr w:type="firstCol">
      <w:rPr>
        <w:rFonts w:ascii="Arial" w:hAnsi="Arial"/>
        <w:b/>
        <w:color w:val="FFFFFF"/>
        <w:sz w:val="22"/>
      </w:rPr>
      <w:tblPr/>
      <w:tcPr>
        <w:shd w:val="clear" w:color="C79000" w:themeColor="accent2" w:fill="C79000" w:themeFill="accent2"/>
      </w:tcPr>
    </w:tblStylePr>
    <w:tblStylePr w:type="lastCol">
      <w:rPr>
        <w:rFonts w:ascii="Arial" w:hAnsi="Arial"/>
        <w:b/>
        <w:color w:val="FFFFFF"/>
        <w:sz w:val="22"/>
      </w:rPr>
      <w:tblPr/>
      <w:tcPr>
        <w:shd w:val="clear" w:color="C79000" w:themeColor="accent2" w:fill="C79000" w:themeFill="accent2"/>
      </w:tcPr>
    </w:tblStylePr>
    <w:tblStylePr w:type="band1Vert">
      <w:tblPr/>
      <w:tcPr>
        <w:shd w:val="clear" w:color="FFD770" w:themeColor="accent2" w:themeTint="75" w:fill="FFD770" w:themeFill="accent2" w:themeFillTint="75"/>
      </w:tcPr>
    </w:tblStylePr>
    <w:tblStylePr w:type="band1Horz">
      <w:tblPr/>
      <w:tcPr>
        <w:shd w:val="clear" w:color="FFD770" w:themeColor="accent2" w:themeTint="75" w:fill="FFD77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DFFF" w:themeColor="accent3" w:themeTint="34" w:fill="C0DFFF" w:themeFill="accent3" w:themeFillTint="34"/>
    </w:tblPr>
    <w:tblStylePr w:type="firstRow">
      <w:rPr>
        <w:rFonts w:ascii="Arial" w:hAnsi="Arial"/>
        <w:b/>
        <w:color w:val="FFFFFF"/>
        <w:sz w:val="22"/>
      </w:rPr>
      <w:tblPr/>
      <w:tcPr>
        <w:shd w:val="clear" w:color="0066CC" w:themeColor="accent3" w:fill="0066CC" w:themeFill="accent3"/>
      </w:tcPr>
    </w:tblStylePr>
    <w:tblStylePr w:type="lastRow">
      <w:rPr>
        <w:rFonts w:ascii="Arial" w:hAnsi="Arial"/>
        <w:b/>
        <w:color w:val="FFFFFF"/>
        <w:sz w:val="22"/>
      </w:rPr>
      <w:tblPr/>
      <w:tcPr>
        <w:tcBorders>
          <w:top w:val="single" w:sz="4" w:space="0" w:color="FFFFFF" w:themeColor="light1"/>
        </w:tcBorders>
        <w:shd w:val="clear" w:color="0066CC" w:themeColor="accent3" w:fill="0066CC" w:themeFill="accent3"/>
      </w:tcPr>
    </w:tblStylePr>
    <w:tblStylePr w:type="firstCol">
      <w:rPr>
        <w:rFonts w:ascii="Arial" w:hAnsi="Arial"/>
        <w:b/>
        <w:color w:val="FFFFFF"/>
        <w:sz w:val="22"/>
      </w:rPr>
      <w:tblPr/>
      <w:tcPr>
        <w:shd w:val="clear" w:color="0066CC" w:themeColor="accent3" w:fill="0066CC" w:themeFill="accent3"/>
      </w:tcPr>
    </w:tblStylePr>
    <w:tblStylePr w:type="lastCol">
      <w:rPr>
        <w:rFonts w:ascii="Arial" w:hAnsi="Arial"/>
        <w:b/>
        <w:color w:val="FFFFFF"/>
        <w:sz w:val="22"/>
      </w:rPr>
      <w:tblPr/>
      <w:tcPr>
        <w:shd w:val="clear" w:color="0066CC" w:themeColor="accent3" w:fill="0066CC" w:themeFill="accent3"/>
      </w:tcPr>
    </w:tblStylePr>
    <w:tblStylePr w:type="band1Vert">
      <w:tblPr/>
      <w:tcPr>
        <w:shd w:val="clear" w:color="72B8FF" w:themeColor="accent3" w:themeTint="75" w:fill="72B8FF" w:themeFill="accent3" w:themeFillTint="75"/>
      </w:tcPr>
    </w:tblStylePr>
    <w:tblStylePr w:type="band1Horz">
      <w:tblPr/>
      <w:tcPr>
        <w:shd w:val="clear" w:color="72B8FF" w:themeColor="accent3" w:themeTint="75" w:fill="72B8FF"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C5D1" w:themeColor="accent4" w:themeTint="34" w:fill="FFC5D1" w:themeFill="accent4" w:themeFillTint="34"/>
    </w:tblPr>
    <w:tblStylePr w:type="firstRow">
      <w:rPr>
        <w:rFonts w:ascii="Arial" w:hAnsi="Arial"/>
        <w:b/>
        <w:color w:val="FFFFFF"/>
        <w:sz w:val="22"/>
      </w:rPr>
      <w:tblPr/>
      <w:tcPr>
        <w:shd w:val="clear" w:color="E20033" w:themeColor="accent4" w:fill="E20033" w:themeFill="accent4"/>
      </w:tcPr>
    </w:tblStylePr>
    <w:tblStylePr w:type="lastRow">
      <w:rPr>
        <w:rFonts w:ascii="Arial" w:hAnsi="Arial"/>
        <w:b/>
        <w:color w:val="FFFFFF"/>
        <w:sz w:val="22"/>
      </w:rPr>
      <w:tblPr/>
      <w:tcPr>
        <w:tcBorders>
          <w:top w:val="single" w:sz="4" w:space="0" w:color="FFFFFF" w:themeColor="light1"/>
        </w:tcBorders>
        <w:shd w:val="clear" w:color="E20033" w:themeColor="accent4" w:fill="E20033" w:themeFill="accent4"/>
      </w:tcPr>
    </w:tblStylePr>
    <w:tblStylePr w:type="firstCol">
      <w:rPr>
        <w:rFonts w:ascii="Arial" w:hAnsi="Arial"/>
        <w:b/>
        <w:color w:val="FFFFFF"/>
        <w:sz w:val="22"/>
      </w:rPr>
      <w:tblPr/>
      <w:tcPr>
        <w:shd w:val="clear" w:color="E20033" w:themeColor="accent4" w:fill="E20033" w:themeFill="accent4"/>
      </w:tcPr>
    </w:tblStylePr>
    <w:tblStylePr w:type="lastCol">
      <w:rPr>
        <w:rFonts w:ascii="Arial" w:hAnsi="Arial"/>
        <w:b/>
        <w:color w:val="FFFFFF"/>
        <w:sz w:val="22"/>
      </w:rPr>
      <w:tblPr/>
      <w:tcPr>
        <w:shd w:val="clear" w:color="E20033" w:themeColor="accent4" w:fill="E20033" w:themeFill="accent4"/>
      </w:tcPr>
    </w:tblStylePr>
    <w:tblStylePr w:type="band1Vert">
      <w:tblPr/>
      <w:tcPr>
        <w:shd w:val="clear" w:color="FF7C99" w:themeColor="accent4" w:themeTint="75" w:fill="FF7C99" w:themeFill="accent4" w:themeFillTint="75"/>
      </w:tcPr>
    </w:tblStylePr>
    <w:tblStylePr w:type="band1Horz">
      <w:tblPr/>
      <w:tcPr>
        <w:shd w:val="clear" w:color="FF7C99" w:themeColor="accent4" w:themeTint="75" w:fill="FF7C99"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EACB" w:themeColor="accent5" w:themeTint="34" w:fill="FFEACB" w:themeFill="accent5" w:themeFillTint="34"/>
    </w:tblPr>
    <w:tblStylePr w:type="firstRow">
      <w:rPr>
        <w:rFonts w:ascii="Arial" w:hAnsi="Arial"/>
        <w:b/>
        <w:color w:val="FFFFFF"/>
        <w:sz w:val="22"/>
      </w:rPr>
      <w:tblPr/>
      <w:tcPr>
        <w:shd w:val="clear" w:color="FF9900" w:themeColor="accent5" w:fill="FF9900" w:themeFill="accent5"/>
      </w:tcPr>
    </w:tblStylePr>
    <w:tblStylePr w:type="lastRow">
      <w:rPr>
        <w:rFonts w:ascii="Arial" w:hAnsi="Arial"/>
        <w:b/>
        <w:color w:val="FFFFFF"/>
        <w:sz w:val="22"/>
      </w:rPr>
      <w:tblPr/>
      <w:tcPr>
        <w:tcBorders>
          <w:top w:val="single" w:sz="4" w:space="0" w:color="FFFFFF" w:themeColor="light1"/>
        </w:tcBorders>
        <w:shd w:val="clear" w:color="FF9900" w:themeColor="accent5" w:fill="FF9900" w:themeFill="accent5"/>
      </w:tcPr>
    </w:tblStylePr>
    <w:tblStylePr w:type="firstCol">
      <w:rPr>
        <w:rFonts w:ascii="Arial" w:hAnsi="Arial"/>
        <w:b/>
        <w:color w:val="FFFFFF"/>
        <w:sz w:val="22"/>
      </w:rPr>
      <w:tblPr/>
      <w:tcPr>
        <w:shd w:val="clear" w:color="FF9900" w:themeColor="accent5" w:fill="FF9900" w:themeFill="accent5"/>
      </w:tcPr>
    </w:tblStylePr>
    <w:tblStylePr w:type="lastCol">
      <w:rPr>
        <w:rFonts w:ascii="Arial" w:hAnsi="Arial"/>
        <w:b/>
        <w:color w:val="FFFFFF"/>
        <w:sz w:val="22"/>
      </w:rPr>
      <w:tblPr/>
      <w:tcPr>
        <w:shd w:val="clear" w:color="FF9900" w:themeColor="accent5" w:fill="FF9900" w:themeFill="accent5"/>
      </w:tcPr>
    </w:tblStylePr>
    <w:tblStylePr w:type="band1Vert">
      <w:tblPr/>
      <w:tcPr>
        <w:shd w:val="clear" w:color="FFD08A" w:themeColor="accent5" w:themeTint="75" w:fill="FFD08A" w:themeFill="accent5" w:themeFillTint="75"/>
      </w:tcPr>
    </w:tblStylePr>
    <w:tblStylePr w:type="band1Horz">
      <w:tblPr/>
      <w:tcPr>
        <w:shd w:val="clear" w:color="FFD08A" w:themeColor="accent5" w:themeTint="75" w:fill="FFD08A"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4CB" w:themeColor="accent6" w:themeTint="34" w:fill="FFF4CB" w:themeFill="accent6" w:themeFillTint="34"/>
    </w:tblPr>
    <w:tblStylePr w:type="firstRow">
      <w:rPr>
        <w:rFonts w:ascii="Arial" w:hAnsi="Arial"/>
        <w:b/>
        <w:color w:val="FFFFFF"/>
        <w:sz w:val="22"/>
      </w:rPr>
      <w:tblPr/>
      <w:tcPr>
        <w:shd w:val="clear" w:color="FFCC00" w:themeColor="accent6" w:fill="FFCC00" w:themeFill="accent6"/>
      </w:tcPr>
    </w:tblStylePr>
    <w:tblStylePr w:type="lastRow">
      <w:rPr>
        <w:rFonts w:ascii="Arial" w:hAnsi="Arial"/>
        <w:b/>
        <w:color w:val="FFFFFF"/>
        <w:sz w:val="22"/>
      </w:rPr>
      <w:tblPr/>
      <w:tcPr>
        <w:tcBorders>
          <w:top w:val="single" w:sz="4" w:space="0" w:color="FFFFFF" w:themeColor="light1"/>
        </w:tcBorders>
        <w:shd w:val="clear" w:color="FFCC00" w:themeColor="accent6" w:fill="FFCC00" w:themeFill="accent6"/>
      </w:tcPr>
    </w:tblStylePr>
    <w:tblStylePr w:type="firstCol">
      <w:rPr>
        <w:rFonts w:ascii="Arial" w:hAnsi="Arial"/>
        <w:b/>
        <w:color w:val="FFFFFF"/>
        <w:sz w:val="22"/>
      </w:rPr>
      <w:tblPr/>
      <w:tcPr>
        <w:shd w:val="clear" w:color="FFCC00" w:themeColor="accent6" w:fill="FFCC00" w:themeFill="accent6"/>
      </w:tcPr>
    </w:tblStylePr>
    <w:tblStylePr w:type="lastCol">
      <w:rPr>
        <w:rFonts w:ascii="Arial" w:hAnsi="Arial"/>
        <w:b/>
        <w:color w:val="FFFFFF"/>
        <w:sz w:val="22"/>
      </w:rPr>
      <w:tblPr/>
      <w:tcPr>
        <w:shd w:val="clear" w:color="FFCC00" w:themeColor="accent6" w:fill="FFCC00" w:themeFill="accent6"/>
      </w:tcPr>
    </w:tblStylePr>
    <w:tblStylePr w:type="band1Vert">
      <w:tblPr/>
      <w:tcPr>
        <w:shd w:val="clear" w:color="FFE78A" w:themeColor="accent6" w:themeTint="75" w:fill="FFE78A" w:themeFill="accent6" w:themeFillTint="75"/>
      </w:tcPr>
    </w:tblStylePr>
    <w:tblStylePr w:type="band1Horz">
      <w:tblPr/>
      <w:tcPr>
        <w:shd w:val="clear" w:color="FFE78A" w:themeColor="accent6" w:themeTint="75" w:fill="FFE78A" w:themeFill="accent6" w:themeFillTint="75"/>
      </w:tcPr>
    </w:tblStylePr>
  </w:style>
  <w:style w:type="table" w:styleId="GridTable6Colou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urfulAccent1">
    <w:name w:val="Grid Table 6 Colorful Accent 1"/>
    <w:basedOn w:val="TableNormal"/>
    <w:uiPriority w:val="99"/>
    <w:pPr>
      <w:spacing w:after="0" w:line="240" w:lineRule="auto"/>
    </w:pPr>
    <w:tblPr>
      <w:tblStyleRowBandSize w:val="1"/>
      <w:tblStyleColBandSize w:val="1"/>
      <w:tblBorders>
        <w:top w:val="single" w:sz="4" w:space="0" w:color="71D1FF" w:themeColor="accent1" w:themeTint="80"/>
        <w:left w:val="single" w:sz="4" w:space="0" w:color="71D1FF" w:themeColor="accent1" w:themeTint="80"/>
        <w:bottom w:val="single" w:sz="4" w:space="0" w:color="71D1FF" w:themeColor="accent1" w:themeTint="80"/>
        <w:right w:val="single" w:sz="4" w:space="0" w:color="71D1FF" w:themeColor="accent1" w:themeTint="80"/>
        <w:insideH w:val="single" w:sz="4" w:space="0" w:color="71D1FF" w:themeColor="accent1" w:themeTint="80"/>
        <w:insideV w:val="single" w:sz="4" w:space="0" w:color="71D1FF" w:themeColor="accent1" w:themeTint="80"/>
      </w:tblBorders>
    </w:tblPr>
    <w:tblStylePr w:type="firstRow">
      <w:rPr>
        <w:b/>
        <w:color w:val="71D1FF" w:themeColor="accent1" w:themeTint="80" w:themeShade="95"/>
      </w:rPr>
      <w:tblPr/>
      <w:tcPr>
        <w:tcBorders>
          <w:bottom w:val="single" w:sz="12" w:space="0" w:color="71D1FF" w:themeColor="accent1" w:themeTint="80"/>
        </w:tcBorders>
      </w:tcPr>
    </w:tblStylePr>
    <w:tblStylePr w:type="lastRow">
      <w:rPr>
        <w:b/>
        <w:color w:val="71D1FF" w:themeColor="accent1" w:themeTint="80" w:themeShade="95"/>
      </w:rPr>
    </w:tblStylePr>
    <w:tblStylePr w:type="firstCol">
      <w:rPr>
        <w:b/>
        <w:color w:val="71D1FF" w:themeColor="accent1" w:themeTint="80" w:themeShade="95"/>
      </w:rPr>
    </w:tblStylePr>
    <w:tblStylePr w:type="lastCol">
      <w:rPr>
        <w:b/>
        <w:color w:val="71D1FF" w:themeColor="accent1" w:themeTint="80" w:themeShade="95"/>
      </w:rPr>
    </w:tblStylePr>
    <w:tblStylePr w:type="band1Vert">
      <w:tblPr/>
      <w:tcPr>
        <w:shd w:val="clear" w:color="C5ECFF" w:themeColor="accent1" w:themeTint="34" w:fill="C5ECFF" w:themeFill="accent1" w:themeFillTint="34"/>
      </w:tcPr>
    </w:tblStylePr>
    <w:tblStylePr w:type="band1Horz">
      <w:rPr>
        <w:rFonts w:ascii="Arial" w:hAnsi="Arial"/>
        <w:color w:val="71D1FF" w:themeColor="accent1" w:themeTint="80" w:themeShade="95"/>
        <w:sz w:val="22"/>
      </w:rPr>
      <w:tblPr/>
      <w:tcPr>
        <w:shd w:val="clear" w:color="C5ECFF" w:themeColor="accent1" w:themeTint="34" w:fill="C5ECFF" w:themeFill="accent1" w:themeFillTint="34"/>
      </w:tcPr>
    </w:tblStylePr>
    <w:tblStylePr w:type="band2Horz">
      <w:rPr>
        <w:rFonts w:ascii="Arial" w:hAnsi="Arial"/>
        <w:color w:val="71D1FF" w:themeColor="accent1" w:themeTint="80" w:themeShade="95"/>
        <w:sz w:val="22"/>
      </w:rPr>
    </w:tblStylePr>
  </w:style>
  <w:style w:type="table" w:styleId="GridTable6ColourfulAccent2">
    <w:name w:val="Grid Table 6 Colorful Accent 2"/>
    <w:basedOn w:val="TableNormal"/>
    <w:uiPriority w:val="99"/>
    <w:pPr>
      <w:spacing w:after="0" w:line="240" w:lineRule="auto"/>
    </w:pPr>
    <w:tblPr>
      <w:tblStyleRowBandSize w:val="1"/>
      <w:tblStyleColBandSize w:val="1"/>
      <w:tbl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FFCB46" w:themeColor="accent2" w:themeTint="97" w:themeShade="95"/>
      </w:rPr>
      <w:tblPr/>
      <w:tcPr>
        <w:tcBorders>
          <w:bottom w:val="single" w:sz="12" w:space="0" w:color="FFCB46" w:themeColor="accent2" w:themeTint="97"/>
        </w:tcBorders>
      </w:tcPr>
    </w:tblStylePr>
    <w:tblStylePr w:type="lastRow">
      <w:rPr>
        <w:b/>
        <w:color w:val="FFCB46" w:themeColor="accent2" w:themeTint="97" w:themeShade="95"/>
      </w:rPr>
    </w:tblStylePr>
    <w:tblStylePr w:type="firstCol">
      <w:rPr>
        <w:b/>
        <w:color w:val="FFCB46" w:themeColor="accent2" w:themeTint="97" w:themeShade="95"/>
      </w:rPr>
    </w:tblStylePr>
    <w:tblStylePr w:type="lastCol">
      <w:rPr>
        <w:b/>
        <w:color w:val="FFCB46" w:themeColor="accent2" w:themeTint="97" w:themeShade="95"/>
      </w:rPr>
    </w:tblStylePr>
    <w:tblStylePr w:type="band1Vert">
      <w:tblPr/>
      <w:tcPr>
        <w:shd w:val="clear" w:color="FFEEC2" w:themeColor="accent2" w:themeTint="32" w:fill="FFEEC2" w:themeFill="accent2" w:themeFillTint="32"/>
      </w:tcPr>
    </w:tblStylePr>
    <w:tblStylePr w:type="band1Horz">
      <w:rPr>
        <w:rFonts w:ascii="Arial" w:hAnsi="Arial"/>
        <w:color w:val="FFCB46" w:themeColor="accent2" w:themeTint="97" w:themeShade="95"/>
        <w:sz w:val="22"/>
      </w:rPr>
      <w:tblPr/>
      <w:tcPr>
        <w:shd w:val="clear" w:color="FFEEC2" w:themeColor="accent2" w:themeTint="32" w:fill="FFEEC2" w:themeFill="accent2" w:themeFillTint="32"/>
      </w:tcPr>
    </w:tblStylePr>
    <w:tblStylePr w:type="band2Horz">
      <w:rPr>
        <w:rFonts w:ascii="Arial" w:hAnsi="Arial"/>
        <w:color w:val="FFCB46" w:themeColor="accent2" w:themeTint="97" w:themeShade="95"/>
        <w:sz w:val="22"/>
      </w:rPr>
    </w:tblStylePr>
  </w:style>
  <w:style w:type="table" w:styleId="GridTable6ColourfulAccent3">
    <w:name w:val="Grid Table 6 Colorful Accent 3"/>
    <w:basedOn w:val="TableNormal"/>
    <w:uiPriority w:val="99"/>
    <w:pPr>
      <w:spacing w:after="0" w:line="240" w:lineRule="auto"/>
    </w:pPr>
    <w:tblPr>
      <w:tblStyleRowBandSize w:val="1"/>
      <w:tblStyleColBandSize w:val="1"/>
      <w:tblBorders>
        <w:top w:val="single" w:sz="4" w:space="0" w:color="0066CD" w:themeColor="accent3" w:themeTint="FE"/>
        <w:left w:val="single" w:sz="4" w:space="0" w:color="0066CD" w:themeColor="accent3" w:themeTint="FE"/>
        <w:bottom w:val="single" w:sz="4" w:space="0" w:color="0066CD" w:themeColor="accent3" w:themeTint="FE"/>
        <w:right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0066CD" w:themeColor="accent3" w:themeTint="FE" w:themeShade="95"/>
      </w:rPr>
      <w:tblPr/>
      <w:tcPr>
        <w:tcBorders>
          <w:bottom w:val="single" w:sz="12" w:space="0" w:color="0066CD" w:themeColor="accent3" w:themeTint="FE"/>
        </w:tcBorders>
      </w:tcPr>
    </w:tblStylePr>
    <w:tblStylePr w:type="lastRow">
      <w:rPr>
        <w:b/>
        <w:color w:val="0066CD" w:themeColor="accent3" w:themeTint="FE" w:themeShade="95"/>
      </w:rPr>
    </w:tblStylePr>
    <w:tblStylePr w:type="firstCol">
      <w:rPr>
        <w:b/>
        <w:color w:val="0066CD" w:themeColor="accent3" w:themeTint="FE" w:themeShade="95"/>
      </w:rPr>
    </w:tblStylePr>
    <w:tblStylePr w:type="lastCol">
      <w:rPr>
        <w:b/>
        <w:color w:val="0066CD" w:themeColor="accent3" w:themeTint="FE" w:themeShade="95"/>
      </w:rPr>
    </w:tblStylePr>
    <w:tblStylePr w:type="band1Vert">
      <w:tblPr/>
      <w:tcPr>
        <w:shd w:val="clear" w:color="C0DFFF" w:themeColor="accent3" w:themeTint="34" w:fill="C0DFFF" w:themeFill="accent3" w:themeFillTint="34"/>
      </w:tcPr>
    </w:tblStylePr>
    <w:tblStylePr w:type="band1Horz">
      <w:rPr>
        <w:rFonts w:ascii="Arial" w:hAnsi="Arial"/>
        <w:color w:val="0066CD" w:themeColor="accent3" w:themeTint="FE" w:themeShade="95"/>
        <w:sz w:val="22"/>
      </w:rPr>
      <w:tblPr/>
      <w:tcPr>
        <w:shd w:val="clear" w:color="C0DFFF" w:themeColor="accent3" w:themeTint="34" w:fill="C0DFFF" w:themeFill="accent3" w:themeFillTint="34"/>
      </w:tcPr>
    </w:tblStylePr>
    <w:tblStylePr w:type="band2Horz">
      <w:rPr>
        <w:rFonts w:ascii="Arial" w:hAnsi="Arial"/>
        <w:color w:val="0066CD" w:themeColor="accent3" w:themeTint="FE" w:themeShade="95"/>
        <w:sz w:val="22"/>
      </w:rPr>
    </w:tblStylePr>
  </w:style>
  <w:style w:type="table" w:styleId="GridTable6ColourfulAccent4">
    <w:name w:val="Grid Table 6 Colorful Accent 4"/>
    <w:basedOn w:val="TableNormal"/>
    <w:uiPriority w:val="99"/>
    <w:pPr>
      <w:spacing w:after="0" w:line="240" w:lineRule="auto"/>
    </w:pPr>
    <w:tblPr>
      <w:tblStyleRowBandSize w:val="1"/>
      <w:tblStyleColBandSize w:val="1"/>
      <w:tbl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FF5379" w:themeColor="accent4" w:themeTint="9A" w:themeShade="95"/>
      </w:rPr>
      <w:tblPr/>
      <w:tcPr>
        <w:tcBorders>
          <w:bottom w:val="single" w:sz="12" w:space="0" w:color="FF5379" w:themeColor="accent4" w:themeTint="9A"/>
        </w:tcBorders>
      </w:tcPr>
    </w:tblStylePr>
    <w:tblStylePr w:type="lastRow">
      <w:rPr>
        <w:b/>
        <w:color w:val="FF5379" w:themeColor="accent4" w:themeTint="9A" w:themeShade="95"/>
      </w:rPr>
    </w:tblStylePr>
    <w:tblStylePr w:type="firstCol">
      <w:rPr>
        <w:b/>
        <w:color w:val="FF5379" w:themeColor="accent4" w:themeTint="9A" w:themeShade="95"/>
      </w:rPr>
    </w:tblStylePr>
    <w:tblStylePr w:type="lastCol">
      <w:rPr>
        <w:b/>
        <w:color w:val="FF5379" w:themeColor="accent4" w:themeTint="9A" w:themeShade="95"/>
      </w:rPr>
    </w:tblStylePr>
    <w:tblStylePr w:type="band1Vert">
      <w:tblPr/>
      <w:tcPr>
        <w:shd w:val="clear" w:color="FFC5D1" w:themeColor="accent4" w:themeTint="34" w:fill="FFC5D1" w:themeFill="accent4" w:themeFillTint="34"/>
      </w:tcPr>
    </w:tblStylePr>
    <w:tblStylePr w:type="band1Horz">
      <w:rPr>
        <w:rFonts w:ascii="Arial" w:hAnsi="Arial"/>
        <w:color w:val="FF5379" w:themeColor="accent4" w:themeTint="9A" w:themeShade="95"/>
        <w:sz w:val="22"/>
      </w:rPr>
      <w:tblPr/>
      <w:tcPr>
        <w:shd w:val="clear" w:color="FFC5D1" w:themeColor="accent4" w:themeTint="34" w:fill="FFC5D1" w:themeFill="accent4" w:themeFillTint="34"/>
      </w:tcPr>
    </w:tblStylePr>
    <w:tblStylePr w:type="band2Horz">
      <w:rPr>
        <w:rFonts w:ascii="Arial" w:hAnsi="Arial"/>
        <w:color w:val="FF5379" w:themeColor="accent4" w:themeTint="9A" w:themeShade="95"/>
        <w:sz w:val="22"/>
      </w:rPr>
    </w:tblStylePr>
  </w:style>
  <w:style w:type="table" w:styleId="GridTable6ColourfulAccent5">
    <w:name w:val="Grid Table 6 Colorful Accent 5"/>
    <w:basedOn w:val="TableNormal"/>
    <w:uiPriority w:val="99"/>
    <w:pPr>
      <w:spacing w:after="0" w:line="240" w:lineRule="auto"/>
    </w:pPr>
    <w:tblPr>
      <w:tblStyleRowBandSize w:val="1"/>
      <w:tblStyleColBandSize w:val="1"/>
      <w:tblBorders>
        <w:top w:val="single" w:sz="4" w:space="0" w:color="FF9900" w:themeColor="accent5"/>
        <w:left w:val="single" w:sz="4" w:space="0" w:color="FF9900" w:themeColor="accent5"/>
        <w:bottom w:val="single" w:sz="4" w:space="0" w:color="FF9900" w:themeColor="accent5"/>
        <w:right w:val="single" w:sz="4" w:space="0" w:color="FF9900" w:themeColor="accent5"/>
        <w:insideH w:val="single" w:sz="4" w:space="0" w:color="FF9900" w:themeColor="accent5"/>
        <w:insideV w:val="single" w:sz="4" w:space="0" w:color="FF9900" w:themeColor="accent5"/>
      </w:tblBorders>
    </w:tblPr>
    <w:tblStylePr w:type="firstRow">
      <w:rPr>
        <w:b/>
        <w:color w:val="955900" w:themeColor="accent5" w:themeShade="95"/>
      </w:rPr>
      <w:tblPr/>
      <w:tcPr>
        <w:tcBorders>
          <w:bottom w:val="single" w:sz="12" w:space="0" w:color="FF9900" w:themeColor="accent5"/>
        </w:tcBorders>
      </w:tcPr>
    </w:tblStylePr>
    <w:tblStylePr w:type="lastRow">
      <w:rPr>
        <w:b/>
        <w:color w:val="955900" w:themeColor="accent5" w:themeShade="95"/>
      </w:rPr>
    </w:tblStylePr>
    <w:tblStylePr w:type="firstCol">
      <w:rPr>
        <w:b/>
        <w:color w:val="955900" w:themeColor="accent5" w:themeShade="95"/>
      </w:rPr>
    </w:tblStylePr>
    <w:tblStylePr w:type="lastCol">
      <w:rPr>
        <w:b/>
        <w:color w:val="955900" w:themeColor="accent5" w:themeShade="95"/>
      </w:rPr>
    </w:tblStylePr>
    <w:tblStylePr w:type="band1Vert">
      <w:tblPr/>
      <w:tcPr>
        <w:shd w:val="clear" w:color="FFEACB" w:themeColor="accent5" w:themeTint="34" w:fill="FFEACB" w:themeFill="accent5" w:themeFillTint="34"/>
      </w:tcPr>
    </w:tblStylePr>
    <w:tblStylePr w:type="band1Horz">
      <w:rPr>
        <w:rFonts w:ascii="Arial" w:hAnsi="Arial"/>
        <w:color w:val="955900" w:themeColor="accent5" w:themeShade="95"/>
        <w:sz w:val="22"/>
      </w:rPr>
      <w:tblPr/>
      <w:tcPr>
        <w:shd w:val="clear" w:color="FFEACB" w:themeColor="accent5" w:themeTint="34" w:fill="FFEACB" w:themeFill="accent5" w:themeFillTint="34"/>
      </w:tcPr>
    </w:tblStylePr>
    <w:tblStylePr w:type="band2Horz">
      <w:rPr>
        <w:rFonts w:ascii="Arial" w:hAnsi="Arial"/>
        <w:color w:val="955900" w:themeColor="accent5" w:themeShade="95"/>
        <w:sz w:val="22"/>
      </w:rPr>
    </w:tblStylePr>
  </w:style>
  <w:style w:type="table" w:styleId="GridTable6ColourfulAccent6">
    <w:name w:val="Grid Table 6 Colorful Accent 6"/>
    <w:basedOn w:val="TableNormal"/>
    <w:uiPriority w:val="99"/>
    <w:pPr>
      <w:spacing w:after="0" w:line="240" w:lineRule="auto"/>
    </w:pPr>
    <w:tblPr>
      <w:tblStyleRowBandSize w:val="1"/>
      <w:tblStyleColBandSize w:val="1"/>
      <w:tblBorders>
        <w:top w:val="single" w:sz="4" w:space="0" w:color="FFCC00" w:themeColor="accent6"/>
        <w:left w:val="single" w:sz="4" w:space="0" w:color="FFCC00" w:themeColor="accent6"/>
        <w:bottom w:val="single" w:sz="4" w:space="0" w:color="FFCC00" w:themeColor="accent6"/>
        <w:right w:val="single" w:sz="4" w:space="0" w:color="FFCC00" w:themeColor="accent6"/>
        <w:insideH w:val="single" w:sz="4" w:space="0" w:color="FFCC00" w:themeColor="accent6"/>
        <w:insideV w:val="single" w:sz="4" w:space="0" w:color="FFCC00" w:themeColor="accent6"/>
      </w:tblBorders>
    </w:tblPr>
    <w:tblStylePr w:type="firstRow">
      <w:rPr>
        <w:b/>
        <w:color w:val="955900" w:themeColor="accent5" w:themeShade="95"/>
      </w:rPr>
      <w:tblPr/>
      <w:tcPr>
        <w:tcBorders>
          <w:bottom w:val="single" w:sz="12" w:space="0" w:color="FFCC00" w:themeColor="accent6"/>
        </w:tcBorders>
      </w:tcPr>
    </w:tblStylePr>
    <w:tblStylePr w:type="lastRow">
      <w:rPr>
        <w:b/>
        <w:color w:val="955900" w:themeColor="accent5" w:themeShade="95"/>
      </w:rPr>
    </w:tblStylePr>
    <w:tblStylePr w:type="firstCol">
      <w:rPr>
        <w:b/>
        <w:color w:val="955900" w:themeColor="accent5" w:themeShade="95"/>
      </w:rPr>
    </w:tblStylePr>
    <w:tblStylePr w:type="lastCol">
      <w:rPr>
        <w:b/>
        <w:color w:val="955900" w:themeColor="accent5" w:themeShade="95"/>
      </w:rPr>
    </w:tblStylePr>
    <w:tblStylePr w:type="band1Vert">
      <w:tblPr/>
      <w:tcPr>
        <w:shd w:val="clear" w:color="FFF4CB" w:themeColor="accent6" w:themeTint="34" w:fill="FFF4CB" w:themeFill="accent6" w:themeFillTint="34"/>
      </w:tcPr>
    </w:tblStylePr>
    <w:tblStylePr w:type="band1Horz">
      <w:rPr>
        <w:rFonts w:ascii="Arial" w:hAnsi="Arial"/>
        <w:color w:val="955900" w:themeColor="accent5" w:themeShade="95"/>
        <w:sz w:val="22"/>
      </w:rPr>
      <w:tblPr/>
      <w:tcPr>
        <w:shd w:val="clear" w:color="FFF4CB" w:themeColor="accent6" w:themeTint="34" w:fill="FFF4CB" w:themeFill="accent6" w:themeFillTint="34"/>
      </w:tcPr>
    </w:tblStylePr>
    <w:tblStylePr w:type="band2Horz">
      <w:rPr>
        <w:rFonts w:ascii="Arial" w:hAnsi="Arial"/>
        <w:color w:val="955900" w:themeColor="accent5" w:themeShade="95"/>
        <w:sz w:val="22"/>
      </w:rPr>
    </w:tblStylePr>
  </w:style>
  <w:style w:type="table" w:styleId="GridTable7Colou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urfulAccent1">
    <w:name w:val="Grid Table 7 Colorful Accent 1"/>
    <w:basedOn w:val="TableNormal"/>
    <w:uiPriority w:val="99"/>
    <w:pPr>
      <w:spacing w:after="0" w:line="240" w:lineRule="auto"/>
    </w:pPr>
    <w:tblPr>
      <w:tblStyleRowBandSize w:val="1"/>
      <w:tblStyleColBandSize w:val="1"/>
      <w:tblBorders>
        <w:bottom w:val="single" w:sz="4" w:space="0" w:color="71D1FF" w:themeColor="accent1" w:themeTint="80"/>
        <w:right w:val="single" w:sz="4" w:space="0" w:color="71D1FF" w:themeColor="accent1" w:themeTint="80"/>
        <w:insideH w:val="single" w:sz="4" w:space="0" w:color="71D1FF" w:themeColor="accent1" w:themeTint="80"/>
        <w:insideV w:val="single" w:sz="4" w:space="0" w:color="71D1FF" w:themeColor="accent1" w:themeTint="80"/>
      </w:tblBorders>
    </w:tblPr>
    <w:tblStylePr w:type="firstRow">
      <w:rPr>
        <w:rFonts w:ascii="Arial" w:hAnsi="Arial"/>
        <w:b/>
        <w:color w:val="71D1FF" w:themeColor="accent1" w:themeTint="80" w:themeShade="95"/>
        <w:sz w:val="22"/>
      </w:rPr>
      <w:tblPr/>
      <w:tcPr>
        <w:tcBorders>
          <w:top w:val="none" w:sz="4" w:space="0" w:color="000000"/>
          <w:left w:val="none" w:sz="4" w:space="0" w:color="000000"/>
          <w:bottom w:val="single" w:sz="4" w:space="0" w:color="71D1FF" w:themeColor="accent1" w:themeTint="80"/>
          <w:right w:val="none" w:sz="4" w:space="0" w:color="000000"/>
        </w:tcBorders>
        <w:shd w:val="clear" w:color="FFFFFF" w:themeColor="light1" w:fill="FFFFFF" w:themeFill="light1"/>
      </w:tcPr>
    </w:tblStylePr>
    <w:tblStylePr w:type="lastRow">
      <w:rPr>
        <w:rFonts w:ascii="Arial" w:hAnsi="Arial"/>
        <w:b/>
        <w:color w:val="71D1FF" w:themeColor="accent1" w:themeTint="80" w:themeShade="95"/>
        <w:sz w:val="22"/>
      </w:rPr>
      <w:tblPr/>
      <w:tcPr>
        <w:tcBorders>
          <w:top w:val="single" w:sz="4" w:space="0" w:color="71D1FF"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1D1FF" w:themeColor="accent1" w:themeTint="80" w:themeShade="95"/>
        <w:sz w:val="22"/>
      </w:rPr>
      <w:tblPr/>
      <w:tcPr>
        <w:tcBorders>
          <w:top w:val="none" w:sz="4" w:space="0" w:color="000000"/>
          <w:left w:val="none" w:sz="4" w:space="0" w:color="000000"/>
          <w:bottom w:val="none" w:sz="4" w:space="0" w:color="000000"/>
          <w:right w:val="single" w:sz="4" w:space="0" w:color="71D1FF" w:themeColor="accent1" w:themeTint="80"/>
        </w:tcBorders>
        <w:shd w:val="clear" w:color="FFFFFF" w:fill="auto"/>
      </w:tcPr>
    </w:tblStylePr>
    <w:tblStylePr w:type="lastCol">
      <w:rPr>
        <w:rFonts w:ascii="Arial" w:hAnsi="Arial"/>
        <w:i/>
        <w:color w:val="71D1FF" w:themeColor="accent1" w:themeTint="80" w:themeShade="95"/>
        <w:sz w:val="22"/>
      </w:rPr>
      <w:tblPr/>
      <w:tcPr>
        <w:tcBorders>
          <w:top w:val="none" w:sz="4" w:space="0" w:color="000000"/>
          <w:left w:val="single" w:sz="4" w:space="0" w:color="71D1FF" w:themeColor="accent1" w:themeTint="80"/>
          <w:bottom w:val="none" w:sz="4" w:space="0" w:color="000000"/>
          <w:right w:val="none" w:sz="4" w:space="0" w:color="000000"/>
        </w:tcBorders>
        <w:shd w:val="clear" w:color="FFFFFF" w:fill="auto"/>
      </w:tcPr>
    </w:tblStylePr>
    <w:tblStylePr w:type="band1Vert">
      <w:tblPr/>
      <w:tcPr>
        <w:shd w:val="clear" w:color="C5ECFF" w:themeColor="accent1" w:themeTint="34" w:fill="C5ECFF" w:themeFill="accent1" w:themeFillTint="34"/>
      </w:tcPr>
    </w:tblStylePr>
    <w:tblStylePr w:type="band1Horz">
      <w:rPr>
        <w:rFonts w:ascii="Arial" w:hAnsi="Arial"/>
        <w:color w:val="71D1FF" w:themeColor="accent1" w:themeTint="80" w:themeShade="95"/>
        <w:sz w:val="22"/>
      </w:rPr>
      <w:tblPr/>
      <w:tcPr>
        <w:shd w:val="clear" w:color="C5ECFF" w:themeColor="accent1" w:themeTint="34" w:fill="C5ECFF" w:themeFill="accent1" w:themeFillTint="34"/>
      </w:tcPr>
    </w:tblStylePr>
    <w:tblStylePr w:type="band2Horz">
      <w:rPr>
        <w:rFonts w:ascii="Arial" w:hAnsi="Arial"/>
        <w:color w:val="71D1FF" w:themeColor="accent1" w:themeTint="80" w:themeShade="95"/>
        <w:sz w:val="22"/>
      </w:rPr>
    </w:tblStylePr>
  </w:style>
  <w:style w:type="table" w:styleId="GridTable7ColourfulAccent2">
    <w:name w:val="Grid Table 7 Colorful Accent 2"/>
    <w:basedOn w:val="TableNormal"/>
    <w:uiPriority w:val="99"/>
    <w:pPr>
      <w:spacing w:after="0" w:line="240" w:lineRule="auto"/>
    </w:pPr>
    <w:tblPr>
      <w:tblStyleRowBandSize w:val="1"/>
      <w:tblStyleColBandSize w:val="1"/>
      <w:tblBorders>
        <w:bottom w:val="single" w:sz="4" w:space="0" w:color="FFCB46" w:themeColor="accent2" w:themeTint="97"/>
        <w:right w:val="single" w:sz="4" w:space="0" w:color="FFCB46" w:themeColor="accent2" w:themeTint="97"/>
        <w:insideH w:val="single" w:sz="4" w:space="0" w:color="FFCB46" w:themeColor="accent2" w:themeTint="97"/>
        <w:insideV w:val="single" w:sz="4" w:space="0" w:color="FFCB46" w:themeColor="accent2" w:themeTint="97"/>
      </w:tblBorders>
    </w:tblPr>
    <w:tblStylePr w:type="firstRow">
      <w:rPr>
        <w:rFonts w:ascii="Arial" w:hAnsi="Arial"/>
        <w:b/>
        <w:color w:val="FFCB46" w:themeColor="accent2" w:themeTint="97" w:themeShade="95"/>
        <w:sz w:val="22"/>
      </w:rPr>
      <w:tblPr/>
      <w:tcPr>
        <w:tcBorders>
          <w:top w:val="none" w:sz="4" w:space="0" w:color="000000"/>
          <w:left w:val="none" w:sz="4" w:space="0" w:color="000000"/>
          <w:bottom w:val="single" w:sz="4" w:space="0" w:color="FFCB46" w:themeColor="accent2" w:themeTint="97"/>
          <w:right w:val="none" w:sz="4" w:space="0" w:color="000000"/>
        </w:tcBorders>
        <w:shd w:val="clear" w:color="FFFFFF" w:themeColor="light1" w:fill="FFFFFF" w:themeFill="light1"/>
      </w:tcPr>
    </w:tblStylePr>
    <w:tblStylePr w:type="lastRow">
      <w:rPr>
        <w:rFonts w:ascii="Arial" w:hAnsi="Arial"/>
        <w:b/>
        <w:color w:val="FFCB46" w:themeColor="accent2" w:themeTint="97" w:themeShade="95"/>
        <w:sz w:val="22"/>
      </w:rPr>
      <w:tblPr/>
      <w:tcPr>
        <w:tcBorders>
          <w:top w:val="single" w:sz="4" w:space="0" w:color="FFCB46"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B46" w:themeColor="accent2" w:themeTint="97" w:themeShade="95"/>
        <w:sz w:val="22"/>
      </w:rPr>
      <w:tblPr/>
      <w:tcPr>
        <w:tcBorders>
          <w:top w:val="none" w:sz="4" w:space="0" w:color="000000"/>
          <w:left w:val="none" w:sz="4" w:space="0" w:color="000000"/>
          <w:bottom w:val="none" w:sz="4" w:space="0" w:color="000000"/>
          <w:right w:val="single" w:sz="4" w:space="0" w:color="FFCB46" w:themeColor="accent2" w:themeTint="97"/>
        </w:tcBorders>
        <w:shd w:val="clear" w:color="FFFFFF" w:fill="auto"/>
      </w:tcPr>
    </w:tblStylePr>
    <w:tblStylePr w:type="lastCol">
      <w:rPr>
        <w:rFonts w:ascii="Arial" w:hAnsi="Arial"/>
        <w:i/>
        <w:color w:val="FFCB46" w:themeColor="accent2" w:themeTint="97" w:themeShade="95"/>
        <w:sz w:val="22"/>
      </w:rPr>
      <w:tblPr/>
      <w:tcPr>
        <w:tcBorders>
          <w:top w:val="none" w:sz="4" w:space="0" w:color="000000"/>
          <w:left w:val="single" w:sz="4" w:space="0" w:color="FFCB46" w:themeColor="accent2" w:themeTint="97"/>
          <w:bottom w:val="none" w:sz="4" w:space="0" w:color="000000"/>
          <w:right w:val="none" w:sz="4" w:space="0" w:color="000000"/>
        </w:tcBorders>
        <w:shd w:val="clear" w:color="FFFFFF" w:fill="auto"/>
      </w:tcPr>
    </w:tblStylePr>
    <w:tblStylePr w:type="band1Vert">
      <w:tblPr/>
      <w:tcPr>
        <w:shd w:val="clear" w:color="FFEEC2" w:themeColor="accent2" w:themeTint="32" w:fill="FFEEC2" w:themeFill="accent2" w:themeFillTint="32"/>
      </w:tcPr>
    </w:tblStylePr>
    <w:tblStylePr w:type="band1Horz">
      <w:rPr>
        <w:rFonts w:ascii="Arial" w:hAnsi="Arial"/>
        <w:color w:val="FFCB46" w:themeColor="accent2" w:themeTint="97" w:themeShade="95"/>
        <w:sz w:val="22"/>
      </w:rPr>
      <w:tblPr/>
      <w:tcPr>
        <w:shd w:val="clear" w:color="FFEEC2" w:themeColor="accent2" w:themeTint="32" w:fill="FFEEC2" w:themeFill="accent2" w:themeFillTint="32"/>
      </w:tcPr>
    </w:tblStylePr>
    <w:tblStylePr w:type="band2Horz">
      <w:rPr>
        <w:rFonts w:ascii="Arial" w:hAnsi="Arial"/>
        <w:color w:val="FFCB46" w:themeColor="accent2" w:themeTint="97" w:themeShade="95"/>
        <w:sz w:val="22"/>
      </w:rPr>
    </w:tblStylePr>
  </w:style>
  <w:style w:type="table" w:styleId="GridTable7ColourfulAccent3">
    <w:name w:val="Grid Table 7 Colorful Accent 3"/>
    <w:basedOn w:val="TableNormal"/>
    <w:uiPriority w:val="99"/>
    <w:pPr>
      <w:spacing w:after="0" w:line="240" w:lineRule="auto"/>
    </w:pPr>
    <w:tblPr>
      <w:tblStyleRowBandSize w:val="1"/>
      <w:tblStyleColBandSize w:val="1"/>
      <w:tblBorders>
        <w:bottom w:val="single" w:sz="4" w:space="0" w:color="0066CD" w:themeColor="accent3" w:themeTint="FE"/>
        <w:right w:val="single" w:sz="4" w:space="0" w:color="0066CD" w:themeColor="accent3" w:themeTint="FE"/>
        <w:insideH w:val="single" w:sz="4" w:space="0" w:color="0066CD" w:themeColor="accent3" w:themeTint="FE"/>
        <w:insideV w:val="single" w:sz="4" w:space="0" w:color="0066CD" w:themeColor="accent3" w:themeTint="FE"/>
      </w:tblBorders>
    </w:tblPr>
    <w:tblStylePr w:type="firstRow">
      <w:rPr>
        <w:rFonts w:ascii="Arial" w:hAnsi="Arial"/>
        <w:b/>
        <w:color w:val="0066CD" w:themeColor="accent3" w:themeTint="FE" w:themeShade="95"/>
        <w:sz w:val="22"/>
      </w:rPr>
      <w:tblPr/>
      <w:tcPr>
        <w:tcBorders>
          <w:top w:val="none" w:sz="4" w:space="0" w:color="000000"/>
          <w:left w:val="none" w:sz="4" w:space="0" w:color="000000"/>
          <w:bottom w:val="single" w:sz="4" w:space="0" w:color="0066CD" w:themeColor="accent3" w:themeTint="FE"/>
          <w:right w:val="none" w:sz="4" w:space="0" w:color="000000"/>
        </w:tcBorders>
        <w:shd w:val="clear" w:color="FFFFFF" w:themeColor="light1" w:fill="FFFFFF" w:themeFill="light1"/>
      </w:tcPr>
    </w:tblStylePr>
    <w:tblStylePr w:type="lastRow">
      <w:rPr>
        <w:rFonts w:ascii="Arial" w:hAnsi="Arial"/>
        <w:b/>
        <w:color w:val="0066CD" w:themeColor="accent3" w:themeTint="FE" w:themeShade="95"/>
        <w:sz w:val="22"/>
      </w:rPr>
      <w:tblPr/>
      <w:tcPr>
        <w:tcBorders>
          <w:top w:val="single" w:sz="4" w:space="0" w:color="0066CD"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66CD" w:themeColor="accent3" w:themeTint="FE" w:themeShade="95"/>
        <w:sz w:val="22"/>
      </w:rPr>
      <w:tblPr/>
      <w:tcPr>
        <w:tcBorders>
          <w:top w:val="none" w:sz="4" w:space="0" w:color="000000"/>
          <w:left w:val="none" w:sz="4" w:space="0" w:color="000000"/>
          <w:bottom w:val="none" w:sz="4" w:space="0" w:color="000000"/>
          <w:right w:val="single" w:sz="4" w:space="0" w:color="0066CD" w:themeColor="accent3" w:themeTint="FE"/>
        </w:tcBorders>
        <w:shd w:val="clear" w:color="FFFFFF" w:fill="auto"/>
      </w:tcPr>
    </w:tblStylePr>
    <w:tblStylePr w:type="lastCol">
      <w:rPr>
        <w:rFonts w:ascii="Arial" w:hAnsi="Arial"/>
        <w:i/>
        <w:color w:val="0066CD" w:themeColor="accent3" w:themeTint="FE" w:themeShade="95"/>
        <w:sz w:val="22"/>
      </w:rPr>
      <w:tblPr/>
      <w:tcPr>
        <w:tcBorders>
          <w:top w:val="none" w:sz="4" w:space="0" w:color="000000"/>
          <w:left w:val="single" w:sz="4" w:space="0" w:color="0066CD" w:themeColor="accent3" w:themeTint="FE"/>
          <w:bottom w:val="none" w:sz="4" w:space="0" w:color="000000"/>
          <w:right w:val="none" w:sz="4" w:space="0" w:color="000000"/>
        </w:tcBorders>
        <w:shd w:val="clear" w:color="FFFFFF" w:fill="auto"/>
      </w:tcPr>
    </w:tblStylePr>
    <w:tblStylePr w:type="band1Vert">
      <w:tblPr/>
      <w:tcPr>
        <w:shd w:val="clear" w:color="C0DFFF" w:themeColor="accent3" w:themeTint="34" w:fill="C0DFFF" w:themeFill="accent3" w:themeFillTint="34"/>
      </w:tcPr>
    </w:tblStylePr>
    <w:tblStylePr w:type="band1Horz">
      <w:rPr>
        <w:rFonts w:ascii="Arial" w:hAnsi="Arial"/>
        <w:color w:val="0066CD" w:themeColor="accent3" w:themeTint="FE" w:themeShade="95"/>
        <w:sz w:val="22"/>
      </w:rPr>
      <w:tblPr/>
      <w:tcPr>
        <w:shd w:val="clear" w:color="C0DFFF" w:themeColor="accent3" w:themeTint="34" w:fill="C0DFFF" w:themeFill="accent3" w:themeFillTint="34"/>
      </w:tcPr>
    </w:tblStylePr>
    <w:tblStylePr w:type="band2Horz">
      <w:rPr>
        <w:rFonts w:ascii="Arial" w:hAnsi="Arial"/>
        <w:color w:val="0066CD" w:themeColor="accent3" w:themeTint="FE" w:themeShade="95"/>
        <w:sz w:val="22"/>
      </w:rPr>
    </w:tblStylePr>
  </w:style>
  <w:style w:type="table" w:styleId="GridTable7ColourfulAccent4">
    <w:name w:val="Grid Table 7 Colorful Accent 4"/>
    <w:basedOn w:val="TableNormal"/>
    <w:uiPriority w:val="99"/>
    <w:pPr>
      <w:spacing w:after="0" w:line="240" w:lineRule="auto"/>
    </w:pPr>
    <w:tblPr>
      <w:tblStyleRowBandSize w:val="1"/>
      <w:tblStyleColBandSize w:val="1"/>
      <w:tblBorders>
        <w:bottom w:val="single" w:sz="4" w:space="0" w:color="FF5379" w:themeColor="accent4" w:themeTint="9A"/>
        <w:right w:val="single" w:sz="4" w:space="0" w:color="FF5379" w:themeColor="accent4" w:themeTint="9A"/>
        <w:insideH w:val="single" w:sz="4" w:space="0" w:color="FF5379" w:themeColor="accent4" w:themeTint="9A"/>
        <w:insideV w:val="single" w:sz="4" w:space="0" w:color="FF5379" w:themeColor="accent4" w:themeTint="9A"/>
      </w:tblBorders>
    </w:tblPr>
    <w:tblStylePr w:type="firstRow">
      <w:rPr>
        <w:rFonts w:ascii="Arial" w:hAnsi="Arial"/>
        <w:b/>
        <w:color w:val="FF5379" w:themeColor="accent4" w:themeTint="9A" w:themeShade="95"/>
        <w:sz w:val="22"/>
      </w:rPr>
      <w:tblPr/>
      <w:tcPr>
        <w:tcBorders>
          <w:top w:val="none" w:sz="4" w:space="0" w:color="000000"/>
          <w:left w:val="none" w:sz="4" w:space="0" w:color="000000"/>
          <w:bottom w:val="single" w:sz="4" w:space="0" w:color="FF5379" w:themeColor="accent4" w:themeTint="9A"/>
          <w:right w:val="none" w:sz="4" w:space="0" w:color="000000"/>
        </w:tcBorders>
        <w:shd w:val="clear" w:color="FFFFFF" w:themeColor="light1" w:fill="FFFFFF" w:themeFill="light1"/>
      </w:tcPr>
    </w:tblStylePr>
    <w:tblStylePr w:type="lastRow">
      <w:rPr>
        <w:rFonts w:ascii="Arial" w:hAnsi="Arial"/>
        <w:b/>
        <w:color w:val="FF5379" w:themeColor="accent4" w:themeTint="9A" w:themeShade="95"/>
        <w:sz w:val="22"/>
      </w:rPr>
      <w:tblPr/>
      <w:tcPr>
        <w:tcBorders>
          <w:top w:val="single" w:sz="4" w:space="0" w:color="FF5379"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5379" w:themeColor="accent4" w:themeTint="9A" w:themeShade="95"/>
        <w:sz w:val="22"/>
      </w:rPr>
      <w:tblPr/>
      <w:tcPr>
        <w:tcBorders>
          <w:top w:val="none" w:sz="4" w:space="0" w:color="000000"/>
          <w:left w:val="none" w:sz="4" w:space="0" w:color="000000"/>
          <w:bottom w:val="none" w:sz="4" w:space="0" w:color="000000"/>
          <w:right w:val="single" w:sz="4" w:space="0" w:color="FF5379" w:themeColor="accent4" w:themeTint="9A"/>
        </w:tcBorders>
        <w:shd w:val="clear" w:color="FFFFFF" w:fill="auto"/>
      </w:tcPr>
    </w:tblStylePr>
    <w:tblStylePr w:type="lastCol">
      <w:rPr>
        <w:rFonts w:ascii="Arial" w:hAnsi="Arial"/>
        <w:i/>
        <w:color w:val="FF5379" w:themeColor="accent4" w:themeTint="9A" w:themeShade="95"/>
        <w:sz w:val="22"/>
      </w:rPr>
      <w:tblPr/>
      <w:tcPr>
        <w:tcBorders>
          <w:top w:val="none" w:sz="4" w:space="0" w:color="000000"/>
          <w:left w:val="single" w:sz="4" w:space="0" w:color="FF5379" w:themeColor="accent4" w:themeTint="9A"/>
          <w:bottom w:val="none" w:sz="4" w:space="0" w:color="000000"/>
          <w:right w:val="none" w:sz="4" w:space="0" w:color="000000"/>
        </w:tcBorders>
        <w:shd w:val="clear" w:color="FFFFFF" w:fill="auto"/>
      </w:tcPr>
    </w:tblStylePr>
    <w:tblStylePr w:type="band1Vert">
      <w:tblPr/>
      <w:tcPr>
        <w:shd w:val="clear" w:color="FFC5D1" w:themeColor="accent4" w:themeTint="34" w:fill="FFC5D1" w:themeFill="accent4" w:themeFillTint="34"/>
      </w:tcPr>
    </w:tblStylePr>
    <w:tblStylePr w:type="band1Horz">
      <w:rPr>
        <w:rFonts w:ascii="Arial" w:hAnsi="Arial"/>
        <w:color w:val="FF5379" w:themeColor="accent4" w:themeTint="9A" w:themeShade="95"/>
        <w:sz w:val="22"/>
      </w:rPr>
      <w:tblPr/>
      <w:tcPr>
        <w:shd w:val="clear" w:color="FFC5D1" w:themeColor="accent4" w:themeTint="34" w:fill="FFC5D1" w:themeFill="accent4" w:themeFillTint="34"/>
      </w:tcPr>
    </w:tblStylePr>
    <w:tblStylePr w:type="band2Horz">
      <w:rPr>
        <w:rFonts w:ascii="Arial" w:hAnsi="Arial"/>
        <w:color w:val="FF5379" w:themeColor="accent4" w:themeTint="9A" w:themeShade="95"/>
        <w:sz w:val="22"/>
      </w:rPr>
    </w:tblStylePr>
  </w:style>
  <w:style w:type="table" w:styleId="GridTable7ColourfulAccent5">
    <w:name w:val="Grid Table 7 Colorful Accent 5"/>
    <w:basedOn w:val="TableNormal"/>
    <w:uiPriority w:val="99"/>
    <w:pPr>
      <w:spacing w:after="0" w:line="240" w:lineRule="auto"/>
    </w:pPr>
    <w:tblPr>
      <w:tblStyleRowBandSize w:val="1"/>
      <w:tblStyleColBandSize w:val="1"/>
      <w:tblBorders>
        <w:bottom w:val="single" w:sz="4" w:space="0" w:color="FFC56F" w:themeColor="accent5" w:themeTint="90"/>
        <w:right w:val="single" w:sz="4" w:space="0" w:color="FFC56F" w:themeColor="accent5" w:themeTint="90"/>
        <w:insideH w:val="single" w:sz="4" w:space="0" w:color="FFC56F" w:themeColor="accent5" w:themeTint="90"/>
        <w:insideV w:val="single" w:sz="4" w:space="0" w:color="FFC56F" w:themeColor="accent5" w:themeTint="90"/>
      </w:tblBorders>
    </w:tblPr>
    <w:tblStylePr w:type="firstRow">
      <w:rPr>
        <w:rFonts w:ascii="Arial" w:hAnsi="Arial"/>
        <w:b/>
        <w:color w:val="955900" w:themeColor="accent5" w:themeShade="95"/>
        <w:sz w:val="22"/>
      </w:rPr>
      <w:tblPr/>
      <w:tcPr>
        <w:tcBorders>
          <w:top w:val="none" w:sz="4" w:space="0" w:color="000000"/>
          <w:left w:val="none" w:sz="4" w:space="0" w:color="000000"/>
          <w:bottom w:val="single" w:sz="4" w:space="0" w:color="FFC56F" w:themeColor="accent5" w:themeTint="90"/>
          <w:right w:val="none" w:sz="4" w:space="0" w:color="000000"/>
        </w:tcBorders>
        <w:shd w:val="clear" w:color="FFFFFF" w:themeColor="light1" w:fill="FFFFFF" w:themeFill="light1"/>
      </w:tcPr>
    </w:tblStylePr>
    <w:tblStylePr w:type="lastRow">
      <w:rPr>
        <w:rFonts w:ascii="Arial" w:hAnsi="Arial"/>
        <w:b/>
        <w:color w:val="955900" w:themeColor="accent5" w:themeShade="95"/>
        <w:sz w:val="22"/>
      </w:rPr>
      <w:tblPr/>
      <w:tcPr>
        <w:tcBorders>
          <w:top w:val="single" w:sz="4" w:space="0" w:color="FFC56F"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55900" w:themeColor="accent5" w:themeShade="95"/>
        <w:sz w:val="22"/>
      </w:rPr>
      <w:tblPr/>
      <w:tcPr>
        <w:tcBorders>
          <w:top w:val="none" w:sz="4" w:space="0" w:color="000000"/>
          <w:left w:val="none" w:sz="4" w:space="0" w:color="000000"/>
          <w:bottom w:val="none" w:sz="4" w:space="0" w:color="000000"/>
          <w:right w:val="single" w:sz="4" w:space="0" w:color="FFC56F" w:themeColor="accent5" w:themeTint="90"/>
        </w:tcBorders>
        <w:shd w:val="clear" w:color="FFFFFF" w:fill="auto"/>
      </w:tcPr>
    </w:tblStylePr>
    <w:tblStylePr w:type="lastCol">
      <w:rPr>
        <w:rFonts w:ascii="Arial" w:hAnsi="Arial"/>
        <w:i/>
        <w:color w:val="955900" w:themeColor="accent5" w:themeShade="95"/>
        <w:sz w:val="22"/>
      </w:rPr>
      <w:tblPr/>
      <w:tcPr>
        <w:tcBorders>
          <w:top w:val="none" w:sz="4" w:space="0" w:color="000000"/>
          <w:left w:val="single" w:sz="4" w:space="0" w:color="FFC56F" w:themeColor="accent5" w:themeTint="90"/>
          <w:bottom w:val="none" w:sz="4" w:space="0" w:color="000000"/>
          <w:right w:val="none" w:sz="4" w:space="0" w:color="000000"/>
        </w:tcBorders>
        <w:shd w:val="clear" w:color="FFFFFF" w:fill="auto"/>
      </w:tcPr>
    </w:tblStylePr>
    <w:tblStylePr w:type="band1Vert">
      <w:tblPr/>
      <w:tcPr>
        <w:shd w:val="clear" w:color="FFEACB" w:themeColor="accent5" w:themeTint="34" w:fill="FFEACB" w:themeFill="accent5" w:themeFillTint="34"/>
      </w:tcPr>
    </w:tblStylePr>
    <w:tblStylePr w:type="band1Horz">
      <w:rPr>
        <w:rFonts w:ascii="Arial" w:hAnsi="Arial"/>
        <w:color w:val="955900" w:themeColor="accent5" w:themeShade="95"/>
        <w:sz w:val="22"/>
      </w:rPr>
      <w:tblPr/>
      <w:tcPr>
        <w:shd w:val="clear" w:color="FFEACB" w:themeColor="accent5" w:themeTint="34" w:fill="FFEACB" w:themeFill="accent5" w:themeFillTint="34"/>
      </w:tcPr>
    </w:tblStylePr>
    <w:tblStylePr w:type="band2Horz">
      <w:rPr>
        <w:rFonts w:ascii="Arial" w:hAnsi="Arial"/>
        <w:color w:val="955900" w:themeColor="accent5" w:themeShade="95"/>
        <w:sz w:val="22"/>
      </w:rPr>
    </w:tblStylePr>
  </w:style>
  <w:style w:type="table" w:styleId="GridTable7ColourfulAccent6">
    <w:name w:val="Grid Table 7 Colorful Accent 6"/>
    <w:basedOn w:val="TableNormal"/>
    <w:uiPriority w:val="99"/>
    <w:pPr>
      <w:spacing w:after="0" w:line="240" w:lineRule="auto"/>
    </w:pPr>
    <w:tblPr>
      <w:tblStyleRowBandSize w:val="1"/>
      <w:tblStyleColBandSize w:val="1"/>
      <w:tblBorders>
        <w:bottom w:val="single" w:sz="4" w:space="0" w:color="FFE26F" w:themeColor="accent6" w:themeTint="90"/>
        <w:right w:val="single" w:sz="4" w:space="0" w:color="FFE26F" w:themeColor="accent6" w:themeTint="90"/>
        <w:insideH w:val="single" w:sz="4" w:space="0" w:color="FFE26F" w:themeColor="accent6" w:themeTint="90"/>
        <w:insideV w:val="single" w:sz="4" w:space="0" w:color="FFE26F" w:themeColor="accent6" w:themeTint="90"/>
      </w:tblBorders>
    </w:tblPr>
    <w:tblStylePr w:type="firstRow">
      <w:rPr>
        <w:rFonts w:ascii="Arial" w:hAnsi="Arial"/>
        <w:b/>
        <w:color w:val="957700" w:themeColor="accent6" w:themeShade="95"/>
        <w:sz w:val="22"/>
      </w:rPr>
      <w:tblPr/>
      <w:tcPr>
        <w:tcBorders>
          <w:top w:val="none" w:sz="4" w:space="0" w:color="000000"/>
          <w:left w:val="none" w:sz="4" w:space="0" w:color="000000"/>
          <w:bottom w:val="single" w:sz="4" w:space="0" w:color="FFE26F" w:themeColor="accent6" w:themeTint="90"/>
          <w:right w:val="none" w:sz="4" w:space="0" w:color="000000"/>
        </w:tcBorders>
        <w:shd w:val="clear" w:color="FFFFFF" w:themeColor="light1" w:fill="FFFFFF" w:themeFill="light1"/>
      </w:tcPr>
    </w:tblStylePr>
    <w:tblStylePr w:type="lastRow">
      <w:rPr>
        <w:rFonts w:ascii="Arial" w:hAnsi="Arial"/>
        <w:b/>
        <w:color w:val="957700" w:themeColor="accent6" w:themeShade="95"/>
        <w:sz w:val="22"/>
      </w:rPr>
      <w:tblPr/>
      <w:tcPr>
        <w:tcBorders>
          <w:top w:val="single" w:sz="4" w:space="0" w:color="FFE26F"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57700" w:themeColor="accent6" w:themeShade="95"/>
        <w:sz w:val="22"/>
      </w:rPr>
      <w:tblPr/>
      <w:tcPr>
        <w:tcBorders>
          <w:top w:val="none" w:sz="4" w:space="0" w:color="000000"/>
          <w:left w:val="none" w:sz="4" w:space="0" w:color="000000"/>
          <w:bottom w:val="none" w:sz="4" w:space="0" w:color="000000"/>
          <w:right w:val="single" w:sz="4" w:space="0" w:color="FFE26F" w:themeColor="accent6" w:themeTint="90"/>
        </w:tcBorders>
        <w:shd w:val="clear" w:color="FFFFFF" w:fill="auto"/>
      </w:tcPr>
    </w:tblStylePr>
    <w:tblStylePr w:type="lastCol">
      <w:rPr>
        <w:rFonts w:ascii="Arial" w:hAnsi="Arial"/>
        <w:i/>
        <w:color w:val="957700" w:themeColor="accent6" w:themeShade="95"/>
        <w:sz w:val="22"/>
      </w:rPr>
      <w:tblPr/>
      <w:tcPr>
        <w:tcBorders>
          <w:top w:val="none" w:sz="4" w:space="0" w:color="000000"/>
          <w:left w:val="single" w:sz="4" w:space="0" w:color="FFE26F" w:themeColor="accent6" w:themeTint="90"/>
          <w:bottom w:val="none" w:sz="4" w:space="0" w:color="000000"/>
          <w:right w:val="none" w:sz="4" w:space="0" w:color="000000"/>
        </w:tcBorders>
        <w:shd w:val="clear" w:color="FFFFFF" w:fill="auto"/>
      </w:tcPr>
    </w:tblStylePr>
    <w:tblStylePr w:type="band1Vert">
      <w:tblPr/>
      <w:tcPr>
        <w:shd w:val="clear" w:color="FFF4CB" w:themeColor="accent6" w:themeTint="34" w:fill="FFF4CB" w:themeFill="accent6" w:themeFillTint="34"/>
      </w:tcPr>
    </w:tblStylePr>
    <w:tblStylePr w:type="band1Horz">
      <w:rPr>
        <w:rFonts w:ascii="Arial" w:hAnsi="Arial"/>
        <w:color w:val="957700" w:themeColor="accent6" w:themeShade="95"/>
        <w:sz w:val="22"/>
      </w:rPr>
      <w:tblPr/>
      <w:tcPr>
        <w:shd w:val="clear" w:color="FFF4CB" w:themeColor="accent6" w:themeTint="34" w:fill="FFF4CB" w:themeFill="accent6" w:themeFillTint="34"/>
      </w:tcPr>
    </w:tblStylePr>
    <w:tblStylePr w:type="band2Horz">
      <w:rPr>
        <w:rFonts w:ascii="Arial" w:hAnsi="Arial"/>
        <w:color w:val="957700"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9CE5" w:themeColor="accent1"/>
          <w:right w:val="none" w:sz="4" w:space="0" w:color="000000"/>
        </w:tcBorders>
      </w:tcPr>
    </w:tblStylePr>
    <w:tblStylePr w:type="lastRow">
      <w:rPr>
        <w:b/>
        <w:color w:val="404040"/>
      </w:rPr>
      <w:tblPr/>
      <w:tcPr>
        <w:tcBorders>
          <w:top w:val="single" w:sz="4" w:space="0" w:color="009CE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8E8FF" w:themeColor="accent1" w:themeTint="40" w:fill="B8E8FF" w:themeFill="accent1" w:themeFillTint="40"/>
      </w:tcPr>
    </w:tblStylePr>
    <w:tblStylePr w:type="band1Horz">
      <w:tblPr/>
      <w:tcPr>
        <w:shd w:val="clear" w:color="B8E8FF" w:themeColor="accent1" w:themeTint="40" w:fill="B8E8FF"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79000" w:themeColor="accent2"/>
          <w:right w:val="none" w:sz="4" w:space="0" w:color="000000"/>
        </w:tcBorders>
      </w:tcPr>
    </w:tblStylePr>
    <w:tblStylePr w:type="lastRow">
      <w:rPr>
        <w:b/>
        <w:color w:val="404040"/>
      </w:rPr>
      <w:tblPr/>
      <w:tcPr>
        <w:tcBorders>
          <w:top w:val="single" w:sz="4" w:space="0" w:color="C79000"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9B0" w:themeColor="accent2" w:themeTint="40" w:fill="FFE9B0" w:themeFill="accent2" w:themeFillTint="40"/>
      </w:tcPr>
    </w:tblStylePr>
    <w:tblStylePr w:type="band1Horz">
      <w:tblPr/>
      <w:tcPr>
        <w:shd w:val="clear" w:color="FFE9B0" w:themeColor="accent2" w:themeTint="40" w:fill="FFE9B0"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66CC" w:themeColor="accent3"/>
          <w:right w:val="none" w:sz="4" w:space="0" w:color="000000"/>
        </w:tcBorders>
      </w:tcPr>
    </w:tblStylePr>
    <w:tblStylePr w:type="lastRow">
      <w:rPr>
        <w:b/>
        <w:color w:val="404040"/>
      </w:rPr>
      <w:tblPr/>
      <w:tcPr>
        <w:tcBorders>
          <w:top w:val="single" w:sz="4" w:space="0" w:color="0066CC"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D8FF" w:themeColor="accent3" w:themeTint="40" w:fill="B2D8FF" w:themeFill="accent3" w:themeFillTint="40"/>
      </w:tcPr>
    </w:tblStylePr>
    <w:tblStylePr w:type="band1Horz">
      <w:tblPr/>
      <w:tcPr>
        <w:shd w:val="clear" w:color="B2D8FF" w:themeColor="accent3" w:themeTint="40" w:fill="B2D8FF"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20033" w:themeColor="accent4"/>
          <w:right w:val="none" w:sz="4" w:space="0" w:color="000000"/>
        </w:tcBorders>
      </w:tcPr>
    </w:tblStylePr>
    <w:tblStylePr w:type="lastRow">
      <w:rPr>
        <w:b/>
        <w:color w:val="404040"/>
      </w:rPr>
      <w:tblPr/>
      <w:tcPr>
        <w:tcBorders>
          <w:top w:val="single" w:sz="4" w:space="0" w:color="E20033"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B7C7" w:themeColor="accent4" w:themeTint="40" w:fill="FFB7C7" w:themeFill="accent4" w:themeFillTint="40"/>
      </w:tcPr>
    </w:tblStylePr>
    <w:tblStylePr w:type="band1Horz">
      <w:tblPr/>
      <w:tcPr>
        <w:shd w:val="clear" w:color="FFB7C7" w:themeColor="accent4" w:themeTint="40" w:fill="FFB7C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9900" w:themeColor="accent5"/>
          <w:right w:val="none" w:sz="4" w:space="0" w:color="000000"/>
        </w:tcBorders>
      </w:tcPr>
    </w:tblStylePr>
    <w:tblStylePr w:type="lastRow">
      <w:rPr>
        <w:b/>
        <w:color w:val="404040"/>
      </w:rPr>
      <w:tblPr/>
      <w:tcPr>
        <w:tcBorders>
          <w:top w:val="single" w:sz="4" w:space="0" w:color="FF9900"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5BF" w:themeColor="accent5" w:themeTint="40" w:fill="FFE5BF" w:themeFill="accent5" w:themeFillTint="40"/>
      </w:tcPr>
    </w:tblStylePr>
    <w:tblStylePr w:type="band1Horz">
      <w:tblPr/>
      <w:tcPr>
        <w:shd w:val="clear" w:color="FFE5BF" w:themeColor="accent5" w:themeTint="40" w:fill="FFE5BF"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C00" w:themeColor="accent6"/>
          <w:right w:val="none" w:sz="4" w:space="0" w:color="000000"/>
        </w:tcBorders>
      </w:tcPr>
    </w:tblStylePr>
    <w:tblStylePr w:type="lastRow">
      <w:rPr>
        <w:b/>
        <w:color w:val="404040"/>
      </w:rPr>
      <w:tblPr/>
      <w:tcPr>
        <w:tcBorders>
          <w:top w:val="single" w:sz="4" w:space="0" w:color="FFCC00"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2BF" w:themeColor="accent6" w:themeTint="40" w:fill="FFF2BF" w:themeFill="accent6" w:themeFillTint="40"/>
      </w:tcPr>
    </w:tblStylePr>
    <w:tblStylePr w:type="band1Horz">
      <w:tblPr/>
      <w:tcPr>
        <w:shd w:val="clear" w:color="FFF2BF" w:themeColor="accent6" w:themeTint="40" w:fill="FFF2B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60CBFF" w:themeColor="accent1" w:themeTint="90"/>
        <w:bottom w:val="single" w:sz="4" w:space="0" w:color="60CBFF" w:themeColor="accent1" w:themeTint="90"/>
        <w:insideH w:val="single" w:sz="4" w:space="0" w:color="60CBFF" w:themeColor="accent1" w:themeTint="90"/>
      </w:tblBorders>
    </w:tblPr>
    <w:tblStylePr w:type="firstRow">
      <w:rPr>
        <w:rFonts w:ascii="Arial" w:hAnsi="Arial"/>
        <w:b/>
        <w:color w:val="404040"/>
        <w:sz w:val="22"/>
      </w:rPr>
      <w:tblPr/>
      <w:tcPr>
        <w:tcBorders>
          <w:top w:val="single" w:sz="4" w:space="0" w:color="60CBFF" w:themeColor="accent1" w:themeTint="90"/>
          <w:left w:val="none" w:sz="4" w:space="0" w:color="000000"/>
          <w:bottom w:val="single" w:sz="4" w:space="0" w:color="60CBFF" w:themeColor="accent1" w:themeTint="90"/>
          <w:right w:val="none" w:sz="4" w:space="0" w:color="000000"/>
        </w:tcBorders>
      </w:tcPr>
    </w:tblStylePr>
    <w:tblStylePr w:type="lastRow">
      <w:rPr>
        <w:rFonts w:ascii="Arial" w:hAnsi="Arial"/>
        <w:b/>
        <w:color w:val="404040"/>
        <w:sz w:val="22"/>
      </w:rPr>
      <w:tblPr/>
      <w:tcPr>
        <w:tcBorders>
          <w:top w:val="single" w:sz="4" w:space="0" w:color="60CBFF" w:themeColor="accent1" w:themeTint="90"/>
          <w:left w:val="none" w:sz="4" w:space="0" w:color="000000"/>
          <w:bottom w:val="single" w:sz="4" w:space="0" w:color="60CBFF"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8E8FF" w:themeColor="accent1" w:themeTint="40" w:fill="B8E8FF" w:themeFill="accent1" w:themeFillTint="40"/>
      </w:tcPr>
    </w:tblStylePr>
    <w:tblStylePr w:type="band1Horz">
      <w:rPr>
        <w:rFonts w:ascii="Arial" w:hAnsi="Arial"/>
        <w:color w:val="404040"/>
        <w:sz w:val="22"/>
      </w:rPr>
      <w:tblPr/>
      <w:tcPr>
        <w:shd w:val="clear" w:color="B8E8FF" w:themeColor="accent1" w:themeTint="40" w:fill="B8E8FF"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FCE4F" w:themeColor="accent2" w:themeTint="90"/>
        <w:bottom w:val="single" w:sz="4" w:space="0" w:color="FFCE4F" w:themeColor="accent2" w:themeTint="90"/>
        <w:insideH w:val="single" w:sz="4" w:space="0" w:color="FFCE4F" w:themeColor="accent2" w:themeTint="90"/>
      </w:tblBorders>
    </w:tblPr>
    <w:tblStylePr w:type="firstRow">
      <w:rPr>
        <w:rFonts w:ascii="Arial" w:hAnsi="Arial"/>
        <w:b/>
        <w:color w:val="404040"/>
        <w:sz w:val="22"/>
      </w:rPr>
      <w:tblPr/>
      <w:tcPr>
        <w:tcBorders>
          <w:top w:val="single" w:sz="4" w:space="0" w:color="FFCE4F" w:themeColor="accent2" w:themeTint="90"/>
          <w:left w:val="none" w:sz="4" w:space="0" w:color="000000"/>
          <w:bottom w:val="single" w:sz="4" w:space="0" w:color="FFCE4F" w:themeColor="accent2" w:themeTint="90"/>
          <w:right w:val="none" w:sz="4" w:space="0" w:color="000000"/>
        </w:tcBorders>
      </w:tcPr>
    </w:tblStylePr>
    <w:tblStylePr w:type="lastRow">
      <w:rPr>
        <w:rFonts w:ascii="Arial" w:hAnsi="Arial"/>
        <w:b/>
        <w:color w:val="404040"/>
        <w:sz w:val="22"/>
      </w:rPr>
      <w:tblPr/>
      <w:tcPr>
        <w:tcBorders>
          <w:top w:val="single" w:sz="4" w:space="0" w:color="FFCE4F" w:themeColor="accent2" w:themeTint="90"/>
          <w:left w:val="none" w:sz="4" w:space="0" w:color="000000"/>
          <w:bottom w:val="single" w:sz="4" w:space="0" w:color="FFCE4F"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9B0" w:themeColor="accent2" w:themeTint="40" w:fill="FFE9B0" w:themeFill="accent2" w:themeFillTint="40"/>
      </w:tcPr>
    </w:tblStylePr>
    <w:tblStylePr w:type="band1Horz">
      <w:rPr>
        <w:rFonts w:ascii="Arial" w:hAnsi="Arial"/>
        <w:color w:val="404040"/>
        <w:sz w:val="22"/>
      </w:rPr>
      <w:tblPr/>
      <w:tcPr>
        <w:shd w:val="clear" w:color="FFE9B0" w:themeColor="accent2" w:themeTint="40" w:fill="FFE9B0"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2A8FF" w:themeColor="accent3" w:themeTint="90"/>
        <w:bottom w:val="single" w:sz="4" w:space="0" w:color="52A8FF" w:themeColor="accent3" w:themeTint="90"/>
        <w:insideH w:val="single" w:sz="4" w:space="0" w:color="52A8FF" w:themeColor="accent3" w:themeTint="90"/>
      </w:tblBorders>
    </w:tblPr>
    <w:tblStylePr w:type="firstRow">
      <w:rPr>
        <w:rFonts w:ascii="Arial" w:hAnsi="Arial"/>
        <w:b/>
        <w:color w:val="404040"/>
        <w:sz w:val="22"/>
      </w:rPr>
      <w:tblPr/>
      <w:tcPr>
        <w:tcBorders>
          <w:top w:val="single" w:sz="4" w:space="0" w:color="52A8FF" w:themeColor="accent3" w:themeTint="90"/>
          <w:left w:val="none" w:sz="4" w:space="0" w:color="000000"/>
          <w:bottom w:val="single" w:sz="4" w:space="0" w:color="52A8FF" w:themeColor="accent3" w:themeTint="90"/>
          <w:right w:val="none" w:sz="4" w:space="0" w:color="000000"/>
        </w:tcBorders>
      </w:tcPr>
    </w:tblStylePr>
    <w:tblStylePr w:type="lastRow">
      <w:rPr>
        <w:rFonts w:ascii="Arial" w:hAnsi="Arial"/>
        <w:b/>
        <w:color w:val="404040"/>
        <w:sz w:val="22"/>
      </w:rPr>
      <w:tblPr/>
      <w:tcPr>
        <w:tcBorders>
          <w:top w:val="single" w:sz="4" w:space="0" w:color="52A8FF" w:themeColor="accent3" w:themeTint="90"/>
          <w:left w:val="none" w:sz="4" w:space="0" w:color="000000"/>
          <w:bottom w:val="single" w:sz="4" w:space="0" w:color="52A8FF"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D8FF" w:themeColor="accent3" w:themeTint="40" w:fill="B2D8FF" w:themeFill="accent3" w:themeFillTint="40"/>
      </w:tcPr>
    </w:tblStylePr>
    <w:tblStylePr w:type="band1Horz">
      <w:rPr>
        <w:rFonts w:ascii="Arial" w:hAnsi="Arial"/>
        <w:color w:val="404040"/>
        <w:sz w:val="22"/>
      </w:rPr>
      <w:tblPr/>
      <w:tcPr>
        <w:shd w:val="clear" w:color="B2D8FF" w:themeColor="accent3" w:themeTint="40" w:fill="B2D8FF"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5E82" w:themeColor="accent4" w:themeTint="90"/>
        <w:bottom w:val="single" w:sz="4" w:space="0" w:color="FF5E82" w:themeColor="accent4" w:themeTint="90"/>
        <w:insideH w:val="single" w:sz="4" w:space="0" w:color="FF5E82" w:themeColor="accent4" w:themeTint="90"/>
      </w:tblBorders>
    </w:tblPr>
    <w:tblStylePr w:type="firstRow">
      <w:rPr>
        <w:rFonts w:ascii="Arial" w:hAnsi="Arial"/>
        <w:b/>
        <w:color w:val="404040"/>
        <w:sz w:val="22"/>
      </w:rPr>
      <w:tblPr/>
      <w:tcPr>
        <w:tcBorders>
          <w:top w:val="single" w:sz="4" w:space="0" w:color="FF5E82" w:themeColor="accent4" w:themeTint="90"/>
          <w:left w:val="none" w:sz="4" w:space="0" w:color="000000"/>
          <w:bottom w:val="single" w:sz="4" w:space="0" w:color="FF5E82" w:themeColor="accent4" w:themeTint="90"/>
          <w:right w:val="none" w:sz="4" w:space="0" w:color="000000"/>
        </w:tcBorders>
      </w:tcPr>
    </w:tblStylePr>
    <w:tblStylePr w:type="lastRow">
      <w:rPr>
        <w:rFonts w:ascii="Arial" w:hAnsi="Arial"/>
        <w:b/>
        <w:color w:val="404040"/>
        <w:sz w:val="22"/>
      </w:rPr>
      <w:tblPr/>
      <w:tcPr>
        <w:tcBorders>
          <w:top w:val="single" w:sz="4" w:space="0" w:color="FF5E82" w:themeColor="accent4" w:themeTint="90"/>
          <w:left w:val="none" w:sz="4" w:space="0" w:color="000000"/>
          <w:bottom w:val="single" w:sz="4" w:space="0" w:color="FF5E82"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B7C7" w:themeColor="accent4" w:themeTint="40" w:fill="FFB7C7" w:themeFill="accent4" w:themeFillTint="40"/>
      </w:tcPr>
    </w:tblStylePr>
    <w:tblStylePr w:type="band1Horz">
      <w:rPr>
        <w:rFonts w:ascii="Arial" w:hAnsi="Arial"/>
        <w:color w:val="404040"/>
        <w:sz w:val="22"/>
      </w:rPr>
      <w:tblPr/>
      <w:tcPr>
        <w:shd w:val="clear" w:color="FFB7C7" w:themeColor="accent4" w:themeTint="40" w:fill="FFB7C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FFC56F" w:themeColor="accent5" w:themeTint="90"/>
        <w:bottom w:val="single" w:sz="4" w:space="0" w:color="FFC56F" w:themeColor="accent5" w:themeTint="90"/>
        <w:insideH w:val="single" w:sz="4" w:space="0" w:color="FFC56F" w:themeColor="accent5" w:themeTint="90"/>
      </w:tblBorders>
    </w:tblPr>
    <w:tblStylePr w:type="firstRow">
      <w:rPr>
        <w:rFonts w:ascii="Arial" w:hAnsi="Arial"/>
        <w:b/>
        <w:color w:val="404040"/>
        <w:sz w:val="22"/>
      </w:rPr>
      <w:tblPr/>
      <w:tcPr>
        <w:tcBorders>
          <w:top w:val="single" w:sz="4" w:space="0" w:color="FFC56F" w:themeColor="accent5" w:themeTint="90"/>
          <w:left w:val="none" w:sz="4" w:space="0" w:color="000000"/>
          <w:bottom w:val="single" w:sz="4" w:space="0" w:color="FFC56F" w:themeColor="accent5" w:themeTint="90"/>
          <w:right w:val="none" w:sz="4" w:space="0" w:color="000000"/>
        </w:tcBorders>
      </w:tcPr>
    </w:tblStylePr>
    <w:tblStylePr w:type="lastRow">
      <w:rPr>
        <w:rFonts w:ascii="Arial" w:hAnsi="Arial"/>
        <w:b/>
        <w:color w:val="404040"/>
        <w:sz w:val="22"/>
      </w:rPr>
      <w:tblPr/>
      <w:tcPr>
        <w:tcBorders>
          <w:top w:val="single" w:sz="4" w:space="0" w:color="FFC56F" w:themeColor="accent5" w:themeTint="90"/>
          <w:left w:val="none" w:sz="4" w:space="0" w:color="000000"/>
          <w:bottom w:val="single" w:sz="4" w:space="0" w:color="FFC56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5BF" w:themeColor="accent5" w:themeTint="40" w:fill="FFE5BF" w:themeFill="accent5" w:themeFillTint="40"/>
      </w:tcPr>
    </w:tblStylePr>
    <w:tblStylePr w:type="band1Horz">
      <w:rPr>
        <w:rFonts w:ascii="Arial" w:hAnsi="Arial"/>
        <w:color w:val="404040"/>
        <w:sz w:val="22"/>
      </w:rPr>
      <w:tblPr/>
      <w:tcPr>
        <w:shd w:val="clear" w:color="FFE5BF" w:themeColor="accent5" w:themeTint="40" w:fill="FFE5BF"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FE26F" w:themeColor="accent6" w:themeTint="90"/>
        <w:bottom w:val="single" w:sz="4" w:space="0" w:color="FFE26F" w:themeColor="accent6" w:themeTint="90"/>
        <w:insideH w:val="single" w:sz="4" w:space="0" w:color="FFE26F" w:themeColor="accent6" w:themeTint="90"/>
      </w:tblBorders>
    </w:tblPr>
    <w:tblStylePr w:type="firstRow">
      <w:rPr>
        <w:rFonts w:ascii="Arial" w:hAnsi="Arial"/>
        <w:b/>
        <w:color w:val="404040"/>
        <w:sz w:val="22"/>
      </w:rPr>
      <w:tblPr/>
      <w:tcPr>
        <w:tcBorders>
          <w:top w:val="single" w:sz="4" w:space="0" w:color="FFE26F" w:themeColor="accent6" w:themeTint="90"/>
          <w:left w:val="none" w:sz="4" w:space="0" w:color="000000"/>
          <w:bottom w:val="single" w:sz="4" w:space="0" w:color="FFE26F" w:themeColor="accent6" w:themeTint="90"/>
          <w:right w:val="none" w:sz="4" w:space="0" w:color="000000"/>
        </w:tcBorders>
      </w:tcPr>
    </w:tblStylePr>
    <w:tblStylePr w:type="lastRow">
      <w:rPr>
        <w:rFonts w:ascii="Arial" w:hAnsi="Arial"/>
        <w:b/>
        <w:color w:val="404040"/>
        <w:sz w:val="22"/>
      </w:rPr>
      <w:tblPr/>
      <w:tcPr>
        <w:tcBorders>
          <w:top w:val="single" w:sz="4" w:space="0" w:color="FFE26F" w:themeColor="accent6" w:themeTint="90"/>
          <w:left w:val="none" w:sz="4" w:space="0" w:color="000000"/>
          <w:bottom w:val="single" w:sz="4" w:space="0" w:color="FFE26F"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2BF" w:themeColor="accent6" w:themeTint="40" w:fill="FFF2BF" w:themeFill="accent6" w:themeFillTint="40"/>
      </w:tcPr>
    </w:tblStylePr>
    <w:tblStylePr w:type="band1Horz">
      <w:rPr>
        <w:rFonts w:ascii="Arial" w:hAnsi="Arial"/>
        <w:color w:val="404040"/>
        <w:sz w:val="22"/>
      </w:rPr>
      <w:tblPr/>
      <w:tcPr>
        <w:shd w:val="clear" w:color="FFF2BF" w:themeColor="accent6" w:themeTint="40" w:fill="FFF2B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009CE5" w:themeColor="accent1"/>
        <w:left w:val="single" w:sz="4" w:space="0" w:color="009CE5" w:themeColor="accent1"/>
        <w:bottom w:val="single" w:sz="4" w:space="0" w:color="009CE5" w:themeColor="accent1"/>
        <w:right w:val="single" w:sz="4" w:space="0" w:color="009CE5" w:themeColor="accent1"/>
      </w:tblBorders>
    </w:tblPr>
    <w:tblStylePr w:type="firstRow">
      <w:rPr>
        <w:rFonts w:ascii="Arial" w:hAnsi="Arial"/>
        <w:b/>
        <w:color w:val="FFFFFF"/>
        <w:sz w:val="22"/>
      </w:rPr>
      <w:tblPr/>
      <w:tcPr>
        <w:shd w:val="clear" w:color="009CE5" w:themeColor="accent1" w:fill="009CE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9CE5" w:themeColor="accent1"/>
          <w:right w:val="single" w:sz="4" w:space="0" w:color="009CE5" w:themeColor="accent1"/>
        </w:tcBorders>
      </w:tcPr>
    </w:tblStylePr>
    <w:tblStylePr w:type="band1Horz">
      <w:rPr>
        <w:rFonts w:ascii="Arial" w:hAnsi="Arial"/>
        <w:color w:val="404040"/>
        <w:sz w:val="22"/>
      </w:rPr>
      <w:tblPr/>
      <w:tcPr>
        <w:tcBorders>
          <w:top w:val="single" w:sz="4" w:space="0" w:color="009CE5" w:themeColor="accent1"/>
          <w:bottom w:val="single" w:sz="4" w:space="0" w:color="009CE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tblBorders>
    </w:tblPr>
    <w:tblStylePr w:type="firstRow">
      <w:rPr>
        <w:rFonts w:ascii="Arial" w:hAnsi="Arial"/>
        <w:b/>
        <w:color w:val="FFFFFF"/>
        <w:sz w:val="22"/>
      </w:rPr>
      <w:tblPr/>
      <w:tcPr>
        <w:shd w:val="clear" w:color="FFCB46" w:themeColor="accent2" w:themeTint="97" w:fill="FFCB46"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CB46" w:themeColor="accent2" w:themeTint="97"/>
          <w:right w:val="single" w:sz="4" w:space="0" w:color="FFCB46" w:themeColor="accent2" w:themeTint="97"/>
        </w:tcBorders>
      </w:tcPr>
    </w:tblStylePr>
    <w:tblStylePr w:type="band1Horz">
      <w:rPr>
        <w:rFonts w:ascii="Arial" w:hAnsi="Arial"/>
        <w:color w:val="404040"/>
        <w:sz w:val="22"/>
      </w:rPr>
      <w:tblPr/>
      <w:tcPr>
        <w:tcBorders>
          <w:top w:val="single" w:sz="4" w:space="0" w:color="FFCB46" w:themeColor="accent2" w:themeTint="97"/>
          <w:bottom w:val="single" w:sz="4" w:space="0" w:color="FFCB46"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A3FF" w:themeColor="accent3" w:themeTint="98"/>
        <w:left w:val="single" w:sz="4" w:space="0" w:color="48A3FF" w:themeColor="accent3" w:themeTint="98"/>
        <w:bottom w:val="single" w:sz="4" w:space="0" w:color="48A3FF" w:themeColor="accent3" w:themeTint="98"/>
        <w:right w:val="single" w:sz="4" w:space="0" w:color="48A3FF" w:themeColor="accent3" w:themeTint="98"/>
      </w:tblBorders>
    </w:tblPr>
    <w:tblStylePr w:type="firstRow">
      <w:rPr>
        <w:rFonts w:ascii="Arial" w:hAnsi="Arial"/>
        <w:b/>
        <w:color w:val="FFFFFF"/>
        <w:sz w:val="22"/>
      </w:rPr>
      <w:tblPr/>
      <w:tcPr>
        <w:shd w:val="clear" w:color="48A3FF" w:themeColor="accent3" w:themeTint="98" w:fill="48A3FF"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A3FF" w:themeColor="accent3" w:themeTint="98"/>
          <w:right w:val="single" w:sz="4" w:space="0" w:color="48A3FF" w:themeColor="accent3" w:themeTint="98"/>
        </w:tcBorders>
      </w:tcPr>
    </w:tblStylePr>
    <w:tblStylePr w:type="band1Horz">
      <w:rPr>
        <w:rFonts w:ascii="Arial" w:hAnsi="Arial"/>
        <w:color w:val="404040"/>
        <w:sz w:val="22"/>
      </w:rPr>
      <w:tblPr/>
      <w:tcPr>
        <w:tcBorders>
          <w:top w:val="single" w:sz="4" w:space="0" w:color="48A3FF" w:themeColor="accent3" w:themeTint="98"/>
          <w:bottom w:val="single" w:sz="4" w:space="0" w:color="48A3FF"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tblBorders>
    </w:tblPr>
    <w:tblStylePr w:type="firstRow">
      <w:rPr>
        <w:rFonts w:ascii="Arial" w:hAnsi="Arial"/>
        <w:b/>
        <w:color w:val="FFFFFF"/>
        <w:sz w:val="22"/>
      </w:rPr>
      <w:tblPr/>
      <w:tcPr>
        <w:shd w:val="clear" w:color="FF5379" w:themeColor="accent4" w:themeTint="9A" w:fill="FF5379"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5379" w:themeColor="accent4" w:themeTint="9A"/>
          <w:right w:val="single" w:sz="4" w:space="0" w:color="FF5379" w:themeColor="accent4" w:themeTint="9A"/>
        </w:tcBorders>
      </w:tcPr>
    </w:tblStylePr>
    <w:tblStylePr w:type="band1Horz">
      <w:rPr>
        <w:rFonts w:ascii="Arial" w:hAnsi="Arial"/>
        <w:color w:val="404040"/>
        <w:sz w:val="22"/>
      </w:rPr>
      <w:tblPr/>
      <w:tcPr>
        <w:tcBorders>
          <w:top w:val="single" w:sz="4" w:space="0" w:color="FF5379" w:themeColor="accent4" w:themeTint="9A"/>
          <w:bottom w:val="single" w:sz="4" w:space="0" w:color="FF5379"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FFC165" w:themeColor="accent5" w:themeTint="9A"/>
        <w:left w:val="single" w:sz="4" w:space="0" w:color="FFC165" w:themeColor="accent5" w:themeTint="9A"/>
        <w:bottom w:val="single" w:sz="4" w:space="0" w:color="FFC165" w:themeColor="accent5" w:themeTint="9A"/>
        <w:right w:val="single" w:sz="4" w:space="0" w:color="FFC165" w:themeColor="accent5" w:themeTint="9A"/>
      </w:tblBorders>
    </w:tblPr>
    <w:tblStylePr w:type="firstRow">
      <w:rPr>
        <w:rFonts w:ascii="Arial" w:hAnsi="Arial"/>
        <w:b/>
        <w:color w:val="FFFFFF"/>
        <w:sz w:val="22"/>
      </w:rPr>
      <w:tblPr/>
      <w:tcPr>
        <w:shd w:val="clear" w:color="FFC165" w:themeColor="accent5" w:themeTint="9A" w:fill="FFC16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C165" w:themeColor="accent5" w:themeTint="9A"/>
          <w:right w:val="single" w:sz="4" w:space="0" w:color="FFC165" w:themeColor="accent5" w:themeTint="9A"/>
        </w:tcBorders>
      </w:tcPr>
    </w:tblStylePr>
    <w:tblStylePr w:type="band1Horz">
      <w:rPr>
        <w:rFonts w:ascii="Arial" w:hAnsi="Arial"/>
        <w:color w:val="404040"/>
        <w:sz w:val="22"/>
      </w:rPr>
      <w:tblPr/>
      <w:tcPr>
        <w:tcBorders>
          <w:top w:val="single" w:sz="4" w:space="0" w:color="FFC165" w:themeColor="accent5" w:themeTint="9A"/>
          <w:bottom w:val="single" w:sz="4" w:space="0" w:color="FFC16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FE067" w:themeColor="accent6" w:themeTint="98"/>
        <w:left w:val="single" w:sz="4" w:space="0" w:color="FFE067" w:themeColor="accent6" w:themeTint="98"/>
        <w:bottom w:val="single" w:sz="4" w:space="0" w:color="FFE067" w:themeColor="accent6" w:themeTint="98"/>
        <w:right w:val="single" w:sz="4" w:space="0" w:color="FFE067" w:themeColor="accent6" w:themeTint="98"/>
      </w:tblBorders>
    </w:tblPr>
    <w:tblStylePr w:type="firstRow">
      <w:rPr>
        <w:rFonts w:ascii="Arial" w:hAnsi="Arial"/>
        <w:b/>
        <w:color w:val="FFFFFF"/>
        <w:sz w:val="22"/>
      </w:rPr>
      <w:tblPr/>
      <w:tcPr>
        <w:shd w:val="clear" w:color="FFE067" w:themeColor="accent6" w:themeTint="98" w:fill="FFE067"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E067" w:themeColor="accent6" w:themeTint="98"/>
          <w:right w:val="single" w:sz="4" w:space="0" w:color="FFE067" w:themeColor="accent6" w:themeTint="98"/>
        </w:tcBorders>
      </w:tcPr>
    </w:tblStylePr>
    <w:tblStylePr w:type="band1Horz">
      <w:rPr>
        <w:rFonts w:ascii="Arial" w:hAnsi="Arial"/>
        <w:color w:val="404040"/>
        <w:sz w:val="22"/>
      </w:rPr>
      <w:tblPr/>
      <w:tcPr>
        <w:tcBorders>
          <w:top w:val="single" w:sz="4" w:space="0" w:color="FFE067" w:themeColor="accent6" w:themeTint="98"/>
          <w:bottom w:val="single" w:sz="4" w:space="0" w:color="FFE067"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60CBFF" w:themeColor="accent1" w:themeTint="90"/>
        <w:left w:val="single" w:sz="4" w:space="0" w:color="60CBFF" w:themeColor="accent1" w:themeTint="90"/>
        <w:bottom w:val="single" w:sz="4" w:space="0" w:color="60CBFF" w:themeColor="accent1" w:themeTint="90"/>
        <w:right w:val="single" w:sz="4" w:space="0" w:color="60CBFF" w:themeColor="accent1" w:themeTint="90"/>
        <w:insideH w:val="single" w:sz="4" w:space="0" w:color="60CBFF" w:themeColor="accent1" w:themeTint="90"/>
      </w:tblBorders>
    </w:tblPr>
    <w:tblStylePr w:type="firstRow">
      <w:rPr>
        <w:rFonts w:ascii="Arial" w:hAnsi="Arial"/>
        <w:b/>
        <w:color w:val="FFFFFF"/>
        <w:sz w:val="22"/>
      </w:rPr>
      <w:tblPr/>
      <w:tcPr>
        <w:shd w:val="clear" w:color="009CE5" w:themeColor="accent1" w:fill="009CE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8E8FF" w:themeColor="accent1" w:themeTint="40" w:fill="B8E8FF" w:themeFill="accent1" w:themeFillTint="40"/>
      </w:tcPr>
    </w:tblStylePr>
    <w:tblStylePr w:type="band1Horz">
      <w:rPr>
        <w:rFonts w:ascii="Arial" w:hAnsi="Arial"/>
        <w:color w:val="404040"/>
        <w:sz w:val="22"/>
      </w:rPr>
      <w:tblPr/>
      <w:tcPr>
        <w:shd w:val="clear" w:color="B8E8FF" w:themeColor="accent1" w:themeTint="40" w:fill="B8E8FF"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FCE4F" w:themeColor="accent2" w:themeTint="90"/>
        <w:left w:val="single" w:sz="4" w:space="0" w:color="FFCE4F" w:themeColor="accent2" w:themeTint="90"/>
        <w:bottom w:val="single" w:sz="4" w:space="0" w:color="FFCE4F" w:themeColor="accent2" w:themeTint="90"/>
        <w:right w:val="single" w:sz="4" w:space="0" w:color="FFCE4F" w:themeColor="accent2" w:themeTint="90"/>
        <w:insideH w:val="single" w:sz="4" w:space="0" w:color="FFCE4F" w:themeColor="accent2" w:themeTint="90"/>
      </w:tblBorders>
    </w:tblPr>
    <w:tblStylePr w:type="firstRow">
      <w:rPr>
        <w:rFonts w:ascii="Arial" w:hAnsi="Arial"/>
        <w:b/>
        <w:color w:val="FFFFFF"/>
        <w:sz w:val="22"/>
      </w:rPr>
      <w:tblPr/>
      <w:tcPr>
        <w:shd w:val="clear" w:color="C79000" w:themeColor="accent2" w:fill="C79000"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9B0" w:themeColor="accent2" w:themeTint="40" w:fill="FFE9B0" w:themeFill="accent2" w:themeFillTint="40"/>
      </w:tcPr>
    </w:tblStylePr>
    <w:tblStylePr w:type="band1Horz">
      <w:rPr>
        <w:rFonts w:ascii="Arial" w:hAnsi="Arial"/>
        <w:color w:val="404040"/>
        <w:sz w:val="22"/>
      </w:rPr>
      <w:tblPr/>
      <w:tcPr>
        <w:shd w:val="clear" w:color="FFE9B0" w:themeColor="accent2" w:themeTint="40" w:fill="FFE9B0"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2A8FF" w:themeColor="accent3" w:themeTint="90"/>
        <w:left w:val="single" w:sz="4" w:space="0" w:color="52A8FF" w:themeColor="accent3" w:themeTint="90"/>
        <w:bottom w:val="single" w:sz="4" w:space="0" w:color="52A8FF" w:themeColor="accent3" w:themeTint="90"/>
        <w:right w:val="single" w:sz="4" w:space="0" w:color="52A8FF" w:themeColor="accent3" w:themeTint="90"/>
        <w:insideH w:val="single" w:sz="4" w:space="0" w:color="52A8FF" w:themeColor="accent3" w:themeTint="90"/>
      </w:tblBorders>
    </w:tblPr>
    <w:tblStylePr w:type="firstRow">
      <w:rPr>
        <w:rFonts w:ascii="Arial" w:hAnsi="Arial"/>
        <w:b/>
        <w:color w:val="FFFFFF"/>
        <w:sz w:val="22"/>
      </w:rPr>
      <w:tblPr/>
      <w:tcPr>
        <w:shd w:val="clear" w:color="0066CC" w:themeColor="accent3" w:fill="0066CC"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D8FF" w:themeColor="accent3" w:themeTint="40" w:fill="B2D8FF" w:themeFill="accent3" w:themeFillTint="40"/>
      </w:tcPr>
    </w:tblStylePr>
    <w:tblStylePr w:type="band1Horz">
      <w:rPr>
        <w:rFonts w:ascii="Arial" w:hAnsi="Arial"/>
        <w:color w:val="404040"/>
        <w:sz w:val="22"/>
      </w:rPr>
      <w:tblPr/>
      <w:tcPr>
        <w:shd w:val="clear" w:color="B2D8FF" w:themeColor="accent3" w:themeTint="40" w:fill="B2D8FF"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5E82" w:themeColor="accent4" w:themeTint="90"/>
        <w:left w:val="single" w:sz="4" w:space="0" w:color="FF5E82" w:themeColor="accent4" w:themeTint="90"/>
        <w:bottom w:val="single" w:sz="4" w:space="0" w:color="FF5E82" w:themeColor="accent4" w:themeTint="90"/>
        <w:right w:val="single" w:sz="4" w:space="0" w:color="FF5E82" w:themeColor="accent4" w:themeTint="90"/>
        <w:insideH w:val="single" w:sz="4" w:space="0" w:color="FF5E82" w:themeColor="accent4" w:themeTint="90"/>
      </w:tblBorders>
    </w:tblPr>
    <w:tblStylePr w:type="firstRow">
      <w:rPr>
        <w:rFonts w:ascii="Arial" w:hAnsi="Arial"/>
        <w:b/>
        <w:color w:val="FFFFFF"/>
        <w:sz w:val="22"/>
      </w:rPr>
      <w:tblPr/>
      <w:tcPr>
        <w:shd w:val="clear" w:color="E20033" w:themeColor="accent4" w:fill="E20033"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B7C7" w:themeColor="accent4" w:themeTint="40" w:fill="FFB7C7" w:themeFill="accent4" w:themeFillTint="40"/>
      </w:tcPr>
    </w:tblStylePr>
    <w:tblStylePr w:type="band1Horz">
      <w:rPr>
        <w:rFonts w:ascii="Arial" w:hAnsi="Arial"/>
        <w:color w:val="404040"/>
        <w:sz w:val="22"/>
      </w:rPr>
      <w:tblPr/>
      <w:tcPr>
        <w:shd w:val="clear" w:color="FFB7C7" w:themeColor="accent4" w:themeTint="40" w:fill="FFB7C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FFC56F" w:themeColor="accent5" w:themeTint="90"/>
        <w:left w:val="single" w:sz="4" w:space="0" w:color="FFC56F" w:themeColor="accent5" w:themeTint="90"/>
        <w:bottom w:val="single" w:sz="4" w:space="0" w:color="FFC56F" w:themeColor="accent5" w:themeTint="90"/>
        <w:right w:val="single" w:sz="4" w:space="0" w:color="FFC56F" w:themeColor="accent5" w:themeTint="90"/>
        <w:insideH w:val="single" w:sz="4" w:space="0" w:color="FFC56F" w:themeColor="accent5" w:themeTint="90"/>
      </w:tblBorders>
    </w:tblPr>
    <w:tblStylePr w:type="firstRow">
      <w:rPr>
        <w:rFonts w:ascii="Arial" w:hAnsi="Arial"/>
        <w:b/>
        <w:color w:val="FFFFFF"/>
        <w:sz w:val="22"/>
      </w:rPr>
      <w:tblPr/>
      <w:tcPr>
        <w:shd w:val="clear" w:color="FF9900" w:themeColor="accent5" w:fill="FF9900"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5BF" w:themeColor="accent5" w:themeTint="40" w:fill="FFE5BF" w:themeFill="accent5" w:themeFillTint="40"/>
      </w:tcPr>
    </w:tblStylePr>
    <w:tblStylePr w:type="band1Horz">
      <w:rPr>
        <w:rFonts w:ascii="Arial" w:hAnsi="Arial"/>
        <w:color w:val="404040"/>
        <w:sz w:val="22"/>
      </w:rPr>
      <w:tblPr/>
      <w:tcPr>
        <w:shd w:val="clear" w:color="FFE5BF" w:themeColor="accent5" w:themeTint="40" w:fill="FFE5BF"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FE26F" w:themeColor="accent6" w:themeTint="90"/>
        <w:left w:val="single" w:sz="4" w:space="0" w:color="FFE26F" w:themeColor="accent6" w:themeTint="90"/>
        <w:bottom w:val="single" w:sz="4" w:space="0" w:color="FFE26F" w:themeColor="accent6" w:themeTint="90"/>
        <w:right w:val="single" w:sz="4" w:space="0" w:color="FFE26F" w:themeColor="accent6" w:themeTint="90"/>
        <w:insideH w:val="single" w:sz="4" w:space="0" w:color="FFE26F" w:themeColor="accent6" w:themeTint="90"/>
      </w:tblBorders>
    </w:tblPr>
    <w:tblStylePr w:type="firstRow">
      <w:rPr>
        <w:rFonts w:ascii="Arial" w:hAnsi="Arial"/>
        <w:b/>
        <w:color w:val="FFFFFF"/>
        <w:sz w:val="22"/>
      </w:rPr>
      <w:tblPr/>
      <w:tcPr>
        <w:shd w:val="clear" w:color="FFCC00" w:themeColor="accent6" w:fill="FFCC00"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BF" w:themeColor="accent6" w:themeTint="40" w:fill="FFF2BF" w:themeFill="accent6" w:themeFillTint="40"/>
      </w:tcPr>
    </w:tblStylePr>
    <w:tblStylePr w:type="band1Horz">
      <w:rPr>
        <w:rFonts w:ascii="Arial" w:hAnsi="Arial"/>
        <w:color w:val="404040"/>
        <w:sz w:val="22"/>
      </w:rPr>
      <w:tblPr/>
      <w:tcPr>
        <w:shd w:val="clear" w:color="FFF2BF" w:themeColor="accent6" w:themeTint="40" w:fill="FFF2B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009CE5" w:themeColor="accent1"/>
        <w:left w:val="single" w:sz="32" w:space="0" w:color="009CE5" w:themeColor="accent1"/>
        <w:bottom w:val="single" w:sz="32" w:space="0" w:color="009CE5" w:themeColor="accent1"/>
        <w:right w:val="single" w:sz="32" w:space="0" w:color="009CE5" w:themeColor="accent1"/>
      </w:tblBorders>
      <w:shd w:val="clear" w:color="009CE5" w:themeColor="accent1" w:fill="009CE5" w:themeFill="accent1"/>
    </w:tblPr>
    <w:tblStylePr w:type="firstRow">
      <w:rPr>
        <w:rFonts w:ascii="Arial" w:hAnsi="Arial"/>
        <w:b/>
        <w:color w:val="FFFFFF" w:themeColor="light1"/>
        <w:sz w:val="22"/>
      </w:rPr>
      <w:tblPr/>
      <w:tcPr>
        <w:tcBorders>
          <w:top w:val="single" w:sz="32" w:space="0" w:color="009CE5" w:themeColor="accent1"/>
          <w:bottom w:val="single" w:sz="12" w:space="0" w:color="FFFFFF" w:themeColor="light1"/>
        </w:tcBorders>
        <w:shd w:val="clear" w:color="009CE5" w:themeColor="accent1" w:fill="009CE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009CE5" w:themeColor="accent1"/>
          <w:right w:val="single" w:sz="4" w:space="0" w:color="FFFFFF" w:themeColor="light1"/>
        </w:tcBorders>
      </w:tcPr>
    </w:tblStylePr>
    <w:tblStylePr w:type="lastCol">
      <w:tblPr/>
      <w:tcPr>
        <w:tcBorders>
          <w:left w:val="single" w:sz="4" w:space="0" w:color="FFFFFF" w:themeColor="light1"/>
          <w:right w:val="single" w:sz="32" w:space="0" w:color="009CE5" w:themeColor="accent1"/>
        </w:tcBorders>
      </w:tcPr>
    </w:tblStylePr>
    <w:tblStylePr w:type="band1Vert">
      <w:tblPr/>
      <w:tcPr>
        <w:tcBorders>
          <w:left w:val="single" w:sz="4" w:space="0" w:color="FFFFFF" w:themeColor="light1"/>
          <w:right w:val="single" w:sz="4" w:space="0" w:color="FFFFFF" w:themeColor="light1"/>
        </w:tcBorders>
        <w:shd w:val="clear" w:color="009CE5" w:themeColor="accent1" w:fill="009CE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009CE5" w:themeColor="accent1" w:fill="009CE5" w:themeFill="accent1"/>
      </w:tcPr>
    </w:tblStylePr>
    <w:tblStylePr w:type="band2Horz">
      <w:tblPr/>
      <w:tcPr>
        <w:tcBorders>
          <w:top w:val="single" w:sz="4" w:space="0" w:color="FFFFFF" w:themeColor="light1"/>
          <w:bottom w:val="single" w:sz="4" w:space="0" w:color="FFFFFF" w:themeColor="light1"/>
        </w:tcBorders>
        <w:shd w:val="clear" w:color="009CE5" w:themeColor="accent1" w:fill="009CE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FCB46" w:themeColor="accent2" w:themeTint="97"/>
        <w:left w:val="single" w:sz="32" w:space="0" w:color="FFCB46" w:themeColor="accent2" w:themeTint="97"/>
        <w:bottom w:val="single" w:sz="32" w:space="0" w:color="FFCB46" w:themeColor="accent2" w:themeTint="97"/>
        <w:right w:val="single" w:sz="32" w:space="0" w:color="FFCB46" w:themeColor="accent2" w:themeTint="97"/>
      </w:tblBorders>
      <w:shd w:val="clear" w:color="FFCB46" w:themeColor="accent2" w:themeTint="97" w:fill="FFCB46" w:themeFill="accent2" w:themeFillTint="97"/>
    </w:tblPr>
    <w:tblStylePr w:type="firstRow">
      <w:rPr>
        <w:rFonts w:ascii="Arial" w:hAnsi="Arial"/>
        <w:b/>
        <w:color w:val="FFFFFF" w:themeColor="light1"/>
        <w:sz w:val="22"/>
      </w:rPr>
      <w:tblPr/>
      <w:tcPr>
        <w:tcBorders>
          <w:top w:val="single" w:sz="32" w:space="0" w:color="FFCB46" w:themeColor="accent2" w:themeTint="97"/>
          <w:bottom w:val="single" w:sz="12" w:space="0" w:color="FFFFFF" w:themeColor="light1"/>
        </w:tcBorders>
        <w:shd w:val="clear" w:color="FFCB46" w:themeColor="accent2" w:themeTint="97" w:fill="FFCB46"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CB46" w:themeColor="accent2" w:themeTint="97"/>
          <w:right w:val="single" w:sz="4" w:space="0" w:color="FFFFFF" w:themeColor="light1"/>
        </w:tcBorders>
      </w:tcPr>
    </w:tblStylePr>
    <w:tblStylePr w:type="lastCol">
      <w:tblPr/>
      <w:tcPr>
        <w:tcBorders>
          <w:left w:val="single" w:sz="4" w:space="0" w:color="FFFFFF" w:themeColor="light1"/>
          <w:right w:val="single" w:sz="32" w:space="0" w:color="FFCB46" w:themeColor="accent2" w:themeTint="97"/>
        </w:tcBorders>
      </w:tcPr>
    </w:tblStylePr>
    <w:tblStylePr w:type="band1Vert">
      <w:tblPr/>
      <w:tcPr>
        <w:tcBorders>
          <w:left w:val="single" w:sz="4" w:space="0" w:color="FFFFFF" w:themeColor="light1"/>
          <w:right w:val="single" w:sz="4" w:space="0" w:color="FFFFFF" w:themeColor="light1"/>
        </w:tcBorders>
        <w:shd w:val="clear" w:color="FFCB46" w:themeColor="accent2" w:themeTint="97" w:fill="FFCB46"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CB46" w:themeColor="accent2" w:themeTint="97" w:fill="FFCB46" w:themeFill="accent2" w:themeFillTint="97"/>
      </w:tcPr>
    </w:tblStylePr>
    <w:tblStylePr w:type="band2Horz">
      <w:tblPr/>
      <w:tcPr>
        <w:tcBorders>
          <w:top w:val="single" w:sz="4" w:space="0" w:color="FFFFFF" w:themeColor="light1"/>
          <w:bottom w:val="single" w:sz="4" w:space="0" w:color="FFFFFF" w:themeColor="light1"/>
        </w:tcBorders>
        <w:shd w:val="clear" w:color="FFCB46" w:themeColor="accent2" w:themeTint="97" w:fill="FFCB46"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A3FF" w:themeColor="accent3" w:themeTint="98"/>
        <w:left w:val="single" w:sz="32" w:space="0" w:color="48A3FF" w:themeColor="accent3" w:themeTint="98"/>
        <w:bottom w:val="single" w:sz="32" w:space="0" w:color="48A3FF" w:themeColor="accent3" w:themeTint="98"/>
        <w:right w:val="single" w:sz="32" w:space="0" w:color="48A3FF" w:themeColor="accent3" w:themeTint="98"/>
      </w:tblBorders>
      <w:shd w:val="clear" w:color="48A3FF" w:themeColor="accent3" w:themeTint="98" w:fill="48A3FF" w:themeFill="accent3" w:themeFillTint="98"/>
    </w:tblPr>
    <w:tblStylePr w:type="firstRow">
      <w:rPr>
        <w:rFonts w:ascii="Arial" w:hAnsi="Arial"/>
        <w:b/>
        <w:color w:val="FFFFFF" w:themeColor="light1"/>
        <w:sz w:val="22"/>
      </w:rPr>
      <w:tblPr/>
      <w:tcPr>
        <w:tcBorders>
          <w:top w:val="single" w:sz="32" w:space="0" w:color="48A3FF" w:themeColor="accent3" w:themeTint="98"/>
          <w:bottom w:val="single" w:sz="12" w:space="0" w:color="FFFFFF" w:themeColor="light1"/>
        </w:tcBorders>
        <w:shd w:val="clear" w:color="48A3FF" w:themeColor="accent3" w:themeTint="98" w:fill="48A3FF"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A3FF" w:themeColor="accent3" w:themeTint="98"/>
          <w:right w:val="single" w:sz="4" w:space="0" w:color="FFFFFF" w:themeColor="light1"/>
        </w:tcBorders>
      </w:tcPr>
    </w:tblStylePr>
    <w:tblStylePr w:type="lastCol">
      <w:tblPr/>
      <w:tcPr>
        <w:tcBorders>
          <w:left w:val="single" w:sz="4" w:space="0" w:color="FFFFFF" w:themeColor="light1"/>
          <w:right w:val="single" w:sz="32" w:space="0" w:color="48A3FF" w:themeColor="accent3" w:themeTint="98"/>
        </w:tcBorders>
      </w:tcPr>
    </w:tblStylePr>
    <w:tblStylePr w:type="band1Vert">
      <w:tblPr/>
      <w:tcPr>
        <w:tcBorders>
          <w:left w:val="single" w:sz="4" w:space="0" w:color="FFFFFF" w:themeColor="light1"/>
          <w:right w:val="single" w:sz="4" w:space="0" w:color="FFFFFF" w:themeColor="light1"/>
        </w:tcBorders>
        <w:shd w:val="clear" w:color="48A3FF" w:themeColor="accent3" w:themeTint="98" w:fill="48A3FF"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A3FF" w:themeColor="accent3" w:themeTint="98" w:fill="48A3FF" w:themeFill="accent3" w:themeFillTint="98"/>
      </w:tcPr>
    </w:tblStylePr>
    <w:tblStylePr w:type="band2Horz">
      <w:tblPr/>
      <w:tcPr>
        <w:tcBorders>
          <w:top w:val="single" w:sz="4" w:space="0" w:color="FFFFFF" w:themeColor="light1"/>
          <w:bottom w:val="single" w:sz="4" w:space="0" w:color="FFFFFF" w:themeColor="light1"/>
        </w:tcBorders>
        <w:shd w:val="clear" w:color="48A3FF" w:themeColor="accent3" w:themeTint="98" w:fill="48A3FF"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5379" w:themeColor="accent4" w:themeTint="9A"/>
        <w:left w:val="single" w:sz="32" w:space="0" w:color="FF5379" w:themeColor="accent4" w:themeTint="9A"/>
        <w:bottom w:val="single" w:sz="32" w:space="0" w:color="FF5379" w:themeColor="accent4" w:themeTint="9A"/>
        <w:right w:val="single" w:sz="32" w:space="0" w:color="FF5379" w:themeColor="accent4" w:themeTint="9A"/>
      </w:tblBorders>
      <w:shd w:val="clear" w:color="FF5379" w:themeColor="accent4" w:themeTint="9A" w:fill="FF5379" w:themeFill="accent4" w:themeFillTint="9A"/>
    </w:tblPr>
    <w:tblStylePr w:type="firstRow">
      <w:rPr>
        <w:rFonts w:ascii="Arial" w:hAnsi="Arial"/>
        <w:b/>
        <w:color w:val="FFFFFF" w:themeColor="light1"/>
        <w:sz w:val="22"/>
      </w:rPr>
      <w:tblPr/>
      <w:tcPr>
        <w:tcBorders>
          <w:top w:val="single" w:sz="32" w:space="0" w:color="FF5379" w:themeColor="accent4" w:themeTint="9A"/>
          <w:bottom w:val="single" w:sz="12" w:space="0" w:color="FFFFFF" w:themeColor="light1"/>
        </w:tcBorders>
        <w:shd w:val="clear" w:color="FF5379" w:themeColor="accent4" w:themeTint="9A" w:fill="FF5379"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5379" w:themeColor="accent4" w:themeTint="9A"/>
          <w:right w:val="single" w:sz="4" w:space="0" w:color="FFFFFF" w:themeColor="light1"/>
        </w:tcBorders>
      </w:tcPr>
    </w:tblStylePr>
    <w:tblStylePr w:type="lastCol">
      <w:tblPr/>
      <w:tcPr>
        <w:tcBorders>
          <w:left w:val="single" w:sz="4" w:space="0" w:color="FFFFFF" w:themeColor="light1"/>
          <w:right w:val="single" w:sz="32" w:space="0" w:color="FF5379" w:themeColor="accent4" w:themeTint="9A"/>
        </w:tcBorders>
      </w:tcPr>
    </w:tblStylePr>
    <w:tblStylePr w:type="band1Vert">
      <w:tblPr/>
      <w:tcPr>
        <w:tcBorders>
          <w:left w:val="single" w:sz="4" w:space="0" w:color="FFFFFF" w:themeColor="light1"/>
          <w:right w:val="single" w:sz="4" w:space="0" w:color="FFFFFF" w:themeColor="light1"/>
        </w:tcBorders>
        <w:shd w:val="clear" w:color="FF5379" w:themeColor="accent4" w:themeTint="9A" w:fill="FF5379"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5379" w:themeColor="accent4" w:themeTint="9A" w:fill="FF5379" w:themeFill="accent4" w:themeFillTint="9A"/>
      </w:tcPr>
    </w:tblStylePr>
    <w:tblStylePr w:type="band2Horz">
      <w:tblPr/>
      <w:tcPr>
        <w:tcBorders>
          <w:top w:val="single" w:sz="4" w:space="0" w:color="FFFFFF" w:themeColor="light1"/>
          <w:bottom w:val="single" w:sz="4" w:space="0" w:color="FFFFFF" w:themeColor="light1"/>
        </w:tcBorders>
        <w:shd w:val="clear" w:color="FF5379" w:themeColor="accent4" w:themeTint="9A" w:fill="FF5379"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FFC165" w:themeColor="accent5" w:themeTint="9A"/>
        <w:left w:val="single" w:sz="32" w:space="0" w:color="FFC165" w:themeColor="accent5" w:themeTint="9A"/>
        <w:bottom w:val="single" w:sz="32" w:space="0" w:color="FFC165" w:themeColor="accent5" w:themeTint="9A"/>
        <w:right w:val="single" w:sz="32" w:space="0" w:color="FFC165" w:themeColor="accent5" w:themeTint="9A"/>
      </w:tblBorders>
      <w:shd w:val="clear" w:color="FFC165" w:themeColor="accent5" w:themeTint="9A" w:fill="FFC165" w:themeFill="accent5" w:themeFillTint="9A"/>
    </w:tblPr>
    <w:tblStylePr w:type="firstRow">
      <w:rPr>
        <w:rFonts w:ascii="Arial" w:hAnsi="Arial"/>
        <w:b/>
        <w:color w:val="FFFFFF" w:themeColor="light1"/>
        <w:sz w:val="22"/>
      </w:rPr>
      <w:tblPr/>
      <w:tcPr>
        <w:tcBorders>
          <w:top w:val="single" w:sz="32" w:space="0" w:color="FFC165" w:themeColor="accent5" w:themeTint="9A"/>
          <w:bottom w:val="single" w:sz="12" w:space="0" w:color="FFFFFF" w:themeColor="light1"/>
        </w:tcBorders>
        <w:shd w:val="clear" w:color="FFC165" w:themeColor="accent5" w:themeTint="9A" w:fill="FFC16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C165" w:themeColor="accent5" w:themeTint="9A"/>
          <w:right w:val="single" w:sz="4" w:space="0" w:color="FFFFFF" w:themeColor="light1"/>
        </w:tcBorders>
      </w:tcPr>
    </w:tblStylePr>
    <w:tblStylePr w:type="lastCol">
      <w:tblPr/>
      <w:tcPr>
        <w:tcBorders>
          <w:left w:val="single" w:sz="4" w:space="0" w:color="FFFFFF" w:themeColor="light1"/>
          <w:right w:val="single" w:sz="32" w:space="0" w:color="FFC165" w:themeColor="accent5" w:themeTint="9A"/>
        </w:tcBorders>
      </w:tcPr>
    </w:tblStylePr>
    <w:tblStylePr w:type="band1Vert">
      <w:tblPr/>
      <w:tcPr>
        <w:tcBorders>
          <w:left w:val="single" w:sz="4" w:space="0" w:color="FFFFFF" w:themeColor="light1"/>
          <w:right w:val="single" w:sz="4" w:space="0" w:color="FFFFFF" w:themeColor="light1"/>
        </w:tcBorders>
        <w:shd w:val="clear" w:color="FFC165" w:themeColor="accent5" w:themeTint="9A" w:fill="FFC16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C165" w:themeColor="accent5" w:themeTint="9A" w:fill="FFC165" w:themeFill="accent5" w:themeFillTint="9A"/>
      </w:tcPr>
    </w:tblStylePr>
    <w:tblStylePr w:type="band2Horz">
      <w:tblPr/>
      <w:tcPr>
        <w:tcBorders>
          <w:top w:val="single" w:sz="4" w:space="0" w:color="FFFFFF" w:themeColor="light1"/>
          <w:bottom w:val="single" w:sz="4" w:space="0" w:color="FFFFFF" w:themeColor="light1"/>
        </w:tcBorders>
        <w:shd w:val="clear" w:color="FFC165" w:themeColor="accent5" w:themeTint="9A" w:fill="FFC16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FE067" w:themeColor="accent6" w:themeTint="98"/>
        <w:left w:val="single" w:sz="32" w:space="0" w:color="FFE067" w:themeColor="accent6" w:themeTint="98"/>
        <w:bottom w:val="single" w:sz="32" w:space="0" w:color="FFE067" w:themeColor="accent6" w:themeTint="98"/>
        <w:right w:val="single" w:sz="32" w:space="0" w:color="FFE067" w:themeColor="accent6" w:themeTint="98"/>
      </w:tblBorders>
      <w:shd w:val="clear" w:color="FFE067" w:themeColor="accent6" w:themeTint="98" w:fill="FFE067" w:themeFill="accent6" w:themeFillTint="98"/>
    </w:tblPr>
    <w:tblStylePr w:type="firstRow">
      <w:rPr>
        <w:rFonts w:ascii="Arial" w:hAnsi="Arial"/>
        <w:b/>
        <w:color w:val="FFFFFF" w:themeColor="light1"/>
        <w:sz w:val="22"/>
      </w:rPr>
      <w:tblPr/>
      <w:tcPr>
        <w:tcBorders>
          <w:top w:val="single" w:sz="32" w:space="0" w:color="FFE067" w:themeColor="accent6" w:themeTint="98"/>
          <w:bottom w:val="single" w:sz="12" w:space="0" w:color="FFFFFF" w:themeColor="light1"/>
        </w:tcBorders>
        <w:shd w:val="clear" w:color="FFE067" w:themeColor="accent6" w:themeTint="98" w:fill="FFE067"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E067" w:themeColor="accent6" w:themeTint="98"/>
          <w:right w:val="single" w:sz="4" w:space="0" w:color="FFFFFF" w:themeColor="light1"/>
        </w:tcBorders>
      </w:tcPr>
    </w:tblStylePr>
    <w:tblStylePr w:type="lastCol">
      <w:tblPr/>
      <w:tcPr>
        <w:tcBorders>
          <w:left w:val="single" w:sz="4" w:space="0" w:color="FFFFFF" w:themeColor="light1"/>
          <w:right w:val="single" w:sz="32" w:space="0" w:color="FFE067" w:themeColor="accent6" w:themeTint="98"/>
        </w:tcBorders>
      </w:tcPr>
    </w:tblStylePr>
    <w:tblStylePr w:type="band1Vert">
      <w:tblPr/>
      <w:tcPr>
        <w:tcBorders>
          <w:left w:val="single" w:sz="4" w:space="0" w:color="FFFFFF" w:themeColor="light1"/>
          <w:right w:val="single" w:sz="4" w:space="0" w:color="FFFFFF" w:themeColor="light1"/>
        </w:tcBorders>
        <w:shd w:val="clear" w:color="FFE067" w:themeColor="accent6" w:themeTint="98" w:fill="FFE067"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E067" w:themeColor="accent6" w:themeTint="98" w:fill="FFE067" w:themeFill="accent6" w:themeFillTint="98"/>
      </w:tcPr>
    </w:tblStylePr>
    <w:tblStylePr w:type="band2Horz">
      <w:tblPr/>
      <w:tcPr>
        <w:tcBorders>
          <w:top w:val="single" w:sz="4" w:space="0" w:color="FFFFFF" w:themeColor="light1"/>
          <w:bottom w:val="single" w:sz="4" w:space="0" w:color="FFFFFF" w:themeColor="light1"/>
        </w:tcBorders>
        <w:shd w:val="clear" w:color="FFE067" w:themeColor="accent6" w:themeTint="98" w:fill="FFE067" w:themeFill="accent6" w:themeFillTint="98"/>
      </w:tcPr>
    </w:tblStylePr>
  </w:style>
  <w:style w:type="table" w:styleId="ListTable6Colou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urfulAccent1">
    <w:name w:val="List Table 6 Colorful Accent 1"/>
    <w:basedOn w:val="TableNormal"/>
    <w:uiPriority w:val="99"/>
    <w:pPr>
      <w:spacing w:after="0" w:line="240" w:lineRule="auto"/>
    </w:pPr>
    <w:tblPr>
      <w:tblStyleRowBandSize w:val="1"/>
      <w:tblStyleColBandSize w:val="1"/>
      <w:tblBorders>
        <w:top w:val="single" w:sz="4" w:space="0" w:color="009CE5" w:themeColor="accent1"/>
        <w:bottom w:val="single" w:sz="4" w:space="0" w:color="009CE5" w:themeColor="accent1"/>
      </w:tblBorders>
    </w:tblPr>
    <w:tblStylePr w:type="firstRow">
      <w:rPr>
        <w:b/>
        <w:color w:val="005A85" w:themeColor="accent1" w:themeShade="95"/>
      </w:rPr>
      <w:tblPr/>
      <w:tcPr>
        <w:tcBorders>
          <w:bottom w:val="single" w:sz="4" w:space="0" w:color="009CE5" w:themeColor="accent1"/>
        </w:tcBorders>
      </w:tcPr>
    </w:tblStylePr>
    <w:tblStylePr w:type="lastRow">
      <w:rPr>
        <w:b/>
        <w:color w:val="005A85" w:themeColor="accent1" w:themeShade="95"/>
      </w:rPr>
      <w:tblPr/>
      <w:tcPr>
        <w:tcBorders>
          <w:top w:val="single" w:sz="4" w:space="0" w:color="009CE5" w:themeColor="accent1"/>
        </w:tcBorders>
      </w:tcPr>
    </w:tblStylePr>
    <w:tblStylePr w:type="firstCol">
      <w:rPr>
        <w:b/>
        <w:color w:val="005A85" w:themeColor="accent1" w:themeShade="95"/>
      </w:rPr>
    </w:tblStylePr>
    <w:tblStylePr w:type="lastCol">
      <w:rPr>
        <w:b/>
        <w:color w:val="005A85" w:themeColor="accent1" w:themeShade="95"/>
      </w:rPr>
    </w:tblStylePr>
    <w:tblStylePr w:type="band1Vert">
      <w:tblPr/>
      <w:tcPr>
        <w:shd w:val="clear" w:color="B8E8FF" w:themeColor="accent1" w:themeTint="40" w:fill="B8E8FF" w:themeFill="accent1" w:themeFillTint="40"/>
      </w:tcPr>
    </w:tblStylePr>
    <w:tblStylePr w:type="band1Horz">
      <w:rPr>
        <w:rFonts w:ascii="Arial" w:hAnsi="Arial"/>
        <w:color w:val="005A85" w:themeColor="accent1" w:themeShade="95"/>
        <w:sz w:val="22"/>
      </w:rPr>
      <w:tblPr/>
      <w:tcPr>
        <w:shd w:val="clear" w:color="B8E8FF" w:themeColor="accent1" w:themeTint="40" w:fill="B8E8FF" w:themeFill="accent1" w:themeFillTint="40"/>
      </w:tcPr>
    </w:tblStylePr>
    <w:tblStylePr w:type="band2Horz">
      <w:rPr>
        <w:rFonts w:ascii="Arial" w:hAnsi="Arial"/>
        <w:color w:val="005A85" w:themeColor="accent1" w:themeShade="95"/>
        <w:sz w:val="22"/>
      </w:rPr>
    </w:tblStylePr>
  </w:style>
  <w:style w:type="table" w:styleId="ListTable6ColourfulAccent2">
    <w:name w:val="List Table 6 Colorful Accent 2"/>
    <w:basedOn w:val="TableNormal"/>
    <w:uiPriority w:val="99"/>
    <w:pPr>
      <w:spacing w:after="0" w:line="240" w:lineRule="auto"/>
    </w:pPr>
    <w:tblPr>
      <w:tblStyleRowBandSize w:val="1"/>
      <w:tblStyleColBandSize w:val="1"/>
      <w:tblBorders>
        <w:top w:val="single" w:sz="4" w:space="0" w:color="FFCB46" w:themeColor="accent2" w:themeTint="97"/>
        <w:bottom w:val="single" w:sz="4" w:space="0" w:color="FFCB46" w:themeColor="accent2" w:themeTint="97"/>
      </w:tblBorders>
    </w:tblPr>
    <w:tblStylePr w:type="firstRow">
      <w:rPr>
        <w:b/>
        <w:color w:val="FFCB46" w:themeColor="accent2" w:themeTint="97" w:themeShade="95"/>
      </w:rPr>
      <w:tblPr/>
      <w:tcPr>
        <w:tcBorders>
          <w:bottom w:val="single" w:sz="4" w:space="0" w:color="FFCB46" w:themeColor="accent2" w:themeTint="97"/>
        </w:tcBorders>
      </w:tcPr>
    </w:tblStylePr>
    <w:tblStylePr w:type="lastRow">
      <w:rPr>
        <w:b/>
        <w:color w:val="FFCB46" w:themeColor="accent2" w:themeTint="97" w:themeShade="95"/>
      </w:rPr>
      <w:tblPr/>
      <w:tcPr>
        <w:tcBorders>
          <w:top w:val="single" w:sz="4" w:space="0" w:color="FFCB46" w:themeColor="accent2" w:themeTint="97"/>
        </w:tcBorders>
      </w:tcPr>
    </w:tblStylePr>
    <w:tblStylePr w:type="firstCol">
      <w:rPr>
        <w:b/>
        <w:color w:val="FFCB46" w:themeColor="accent2" w:themeTint="97" w:themeShade="95"/>
      </w:rPr>
    </w:tblStylePr>
    <w:tblStylePr w:type="lastCol">
      <w:rPr>
        <w:b/>
        <w:color w:val="FFCB46" w:themeColor="accent2" w:themeTint="97" w:themeShade="95"/>
      </w:rPr>
    </w:tblStylePr>
    <w:tblStylePr w:type="band1Vert">
      <w:tblPr/>
      <w:tcPr>
        <w:shd w:val="clear" w:color="FFE9B0" w:themeColor="accent2" w:themeTint="40" w:fill="FFE9B0" w:themeFill="accent2" w:themeFillTint="40"/>
      </w:tcPr>
    </w:tblStylePr>
    <w:tblStylePr w:type="band1Horz">
      <w:rPr>
        <w:rFonts w:ascii="Arial" w:hAnsi="Arial"/>
        <w:color w:val="FFCB46" w:themeColor="accent2" w:themeTint="97" w:themeShade="95"/>
        <w:sz w:val="22"/>
      </w:rPr>
      <w:tblPr/>
      <w:tcPr>
        <w:shd w:val="clear" w:color="FFE9B0" w:themeColor="accent2" w:themeTint="40" w:fill="FFE9B0" w:themeFill="accent2" w:themeFillTint="40"/>
      </w:tcPr>
    </w:tblStylePr>
    <w:tblStylePr w:type="band2Horz">
      <w:rPr>
        <w:rFonts w:ascii="Arial" w:hAnsi="Arial"/>
        <w:color w:val="FFCB46" w:themeColor="accent2" w:themeTint="97" w:themeShade="95"/>
        <w:sz w:val="22"/>
      </w:rPr>
    </w:tblStylePr>
  </w:style>
  <w:style w:type="table" w:styleId="ListTable6ColourfulAccent3">
    <w:name w:val="List Table 6 Colorful Accent 3"/>
    <w:basedOn w:val="TableNormal"/>
    <w:uiPriority w:val="99"/>
    <w:pPr>
      <w:spacing w:after="0" w:line="240" w:lineRule="auto"/>
    </w:pPr>
    <w:tblPr>
      <w:tblStyleRowBandSize w:val="1"/>
      <w:tblStyleColBandSize w:val="1"/>
      <w:tblBorders>
        <w:top w:val="single" w:sz="4" w:space="0" w:color="48A3FF" w:themeColor="accent3" w:themeTint="98"/>
        <w:bottom w:val="single" w:sz="4" w:space="0" w:color="48A3FF" w:themeColor="accent3" w:themeTint="98"/>
      </w:tblBorders>
    </w:tblPr>
    <w:tblStylePr w:type="firstRow">
      <w:rPr>
        <w:b/>
        <w:color w:val="48A3FF" w:themeColor="accent3" w:themeTint="98" w:themeShade="95"/>
      </w:rPr>
      <w:tblPr/>
      <w:tcPr>
        <w:tcBorders>
          <w:bottom w:val="single" w:sz="4" w:space="0" w:color="48A3FF" w:themeColor="accent3" w:themeTint="98"/>
        </w:tcBorders>
      </w:tcPr>
    </w:tblStylePr>
    <w:tblStylePr w:type="lastRow">
      <w:rPr>
        <w:b/>
        <w:color w:val="48A3FF" w:themeColor="accent3" w:themeTint="98" w:themeShade="95"/>
      </w:rPr>
      <w:tblPr/>
      <w:tcPr>
        <w:tcBorders>
          <w:top w:val="single" w:sz="4" w:space="0" w:color="48A3FF" w:themeColor="accent3" w:themeTint="98"/>
        </w:tcBorders>
      </w:tcPr>
    </w:tblStylePr>
    <w:tblStylePr w:type="firstCol">
      <w:rPr>
        <w:b/>
        <w:color w:val="48A3FF" w:themeColor="accent3" w:themeTint="98" w:themeShade="95"/>
      </w:rPr>
    </w:tblStylePr>
    <w:tblStylePr w:type="lastCol">
      <w:rPr>
        <w:b/>
        <w:color w:val="48A3FF" w:themeColor="accent3" w:themeTint="98" w:themeShade="95"/>
      </w:rPr>
    </w:tblStylePr>
    <w:tblStylePr w:type="band1Vert">
      <w:tblPr/>
      <w:tcPr>
        <w:shd w:val="clear" w:color="B2D8FF" w:themeColor="accent3" w:themeTint="40" w:fill="B2D8FF" w:themeFill="accent3" w:themeFillTint="40"/>
      </w:tcPr>
    </w:tblStylePr>
    <w:tblStylePr w:type="band1Horz">
      <w:rPr>
        <w:rFonts w:ascii="Arial" w:hAnsi="Arial"/>
        <w:color w:val="48A3FF" w:themeColor="accent3" w:themeTint="98" w:themeShade="95"/>
        <w:sz w:val="22"/>
      </w:rPr>
      <w:tblPr/>
      <w:tcPr>
        <w:shd w:val="clear" w:color="B2D8FF" w:themeColor="accent3" w:themeTint="40" w:fill="B2D8FF" w:themeFill="accent3" w:themeFillTint="40"/>
      </w:tcPr>
    </w:tblStylePr>
    <w:tblStylePr w:type="band2Horz">
      <w:rPr>
        <w:rFonts w:ascii="Arial" w:hAnsi="Arial"/>
        <w:color w:val="48A3FF" w:themeColor="accent3" w:themeTint="98" w:themeShade="95"/>
        <w:sz w:val="22"/>
      </w:rPr>
    </w:tblStylePr>
  </w:style>
  <w:style w:type="table" w:styleId="ListTable6ColourfulAccent4">
    <w:name w:val="List Table 6 Colorful Accent 4"/>
    <w:basedOn w:val="TableNormal"/>
    <w:uiPriority w:val="99"/>
    <w:pPr>
      <w:spacing w:after="0" w:line="240" w:lineRule="auto"/>
    </w:pPr>
    <w:tblPr>
      <w:tblStyleRowBandSize w:val="1"/>
      <w:tblStyleColBandSize w:val="1"/>
      <w:tblBorders>
        <w:top w:val="single" w:sz="4" w:space="0" w:color="FF5379" w:themeColor="accent4" w:themeTint="9A"/>
        <w:bottom w:val="single" w:sz="4" w:space="0" w:color="FF5379" w:themeColor="accent4" w:themeTint="9A"/>
      </w:tblBorders>
    </w:tblPr>
    <w:tblStylePr w:type="firstRow">
      <w:rPr>
        <w:b/>
        <w:color w:val="FF5379" w:themeColor="accent4" w:themeTint="9A" w:themeShade="95"/>
      </w:rPr>
      <w:tblPr/>
      <w:tcPr>
        <w:tcBorders>
          <w:bottom w:val="single" w:sz="4" w:space="0" w:color="FF5379" w:themeColor="accent4" w:themeTint="9A"/>
        </w:tcBorders>
      </w:tcPr>
    </w:tblStylePr>
    <w:tblStylePr w:type="lastRow">
      <w:rPr>
        <w:b/>
        <w:color w:val="FF5379" w:themeColor="accent4" w:themeTint="9A" w:themeShade="95"/>
      </w:rPr>
      <w:tblPr/>
      <w:tcPr>
        <w:tcBorders>
          <w:top w:val="single" w:sz="4" w:space="0" w:color="FF5379" w:themeColor="accent4" w:themeTint="9A"/>
        </w:tcBorders>
      </w:tcPr>
    </w:tblStylePr>
    <w:tblStylePr w:type="firstCol">
      <w:rPr>
        <w:b/>
        <w:color w:val="FF5379" w:themeColor="accent4" w:themeTint="9A" w:themeShade="95"/>
      </w:rPr>
    </w:tblStylePr>
    <w:tblStylePr w:type="lastCol">
      <w:rPr>
        <w:b/>
        <w:color w:val="FF5379" w:themeColor="accent4" w:themeTint="9A" w:themeShade="95"/>
      </w:rPr>
    </w:tblStylePr>
    <w:tblStylePr w:type="band1Vert">
      <w:tblPr/>
      <w:tcPr>
        <w:shd w:val="clear" w:color="FFB7C7" w:themeColor="accent4" w:themeTint="40" w:fill="FFB7C7" w:themeFill="accent4" w:themeFillTint="40"/>
      </w:tcPr>
    </w:tblStylePr>
    <w:tblStylePr w:type="band1Horz">
      <w:rPr>
        <w:rFonts w:ascii="Arial" w:hAnsi="Arial"/>
        <w:color w:val="FF5379" w:themeColor="accent4" w:themeTint="9A" w:themeShade="95"/>
        <w:sz w:val="22"/>
      </w:rPr>
      <w:tblPr/>
      <w:tcPr>
        <w:shd w:val="clear" w:color="FFB7C7" w:themeColor="accent4" w:themeTint="40" w:fill="FFB7C7" w:themeFill="accent4" w:themeFillTint="40"/>
      </w:tcPr>
    </w:tblStylePr>
    <w:tblStylePr w:type="band2Horz">
      <w:rPr>
        <w:rFonts w:ascii="Arial" w:hAnsi="Arial"/>
        <w:color w:val="FF5379" w:themeColor="accent4" w:themeTint="9A" w:themeShade="95"/>
        <w:sz w:val="22"/>
      </w:rPr>
    </w:tblStylePr>
  </w:style>
  <w:style w:type="table" w:styleId="ListTable6ColourfulAccent5">
    <w:name w:val="List Table 6 Colorful Accent 5"/>
    <w:basedOn w:val="TableNormal"/>
    <w:uiPriority w:val="99"/>
    <w:pPr>
      <w:spacing w:after="0" w:line="240" w:lineRule="auto"/>
    </w:pPr>
    <w:tblPr>
      <w:tblStyleRowBandSize w:val="1"/>
      <w:tblStyleColBandSize w:val="1"/>
      <w:tblBorders>
        <w:top w:val="single" w:sz="4" w:space="0" w:color="FFC165" w:themeColor="accent5" w:themeTint="9A"/>
        <w:bottom w:val="single" w:sz="4" w:space="0" w:color="FFC165" w:themeColor="accent5" w:themeTint="9A"/>
      </w:tblBorders>
    </w:tblPr>
    <w:tblStylePr w:type="firstRow">
      <w:rPr>
        <w:b/>
        <w:color w:val="FFC165" w:themeColor="accent5" w:themeTint="9A" w:themeShade="95"/>
      </w:rPr>
      <w:tblPr/>
      <w:tcPr>
        <w:tcBorders>
          <w:bottom w:val="single" w:sz="4" w:space="0" w:color="FFC165" w:themeColor="accent5" w:themeTint="9A"/>
        </w:tcBorders>
      </w:tcPr>
    </w:tblStylePr>
    <w:tblStylePr w:type="lastRow">
      <w:rPr>
        <w:b/>
        <w:color w:val="FFC165" w:themeColor="accent5" w:themeTint="9A" w:themeShade="95"/>
      </w:rPr>
      <w:tblPr/>
      <w:tcPr>
        <w:tcBorders>
          <w:top w:val="single" w:sz="4" w:space="0" w:color="FFC165" w:themeColor="accent5" w:themeTint="9A"/>
        </w:tcBorders>
      </w:tcPr>
    </w:tblStylePr>
    <w:tblStylePr w:type="firstCol">
      <w:rPr>
        <w:b/>
        <w:color w:val="FFC165" w:themeColor="accent5" w:themeTint="9A" w:themeShade="95"/>
      </w:rPr>
    </w:tblStylePr>
    <w:tblStylePr w:type="lastCol">
      <w:rPr>
        <w:b/>
        <w:color w:val="FFC165" w:themeColor="accent5" w:themeTint="9A" w:themeShade="95"/>
      </w:rPr>
    </w:tblStylePr>
    <w:tblStylePr w:type="band1Vert">
      <w:tblPr/>
      <w:tcPr>
        <w:shd w:val="clear" w:color="FFE5BF" w:themeColor="accent5" w:themeTint="40" w:fill="FFE5BF" w:themeFill="accent5" w:themeFillTint="40"/>
      </w:tcPr>
    </w:tblStylePr>
    <w:tblStylePr w:type="band1Horz">
      <w:rPr>
        <w:rFonts w:ascii="Arial" w:hAnsi="Arial"/>
        <w:color w:val="FFC165" w:themeColor="accent5" w:themeTint="9A" w:themeShade="95"/>
        <w:sz w:val="22"/>
      </w:rPr>
      <w:tblPr/>
      <w:tcPr>
        <w:shd w:val="clear" w:color="FFE5BF" w:themeColor="accent5" w:themeTint="40" w:fill="FFE5BF" w:themeFill="accent5" w:themeFillTint="40"/>
      </w:tcPr>
    </w:tblStylePr>
    <w:tblStylePr w:type="band2Horz">
      <w:rPr>
        <w:rFonts w:ascii="Arial" w:hAnsi="Arial"/>
        <w:color w:val="FFC165" w:themeColor="accent5" w:themeTint="9A" w:themeShade="95"/>
        <w:sz w:val="22"/>
      </w:rPr>
    </w:tblStylePr>
  </w:style>
  <w:style w:type="table" w:styleId="ListTable6ColourfulAccent6">
    <w:name w:val="List Table 6 Colorful Accent 6"/>
    <w:basedOn w:val="TableNormal"/>
    <w:uiPriority w:val="99"/>
    <w:pPr>
      <w:spacing w:after="0" w:line="240" w:lineRule="auto"/>
    </w:pPr>
    <w:tblPr>
      <w:tblStyleRowBandSize w:val="1"/>
      <w:tblStyleColBandSize w:val="1"/>
      <w:tblBorders>
        <w:top w:val="single" w:sz="4" w:space="0" w:color="FFE067" w:themeColor="accent6" w:themeTint="98"/>
        <w:bottom w:val="single" w:sz="4" w:space="0" w:color="FFE067" w:themeColor="accent6" w:themeTint="98"/>
      </w:tblBorders>
    </w:tblPr>
    <w:tblStylePr w:type="firstRow">
      <w:rPr>
        <w:b/>
        <w:color w:val="FFE067" w:themeColor="accent6" w:themeTint="98" w:themeShade="95"/>
      </w:rPr>
      <w:tblPr/>
      <w:tcPr>
        <w:tcBorders>
          <w:bottom w:val="single" w:sz="4" w:space="0" w:color="FFE067" w:themeColor="accent6" w:themeTint="98"/>
        </w:tcBorders>
      </w:tcPr>
    </w:tblStylePr>
    <w:tblStylePr w:type="lastRow">
      <w:rPr>
        <w:b/>
        <w:color w:val="FFE067" w:themeColor="accent6" w:themeTint="98" w:themeShade="95"/>
      </w:rPr>
      <w:tblPr/>
      <w:tcPr>
        <w:tcBorders>
          <w:top w:val="single" w:sz="4" w:space="0" w:color="FFE067" w:themeColor="accent6" w:themeTint="98"/>
        </w:tcBorders>
      </w:tcPr>
    </w:tblStylePr>
    <w:tblStylePr w:type="firstCol">
      <w:rPr>
        <w:b/>
        <w:color w:val="FFE067" w:themeColor="accent6" w:themeTint="98" w:themeShade="95"/>
      </w:rPr>
    </w:tblStylePr>
    <w:tblStylePr w:type="lastCol">
      <w:rPr>
        <w:b/>
        <w:color w:val="FFE067" w:themeColor="accent6" w:themeTint="98" w:themeShade="95"/>
      </w:rPr>
    </w:tblStylePr>
    <w:tblStylePr w:type="band1Vert">
      <w:tblPr/>
      <w:tcPr>
        <w:shd w:val="clear" w:color="FFF2BF" w:themeColor="accent6" w:themeTint="40" w:fill="FFF2BF" w:themeFill="accent6" w:themeFillTint="40"/>
      </w:tcPr>
    </w:tblStylePr>
    <w:tblStylePr w:type="band1Horz">
      <w:rPr>
        <w:rFonts w:ascii="Arial" w:hAnsi="Arial"/>
        <w:color w:val="FFE067" w:themeColor="accent6" w:themeTint="98" w:themeShade="95"/>
        <w:sz w:val="22"/>
      </w:rPr>
      <w:tblPr/>
      <w:tcPr>
        <w:shd w:val="clear" w:color="FFF2BF" w:themeColor="accent6" w:themeTint="40" w:fill="FFF2BF" w:themeFill="accent6" w:themeFillTint="40"/>
      </w:tcPr>
    </w:tblStylePr>
    <w:tblStylePr w:type="band2Horz">
      <w:rPr>
        <w:rFonts w:ascii="Arial" w:hAnsi="Arial"/>
        <w:color w:val="FFE067" w:themeColor="accent6" w:themeTint="98" w:themeShade="95"/>
        <w:sz w:val="22"/>
      </w:rPr>
    </w:tblStylePr>
  </w:style>
  <w:style w:type="table" w:styleId="ListTable7Colou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urfulAccent1">
    <w:name w:val="List Table 7 Colorful Accent 1"/>
    <w:basedOn w:val="TableNormal"/>
    <w:uiPriority w:val="99"/>
    <w:pPr>
      <w:spacing w:after="0" w:line="240" w:lineRule="auto"/>
    </w:pPr>
    <w:tblPr>
      <w:tblStyleRowBandSize w:val="1"/>
      <w:tblStyleColBandSize w:val="1"/>
      <w:tblBorders>
        <w:right w:val="single" w:sz="4" w:space="0" w:color="009CE5" w:themeColor="accent1"/>
      </w:tblBorders>
    </w:tblPr>
    <w:tblStylePr w:type="firstRow">
      <w:rPr>
        <w:rFonts w:ascii="Arial" w:hAnsi="Arial"/>
        <w:i/>
        <w:color w:val="005A85" w:themeColor="accent1" w:themeShade="95"/>
        <w:sz w:val="22"/>
      </w:rPr>
      <w:tblPr/>
      <w:tcPr>
        <w:tcBorders>
          <w:top w:val="none" w:sz="4" w:space="0" w:color="000000"/>
          <w:left w:val="none" w:sz="4" w:space="0" w:color="000000"/>
          <w:bottom w:val="single" w:sz="4" w:space="0" w:color="009CE5" w:themeColor="accent1"/>
          <w:right w:val="none" w:sz="4" w:space="0" w:color="000000"/>
        </w:tcBorders>
        <w:shd w:val="clear" w:color="FFFFFF" w:themeColor="light1" w:fill="FFFFFF" w:themeFill="light1"/>
      </w:tcPr>
    </w:tblStylePr>
    <w:tblStylePr w:type="lastRow">
      <w:rPr>
        <w:rFonts w:ascii="Arial" w:hAnsi="Arial"/>
        <w:i/>
        <w:color w:val="005A85" w:themeColor="accent1" w:themeShade="95"/>
        <w:sz w:val="22"/>
      </w:rPr>
      <w:tblPr/>
      <w:tcPr>
        <w:tcBorders>
          <w:top w:val="single" w:sz="4" w:space="0" w:color="009CE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5A85" w:themeColor="accent1" w:themeShade="95"/>
        <w:sz w:val="22"/>
      </w:rPr>
      <w:tblPr/>
      <w:tcPr>
        <w:tcBorders>
          <w:top w:val="none" w:sz="4" w:space="0" w:color="000000"/>
          <w:left w:val="none" w:sz="4" w:space="0" w:color="000000"/>
          <w:bottom w:val="none" w:sz="4" w:space="0" w:color="000000"/>
          <w:right w:val="single" w:sz="4" w:space="0" w:color="009CE5" w:themeColor="accent1"/>
        </w:tcBorders>
        <w:shd w:val="clear" w:color="FFFFFF" w:fill="auto"/>
      </w:tcPr>
    </w:tblStylePr>
    <w:tblStylePr w:type="lastCol">
      <w:rPr>
        <w:rFonts w:ascii="Arial" w:hAnsi="Arial"/>
        <w:i/>
        <w:color w:val="005A85" w:themeColor="accent1" w:themeShade="95"/>
        <w:sz w:val="22"/>
      </w:rPr>
      <w:tblPr/>
      <w:tcPr>
        <w:tcBorders>
          <w:top w:val="none" w:sz="4" w:space="0" w:color="000000"/>
          <w:left w:val="single" w:sz="4" w:space="0" w:color="009CE5" w:themeColor="accent1"/>
          <w:bottom w:val="none" w:sz="4" w:space="0" w:color="000000"/>
          <w:right w:val="none" w:sz="4" w:space="0" w:color="000000"/>
        </w:tcBorders>
        <w:shd w:val="clear" w:color="FFFFFF" w:fill="auto"/>
      </w:tcPr>
    </w:tblStylePr>
    <w:tblStylePr w:type="band1Vert">
      <w:tblPr/>
      <w:tcPr>
        <w:shd w:val="clear" w:color="B8E8FF" w:themeColor="accent1" w:themeTint="40" w:fill="B8E8FF" w:themeFill="accent1" w:themeFillTint="40"/>
      </w:tcPr>
    </w:tblStylePr>
    <w:tblStylePr w:type="band1Horz">
      <w:rPr>
        <w:rFonts w:ascii="Arial" w:hAnsi="Arial"/>
        <w:color w:val="005A85" w:themeColor="accent1" w:themeShade="95"/>
        <w:sz w:val="22"/>
      </w:rPr>
      <w:tblPr/>
      <w:tcPr>
        <w:shd w:val="clear" w:color="B8E8FF" w:themeColor="accent1" w:themeTint="40" w:fill="B8E8FF" w:themeFill="accent1" w:themeFillTint="40"/>
      </w:tcPr>
    </w:tblStylePr>
    <w:tblStylePr w:type="band2Horz">
      <w:rPr>
        <w:rFonts w:ascii="Arial" w:hAnsi="Arial"/>
        <w:color w:val="005A85" w:themeColor="accent1" w:themeShade="95"/>
        <w:sz w:val="22"/>
      </w:rPr>
    </w:tblStylePr>
  </w:style>
  <w:style w:type="table" w:styleId="ListTable7ColourfulAccent2">
    <w:name w:val="List Table 7 Colorful Accent 2"/>
    <w:basedOn w:val="TableNormal"/>
    <w:uiPriority w:val="99"/>
    <w:pPr>
      <w:spacing w:after="0" w:line="240" w:lineRule="auto"/>
    </w:pPr>
    <w:tblPr>
      <w:tblStyleRowBandSize w:val="1"/>
      <w:tblStyleColBandSize w:val="1"/>
      <w:tblBorders>
        <w:right w:val="single" w:sz="4" w:space="0" w:color="FFCB46" w:themeColor="accent2" w:themeTint="97"/>
      </w:tblBorders>
    </w:tblPr>
    <w:tblStylePr w:type="firstRow">
      <w:rPr>
        <w:rFonts w:ascii="Arial" w:hAnsi="Arial"/>
        <w:i/>
        <w:color w:val="FFCB46" w:themeColor="accent2" w:themeTint="97" w:themeShade="95"/>
        <w:sz w:val="22"/>
      </w:rPr>
      <w:tblPr/>
      <w:tcPr>
        <w:tcBorders>
          <w:top w:val="none" w:sz="4" w:space="0" w:color="000000"/>
          <w:left w:val="none" w:sz="4" w:space="0" w:color="000000"/>
          <w:bottom w:val="single" w:sz="4" w:space="0" w:color="FFCB46" w:themeColor="accent2" w:themeTint="97"/>
          <w:right w:val="none" w:sz="4" w:space="0" w:color="000000"/>
        </w:tcBorders>
        <w:shd w:val="clear" w:color="FFFFFF" w:themeColor="light1" w:fill="FFFFFF" w:themeFill="light1"/>
      </w:tcPr>
    </w:tblStylePr>
    <w:tblStylePr w:type="lastRow">
      <w:rPr>
        <w:rFonts w:ascii="Arial" w:hAnsi="Arial"/>
        <w:i/>
        <w:color w:val="FFCB46" w:themeColor="accent2" w:themeTint="97" w:themeShade="95"/>
        <w:sz w:val="22"/>
      </w:rPr>
      <w:tblPr/>
      <w:tcPr>
        <w:tcBorders>
          <w:top w:val="single" w:sz="4" w:space="0" w:color="FFCB46"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B46" w:themeColor="accent2" w:themeTint="97" w:themeShade="95"/>
        <w:sz w:val="22"/>
      </w:rPr>
      <w:tblPr/>
      <w:tcPr>
        <w:tcBorders>
          <w:top w:val="none" w:sz="4" w:space="0" w:color="000000"/>
          <w:left w:val="none" w:sz="4" w:space="0" w:color="000000"/>
          <w:bottom w:val="none" w:sz="4" w:space="0" w:color="000000"/>
          <w:right w:val="single" w:sz="4" w:space="0" w:color="FFCB46" w:themeColor="accent2" w:themeTint="97"/>
        </w:tcBorders>
        <w:shd w:val="clear" w:color="FFFFFF" w:fill="auto"/>
      </w:tcPr>
    </w:tblStylePr>
    <w:tblStylePr w:type="lastCol">
      <w:rPr>
        <w:rFonts w:ascii="Arial" w:hAnsi="Arial"/>
        <w:i/>
        <w:color w:val="FFCB46" w:themeColor="accent2" w:themeTint="97" w:themeShade="95"/>
        <w:sz w:val="22"/>
      </w:rPr>
      <w:tblPr/>
      <w:tcPr>
        <w:tcBorders>
          <w:top w:val="none" w:sz="4" w:space="0" w:color="000000"/>
          <w:left w:val="single" w:sz="4" w:space="0" w:color="FFCB46" w:themeColor="accent2" w:themeTint="97"/>
          <w:bottom w:val="none" w:sz="4" w:space="0" w:color="000000"/>
          <w:right w:val="none" w:sz="4" w:space="0" w:color="000000"/>
        </w:tcBorders>
        <w:shd w:val="clear" w:color="FFFFFF" w:fill="auto"/>
      </w:tcPr>
    </w:tblStylePr>
    <w:tblStylePr w:type="band1Vert">
      <w:tblPr/>
      <w:tcPr>
        <w:shd w:val="clear" w:color="FFE9B0" w:themeColor="accent2" w:themeTint="40" w:fill="FFE9B0" w:themeFill="accent2" w:themeFillTint="40"/>
      </w:tcPr>
    </w:tblStylePr>
    <w:tblStylePr w:type="band1Horz">
      <w:rPr>
        <w:rFonts w:ascii="Arial" w:hAnsi="Arial"/>
        <w:color w:val="FFCB46" w:themeColor="accent2" w:themeTint="97" w:themeShade="95"/>
        <w:sz w:val="22"/>
      </w:rPr>
      <w:tblPr/>
      <w:tcPr>
        <w:shd w:val="clear" w:color="FFE9B0" w:themeColor="accent2" w:themeTint="40" w:fill="FFE9B0" w:themeFill="accent2" w:themeFillTint="40"/>
      </w:tcPr>
    </w:tblStylePr>
    <w:tblStylePr w:type="band2Horz">
      <w:rPr>
        <w:rFonts w:ascii="Arial" w:hAnsi="Arial"/>
        <w:color w:val="FFCB46" w:themeColor="accent2" w:themeTint="97" w:themeShade="95"/>
        <w:sz w:val="22"/>
      </w:rPr>
    </w:tblStylePr>
  </w:style>
  <w:style w:type="table" w:styleId="ListTable7ColourfulAccent3">
    <w:name w:val="List Table 7 Colorful Accent 3"/>
    <w:basedOn w:val="TableNormal"/>
    <w:uiPriority w:val="99"/>
    <w:pPr>
      <w:spacing w:after="0" w:line="240" w:lineRule="auto"/>
    </w:pPr>
    <w:tblPr>
      <w:tblStyleRowBandSize w:val="1"/>
      <w:tblStyleColBandSize w:val="1"/>
      <w:tblBorders>
        <w:right w:val="single" w:sz="4" w:space="0" w:color="48A3FF" w:themeColor="accent3" w:themeTint="98"/>
      </w:tblBorders>
    </w:tblPr>
    <w:tblStylePr w:type="firstRow">
      <w:rPr>
        <w:rFonts w:ascii="Arial" w:hAnsi="Arial"/>
        <w:i/>
        <w:color w:val="48A3FF" w:themeColor="accent3" w:themeTint="98" w:themeShade="95"/>
        <w:sz w:val="22"/>
      </w:rPr>
      <w:tblPr/>
      <w:tcPr>
        <w:tcBorders>
          <w:top w:val="none" w:sz="4" w:space="0" w:color="000000"/>
          <w:left w:val="none" w:sz="4" w:space="0" w:color="000000"/>
          <w:bottom w:val="single" w:sz="4" w:space="0" w:color="48A3FF" w:themeColor="accent3" w:themeTint="98"/>
          <w:right w:val="none" w:sz="4" w:space="0" w:color="000000"/>
        </w:tcBorders>
        <w:shd w:val="clear" w:color="FFFFFF" w:themeColor="light1" w:fill="FFFFFF" w:themeFill="light1"/>
      </w:tcPr>
    </w:tblStylePr>
    <w:tblStylePr w:type="lastRow">
      <w:rPr>
        <w:rFonts w:ascii="Arial" w:hAnsi="Arial"/>
        <w:i/>
        <w:color w:val="48A3FF" w:themeColor="accent3" w:themeTint="98" w:themeShade="95"/>
        <w:sz w:val="22"/>
      </w:rPr>
      <w:tblPr/>
      <w:tcPr>
        <w:tcBorders>
          <w:top w:val="single" w:sz="4" w:space="0" w:color="48A3FF"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A3FF" w:themeColor="accent3" w:themeTint="98" w:themeShade="95"/>
        <w:sz w:val="22"/>
      </w:rPr>
      <w:tblPr/>
      <w:tcPr>
        <w:tcBorders>
          <w:top w:val="none" w:sz="4" w:space="0" w:color="000000"/>
          <w:left w:val="none" w:sz="4" w:space="0" w:color="000000"/>
          <w:bottom w:val="none" w:sz="4" w:space="0" w:color="000000"/>
          <w:right w:val="single" w:sz="4" w:space="0" w:color="48A3FF" w:themeColor="accent3" w:themeTint="98"/>
        </w:tcBorders>
        <w:shd w:val="clear" w:color="FFFFFF" w:fill="auto"/>
      </w:tcPr>
    </w:tblStylePr>
    <w:tblStylePr w:type="lastCol">
      <w:rPr>
        <w:rFonts w:ascii="Arial" w:hAnsi="Arial"/>
        <w:i/>
        <w:color w:val="48A3FF" w:themeColor="accent3" w:themeTint="98" w:themeShade="95"/>
        <w:sz w:val="22"/>
      </w:rPr>
      <w:tblPr/>
      <w:tcPr>
        <w:tcBorders>
          <w:top w:val="none" w:sz="4" w:space="0" w:color="000000"/>
          <w:left w:val="single" w:sz="4" w:space="0" w:color="48A3FF" w:themeColor="accent3" w:themeTint="98"/>
          <w:bottom w:val="none" w:sz="4" w:space="0" w:color="000000"/>
          <w:right w:val="none" w:sz="4" w:space="0" w:color="000000"/>
        </w:tcBorders>
        <w:shd w:val="clear" w:color="FFFFFF" w:fill="auto"/>
      </w:tcPr>
    </w:tblStylePr>
    <w:tblStylePr w:type="band1Vert">
      <w:tblPr/>
      <w:tcPr>
        <w:shd w:val="clear" w:color="B2D8FF" w:themeColor="accent3" w:themeTint="40" w:fill="B2D8FF" w:themeFill="accent3" w:themeFillTint="40"/>
      </w:tcPr>
    </w:tblStylePr>
    <w:tblStylePr w:type="band1Horz">
      <w:rPr>
        <w:rFonts w:ascii="Arial" w:hAnsi="Arial"/>
        <w:color w:val="48A3FF" w:themeColor="accent3" w:themeTint="98" w:themeShade="95"/>
        <w:sz w:val="22"/>
      </w:rPr>
      <w:tblPr/>
      <w:tcPr>
        <w:shd w:val="clear" w:color="B2D8FF" w:themeColor="accent3" w:themeTint="40" w:fill="B2D8FF" w:themeFill="accent3" w:themeFillTint="40"/>
      </w:tcPr>
    </w:tblStylePr>
    <w:tblStylePr w:type="band2Horz">
      <w:rPr>
        <w:rFonts w:ascii="Arial" w:hAnsi="Arial"/>
        <w:color w:val="48A3FF" w:themeColor="accent3" w:themeTint="98" w:themeShade="95"/>
        <w:sz w:val="22"/>
      </w:rPr>
    </w:tblStylePr>
  </w:style>
  <w:style w:type="table" w:styleId="ListTable7ColourfulAccent4">
    <w:name w:val="List Table 7 Colorful Accent 4"/>
    <w:basedOn w:val="TableNormal"/>
    <w:uiPriority w:val="99"/>
    <w:pPr>
      <w:spacing w:after="0" w:line="240" w:lineRule="auto"/>
    </w:pPr>
    <w:tblPr>
      <w:tblStyleRowBandSize w:val="1"/>
      <w:tblStyleColBandSize w:val="1"/>
      <w:tblBorders>
        <w:right w:val="single" w:sz="4" w:space="0" w:color="FF5379" w:themeColor="accent4" w:themeTint="9A"/>
      </w:tblBorders>
    </w:tblPr>
    <w:tblStylePr w:type="firstRow">
      <w:rPr>
        <w:rFonts w:ascii="Arial" w:hAnsi="Arial"/>
        <w:i/>
        <w:color w:val="FF5379" w:themeColor="accent4" w:themeTint="9A" w:themeShade="95"/>
        <w:sz w:val="22"/>
      </w:rPr>
      <w:tblPr/>
      <w:tcPr>
        <w:tcBorders>
          <w:top w:val="none" w:sz="4" w:space="0" w:color="000000"/>
          <w:left w:val="none" w:sz="4" w:space="0" w:color="000000"/>
          <w:bottom w:val="single" w:sz="4" w:space="0" w:color="FF5379" w:themeColor="accent4" w:themeTint="9A"/>
          <w:right w:val="none" w:sz="4" w:space="0" w:color="000000"/>
        </w:tcBorders>
        <w:shd w:val="clear" w:color="FFFFFF" w:themeColor="light1" w:fill="FFFFFF" w:themeFill="light1"/>
      </w:tcPr>
    </w:tblStylePr>
    <w:tblStylePr w:type="lastRow">
      <w:rPr>
        <w:rFonts w:ascii="Arial" w:hAnsi="Arial"/>
        <w:i/>
        <w:color w:val="FF5379" w:themeColor="accent4" w:themeTint="9A" w:themeShade="95"/>
        <w:sz w:val="22"/>
      </w:rPr>
      <w:tblPr/>
      <w:tcPr>
        <w:tcBorders>
          <w:top w:val="single" w:sz="4" w:space="0" w:color="FF5379"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5379" w:themeColor="accent4" w:themeTint="9A" w:themeShade="95"/>
        <w:sz w:val="22"/>
      </w:rPr>
      <w:tblPr/>
      <w:tcPr>
        <w:tcBorders>
          <w:top w:val="none" w:sz="4" w:space="0" w:color="000000"/>
          <w:left w:val="none" w:sz="4" w:space="0" w:color="000000"/>
          <w:bottom w:val="none" w:sz="4" w:space="0" w:color="000000"/>
          <w:right w:val="single" w:sz="4" w:space="0" w:color="FF5379" w:themeColor="accent4" w:themeTint="9A"/>
        </w:tcBorders>
        <w:shd w:val="clear" w:color="FFFFFF" w:fill="auto"/>
      </w:tcPr>
    </w:tblStylePr>
    <w:tblStylePr w:type="lastCol">
      <w:rPr>
        <w:rFonts w:ascii="Arial" w:hAnsi="Arial"/>
        <w:i/>
        <w:color w:val="FF5379" w:themeColor="accent4" w:themeTint="9A" w:themeShade="95"/>
        <w:sz w:val="22"/>
      </w:rPr>
      <w:tblPr/>
      <w:tcPr>
        <w:tcBorders>
          <w:top w:val="none" w:sz="4" w:space="0" w:color="000000"/>
          <w:left w:val="single" w:sz="4" w:space="0" w:color="FF5379" w:themeColor="accent4" w:themeTint="9A"/>
          <w:bottom w:val="none" w:sz="4" w:space="0" w:color="000000"/>
          <w:right w:val="none" w:sz="4" w:space="0" w:color="000000"/>
        </w:tcBorders>
        <w:shd w:val="clear" w:color="FFFFFF" w:fill="auto"/>
      </w:tcPr>
    </w:tblStylePr>
    <w:tblStylePr w:type="band1Vert">
      <w:tblPr/>
      <w:tcPr>
        <w:shd w:val="clear" w:color="FFB7C7" w:themeColor="accent4" w:themeTint="40" w:fill="FFB7C7" w:themeFill="accent4" w:themeFillTint="40"/>
      </w:tcPr>
    </w:tblStylePr>
    <w:tblStylePr w:type="band1Horz">
      <w:rPr>
        <w:rFonts w:ascii="Arial" w:hAnsi="Arial"/>
        <w:color w:val="FF5379" w:themeColor="accent4" w:themeTint="9A" w:themeShade="95"/>
        <w:sz w:val="22"/>
      </w:rPr>
      <w:tblPr/>
      <w:tcPr>
        <w:shd w:val="clear" w:color="FFB7C7" w:themeColor="accent4" w:themeTint="40" w:fill="FFB7C7" w:themeFill="accent4" w:themeFillTint="40"/>
      </w:tcPr>
    </w:tblStylePr>
    <w:tblStylePr w:type="band2Horz">
      <w:rPr>
        <w:rFonts w:ascii="Arial" w:hAnsi="Arial"/>
        <w:color w:val="FF5379" w:themeColor="accent4" w:themeTint="9A" w:themeShade="95"/>
        <w:sz w:val="22"/>
      </w:rPr>
    </w:tblStylePr>
  </w:style>
  <w:style w:type="table" w:styleId="ListTable7ColourfulAccent5">
    <w:name w:val="List Table 7 Colorful Accent 5"/>
    <w:basedOn w:val="TableNormal"/>
    <w:uiPriority w:val="99"/>
    <w:pPr>
      <w:spacing w:after="0" w:line="240" w:lineRule="auto"/>
    </w:pPr>
    <w:tblPr>
      <w:tblStyleRowBandSize w:val="1"/>
      <w:tblStyleColBandSize w:val="1"/>
      <w:tblBorders>
        <w:right w:val="single" w:sz="4" w:space="0" w:color="FFC165" w:themeColor="accent5" w:themeTint="9A"/>
      </w:tblBorders>
    </w:tblPr>
    <w:tblStylePr w:type="firstRow">
      <w:rPr>
        <w:rFonts w:ascii="Arial" w:hAnsi="Arial"/>
        <w:i/>
        <w:color w:val="FFC165" w:themeColor="accent5" w:themeTint="9A" w:themeShade="95"/>
        <w:sz w:val="22"/>
      </w:rPr>
      <w:tblPr/>
      <w:tcPr>
        <w:tcBorders>
          <w:top w:val="none" w:sz="4" w:space="0" w:color="000000"/>
          <w:left w:val="none" w:sz="4" w:space="0" w:color="000000"/>
          <w:bottom w:val="single" w:sz="4" w:space="0" w:color="FFC165" w:themeColor="accent5" w:themeTint="9A"/>
          <w:right w:val="none" w:sz="4" w:space="0" w:color="000000"/>
        </w:tcBorders>
        <w:shd w:val="clear" w:color="FFFFFF" w:themeColor="light1" w:fill="FFFFFF" w:themeFill="light1"/>
      </w:tcPr>
    </w:tblStylePr>
    <w:tblStylePr w:type="lastRow">
      <w:rPr>
        <w:rFonts w:ascii="Arial" w:hAnsi="Arial"/>
        <w:i/>
        <w:color w:val="FFC165" w:themeColor="accent5" w:themeTint="9A" w:themeShade="95"/>
        <w:sz w:val="22"/>
      </w:rPr>
      <w:tblPr/>
      <w:tcPr>
        <w:tcBorders>
          <w:top w:val="single" w:sz="4" w:space="0" w:color="FFC16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165" w:themeColor="accent5" w:themeTint="9A" w:themeShade="95"/>
        <w:sz w:val="22"/>
      </w:rPr>
      <w:tblPr/>
      <w:tcPr>
        <w:tcBorders>
          <w:top w:val="none" w:sz="4" w:space="0" w:color="000000"/>
          <w:left w:val="none" w:sz="4" w:space="0" w:color="000000"/>
          <w:bottom w:val="none" w:sz="4" w:space="0" w:color="000000"/>
          <w:right w:val="single" w:sz="4" w:space="0" w:color="FFC165" w:themeColor="accent5" w:themeTint="9A"/>
        </w:tcBorders>
        <w:shd w:val="clear" w:color="FFFFFF" w:fill="auto"/>
      </w:tcPr>
    </w:tblStylePr>
    <w:tblStylePr w:type="lastCol">
      <w:rPr>
        <w:rFonts w:ascii="Arial" w:hAnsi="Arial"/>
        <w:i/>
        <w:color w:val="FFC165" w:themeColor="accent5" w:themeTint="9A" w:themeShade="95"/>
        <w:sz w:val="22"/>
      </w:rPr>
      <w:tblPr/>
      <w:tcPr>
        <w:tcBorders>
          <w:top w:val="none" w:sz="4" w:space="0" w:color="000000"/>
          <w:left w:val="single" w:sz="4" w:space="0" w:color="FFC165" w:themeColor="accent5" w:themeTint="9A"/>
          <w:bottom w:val="none" w:sz="4" w:space="0" w:color="000000"/>
          <w:right w:val="none" w:sz="4" w:space="0" w:color="000000"/>
        </w:tcBorders>
        <w:shd w:val="clear" w:color="FFFFFF" w:fill="auto"/>
      </w:tcPr>
    </w:tblStylePr>
    <w:tblStylePr w:type="band1Vert">
      <w:tblPr/>
      <w:tcPr>
        <w:shd w:val="clear" w:color="FFE5BF" w:themeColor="accent5" w:themeTint="40" w:fill="FFE5BF" w:themeFill="accent5" w:themeFillTint="40"/>
      </w:tcPr>
    </w:tblStylePr>
    <w:tblStylePr w:type="band1Horz">
      <w:rPr>
        <w:rFonts w:ascii="Arial" w:hAnsi="Arial"/>
        <w:color w:val="FFC165" w:themeColor="accent5" w:themeTint="9A" w:themeShade="95"/>
        <w:sz w:val="22"/>
      </w:rPr>
      <w:tblPr/>
      <w:tcPr>
        <w:shd w:val="clear" w:color="FFE5BF" w:themeColor="accent5" w:themeTint="40" w:fill="FFE5BF" w:themeFill="accent5" w:themeFillTint="40"/>
      </w:tcPr>
    </w:tblStylePr>
    <w:tblStylePr w:type="band2Horz">
      <w:rPr>
        <w:rFonts w:ascii="Arial" w:hAnsi="Arial"/>
        <w:color w:val="FFC165" w:themeColor="accent5" w:themeTint="9A" w:themeShade="95"/>
        <w:sz w:val="22"/>
      </w:rPr>
    </w:tblStylePr>
  </w:style>
  <w:style w:type="table" w:styleId="ListTable7ColourfulAccent6">
    <w:name w:val="List Table 7 Colorful Accent 6"/>
    <w:basedOn w:val="TableNormal"/>
    <w:uiPriority w:val="99"/>
    <w:pPr>
      <w:spacing w:after="0" w:line="240" w:lineRule="auto"/>
    </w:pPr>
    <w:tblPr>
      <w:tblStyleRowBandSize w:val="1"/>
      <w:tblStyleColBandSize w:val="1"/>
      <w:tblBorders>
        <w:right w:val="single" w:sz="4" w:space="0" w:color="FFE067" w:themeColor="accent6" w:themeTint="98"/>
      </w:tblBorders>
    </w:tblPr>
    <w:tblStylePr w:type="firstRow">
      <w:rPr>
        <w:rFonts w:ascii="Arial" w:hAnsi="Arial"/>
        <w:i/>
        <w:color w:val="FFE067" w:themeColor="accent6" w:themeTint="98" w:themeShade="95"/>
        <w:sz w:val="22"/>
      </w:rPr>
      <w:tblPr/>
      <w:tcPr>
        <w:tcBorders>
          <w:top w:val="none" w:sz="4" w:space="0" w:color="000000"/>
          <w:left w:val="none" w:sz="4" w:space="0" w:color="000000"/>
          <w:bottom w:val="single" w:sz="4" w:space="0" w:color="FFE067" w:themeColor="accent6" w:themeTint="98"/>
          <w:right w:val="none" w:sz="4" w:space="0" w:color="000000"/>
        </w:tcBorders>
        <w:shd w:val="clear" w:color="FFFFFF" w:themeColor="light1" w:fill="FFFFFF" w:themeFill="light1"/>
      </w:tcPr>
    </w:tblStylePr>
    <w:tblStylePr w:type="lastRow">
      <w:rPr>
        <w:rFonts w:ascii="Arial" w:hAnsi="Arial"/>
        <w:i/>
        <w:color w:val="FFE067" w:themeColor="accent6" w:themeTint="98" w:themeShade="95"/>
        <w:sz w:val="22"/>
      </w:rPr>
      <w:tblPr/>
      <w:tcPr>
        <w:tcBorders>
          <w:top w:val="single" w:sz="4" w:space="0" w:color="FFE067"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E067" w:themeColor="accent6" w:themeTint="98" w:themeShade="95"/>
        <w:sz w:val="22"/>
      </w:rPr>
      <w:tblPr/>
      <w:tcPr>
        <w:tcBorders>
          <w:top w:val="none" w:sz="4" w:space="0" w:color="000000"/>
          <w:left w:val="none" w:sz="4" w:space="0" w:color="000000"/>
          <w:bottom w:val="none" w:sz="4" w:space="0" w:color="000000"/>
          <w:right w:val="single" w:sz="4" w:space="0" w:color="FFE067" w:themeColor="accent6" w:themeTint="98"/>
        </w:tcBorders>
        <w:shd w:val="clear" w:color="FFFFFF" w:fill="auto"/>
      </w:tcPr>
    </w:tblStylePr>
    <w:tblStylePr w:type="lastCol">
      <w:rPr>
        <w:rFonts w:ascii="Arial" w:hAnsi="Arial"/>
        <w:i/>
        <w:color w:val="FFE067" w:themeColor="accent6" w:themeTint="98" w:themeShade="95"/>
        <w:sz w:val="22"/>
      </w:rPr>
      <w:tblPr/>
      <w:tcPr>
        <w:tcBorders>
          <w:top w:val="none" w:sz="4" w:space="0" w:color="000000"/>
          <w:left w:val="single" w:sz="4" w:space="0" w:color="FFE067" w:themeColor="accent6" w:themeTint="98"/>
          <w:bottom w:val="none" w:sz="4" w:space="0" w:color="000000"/>
          <w:right w:val="none" w:sz="4" w:space="0" w:color="000000"/>
        </w:tcBorders>
        <w:shd w:val="clear" w:color="FFFFFF" w:fill="auto"/>
      </w:tcPr>
    </w:tblStylePr>
    <w:tblStylePr w:type="band1Vert">
      <w:tblPr/>
      <w:tcPr>
        <w:shd w:val="clear" w:color="FFF2BF" w:themeColor="accent6" w:themeTint="40" w:fill="FFF2BF" w:themeFill="accent6" w:themeFillTint="40"/>
      </w:tcPr>
    </w:tblStylePr>
    <w:tblStylePr w:type="band1Horz">
      <w:rPr>
        <w:rFonts w:ascii="Arial" w:hAnsi="Arial"/>
        <w:color w:val="FFE067" w:themeColor="accent6" w:themeTint="98" w:themeShade="95"/>
        <w:sz w:val="22"/>
      </w:rPr>
      <w:tblPr/>
      <w:tcPr>
        <w:shd w:val="clear" w:color="FFF2BF" w:themeColor="accent6" w:themeTint="40" w:fill="FFF2BF" w:themeFill="accent6" w:themeFillTint="40"/>
      </w:tcPr>
    </w:tblStylePr>
    <w:tblStylePr w:type="band2Horz">
      <w:rPr>
        <w:rFonts w:ascii="Arial" w:hAnsi="Arial"/>
        <w:color w:val="FFE067" w:themeColor="accent6" w:themeTint="98" w:themeShade="95"/>
        <w:sz w:val="22"/>
      </w:rPr>
    </w:tblStylePr>
  </w:style>
  <w:style w:type="table" w:customStyle="1" w:styleId="Lined-Accent">
    <w:name w:val="Lined - Accent"/>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00AAFC" w:themeColor="accent1" w:themeTint="EA" w:fill="00AAFC" w:themeFill="accent1" w:themeFillTint="EA"/>
      </w:tcPr>
    </w:tblStylePr>
    <w:tblStylePr w:type="lastRow">
      <w:rPr>
        <w:rFonts w:ascii="Arial" w:hAnsi="Arial"/>
        <w:color w:val="F2F2F2"/>
        <w:sz w:val="22"/>
      </w:rPr>
      <w:tblPr/>
      <w:tcPr>
        <w:shd w:val="clear" w:color="00AAFC" w:themeColor="accent1" w:themeTint="EA" w:fill="00AAFC" w:themeFill="accent1" w:themeFillTint="EA"/>
      </w:tcPr>
    </w:tblStylePr>
    <w:tblStylePr w:type="firstCol">
      <w:rPr>
        <w:rFonts w:ascii="Arial" w:hAnsi="Arial"/>
        <w:color w:val="F2F2F2"/>
        <w:sz w:val="22"/>
      </w:rPr>
      <w:tblPr/>
      <w:tcPr>
        <w:shd w:val="clear" w:color="00AAFC" w:themeColor="accent1" w:themeTint="EA" w:fill="00AAFC" w:themeFill="accent1" w:themeFillTint="EA"/>
      </w:tcPr>
    </w:tblStylePr>
    <w:tblStylePr w:type="lastCol">
      <w:rPr>
        <w:rFonts w:ascii="Arial" w:hAnsi="Arial"/>
        <w:color w:val="F2F2F2"/>
        <w:sz w:val="22"/>
      </w:rPr>
      <w:tblPr/>
      <w:tcPr>
        <w:shd w:val="clear" w:color="00AAFC" w:themeColor="accent1" w:themeTint="EA" w:fill="00AAFC"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6E2FF" w:themeColor="accent1" w:themeTint="50" w:fill="A6E2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6E2FF" w:themeColor="accent1" w:themeTint="50" w:fill="A6E2FF" w:themeFill="accent1" w:themeFillTint="50"/>
      </w:tcPr>
    </w:tblStylePr>
  </w:style>
  <w:style w:type="table" w:customStyle="1" w:styleId="Lined-Accent2">
    <w:name w:val="Lined - Accent 2"/>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CB46" w:themeColor="accent2" w:themeTint="97" w:fill="FFCB46" w:themeFill="accent2" w:themeFillTint="97"/>
      </w:tcPr>
    </w:tblStylePr>
    <w:tblStylePr w:type="lastRow">
      <w:rPr>
        <w:rFonts w:ascii="Arial" w:hAnsi="Arial"/>
        <w:color w:val="F2F2F2"/>
        <w:sz w:val="22"/>
      </w:rPr>
      <w:tblPr/>
      <w:tcPr>
        <w:shd w:val="clear" w:color="FFCB46" w:themeColor="accent2" w:themeTint="97" w:fill="FFCB46" w:themeFill="accent2" w:themeFillTint="97"/>
      </w:tcPr>
    </w:tblStylePr>
    <w:tblStylePr w:type="firstCol">
      <w:rPr>
        <w:rFonts w:ascii="Arial" w:hAnsi="Arial"/>
        <w:color w:val="F2F2F2"/>
        <w:sz w:val="22"/>
      </w:rPr>
      <w:tblPr/>
      <w:tcPr>
        <w:shd w:val="clear" w:color="FFCB46" w:themeColor="accent2" w:themeTint="97" w:fill="FFCB46" w:themeFill="accent2" w:themeFillTint="97"/>
      </w:tcPr>
    </w:tblStylePr>
    <w:tblStylePr w:type="lastCol">
      <w:rPr>
        <w:rFonts w:ascii="Arial" w:hAnsi="Arial"/>
        <w:color w:val="F2F2F2"/>
        <w:sz w:val="22"/>
      </w:rPr>
      <w:tblPr/>
      <w:tcPr>
        <w:shd w:val="clear" w:color="FFCB46" w:themeColor="accent2" w:themeTint="97" w:fill="FFCB46"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EEC2" w:themeColor="accent2" w:themeTint="32" w:fill="FFEEC2" w:themeFill="accent2" w:themeFillTint="32"/>
      </w:tcPr>
    </w:tblStylePr>
  </w:style>
  <w:style w:type="table" w:customStyle="1" w:styleId="Lined-Accent3">
    <w:name w:val="Lined - Accent 3"/>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0066CD" w:themeColor="accent3" w:themeTint="FE" w:fill="0066CD" w:themeFill="accent3" w:themeFillTint="FE"/>
      </w:tcPr>
    </w:tblStylePr>
    <w:tblStylePr w:type="lastRow">
      <w:rPr>
        <w:rFonts w:ascii="Arial" w:hAnsi="Arial"/>
        <w:color w:val="F2F2F2"/>
        <w:sz w:val="22"/>
      </w:rPr>
      <w:tblPr/>
      <w:tcPr>
        <w:shd w:val="clear" w:color="0066CD" w:themeColor="accent3" w:themeTint="FE" w:fill="0066CD" w:themeFill="accent3" w:themeFillTint="FE"/>
      </w:tcPr>
    </w:tblStylePr>
    <w:tblStylePr w:type="firstCol">
      <w:rPr>
        <w:rFonts w:ascii="Arial" w:hAnsi="Arial"/>
        <w:color w:val="F2F2F2"/>
        <w:sz w:val="22"/>
      </w:rPr>
      <w:tblPr/>
      <w:tcPr>
        <w:shd w:val="clear" w:color="0066CD" w:themeColor="accent3" w:themeTint="FE" w:fill="0066CD" w:themeFill="accent3" w:themeFillTint="FE"/>
      </w:tcPr>
    </w:tblStylePr>
    <w:tblStylePr w:type="lastCol">
      <w:rPr>
        <w:rFonts w:ascii="Arial" w:hAnsi="Arial"/>
        <w:color w:val="F2F2F2"/>
        <w:sz w:val="22"/>
      </w:rPr>
      <w:tblPr/>
      <w:tcPr>
        <w:shd w:val="clear" w:color="0066CD" w:themeColor="accent3" w:themeTint="FE" w:fill="0066CD"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DFFF" w:themeColor="accent3" w:themeTint="34" w:fill="C0DFFF" w:themeFill="accent3" w:themeFillTint="34"/>
      </w:tcPr>
    </w:tblStylePr>
  </w:style>
  <w:style w:type="table" w:customStyle="1" w:styleId="Lined-Accent4">
    <w:name w:val="Lined - Accent 4"/>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5379" w:themeColor="accent4" w:themeTint="9A" w:fill="FF5379" w:themeFill="accent4" w:themeFillTint="9A"/>
      </w:tcPr>
    </w:tblStylePr>
    <w:tblStylePr w:type="lastRow">
      <w:rPr>
        <w:rFonts w:ascii="Arial" w:hAnsi="Arial"/>
        <w:color w:val="F2F2F2"/>
        <w:sz w:val="22"/>
      </w:rPr>
      <w:tblPr/>
      <w:tcPr>
        <w:shd w:val="clear" w:color="FF5379" w:themeColor="accent4" w:themeTint="9A" w:fill="FF5379" w:themeFill="accent4" w:themeFillTint="9A"/>
      </w:tcPr>
    </w:tblStylePr>
    <w:tblStylePr w:type="firstCol">
      <w:rPr>
        <w:rFonts w:ascii="Arial" w:hAnsi="Arial"/>
        <w:color w:val="F2F2F2"/>
        <w:sz w:val="22"/>
      </w:rPr>
      <w:tblPr/>
      <w:tcPr>
        <w:shd w:val="clear" w:color="FF5379" w:themeColor="accent4" w:themeTint="9A" w:fill="FF5379" w:themeFill="accent4" w:themeFillTint="9A"/>
      </w:tcPr>
    </w:tblStylePr>
    <w:tblStylePr w:type="lastCol">
      <w:rPr>
        <w:rFonts w:ascii="Arial" w:hAnsi="Arial"/>
        <w:color w:val="F2F2F2"/>
        <w:sz w:val="22"/>
      </w:rPr>
      <w:tblPr/>
      <w:tcPr>
        <w:shd w:val="clear" w:color="FF5379" w:themeColor="accent4" w:themeTint="9A" w:fill="FF537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C5D1" w:themeColor="accent4" w:themeTint="34" w:fill="FFC5D1" w:themeFill="accent4" w:themeFillTint="34"/>
      </w:tcPr>
    </w:tblStylePr>
  </w:style>
  <w:style w:type="table" w:customStyle="1" w:styleId="Lined-Accent5">
    <w:name w:val="Lined - Accent 5"/>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9900" w:themeColor="accent5" w:fill="FF9900" w:themeFill="accent5"/>
      </w:tcPr>
    </w:tblStylePr>
    <w:tblStylePr w:type="lastRow">
      <w:rPr>
        <w:rFonts w:ascii="Arial" w:hAnsi="Arial"/>
        <w:color w:val="F2F2F2"/>
        <w:sz w:val="22"/>
      </w:rPr>
      <w:tblPr/>
      <w:tcPr>
        <w:shd w:val="clear" w:color="FF9900" w:themeColor="accent5" w:fill="FF9900" w:themeFill="accent5"/>
      </w:tcPr>
    </w:tblStylePr>
    <w:tblStylePr w:type="firstCol">
      <w:rPr>
        <w:rFonts w:ascii="Arial" w:hAnsi="Arial"/>
        <w:color w:val="F2F2F2"/>
        <w:sz w:val="22"/>
      </w:rPr>
      <w:tblPr/>
      <w:tcPr>
        <w:shd w:val="clear" w:color="FF9900" w:themeColor="accent5" w:fill="FF9900" w:themeFill="accent5"/>
      </w:tcPr>
    </w:tblStylePr>
    <w:tblStylePr w:type="lastCol">
      <w:rPr>
        <w:rFonts w:ascii="Arial" w:hAnsi="Arial"/>
        <w:color w:val="F2F2F2"/>
        <w:sz w:val="22"/>
      </w:rPr>
      <w:tblPr/>
      <w:tcPr>
        <w:shd w:val="clear" w:color="FF9900" w:themeColor="accent5" w:fill="FF9900"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EACB" w:themeColor="accent5" w:themeTint="34" w:fill="FFEACB" w:themeFill="accent5" w:themeFillTint="34"/>
      </w:tcPr>
    </w:tblStylePr>
  </w:style>
  <w:style w:type="table" w:customStyle="1" w:styleId="Lined-Accent6">
    <w:name w:val="Lined - Accent 6"/>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CC00" w:themeColor="accent6" w:fill="FFCC00" w:themeFill="accent6"/>
      </w:tcPr>
    </w:tblStylePr>
    <w:tblStylePr w:type="lastRow">
      <w:rPr>
        <w:rFonts w:ascii="Arial" w:hAnsi="Arial"/>
        <w:color w:val="F2F2F2"/>
        <w:sz w:val="22"/>
      </w:rPr>
      <w:tblPr/>
      <w:tcPr>
        <w:shd w:val="clear" w:color="FFCC00" w:themeColor="accent6" w:fill="FFCC00" w:themeFill="accent6"/>
      </w:tcPr>
    </w:tblStylePr>
    <w:tblStylePr w:type="firstCol">
      <w:rPr>
        <w:rFonts w:ascii="Arial" w:hAnsi="Arial"/>
        <w:color w:val="F2F2F2"/>
        <w:sz w:val="22"/>
      </w:rPr>
      <w:tblPr/>
      <w:tcPr>
        <w:shd w:val="clear" w:color="FFCC00" w:themeColor="accent6" w:fill="FFCC00" w:themeFill="accent6"/>
      </w:tcPr>
    </w:tblStylePr>
    <w:tblStylePr w:type="lastCol">
      <w:rPr>
        <w:rFonts w:ascii="Arial" w:hAnsi="Arial"/>
        <w:color w:val="F2F2F2"/>
        <w:sz w:val="22"/>
      </w:rPr>
      <w:tblPr/>
      <w:tcPr>
        <w:shd w:val="clear" w:color="FFCC00" w:themeColor="accent6" w:fill="FFCC00"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4CB" w:themeColor="accent6" w:themeTint="34" w:fill="FFF4CB" w:themeFill="accent6" w:themeFillTint="34"/>
      </w:tcPr>
    </w:tblStylePr>
  </w:style>
  <w:style w:type="table" w:customStyle="1" w:styleId="BorderedLined-Accent">
    <w:name w:val="Bordered &amp; Lined - Accent"/>
    <w:basedOn w:val="TableNormal"/>
    <w:uiPriority w:val="99"/>
    <w:pPr>
      <w:spacing w:after="0" w:line="240" w:lineRule="auto"/>
    </w:pPr>
    <w:rPr>
      <w:color w:val="404040"/>
      <w:lang w:eastAsia="ja-JP"/>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lang w:eastAsia="ja-JP"/>
    </w:rPr>
    <w:tblPr>
      <w:tblStyleRowBandSize w:val="1"/>
      <w:tblStyleColBandSize w:val="1"/>
      <w:tblBorders>
        <w:top w:val="single" w:sz="4" w:space="0" w:color="005A85" w:themeColor="accent1" w:themeShade="95"/>
        <w:left w:val="single" w:sz="4" w:space="0" w:color="005A85" w:themeColor="accent1" w:themeShade="95"/>
        <w:bottom w:val="single" w:sz="4" w:space="0" w:color="005A85" w:themeColor="accent1" w:themeShade="95"/>
        <w:right w:val="single" w:sz="4" w:space="0" w:color="005A85" w:themeColor="accent1" w:themeShade="95"/>
        <w:insideH w:val="single" w:sz="4" w:space="0" w:color="005A85" w:themeColor="accent1" w:themeShade="95"/>
        <w:insideV w:val="single" w:sz="4" w:space="0" w:color="005A85" w:themeColor="accent1" w:themeShade="95"/>
      </w:tblBorders>
    </w:tblPr>
    <w:tblStylePr w:type="firstRow">
      <w:rPr>
        <w:rFonts w:ascii="Arial" w:hAnsi="Arial"/>
        <w:color w:val="F2F2F2"/>
        <w:sz w:val="22"/>
      </w:rPr>
      <w:tblPr/>
      <w:tcPr>
        <w:shd w:val="clear" w:color="00AAFC" w:themeColor="accent1" w:themeTint="EA" w:fill="00AAFC" w:themeFill="accent1" w:themeFillTint="EA"/>
      </w:tcPr>
    </w:tblStylePr>
    <w:tblStylePr w:type="lastRow">
      <w:rPr>
        <w:rFonts w:ascii="Arial" w:hAnsi="Arial"/>
        <w:color w:val="F2F2F2"/>
        <w:sz w:val="22"/>
      </w:rPr>
      <w:tblPr/>
      <w:tcPr>
        <w:shd w:val="clear" w:color="00AAFC" w:themeColor="accent1" w:themeTint="EA" w:fill="00AAFC" w:themeFill="accent1" w:themeFillTint="EA"/>
      </w:tcPr>
    </w:tblStylePr>
    <w:tblStylePr w:type="firstCol">
      <w:rPr>
        <w:rFonts w:ascii="Arial" w:hAnsi="Arial"/>
        <w:color w:val="F2F2F2"/>
        <w:sz w:val="22"/>
      </w:rPr>
      <w:tblPr/>
      <w:tcPr>
        <w:shd w:val="clear" w:color="00AAFC" w:themeColor="accent1" w:themeTint="EA" w:fill="00AAFC" w:themeFill="accent1" w:themeFillTint="EA"/>
      </w:tcPr>
    </w:tblStylePr>
    <w:tblStylePr w:type="lastCol">
      <w:rPr>
        <w:rFonts w:ascii="Arial" w:hAnsi="Arial"/>
        <w:color w:val="F2F2F2"/>
        <w:sz w:val="22"/>
      </w:rPr>
      <w:tblPr/>
      <w:tcPr>
        <w:shd w:val="clear" w:color="00AAFC" w:themeColor="accent1" w:themeTint="EA" w:fill="00AAFC"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6E2FF" w:themeColor="accent1" w:themeTint="50" w:fill="A6E2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6E2FF" w:themeColor="accent1" w:themeTint="50" w:fill="A6E2F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lang w:eastAsia="ja-JP"/>
    </w:rPr>
    <w:tblPr>
      <w:tblStyleRowBandSize w:val="1"/>
      <w:tblStyleColBandSize w:val="1"/>
      <w:tblBorders>
        <w:top w:val="single" w:sz="4" w:space="0" w:color="745300" w:themeColor="accent2" w:themeShade="95"/>
        <w:left w:val="single" w:sz="4" w:space="0" w:color="745300" w:themeColor="accent2" w:themeShade="95"/>
        <w:bottom w:val="single" w:sz="4" w:space="0" w:color="745300" w:themeColor="accent2" w:themeShade="95"/>
        <w:right w:val="single" w:sz="4" w:space="0" w:color="745300" w:themeColor="accent2" w:themeShade="95"/>
        <w:insideH w:val="single" w:sz="4" w:space="0" w:color="745300" w:themeColor="accent2" w:themeShade="95"/>
        <w:insideV w:val="single" w:sz="4" w:space="0" w:color="745300" w:themeColor="accent2" w:themeShade="95"/>
      </w:tblBorders>
    </w:tblPr>
    <w:tblStylePr w:type="firstRow">
      <w:rPr>
        <w:rFonts w:ascii="Arial" w:hAnsi="Arial"/>
        <w:color w:val="F2F2F2"/>
        <w:sz w:val="22"/>
      </w:rPr>
      <w:tblPr/>
      <w:tcPr>
        <w:shd w:val="clear" w:color="FFCB46" w:themeColor="accent2" w:themeTint="97" w:fill="FFCB46" w:themeFill="accent2" w:themeFillTint="97"/>
      </w:tcPr>
    </w:tblStylePr>
    <w:tblStylePr w:type="lastRow">
      <w:rPr>
        <w:rFonts w:ascii="Arial" w:hAnsi="Arial"/>
        <w:color w:val="F2F2F2"/>
        <w:sz w:val="22"/>
      </w:rPr>
      <w:tblPr/>
      <w:tcPr>
        <w:shd w:val="clear" w:color="FFCB46" w:themeColor="accent2" w:themeTint="97" w:fill="FFCB46" w:themeFill="accent2" w:themeFillTint="97"/>
      </w:tcPr>
    </w:tblStylePr>
    <w:tblStylePr w:type="firstCol">
      <w:rPr>
        <w:rFonts w:ascii="Arial" w:hAnsi="Arial"/>
        <w:color w:val="F2F2F2"/>
        <w:sz w:val="22"/>
      </w:rPr>
      <w:tblPr/>
      <w:tcPr>
        <w:shd w:val="clear" w:color="FFCB46" w:themeColor="accent2" w:themeTint="97" w:fill="FFCB46" w:themeFill="accent2" w:themeFillTint="97"/>
      </w:tcPr>
    </w:tblStylePr>
    <w:tblStylePr w:type="lastCol">
      <w:rPr>
        <w:rFonts w:ascii="Arial" w:hAnsi="Arial"/>
        <w:color w:val="F2F2F2"/>
        <w:sz w:val="22"/>
      </w:rPr>
      <w:tblPr/>
      <w:tcPr>
        <w:shd w:val="clear" w:color="FFCB46" w:themeColor="accent2" w:themeTint="97" w:fill="FFCB46"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EEC2" w:themeColor="accent2" w:themeTint="32" w:fill="FFEEC2" w:themeFill="accent2" w:themeFillTint="32"/>
      </w:tcPr>
    </w:tblStylePr>
  </w:style>
  <w:style w:type="table" w:customStyle="1" w:styleId="BorderedLined-Accent3">
    <w:name w:val="Bordered &amp; Lined - Accent 3"/>
    <w:basedOn w:val="TableNormal"/>
    <w:uiPriority w:val="99"/>
    <w:pPr>
      <w:spacing w:after="0" w:line="240" w:lineRule="auto"/>
    </w:pPr>
    <w:rPr>
      <w:color w:val="404040"/>
      <w:lang w:eastAsia="ja-JP"/>
    </w:rPr>
    <w:tblPr>
      <w:tblStyleRowBandSize w:val="1"/>
      <w:tblStyleColBandSize w:val="1"/>
      <w:tblBorders>
        <w:top w:val="single" w:sz="4" w:space="0" w:color="003B77" w:themeColor="accent3" w:themeShade="95"/>
        <w:left w:val="single" w:sz="4" w:space="0" w:color="003B77" w:themeColor="accent3" w:themeShade="95"/>
        <w:bottom w:val="single" w:sz="4" w:space="0" w:color="003B77" w:themeColor="accent3" w:themeShade="95"/>
        <w:right w:val="single" w:sz="4" w:space="0" w:color="003B77" w:themeColor="accent3" w:themeShade="95"/>
        <w:insideH w:val="single" w:sz="4" w:space="0" w:color="003B77" w:themeColor="accent3" w:themeShade="95"/>
        <w:insideV w:val="single" w:sz="4" w:space="0" w:color="003B77" w:themeColor="accent3" w:themeShade="95"/>
      </w:tblBorders>
    </w:tblPr>
    <w:tblStylePr w:type="firstRow">
      <w:rPr>
        <w:rFonts w:ascii="Arial" w:hAnsi="Arial"/>
        <w:color w:val="F2F2F2"/>
        <w:sz w:val="22"/>
      </w:rPr>
      <w:tblPr/>
      <w:tcPr>
        <w:shd w:val="clear" w:color="0066CD" w:themeColor="accent3" w:themeTint="FE" w:fill="0066CD" w:themeFill="accent3" w:themeFillTint="FE"/>
      </w:tcPr>
    </w:tblStylePr>
    <w:tblStylePr w:type="lastRow">
      <w:rPr>
        <w:rFonts w:ascii="Arial" w:hAnsi="Arial"/>
        <w:color w:val="F2F2F2"/>
        <w:sz w:val="22"/>
      </w:rPr>
      <w:tblPr/>
      <w:tcPr>
        <w:shd w:val="clear" w:color="0066CD" w:themeColor="accent3" w:themeTint="FE" w:fill="0066CD" w:themeFill="accent3" w:themeFillTint="FE"/>
      </w:tcPr>
    </w:tblStylePr>
    <w:tblStylePr w:type="firstCol">
      <w:rPr>
        <w:rFonts w:ascii="Arial" w:hAnsi="Arial"/>
        <w:color w:val="F2F2F2"/>
        <w:sz w:val="22"/>
      </w:rPr>
      <w:tblPr/>
      <w:tcPr>
        <w:shd w:val="clear" w:color="0066CD" w:themeColor="accent3" w:themeTint="FE" w:fill="0066CD" w:themeFill="accent3" w:themeFillTint="FE"/>
      </w:tcPr>
    </w:tblStylePr>
    <w:tblStylePr w:type="lastCol">
      <w:rPr>
        <w:rFonts w:ascii="Arial" w:hAnsi="Arial"/>
        <w:color w:val="F2F2F2"/>
        <w:sz w:val="22"/>
      </w:rPr>
      <w:tblPr/>
      <w:tcPr>
        <w:shd w:val="clear" w:color="0066CD" w:themeColor="accent3" w:themeTint="FE" w:fill="0066CD"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DFFF" w:themeColor="accent3" w:themeTint="34" w:fill="C0DFFF" w:themeFill="accent3" w:themeFillTint="34"/>
      </w:tcPr>
    </w:tblStylePr>
  </w:style>
  <w:style w:type="table" w:customStyle="1" w:styleId="BorderedLined-Accent4">
    <w:name w:val="Bordered &amp; Lined - Accent 4"/>
    <w:basedOn w:val="TableNormal"/>
    <w:uiPriority w:val="99"/>
    <w:pPr>
      <w:spacing w:after="0" w:line="240" w:lineRule="auto"/>
    </w:pPr>
    <w:rPr>
      <w:color w:val="404040"/>
      <w:lang w:eastAsia="ja-JP"/>
    </w:rPr>
    <w:tblPr>
      <w:tblStyleRowBandSize w:val="1"/>
      <w:tblStyleColBandSize w:val="1"/>
      <w:tblBorders>
        <w:top w:val="single" w:sz="4" w:space="0" w:color="84001D" w:themeColor="accent4" w:themeShade="95"/>
        <w:left w:val="single" w:sz="4" w:space="0" w:color="84001D" w:themeColor="accent4" w:themeShade="95"/>
        <w:bottom w:val="single" w:sz="4" w:space="0" w:color="84001D" w:themeColor="accent4" w:themeShade="95"/>
        <w:right w:val="single" w:sz="4" w:space="0" w:color="84001D" w:themeColor="accent4" w:themeShade="95"/>
        <w:insideH w:val="single" w:sz="4" w:space="0" w:color="84001D" w:themeColor="accent4" w:themeShade="95"/>
        <w:insideV w:val="single" w:sz="4" w:space="0" w:color="84001D" w:themeColor="accent4" w:themeShade="95"/>
      </w:tblBorders>
    </w:tblPr>
    <w:tblStylePr w:type="firstRow">
      <w:rPr>
        <w:rFonts w:ascii="Arial" w:hAnsi="Arial"/>
        <w:color w:val="F2F2F2"/>
        <w:sz w:val="22"/>
      </w:rPr>
      <w:tblPr/>
      <w:tcPr>
        <w:shd w:val="clear" w:color="FF5379" w:themeColor="accent4" w:themeTint="9A" w:fill="FF5379" w:themeFill="accent4" w:themeFillTint="9A"/>
      </w:tcPr>
    </w:tblStylePr>
    <w:tblStylePr w:type="lastRow">
      <w:rPr>
        <w:rFonts w:ascii="Arial" w:hAnsi="Arial"/>
        <w:color w:val="F2F2F2"/>
        <w:sz w:val="22"/>
      </w:rPr>
      <w:tblPr/>
      <w:tcPr>
        <w:shd w:val="clear" w:color="FF5379" w:themeColor="accent4" w:themeTint="9A" w:fill="FF5379" w:themeFill="accent4" w:themeFillTint="9A"/>
      </w:tcPr>
    </w:tblStylePr>
    <w:tblStylePr w:type="firstCol">
      <w:rPr>
        <w:rFonts w:ascii="Arial" w:hAnsi="Arial"/>
        <w:color w:val="F2F2F2"/>
        <w:sz w:val="22"/>
      </w:rPr>
      <w:tblPr/>
      <w:tcPr>
        <w:shd w:val="clear" w:color="FF5379" w:themeColor="accent4" w:themeTint="9A" w:fill="FF5379" w:themeFill="accent4" w:themeFillTint="9A"/>
      </w:tcPr>
    </w:tblStylePr>
    <w:tblStylePr w:type="lastCol">
      <w:rPr>
        <w:rFonts w:ascii="Arial" w:hAnsi="Arial"/>
        <w:color w:val="F2F2F2"/>
        <w:sz w:val="22"/>
      </w:rPr>
      <w:tblPr/>
      <w:tcPr>
        <w:shd w:val="clear" w:color="FF5379" w:themeColor="accent4" w:themeTint="9A" w:fill="FF537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C5D1" w:themeColor="accent4" w:themeTint="34" w:fill="FFC5D1" w:themeFill="accent4" w:themeFillTint="34"/>
      </w:tcPr>
    </w:tblStylePr>
  </w:style>
  <w:style w:type="table" w:customStyle="1" w:styleId="BorderedLined-Accent5">
    <w:name w:val="Bordered &amp; Lined - Accent 5"/>
    <w:basedOn w:val="TableNormal"/>
    <w:uiPriority w:val="99"/>
    <w:pPr>
      <w:spacing w:after="0" w:line="240" w:lineRule="auto"/>
    </w:pPr>
    <w:rPr>
      <w:color w:val="404040"/>
      <w:lang w:eastAsia="ja-JP"/>
    </w:rPr>
    <w:tblPr>
      <w:tblStyleRowBandSize w:val="1"/>
      <w:tblStyleColBandSize w:val="1"/>
      <w:tblBorders>
        <w:top w:val="single" w:sz="4" w:space="0" w:color="955900" w:themeColor="accent5" w:themeShade="95"/>
        <w:left w:val="single" w:sz="4" w:space="0" w:color="955900" w:themeColor="accent5" w:themeShade="95"/>
        <w:bottom w:val="single" w:sz="4" w:space="0" w:color="955900" w:themeColor="accent5" w:themeShade="95"/>
        <w:right w:val="single" w:sz="4" w:space="0" w:color="955900" w:themeColor="accent5" w:themeShade="95"/>
        <w:insideH w:val="single" w:sz="4" w:space="0" w:color="955900" w:themeColor="accent5" w:themeShade="95"/>
        <w:insideV w:val="single" w:sz="4" w:space="0" w:color="955900" w:themeColor="accent5" w:themeShade="95"/>
      </w:tblBorders>
    </w:tblPr>
    <w:tblStylePr w:type="firstRow">
      <w:rPr>
        <w:rFonts w:ascii="Arial" w:hAnsi="Arial"/>
        <w:color w:val="F2F2F2"/>
        <w:sz w:val="22"/>
      </w:rPr>
      <w:tblPr/>
      <w:tcPr>
        <w:shd w:val="clear" w:color="FF9900" w:themeColor="accent5" w:fill="FF9900" w:themeFill="accent5"/>
      </w:tcPr>
    </w:tblStylePr>
    <w:tblStylePr w:type="lastRow">
      <w:rPr>
        <w:rFonts w:ascii="Arial" w:hAnsi="Arial"/>
        <w:color w:val="F2F2F2"/>
        <w:sz w:val="22"/>
      </w:rPr>
      <w:tblPr/>
      <w:tcPr>
        <w:shd w:val="clear" w:color="FF9900" w:themeColor="accent5" w:fill="FF9900" w:themeFill="accent5"/>
      </w:tcPr>
    </w:tblStylePr>
    <w:tblStylePr w:type="firstCol">
      <w:rPr>
        <w:rFonts w:ascii="Arial" w:hAnsi="Arial"/>
        <w:color w:val="F2F2F2"/>
        <w:sz w:val="22"/>
      </w:rPr>
      <w:tblPr/>
      <w:tcPr>
        <w:shd w:val="clear" w:color="FF9900" w:themeColor="accent5" w:fill="FF9900" w:themeFill="accent5"/>
      </w:tcPr>
    </w:tblStylePr>
    <w:tblStylePr w:type="lastCol">
      <w:rPr>
        <w:rFonts w:ascii="Arial" w:hAnsi="Arial"/>
        <w:color w:val="F2F2F2"/>
        <w:sz w:val="22"/>
      </w:rPr>
      <w:tblPr/>
      <w:tcPr>
        <w:shd w:val="clear" w:color="FF9900" w:themeColor="accent5" w:fill="FF9900"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EACB" w:themeColor="accent5" w:themeTint="34" w:fill="FFEACB" w:themeFill="accent5" w:themeFillTint="34"/>
      </w:tcPr>
    </w:tblStylePr>
  </w:style>
  <w:style w:type="table" w:customStyle="1" w:styleId="BorderedLined-Accent6">
    <w:name w:val="Bordered &amp; Lined - Accent 6"/>
    <w:basedOn w:val="TableNormal"/>
    <w:uiPriority w:val="99"/>
    <w:pPr>
      <w:spacing w:after="0" w:line="240" w:lineRule="auto"/>
    </w:pPr>
    <w:rPr>
      <w:color w:val="404040"/>
      <w:lang w:eastAsia="ja-JP"/>
    </w:rPr>
    <w:tblPr>
      <w:tblStyleRowBandSize w:val="1"/>
      <w:tblStyleColBandSize w:val="1"/>
      <w:tblBorders>
        <w:top w:val="single" w:sz="4" w:space="0" w:color="957700" w:themeColor="accent6" w:themeShade="95"/>
        <w:left w:val="single" w:sz="4" w:space="0" w:color="957700" w:themeColor="accent6" w:themeShade="95"/>
        <w:bottom w:val="single" w:sz="4" w:space="0" w:color="957700" w:themeColor="accent6" w:themeShade="95"/>
        <w:right w:val="single" w:sz="4" w:space="0" w:color="957700" w:themeColor="accent6" w:themeShade="95"/>
        <w:insideH w:val="single" w:sz="4" w:space="0" w:color="957700" w:themeColor="accent6" w:themeShade="95"/>
        <w:insideV w:val="single" w:sz="4" w:space="0" w:color="957700" w:themeColor="accent6" w:themeShade="95"/>
      </w:tblBorders>
    </w:tblPr>
    <w:tblStylePr w:type="firstRow">
      <w:rPr>
        <w:rFonts w:ascii="Arial" w:hAnsi="Arial"/>
        <w:color w:val="F2F2F2"/>
        <w:sz w:val="22"/>
      </w:rPr>
      <w:tblPr/>
      <w:tcPr>
        <w:shd w:val="clear" w:color="FFCC00" w:themeColor="accent6" w:fill="FFCC00" w:themeFill="accent6"/>
      </w:tcPr>
    </w:tblStylePr>
    <w:tblStylePr w:type="lastRow">
      <w:rPr>
        <w:rFonts w:ascii="Arial" w:hAnsi="Arial"/>
        <w:color w:val="F2F2F2"/>
        <w:sz w:val="22"/>
      </w:rPr>
      <w:tblPr/>
      <w:tcPr>
        <w:shd w:val="clear" w:color="FFCC00" w:themeColor="accent6" w:fill="FFCC00" w:themeFill="accent6"/>
      </w:tcPr>
    </w:tblStylePr>
    <w:tblStylePr w:type="firstCol">
      <w:rPr>
        <w:rFonts w:ascii="Arial" w:hAnsi="Arial"/>
        <w:color w:val="F2F2F2"/>
        <w:sz w:val="22"/>
      </w:rPr>
      <w:tblPr/>
      <w:tcPr>
        <w:shd w:val="clear" w:color="FFCC00" w:themeColor="accent6" w:fill="FFCC00" w:themeFill="accent6"/>
      </w:tcPr>
    </w:tblStylePr>
    <w:tblStylePr w:type="lastCol">
      <w:rPr>
        <w:rFonts w:ascii="Arial" w:hAnsi="Arial"/>
        <w:color w:val="F2F2F2"/>
        <w:sz w:val="22"/>
      </w:rPr>
      <w:tblPr/>
      <w:tcPr>
        <w:shd w:val="clear" w:color="FFCC00" w:themeColor="accent6" w:fill="FFCC00"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4CB" w:themeColor="accent6" w:themeTint="34" w:fill="FFF4CB"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insideH w:val="single" w:sz="4" w:space="0" w:color="8DDAFF" w:themeColor="accent1" w:themeTint="67"/>
        <w:insideV w:val="single" w:sz="4" w:space="0" w:color="8DDAFF" w:themeColor="accent1" w:themeTint="67"/>
      </w:tblBorders>
    </w:tblPr>
    <w:tblStylePr w:type="firstRow">
      <w:rPr>
        <w:rFonts w:ascii="Arial" w:hAnsi="Arial"/>
        <w:color w:val="404040"/>
        <w:sz w:val="22"/>
      </w:rPr>
      <w:tblPr/>
      <w:tcPr>
        <w:tcBorders>
          <w:bottom w:val="single" w:sz="12" w:space="0" w:color="009CE5" w:themeColor="accent1"/>
        </w:tcBorders>
      </w:tcPr>
    </w:tblStylePr>
    <w:tblStylePr w:type="lastRow">
      <w:rPr>
        <w:rFonts w:ascii="Arial" w:hAnsi="Arial"/>
        <w:color w:val="404040"/>
        <w:sz w:val="22"/>
      </w:rPr>
      <w:tblPr/>
      <w:tcPr>
        <w:tcBorders>
          <w:top w:val="single" w:sz="12" w:space="0" w:color="009CE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009CE5" w:themeColor="accent1"/>
        </w:tcBorders>
      </w:tcPr>
    </w:tblStylePr>
    <w:tblStylePr w:type="band1Horz">
      <w:rPr>
        <w:rFonts w:ascii="Arial" w:hAnsi="Arial"/>
        <w:color w:val="404040"/>
        <w:sz w:val="22"/>
      </w:rPr>
      <w:tblPr/>
      <w:tcPr>
        <w:tc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insideH w:val="single" w:sz="4" w:space="0" w:color="FFDC81" w:themeColor="accent2" w:themeTint="67"/>
        <w:insideV w:val="single" w:sz="4" w:space="0" w:color="FFDC81" w:themeColor="accent2" w:themeTint="67"/>
      </w:tblBorders>
    </w:tblPr>
    <w:tblStylePr w:type="firstRow">
      <w:rPr>
        <w:rFonts w:ascii="Arial" w:hAnsi="Arial"/>
        <w:color w:val="404040"/>
        <w:sz w:val="22"/>
      </w:rPr>
      <w:tblPr/>
      <w:tcPr>
        <w:tcBorders>
          <w:bottom w:val="single" w:sz="12" w:space="0" w:color="FFCB46" w:themeColor="accent2" w:themeTint="97"/>
        </w:tcBorders>
      </w:tcPr>
    </w:tblStylePr>
    <w:tblStylePr w:type="lastRow">
      <w:rPr>
        <w:rFonts w:ascii="Arial" w:hAnsi="Arial"/>
        <w:color w:val="404040"/>
        <w:sz w:val="22"/>
      </w:rPr>
      <w:tblPr/>
      <w:tcPr>
        <w:tcBorders>
          <w:top w:val="single" w:sz="12" w:space="0" w:color="FFCB46"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CB46" w:themeColor="accent2" w:themeTint="97"/>
        </w:tcBorders>
      </w:tcPr>
    </w:tblStylePr>
    <w:tblStylePr w:type="band1Horz">
      <w:rPr>
        <w:rFonts w:ascii="Arial" w:hAnsi="Arial"/>
        <w:color w:val="404040"/>
        <w:sz w:val="22"/>
      </w:rPr>
      <w:tblPr/>
      <w:tcPr>
        <w:tc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insideH w:val="single" w:sz="4" w:space="0" w:color="83C0FF" w:themeColor="accent3" w:themeTint="67"/>
        <w:insideV w:val="single" w:sz="4" w:space="0" w:color="83C0FF" w:themeColor="accent3" w:themeTint="67"/>
      </w:tblBorders>
    </w:tblPr>
    <w:tblStylePr w:type="firstRow">
      <w:rPr>
        <w:rFonts w:ascii="Arial" w:hAnsi="Arial"/>
        <w:color w:val="404040"/>
        <w:sz w:val="22"/>
      </w:rPr>
      <w:tblPr/>
      <w:tcPr>
        <w:tcBorders>
          <w:bottom w:val="single" w:sz="12" w:space="0" w:color="48A3FF" w:themeColor="accent3" w:themeTint="98"/>
        </w:tcBorders>
      </w:tcPr>
    </w:tblStylePr>
    <w:tblStylePr w:type="lastRow">
      <w:rPr>
        <w:rFonts w:ascii="Arial" w:hAnsi="Arial"/>
        <w:color w:val="404040"/>
        <w:sz w:val="22"/>
      </w:rPr>
      <w:tblPr/>
      <w:tcPr>
        <w:tcBorders>
          <w:top w:val="single" w:sz="12" w:space="0" w:color="48A3FF"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A3FF" w:themeColor="accent3" w:themeTint="98"/>
        </w:tcBorders>
      </w:tcPr>
    </w:tblStylePr>
    <w:tblStylePr w:type="band1Horz">
      <w:rPr>
        <w:rFonts w:ascii="Arial" w:hAnsi="Arial"/>
        <w:color w:val="404040"/>
        <w:sz w:val="22"/>
      </w:rPr>
      <w:tblPr/>
      <w:tcPr>
        <w:tc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insideH w:val="single" w:sz="4" w:space="0" w:color="FF8CA5" w:themeColor="accent4" w:themeTint="67"/>
        <w:insideV w:val="single" w:sz="4" w:space="0" w:color="FF8CA5" w:themeColor="accent4" w:themeTint="67"/>
      </w:tblBorders>
    </w:tblPr>
    <w:tblStylePr w:type="firstRow">
      <w:rPr>
        <w:rFonts w:ascii="Arial" w:hAnsi="Arial"/>
        <w:color w:val="404040"/>
        <w:sz w:val="22"/>
      </w:rPr>
      <w:tblPr/>
      <w:tcPr>
        <w:tcBorders>
          <w:bottom w:val="single" w:sz="12" w:space="0" w:color="FF5379" w:themeColor="accent4" w:themeTint="9A"/>
        </w:tcBorders>
      </w:tcPr>
    </w:tblStylePr>
    <w:tblStylePr w:type="lastRow">
      <w:rPr>
        <w:rFonts w:ascii="Arial" w:hAnsi="Arial"/>
        <w:color w:val="404040"/>
        <w:sz w:val="22"/>
      </w:rPr>
      <w:tblPr/>
      <w:tcPr>
        <w:tcBorders>
          <w:top w:val="single" w:sz="12" w:space="0" w:color="FF5379"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5379" w:themeColor="accent4" w:themeTint="9A"/>
        </w:tcBorders>
      </w:tcPr>
    </w:tblStylePr>
    <w:tblStylePr w:type="band1Horz">
      <w:rPr>
        <w:rFonts w:ascii="Arial" w:hAnsi="Arial"/>
        <w:color w:val="404040"/>
        <w:sz w:val="22"/>
      </w:rPr>
      <w:tblPr/>
      <w:tcPr>
        <w:tc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insideH w:val="single" w:sz="4" w:space="0" w:color="FFD598" w:themeColor="accent5" w:themeTint="67"/>
        <w:insideV w:val="single" w:sz="4" w:space="0" w:color="FFD598" w:themeColor="accent5" w:themeTint="67"/>
      </w:tblBorders>
    </w:tblPr>
    <w:tblStylePr w:type="firstRow">
      <w:rPr>
        <w:rFonts w:ascii="Arial" w:hAnsi="Arial"/>
        <w:color w:val="404040"/>
        <w:sz w:val="22"/>
      </w:rPr>
      <w:tblPr/>
      <w:tcPr>
        <w:tcBorders>
          <w:bottom w:val="single" w:sz="12" w:space="0" w:color="FFC165" w:themeColor="accent5" w:themeTint="9A"/>
        </w:tcBorders>
      </w:tcPr>
    </w:tblStylePr>
    <w:tblStylePr w:type="lastRow">
      <w:rPr>
        <w:rFonts w:ascii="Arial" w:hAnsi="Arial"/>
        <w:color w:val="404040"/>
        <w:sz w:val="22"/>
      </w:rPr>
      <w:tblPr/>
      <w:tcPr>
        <w:tcBorders>
          <w:top w:val="single" w:sz="12" w:space="0" w:color="FFC16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C165" w:themeColor="accent5" w:themeTint="9A"/>
        </w:tcBorders>
      </w:tcPr>
    </w:tblStylePr>
    <w:tblStylePr w:type="band1Horz">
      <w:rPr>
        <w:rFonts w:ascii="Arial" w:hAnsi="Arial"/>
        <w:color w:val="404040"/>
        <w:sz w:val="22"/>
      </w:rPr>
      <w:tblPr/>
      <w:tcPr>
        <w:tc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insideH w:val="single" w:sz="4" w:space="0" w:color="FFEA98" w:themeColor="accent6" w:themeTint="67"/>
        <w:insideV w:val="single" w:sz="4" w:space="0" w:color="FFEA98" w:themeColor="accent6" w:themeTint="67"/>
      </w:tblBorders>
    </w:tblPr>
    <w:tblStylePr w:type="firstRow">
      <w:rPr>
        <w:rFonts w:ascii="Arial" w:hAnsi="Arial"/>
        <w:color w:val="404040"/>
        <w:sz w:val="22"/>
      </w:rPr>
      <w:tblPr/>
      <w:tcPr>
        <w:tcBorders>
          <w:bottom w:val="single" w:sz="12" w:space="0" w:color="FFE067" w:themeColor="accent6" w:themeTint="98"/>
        </w:tcBorders>
      </w:tcPr>
    </w:tblStylePr>
    <w:tblStylePr w:type="lastRow">
      <w:rPr>
        <w:rFonts w:ascii="Arial" w:hAnsi="Arial"/>
        <w:color w:val="404040"/>
        <w:sz w:val="22"/>
      </w:rPr>
      <w:tblPr/>
      <w:tcPr>
        <w:tcBorders>
          <w:top w:val="single" w:sz="12" w:space="0" w:color="FFE067"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E067" w:themeColor="accent6" w:themeTint="98"/>
        </w:tcBorders>
      </w:tcPr>
    </w:tblStylePr>
    <w:tblStylePr w:type="band1Horz">
      <w:rPr>
        <w:rFonts w:ascii="Arial" w:hAnsi="Arial"/>
        <w:color w:val="404040"/>
        <w:sz w:val="22"/>
      </w:rPr>
      <w:tblPr/>
      <w:tcPr>
        <w:tc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tcBorders>
      </w:tcPr>
    </w:tblStylePr>
  </w:style>
  <w:style w:type="paragraph" w:styleId="Title">
    <w:name w:val="Title"/>
    <w:basedOn w:val="BaseHeading"/>
    <w:next w:val="Subtitle"/>
    <w:link w:val="TitleChar"/>
    <w:qFormat/>
    <w:pPr>
      <w:pBdr>
        <w:top w:val="single" w:sz="48" w:space="12" w:color="009CE5" w:themeColor="text2"/>
        <w:left w:val="single" w:sz="48" w:space="31" w:color="009CE5" w:themeColor="text2"/>
        <w:bottom w:val="single" w:sz="48" w:space="12" w:color="009CE5" w:themeColor="text2"/>
        <w:right w:val="single" w:sz="48" w:space="31" w:color="009CE5" w:themeColor="text2"/>
      </w:pBdr>
      <w:shd w:val="clear" w:color="auto" w:fill="009CE5" w:themeFill="accent1"/>
      <w:spacing w:after="1080" w:line="240" w:lineRule="auto"/>
      <w:contextualSpacing/>
      <w:jc w:val="right"/>
    </w:pPr>
    <w:rPr>
      <w:rFonts w:eastAsiaTheme="majorEastAsia" w:cstheme="majorBidi"/>
      <w:color w:val="FFFFFF" w:themeColor="background2"/>
      <w:sz w:val="72"/>
      <w:szCs w:val="52"/>
    </w:rPr>
  </w:style>
  <w:style w:type="character" w:customStyle="1" w:styleId="TitleChar">
    <w:name w:val="Title Char"/>
    <w:basedOn w:val="DefaultParagraphFont"/>
    <w:link w:val="Title"/>
    <w:rPr>
      <w:rFonts w:asciiTheme="majorHAnsi" w:eastAsiaTheme="majorEastAsia" w:hAnsiTheme="majorHAnsi" w:cstheme="majorBidi"/>
      <w:color w:val="FFFFFF" w:themeColor="background2"/>
      <w:sz w:val="72"/>
      <w:szCs w:val="52"/>
      <w:shd w:val="clear" w:color="auto" w:fill="009CE5" w:themeFill="accent1"/>
    </w:rPr>
  </w:style>
  <w:style w:type="paragraph" w:styleId="Subtitle">
    <w:name w:val="Subtitle"/>
    <w:basedOn w:val="BaseHeading"/>
    <w:link w:val="SubtitleChar"/>
    <w:uiPriority w:val="11"/>
    <w:qFormat/>
    <w:pPr>
      <w:numPr>
        <w:ilvl w:val="1"/>
      </w:numPr>
      <w:spacing w:line="228" w:lineRule="auto"/>
    </w:pPr>
    <w:rPr>
      <w:rFonts w:eastAsiaTheme="majorEastAsia" w:cstheme="majorBidi"/>
      <w:iCs/>
      <w:color w:val="C79000"/>
      <w:sz w:val="52"/>
      <w:szCs w:val="24"/>
    </w:rPr>
  </w:style>
  <w:style w:type="character" w:customStyle="1" w:styleId="SubtitleChar">
    <w:name w:val="Subtitle Char"/>
    <w:basedOn w:val="DefaultParagraphFont"/>
    <w:link w:val="Subtitle"/>
    <w:uiPriority w:val="99"/>
    <w:rPr>
      <w:rFonts w:asciiTheme="majorHAnsi" w:eastAsiaTheme="majorEastAsia" w:hAnsiTheme="majorHAnsi" w:cstheme="majorBidi"/>
      <w:iCs/>
      <w:color w:val="C79000"/>
      <w:sz w:val="52"/>
      <w:szCs w:val="24"/>
    </w:rPr>
  </w:style>
  <w:style w:type="paragraph" w:styleId="Header">
    <w:name w:val="header"/>
    <w:basedOn w:val="Normal"/>
    <w:link w:val="HeaderChar"/>
    <w:uiPriority w:val="99"/>
    <w:pPr>
      <w:spacing w:before="0" w:line="240" w:lineRule="auto"/>
    </w:pPr>
  </w:style>
  <w:style w:type="character" w:customStyle="1" w:styleId="HeaderChar">
    <w:name w:val="Header Char"/>
    <w:basedOn w:val="DefaultParagraphFont"/>
    <w:link w:val="Header"/>
    <w:uiPriority w:val="99"/>
    <w:rPr>
      <w:sz w:val="18"/>
    </w:rPr>
  </w:style>
  <w:style w:type="paragraph" w:styleId="Footer">
    <w:name w:val="footer"/>
    <w:basedOn w:val="Normal"/>
    <w:link w:val="FooterChar"/>
    <w:pPr>
      <w:tabs>
        <w:tab w:val="right" w:pos="3289"/>
      </w:tabs>
      <w:spacing w:before="0" w:line="240" w:lineRule="auto"/>
    </w:pPr>
    <w:rPr>
      <w:color w:val="808080" w:themeColor="background1" w:themeShade="80"/>
      <w:sz w:val="16"/>
    </w:rPr>
  </w:style>
  <w:style w:type="character" w:customStyle="1" w:styleId="FooterChar">
    <w:name w:val="Footer Char"/>
    <w:basedOn w:val="DefaultParagraphFont"/>
    <w:link w:val="Footer"/>
    <w:rPr>
      <w:color w:val="808080" w:themeColor="background1" w:themeShade="80"/>
      <w:sz w:val="16"/>
    </w:rPr>
  </w:style>
  <w:style w:type="paragraph" w:customStyle="1" w:styleId="BaseStyle">
    <w:name w:val="___Base Style"/>
    <w:semiHidden/>
    <w:pPr>
      <w:spacing w:after="0" w:line="266" w:lineRule="auto"/>
    </w:pPr>
    <w:rPr>
      <w:sz w:val="18"/>
    </w:rPr>
  </w:style>
  <w:style w:type="paragraph" w:customStyle="1" w:styleId="BaseTable">
    <w:name w:val="___Base Table"/>
    <w:semiHidden/>
  </w:style>
  <w:style w:type="paragraph" w:customStyle="1" w:styleId="1ptspacer">
    <w:name w:val="__1pt spacer"/>
    <w:basedOn w:val="BaseStyle"/>
    <w:next w:val="BodyText"/>
    <w:semiHidden/>
    <w:pPr>
      <w:spacing w:line="20" w:lineRule="exact"/>
    </w:pPr>
    <w:rPr>
      <w:color w:val="FF0000"/>
      <w:sz w:val="2"/>
    </w:rPr>
  </w:style>
  <w:style w:type="paragraph" w:styleId="BodyText">
    <w:name w:val="Body Text"/>
    <w:basedOn w:val="BaseText"/>
    <w:link w:val="BodyTextChar"/>
    <w:uiPriority w:val="99"/>
    <w:qFormat/>
    <w:pPr>
      <w:spacing w:before="120"/>
    </w:pPr>
  </w:style>
  <w:style w:type="character" w:customStyle="1" w:styleId="BodyTextChar">
    <w:name w:val="Body Text Char"/>
    <w:basedOn w:val="DefaultParagraphFont"/>
    <w:link w:val="BodyText"/>
    <w:uiPriority w:val="99"/>
    <w:rPr>
      <w:sz w:val="18"/>
    </w:rPr>
  </w:style>
  <w:style w:type="paragraph" w:customStyle="1" w:styleId="BaseHeading">
    <w:name w:val="__Base Heading"/>
    <w:basedOn w:val="BaseStyle"/>
    <w:next w:val="BodyText"/>
    <w:semiHidden/>
    <w:pPr>
      <w:keepNext/>
      <w:keepLines/>
    </w:pPr>
    <w:rPr>
      <w:rFonts w:asciiTheme="majorHAnsi" w:hAnsiTheme="majorHAnsi"/>
    </w:rPr>
  </w:style>
  <w:style w:type="paragraph" w:customStyle="1" w:styleId="BaseText">
    <w:name w:val="__Base Text"/>
    <w:basedOn w:val="BaseStyle"/>
    <w:semiHidden/>
  </w:style>
  <w:style w:type="numbering" w:customStyle="1" w:styleId="BorderedList">
    <w:name w:val="__Bordered List"/>
    <w:uiPriority w:val="99"/>
    <w:pPr>
      <w:numPr>
        <w:numId w:val="2"/>
      </w:numPr>
    </w:pPr>
  </w:style>
  <w:style w:type="numbering" w:customStyle="1" w:styleId="ListHeading">
    <w:name w:val="__List Heading"/>
    <w:uiPriority w:val="99"/>
    <w:pPr>
      <w:numPr>
        <w:numId w:val="5"/>
      </w:numPr>
    </w:pPr>
  </w:style>
  <w:style w:type="table" w:customStyle="1" w:styleId="TokioMarineTable">
    <w:name w:val="_Tokio Marine Table"/>
    <w:basedOn w:val="TableNormal"/>
    <w:uiPriority w:val="99"/>
    <w:pPr>
      <w:spacing w:after="0" w:line="240" w:lineRule="auto"/>
    </w:pPr>
    <w:tblPr>
      <w:tblBorders>
        <w:top w:val="single" w:sz="4" w:space="0" w:color="E3C77F"/>
        <w:bottom w:val="single" w:sz="4" w:space="0" w:color="E3C77F"/>
        <w:insideH w:val="single" w:sz="4" w:space="0" w:color="E3C77F"/>
      </w:tblBorders>
      <w:tblCellMar>
        <w:left w:w="0" w:type="dxa"/>
        <w:bottom w:w="57" w:type="dxa"/>
        <w:right w:w="0" w:type="dxa"/>
      </w:tblCellMar>
    </w:tblPr>
    <w:trPr>
      <w:cantSplit/>
    </w:trPr>
  </w:style>
  <w:style w:type="paragraph" w:styleId="BalloonText">
    <w:name w:val="Balloon Text"/>
    <w:basedOn w:val="Normal"/>
    <w:link w:val="BalloonTextChar"/>
    <w:uiPriority w:val="99"/>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BodyTextIndent">
    <w:name w:val="Body Text Indent"/>
    <w:basedOn w:val="BodyText"/>
    <w:link w:val="BodyTextIndentChar"/>
    <w:uiPriority w:val="99"/>
    <w:qFormat/>
    <w:pPr>
      <w:ind w:left="454"/>
    </w:pPr>
  </w:style>
  <w:style w:type="character" w:customStyle="1" w:styleId="BodyTextIndentChar">
    <w:name w:val="Body Text Indent Char"/>
    <w:basedOn w:val="DefaultParagraphFont"/>
    <w:link w:val="BodyTextIndent"/>
    <w:uiPriority w:val="99"/>
    <w:rPr>
      <w:sz w:val="18"/>
    </w:rPr>
  </w:style>
  <w:style w:type="character" w:styleId="BookTitle">
    <w:name w:val="Book Title"/>
    <w:basedOn w:val="DefaultParagraphFont"/>
    <w:uiPriority w:val="33"/>
    <w:rPr>
      <w:b/>
      <w:bCs/>
      <w:smallCaps/>
      <w:spacing w:val="5"/>
    </w:rPr>
  </w:style>
  <w:style w:type="paragraph" w:customStyle="1" w:styleId="BorderedText">
    <w:name w:val="Bordered Text"/>
    <w:basedOn w:val="BodyText"/>
    <w:uiPriority w:val="6"/>
    <w:qFormat/>
    <w:pPr>
      <w:pBdr>
        <w:top w:val="single" w:sz="4" w:space="13" w:color="009CE5" w:themeColor="accent1"/>
        <w:left w:val="single" w:sz="4" w:space="13" w:color="009CE5" w:themeColor="accent1"/>
        <w:bottom w:val="single" w:sz="4" w:space="13" w:color="009CE5" w:themeColor="accent1"/>
        <w:right w:val="single" w:sz="4" w:space="13" w:color="009CE5" w:themeColor="accent1"/>
      </w:pBdr>
      <w:ind w:left="284" w:right="284"/>
    </w:pPr>
  </w:style>
  <w:style w:type="paragraph" w:customStyle="1" w:styleId="BorderedListNumber">
    <w:name w:val="Bordered List Number"/>
    <w:basedOn w:val="BorderedText"/>
    <w:uiPriority w:val="7"/>
    <w:qFormat/>
    <w:pPr>
      <w:numPr>
        <w:numId w:val="11"/>
      </w:numPr>
    </w:pPr>
  </w:style>
  <w:style w:type="character" w:styleId="Emphasis">
    <w:name w:val="Emphasis"/>
    <w:basedOn w:val="DefaultParagraphFont"/>
    <w:uiPriority w:val="20"/>
    <w:rPr>
      <w:i/>
      <w:iCs/>
    </w:rPr>
  </w:style>
  <w:style w:type="paragraph" w:customStyle="1" w:styleId="FooterDetails">
    <w:name w:val="Footer Details"/>
    <w:basedOn w:val="Footer"/>
    <w:uiPriority w:val="99"/>
    <w:qFormat/>
    <w:pPr>
      <w:jc w:val="right"/>
    </w:pPr>
  </w:style>
  <w:style w:type="character" w:customStyle="1" w:styleId="Heading1Char">
    <w:name w:val="Heading 1 Char"/>
    <w:basedOn w:val="DefaultParagraphFont"/>
    <w:link w:val="Heading1"/>
    <w:rPr>
      <w:rFonts w:asciiTheme="majorHAnsi" w:eastAsiaTheme="majorEastAsia" w:hAnsiTheme="majorHAnsi" w:cstheme="majorBidi"/>
      <w:bCs/>
      <w:color w:val="009CE5"/>
      <w:sz w:val="28"/>
      <w:szCs w:val="28"/>
    </w:rPr>
  </w:style>
  <w:style w:type="character" w:customStyle="1" w:styleId="Heading2Char">
    <w:name w:val="Heading 2 Char"/>
    <w:basedOn w:val="DefaultParagraphFont"/>
    <w:link w:val="Heading2"/>
    <w:rPr>
      <w:rFonts w:asciiTheme="majorHAnsi" w:eastAsiaTheme="majorEastAsia" w:hAnsiTheme="majorHAnsi" w:cstheme="majorBidi"/>
      <w:bCs/>
      <w:color w:val="009CE5" w:themeColor="accent1"/>
      <w:sz w:val="22"/>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sz w:val="22"/>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009CE5" w:themeColor="accent1"/>
      <w:sz w:val="18"/>
    </w:rPr>
  </w:style>
  <w:style w:type="character" w:styleId="IntenseEmphasis">
    <w:name w:val="Intense Emphasis"/>
    <w:basedOn w:val="DefaultParagraphFont"/>
    <w:uiPriority w:val="21"/>
    <w:rPr>
      <w:b/>
      <w:bCs/>
      <w:i/>
      <w:iCs/>
      <w:color w:val="009CE5" w:themeColor="accent1"/>
    </w:rPr>
  </w:style>
  <w:style w:type="paragraph" w:styleId="IntenseQuote">
    <w:name w:val="Intense Quote"/>
    <w:basedOn w:val="Normal"/>
    <w:next w:val="Normal"/>
    <w:link w:val="IntenseQuoteChar"/>
    <w:uiPriority w:val="30"/>
    <w:pPr>
      <w:pBdr>
        <w:bottom w:val="single" w:sz="4" w:space="4" w:color="009CE5" w:themeColor="accent1"/>
      </w:pBdr>
      <w:spacing w:before="200" w:after="280"/>
      <w:ind w:left="936" w:right="936"/>
    </w:pPr>
    <w:rPr>
      <w:b/>
      <w:bCs/>
      <w:i/>
      <w:iCs/>
      <w:color w:val="009CE5" w:themeColor="accent1"/>
    </w:rPr>
  </w:style>
  <w:style w:type="character" w:customStyle="1" w:styleId="IntenseQuoteChar">
    <w:name w:val="Intense Quote Char"/>
    <w:basedOn w:val="DefaultParagraphFont"/>
    <w:link w:val="IntenseQuote"/>
    <w:uiPriority w:val="30"/>
    <w:rPr>
      <w:b/>
      <w:bCs/>
      <w:i/>
      <w:iCs/>
      <w:color w:val="009CE5" w:themeColor="accent1"/>
      <w:sz w:val="18"/>
    </w:rPr>
  </w:style>
  <w:style w:type="character" w:styleId="IntenseReference">
    <w:name w:val="Intense Reference"/>
    <w:basedOn w:val="DefaultParagraphFont"/>
    <w:uiPriority w:val="32"/>
    <w:rPr>
      <w:b/>
      <w:bCs/>
      <w:smallCaps/>
      <w:color w:val="C79000" w:themeColor="accent2"/>
      <w:spacing w:val="5"/>
      <w:u w:val="single"/>
    </w:rPr>
  </w:style>
  <w:style w:type="paragraph" w:styleId="ListBullet">
    <w:name w:val="List Bullet"/>
    <w:basedOn w:val="BodyText"/>
    <w:uiPriority w:val="4"/>
    <w:qFormat/>
  </w:style>
  <w:style w:type="paragraph" w:customStyle="1" w:styleId="ListHeading0">
    <w:name w:val="List Heading"/>
    <w:basedOn w:val="Heading2"/>
    <w:next w:val="ListParagraph"/>
    <w:link w:val="ListHeadingChar"/>
    <w:uiPriority w:val="2"/>
    <w:qFormat/>
    <w:pPr>
      <w:numPr>
        <w:numId w:val="5"/>
      </w:numPr>
      <w:spacing w:after="180" w:line="240" w:lineRule="auto"/>
    </w:pPr>
  </w:style>
  <w:style w:type="paragraph" w:styleId="ListNumber0">
    <w:name w:val="List Number"/>
    <w:basedOn w:val="BodyText"/>
    <w:uiPriority w:val="3"/>
    <w:qFormat/>
    <w:pPr>
      <w:numPr>
        <w:numId w:val="16"/>
      </w:numPr>
    </w:pPr>
  </w:style>
  <w:style w:type="paragraph" w:customStyle="1" w:styleId="ListNumber1">
    <w:name w:val="List Number 1"/>
    <w:basedOn w:val="BaseText"/>
    <w:uiPriority w:val="99"/>
    <w:semiHidden/>
    <w:pPr>
      <w:spacing w:before="120" w:line="240" w:lineRule="atLeast"/>
      <w:ind w:left="454" w:hanging="454"/>
    </w:pPr>
    <w:rPr>
      <w:rFonts w:ascii="ArialMT" w:hAnsi="ArialMT" w:cs="ArialMT"/>
      <w:color w:val="000000"/>
      <w:szCs w:val="18"/>
      <w:lang w:val="en-US"/>
    </w:rPr>
  </w:style>
  <w:style w:type="paragraph" w:styleId="ListParagraph">
    <w:name w:val="List Paragraph"/>
    <w:basedOn w:val="BodyText"/>
    <w:link w:val="ListParagraphChar"/>
    <w:uiPriority w:val="34"/>
    <w:qFormat/>
    <w:pPr>
      <w:numPr>
        <w:ilvl w:val="1"/>
        <w:numId w:val="5"/>
      </w:numPr>
    </w:pPr>
  </w:style>
  <w:style w:type="paragraph" w:styleId="NoSpacing">
    <w:name w:val="No Spacing"/>
    <w:link w:val="NoSpacingChar"/>
    <w:uiPriority w:val="1"/>
    <w:qFormat/>
    <w:pPr>
      <w:spacing w:after="0" w:line="240" w:lineRule="auto"/>
    </w:pPr>
    <w:rPr>
      <w:sz w:val="18"/>
    </w:rPr>
  </w:style>
  <w:style w:type="character" w:customStyle="1" w:styleId="NoSpacingChar">
    <w:name w:val="No Spacing Char"/>
    <w:basedOn w:val="DefaultParagraphFont"/>
    <w:link w:val="NoSpacing"/>
    <w:uiPriority w:val="1"/>
    <w:rPr>
      <w:sz w:val="18"/>
    </w:rPr>
  </w:style>
  <w:style w:type="paragraph" w:styleId="Quote">
    <w:name w:val="Quote"/>
    <w:basedOn w:val="Normal"/>
    <w:next w:val="Normal"/>
    <w:link w:val="QuoteChar"/>
    <w:uiPriority w:val="29"/>
    <w:rPr>
      <w:i/>
      <w:iCs/>
      <w:color w:val="000000" w:themeColor="text1"/>
    </w:rPr>
  </w:style>
  <w:style w:type="character" w:customStyle="1" w:styleId="QuoteChar">
    <w:name w:val="Quote Char"/>
    <w:basedOn w:val="DefaultParagraphFont"/>
    <w:link w:val="Quote"/>
    <w:uiPriority w:val="29"/>
    <w:rPr>
      <w:i/>
      <w:iCs/>
      <w:color w:val="000000" w:themeColor="text1"/>
      <w:sz w:val="18"/>
    </w:rPr>
  </w:style>
  <w:style w:type="character" w:styleId="Strong">
    <w:name w:val="Strong"/>
    <w:basedOn w:val="DefaultParagraphFont"/>
    <w:uiPriority w:val="22"/>
    <w:qFormat/>
    <w:rPr>
      <w:b/>
      <w:bCs/>
    </w:rPr>
  </w:style>
  <w:style w:type="character" w:styleId="SubtleEmphasis">
    <w:name w:val="Subtle Emphasis"/>
    <w:basedOn w:val="DefaultParagraphFont"/>
    <w:uiPriority w:val="19"/>
    <w:rPr>
      <w:i/>
      <w:iCs/>
      <w:color w:val="808080" w:themeColor="text1" w:themeTint="7F"/>
    </w:rPr>
  </w:style>
  <w:style w:type="character" w:styleId="SubtleReference">
    <w:name w:val="Subtle Reference"/>
    <w:basedOn w:val="DefaultParagraphFont"/>
    <w:uiPriority w:val="31"/>
    <w:qFormat/>
    <w:rPr>
      <w:smallCaps/>
      <w:color w:val="C79000" w:themeColor="accent2"/>
      <w:u w:val="single"/>
    </w:rPr>
  </w:style>
  <w:style w:type="table" w:styleId="TableGrid">
    <w:name w:val="Table Grid"/>
    <w:basedOn w:val="TableNormal"/>
    <w:uiPriority w:val="59"/>
    <w:pPr>
      <w:spacing w:after="0" w:line="240" w:lineRule="auto"/>
    </w:pPr>
    <w:tblPr>
      <w:tblCellMar>
        <w:left w:w="0" w:type="dxa"/>
        <w:right w:w="0" w:type="dxa"/>
      </w:tblCellMar>
    </w:tblPr>
  </w:style>
  <w:style w:type="numbering" w:customStyle="1" w:styleId="ListBody">
    <w:name w:val="__List Body"/>
    <w:uiPriority w:val="99"/>
    <w:pPr>
      <w:numPr>
        <w:numId w:val="4"/>
      </w:numPr>
    </w:pPr>
  </w:style>
  <w:style w:type="paragraph" w:customStyle="1" w:styleId="BodyBullet">
    <w:name w:val="Body Bullet"/>
    <w:basedOn w:val="BodyText"/>
    <w:uiPriority w:val="6"/>
    <w:qFormat/>
    <w:pPr>
      <w:numPr>
        <w:numId w:val="9"/>
      </w:numPr>
    </w:pPr>
  </w:style>
  <w:style w:type="numbering" w:customStyle="1" w:styleId="BorderedListBullet">
    <w:name w:val="__Bordered List Bullet"/>
    <w:uiPriority w:val="99"/>
    <w:pPr>
      <w:numPr>
        <w:numId w:val="3"/>
      </w:numPr>
    </w:pPr>
  </w:style>
  <w:style w:type="numbering" w:customStyle="1" w:styleId="ListNumber">
    <w:name w:val="__List Number"/>
    <w:uiPriority w:val="99"/>
    <w:pPr>
      <w:numPr>
        <w:numId w:val="1"/>
      </w:numPr>
    </w:pPr>
  </w:style>
  <w:style w:type="paragraph" w:customStyle="1" w:styleId="BorderedListBullet0">
    <w:name w:val="Bordered List Bullet"/>
    <w:basedOn w:val="BorderedText"/>
    <w:uiPriority w:val="8"/>
    <w:qFormat/>
    <w:pPr>
      <w:numPr>
        <w:numId w:val="10"/>
      </w:numPr>
    </w:pPr>
  </w:style>
  <w:style w:type="paragraph" w:customStyle="1" w:styleId="Default">
    <w:name w:val="Default"/>
    <w:pPr>
      <w:spacing w:after="0" w:line="240" w:lineRule="auto"/>
    </w:pPr>
    <w:rPr>
      <w:rFonts w:ascii="Arial" w:hAnsi="Arial" w:cs="Arial"/>
      <w:color w:val="000000"/>
      <w:sz w:val="24"/>
      <w:szCs w:val="24"/>
    </w:rPr>
  </w:style>
  <w:style w:type="character" w:styleId="Hyperlink">
    <w:name w:val="Hyperlink"/>
    <w:basedOn w:val="DefaultParagraphFont"/>
    <w:uiPriority w:val="99"/>
    <w:unhideWhenUsed/>
    <w:qFormat/>
    <w:rPr>
      <w:color w:val="000000" w:themeColor="hyperlink"/>
      <w:u w:val="single"/>
    </w:rPr>
  </w:style>
  <w:style w:type="numbering" w:styleId="111111">
    <w:name w:val="Outline List 2"/>
    <w:basedOn w:val="NoList"/>
    <w:uiPriority w:val="99"/>
    <w:semiHidden/>
    <w:unhideWhenUsed/>
    <w:pPr>
      <w:numPr>
        <w:numId w:val="6"/>
      </w:numPr>
    </w:pPr>
  </w:style>
  <w:style w:type="numbering" w:styleId="1ai">
    <w:name w:val="Outline List 1"/>
    <w:basedOn w:val="NoList"/>
    <w:uiPriority w:val="99"/>
    <w:semiHidden/>
    <w:unhideWhenUsed/>
    <w:pPr>
      <w:numPr>
        <w:numId w:val="7"/>
      </w:numPr>
    </w:pPr>
  </w:style>
  <w:style w:type="character" w:customStyle="1" w:styleId="Heading5Char">
    <w:name w:val="Heading 5 Char"/>
    <w:basedOn w:val="DefaultParagraphFont"/>
    <w:link w:val="Heading5"/>
    <w:uiPriority w:val="9"/>
    <w:rPr>
      <w:rFonts w:asciiTheme="majorHAnsi" w:eastAsiaTheme="majorEastAsia" w:hAnsiTheme="majorHAnsi" w:cstheme="majorBidi"/>
      <w:color w:val="004D72" w:themeColor="accent1" w:themeShade="7F"/>
      <w:sz w:val="18"/>
    </w:rPr>
  </w:style>
  <w:style w:type="character" w:customStyle="1" w:styleId="Heading6Char">
    <w:name w:val="Heading 6 Char"/>
    <w:basedOn w:val="DefaultParagraphFont"/>
    <w:link w:val="Heading6"/>
    <w:rPr>
      <w:rFonts w:asciiTheme="majorHAnsi" w:eastAsiaTheme="majorEastAsia" w:hAnsiTheme="majorHAnsi" w:cstheme="majorBidi"/>
      <w:i/>
      <w:iCs/>
      <w:color w:val="004D72" w:themeColor="accent1" w:themeShade="7F"/>
      <w:sz w:val="18"/>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rPr>
  </w:style>
  <w:style w:type="numbering" w:styleId="ArticleSection">
    <w:name w:val="Outline List 3"/>
    <w:basedOn w:val="NoList"/>
    <w:uiPriority w:val="99"/>
    <w:semiHidden/>
    <w:unhideWhenUsed/>
    <w:pPr>
      <w:numPr>
        <w:numId w:val="8"/>
      </w:numPr>
    </w:pPr>
  </w:style>
  <w:style w:type="paragraph" w:styleId="Bibliography">
    <w:name w:val="Bibliography"/>
    <w:basedOn w:val="Normal"/>
    <w:next w:val="Normal"/>
    <w:uiPriority w:val="37"/>
    <w:semiHidden/>
  </w:style>
  <w:style w:type="paragraph" w:styleId="BlockText">
    <w:name w:val="Block Text"/>
    <w:basedOn w:val="Normal"/>
    <w:uiPriority w:val="99"/>
    <w:pPr>
      <w:pBdr>
        <w:top w:val="single" w:sz="2" w:space="10" w:color="009CE5" w:themeColor="accent1"/>
        <w:left w:val="single" w:sz="2" w:space="10" w:color="009CE5" w:themeColor="accent1"/>
        <w:bottom w:val="single" w:sz="2" w:space="10" w:color="009CE5" w:themeColor="accent1"/>
        <w:right w:val="single" w:sz="2" w:space="10" w:color="009CE5" w:themeColor="accent1"/>
      </w:pBdr>
      <w:ind w:left="1152" w:right="1152"/>
    </w:pPr>
    <w:rPr>
      <w:rFonts w:eastAsiaTheme="minorEastAsia"/>
      <w:i/>
      <w:iCs/>
      <w:color w:val="009CE5" w:themeColor="accent1"/>
    </w:rPr>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rPr>
      <w:sz w:val="18"/>
    </w:rPr>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BodyTextFirstIndent">
    <w:name w:val="Body Text First Indent"/>
    <w:basedOn w:val="BodyText"/>
    <w:link w:val="BodyTextFirstIndentChar"/>
    <w:uiPriority w:val="99"/>
    <w:semiHidden/>
    <w:pPr>
      <w:spacing w:line="276" w:lineRule="auto"/>
      <w:ind w:firstLine="360"/>
    </w:pPr>
  </w:style>
  <w:style w:type="character" w:customStyle="1" w:styleId="BodyTextFirstIndentChar">
    <w:name w:val="Body Text First Indent Char"/>
    <w:basedOn w:val="BodyTextChar"/>
    <w:link w:val="BodyTextFirstIndent"/>
    <w:uiPriority w:val="99"/>
    <w:semiHidden/>
    <w:rPr>
      <w:sz w:val="18"/>
    </w:rPr>
  </w:style>
  <w:style w:type="paragraph" w:styleId="BodyTextFirstIndent2">
    <w:name w:val="Body Text First Indent 2"/>
    <w:basedOn w:val="BodyTextIndent"/>
    <w:link w:val="BodyTextFirstIndent2Char"/>
    <w:uiPriority w:val="99"/>
    <w:semiHidden/>
    <w:pPr>
      <w:spacing w:line="276" w:lineRule="auto"/>
      <w:ind w:left="360" w:firstLine="360"/>
    </w:pPr>
  </w:style>
  <w:style w:type="character" w:customStyle="1" w:styleId="BodyTextFirstIndent2Char">
    <w:name w:val="Body Text First Indent 2 Char"/>
    <w:basedOn w:val="BodyTextIndentChar"/>
    <w:link w:val="BodyTextFirstIndent2"/>
    <w:uiPriority w:val="99"/>
    <w:semiHidden/>
    <w:rPr>
      <w:sz w:val="18"/>
    </w:rPr>
  </w:style>
  <w:style w:type="paragraph" w:styleId="BodyTextIndent2">
    <w:name w:val="Body Text Indent 2"/>
    <w:basedOn w:val="Normal"/>
    <w:link w:val="BodyTextIndent2Char"/>
    <w:uiPriority w:val="99"/>
    <w:pPr>
      <w:spacing w:after="120" w:line="480" w:lineRule="auto"/>
      <w:ind w:left="283"/>
    </w:pPr>
  </w:style>
  <w:style w:type="character" w:customStyle="1" w:styleId="BodyTextIndent2Char">
    <w:name w:val="Body Text Indent 2 Char"/>
    <w:basedOn w:val="DefaultParagraphFont"/>
    <w:link w:val="BodyTextIndent2"/>
    <w:uiPriority w:val="99"/>
    <w:rPr>
      <w:sz w:val="18"/>
    </w:rPr>
  </w:style>
  <w:style w:type="paragraph" w:styleId="BodyTextIndent3">
    <w:name w:val="Body Text Indent 3"/>
    <w:basedOn w:val="Normal"/>
    <w:link w:val="BodyTextIndent3Char"/>
    <w:uiPriority w:val="99"/>
    <w:pPr>
      <w:spacing w:after="120"/>
      <w:ind w:left="283"/>
    </w:pPr>
    <w:rPr>
      <w:sz w:val="16"/>
      <w:szCs w:val="16"/>
    </w:rPr>
  </w:style>
  <w:style w:type="character" w:customStyle="1" w:styleId="BodyTextIndent3Char">
    <w:name w:val="Body Text Indent 3 Char"/>
    <w:basedOn w:val="DefaultParagraphFont"/>
    <w:link w:val="BodyTextIndent3"/>
    <w:uiPriority w:val="99"/>
    <w:rPr>
      <w:sz w:val="16"/>
      <w:szCs w:val="16"/>
    </w:rPr>
  </w:style>
  <w:style w:type="paragraph" w:styleId="Caption">
    <w:name w:val="caption"/>
    <w:basedOn w:val="Normal"/>
    <w:next w:val="Normal"/>
    <w:uiPriority w:val="35"/>
    <w:semiHidden/>
    <w:qFormat/>
    <w:pPr>
      <w:spacing w:before="0" w:after="200" w:line="240" w:lineRule="auto"/>
    </w:pPr>
    <w:rPr>
      <w:b/>
      <w:bCs/>
      <w:color w:val="009CE5" w:themeColor="accent1"/>
      <w:szCs w:val="18"/>
    </w:rPr>
  </w:style>
  <w:style w:type="paragraph" w:styleId="Closing">
    <w:name w:val="Closing"/>
    <w:basedOn w:val="Normal"/>
    <w:link w:val="ClosingChar"/>
    <w:uiPriority w:val="99"/>
    <w:semiHidden/>
    <w:pPr>
      <w:spacing w:before="0" w:line="240" w:lineRule="auto"/>
      <w:ind w:left="4252"/>
    </w:pPr>
  </w:style>
  <w:style w:type="character" w:customStyle="1" w:styleId="ClosingChar">
    <w:name w:val="Closing Char"/>
    <w:basedOn w:val="DefaultParagraphFont"/>
    <w:link w:val="Closing"/>
    <w:uiPriority w:val="99"/>
    <w:semiHidden/>
    <w:rPr>
      <w:sz w:val="18"/>
    </w:rPr>
  </w:style>
  <w:style w:type="table" w:styleId="Colou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CFF" w:themeFill="accent1" w:themeFillTint="33"/>
    </w:tcPr>
    <w:tblStylePr w:type="firstRow">
      <w:rPr>
        <w:b/>
        <w:bCs/>
      </w:rPr>
      <w:tblPr/>
      <w:tcPr>
        <w:shd w:val="clear" w:color="auto" w:fill="8EDAFF" w:themeFill="accent1" w:themeFillTint="66"/>
      </w:tcPr>
    </w:tblStylePr>
    <w:tblStylePr w:type="lastRow">
      <w:rPr>
        <w:b/>
        <w:bCs/>
        <w:color w:val="000000" w:themeColor="text1"/>
      </w:rPr>
      <w:tblPr/>
      <w:tcPr>
        <w:shd w:val="clear" w:color="auto" w:fill="8EDAFF" w:themeFill="accent1" w:themeFillTint="66"/>
      </w:tcPr>
    </w:tblStylePr>
    <w:tblStylePr w:type="firstCol">
      <w:rPr>
        <w:color w:val="FFFFFF" w:themeColor="background1"/>
      </w:rPr>
      <w:tblPr/>
      <w:tcPr>
        <w:shd w:val="clear" w:color="auto" w:fill="0074AB" w:themeFill="accent1" w:themeFillShade="BF"/>
      </w:tcPr>
    </w:tblStylePr>
    <w:tblStylePr w:type="lastCol">
      <w:rPr>
        <w:color w:val="FFFFFF" w:themeColor="background1"/>
      </w:rPr>
      <w:tblPr/>
      <w:tcPr>
        <w:shd w:val="clear" w:color="auto" w:fill="0074AB" w:themeFill="accent1" w:themeFillShade="BF"/>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Colou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DC0" w:themeFill="accent2" w:themeFillTint="33"/>
    </w:tcPr>
    <w:tblStylePr w:type="firstRow">
      <w:rPr>
        <w:b/>
        <w:bCs/>
      </w:rPr>
      <w:tblPr/>
      <w:tcPr>
        <w:shd w:val="clear" w:color="auto" w:fill="FFDC82" w:themeFill="accent2" w:themeFillTint="66"/>
      </w:tcPr>
    </w:tblStylePr>
    <w:tblStylePr w:type="lastRow">
      <w:rPr>
        <w:b/>
        <w:bCs/>
        <w:color w:val="000000" w:themeColor="text1"/>
      </w:rPr>
      <w:tblPr/>
      <w:tcPr>
        <w:shd w:val="clear" w:color="auto" w:fill="FFDC82" w:themeFill="accent2" w:themeFillTint="66"/>
      </w:tcPr>
    </w:tblStylePr>
    <w:tblStylePr w:type="firstCol">
      <w:rPr>
        <w:color w:val="FFFFFF" w:themeColor="background1"/>
      </w:rPr>
      <w:tblPr/>
      <w:tcPr>
        <w:shd w:val="clear" w:color="auto" w:fill="956B00" w:themeFill="accent2" w:themeFillShade="BF"/>
      </w:tcPr>
    </w:tblStylePr>
    <w:tblStylePr w:type="lastCol">
      <w:rPr>
        <w:color w:val="FFFFFF" w:themeColor="background1"/>
      </w:rPr>
      <w:tblPr/>
      <w:tcPr>
        <w:shd w:val="clear" w:color="auto" w:fill="956B00" w:themeFill="accent2" w:themeFillShade="BF"/>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Colou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0FF" w:themeFill="accent3" w:themeFillTint="33"/>
    </w:tcPr>
    <w:tblStylePr w:type="firstRow">
      <w:rPr>
        <w:b/>
        <w:bCs/>
      </w:rPr>
      <w:tblPr/>
      <w:tcPr>
        <w:shd w:val="clear" w:color="auto" w:fill="84C1FF" w:themeFill="accent3" w:themeFillTint="66"/>
      </w:tcPr>
    </w:tblStylePr>
    <w:tblStylePr w:type="lastRow">
      <w:rPr>
        <w:b/>
        <w:bCs/>
        <w:color w:val="000000" w:themeColor="text1"/>
      </w:rPr>
      <w:tblPr/>
      <w:tcPr>
        <w:shd w:val="clear" w:color="auto" w:fill="84C1FF" w:themeFill="accent3" w:themeFillTint="66"/>
      </w:tcPr>
    </w:tblStylePr>
    <w:tblStylePr w:type="firstCol">
      <w:rPr>
        <w:color w:val="FFFFFF" w:themeColor="background1"/>
      </w:rPr>
      <w:tblPr/>
      <w:tcPr>
        <w:shd w:val="clear" w:color="auto" w:fill="004C98" w:themeFill="accent3" w:themeFillShade="BF"/>
      </w:tcPr>
    </w:tblStylePr>
    <w:tblStylePr w:type="lastCol">
      <w:rPr>
        <w:color w:val="FFFFFF" w:themeColor="background1"/>
      </w:rPr>
      <w:tblPr/>
      <w:tcPr>
        <w:shd w:val="clear" w:color="auto" w:fill="004C98" w:themeFill="accent3" w:themeFillShade="BF"/>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Colou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6D2" w:themeFill="accent4" w:themeFillTint="33"/>
    </w:tcPr>
    <w:tblStylePr w:type="firstRow">
      <w:rPr>
        <w:b/>
        <w:bCs/>
      </w:rPr>
      <w:tblPr/>
      <w:tcPr>
        <w:shd w:val="clear" w:color="auto" w:fill="FF8DA6" w:themeFill="accent4" w:themeFillTint="66"/>
      </w:tcPr>
    </w:tblStylePr>
    <w:tblStylePr w:type="lastRow">
      <w:rPr>
        <w:b/>
        <w:bCs/>
        <w:color w:val="000000" w:themeColor="text1"/>
      </w:rPr>
      <w:tblPr/>
      <w:tcPr>
        <w:shd w:val="clear" w:color="auto" w:fill="FF8DA6" w:themeFill="accent4" w:themeFillTint="66"/>
      </w:tcPr>
    </w:tblStylePr>
    <w:tblStylePr w:type="firstCol">
      <w:rPr>
        <w:color w:val="FFFFFF" w:themeColor="background1"/>
      </w:rPr>
      <w:tblPr/>
      <w:tcPr>
        <w:shd w:val="clear" w:color="auto" w:fill="A90025" w:themeFill="accent4" w:themeFillShade="BF"/>
      </w:tcPr>
    </w:tblStylePr>
    <w:tblStylePr w:type="lastCol">
      <w:rPr>
        <w:color w:val="FFFFFF" w:themeColor="background1"/>
      </w:rPr>
      <w:tblPr/>
      <w:tcPr>
        <w:shd w:val="clear" w:color="auto" w:fill="A90025" w:themeFill="accent4" w:themeFillShade="BF"/>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Colou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ACC" w:themeFill="accent5" w:themeFillTint="33"/>
    </w:tcPr>
    <w:tblStylePr w:type="firstRow">
      <w:rPr>
        <w:b/>
        <w:bCs/>
      </w:rPr>
      <w:tblPr/>
      <w:tcPr>
        <w:shd w:val="clear" w:color="auto" w:fill="FFD699" w:themeFill="accent5" w:themeFillTint="66"/>
      </w:tcPr>
    </w:tblStylePr>
    <w:tblStylePr w:type="lastRow">
      <w:rPr>
        <w:b/>
        <w:bCs/>
        <w:color w:val="000000" w:themeColor="text1"/>
      </w:rPr>
      <w:tblPr/>
      <w:tcPr>
        <w:shd w:val="clear" w:color="auto" w:fill="FFD699" w:themeFill="accent5" w:themeFillTint="66"/>
      </w:tcPr>
    </w:tblStylePr>
    <w:tblStylePr w:type="firstCol">
      <w:rPr>
        <w:color w:val="FFFFFF" w:themeColor="background1"/>
      </w:rPr>
      <w:tblPr/>
      <w:tcPr>
        <w:shd w:val="clear" w:color="auto" w:fill="BF7200" w:themeFill="accent5" w:themeFillShade="BF"/>
      </w:tcPr>
    </w:tblStylePr>
    <w:tblStylePr w:type="lastCol">
      <w:rPr>
        <w:color w:val="FFFFFF" w:themeColor="background1"/>
      </w:rPr>
      <w:tblPr/>
      <w:tcPr>
        <w:shd w:val="clear" w:color="auto" w:fill="BF7200" w:themeFill="accent5" w:themeFillShade="BF"/>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Colou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4CC" w:themeFill="accent6" w:themeFillTint="33"/>
    </w:tcPr>
    <w:tblStylePr w:type="firstRow">
      <w:rPr>
        <w:b/>
        <w:bCs/>
      </w:rPr>
      <w:tblPr/>
      <w:tcPr>
        <w:shd w:val="clear" w:color="auto" w:fill="FFEA99" w:themeFill="accent6" w:themeFillTint="66"/>
      </w:tcPr>
    </w:tblStylePr>
    <w:tblStylePr w:type="lastRow">
      <w:rPr>
        <w:b/>
        <w:bCs/>
        <w:color w:val="000000" w:themeColor="text1"/>
      </w:rPr>
      <w:tblPr/>
      <w:tcPr>
        <w:shd w:val="clear" w:color="auto" w:fill="FFEA99" w:themeFill="accent6" w:themeFillTint="66"/>
      </w:tcPr>
    </w:tblStylePr>
    <w:tblStylePr w:type="firstCol">
      <w:rPr>
        <w:color w:val="FFFFFF" w:themeColor="background1"/>
      </w:rPr>
      <w:tblPr/>
      <w:tcPr>
        <w:shd w:val="clear" w:color="auto" w:fill="BF9800" w:themeFill="accent6" w:themeFillShade="BF"/>
      </w:tcPr>
    </w:tblStylePr>
    <w:tblStylePr w:type="lastCol">
      <w:rPr>
        <w:color w:val="FFFFFF" w:themeColor="background1"/>
      </w:rPr>
      <w:tblPr/>
      <w:tcPr>
        <w:shd w:val="clear" w:color="auto" w:fill="BF9800" w:themeFill="accent6" w:themeFillShade="BF"/>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Colou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3F6FF" w:themeFill="accen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B9E8FF" w:themeFill="accent1" w:themeFillTint="3F"/>
      </w:tcPr>
    </w:tblStylePr>
    <w:tblStylePr w:type="band1Horz">
      <w:tblPr/>
      <w:tcPr>
        <w:shd w:val="clear" w:color="auto" w:fill="C6ECFF" w:themeFill="accent1" w:themeFillTint="33"/>
      </w:tcPr>
    </w:tblStylePr>
  </w:style>
  <w:style w:type="table" w:styleId="Colou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FF6E0" w:themeFill="accent2"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E9B2" w:themeFill="accent2" w:themeFillTint="3F"/>
      </w:tcPr>
    </w:tblStylePr>
    <w:tblStylePr w:type="band1Horz">
      <w:tblPr/>
      <w:tcPr>
        <w:shd w:val="clear" w:color="auto" w:fill="FFEDC0" w:themeFill="accent2" w:themeFillTint="33"/>
      </w:tcPr>
    </w:tblStylePr>
  </w:style>
  <w:style w:type="table" w:styleId="Colou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E1EFFF" w:themeFill="accent3" w:themeFillTint="19"/>
    </w:tcPr>
    <w:tblStylePr w:type="firstRow">
      <w:rPr>
        <w:b/>
        <w:bCs/>
        <w:color w:val="FFFFFF" w:themeColor="background1"/>
      </w:rPr>
      <w:tblPr/>
      <w:tcPr>
        <w:tcBorders>
          <w:bottom w:val="single" w:sz="12" w:space="0" w:color="FFFFFF" w:themeColor="background1"/>
        </w:tcBorders>
        <w:shd w:val="clear" w:color="auto" w:fill="B40028" w:themeFill="accent4" w:themeFillShade="CC"/>
      </w:tcPr>
    </w:tblStylePr>
    <w:tblStylePr w:type="lastRow">
      <w:rPr>
        <w:b/>
        <w:bCs/>
        <w:color w:val="B4002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B3D9FF" w:themeFill="accent3" w:themeFillTint="3F"/>
      </w:tcPr>
    </w:tblStylePr>
    <w:tblStylePr w:type="band1Horz">
      <w:tblPr/>
      <w:tcPr>
        <w:shd w:val="clear" w:color="auto" w:fill="C1E0FF" w:themeFill="accent3" w:themeFillTint="33"/>
      </w:tcPr>
    </w:tblStylePr>
  </w:style>
  <w:style w:type="table" w:styleId="Colou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FE3E9" w:themeFill="accent4" w:themeFillTint="19"/>
    </w:tcPr>
    <w:tblStylePr w:type="firstRow">
      <w:rPr>
        <w:b/>
        <w:bCs/>
        <w:color w:val="FFFFFF" w:themeColor="background1"/>
      </w:rPr>
      <w:tblPr/>
      <w:tcPr>
        <w:tcBorders>
          <w:bottom w:val="single" w:sz="12" w:space="0" w:color="FFFFFF" w:themeColor="background1"/>
        </w:tcBorders>
        <w:shd w:val="clear" w:color="auto" w:fill="0051A3" w:themeFill="accent3" w:themeFillShade="CC"/>
      </w:tcPr>
    </w:tblStylePr>
    <w:tblStylePr w:type="lastRow">
      <w:rPr>
        <w:b/>
        <w:bCs/>
        <w:color w:val="0051A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B8C8" w:themeFill="accent4" w:themeFillTint="3F"/>
      </w:tcPr>
    </w:tblStylePr>
    <w:tblStylePr w:type="band1Horz">
      <w:tblPr/>
      <w:tcPr>
        <w:shd w:val="clear" w:color="auto" w:fill="FFC6D2" w:themeFill="accent4" w:themeFillTint="33"/>
      </w:tcPr>
    </w:tblStylePr>
  </w:style>
  <w:style w:type="table" w:styleId="Colou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FFF5E6" w:themeFill="accent5" w:themeFillTint="19"/>
    </w:tcPr>
    <w:tblStylePr w:type="firstRow">
      <w:rPr>
        <w:b/>
        <w:bCs/>
        <w:color w:val="FFFFFF" w:themeColor="background1"/>
      </w:rPr>
      <w:tblPr/>
      <w:tcPr>
        <w:tcBorders>
          <w:bottom w:val="single" w:sz="12" w:space="0" w:color="FFFFFF" w:themeColor="background1"/>
        </w:tcBorders>
        <w:shd w:val="clear" w:color="auto" w:fill="CCA300" w:themeFill="accent6" w:themeFillShade="CC"/>
      </w:tcPr>
    </w:tblStylePr>
    <w:tblStylePr w:type="lastRow">
      <w:rPr>
        <w:b/>
        <w:bCs/>
        <w:color w:val="CCA3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E5C0" w:themeFill="accent5" w:themeFillTint="3F"/>
      </w:tcPr>
    </w:tblStylePr>
    <w:tblStylePr w:type="band1Horz">
      <w:tblPr/>
      <w:tcPr>
        <w:shd w:val="clear" w:color="auto" w:fill="FFEACC" w:themeFill="accent5" w:themeFillTint="33"/>
      </w:tcPr>
    </w:tblStylePr>
  </w:style>
  <w:style w:type="table" w:styleId="Colou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FFAE6" w:themeFill="accent6" w:themeFillTint="19"/>
    </w:tcPr>
    <w:tblStylePr w:type="firstRow">
      <w:rPr>
        <w:b/>
        <w:bCs/>
        <w:color w:val="FFFFFF" w:themeColor="background1"/>
      </w:rPr>
      <w:tblPr/>
      <w:tcPr>
        <w:tcBorders>
          <w:bottom w:val="single" w:sz="12" w:space="0" w:color="FFFFFF" w:themeColor="background1"/>
        </w:tcBorders>
        <w:shd w:val="clear" w:color="auto" w:fill="CC7A00" w:themeFill="accent5" w:themeFillShade="CC"/>
      </w:tcPr>
    </w:tblStylePr>
    <w:tblStylePr w:type="lastRow">
      <w:rPr>
        <w:b/>
        <w:bCs/>
        <w:color w:val="CC7A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F2C0" w:themeFill="accent6" w:themeFillTint="3F"/>
      </w:tcPr>
    </w:tblStylePr>
    <w:tblStylePr w:type="band1Horz">
      <w:tblPr/>
      <w:tcPr>
        <w:shd w:val="clear" w:color="auto" w:fill="FFF4CC" w:themeFill="accent6" w:themeFillTint="33"/>
      </w:tcPr>
    </w:tblStylePr>
  </w:style>
  <w:style w:type="table" w:styleId="Colou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009CE5" w:themeColor="accent1"/>
        <w:bottom w:val="single" w:sz="4" w:space="0" w:color="009CE5" w:themeColor="accent1"/>
        <w:right w:val="single" w:sz="4" w:space="0" w:color="009CE5" w:themeColor="accent1"/>
        <w:insideH w:val="single" w:sz="4" w:space="0" w:color="FFFFFF" w:themeColor="background1"/>
        <w:insideV w:val="single" w:sz="4" w:space="0" w:color="FFFFFF" w:themeColor="background1"/>
      </w:tblBorders>
    </w:tblPr>
    <w:tcPr>
      <w:shd w:val="clear" w:color="auto" w:fill="E3F6FF" w:themeFill="accent1"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9"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5D89"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5D89" w:themeFill="accent1" w:themeFillShade="99"/>
      </w:tcPr>
    </w:tblStylePr>
    <w:tblStylePr w:type="band1Vert">
      <w:tblPr/>
      <w:tcPr>
        <w:shd w:val="clear" w:color="auto" w:fill="8EDAFF" w:themeFill="accent1" w:themeFillTint="66"/>
      </w:tcPr>
    </w:tblStylePr>
    <w:tblStylePr w:type="band1Horz">
      <w:tblPr/>
      <w:tcPr>
        <w:shd w:val="clear" w:color="auto" w:fill="73D1FF"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C79000" w:themeColor="accent2"/>
        <w:bottom w:val="single" w:sz="4" w:space="0" w:color="C79000" w:themeColor="accent2"/>
        <w:right w:val="single" w:sz="4" w:space="0" w:color="C79000" w:themeColor="accent2"/>
        <w:insideH w:val="single" w:sz="4" w:space="0" w:color="FFFFFF" w:themeColor="background1"/>
        <w:insideV w:val="single" w:sz="4" w:space="0" w:color="FFFFFF" w:themeColor="background1"/>
      </w:tblBorders>
    </w:tblPr>
    <w:tcPr>
      <w:shd w:val="clear" w:color="auto" w:fill="FFF6E0" w:themeFill="accent2"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5600"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5600"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5600" w:themeFill="accent2" w:themeFillShade="99"/>
      </w:tcPr>
    </w:tblStylePr>
    <w:tblStylePr w:type="band1Vert">
      <w:tblPr/>
      <w:tcPr>
        <w:shd w:val="clear" w:color="auto" w:fill="FFDC82" w:themeFill="accent2" w:themeFillTint="66"/>
      </w:tcPr>
    </w:tblStylePr>
    <w:tblStylePr w:type="band1Horz">
      <w:tblPr/>
      <w:tcPr>
        <w:shd w:val="clear" w:color="auto" w:fill="FFD364"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E20033" w:themeColor="accent4"/>
        <w:left w:val="single" w:sz="4" w:space="0" w:color="0066CC" w:themeColor="accent3"/>
        <w:bottom w:val="single" w:sz="4" w:space="0" w:color="0066CC" w:themeColor="accent3"/>
        <w:right w:val="single" w:sz="4" w:space="0" w:color="0066CC" w:themeColor="accent3"/>
        <w:insideH w:val="single" w:sz="4" w:space="0" w:color="FFFFFF" w:themeColor="background1"/>
        <w:insideV w:val="single" w:sz="4" w:space="0" w:color="FFFFFF" w:themeColor="background1"/>
      </w:tblBorders>
    </w:tblPr>
    <w:tcPr>
      <w:shd w:val="clear" w:color="auto" w:fill="E1EFFF" w:themeFill="accent3" w:themeFillTint="19"/>
    </w:tcPr>
    <w:tblStylePr w:type="firstRow">
      <w:rPr>
        <w:b/>
        <w:bCs/>
      </w:rPr>
      <w:tblPr/>
      <w:tcPr>
        <w:tcBorders>
          <w:top w:val="none" w:sz="4" w:space="0" w:color="000000"/>
          <w:left w:val="none" w:sz="4" w:space="0" w:color="000000"/>
          <w:bottom w:val="single" w:sz="24" w:space="0" w:color="E20033"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C7A"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3C7A"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3C7A" w:themeFill="accent3" w:themeFillShade="99"/>
      </w:tcPr>
    </w:tblStylePr>
    <w:tblStylePr w:type="band1Vert">
      <w:tblPr/>
      <w:tcPr>
        <w:shd w:val="clear" w:color="auto" w:fill="84C1FF" w:themeFill="accent3" w:themeFillTint="66"/>
      </w:tcPr>
    </w:tblStylePr>
    <w:tblStylePr w:type="band1Horz">
      <w:tblPr/>
      <w:tcPr>
        <w:shd w:val="clear" w:color="auto" w:fill="66B2FF" w:themeFill="accent3" w:themeFillTint="7F"/>
      </w:tcPr>
    </w:tblStylePr>
  </w:style>
  <w:style w:type="table" w:styleId="Colou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0066CC" w:themeColor="accent3"/>
        <w:left w:val="single" w:sz="4" w:space="0" w:color="E20033" w:themeColor="accent4"/>
        <w:bottom w:val="single" w:sz="4" w:space="0" w:color="E20033" w:themeColor="accent4"/>
        <w:right w:val="single" w:sz="4" w:space="0" w:color="E20033" w:themeColor="accent4"/>
        <w:insideH w:val="single" w:sz="4" w:space="0" w:color="FFFFFF" w:themeColor="background1"/>
        <w:insideV w:val="single" w:sz="4" w:space="0" w:color="FFFFFF" w:themeColor="background1"/>
      </w:tblBorders>
    </w:tblPr>
    <w:tcPr>
      <w:shd w:val="clear" w:color="auto" w:fill="FFE3E9" w:themeFill="accent4" w:themeFillTint="19"/>
    </w:tcPr>
    <w:tblStylePr w:type="firstRow">
      <w:rPr>
        <w:b/>
        <w:bCs/>
      </w:rPr>
      <w:tblPr/>
      <w:tcPr>
        <w:tcBorders>
          <w:top w:val="none" w:sz="4" w:space="0" w:color="000000"/>
          <w:left w:val="none" w:sz="4" w:space="0" w:color="000000"/>
          <w:bottom w:val="single" w:sz="24" w:space="0" w:color="0066CC"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001E"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87001E"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87001E" w:themeFill="accent4" w:themeFillShade="99"/>
      </w:tcPr>
    </w:tblStylePr>
    <w:tblStylePr w:type="band1Vert">
      <w:tblPr/>
      <w:tcPr>
        <w:shd w:val="clear" w:color="auto" w:fill="FF8DA6" w:themeFill="accent4" w:themeFillTint="66"/>
      </w:tcPr>
    </w:tblStylePr>
    <w:tblStylePr w:type="band1Horz">
      <w:tblPr/>
      <w:tcPr>
        <w:shd w:val="clear" w:color="auto" w:fill="FF7191"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FFCC00" w:themeColor="accent6"/>
        <w:left w:val="single" w:sz="4" w:space="0" w:color="FF9900" w:themeColor="accent5"/>
        <w:bottom w:val="single" w:sz="4" w:space="0" w:color="FF9900" w:themeColor="accent5"/>
        <w:right w:val="single" w:sz="4" w:space="0" w:color="FF9900" w:themeColor="accent5"/>
        <w:insideH w:val="single" w:sz="4" w:space="0" w:color="FFFFFF" w:themeColor="background1"/>
        <w:insideV w:val="single" w:sz="4" w:space="0" w:color="FFFFFF" w:themeColor="background1"/>
      </w:tblBorders>
    </w:tblPr>
    <w:tcPr>
      <w:shd w:val="clear" w:color="auto" w:fill="FFF5E6" w:themeFill="accent5" w:themeFillTint="19"/>
    </w:tcPr>
    <w:tblStylePr w:type="firstRow">
      <w:rPr>
        <w:b/>
        <w:bCs/>
      </w:rPr>
      <w:tblPr/>
      <w:tcPr>
        <w:tcBorders>
          <w:top w:val="none" w:sz="4" w:space="0" w:color="000000"/>
          <w:left w:val="none" w:sz="4" w:space="0" w:color="000000"/>
          <w:bottom w:val="single" w:sz="24" w:space="0" w:color="FFCC00"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5B00"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5B00"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5B00" w:themeFill="accent5" w:themeFillShade="99"/>
      </w:tcPr>
    </w:tblStylePr>
    <w:tblStylePr w:type="band1Vert">
      <w:tblPr/>
      <w:tcPr>
        <w:shd w:val="clear" w:color="auto" w:fill="FFD699" w:themeFill="accent5" w:themeFillTint="66"/>
      </w:tcPr>
    </w:tblStylePr>
    <w:tblStylePr w:type="band1Horz">
      <w:tblPr/>
      <w:tcPr>
        <w:shd w:val="clear" w:color="auto" w:fill="FFCC80"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FF9900" w:themeColor="accent5"/>
        <w:left w:val="single" w:sz="4" w:space="0" w:color="FFCC00" w:themeColor="accent6"/>
        <w:bottom w:val="single" w:sz="4" w:space="0" w:color="FFCC00" w:themeColor="accent6"/>
        <w:right w:val="single" w:sz="4" w:space="0" w:color="FFCC00" w:themeColor="accent6"/>
        <w:insideH w:val="single" w:sz="4" w:space="0" w:color="FFFFFF" w:themeColor="background1"/>
        <w:insideV w:val="single" w:sz="4" w:space="0" w:color="FFFFFF" w:themeColor="background1"/>
      </w:tblBorders>
    </w:tblPr>
    <w:tcPr>
      <w:shd w:val="clear" w:color="auto" w:fill="FFFAE6" w:themeFill="accent6" w:themeFillTint="19"/>
    </w:tcPr>
    <w:tblStylePr w:type="firstRow">
      <w:rPr>
        <w:b/>
        <w:bCs/>
      </w:rPr>
      <w:tblPr/>
      <w:tcPr>
        <w:tcBorders>
          <w:top w:val="none" w:sz="4" w:space="0" w:color="000000"/>
          <w:left w:val="none" w:sz="4" w:space="0" w:color="000000"/>
          <w:bottom w:val="single" w:sz="24" w:space="0" w:color="FF9900"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7A00"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7A00" w:themeFill="accent6" w:themeFillShade="99"/>
      </w:tcPr>
    </w:tblStylePr>
    <w:tblStylePr w:type="band1Vert">
      <w:tblPr/>
      <w:tcPr>
        <w:shd w:val="clear" w:color="auto" w:fill="FFEA99" w:themeFill="accent6" w:themeFillTint="66"/>
      </w:tcPr>
    </w:tblStylePr>
    <w:tblStylePr w:type="band1Horz">
      <w:tblPr/>
      <w:tcPr>
        <w:shd w:val="clear" w:color="auto" w:fill="FFE58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pPr>
      <w:spacing w:line="240" w:lineRule="auto"/>
    </w:pPr>
    <w:rPr>
      <w:sz w:val="20"/>
    </w:r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b/>
      <w:bCs/>
    </w:r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009CE5"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4D72"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74AB"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74AB"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74AB"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74AB"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79000"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34700"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56B00"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56B00"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56B00"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56B00"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0066CC"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3265"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4C98"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4C98"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4C98"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4C98"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E20033"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00019"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A90025"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A90025"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A90025"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A90025"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FF9900"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F4C00"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BF7200"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BF7200"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BF7200"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BF7200"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FCC00"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F6500"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BF9800"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BF9800"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BF9800"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BF9800" w:themeFill="accent6" w:themeFillShade="BF"/>
      </w:tcPr>
    </w:tblStylePr>
  </w:style>
  <w:style w:type="paragraph" w:styleId="Date">
    <w:name w:val="Date"/>
    <w:basedOn w:val="Normal"/>
    <w:next w:val="Normal"/>
    <w:link w:val="DateChar"/>
    <w:uiPriority w:val="99"/>
    <w:semiHidden/>
  </w:style>
  <w:style w:type="character" w:customStyle="1" w:styleId="DateChar">
    <w:name w:val="Date Char"/>
    <w:basedOn w:val="DefaultParagraphFont"/>
    <w:link w:val="Date"/>
    <w:uiPriority w:val="99"/>
    <w:semiHidden/>
    <w:rPr>
      <w:sz w:val="18"/>
    </w:rPr>
  </w:style>
  <w:style w:type="paragraph" w:styleId="DocumentMap">
    <w:name w:val="Document Map"/>
    <w:basedOn w:val="Normal"/>
    <w:link w:val="DocumentMapChar"/>
    <w:uiPriority w:val="99"/>
    <w:semiHidden/>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sz w:val="16"/>
      <w:szCs w:val="16"/>
    </w:rPr>
  </w:style>
  <w:style w:type="paragraph" w:styleId="EmailSignature">
    <w:name w:val="E-mail Signature"/>
    <w:basedOn w:val="Normal"/>
    <w:link w:val="EmailSignatureChar"/>
    <w:uiPriority w:val="99"/>
    <w:semiHidden/>
    <w:pPr>
      <w:spacing w:before="0" w:line="240" w:lineRule="auto"/>
    </w:pPr>
  </w:style>
  <w:style w:type="character" w:customStyle="1" w:styleId="EmailSignatureChar">
    <w:name w:val="Email Signature Char"/>
    <w:basedOn w:val="DefaultParagraphFont"/>
    <w:link w:val="EmailSignature"/>
    <w:uiPriority w:val="99"/>
    <w:semiHidden/>
    <w:rPr>
      <w:sz w:val="18"/>
    </w:rPr>
  </w:style>
  <w:style w:type="character" w:styleId="EndnoteReference">
    <w:name w:val="endnote reference"/>
    <w:basedOn w:val="DefaultParagraphFont"/>
    <w:uiPriority w:val="99"/>
    <w:semiHidden/>
    <w:rPr>
      <w:vertAlign w:val="superscript"/>
    </w:rPr>
  </w:style>
  <w:style w:type="paragraph" w:styleId="EndnoteText">
    <w:name w:val="endnote text"/>
    <w:basedOn w:val="Normal"/>
    <w:link w:val="EndnoteTextChar"/>
    <w:uiPriority w:val="99"/>
    <w:semiHidden/>
    <w:pPr>
      <w:spacing w:before="0" w:line="240" w:lineRule="auto"/>
    </w:pPr>
    <w:rPr>
      <w:sz w:val="20"/>
    </w:rPr>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pPr>
      <w:spacing w:before="0"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rPr>
      <w:color w:val="000000" w:themeColor="followedHyperlink"/>
      <w:u w:val="single"/>
    </w:rPr>
  </w:style>
  <w:style w:type="character" w:styleId="FootnoteReference">
    <w:name w:val="footnote reference"/>
    <w:basedOn w:val="DefaultParagraphFont"/>
    <w:uiPriority w:val="99"/>
    <w:semiHidden/>
    <w:rPr>
      <w:vertAlign w:val="superscript"/>
    </w:rPr>
  </w:style>
  <w:style w:type="paragraph" w:styleId="FootnoteText">
    <w:name w:val="footnote text"/>
    <w:basedOn w:val="Normal"/>
    <w:link w:val="FootnoteTextChar"/>
    <w:uiPriority w:val="99"/>
    <w:semiHidden/>
    <w:pPr>
      <w:spacing w:before="0" w:line="240" w:lineRule="auto"/>
    </w:pPr>
    <w:rPr>
      <w:sz w:val="20"/>
    </w:rPr>
  </w:style>
  <w:style w:type="character" w:customStyle="1" w:styleId="FootnoteTextChar">
    <w:name w:val="Footnote Text Char"/>
    <w:basedOn w:val="DefaultParagraphFont"/>
    <w:link w:val="FootnoteText"/>
    <w:uiPriority w:val="99"/>
    <w:semiHidden/>
  </w:style>
  <w:style w:type="character" w:styleId="HTMLAcronym">
    <w:name w:val="HTML Acronym"/>
    <w:basedOn w:val="DefaultParagraphFont"/>
    <w:uiPriority w:val="99"/>
    <w:semiHidden/>
  </w:style>
  <w:style w:type="paragraph" w:styleId="HTMLAddress">
    <w:name w:val="HTML Address"/>
    <w:basedOn w:val="Normal"/>
    <w:link w:val="HTMLAddressChar"/>
    <w:uiPriority w:val="99"/>
    <w:semiHidden/>
    <w:pPr>
      <w:spacing w:before="0" w:line="240" w:lineRule="auto"/>
    </w:pPr>
    <w:rPr>
      <w:i/>
      <w:iCs/>
    </w:rPr>
  </w:style>
  <w:style w:type="character" w:customStyle="1" w:styleId="HTMLAddressChar">
    <w:name w:val="HTML Address Char"/>
    <w:basedOn w:val="DefaultParagraphFont"/>
    <w:link w:val="HTMLAddress"/>
    <w:uiPriority w:val="99"/>
    <w:semiHidden/>
    <w:rPr>
      <w:i/>
      <w:iCs/>
      <w:sz w:val="18"/>
    </w:rPr>
  </w:style>
  <w:style w:type="character" w:styleId="HTMLCite">
    <w:name w:val="HTML Cite"/>
    <w:basedOn w:val="DefaultParagraphFont"/>
    <w:uiPriority w:val="99"/>
    <w:semiHidden/>
    <w:rPr>
      <w:i/>
      <w:iCs/>
    </w:rPr>
  </w:style>
  <w:style w:type="character" w:styleId="HTMLCode">
    <w:name w:val="HTML Code"/>
    <w:basedOn w:val="DefaultParagraphFont"/>
    <w:uiPriority w:val="99"/>
    <w:semiHidden/>
    <w:rPr>
      <w:rFonts w:ascii="Consolas" w:hAnsi="Consolas" w:cs="Consolas"/>
      <w:sz w:val="20"/>
      <w:szCs w:val="20"/>
    </w:rPr>
  </w:style>
  <w:style w:type="character" w:styleId="HTMLDefinition">
    <w:name w:val="HTML Definition"/>
    <w:basedOn w:val="DefaultParagraphFont"/>
    <w:uiPriority w:val="99"/>
    <w:semiHidden/>
    <w:rPr>
      <w:i/>
      <w:iCs/>
    </w:rPr>
  </w:style>
  <w:style w:type="character" w:styleId="HTMLKeyboard">
    <w:name w:val="HTML Keyboard"/>
    <w:basedOn w:val="DefaultParagraphFont"/>
    <w:uiPriority w:val="99"/>
    <w:semiHidden/>
    <w:rPr>
      <w:rFonts w:ascii="Consolas" w:hAnsi="Consolas" w:cs="Consolas"/>
      <w:sz w:val="20"/>
      <w:szCs w:val="20"/>
    </w:rPr>
  </w:style>
  <w:style w:type="paragraph" w:styleId="HTMLPreformatted">
    <w:name w:val="HTML Preformatted"/>
    <w:basedOn w:val="Normal"/>
    <w:link w:val="HTMLPreformattedChar"/>
    <w:uiPriority w:val="99"/>
    <w:semiHidden/>
    <w:pPr>
      <w:spacing w:before="0" w:line="240" w:lineRule="auto"/>
    </w:pPr>
    <w:rPr>
      <w:rFonts w:ascii="Consolas" w:hAnsi="Consolas" w:cs="Consolas"/>
      <w:sz w:val="20"/>
    </w:rPr>
  </w:style>
  <w:style w:type="character" w:customStyle="1" w:styleId="HTMLPreformattedChar">
    <w:name w:val="HTML Preformatted Char"/>
    <w:basedOn w:val="DefaultParagraphFont"/>
    <w:link w:val="HTMLPreformatted"/>
    <w:uiPriority w:val="99"/>
    <w:semiHidden/>
    <w:rPr>
      <w:rFonts w:ascii="Consolas" w:hAnsi="Consolas" w:cs="Consolas"/>
    </w:rPr>
  </w:style>
  <w:style w:type="character" w:styleId="HTMLSample">
    <w:name w:val="HTML Sample"/>
    <w:basedOn w:val="DefaultParagraphFont"/>
    <w:uiPriority w:val="99"/>
    <w:semiHidden/>
    <w:rPr>
      <w:rFonts w:ascii="Consolas" w:hAnsi="Consolas" w:cs="Consolas"/>
      <w:sz w:val="24"/>
      <w:szCs w:val="24"/>
    </w:rPr>
  </w:style>
  <w:style w:type="character" w:styleId="HTMLTypewriter">
    <w:name w:val="HTML Typewriter"/>
    <w:basedOn w:val="DefaultParagraphFont"/>
    <w:uiPriority w:val="99"/>
    <w:semiHidden/>
    <w:rPr>
      <w:rFonts w:ascii="Consolas" w:hAnsi="Consolas" w:cs="Consolas"/>
      <w:sz w:val="20"/>
      <w:szCs w:val="20"/>
    </w:rPr>
  </w:style>
  <w:style w:type="character" w:styleId="HTMLVariable">
    <w:name w:val="HTML Variable"/>
    <w:basedOn w:val="DefaultParagraphFont"/>
    <w:uiPriority w:val="99"/>
    <w:semiHidden/>
    <w:rPr>
      <w:i/>
      <w:iCs/>
    </w:rPr>
  </w:style>
  <w:style w:type="paragraph" w:styleId="Index1">
    <w:name w:val="index 1"/>
    <w:basedOn w:val="Normal"/>
    <w:next w:val="Normal"/>
    <w:uiPriority w:val="99"/>
    <w:semiHidden/>
    <w:pPr>
      <w:spacing w:before="0" w:line="240" w:lineRule="auto"/>
      <w:ind w:left="180" w:hanging="180"/>
    </w:pPr>
  </w:style>
  <w:style w:type="paragraph" w:styleId="Index2">
    <w:name w:val="index 2"/>
    <w:basedOn w:val="Normal"/>
    <w:next w:val="Normal"/>
    <w:uiPriority w:val="99"/>
    <w:semiHidden/>
    <w:pPr>
      <w:spacing w:before="0" w:line="240" w:lineRule="auto"/>
      <w:ind w:left="360" w:hanging="180"/>
    </w:pPr>
  </w:style>
  <w:style w:type="paragraph" w:styleId="Index3">
    <w:name w:val="index 3"/>
    <w:basedOn w:val="Normal"/>
    <w:next w:val="Normal"/>
    <w:uiPriority w:val="99"/>
    <w:semiHidden/>
    <w:pPr>
      <w:spacing w:before="0" w:line="240" w:lineRule="auto"/>
      <w:ind w:left="540" w:hanging="180"/>
    </w:pPr>
  </w:style>
  <w:style w:type="paragraph" w:styleId="Index4">
    <w:name w:val="index 4"/>
    <w:basedOn w:val="Normal"/>
    <w:next w:val="Normal"/>
    <w:uiPriority w:val="99"/>
    <w:semiHidden/>
    <w:pPr>
      <w:spacing w:before="0" w:line="240" w:lineRule="auto"/>
      <w:ind w:left="720" w:hanging="180"/>
    </w:pPr>
  </w:style>
  <w:style w:type="paragraph" w:styleId="Index5">
    <w:name w:val="index 5"/>
    <w:basedOn w:val="Normal"/>
    <w:next w:val="Normal"/>
    <w:uiPriority w:val="99"/>
    <w:semiHidden/>
    <w:pPr>
      <w:spacing w:before="0" w:line="240" w:lineRule="auto"/>
      <w:ind w:left="900" w:hanging="180"/>
    </w:pPr>
  </w:style>
  <w:style w:type="paragraph" w:styleId="Index6">
    <w:name w:val="index 6"/>
    <w:basedOn w:val="Normal"/>
    <w:next w:val="Normal"/>
    <w:uiPriority w:val="99"/>
    <w:semiHidden/>
    <w:pPr>
      <w:spacing w:before="0" w:line="240" w:lineRule="auto"/>
      <w:ind w:left="1080" w:hanging="180"/>
    </w:pPr>
  </w:style>
  <w:style w:type="paragraph" w:styleId="Index7">
    <w:name w:val="index 7"/>
    <w:basedOn w:val="Normal"/>
    <w:next w:val="Normal"/>
    <w:uiPriority w:val="99"/>
    <w:semiHidden/>
    <w:pPr>
      <w:spacing w:before="0" w:line="240" w:lineRule="auto"/>
      <w:ind w:left="1260" w:hanging="180"/>
    </w:pPr>
  </w:style>
  <w:style w:type="paragraph" w:styleId="Index8">
    <w:name w:val="index 8"/>
    <w:basedOn w:val="Normal"/>
    <w:next w:val="Normal"/>
    <w:uiPriority w:val="99"/>
    <w:semiHidden/>
    <w:pPr>
      <w:spacing w:before="0" w:line="240" w:lineRule="auto"/>
      <w:ind w:left="1440" w:hanging="180"/>
    </w:pPr>
  </w:style>
  <w:style w:type="paragraph" w:styleId="Index9">
    <w:name w:val="index 9"/>
    <w:basedOn w:val="Normal"/>
    <w:next w:val="Normal"/>
    <w:uiPriority w:val="99"/>
    <w:semiHidden/>
    <w:pPr>
      <w:spacing w:before="0" w:line="240" w:lineRule="auto"/>
      <w:ind w:left="1620" w:hanging="180"/>
    </w:pPr>
  </w:style>
  <w:style w:type="paragraph" w:styleId="IndexHeading">
    <w:name w:val="index heading"/>
    <w:basedOn w:val="Normal"/>
    <w:next w:val="Index1"/>
    <w:uiPriority w:val="99"/>
    <w:semiHidden/>
    <w:rPr>
      <w:rFonts w:asciiTheme="majorHAnsi" w:eastAsiaTheme="majorEastAsia" w:hAnsiTheme="majorHAnsi" w:cstheme="majorBidi"/>
      <w:b/>
      <w:bCs/>
    </w:r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18" w:space="0" w:color="009CE5" w:themeColor="accent1"/>
          <w:right w:val="single" w:sz="8" w:space="0" w:color="009CE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2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18" w:space="0" w:color="C79000" w:themeColor="accent2"/>
          <w:right w:val="single" w:sz="8" w:space="0" w:color="C79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2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18" w:space="0" w:color="0066CC" w:themeColor="accent3"/>
          <w:right w:val="single" w:sz="8" w:space="0" w:color="0066C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2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18" w:space="0" w:color="E20033" w:themeColor="accent4"/>
          <w:right w:val="single" w:sz="8" w:space="0" w:color="E2003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2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18" w:space="0" w:color="FF9900" w:themeColor="accent5"/>
          <w:right w:val="single" w:sz="8" w:space="0" w:color="FF99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2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18" w:space="0" w:color="FFCC00" w:themeColor="accent6"/>
          <w:right w:val="single" w:sz="8" w:space="0" w:color="FFCC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2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pPr>
        <w:spacing w:before="0" w:after="0" w:line="240" w:lineRule="auto"/>
      </w:pPr>
      <w:rPr>
        <w:b/>
        <w:bCs/>
        <w:color w:val="FFFFFF" w:themeColor="background1"/>
      </w:rPr>
      <w:tblPr/>
      <w:tcPr>
        <w:shd w:val="clear" w:color="auto" w:fill="009CE5" w:themeFill="accent1"/>
      </w:tcPr>
    </w:tblStylePr>
    <w:tblStylePr w:type="lastRow">
      <w:pPr>
        <w:spacing w:before="0" w:after="0" w:line="240" w:lineRule="auto"/>
      </w:pPr>
      <w:rPr>
        <w:b/>
        <w:bCs/>
      </w:rPr>
      <w:tblPr/>
      <w:tcPr>
        <w:tcBorders>
          <w:top w:val="sing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b/>
        <w:bCs/>
      </w:rPr>
    </w:tblStylePr>
    <w:tblStylePr w:type="lastCol">
      <w:rPr>
        <w:b/>
        <w:bCs/>
      </w:r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pPr>
        <w:spacing w:before="0" w:after="0" w:line="240" w:lineRule="auto"/>
      </w:pPr>
      <w:rPr>
        <w:b/>
        <w:bCs/>
        <w:color w:val="FFFFFF" w:themeColor="background1"/>
      </w:rPr>
      <w:tblPr/>
      <w:tcPr>
        <w:shd w:val="clear" w:color="auto" w:fill="C79000" w:themeFill="accent2"/>
      </w:tcPr>
    </w:tblStylePr>
    <w:tblStylePr w:type="lastRow">
      <w:pPr>
        <w:spacing w:before="0" w:after="0" w:line="240" w:lineRule="auto"/>
      </w:pPr>
      <w:rPr>
        <w:b/>
        <w:bCs/>
      </w:rPr>
      <w:tblPr/>
      <w:tcPr>
        <w:tcBorders>
          <w:top w:val="sing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b/>
        <w:bCs/>
      </w:rPr>
    </w:tblStylePr>
    <w:tblStylePr w:type="lastCol">
      <w:rPr>
        <w:b/>
        <w:bCs/>
      </w:r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pPr>
        <w:spacing w:before="0" w:after="0" w:line="240" w:lineRule="auto"/>
      </w:pPr>
      <w:rPr>
        <w:b/>
        <w:bCs/>
        <w:color w:val="FFFFFF" w:themeColor="background1"/>
      </w:rPr>
      <w:tblPr/>
      <w:tcPr>
        <w:shd w:val="clear" w:color="auto" w:fill="0066CC" w:themeFill="accent3"/>
      </w:tcPr>
    </w:tblStylePr>
    <w:tblStylePr w:type="lastRow">
      <w:pPr>
        <w:spacing w:before="0" w:after="0" w:line="240" w:lineRule="auto"/>
      </w:pPr>
      <w:rPr>
        <w:b/>
        <w:bCs/>
      </w:rPr>
      <w:tblPr/>
      <w:tcPr>
        <w:tcBorders>
          <w:top w:val="sing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b/>
        <w:bCs/>
      </w:rPr>
    </w:tblStylePr>
    <w:tblStylePr w:type="lastCol">
      <w:rPr>
        <w:b/>
        <w:bCs/>
      </w:r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pPr>
        <w:spacing w:before="0" w:after="0" w:line="240" w:lineRule="auto"/>
      </w:pPr>
      <w:rPr>
        <w:b/>
        <w:bCs/>
        <w:color w:val="FFFFFF" w:themeColor="background1"/>
      </w:rPr>
      <w:tblPr/>
      <w:tcPr>
        <w:shd w:val="clear" w:color="auto" w:fill="E20033" w:themeFill="accent4"/>
      </w:tcPr>
    </w:tblStylePr>
    <w:tblStylePr w:type="lastRow">
      <w:pPr>
        <w:spacing w:before="0" w:after="0" w:line="240" w:lineRule="auto"/>
      </w:pPr>
      <w:rPr>
        <w:b/>
        <w:bCs/>
      </w:rPr>
      <w:tblPr/>
      <w:tcPr>
        <w:tcBorders>
          <w:top w:val="sing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b/>
        <w:bCs/>
      </w:rPr>
    </w:tblStylePr>
    <w:tblStylePr w:type="lastCol">
      <w:rPr>
        <w:b/>
        <w:bCs/>
      </w:r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pPr>
        <w:spacing w:before="0" w:after="0" w:line="240" w:lineRule="auto"/>
      </w:pPr>
      <w:rPr>
        <w:b/>
        <w:bCs/>
        <w:color w:val="FFFFFF" w:themeColor="background1"/>
      </w:rPr>
      <w:tblPr/>
      <w:tcPr>
        <w:shd w:val="clear" w:color="auto" w:fill="FF9900" w:themeFill="accent5"/>
      </w:tcPr>
    </w:tblStylePr>
    <w:tblStylePr w:type="lastRow">
      <w:pPr>
        <w:spacing w:before="0" w:after="0" w:line="240" w:lineRule="auto"/>
      </w:pPr>
      <w:rPr>
        <w:b/>
        <w:bCs/>
      </w:rPr>
      <w:tblPr/>
      <w:tcPr>
        <w:tcBorders>
          <w:top w:val="sing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b/>
        <w:bCs/>
      </w:rPr>
    </w:tblStylePr>
    <w:tblStylePr w:type="lastCol">
      <w:rPr>
        <w:b/>
        <w:bCs/>
      </w:r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pPr>
        <w:spacing w:before="0" w:after="0" w:line="240" w:lineRule="auto"/>
      </w:pPr>
      <w:rPr>
        <w:b/>
        <w:bCs/>
        <w:color w:val="FFFFFF" w:themeColor="background1"/>
      </w:rPr>
      <w:tblPr/>
      <w:tcPr>
        <w:shd w:val="clear" w:color="auto" w:fill="FFCC00" w:themeFill="accent6"/>
      </w:tcPr>
    </w:tblStylePr>
    <w:tblStylePr w:type="lastRow">
      <w:pPr>
        <w:spacing w:before="0" w:after="0" w:line="240" w:lineRule="auto"/>
      </w:pPr>
      <w:rPr>
        <w:b/>
        <w:bCs/>
      </w:rPr>
      <w:tblPr/>
      <w:tcPr>
        <w:tcBorders>
          <w:top w:val="sing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b/>
        <w:bCs/>
      </w:rPr>
    </w:tblStylePr>
    <w:tblStylePr w:type="lastCol">
      <w:rPr>
        <w:b/>
        <w:bCs/>
      </w:r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0074AB" w:themeColor="accent1" w:themeShade="BF"/>
    </w:rPr>
    <w:tblPr>
      <w:tblStyleRowBandSize w:val="1"/>
      <w:tblStyleColBandSize w:val="1"/>
      <w:tblBorders>
        <w:top w:val="single" w:sz="8" w:space="0" w:color="009CE5" w:themeColor="accent1"/>
        <w:bottom w:val="single" w:sz="8" w:space="0" w:color="009CE5" w:themeColor="accent1"/>
      </w:tblBorders>
    </w:tblPr>
    <w:tblStylePr w:type="firstRow">
      <w:pPr>
        <w:spacing w:before="0" w:after="0" w:line="240" w:lineRule="auto"/>
      </w:pPr>
      <w:rPr>
        <w:b/>
        <w:bCs/>
      </w:rPr>
      <w:tblPr/>
      <w:tcPr>
        <w:tcBorders>
          <w:top w:val="single" w:sz="8" w:space="0" w:color="009CE5" w:themeColor="accent1"/>
          <w:left w:val="none" w:sz="4" w:space="0" w:color="000000"/>
          <w:bottom w:val="single" w:sz="8" w:space="0" w:color="009CE5" w:themeColor="accent1"/>
          <w:right w:val="none" w:sz="4" w:space="0" w:color="000000"/>
        </w:tcBorders>
      </w:tcPr>
    </w:tblStylePr>
    <w:tblStylePr w:type="lastRow">
      <w:pPr>
        <w:spacing w:before="0" w:after="0" w:line="240" w:lineRule="auto"/>
      </w:pPr>
      <w:rPr>
        <w:b/>
        <w:bCs/>
      </w:rPr>
      <w:tblPr/>
      <w:tcPr>
        <w:tcBorders>
          <w:top w:val="single" w:sz="8" w:space="0" w:color="009CE5" w:themeColor="accent1"/>
          <w:left w:val="none" w:sz="4" w:space="0" w:color="000000"/>
          <w:bottom w:val="single" w:sz="8" w:space="0" w:color="009CE5"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B9E8FF" w:themeFill="accent1" w:themeFillTint="3F"/>
      </w:tcPr>
    </w:tblStylePr>
    <w:tblStylePr w:type="band1Horz">
      <w:tblPr/>
      <w:tcPr>
        <w:tcBorders>
          <w:left w:val="none" w:sz="4" w:space="0" w:color="000000"/>
          <w:right w:val="none" w:sz="4" w:space="0" w:color="000000"/>
        </w:tcBorders>
        <w:shd w:val="clear" w:color="auto" w:fill="B9E8FF" w:themeFill="accent1" w:themeFillTint="3F"/>
      </w:tcPr>
    </w:tblStylePr>
  </w:style>
  <w:style w:type="table" w:styleId="LightShading-Accent2">
    <w:name w:val="Light Shading Accent 2"/>
    <w:basedOn w:val="TableNormal"/>
    <w:uiPriority w:val="60"/>
    <w:pPr>
      <w:spacing w:after="0" w:line="240" w:lineRule="auto"/>
    </w:pPr>
    <w:rPr>
      <w:color w:val="956B00" w:themeColor="accent2" w:themeShade="BF"/>
    </w:rPr>
    <w:tblPr>
      <w:tblStyleRowBandSize w:val="1"/>
      <w:tblStyleColBandSize w:val="1"/>
      <w:tblBorders>
        <w:top w:val="single" w:sz="8" w:space="0" w:color="C79000" w:themeColor="accent2"/>
        <w:bottom w:val="single" w:sz="8" w:space="0" w:color="C79000" w:themeColor="accent2"/>
      </w:tblBorders>
    </w:tblPr>
    <w:tblStylePr w:type="firstRow">
      <w:pPr>
        <w:spacing w:before="0" w:after="0" w:line="240" w:lineRule="auto"/>
      </w:pPr>
      <w:rPr>
        <w:b/>
        <w:bCs/>
      </w:rPr>
      <w:tblPr/>
      <w:tcPr>
        <w:tcBorders>
          <w:top w:val="single" w:sz="8" w:space="0" w:color="C79000" w:themeColor="accent2"/>
          <w:left w:val="none" w:sz="4" w:space="0" w:color="000000"/>
          <w:bottom w:val="single" w:sz="8" w:space="0" w:color="C79000" w:themeColor="accent2"/>
          <w:right w:val="none" w:sz="4" w:space="0" w:color="000000"/>
        </w:tcBorders>
      </w:tcPr>
    </w:tblStylePr>
    <w:tblStylePr w:type="lastRow">
      <w:pPr>
        <w:spacing w:before="0" w:after="0" w:line="240" w:lineRule="auto"/>
      </w:pPr>
      <w:rPr>
        <w:b/>
        <w:bCs/>
      </w:rPr>
      <w:tblPr/>
      <w:tcPr>
        <w:tcBorders>
          <w:top w:val="single" w:sz="8" w:space="0" w:color="C79000" w:themeColor="accent2"/>
          <w:left w:val="none" w:sz="4" w:space="0" w:color="000000"/>
          <w:bottom w:val="single" w:sz="8" w:space="0" w:color="C79000"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E9B2" w:themeFill="accent2" w:themeFillTint="3F"/>
      </w:tcPr>
    </w:tblStylePr>
    <w:tblStylePr w:type="band1Horz">
      <w:tblPr/>
      <w:tcPr>
        <w:tcBorders>
          <w:left w:val="none" w:sz="4" w:space="0" w:color="000000"/>
          <w:right w:val="none" w:sz="4" w:space="0" w:color="000000"/>
        </w:tcBorders>
        <w:shd w:val="clear" w:color="auto" w:fill="FFE9B2" w:themeFill="accent2" w:themeFillTint="3F"/>
      </w:tcPr>
    </w:tblStylePr>
  </w:style>
  <w:style w:type="table" w:styleId="LightShading-Accent3">
    <w:name w:val="Light Shading Accent 3"/>
    <w:basedOn w:val="TableNormal"/>
    <w:uiPriority w:val="60"/>
    <w:pPr>
      <w:spacing w:after="0" w:line="240" w:lineRule="auto"/>
    </w:pPr>
    <w:rPr>
      <w:color w:val="004C98" w:themeColor="accent3" w:themeShade="BF"/>
    </w:rPr>
    <w:tblPr>
      <w:tblStyleRowBandSize w:val="1"/>
      <w:tblStyleColBandSize w:val="1"/>
      <w:tblBorders>
        <w:top w:val="single" w:sz="8" w:space="0" w:color="0066CC" w:themeColor="accent3"/>
        <w:bottom w:val="single" w:sz="8" w:space="0" w:color="0066CC" w:themeColor="accent3"/>
      </w:tblBorders>
    </w:tblPr>
    <w:tblStylePr w:type="firstRow">
      <w:pPr>
        <w:spacing w:before="0" w:after="0" w:line="240" w:lineRule="auto"/>
      </w:pPr>
      <w:rPr>
        <w:b/>
        <w:bCs/>
      </w:rPr>
      <w:tblPr/>
      <w:tcPr>
        <w:tcBorders>
          <w:top w:val="single" w:sz="8" w:space="0" w:color="0066CC" w:themeColor="accent3"/>
          <w:left w:val="none" w:sz="4" w:space="0" w:color="000000"/>
          <w:bottom w:val="single" w:sz="8" w:space="0" w:color="0066CC" w:themeColor="accent3"/>
          <w:right w:val="none" w:sz="4" w:space="0" w:color="000000"/>
        </w:tcBorders>
      </w:tcPr>
    </w:tblStylePr>
    <w:tblStylePr w:type="lastRow">
      <w:pPr>
        <w:spacing w:before="0" w:after="0" w:line="240" w:lineRule="auto"/>
      </w:pPr>
      <w:rPr>
        <w:b/>
        <w:bCs/>
      </w:rPr>
      <w:tblPr/>
      <w:tcPr>
        <w:tcBorders>
          <w:top w:val="single" w:sz="8" w:space="0" w:color="0066CC" w:themeColor="accent3"/>
          <w:left w:val="none" w:sz="4" w:space="0" w:color="000000"/>
          <w:bottom w:val="single" w:sz="8" w:space="0" w:color="0066CC"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B3D9FF" w:themeFill="accent3" w:themeFillTint="3F"/>
      </w:tcPr>
    </w:tblStylePr>
    <w:tblStylePr w:type="band1Horz">
      <w:tblPr/>
      <w:tcPr>
        <w:tcBorders>
          <w:left w:val="none" w:sz="4" w:space="0" w:color="000000"/>
          <w:right w:val="none" w:sz="4" w:space="0" w:color="000000"/>
        </w:tcBorders>
        <w:shd w:val="clear" w:color="auto" w:fill="B3D9FF" w:themeFill="accent3" w:themeFillTint="3F"/>
      </w:tcPr>
    </w:tblStylePr>
  </w:style>
  <w:style w:type="table" w:styleId="LightShading-Accent4">
    <w:name w:val="Light Shading Accent 4"/>
    <w:basedOn w:val="TableNormal"/>
    <w:uiPriority w:val="60"/>
    <w:pPr>
      <w:spacing w:after="0" w:line="240" w:lineRule="auto"/>
    </w:pPr>
    <w:rPr>
      <w:color w:val="A90025" w:themeColor="accent4" w:themeShade="BF"/>
    </w:rPr>
    <w:tblPr>
      <w:tblStyleRowBandSize w:val="1"/>
      <w:tblStyleColBandSize w:val="1"/>
      <w:tblBorders>
        <w:top w:val="single" w:sz="8" w:space="0" w:color="E20033" w:themeColor="accent4"/>
        <w:bottom w:val="single" w:sz="8" w:space="0" w:color="E20033" w:themeColor="accent4"/>
      </w:tblBorders>
    </w:tblPr>
    <w:tblStylePr w:type="firstRow">
      <w:pPr>
        <w:spacing w:before="0" w:after="0" w:line="240" w:lineRule="auto"/>
      </w:pPr>
      <w:rPr>
        <w:b/>
        <w:bCs/>
      </w:rPr>
      <w:tblPr/>
      <w:tcPr>
        <w:tcBorders>
          <w:top w:val="single" w:sz="8" w:space="0" w:color="E20033" w:themeColor="accent4"/>
          <w:left w:val="none" w:sz="4" w:space="0" w:color="000000"/>
          <w:bottom w:val="single" w:sz="8" w:space="0" w:color="E20033" w:themeColor="accent4"/>
          <w:right w:val="none" w:sz="4" w:space="0" w:color="000000"/>
        </w:tcBorders>
      </w:tcPr>
    </w:tblStylePr>
    <w:tblStylePr w:type="lastRow">
      <w:pPr>
        <w:spacing w:before="0" w:after="0" w:line="240" w:lineRule="auto"/>
      </w:pPr>
      <w:rPr>
        <w:b/>
        <w:bCs/>
      </w:rPr>
      <w:tblPr/>
      <w:tcPr>
        <w:tcBorders>
          <w:top w:val="single" w:sz="8" w:space="0" w:color="E20033" w:themeColor="accent4"/>
          <w:left w:val="none" w:sz="4" w:space="0" w:color="000000"/>
          <w:bottom w:val="single" w:sz="8" w:space="0" w:color="E20033"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B8C8" w:themeFill="accent4" w:themeFillTint="3F"/>
      </w:tcPr>
    </w:tblStylePr>
    <w:tblStylePr w:type="band1Horz">
      <w:tblPr/>
      <w:tcPr>
        <w:tcBorders>
          <w:left w:val="none" w:sz="4" w:space="0" w:color="000000"/>
          <w:right w:val="none" w:sz="4" w:space="0" w:color="000000"/>
        </w:tcBorders>
        <w:shd w:val="clear" w:color="auto" w:fill="FFB8C8" w:themeFill="accent4" w:themeFillTint="3F"/>
      </w:tcPr>
    </w:tblStylePr>
  </w:style>
  <w:style w:type="table" w:styleId="LightShading-Accent5">
    <w:name w:val="Light Shading Accent 5"/>
    <w:basedOn w:val="TableNormal"/>
    <w:uiPriority w:val="60"/>
    <w:pPr>
      <w:spacing w:after="0" w:line="240" w:lineRule="auto"/>
    </w:pPr>
    <w:rPr>
      <w:color w:val="BF7200" w:themeColor="accent5" w:themeShade="BF"/>
    </w:rPr>
    <w:tblPr>
      <w:tblStyleRowBandSize w:val="1"/>
      <w:tblStyleColBandSize w:val="1"/>
      <w:tblBorders>
        <w:top w:val="single" w:sz="8" w:space="0" w:color="FF9900" w:themeColor="accent5"/>
        <w:bottom w:val="single" w:sz="8" w:space="0" w:color="FF9900" w:themeColor="accent5"/>
      </w:tblBorders>
    </w:tblPr>
    <w:tblStylePr w:type="firstRow">
      <w:pPr>
        <w:spacing w:before="0" w:after="0" w:line="240" w:lineRule="auto"/>
      </w:pPr>
      <w:rPr>
        <w:b/>
        <w:bCs/>
      </w:rPr>
      <w:tblPr/>
      <w:tcPr>
        <w:tcBorders>
          <w:top w:val="single" w:sz="8" w:space="0" w:color="FF9900" w:themeColor="accent5"/>
          <w:left w:val="none" w:sz="4" w:space="0" w:color="000000"/>
          <w:bottom w:val="single" w:sz="8" w:space="0" w:color="FF9900" w:themeColor="accent5"/>
          <w:right w:val="none" w:sz="4" w:space="0" w:color="000000"/>
        </w:tcBorders>
      </w:tcPr>
    </w:tblStylePr>
    <w:tblStylePr w:type="lastRow">
      <w:pPr>
        <w:spacing w:before="0" w:after="0" w:line="240" w:lineRule="auto"/>
      </w:pPr>
      <w:rPr>
        <w:b/>
        <w:bCs/>
      </w:rPr>
      <w:tblPr/>
      <w:tcPr>
        <w:tcBorders>
          <w:top w:val="single" w:sz="8" w:space="0" w:color="FF9900" w:themeColor="accent5"/>
          <w:left w:val="none" w:sz="4" w:space="0" w:color="000000"/>
          <w:bottom w:val="single" w:sz="8" w:space="0" w:color="FF9900"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E5C0" w:themeFill="accent5" w:themeFillTint="3F"/>
      </w:tcPr>
    </w:tblStylePr>
    <w:tblStylePr w:type="band1Horz">
      <w:tblPr/>
      <w:tcPr>
        <w:tcBorders>
          <w:left w:val="none" w:sz="4" w:space="0" w:color="000000"/>
          <w:right w:val="none" w:sz="4" w:space="0" w:color="000000"/>
        </w:tcBorders>
        <w:shd w:val="clear" w:color="auto" w:fill="FFE5C0" w:themeFill="accent5" w:themeFillTint="3F"/>
      </w:tcPr>
    </w:tblStylePr>
  </w:style>
  <w:style w:type="table" w:styleId="LightShading-Accent6">
    <w:name w:val="Light Shading Accent 6"/>
    <w:basedOn w:val="TableNormal"/>
    <w:uiPriority w:val="60"/>
    <w:pPr>
      <w:spacing w:after="0" w:line="240" w:lineRule="auto"/>
    </w:pPr>
    <w:rPr>
      <w:color w:val="BF9800" w:themeColor="accent6" w:themeShade="BF"/>
    </w:rPr>
    <w:tblPr>
      <w:tblStyleRowBandSize w:val="1"/>
      <w:tblStyleColBandSize w:val="1"/>
      <w:tblBorders>
        <w:top w:val="single" w:sz="8" w:space="0" w:color="FFCC00" w:themeColor="accent6"/>
        <w:bottom w:val="single" w:sz="8" w:space="0" w:color="FFCC00" w:themeColor="accent6"/>
      </w:tblBorders>
    </w:tblPr>
    <w:tblStylePr w:type="firstRow">
      <w:pPr>
        <w:spacing w:before="0" w:after="0" w:line="240" w:lineRule="auto"/>
      </w:pPr>
      <w:rPr>
        <w:b/>
        <w:bCs/>
      </w:rPr>
      <w:tblPr/>
      <w:tcPr>
        <w:tcBorders>
          <w:top w:val="single" w:sz="8" w:space="0" w:color="FFCC00" w:themeColor="accent6"/>
          <w:left w:val="none" w:sz="4" w:space="0" w:color="000000"/>
          <w:bottom w:val="single" w:sz="8" w:space="0" w:color="FFCC00" w:themeColor="accent6"/>
          <w:right w:val="none" w:sz="4" w:space="0" w:color="000000"/>
        </w:tcBorders>
      </w:tcPr>
    </w:tblStylePr>
    <w:tblStylePr w:type="lastRow">
      <w:pPr>
        <w:spacing w:before="0" w:after="0" w:line="240" w:lineRule="auto"/>
      </w:pPr>
      <w:rPr>
        <w:b/>
        <w:bCs/>
      </w:rPr>
      <w:tblPr/>
      <w:tcPr>
        <w:tcBorders>
          <w:top w:val="single" w:sz="8" w:space="0" w:color="FFCC00" w:themeColor="accent6"/>
          <w:left w:val="none" w:sz="4" w:space="0" w:color="000000"/>
          <w:bottom w:val="single" w:sz="8" w:space="0" w:color="FFCC00"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F2C0" w:themeFill="accent6" w:themeFillTint="3F"/>
      </w:tcPr>
    </w:tblStylePr>
    <w:tblStylePr w:type="band1Horz">
      <w:tblPr/>
      <w:tcPr>
        <w:tcBorders>
          <w:left w:val="none" w:sz="4" w:space="0" w:color="000000"/>
          <w:right w:val="none" w:sz="4" w:space="0" w:color="000000"/>
        </w:tcBorders>
        <w:shd w:val="clear" w:color="auto" w:fill="FFF2C0" w:themeFill="accent6" w:themeFillTint="3F"/>
      </w:tcPr>
    </w:tblStylePr>
  </w:style>
  <w:style w:type="character" w:styleId="LineNumber">
    <w:name w:val="line number"/>
    <w:basedOn w:val="DefaultParagraphFont"/>
    <w:uiPriority w:val="99"/>
    <w:semiHidden/>
  </w:style>
  <w:style w:type="paragraph" w:styleId="List">
    <w:name w:val="List"/>
    <w:basedOn w:val="Normal"/>
    <w:uiPriority w:val="99"/>
    <w:semiHidden/>
    <w:pPr>
      <w:ind w:left="283" w:hanging="283"/>
      <w:contextualSpacing/>
    </w:pPr>
  </w:style>
  <w:style w:type="paragraph" w:styleId="List2">
    <w:name w:val="List 2"/>
    <w:basedOn w:val="Normal"/>
    <w:uiPriority w:val="99"/>
    <w:semiHidden/>
    <w:pPr>
      <w:ind w:left="566" w:hanging="283"/>
      <w:contextualSpacing/>
    </w:pPr>
  </w:style>
  <w:style w:type="paragraph" w:styleId="List3">
    <w:name w:val="List 3"/>
    <w:basedOn w:val="Normal"/>
    <w:uiPriority w:val="99"/>
    <w:semiHidden/>
    <w:pPr>
      <w:ind w:left="849" w:hanging="283"/>
      <w:contextualSpacing/>
    </w:pPr>
  </w:style>
  <w:style w:type="paragraph" w:styleId="List4">
    <w:name w:val="List 4"/>
    <w:basedOn w:val="Normal"/>
    <w:uiPriority w:val="99"/>
    <w:semiHidden/>
    <w:pPr>
      <w:ind w:left="1132" w:hanging="283"/>
      <w:contextualSpacing/>
    </w:pPr>
  </w:style>
  <w:style w:type="paragraph" w:styleId="List5">
    <w:name w:val="List 5"/>
    <w:basedOn w:val="Normal"/>
    <w:uiPriority w:val="99"/>
    <w:semiHidden/>
    <w:pPr>
      <w:ind w:left="1415" w:hanging="283"/>
      <w:contextualSpacing/>
    </w:pPr>
  </w:style>
  <w:style w:type="paragraph" w:styleId="ListBullet2">
    <w:name w:val="List Bullet 2"/>
    <w:basedOn w:val="Normal"/>
    <w:uiPriority w:val="99"/>
    <w:pPr>
      <w:numPr>
        <w:numId w:val="12"/>
      </w:numPr>
      <w:contextualSpacing/>
    </w:pPr>
  </w:style>
  <w:style w:type="paragraph" w:styleId="ListBullet3">
    <w:name w:val="List Bullet 3"/>
    <w:basedOn w:val="Normal"/>
    <w:uiPriority w:val="99"/>
    <w:pPr>
      <w:numPr>
        <w:numId w:val="13"/>
      </w:numPr>
      <w:contextualSpacing/>
    </w:pPr>
  </w:style>
  <w:style w:type="paragraph" w:styleId="ListBullet4">
    <w:name w:val="List Bullet 4"/>
    <w:basedOn w:val="Normal"/>
    <w:uiPriority w:val="99"/>
    <w:pPr>
      <w:numPr>
        <w:numId w:val="14"/>
      </w:numPr>
      <w:contextualSpacing/>
    </w:pPr>
  </w:style>
  <w:style w:type="paragraph" w:styleId="ListBullet5">
    <w:name w:val="List Bullet 5"/>
    <w:basedOn w:val="Normal"/>
    <w:uiPriority w:val="99"/>
    <w:pPr>
      <w:numPr>
        <w:numId w:val="15"/>
      </w:numPr>
      <w:contextualSpacing/>
    </w:pPr>
  </w:style>
  <w:style w:type="paragraph" w:styleId="ListContinue">
    <w:name w:val="List Continue"/>
    <w:basedOn w:val="Normal"/>
    <w:uiPriority w:val="99"/>
    <w:pPr>
      <w:spacing w:after="120"/>
      <w:ind w:left="283"/>
      <w:contextualSpacing/>
    </w:pPr>
  </w:style>
  <w:style w:type="paragraph" w:styleId="ListContinue2">
    <w:name w:val="List Continue 2"/>
    <w:basedOn w:val="Normal"/>
    <w:uiPriority w:val="99"/>
    <w:pPr>
      <w:spacing w:after="120"/>
      <w:ind w:left="566"/>
      <w:contextualSpacing/>
    </w:pPr>
  </w:style>
  <w:style w:type="paragraph" w:styleId="ListContinue3">
    <w:name w:val="List Continue 3"/>
    <w:basedOn w:val="Normal"/>
    <w:uiPriority w:val="99"/>
    <w:semiHidden/>
    <w:pPr>
      <w:spacing w:after="120"/>
      <w:ind w:left="849"/>
      <w:contextualSpacing/>
    </w:pPr>
  </w:style>
  <w:style w:type="paragraph" w:styleId="ListContinue4">
    <w:name w:val="List Continue 4"/>
    <w:basedOn w:val="Normal"/>
    <w:uiPriority w:val="99"/>
    <w:semiHidden/>
    <w:pPr>
      <w:spacing w:after="120"/>
      <w:ind w:left="1132"/>
      <w:contextualSpacing/>
    </w:pPr>
  </w:style>
  <w:style w:type="paragraph" w:styleId="ListContinue5">
    <w:name w:val="List Continue 5"/>
    <w:basedOn w:val="Normal"/>
    <w:uiPriority w:val="99"/>
    <w:semiHidden/>
    <w:pPr>
      <w:spacing w:after="120"/>
      <w:ind w:left="1415"/>
      <w:contextualSpacing/>
    </w:pPr>
  </w:style>
  <w:style w:type="paragraph" w:styleId="ListNumber2">
    <w:name w:val="List Number 2"/>
    <w:basedOn w:val="Normal"/>
    <w:uiPriority w:val="99"/>
    <w:pPr>
      <w:numPr>
        <w:numId w:val="17"/>
      </w:numPr>
      <w:contextualSpacing/>
    </w:pPr>
  </w:style>
  <w:style w:type="paragraph" w:styleId="ListNumber3">
    <w:name w:val="List Number 3"/>
    <w:basedOn w:val="Normal"/>
    <w:uiPriority w:val="99"/>
    <w:pPr>
      <w:numPr>
        <w:numId w:val="18"/>
      </w:numPr>
      <w:contextualSpacing/>
    </w:pPr>
  </w:style>
  <w:style w:type="paragraph" w:styleId="ListNumber4">
    <w:name w:val="List Number 4"/>
    <w:basedOn w:val="Normal"/>
    <w:uiPriority w:val="99"/>
    <w:pPr>
      <w:numPr>
        <w:numId w:val="19"/>
      </w:numPr>
      <w:contextualSpacing/>
    </w:pPr>
  </w:style>
  <w:style w:type="paragraph" w:styleId="ListNumber5">
    <w:name w:val="List Number 5"/>
    <w:basedOn w:val="Normal"/>
    <w:uiPriority w:val="99"/>
    <w:pPr>
      <w:numPr>
        <w:numId w:val="20"/>
      </w:numPr>
      <w:contextualSpacing/>
    </w:pPr>
  </w:style>
  <w:style w:type="paragraph" w:styleId="MacroText">
    <w:name w:val="macro"/>
    <w:link w:val="MacroTextChar"/>
    <w:uiPriority w:val="99"/>
    <w:semiHidden/>
    <w:pPr>
      <w:tabs>
        <w:tab w:val="left" w:pos="480"/>
        <w:tab w:val="left" w:pos="960"/>
        <w:tab w:val="left" w:pos="1440"/>
        <w:tab w:val="left" w:pos="1920"/>
        <w:tab w:val="left" w:pos="2400"/>
        <w:tab w:val="left" w:pos="2880"/>
        <w:tab w:val="left" w:pos="3360"/>
        <w:tab w:val="left" w:pos="3840"/>
        <w:tab w:val="left" w:pos="4320"/>
      </w:tabs>
      <w:spacing w:before="120" w:after="0"/>
    </w:pPr>
    <w:rPr>
      <w:rFonts w:ascii="Consolas" w:hAnsi="Consolas" w:cs="Consolas"/>
    </w:rPr>
  </w:style>
  <w:style w:type="character" w:customStyle="1" w:styleId="MacroTextChar">
    <w:name w:val="Macro Text Char"/>
    <w:basedOn w:val="DefaultParagraphFont"/>
    <w:link w:val="MacroText"/>
    <w:uiPriority w:val="99"/>
    <w:semiHidden/>
    <w:rPr>
      <w:rFonts w:ascii="Consolas" w:hAnsi="Consolas" w:cs="Consolas"/>
    </w:r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insideV w:val="single" w:sz="8" w:space="0" w:color="2CBBFF" w:themeColor="accent1" w:themeTint="BF"/>
      </w:tblBorders>
    </w:tblPr>
    <w:tcPr>
      <w:shd w:val="clear" w:color="auto" w:fill="B9E8FF" w:themeFill="accent1" w:themeFillTint="3F"/>
    </w:tcPr>
    <w:tblStylePr w:type="firstRow">
      <w:rPr>
        <w:b/>
        <w:bCs/>
      </w:rPr>
    </w:tblStylePr>
    <w:tblStylePr w:type="lastRow">
      <w:rPr>
        <w:b/>
        <w:bCs/>
      </w:rPr>
      <w:tblPr/>
      <w:tcPr>
        <w:tcBorders>
          <w:top w:val="single" w:sz="18" w:space="0" w:color="2CBBFF" w:themeColor="accent1" w:themeTint="BF"/>
        </w:tcBorders>
      </w:tcPr>
    </w:tblStylePr>
    <w:tblStylePr w:type="firstCol">
      <w:rPr>
        <w:b/>
        <w:bCs/>
      </w:rPr>
    </w:tblStylePr>
    <w:tblStylePr w:type="lastCol">
      <w:rPr>
        <w:b/>
        <w:bCs/>
      </w:r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insideV w:val="single" w:sz="8" w:space="0" w:color="FFBE16" w:themeColor="accent2" w:themeTint="BF"/>
      </w:tblBorders>
    </w:tblPr>
    <w:tcPr>
      <w:shd w:val="clear" w:color="auto" w:fill="FFE9B2" w:themeFill="accent2" w:themeFillTint="3F"/>
    </w:tcPr>
    <w:tblStylePr w:type="firstRow">
      <w:rPr>
        <w:b/>
        <w:bCs/>
      </w:rPr>
    </w:tblStylePr>
    <w:tblStylePr w:type="lastRow">
      <w:rPr>
        <w:b/>
        <w:bCs/>
      </w:rPr>
      <w:tblPr/>
      <w:tcPr>
        <w:tcBorders>
          <w:top w:val="single" w:sz="18" w:space="0" w:color="FFBE16" w:themeColor="accent2" w:themeTint="BF"/>
        </w:tcBorders>
      </w:tcPr>
    </w:tblStylePr>
    <w:tblStylePr w:type="firstCol">
      <w:rPr>
        <w:b/>
        <w:bCs/>
      </w:rPr>
    </w:tblStylePr>
    <w:tblStylePr w:type="lastCol">
      <w:rPr>
        <w:b/>
        <w:bCs/>
      </w:r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insideV w:val="single" w:sz="8" w:space="0" w:color="198BFF" w:themeColor="accent3" w:themeTint="BF"/>
      </w:tblBorders>
    </w:tblPr>
    <w:tcPr>
      <w:shd w:val="clear" w:color="auto" w:fill="B3D9FF" w:themeFill="accent3" w:themeFillTint="3F"/>
    </w:tcPr>
    <w:tblStylePr w:type="firstRow">
      <w:rPr>
        <w:b/>
        <w:bCs/>
      </w:rPr>
    </w:tblStylePr>
    <w:tblStylePr w:type="lastRow">
      <w:rPr>
        <w:b/>
        <w:bCs/>
      </w:rPr>
      <w:tblPr/>
      <w:tcPr>
        <w:tcBorders>
          <w:top w:val="single" w:sz="18" w:space="0" w:color="198BFF" w:themeColor="accent3" w:themeTint="BF"/>
        </w:tcBorders>
      </w:tcPr>
    </w:tblStylePr>
    <w:tblStylePr w:type="firstCol">
      <w:rPr>
        <w:b/>
        <w:bCs/>
      </w:rPr>
    </w:tblStylePr>
    <w:tblStylePr w:type="lastCol">
      <w:rPr>
        <w:b/>
        <w:bCs/>
      </w:r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insideV w:val="single" w:sz="8" w:space="0" w:color="FF2A59" w:themeColor="accent4" w:themeTint="BF"/>
      </w:tblBorders>
    </w:tblPr>
    <w:tcPr>
      <w:shd w:val="clear" w:color="auto" w:fill="FFB8C8" w:themeFill="accent4" w:themeFillTint="3F"/>
    </w:tcPr>
    <w:tblStylePr w:type="firstRow">
      <w:rPr>
        <w:b/>
        <w:bCs/>
      </w:rPr>
    </w:tblStylePr>
    <w:tblStylePr w:type="lastRow">
      <w:rPr>
        <w:b/>
        <w:bCs/>
      </w:rPr>
      <w:tblPr/>
      <w:tcPr>
        <w:tcBorders>
          <w:top w:val="single" w:sz="18" w:space="0" w:color="FF2A59" w:themeColor="accent4" w:themeTint="BF"/>
        </w:tcBorders>
      </w:tcPr>
    </w:tblStylePr>
    <w:tblStylePr w:type="firstCol">
      <w:rPr>
        <w:b/>
        <w:bCs/>
      </w:rPr>
    </w:tblStylePr>
    <w:tblStylePr w:type="lastCol">
      <w:rPr>
        <w:b/>
        <w:bCs/>
      </w:r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insideV w:val="single" w:sz="8" w:space="0" w:color="FFB240" w:themeColor="accent5" w:themeTint="BF"/>
      </w:tblBorders>
    </w:tblPr>
    <w:tcPr>
      <w:shd w:val="clear" w:color="auto" w:fill="FFE5C0" w:themeFill="accent5" w:themeFillTint="3F"/>
    </w:tcPr>
    <w:tblStylePr w:type="firstRow">
      <w:rPr>
        <w:b/>
        <w:bCs/>
      </w:rPr>
    </w:tblStylePr>
    <w:tblStylePr w:type="lastRow">
      <w:rPr>
        <w:b/>
        <w:bCs/>
      </w:rPr>
      <w:tblPr/>
      <w:tcPr>
        <w:tcBorders>
          <w:top w:val="single" w:sz="18" w:space="0" w:color="FFB240" w:themeColor="accent5" w:themeTint="BF"/>
        </w:tcBorders>
      </w:tcPr>
    </w:tblStylePr>
    <w:tblStylePr w:type="firstCol">
      <w:rPr>
        <w:b/>
        <w:bCs/>
      </w:rPr>
    </w:tblStylePr>
    <w:tblStylePr w:type="lastCol">
      <w:rPr>
        <w:b/>
        <w:bCs/>
      </w:r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insideV w:val="single" w:sz="8" w:space="0" w:color="FFD840" w:themeColor="accent6" w:themeTint="BF"/>
      </w:tblBorders>
    </w:tblPr>
    <w:tcPr>
      <w:shd w:val="clear" w:color="auto" w:fill="FFF2C0" w:themeFill="accent6" w:themeFillTint="3F"/>
    </w:tcPr>
    <w:tblStylePr w:type="firstRow">
      <w:rPr>
        <w:b/>
        <w:bCs/>
      </w:rPr>
    </w:tblStylePr>
    <w:tblStylePr w:type="lastRow">
      <w:rPr>
        <w:b/>
        <w:bCs/>
      </w:rPr>
      <w:tblPr/>
      <w:tcPr>
        <w:tcBorders>
          <w:top w:val="single" w:sz="18" w:space="0" w:color="FFD840" w:themeColor="accent6" w:themeTint="BF"/>
        </w:tcBorders>
      </w:tcPr>
    </w:tblStylePr>
    <w:tblStylePr w:type="firstCol">
      <w:rPr>
        <w:b/>
        <w:bCs/>
      </w:rPr>
    </w:tblStylePr>
    <w:tblStylePr w:type="lastCol">
      <w:rPr>
        <w:b/>
        <w:bCs/>
      </w:r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cPr>
      <w:shd w:val="clear" w:color="auto" w:fill="B9E8FF" w:themeFill="accent1" w:themeFillTint="3F"/>
    </w:tcPr>
    <w:tblStylePr w:type="firstRow">
      <w:rPr>
        <w:b/>
        <w:bCs/>
        <w:color w:val="000000" w:themeColor="text1"/>
      </w:rPr>
      <w:tblPr/>
      <w:tcPr>
        <w:shd w:val="clear" w:color="auto" w:fill="E3F6FF"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6ECFF" w:themeFill="accent1" w:themeFillTint="33"/>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cPr>
      <w:shd w:val="clear" w:color="auto" w:fill="FFE9B2" w:themeFill="accent2" w:themeFillTint="3F"/>
    </w:tcPr>
    <w:tblStylePr w:type="firstRow">
      <w:rPr>
        <w:b/>
        <w:bCs/>
        <w:color w:val="000000" w:themeColor="text1"/>
      </w:rPr>
      <w:tblPr/>
      <w:tcPr>
        <w:shd w:val="clear" w:color="auto" w:fill="FFF6E0"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EDC0" w:themeFill="accent2" w:themeFillTint="33"/>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cPr>
      <w:shd w:val="clear" w:color="auto" w:fill="B3D9FF" w:themeFill="accent3" w:themeFillTint="3F"/>
    </w:tcPr>
    <w:tblStylePr w:type="firstRow">
      <w:rPr>
        <w:b/>
        <w:bCs/>
        <w:color w:val="000000" w:themeColor="text1"/>
      </w:rPr>
      <w:tblPr/>
      <w:tcPr>
        <w:shd w:val="clear" w:color="auto" w:fill="E1EFFF"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1E0FF" w:themeFill="accent3" w:themeFillTint="33"/>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cPr>
      <w:shd w:val="clear" w:color="auto" w:fill="FFB8C8" w:themeFill="accent4" w:themeFillTint="3F"/>
    </w:tcPr>
    <w:tblStylePr w:type="firstRow">
      <w:rPr>
        <w:b/>
        <w:bCs/>
        <w:color w:val="000000" w:themeColor="text1"/>
      </w:rPr>
      <w:tblPr/>
      <w:tcPr>
        <w:shd w:val="clear" w:color="auto" w:fill="FFE3E9"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C6D2" w:themeFill="accent4" w:themeFillTint="33"/>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cPr>
      <w:shd w:val="clear" w:color="auto" w:fill="FFE5C0" w:themeFill="accent5" w:themeFillTint="3F"/>
    </w:tcPr>
    <w:tblStylePr w:type="firstRow">
      <w:rPr>
        <w:b/>
        <w:bCs/>
        <w:color w:val="000000" w:themeColor="text1"/>
      </w:rPr>
      <w:tblPr/>
      <w:tcPr>
        <w:shd w:val="clear" w:color="auto" w:fill="FFF5E6"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EACC" w:themeFill="accent5" w:themeFillTint="33"/>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cPr>
      <w:shd w:val="clear" w:color="auto" w:fill="FFF2C0" w:themeFill="accent6" w:themeFillTint="3F"/>
    </w:tcPr>
    <w:tblStylePr w:type="firstRow">
      <w:rPr>
        <w:b/>
        <w:bCs/>
        <w:color w:val="000000" w:themeColor="text1"/>
      </w:rPr>
      <w:tblPr/>
      <w:tcPr>
        <w:shd w:val="clear" w:color="auto" w:fill="FFFAE6"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F4CC" w:themeFill="accent6" w:themeFillTint="33"/>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9CE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9CE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9CE5"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9CE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3D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3D1FF"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9B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79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79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79000"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79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D36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D364"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9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66C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66C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66CC"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66C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B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B2FF"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8C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E2003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003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E20033"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E2003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719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7191"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5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F99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99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F9900"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F99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80"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FCC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FCC00"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FCC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5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580" w:themeFill="accent6" w:themeFillTint="7F"/>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009CE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009CE5" w:themeColor="accent1"/>
        <w:bottom w:val="single" w:sz="8" w:space="0" w:color="009CE5" w:themeColor="accent1"/>
      </w:tblBorders>
    </w:tblPr>
    <w:tblStylePr w:type="firstRow">
      <w:rPr>
        <w:rFonts w:asciiTheme="majorHAnsi" w:eastAsiaTheme="majorEastAsia" w:hAnsiTheme="majorHAnsi" w:cstheme="majorBidi"/>
      </w:rPr>
      <w:tblPr/>
      <w:tcPr>
        <w:tcBorders>
          <w:top w:val="none" w:sz="4" w:space="0" w:color="000000"/>
          <w:bottom w:val="single" w:sz="8" w:space="0" w:color="009CE5" w:themeColor="accent1"/>
        </w:tcBorders>
      </w:tcPr>
    </w:tblStylePr>
    <w:tblStylePr w:type="lastRow">
      <w:rPr>
        <w:b/>
        <w:bCs/>
        <w:color w:val="009CE5" w:themeColor="text2"/>
      </w:rPr>
      <w:tblPr/>
      <w:tcPr>
        <w:tcBorders>
          <w:top w:val="single" w:sz="8" w:space="0" w:color="009CE5" w:themeColor="accent1"/>
          <w:bottom w:val="single" w:sz="8" w:space="0" w:color="009CE5" w:themeColor="accent1"/>
        </w:tcBorders>
      </w:tcPr>
    </w:tblStylePr>
    <w:tblStylePr w:type="firstCol">
      <w:rPr>
        <w:b/>
        <w:bCs/>
      </w:rPr>
    </w:tblStylePr>
    <w:tblStylePr w:type="lastCol">
      <w:rPr>
        <w:b/>
        <w:bCs/>
      </w:rPr>
      <w:tblPr/>
      <w:tcPr>
        <w:tcBorders>
          <w:top w:val="single" w:sz="8" w:space="0" w:color="009CE5" w:themeColor="accent1"/>
          <w:bottom w:val="single" w:sz="8" w:space="0" w:color="009CE5" w:themeColor="accent1"/>
        </w:tcBorders>
      </w:tc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79000" w:themeColor="accent2"/>
        <w:bottom w:val="single" w:sz="8" w:space="0" w:color="C79000" w:themeColor="accent2"/>
      </w:tblBorders>
    </w:tblPr>
    <w:tblStylePr w:type="firstRow">
      <w:rPr>
        <w:rFonts w:asciiTheme="majorHAnsi" w:eastAsiaTheme="majorEastAsia" w:hAnsiTheme="majorHAnsi" w:cstheme="majorBidi"/>
      </w:rPr>
      <w:tblPr/>
      <w:tcPr>
        <w:tcBorders>
          <w:top w:val="none" w:sz="4" w:space="0" w:color="000000"/>
          <w:bottom w:val="single" w:sz="8" w:space="0" w:color="C79000" w:themeColor="accent2"/>
        </w:tcBorders>
      </w:tcPr>
    </w:tblStylePr>
    <w:tblStylePr w:type="lastRow">
      <w:rPr>
        <w:b/>
        <w:bCs/>
        <w:color w:val="009CE5" w:themeColor="text2"/>
      </w:rPr>
      <w:tblPr/>
      <w:tcPr>
        <w:tcBorders>
          <w:top w:val="single" w:sz="8" w:space="0" w:color="C79000" w:themeColor="accent2"/>
          <w:bottom w:val="single" w:sz="8" w:space="0" w:color="C79000" w:themeColor="accent2"/>
        </w:tcBorders>
      </w:tcPr>
    </w:tblStylePr>
    <w:tblStylePr w:type="firstCol">
      <w:rPr>
        <w:b/>
        <w:bCs/>
      </w:rPr>
    </w:tblStylePr>
    <w:tblStylePr w:type="lastCol">
      <w:rPr>
        <w:b/>
        <w:bCs/>
      </w:rPr>
      <w:tblPr/>
      <w:tcPr>
        <w:tcBorders>
          <w:top w:val="single" w:sz="8" w:space="0" w:color="C79000" w:themeColor="accent2"/>
          <w:bottom w:val="single" w:sz="8" w:space="0" w:color="C79000" w:themeColor="accent2"/>
        </w:tcBorders>
      </w:tc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0066CC" w:themeColor="accent3"/>
        <w:bottom w:val="single" w:sz="8" w:space="0" w:color="0066CC" w:themeColor="accent3"/>
      </w:tblBorders>
    </w:tblPr>
    <w:tblStylePr w:type="firstRow">
      <w:rPr>
        <w:rFonts w:asciiTheme="majorHAnsi" w:eastAsiaTheme="majorEastAsia" w:hAnsiTheme="majorHAnsi" w:cstheme="majorBidi"/>
      </w:rPr>
      <w:tblPr/>
      <w:tcPr>
        <w:tcBorders>
          <w:top w:val="none" w:sz="4" w:space="0" w:color="000000"/>
          <w:bottom w:val="single" w:sz="8" w:space="0" w:color="0066CC" w:themeColor="accent3"/>
        </w:tcBorders>
      </w:tcPr>
    </w:tblStylePr>
    <w:tblStylePr w:type="lastRow">
      <w:rPr>
        <w:b/>
        <w:bCs/>
        <w:color w:val="009CE5" w:themeColor="text2"/>
      </w:rPr>
      <w:tblPr/>
      <w:tcPr>
        <w:tcBorders>
          <w:top w:val="single" w:sz="8" w:space="0" w:color="0066CC" w:themeColor="accent3"/>
          <w:bottom w:val="single" w:sz="8" w:space="0" w:color="0066CC" w:themeColor="accent3"/>
        </w:tcBorders>
      </w:tcPr>
    </w:tblStylePr>
    <w:tblStylePr w:type="firstCol">
      <w:rPr>
        <w:b/>
        <w:bCs/>
      </w:rPr>
    </w:tblStylePr>
    <w:tblStylePr w:type="lastCol">
      <w:rPr>
        <w:b/>
        <w:bCs/>
      </w:rPr>
      <w:tblPr/>
      <w:tcPr>
        <w:tcBorders>
          <w:top w:val="single" w:sz="8" w:space="0" w:color="0066CC" w:themeColor="accent3"/>
          <w:bottom w:val="single" w:sz="8" w:space="0" w:color="0066CC" w:themeColor="accent3"/>
        </w:tcBorders>
      </w:tc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E20033" w:themeColor="accent4"/>
        <w:bottom w:val="single" w:sz="8" w:space="0" w:color="E20033" w:themeColor="accent4"/>
      </w:tblBorders>
    </w:tblPr>
    <w:tblStylePr w:type="firstRow">
      <w:rPr>
        <w:rFonts w:asciiTheme="majorHAnsi" w:eastAsiaTheme="majorEastAsia" w:hAnsiTheme="majorHAnsi" w:cstheme="majorBidi"/>
      </w:rPr>
      <w:tblPr/>
      <w:tcPr>
        <w:tcBorders>
          <w:top w:val="none" w:sz="4" w:space="0" w:color="000000"/>
          <w:bottom w:val="single" w:sz="8" w:space="0" w:color="E20033" w:themeColor="accent4"/>
        </w:tcBorders>
      </w:tcPr>
    </w:tblStylePr>
    <w:tblStylePr w:type="lastRow">
      <w:rPr>
        <w:b/>
        <w:bCs/>
        <w:color w:val="009CE5" w:themeColor="text2"/>
      </w:rPr>
      <w:tblPr/>
      <w:tcPr>
        <w:tcBorders>
          <w:top w:val="single" w:sz="8" w:space="0" w:color="E20033" w:themeColor="accent4"/>
          <w:bottom w:val="single" w:sz="8" w:space="0" w:color="E20033" w:themeColor="accent4"/>
        </w:tcBorders>
      </w:tcPr>
    </w:tblStylePr>
    <w:tblStylePr w:type="firstCol">
      <w:rPr>
        <w:b/>
        <w:bCs/>
      </w:rPr>
    </w:tblStylePr>
    <w:tblStylePr w:type="lastCol">
      <w:rPr>
        <w:b/>
        <w:bCs/>
      </w:rPr>
      <w:tblPr/>
      <w:tcPr>
        <w:tcBorders>
          <w:top w:val="single" w:sz="8" w:space="0" w:color="E20033" w:themeColor="accent4"/>
          <w:bottom w:val="single" w:sz="8" w:space="0" w:color="E20033" w:themeColor="accent4"/>
        </w:tcBorders>
      </w:tc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FF9900" w:themeColor="accent5"/>
        <w:bottom w:val="single" w:sz="8" w:space="0" w:color="FF9900" w:themeColor="accent5"/>
      </w:tblBorders>
    </w:tblPr>
    <w:tblStylePr w:type="firstRow">
      <w:rPr>
        <w:rFonts w:asciiTheme="majorHAnsi" w:eastAsiaTheme="majorEastAsia" w:hAnsiTheme="majorHAnsi" w:cstheme="majorBidi"/>
      </w:rPr>
      <w:tblPr/>
      <w:tcPr>
        <w:tcBorders>
          <w:top w:val="none" w:sz="4" w:space="0" w:color="000000"/>
          <w:bottom w:val="single" w:sz="8" w:space="0" w:color="FF9900" w:themeColor="accent5"/>
        </w:tcBorders>
      </w:tcPr>
    </w:tblStylePr>
    <w:tblStylePr w:type="lastRow">
      <w:rPr>
        <w:b/>
        <w:bCs/>
        <w:color w:val="009CE5" w:themeColor="text2"/>
      </w:rPr>
      <w:tblPr/>
      <w:tcPr>
        <w:tcBorders>
          <w:top w:val="single" w:sz="8" w:space="0" w:color="FF9900" w:themeColor="accent5"/>
          <w:bottom w:val="single" w:sz="8" w:space="0" w:color="FF9900" w:themeColor="accent5"/>
        </w:tcBorders>
      </w:tcPr>
    </w:tblStylePr>
    <w:tblStylePr w:type="firstCol">
      <w:rPr>
        <w:b/>
        <w:bCs/>
      </w:rPr>
    </w:tblStylePr>
    <w:tblStylePr w:type="lastCol">
      <w:rPr>
        <w:b/>
        <w:bCs/>
      </w:rPr>
      <w:tblPr/>
      <w:tcPr>
        <w:tcBorders>
          <w:top w:val="single" w:sz="8" w:space="0" w:color="FF9900" w:themeColor="accent5"/>
          <w:bottom w:val="single" w:sz="8" w:space="0" w:color="FF9900" w:themeColor="accent5"/>
        </w:tcBorders>
      </w:tc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FFCC00" w:themeColor="accent6"/>
        <w:bottom w:val="single" w:sz="8" w:space="0" w:color="FFCC00" w:themeColor="accent6"/>
      </w:tblBorders>
    </w:tblPr>
    <w:tblStylePr w:type="firstRow">
      <w:rPr>
        <w:rFonts w:asciiTheme="majorHAnsi" w:eastAsiaTheme="majorEastAsia" w:hAnsiTheme="majorHAnsi" w:cstheme="majorBidi"/>
      </w:rPr>
      <w:tblPr/>
      <w:tcPr>
        <w:tcBorders>
          <w:top w:val="none" w:sz="4" w:space="0" w:color="000000"/>
          <w:bottom w:val="single" w:sz="8" w:space="0" w:color="FFCC00" w:themeColor="accent6"/>
        </w:tcBorders>
      </w:tcPr>
    </w:tblStylePr>
    <w:tblStylePr w:type="lastRow">
      <w:rPr>
        <w:b/>
        <w:bCs/>
        <w:color w:val="009CE5" w:themeColor="text2"/>
      </w:rPr>
      <w:tblPr/>
      <w:tcPr>
        <w:tcBorders>
          <w:top w:val="single" w:sz="8" w:space="0" w:color="FFCC00" w:themeColor="accent6"/>
          <w:bottom w:val="single" w:sz="8" w:space="0" w:color="FFCC00" w:themeColor="accent6"/>
        </w:tcBorders>
      </w:tcPr>
    </w:tblStylePr>
    <w:tblStylePr w:type="firstCol">
      <w:rPr>
        <w:b/>
        <w:bCs/>
      </w:rPr>
    </w:tblStylePr>
    <w:tblStylePr w:type="lastCol">
      <w:rPr>
        <w:b/>
        <w:bCs/>
      </w:rPr>
      <w:tblPr/>
      <w:tcPr>
        <w:tcBorders>
          <w:top w:val="single" w:sz="8" w:space="0" w:color="FFCC00" w:themeColor="accent6"/>
          <w:bottom w:val="single" w:sz="8" w:space="0" w:color="FFCC00" w:themeColor="accent6"/>
        </w:tcBorders>
      </w:tc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rPr>
        <w:sz w:val="24"/>
        <w:szCs w:val="24"/>
      </w:rPr>
      <w:tblPr/>
      <w:tcPr>
        <w:tcBorders>
          <w:top w:val="none" w:sz="4" w:space="0" w:color="000000"/>
          <w:left w:val="none" w:sz="4" w:space="0" w:color="000000"/>
          <w:bottom w:val="single" w:sz="24" w:space="0" w:color="009CE5" w:themeColor="accent1"/>
          <w:right w:val="none" w:sz="4" w:space="0" w:color="000000"/>
        </w:tcBorders>
        <w:shd w:val="clear" w:color="auto" w:fill="FFFFFF" w:themeFill="background1"/>
      </w:tcPr>
    </w:tblStylePr>
    <w:tblStylePr w:type="lastRow">
      <w:tblPr/>
      <w:tcPr>
        <w:tcBorders>
          <w:top w:val="single" w:sz="8" w:space="0" w:color="009CE5"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9CE5" w:themeColor="accent1"/>
        </w:tcBorders>
        <w:shd w:val="clear" w:color="auto" w:fill="FFFFFF" w:themeFill="background1"/>
      </w:tcPr>
    </w:tblStylePr>
    <w:tblStylePr w:type="lastCol">
      <w:tblPr/>
      <w:tcPr>
        <w:tcBorders>
          <w:top w:val="none" w:sz="4" w:space="0" w:color="000000"/>
          <w:left w:val="single" w:sz="8" w:space="0" w:color="009CE5"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B9E8FF" w:themeFill="accent1" w:themeFillTint="3F"/>
      </w:tcPr>
    </w:tblStylePr>
    <w:tblStylePr w:type="band1Horz">
      <w:tblPr/>
      <w:tcPr>
        <w:tcBorders>
          <w:top w:val="none" w:sz="4" w:space="0" w:color="000000"/>
          <w:bottom w:val="none" w:sz="4" w:space="0" w:color="000000"/>
        </w:tcBorders>
        <w:shd w:val="clear" w:color="auto" w:fill="B9E8FF"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rPr>
        <w:sz w:val="24"/>
        <w:szCs w:val="24"/>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tblPr/>
      <w:tcPr>
        <w:tcBorders>
          <w:top w:val="single" w:sz="8" w:space="0" w:color="C79000"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79000" w:themeColor="accent2"/>
        </w:tcBorders>
        <w:shd w:val="clear" w:color="auto" w:fill="FFFFFF" w:themeFill="background1"/>
      </w:tcPr>
    </w:tblStylePr>
    <w:tblStylePr w:type="lastCol">
      <w:tblPr/>
      <w:tcPr>
        <w:tcBorders>
          <w:top w:val="none" w:sz="4" w:space="0" w:color="000000"/>
          <w:left w:val="single" w:sz="8" w:space="0" w:color="C79000"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E9B2" w:themeFill="accent2" w:themeFillTint="3F"/>
      </w:tcPr>
    </w:tblStylePr>
    <w:tblStylePr w:type="band1Horz">
      <w:tblPr/>
      <w:tcPr>
        <w:tcBorders>
          <w:top w:val="none" w:sz="4" w:space="0" w:color="000000"/>
          <w:bottom w:val="none" w:sz="4" w:space="0" w:color="000000"/>
        </w:tcBorders>
        <w:shd w:val="clear" w:color="auto" w:fill="FFE9B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rPr>
        <w:sz w:val="24"/>
        <w:szCs w:val="24"/>
      </w:rPr>
      <w:tblPr/>
      <w:tcPr>
        <w:tcBorders>
          <w:top w:val="none" w:sz="4" w:space="0" w:color="000000"/>
          <w:left w:val="none" w:sz="4" w:space="0" w:color="000000"/>
          <w:bottom w:val="single" w:sz="24" w:space="0" w:color="0066CC" w:themeColor="accent3"/>
          <w:right w:val="none" w:sz="4" w:space="0" w:color="000000"/>
        </w:tcBorders>
        <w:shd w:val="clear" w:color="auto" w:fill="FFFFFF" w:themeFill="background1"/>
      </w:tcPr>
    </w:tblStylePr>
    <w:tblStylePr w:type="lastRow">
      <w:tblPr/>
      <w:tcPr>
        <w:tcBorders>
          <w:top w:val="single" w:sz="8" w:space="0" w:color="0066CC"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66CC" w:themeColor="accent3"/>
        </w:tcBorders>
        <w:shd w:val="clear" w:color="auto" w:fill="FFFFFF" w:themeFill="background1"/>
      </w:tcPr>
    </w:tblStylePr>
    <w:tblStylePr w:type="lastCol">
      <w:tblPr/>
      <w:tcPr>
        <w:tcBorders>
          <w:top w:val="none" w:sz="4" w:space="0" w:color="000000"/>
          <w:left w:val="single" w:sz="8" w:space="0" w:color="0066CC"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B3D9FF" w:themeFill="accent3" w:themeFillTint="3F"/>
      </w:tcPr>
    </w:tblStylePr>
    <w:tblStylePr w:type="band1Horz">
      <w:tblPr/>
      <w:tcPr>
        <w:tcBorders>
          <w:top w:val="none" w:sz="4" w:space="0" w:color="000000"/>
          <w:bottom w:val="none" w:sz="4" w:space="0" w:color="000000"/>
        </w:tcBorders>
        <w:shd w:val="clear" w:color="auto" w:fill="B3D9FF"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rPr>
        <w:sz w:val="24"/>
        <w:szCs w:val="24"/>
      </w:rPr>
      <w:tblPr/>
      <w:tcPr>
        <w:tcBorders>
          <w:top w:val="none" w:sz="4" w:space="0" w:color="000000"/>
          <w:left w:val="none" w:sz="4" w:space="0" w:color="000000"/>
          <w:bottom w:val="single" w:sz="24" w:space="0" w:color="E20033" w:themeColor="accent4"/>
          <w:right w:val="none" w:sz="4" w:space="0" w:color="000000"/>
        </w:tcBorders>
        <w:shd w:val="clear" w:color="auto" w:fill="FFFFFF" w:themeFill="background1"/>
      </w:tcPr>
    </w:tblStylePr>
    <w:tblStylePr w:type="lastRow">
      <w:tblPr/>
      <w:tcPr>
        <w:tcBorders>
          <w:top w:val="single" w:sz="8" w:space="0" w:color="E20033"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E20033" w:themeColor="accent4"/>
        </w:tcBorders>
        <w:shd w:val="clear" w:color="auto" w:fill="FFFFFF" w:themeFill="background1"/>
      </w:tcPr>
    </w:tblStylePr>
    <w:tblStylePr w:type="lastCol">
      <w:tblPr/>
      <w:tcPr>
        <w:tcBorders>
          <w:top w:val="none" w:sz="4" w:space="0" w:color="000000"/>
          <w:left w:val="single" w:sz="8" w:space="0" w:color="E20033"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B8C8" w:themeFill="accent4" w:themeFillTint="3F"/>
      </w:tcPr>
    </w:tblStylePr>
    <w:tblStylePr w:type="band1Horz">
      <w:tblPr/>
      <w:tcPr>
        <w:tcBorders>
          <w:top w:val="none" w:sz="4" w:space="0" w:color="000000"/>
          <w:bottom w:val="none" w:sz="4" w:space="0" w:color="000000"/>
        </w:tcBorders>
        <w:shd w:val="clear" w:color="auto" w:fill="FFB8C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rPr>
        <w:sz w:val="24"/>
        <w:szCs w:val="24"/>
      </w:rPr>
      <w:tblPr/>
      <w:tcPr>
        <w:tcBorders>
          <w:top w:val="none" w:sz="4" w:space="0" w:color="000000"/>
          <w:left w:val="none" w:sz="4" w:space="0" w:color="000000"/>
          <w:bottom w:val="single" w:sz="24" w:space="0" w:color="FF9900" w:themeColor="accent5"/>
          <w:right w:val="none" w:sz="4" w:space="0" w:color="000000"/>
        </w:tcBorders>
        <w:shd w:val="clear" w:color="auto" w:fill="FFFFFF" w:themeFill="background1"/>
      </w:tcPr>
    </w:tblStylePr>
    <w:tblStylePr w:type="lastRow">
      <w:tblPr/>
      <w:tcPr>
        <w:tcBorders>
          <w:top w:val="single" w:sz="8" w:space="0" w:color="FF9900"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F9900" w:themeColor="accent5"/>
        </w:tcBorders>
        <w:shd w:val="clear" w:color="auto" w:fill="FFFFFF" w:themeFill="background1"/>
      </w:tcPr>
    </w:tblStylePr>
    <w:tblStylePr w:type="lastCol">
      <w:tblPr/>
      <w:tcPr>
        <w:tcBorders>
          <w:top w:val="none" w:sz="4" w:space="0" w:color="000000"/>
          <w:left w:val="single" w:sz="8" w:space="0" w:color="FF9900"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E5C0" w:themeFill="accent5" w:themeFillTint="3F"/>
      </w:tcPr>
    </w:tblStylePr>
    <w:tblStylePr w:type="band1Horz">
      <w:tblPr/>
      <w:tcPr>
        <w:tcBorders>
          <w:top w:val="none" w:sz="4" w:space="0" w:color="000000"/>
          <w:bottom w:val="none" w:sz="4" w:space="0" w:color="000000"/>
        </w:tcBorders>
        <w:shd w:val="clear" w:color="auto" w:fill="FFE5C0"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rPr>
        <w:sz w:val="24"/>
        <w:szCs w:val="24"/>
      </w:rPr>
      <w:tblPr/>
      <w:tcPr>
        <w:tcBorders>
          <w:top w:val="none" w:sz="4" w:space="0" w:color="000000"/>
          <w:left w:val="none" w:sz="4" w:space="0" w:color="000000"/>
          <w:bottom w:val="single" w:sz="24" w:space="0" w:color="FFCC00" w:themeColor="accent6"/>
          <w:right w:val="none" w:sz="4" w:space="0" w:color="000000"/>
        </w:tcBorders>
        <w:shd w:val="clear" w:color="auto" w:fill="FFFFFF" w:themeFill="background1"/>
      </w:tcPr>
    </w:tblStylePr>
    <w:tblStylePr w:type="lastRow">
      <w:tblPr/>
      <w:tcPr>
        <w:tcBorders>
          <w:top w:val="single" w:sz="8" w:space="0" w:color="FFCC00"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FCC00" w:themeColor="accent6"/>
        </w:tcBorders>
        <w:shd w:val="clear" w:color="auto" w:fill="FFFFFF" w:themeFill="background1"/>
      </w:tcPr>
    </w:tblStylePr>
    <w:tblStylePr w:type="lastCol">
      <w:tblPr/>
      <w:tcPr>
        <w:tcBorders>
          <w:top w:val="none" w:sz="4" w:space="0" w:color="000000"/>
          <w:left w:val="single" w:sz="8" w:space="0" w:color="FFCC00"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F2C0" w:themeFill="accent6" w:themeFillTint="3F"/>
      </w:tcPr>
    </w:tblStylePr>
    <w:tblStylePr w:type="band1Horz">
      <w:tblPr/>
      <w:tcPr>
        <w:tcBorders>
          <w:top w:val="none" w:sz="4" w:space="0" w:color="000000"/>
          <w:bottom w:val="none" w:sz="4" w:space="0" w:color="000000"/>
        </w:tcBorders>
        <w:shd w:val="clear" w:color="auto" w:fill="FFF2C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tblBorders>
    </w:tblPr>
    <w:tblStylePr w:type="firstRow">
      <w:pPr>
        <w:spacing w:before="0" w:after="0" w:line="240" w:lineRule="auto"/>
      </w:pPr>
      <w:rPr>
        <w:b/>
        <w:bCs/>
        <w:color w:val="FFFFFF" w:themeColor="background1"/>
      </w:rPr>
      <w:tblPr/>
      <w:tcPr>
        <w:tc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tcBorders>
        <w:shd w:val="clear" w:color="auto" w:fill="009CE5" w:themeFill="accent1"/>
      </w:tcPr>
    </w:tblStylePr>
    <w:tblStylePr w:type="lastRow">
      <w:pPr>
        <w:spacing w:before="0" w:after="0" w:line="240" w:lineRule="auto"/>
      </w:pPr>
      <w:rPr>
        <w:b/>
        <w:bCs/>
      </w:rPr>
      <w:tblPr/>
      <w:tcPr>
        <w:tcBorders>
          <w:top w:val="single" w:sz="6"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tcBorders>
      </w:tcPr>
    </w:tblStylePr>
    <w:tblStylePr w:type="firstCol">
      <w:rPr>
        <w:b/>
        <w:bCs/>
      </w:rPr>
    </w:tblStylePr>
    <w:tblStylePr w:type="lastCol">
      <w:rPr>
        <w:b/>
        <w:bCs/>
      </w:r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tblBorders>
    </w:tblPr>
    <w:tblStylePr w:type="firstRow">
      <w:pPr>
        <w:spacing w:before="0" w:after="0" w:line="240" w:lineRule="auto"/>
      </w:pPr>
      <w:rPr>
        <w:b/>
        <w:bCs/>
        <w:color w:val="FFFFFF" w:themeColor="background1"/>
      </w:rPr>
      <w:tblPr/>
      <w:tcPr>
        <w:tc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tcBorders>
        <w:shd w:val="clear" w:color="auto" w:fill="C79000" w:themeFill="accent2"/>
      </w:tcPr>
    </w:tblStylePr>
    <w:tblStylePr w:type="lastRow">
      <w:pPr>
        <w:spacing w:before="0" w:after="0" w:line="240" w:lineRule="auto"/>
      </w:pPr>
      <w:rPr>
        <w:b/>
        <w:bCs/>
      </w:rPr>
      <w:tblPr/>
      <w:tcPr>
        <w:tcBorders>
          <w:top w:val="single" w:sz="6"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tcBorders>
      </w:tcPr>
    </w:tblStylePr>
    <w:tblStylePr w:type="firstCol">
      <w:rPr>
        <w:b/>
        <w:bCs/>
      </w:rPr>
    </w:tblStylePr>
    <w:tblStylePr w:type="lastCol">
      <w:rPr>
        <w:b/>
        <w:bCs/>
      </w:r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tblBorders>
    </w:tblPr>
    <w:tblStylePr w:type="firstRow">
      <w:pPr>
        <w:spacing w:before="0" w:after="0" w:line="240" w:lineRule="auto"/>
      </w:pPr>
      <w:rPr>
        <w:b/>
        <w:bCs/>
        <w:color w:val="FFFFFF" w:themeColor="background1"/>
      </w:rPr>
      <w:tblPr/>
      <w:tcPr>
        <w:tc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tcBorders>
        <w:shd w:val="clear" w:color="auto" w:fill="0066CC" w:themeFill="accent3"/>
      </w:tcPr>
    </w:tblStylePr>
    <w:tblStylePr w:type="lastRow">
      <w:pPr>
        <w:spacing w:before="0" w:after="0" w:line="240" w:lineRule="auto"/>
      </w:pPr>
      <w:rPr>
        <w:b/>
        <w:bCs/>
      </w:rPr>
      <w:tblPr/>
      <w:tcPr>
        <w:tcBorders>
          <w:top w:val="single" w:sz="6"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tcBorders>
      </w:tcPr>
    </w:tblStylePr>
    <w:tblStylePr w:type="firstCol">
      <w:rPr>
        <w:b/>
        <w:bCs/>
      </w:rPr>
    </w:tblStylePr>
    <w:tblStylePr w:type="lastCol">
      <w:rPr>
        <w:b/>
        <w:bCs/>
      </w:r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tblBorders>
    </w:tblPr>
    <w:tblStylePr w:type="firstRow">
      <w:pPr>
        <w:spacing w:before="0" w:after="0" w:line="240" w:lineRule="auto"/>
      </w:pPr>
      <w:rPr>
        <w:b/>
        <w:bCs/>
        <w:color w:val="FFFFFF" w:themeColor="background1"/>
      </w:rPr>
      <w:tblPr/>
      <w:tcPr>
        <w:tc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tcBorders>
        <w:shd w:val="clear" w:color="auto" w:fill="E20033" w:themeFill="accent4"/>
      </w:tcPr>
    </w:tblStylePr>
    <w:tblStylePr w:type="lastRow">
      <w:pPr>
        <w:spacing w:before="0" w:after="0" w:line="240" w:lineRule="auto"/>
      </w:pPr>
      <w:rPr>
        <w:b/>
        <w:bCs/>
      </w:rPr>
      <w:tblPr/>
      <w:tcPr>
        <w:tcBorders>
          <w:top w:val="single" w:sz="6"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tcBorders>
      </w:tcPr>
    </w:tblStylePr>
    <w:tblStylePr w:type="firstCol">
      <w:rPr>
        <w:b/>
        <w:bCs/>
      </w:rPr>
    </w:tblStylePr>
    <w:tblStylePr w:type="lastCol">
      <w:rPr>
        <w:b/>
        <w:bCs/>
      </w:r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tblBorders>
    </w:tblPr>
    <w:tblStylePr w:type="firstRow">
      <w:pPr>
        <w:spacing w:before="0" w:after="0" w:line="240" w:lineRule="auto"/>
      </w:pPr>
      <w:rPr>
        <w:b/>
        <w:bCs/>
        <w:color w:val="FFFFFF" w:themeColor="background1"/>
      </w:rPr>
      <w:tblPr/>
      <w:tcPr>
        <w:tc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tcBorders>
        <w:shd w:val="clear" w:color="auto" w:fill="FF9900" w:themeFill="accent5"/>
      </w:tcPr>
    </w:tblStylePr>
    <w:tblStylePr w:type="lastRow">
      <w:pPr>
        <w:spacing w:before="0" w:after="0" w:line="240" w:lineRule="auto"/>
      </w:pPr>
      <w:rPr>
        <w:b/>
        <w:bCs/>
      </w:rPr>
      <w:tblPr/>
      <w:tcPr>
        <w:tcBorders>
          <w:top w:val="single" w:sz="6"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tcBorders>
      </w:tcPr>
    </w:tblStylePr>
    <w:tblStylePr w:type="firstCol">
      <w:rPr>
        <w:b/>
        <w:bCs/>
      </w:rPr>
    </w:tblStylePr>
    <w:tblStylePr w:type="lastCol">
      <w:rPr>
        <w:b/>
        <w:bCs/>
      </w:r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tblBorders>
    </w:tblPr>
    <w:tblStylePr w:type="firstRow">
      <w:pPr>
        <w:spacing w:before="0" w:after="0" w:line="240" w:lineRule="auto"/>
      </w:pPr>
      <w:rPr>
        <w:b/>
        <w:bCs/>
        <w:color w:val="FFFFFF" w:themeColor="background1"/>
      </w:rPr>
      <w:tblPr/>
      <w:tcPr>
        <w:tc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tcBorders>
        <w:shd w:val="clear" w:color="auto" w:fill="FFCC00" w:themeFill="accent6"/>
      </w:tcPr>
    </w:tblStylePr>
    <w:tblStylePr w:type="lastRow">
      <w:pPr>
        <w:spacing w:before="0" w:after="0" w:line="240" w:lineRule="auto"/>
      </w:pPr>
      <w:rPr>
        <w:b/>
        <w:bCs/>
      </w:rPr>
      <w:tblPr/>
      <w:tcPr>
        <w:tcBorders>
          <w:top w:val="single" w:sz="6"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tcBorders>
      </w:tcPr>
    </w:tblStylePr>
    <w:tblStylePr w:type="firstCol">
      <w:rPr>
        <w:b/>
        <w:bCs/>
      </w:rPr>
    </w:tblStylePr>
    <w:tblStylePr w:type="lastCol">
      <w:rPr>
        <w:b/>
        <w:bCs/>
      </w:r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9CE5"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9CE5" w:themeFill="accent1"/>
      </w:tcPr>
    </w:tblStylePr>
    <w:tblStylePr w:type="lastCol">
      <w:rPr>
        <w:b/>
        <w:bCs/>
        <w:color w:val="FFFFFF" w:themeColor="background1"/>
      </w:rPr>
      <w:tblPr/>
      <w:tcPr>
        <w:tcBorders>
          <w:left w:val="none" w:sz="4" w:space="0" w:color="000000"/>
          <w:right w:val="none" w:sz="4" w:space="0" w:color="000000"/>
        </w:tcBorders>
        <w:shd w:val="clear" w:color="auto" w:fill="009CE5"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79000"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79000" w:themeFill="accent2"/>
      </w:tcPr>
    </w:tblStylePr>
    <w:tblStylePr w:type="lastCol">
      <w:rPr>
        <w:b/>
        <w:bCs/>
        <w:color w:val="FFFFFF" w:themeColor="background1"/>
      </w:rPr>
      <w:tblPr/>
      <w:tcPr>
        <w:tcBorders>
          <w:left w:val="none" w:sz="4" w:space="0" w:color="000000"/>
          <w:right w:val="none" w:sz="4" w:space="0" w:color="000000"/>
        </w:tcBorders>
        <w:shd w:val="clear" w:color="auto" w:fill="C79000"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66CC"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66CC" w:themeFill="accent3"/>
      </w:tcPr>
    </w:tblStylePr>
    <w:tblStylePr w:type="lastCol">
      <w:rPr>
        <w:b/>
        <w:bCs/>
        <w:color w:val="FFFFFF" w:themeColor="background1"/>
      </w:rPr>
      <w:tblPr/>
      <w:tcPr>
        <w:tcBorders>
          <w:left w:val="none" w:sz="4" w:space="0" w:color="000000"/>
          <w:right w:val="none" w:sz="4" w:space="0" w:color="000000"/>
        </w:tcBorders>
        <w:shd w:val="clear" w:color="auto" w:fill="0066CC"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E20033"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E20033" w:themeFill="accent4"/>
      </w:tcPr>
    </w:tblStylePr>
    <w:tblStylePr w:type="lastCol">
      <w:rPr>
        <w:b/>
        <w:bCs/>
        <w:color w:val="FFFFFF" w:themeColor="background1"/>
      </w:rPr>
      <w:tblPr/>
      <w:tcPr>
        <w:tcBorders>
          <w:left w:val="none" w:sz="4" w:space="0" w:color="000000"/>
          <w:right w:val="none" w:sz="4" w:space="0" w:color="000000"/>
        </w:tcBorders>
        <w:shd w:val="clear" w:color="auto" w:fill="E20033"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F9900"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F9900" w:themeFill="accent5"/>
      </w:tcPr>
    </w:tblStylePr>
    <w:tblStylePr w:type="lastCol">
      <w:rPr>
        <w:b/>
        <w:bCs/>
        <w:color w:val="FFFFFF" w:themeColor="background1"/>
      </w:rPr>
      <w:tblPr/>
      <w:tcPr>
        <w:tcBorders>
          <w:left w:val="none" w:sz="4" w:space="0" w:color="000000"/>
          <w:right w:val="none" w:sz="4" w:space="0" w:color="000000"/>
        </w:tcBorders>
        <w:shd w:val="clear" w:color="auto" w:fill="FF9900"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FCC00"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FCC00" w:themeFill="accent6"/>
      </w:tcPr>
    </w:tblStylePr>
    <w:tblStylePr w:type="lastCol">
      <w:rPr>
        <w:b/>
        <w:bCs/>
        <w:color w:val="FFFFFF" w:themeColor="background1"/>
      </w:rPr>
      <w:tblPr/>
      <w:tcPr>
        <w:tcBorders>
          <w:left w:val="none" w:sz="4" w:space="0" w:color="000000"/>
          <w:right w:val="none" w:sz="4" w:space="0" w:color="000000"/>
        </w:tcBorders>
        <w:shd w:val="clear" w:color="auto" w:fill="FFCC00"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paragraph" w:styleId="MessageHeader">
    <w:name w:val="Message Header"/>
    <w:basedOn w:val="Normal"/>
    <w:link w:val="MessageHeaderChar"/>
    <w:uiPriority w:val="99"/>
    <w:semiHidden/>
    <w:pPr>
      <w:pBdr>
        <w:top w:val="single" w:sz="6" w:space="1" w:color="000000"/>
        <w:left w:val="single" w:sz="6" w:space="1" w:color="000000"/>
        <w:bottom w:val="single" w:sz="6" w:space="1" w:color="000000"/>
        <w:right w:val="single" w:sz="6" w:space="1" w:color="000000"/>
      </w:pBdr>
      <w:shd w:val="pct20" w:color="auto" w:fill="auto"/>
      <w:spacing w:before="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rmalWeb">
    <w:name w:val="Normal (Web)"/>
    <w:basedOn w:val="Normal"/>
    <w:uiPriority w:val="99"/>
    <w:rPr>
      <w:rFonts w:ascii="Times New Roman" w:hAnsi="Times New Roman" w:cs="Times New Roman"/>
      <w:sz w:val="24"/>
      <w:szCs w:val="24"/>
    </w:rPr>
  </w:style>
  <w:style w:type="paragraph" w:styleId="NormalIndent">
    <w:name w:val="Normal Indent"/>
    <w:basedOn w:val="Normal"/>
    <w:uiPriority w:val="99"/>
    <w:semiHidden/>
    <w:pPr>
      <w:ind w:left="720"/>
    </w:pPr>
  </w:style>
  <w:style w:type="paragraph" w:styleId="NoteHeading">
    <w:name w:val="Note Heading"/>
    <w:basedOn w:val="Normal"/>
    <w:next w:val="Normal"/>
    <w:link w:val="NoteHeadingChar"/>
    <w:uiPriority w:val="99"/>
    <w:semiHidden/>
    <w:pPr>
      <w:spacing w:before="0" w:line="240" w:lineRule="auto"/>
    </w:pPr>
  </w:style>
  <w:style w:type="character" w:customStyle="1" w:styleId="NoteHeadingChar">
    <w:name w:val="Note Heading Char"/>
    <w:basedOn w:val="DefaultParagraphFont"/>
    <w:link w:val="NoteHeading"/>
    <w:uiPriority w:val="99"/>
    <w:semiHidden/>
    <w:rPr>
      <w:sz w:val="18"/>
    </w:rPr>
  </w:style>
  <w:style w:type="character" w:styleId="PageNumber">
    <w:name w:val="page number"/>
    <w:basedOn w:val="DefaultParagraphFont"/>
    <w:uiPriority w:val="99"/>
  </w:style>
  <w:style w:type="character" w:styleId="PlaceholderText">
    <w:name w:val="Placeholder Text"/>
    <w:basedOn w:val="DefaultParagraphFont"/>
    <w:uiPriority w:val="99"/>
    <w:semiHidden/>
    <w:rPr>
      <w:color w:val="808080"/>
    </w:rPr>
  </w:style>
  <w:style w:type="paragraph" w:styleId="PlainText">
    <w:name w:val="Plain Text"/>
    <w:basedOn w:val="Normal"/>
    <w:link w:val="PlainTextChar"/>
    <w:uiPriority w:val="99"/>
    <w:semiHidden/>
    <w:pPr>
      <w:spacing w:before="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Salutation">
    <w:name w:val="Salutation"/>
    <w:basedOn w:val="Normal"/>
    <w:next w:val="Normal"/>
    <w:link w:val="SalutationChar"/>
    <w:uiPriority w:val="99"/>
    <w:semiHidden/>
  </w:style>
  <w:style w:type="character" w:customStyle="1" w:styleId="SalutationChar">
    <w:name w:val="Salutation Char"/>
    <w:basedOn w:val="DefaultParagraphFont"/>
    <w:link w:val="Salutation"/>
    <w:uiPriority w:val="99"/>
    <w:semiHidden/>
    <w:rPr>
      <w:sz w:val="18"/>
    </w:rPr>
  </w:style>
  <w:style w:type="paragraph" w:styleId="Signature">
    <w:name w:val="Signature"/>
    <w:basedOn w:val="Normal"/>
    <w:link w:val="SignatureChar"/>
    <w:uiPriority w:val="99"/>
    <w:semiHidden/>
    <w:pPr>
      <w:spacing w:before="0" w:line="240" w:lineRule="auto"/>
      <w:ind w:left="4252"/>
    </w:pPr>
  </w:style>
  <w:style w:type="character" w:customStyle="1" w:styleId="SignatureChar">
    <w:name w:val="Signature Char"/>
    <w:basedOn w:val="DefaultParagraphFont"/>
    <w:link w:val="Signature"/>
    <w:uiPriority w:val="99"/>
    <w:semiHidden/>
    <w:rPr>
      <w:sz w:val="18"/>
    </w:rPr>
  </w:style>
  <w:style w:type="table" w:styleId="Table3Deffects1">
    <w:name w:val="Table 3D effects 1"/>
    <w:basedOn w:val="TableNormal"/>
    <w:uiPriority w:val="99"/>
    <w:semiHidden/>
    <w:unhideWhenUsed/>
    <w:pPr>
      <w:spacing w:before="120" w:after="0"/>
    </w:pPr>
    <w:tblPr/>
    <w:tcPr>
      <w:shd w:val="solid" w:color="C0C0C0" w:fill="FFFFFF"/>
    </w:tcPr>
    <w:tblStylePr w:type="firstRow">
      <w:rPr>
        <w:b/>
        <w:bCs/>
        <w:color w:val="800080"/>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neCell">
      <w:tblPr/>
      <w:tcPr>
        <w:tcBorders>
          <w:left w:val="none" w:sz="0" w:space="0" w:color="000000"/>
          <w:bottom w:val="none" w:sz="0" w:space="0" w:color="000000"/>
        </w:tcBorders>
      </w:tcPr>
    </w:tblStylePr>
    <w:tblStylePr w:type="nwCell">
      <w:tblPr/>
      <w:tcPr>
        <w:tcBorders>
          <w:bottom w:val="none" w:sz="0" w:space="0" w:color="000000"/>
          <w:right w:val="none" w:sz="0" w:space="0" w:color="000000"/>
        </w:tcBorders>
      </w:tcPr>
    </w:tblStylePr>
    <w:tblStylePr w:type="seCell">
      <w:tblPr/>
      <w:tcPr>
        <w:tcBorders>
          <w:top w:val="none" w:sz="0" w:space="0" w:color="000000"/>
          <w:left w:val="none" w:sz="0" w:space="0" w:color="000000"/>
        </w:tcBorders>
      </w:tcPr>
    </w:tblStylePr>
    <w:tblStylePr w:type="swCell">
      <w:rPr>
        <w:color w:val="000080"/>
      </w:rPr>
      <w:tblPr/>
      <w:tcPr>
        <w:tcBorders>
          <w:top w:val="none" w:sz="0" w:space="0" w:color="000000"/>
          <w:right w:val="none" w:sz="0" w:space="0" w:color="000000"/>
        </w:tcBorders>
      </w:tcPr>
    </w:tblStylePr>
  </w:style>
  <w:style w:type="table" w:styleId="Table3Deffects2">
    <w:name w:val="Table 3D effects 2"/>
    <w:basedOn w:val="TableNormal"/>
    <w:uiPriority w:val="99"/>
    <w:semiHidden/>
    <w:unhideWhenUsed/>
    <w:pPr>
      <w:spacing w:before="120" w:after="0"/>
    </w:pPr>
    <w:tblPr>
      <w:tblStyleRowBandSize w:val="1"/>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styleId="Table3Deffects3">
    <w:name w:val="Table 3D effects 3"/>
    <w:basedOn w:val="TableNormal"/>
    <w:uiPriority w:val="99"/>
    <w:semiHidden/>
    <w:unhideWhenUsed/>
    <w:pPr>
      <w:spacing w:before="120" w:after="0"/>
    </w:pPr>
    <w:tblPr>
      <w:tblStyleRowBandSize w:val="1"/>
      <w:tblStyleColBandSize w:val="1"/>
    </w:tbl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table" w:styleId="TableClassic1">
    <w:name w:val="Table Classic 1"/>
    <w:basedOn w:val="TableNormal"/>
    <w:uiPriority w:val="99"/>
    <w:semiHidden/>
    <w:unhideWhenUsed/>
    <w:pPr>
      <w:spacing w:before="120"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styleId="TableClassic2">
    <w:name w:val="Table Classic 2"/>
    <w:basedOn w:val="TableNormal"/>
    <w:uiPriority w:val="99"/>
    <w:semiHidden/>
    <w:unhideWhenUsed/>
    <w:pPr>
      <w:spacing w:before="120"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000080"/>
      </w:rPr>
    </w:tblStylePr>
  </w:style>
  <w:style w:type="table" w:styleId="TableClassic3">
    <w:name w:val="Table Classic 3"/>
    <w:basedOn w:val="TableNormal"/>
    <w:uiPriority w:val="99"/>
    <w:semiHidden/>
    <w:unhideWhenUsed/>
    <w:pPr>
      <w:spacing w:before="120"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cBorders>
        <w:shd w:val="solid" w:color="000080" w:fill="FFFFFF"/>
      </w:tcPr>
    </w:tblStylePr>
    <w:tblStylePr w:type="lastRow">
      <w:rPr>
        <w:color w:val="000080"/>
      </w:rPr>
      <w:tblPr/>
      <w:tcPr>
        <w:tcBorders>
          <w:top w:val="single" w:sz="12" w:space="0" w:color="000000"/>
        </w:tcBorders>
        <w:shd w:val="solid" w:color="FFFFFF" w:fill="FFFFFF"/>
      </w:tcPr>
    </w:tblStylePr>
    <w:tblStylePr w:type="firstCol">
      <w:rPr>
        <w:b/>
        <w:bCs/>
        <w:color w:val="000000"/>
      </w:rPr>
    </w:tblStylePr>
  </w:style>
  <w:style w:type="table" w:styleId="TableClassic4">
    <w:name w:val="Table Classic 4"/>
    <w:basedOn w:val="TableNormal"/>
    <w:uiPriority w:val="99"/>
    <w:semiHidden/>
    <w:unhideWhenUsed/>
    <w:pPr>
      <w:spacing w:before="120"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cBorders>
        <w:shd w:val="pct50" w:color="000080" w:fill="FFFFFF"/>
      </w:tcPr>
    </w:tblStylePr>
    <w:tblStylePr w:type="lastRow">
      <w:rPr>
        <w:color w:val="000080"/>
      </w:rPr>
      <w:tblPr/>
      <w:tcPr>
        <w:tcBorders>
          <w:bottom w:val="single" w:sz="6" w:space="0" w:color="000000"/>
        </w:tcBorders>
        <w:shd w:val="pct50" w:color="000000" w:fill="FFFFFF"/>
      </w:tcPr>
    </w:tblStylePr>
    <w:tblStylePr w:type="firstCol">
      <w:rPr>
        <w:b/>
        <w:bCs/>
      </w:rPr>
    </w:tblStylePr>
    <w:tblStylePr w:type="nwCell">
      <w:rPr>
        <w:b/>
        <w:bCs/>
      </w:rPr>
    </w:tblStylePr>
    <w:tblStylePr w:type="swCell">
      <w:rPr>
        <w:color w:val="000080"/>
      </w:rPr>
    </w:tblStylePr>
  </w:style>
  <w:style w:type="table" w:styleId="TableColourful1">
    <w:name w:val="Table Colorful 1"/>
    <w:basedOn w:val="TableNormal"/>
    <w:uiPriority w:val="99"/>
    <w:semiHidden/>
    <w:unhideWhenUsed/>
    <w:pPr>
      <w:spacing w:before="120"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shd w:val="solid" w:color="000000" w:fill="FFFFFF"/>
      </w:tcPr>
    </w:tblStylePr>
    <w:tblStylePr w:type="firstCol">
      <w:rPr>
        <w:b/>
        <w:bCs/>
        <w:i/>
        <w:iCs/>
      </w:rPr>
      <w:tblPr/>
      <w:tcPr>
        <w:shd w:val="solid" w:color="000080" w:fill="FFFFFF"/>
      </w:tcPr>
    </w:tblStylePr>
    <w:tblStylePr w:type="nwCell">
      <w:tblPr/>
      <w:tcPr>
        <w:shd w:val="solid" w:color="000000" w:fill="FFFFFF"/>
      </w:tcPr>
    </w:tblStylePr>
    <w:tblStylePr w:type="swCell">
      <w:rPr>
        <w:b/>
        <w:bCs/>
        <w:i w:val="0"/>
        <w:iCs w:val="0"/>
      </w:rPr>
    </w:tblStylePr>
  </w:style>
  <w:style w:type="table" w:styleId="TableColourful2">
    <w:name w:val="Table Colorful 2"/>
    <w:basedOn w:val="TableNormal"/>
    <w:uiPriority w:val="99"/>
    <w:semiHidden/>
    <w:unhideWhenUsed/>
    <w:pPr>
      <w:spacing w:before="120"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cBorders>
        <w:shd w:val="solid" w:color="800000" w:fill="FFFFFF"/>
      </w:tcPr>
    </w:tblStylePr>
    <w:tblStylePr w:type="firstCol">
      <w:rPr>
        <w:b/>
        <w:bCs/>
        <w:i/>
        <w:iCs/>
      </w:rPr>
    </w:tblStylePr>
    <w:tblStylePr w:type="lastCol">
      <w:tblPr/>
      <w:tcPr>
        <w:shd w:val="solid" w:color="C0C0C0" w:fill="FFFFFF"/>
      </w:tcPr>
    </w:tblStylePr>
    <w:tblStylePr w:type="swCell">
      <w:rPr>
        <w:b/>
        <w:bCs/>
        <w:i w:val="0"/>
        <w:iCs w:val="0"/>
      </w:rPr>
    </w:tblStylePr>
  </w:style>
  <w:style w:type="table" w:styleId="TableColourful3">
    <w:name w:val="Table Colorful 3"/>
    <w:basedOn w:val="TableNormal"/>
    <w:uiPriority w:val="99"/>
    <w:semiHidden/>
    <w:unhideWhenUsed/>
    <w:pPr>
      <w:spacing w:before="120"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color w:val="FFFFFF"/>
      </w:rPr>
      <w:tblPr/>
      <w:tcPr>
        <w:shd w:val="solid" w:color="000000" w:fill="FFFFFF"/>
      </w:tcPr>
    </w:tblStylePr>
  </w:style>
  <w:style w:type="table" w:styleId="TableColumns1">
    <w:name w:val="Table Columns 1"/>
    <w:basedOn w:val="TableNormal"/>
    <w:uiPriority w:val="99"/>
    <w:semiHidden/>
    <w:unhideWhenUsed/>
    <w:pPr>
      <w:spacing w:before="120"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sing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StylePr>
    <w:tblStylePr w:type="swCell">
      <w:rPr>
        <w:b/>
        <w:bCs/>
      </w:rPr>
    </w:tblStylePr>
  </w:style>
  <w:style w:type="table" w:styleId="TableColumns2">
    <w:name w:val="Table Columns 2"/>
    <w:basedOn w:val="TableNormal"/>
    <w:uiPriority w:val="99"/>
    <w:semiHidden/>
    <w:unhideWhenUsed/>
    <w:pPr>
      <w:spacing w:before="120" w:after="0"/>
    </w:pPr>
    <w:rPr>
      <w:b/>
      <w:bCs/>
    </w:rPr>
    <w:tblPr>
      <w:tblStyleColBandSize w:val="1"/>
    </w:tblPr>
    <w:tblStylePr w:type="firstRow">
      <w:rPr>
        <w:color w:val="FFFFFF"/>
      </w:rPr>
      <w:tblPr/>
      <w:tcPr>
        <w:shd w:val="solid" w:color="000080" w:fill="FFFFFF"/>
      </w:tc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StylePr>
    <w:tblStylePr w:type="swCell">
      <w:rPr>
        <w:b/>
        <w:bCs/>
      </w:rPr>
    </w:tblStylePr>
  </w:style>
  <w:style w:type="table" w:styleId="TableColumns3">
    <w:name w:val="Table Columns 3"/>
    <w:basedOn w:val="TableNormal"/>
    <w:uiPriority w:val="99"/>
    <w:semiHidden/>
    <w:unhideWhenUsed/>
    <w:pPr>
      <w:spacing w:before="120"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StylePr>
  </w:style>
  <w:style w:type="table" w:styleId="TableColumns4">
    <w:name w:val="Table Columns 4"/>
    <w:basedOn w:val="TableNormal"/>
    <w:uiPriority w:val="99"/>
    <w:semiHidden/>
    <w:unhideWhenUsed/>
    <w:pPr>
      <w:spacing w:before="120" w:after="0"/>
    </w:pPr>
    <w:tblPr>
      <w:tblStyleColBandSize w:val="1"/>
    </w:tblPr>
    <w:tblStylePr w:type="firstRow">
      <w:rPr>
        <w:color w:val="FFFFFF"/>
      </w:rPr>
      <w:tblPr/>
      <w:tcPr>
        <w:shd w:val="solid" w:color="000000" w:fill="FFFFFF"/>
      </w:tcPr>
    </w:tblStylePr>
    <w:tblStylePr w:type="lastRow">
      <w:rPr>
        <w:b/>
        <w:bCs/>
      </w:rPr>
    </w:tblStylePr>
    <w:tblStylePr w:type="lastCol">
      <w:rPr>
        <w:b/>
        <w:bCs/>
      </w:r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before="120"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before="120" w:after="0"/>
    </w:pPr>
    <w:tblPr>
      <w:tblStyleRowBandSize w:val="1"/>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styleId="TableElegant">
    <w:name w:val="Table Elegant"/>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caps/>
        <w:color w:val="auto"/>
      </w:rPr>
    </w:tblStylePr>
  </w:style>
  <w:style w:type="table" w:styleId="TableGrid1">
    <w:name w:val="Table Grid 1"/>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StylePr>
    <w:tblStylePr w:type="lastCol">
      <w:rPr>
        <w:i/>
        <w:iCs/>
      </w:rPr>
    </w:tblStylePr>
  </w:style>
  <w:style w:type="table" w:styleId="TableGrid2">
    <w:name w:val="Table Grid 2"/>
    <w:basedOn w:val="TableNormal"/>
    <w:uiPriority w:val="99"/>
    <w:semiHidden/>
    <w:unhideWhenUsed/>
    <w:pPr>
      <w:spacing w:before="120" w:after="0"/>
    </w:pPr>
    <w:tblPr>
      <w:tblBorders>
        <w:insideH w:val="single" w:sz="6" w:space="0" w:color="000000"/>
        <w:insideV w:val="single" w:sz="6" w:space="0" w:color="000000"/>
      </w:tblBorders>
    </w:tblPr>
    <w:tcPr>
      <w:shd w:val="clear" w:color="auto" w:fill="auto"/>
    </w:tc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table" w:styleId="TableGrid3">
    <w:name w:val="Table Grid 3"/>
    <w:basedOn w:val="TableNormal"/>
    <w:uiPriority w:val="99"/>
    <w:semiHidden/>
    <w:unhideWhenUsed/>
    <w:pPr>
      <w:spacing w:before="120"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styleId="TableGrid4">
    <w:name w:val="Table Grid 4"/>
    <w:basedOn w:val="TableNormal"/>
    <w:uiPriority w:val="99"/>
    <w:semiHidden/>
    <w:unhideWhenUsed/>
    <w:pPr>
      <w:spacing w:before="120"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cBorders>
        <w:shd w:val="pct30" w:color="FFFF00" w:fill="FFFFFF"/>
      </w:tcPr>
    </w:tblStylePr>
    <w:tblStylePr w:type="lastRow">
      <w:rPr>
        <w:b/>
        <w:bCs/>
        <w:color w:val="auto"/>
      </w:rPr>
      <w:tblPr/>
      <w:tcPr>
        <w:tcBorders>
          <w:top w:val="single" w:sz="6" w:space="0" w:color="000000"/>
        </w:tcBorders>
        <w:shd w:val="pct30" w:color="FFFF00" w:fill="FFFFFF"/>
      </w:tcPr>
    </w:tblStylePr>
    <w:tblStylePr w:type="lastCol">
      <w:rPr>
        <w:b/>
        <w:bCs/>
        <w:color w:val="auto"/>
      </w:rPr>
    </w:tblStylePr>
  </w:style>
  <w:style w:type="table" w:styleId="TableGrid5">
    <w:name w:val="Table Grid 5"/>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cBorders>
      </w:tcPr>
    </w:tblStylePr>
    <w:tblStylePr w:type="lastRow">
      <w:rPr>
        <w:b/>
        <w:bCs/>
      </w:rPr>
    </w:tblStylePr>
    <w:tblStylePr w:type="lastCol">
      <w:rPr>
        <w:b/>
        <w:bCs/>
      </w:rPr>
    </w:tblStylePr>
  </w:style>
  <w:style w:type="table" w:styleId="TableGrid6">
    <w:name w:val="Table Grid 6"/>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cBorders>
      </w:tcPr>
    </w:tblStylePr>
    <w:tblStylePr w:type="lastRow">
      <w:rPr>
        <w:color w:val="auto"/>
      </w:rPr>
      <w:tblPr/>
      <w:tcPr>
        <w:tcBorders>
          <w:top w:val="single" w:sz="6" w:space="0" w:color="000000"/>
        </w:tcBorders>
      </w:tcPr>
    </w:tblStylePr>
    <w:tblStylePr w:type="firstCol">
      <w:rPr>
        <w:b/>
        <w:bCs/>
      </w:rPr>
    </w:tblStylePr>
  </w:style>
  <w:style w:type="table" w:styleId="TableGrid7">
    <w:name w:val="Table Grid 7"/>
    <w:basedOn w:val="TableNormal"/>
    <w:uiPriority w:val="99"/>
    <w:semiHidden/>
    <w:unhideWhenUsed/>
    <w:pPr>
      <w:spacing w:before="120"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cBorders>
      </w:tcPr>
    </w:tblStylePr>
    <w:tblStylePr w:type="lastRow">
      <w:rPr>
        <w:b w:val="0"/>
        <w:bCs w:val="0"/>
      </w:rPr>
      <w:tblPr/>
      <w:tcPr>
        <w:tcBorders>
          <w:top w:val="single" w:sz="6" w:space="0" w:color="000000"/>
        </w:tcBorders>
      </w:tcPr>
    </w:tblStylePr>
    <w:tblStylePr w:type="firstCol">
      <w:rPr>
        <w:b w:val="0"/>
        <w:bCs w:val="0"/>
      </w:rPr>
    </w:tblStylePr>
    <w:tblStylePr w:type="lastCol">
      <w:rPr>
        <w:b w:val="0"/>
        <w:bCs w:val="0"/>
      </w:rPr>
    </w:tblStylePr>
  </w:style>
  <w:style w:type="table" w:styleId="TableGrid8">
    <w:name w:val="Table Grid 8"/>
    <w:basedOn w:val="TableNormal"/>
    <w:uiPriority w:val="99"/>
    <w:semiHidden/>
    <w:unhideWhenUsed/>
    <w:pPr>
      <w:spacing w:before="120"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shd w:val="solid" w:color="000080" w:fill="FFFFFF"/>
      </w:tcPr>
    </w:tblStylePr>
    <w:tblStylePr w:type="lastRow">
      <w:rPr>
        <w:b/>
        <w:bCs/>
        <w:color w:val="auto"/>
      </w:rPr>
    </w:tblStylePr>
    <w:tblStylePr w:type="lastCol">
      <w:rPr>
        <w:b/>
        <w:bCs/>
        <w:color w:val="auto"/>
      </w:rPr>
    </w:tblStylePr>
  </w:style>
  <w:style w:type="table" w:styleId="TableList1">
    <w:name w:val="Table List 1"/>
    <w:basedOn w:val="TableNormal"/>
    <w:uiPriority w:val="99"/>
    <w:semiHidden/>
    <w:unhideWhenUsed/>
    <w:pPr>
      <w:spacing w:before="120"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rPr>
        <w:color w:val="auto"/>
      </w:rPr>
      <w:tblPr/>
      <w:tcPr>
        <w:shd w:val="solid" w:color="C0C0C0" w:fill="FFFFFF"/>
      </w:tcPr>
    </w:tblStylePr>
    <w:tblStylePr w:type="band2Horz">
      <w:rPr>
        <w:color w:val="auto"/>
      </w:rPr>
    </w:tblStylePr>
    <w:tblStylePr w:type="swCell">
      <w:rPr>
        <w:b/>
        <w:bCs/>
      </w:rPr>
    </w:tblStylePr>
  </w:style>
  <w:style w:type="table" w:styleId="TableList2">
    <w:name w:val="Table List 2"/>
    <w:basedOn w:val="TableNormal"/>
    <w:uiPriority w:val="99"/>
    <w:semiHidden/>
    <w:unhideWhenUsed/>
    <w:pPr>
      <w:spacing w:before="120" w:after="0"/>
    </w:pPr>
    <w:tblPr>
      <w:tblStyleRowBandSize w:val="2"/>
      <w:tblBorders>
        <w:bottom w:val="single" w:sz="12" w:space="0" w:color="808080"/>
      </w:tblBorders>
    </w:tblPr>
    <w:tblStylePr w:type="firstRow">
      <w:rPr>
        <w:b/>
        <w:bCs/>
        <w:color w:val="FFFFFF"/>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rPr>
        <w:color w:val="auto"/>
      </w:rPr>
      <w:tblPr/>
      <w:tcPr>
        <w:shd w:val="pct20" w:color="00FF00" w:fill="FFFFFF"/>
      </w:tcPr>
    </w:tblStylePr>
    <w:tblStylePr w:type="band2Horz">
      <w:rPr>
        <w:color w:val="auto"/>
      </w:rPr>
    </w:tblStylePr>
    <w:tblStylePr w:type="swCell">
      <w:rPr>
        <w:b/>
        <w:bCs/>
      </w:rPr>
    </w:tblStylePr>
  </w:style>
  <w:style w:type="table" w:styleId="TableList3">
    <w:name w:val="Table List 3"/>
    <w:basedOn w:val="TableNormal"/>
    <w:uiPriority w:val="99"/>
    <w:semiHidden/>
    <w:unhideWhenUsed/>
    <w:pPr>
      <w:spacing w:before="120"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cBorders>
      </w:tcPr>
    </w:tblStylePr>
    <w:tblStylePr w:type="lastRow">
      <w:tblPr/>
      <w:tcPr>
        <w:tcBorders>
          <w:top w:val="single" w:sz="12" w:space="0" w:color="000000"/>
        </w:tcBorders>
      </w:tcPr>
    </w:tblStylePr>
    <w:tblStylePr w:type="swCell">
      <w:rPr>
        <w:i/>
        <w:iCs/>
        <w:color w:val="000080"/>
      </w:rPr>
    </w:tblStylePr>
  </w:style>
  <w:style w:type="table" w:styleId="TableList4">
    <w:name w:val="Table List 4"/>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cBorders>
        <w:shd w:val="solid" w:color="808080" w:fill="FFFFFF"/>
      </w:tcPr>
    </w:tblStylePr>
  </w:style>
  <w:style w:type="table" w:styleId="TableList5">
    <w:name w:val="Table List 5"/>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styleId="TableList6">
    <w:name w:val="Table List 6"/>
    <w:basedOn w:val="TableNormal"/>
    <w:uiPriority w:val="99"/>
    <w:semiHidden/>
    <w:unhideWhenUsed/>
    <w:pPr>
      <w:spacing w:before="120"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styleId="TableList7">
    <w:name w:val="Table List 7"/>
    <w:basedOn w:val="TableNormal"/>
    <w:uiPriority w:val="99"/>
    <w:semiHidden/>
    <w:unhideWhenUsed/>
    <w:pPr>
      <w:spacing w:before="120"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rPr>
        <w:color w:val="auto"/>
      </w:rPr>
      <w:tblPr/>
      <w:tcPr>
        <w:shd w:val="pct20" w:color="000000" w:fill="FFFFFF"/>
      </w:tcPr>
    </w:tblStylePr>
    <w:tblStylePr w:type="band2Horz">
      <w:tblPr/>
      <w:tcPr>
        <w:shd w:val="pct25" w:color="FFFF00" w:fill="FFFFFF"/>
      </w:tcPr>
    </w:tblStylePr>
  </w:style>
  <w:style w:type="table" w:styleId="TableList8">
    <w:name w:val="Table List 8"/>
    <w:basedOn w:val="TableNormal"/>
    <w:uiPriority w:val="99"/>
    <w:semiHidden/>
    <w:unhideWhenUsed/>
    <w:pPr>
      <w:spacing w:before="120"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style>
  <w:style w:type="paragraph" w:styleId="TableofAuthorities">
    <w:name w:val="table of authorities"/>
    <w:basedOn w:val="Normal"/>
    <w:next w:val="Normal"/>
    <w:uiPriority w:val="99"/>
    <w:semiHidden/>
    <w:pPr>
      <w:ind w:left="180" w:hanging="180"/>
    </w:pPr>
  </w:style>
  <w:style w:type="paragraph" w:styleId="TableofFigures">
    <w:name w:val="table of figures"/>
    <w:basedOn w:val="Normal"/>
    <w:next w:val="Normal"/>
    <w:uiPriority w:val="99"/>
    <w:semiHidden/>
  </w:style>
  <w:style w:type="table" w:styleId="TableProfessional">
    <w:name w:val="Table Professional"/>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TableSimple1">
    <w:name w:val="Table Simple 1"/>
    <w:basedOn w:val="TableNormal"/>
    <w:uiPriority w:val="99"/>
    <w:semiHidden/>
    <w:unhideWhenUsed/>
    <w:pPr>
      <w:spacing w:before="120"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cBorders>
      </w:tcPr>
    </w:tblStylePr>
    <w:tblStylePr w:type="lastRow">
      <w:tblPr/>
      <w:tcPr>
        <w:tcBorders>
          <w:top w:val="single" w:sz="6" w:space="0" w:color="008000"/>
        </w:tcBorders>
      </w:tcPr>
    </w:tblStylePr>
  </w:style>
  <w:style w:type="table" w:styleId="TableSimple2">
    <w:name w:val="Table Simple 2"/>
    <w:basedOn w:val="TableNormal"/>
    <w:uiPriority w:val="99"/>
    <w:semiHidden/>
    <w:unhideWhenUsed/>
    <w:pPr>
      <w:spacing w:before="120" w:after="0"/>
    </w:pPr>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Pr/>
      <w:tcPr>
        <w:tcBorders>
          <w:left w:val="none" w:sz="0" w:space="0" w:color="000000"/>
        </w:tcBorders>
      </w:tcPr>
    </w:tblStylePr>
    <w:tblStylePr w:type="swCell">
      <w:rPr>
        <w:b/>
        <w:bCs/>
      </w:rPr>
      <w:tblPr/>
      <w:tcPr>
        <w:tcBorders>
          <w:top w:val="none" w:sz="0" w:space="0" w:color="000000"/>
        </w:tcBorders>
      </w:tcPr>
    </w:tblStylePr>
  </w:style>
  <w:style w:type="table" w:styleId="TableSimple3">
    <w:name w:val="Table Simple 3"/>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shd w:val="solid" w:color="000000" w:fill="FFFFFF"/>
      </w:tcPr>
    </w:tblStylePr>
  </w:style>
  <w:style w:type="table" w:styleId="TableSubtle1">
    <w:name w:val="Table Subtle 1"/>
    <w:basedOn w:val="TableNormal"/>
    <w:uiPriority w:val="99"/>
    <w:semiHidden/>
    <w:unhideWhenUsed/>
    <w:pPr>
      <w:spacing w:before="120" w:after="0"/>
    </w:pPr>
    <w:tblPr>
      <w:tblStyleRowBandSize w:val="1"/>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TableSubtle2">
    <w:name w:val="Table Subtle 2"/>
    <w:basedOn w:val="TableNormal"/>
    <w:uiPriority w:val="99"/>
    <w:semiHidden/>
    <w:unhideWhenUsed/>
    <w:pPr>
      <w:spacing w:before="120" w:after="0"/>
    </w:p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styleId="TableTheme">
    <w:name w:val="Table Theme"/>
    <w:basedOn w:val="TableNormal"/>
    <w:uiPriority w:val="99"/>
    <w:semiHidden/>
    <w:unhideWhenUsed/>
    <w:pPr>
      <w:spacing w:before="120" w:after="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Web1">
    <w:name w:val="Table Web 1"/>
    <w:basedOn w:val="TableNormal"/>
    <w:uiPriority w:val="99"/>
    <w:semiHidden/>
    <w:unhideWhenUsed/>
    <w:pPr>
      <w:spacing w:before="120" w:after="0"/>
    </w:p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styleId="TableWeb2">
    <w:name w:val="Table Web 2"/>
    <w:basedOn w:val="TableNormal"/>
    <w:uiPriority w:val="99"/>
    <w:semiHidden/>
    <w:unhideWhenUsed/>
    <w:pPr>
      <w:spacing w:before="120" w:after="0"/>
    </w:p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styleId="TableWeb3">
    <w:name w:val="Table Web 3"/>
    <w:basedOn w:val="TableNormal"/>
    <w:uiPriority w:val="99"/>
    <w:semiHidden/>
    <w:unhideWhenUsed/>
    <w:pPr>
      <w:spacing w:before="120" w:after="0"/>
    </w:pPr>
    <w:tblPr>
      <w:tblCellSpacing w:w="20" w:type="dxa"/>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paragraph" w:styleId="TOAHeading">
    <w:name w:val="toa heading"/>
    <w:basedOn w:val="Normal"/>
    <w:next w:val="Normal"/>
    <w:uiPriority w:val="99"/>
    <w:semiHidden/>
    <w:rPr>
      <w:rFonts w:asciiTheme="majorHAnsi" w:eastAsiaTheme="majorEastAsia" w:hAnsiTheme="majorHAnsi" w:cstheme="majorBidi"/>
      <w:b/>
      <w:bCs/>
      <w:sz w:val="24"/>
      <w:szCs w:val="24"/>
    </w:rPr>
  </w:style>
  <w:style w:type="paragraph" w:styleId="TOC1">
    <w:name w:val="toc 1"/>
    <w:basedOn w:val="Normal"/>
    <w:next w:val="Normal"/>
    <w:uiPriority w:val="39"/>
    <w:pPr>
      <w:spacing w:after="100"/>
    </w:pPr>
  </w:style>
  <w:style w:type="paragraph" w:styleId="TOC2">
    <w:name w:val="toc 2"/>
    <w:basedOn w:val="Normal"/>
    <w:next w:val="Normal"/>
    <w:uiPriority w:val="39"/>
    <w:pPr>
      <w:spacing w:after="100"/>
      <w:ind w:left="180"/>
    </w:pPr>
  </w:style>
  <w:style w:type="paragraph" w:styleId="TOC3">
    <w:name w:val="toc 3"/>
    <w:basedOn w:val="Normal"/>
    <w:next w:val="Normal"/>
    <w:uiPriority w:val="39"/>
    <w:pPr>
      <w:spacing w:after="100"/>
      <w:ind w:left="360"/>
    </w:pPr>
  </w:style>
  <w:style w:type="paragraph" w:styleId="TOC4">
    <w:name w:val="toc 4"/>
    <w:basedOn w:val="Normal"/>
    <w:next w:val="Normal"/>
    <w:uiPriority w:val="39"/>
    <w:pPr>
      <w:spacing w:after="100"/>
      <w:ind w:left="540"/>
    </w:pPr>
  </w:style>
  <w:style w:type="paragraph" w:styleId="TOC5">
    <w:name w:val="toc 5"/>
    <w:basedOn w:val="Normal"/>
    <w:next w:val="Normal"/>
    <w:uiPriority w:val="39"/>
    <w:pPr>
      <w:spacing w:after="100"/>
      <w:ind w:left="720"/>
    </w:pPr>
  </w:style>
  <w:style w:type="paragraph" w:styleId="TOC6">
    <w:name w:val="toc 6"/>
    <w:basedOn w:val="Normal"/>
    <w:next w:val="Normal"/>
    <w:uiPriority w:val="39"/>
    <w:pPr>
      <w:spacing w:after="100"/>
      <w:ind w:left="900"/>
    </w:pPr>
  </w:style>
  <w:style w:type="paragraph" w:styleId="TOC7">
    <w:name w:val="toc 7"/>
    <w:basedOn w:val="Normal"/>
    <w:next w:val="Normal"/>
    <w:uiPriority w:val="39"/>
    <w:pPr>
      <w:spacing w:after="100"/>
      <w:ind w:left="1080"/>
    </w:pPr>
  </w:style>
  <w:style w:type="paragraph" w:styleId="TOC8">
    <w:name w:val="toc 8"/>
    <w:basedOn w:val="Normal"/>
    <w:next w:val="Normal"/>
    <w:uiPriority w:val="39"/>
    <w:pPr>
      <w:spacing w:after="100"/>
      <w:ind w:left="1260"/>
    </w:pPr>
  </w:style>
  <w:style w:type="paragraph" w:styleId="TOC9">
    <w:name w:val="toc 9"/>
    <w:basedOn w:val="Normal"/>
    <w:next w:val="Normal"/>
    <w:uiPriority w:val="39"/>
    <w:pPr>
      <w:spacing w:after="100"/>
      <w:ind w:left="1440"/>
    </w:pPr>
  </w:style>
  <w:style w:type="paragraph" w:styleId="TOCHeading">
    <w:name w:val="TOC Heading"/>
    <w:basedOn w:val="Heading1"/>
    <w:next w:val="Normal"/>
    <w:uiPriority w:val="39"/>
    <w:qFormat/>
    <w:pPr>
      <w:spacing w:after="0" w:line="276" w:lineRule="auto"/>
      <w:outlineLvl w:val="9"/>
    </w:pPr>
    <w:rPr>
      <w:b/>
      <w:color w:val="0074AB" w:themeColor="accent1" w:themeShade="BF"/>
    </w:rPr>
  </w:style>
  <w:style w:type="paragraph" w:customStyle="1" w:styleId="FIXME">
    <w:name w:val="FIX ME"/>
    <w:basedOn w:val="Normal"/>
    <w:pPr>
      <w:spacing w:before="0" w:line="240" w:lineRule="auto"/>
    </w:pPr>
    <w:rPr>
      <w:rFonts w:ascii="Times New Roman" w:eastAsia="Times New Roman" w:hAnsi="Times New Roman" w:cs="Times New Roman"/>
      <w:color w:val="FF0000"/>
      <w:sz w:val="22"/>
      <w:lang w:val="it-IT"/>
    </w:rPr>
  </w:style>
  <w:style w:type="paragraph" w:customStyle="1" w:styleId="BlueHeading">
    <w:name w:val="Blue Heading"/>
    <w:basedOn w:val="Normal"/>
    <w:link w:val="BlueHeadingChar"/>
    <w:pPr>
      <w:keepNext/>
      <w:keepLines/>
      <w:spacing w:line="320" w:lineRule="exact"/>
    </w:pPr>
    <w:rPr>
      <w:rFonts w:ascii="Arial" w:eastAsia="Arial" w:hAnsi="Arial" w:cs="Times New Roman"/>
      <w:color w:val="0069AA"/>
      <w:sz w:val="26"/>
      <w:szCs w:val="26"/>
      <w:lang w:val="en-US"/>
    </w:rPr>
  </w:style>
  <w:style w:type="character" w:customStyle="1" w:styleId="BlueHeadingChar">
    <w:name w:val="Blue Heading Char"/>
    <w:basedOn w:val="DefaultParagraphFont"/>
    <w:link w:val="BlueHeading"/>
    <w:rPr>
      <w:rFonts w:ascii="Arial" w:eastAsia="Arial" w:hAnsi="Arial" w:cs="Times New Roman"/>
      <w:color w:val="0069AA"/>
      <w:sz w:val="26"/>
      <w:szCs w:val="26"/>
      <w:lang w:val="en-US"/>
    </w:rPr>
  </w:style>
  <w:style w:type="paragraph" w:customStyle="1" w:styleId="letterbullet">
    <w:name w:val="letter bullet"/>
    <w:basedOn w:val="Normal"/>
    <w:link w:val="letterbulletChar"/>
    <w:pPr>
      <w:keepNext/>
      <w:keepLines/>
      <w:spacing w:line="240" w:lineRule="auto"/>
    </w:pPr>
    <w:rPr>
      <w:rFonts w:ascii="Arial" w:eastAsia="Arial" w:hAnsi="Arial" w:cs="Times New Roman"/>
      <w:sz w:val="15"/>
      <w:lang w:val="en-US"/>
    </w:rPr>
  </w:style>
  <w:style w:type="character" w:customStyle="1" w:styleId="letterbulletChar">
    <w:name w:val="letter bullet Char"/>
    <w:basedOn w:val="DefaultParagraphFont"/>
    <w:link w:val="letterbullet"/>
    <w:rPr>
      <w:rFonts w:ascii="Arial" w:eastAsia="Arial" w:hAnsi="Arial" w:cs="Times New Roman"/>
      <w:sz w:val="15"/>
      <w:szCs w:val="22"/>
      <w:lang w:val="en-US"/>
    </w:rPr>
  </w:style>
  <w:style w:type="numbering" w:customStyle="1" w:styleId="NoList1">
    <w:name w:val="No List1"/>
    <w:next w:val="NoList"/>
    <w:uiPriority w:val="99"/>
    <w:semiHidden/>
    <w:unhideWhenUsed/>
  </w:style>
  <w:style w:type="character" w:customStyle="1" w:styleId="DeltaViewInsertion">
    <w:name w:val="DeltaView Insertion"/>
    <w:rPr>
      <w:color w:val="0000FF"/>
      <w:spacing w:val="0"/>
      <w:u w:val="single"/>
    </w:rPr>
  </w:style>
  <w:style w:type="paragraph" w:customStyle="1" w:styleId="Address">
    <w:name w:val="Address"/>
    <w:pPr>
      <w:spacing w:after="0" w:line="240" w:lineRule="auto"/>
    </w:pPr>
    <w:rPr>
      <w:rFonts w:ascii="Arial" w:eastAsia="MS Mincho" w:hAnsi="Arial" w:cs="Times New Roman"/>
      <w:sz w:val="16"/>
      <w:szCs w:val="24"/>
    </w:rPr>
  </w:style>
  <w:style w:type="character" w:customStyle="1" w:styleId="EquationCaption">
    <w:name w:val="_Equation Caption"/>
  </w:style>
  <w:style w:type="character" w:customStyle="1" w:styleId="Char">
    <w:name w:val="Char"/>
    <w:rPr>
      <w:rFonts w:ascii="Arial" w:hAnsi="Arial" w:cs="Arial"/>
      <w:spacing w:val="0"/>
      <w:sz w:val="22"/>
      <w:szCs w:val="22"/>
      <w:lang w:val="en-GB"/>
    </w:rPr>
  </w:style>
  <w:style w:type="paragraph" w:customStyle="1" w:styleId="boldtext">
    <w:name w:val="bold text"/>
    <w:basedOn w:val="Normal"/>
    <w:pPr>
      <w:tabs>
        <w:tab w:val="left" w:pos="284"/>
        <w:tab w:val="left" w:pos="567"/>
        <w:tab w:val="left" w:pos="851"/>
        <w:tab w:val="left" w:pos="1134"/>
        <w:tab w:val="left" w:pos="1418"/>
        <w:tab w:val="right" w:pos="8222"/>
      </w:tabs>
      <w:spacing w:before="0" w:after="60" w:line="220" w:lineRule="atLeast"/>
    </w:pPr>
    <w:rPr>
      <w:rFonts w:ascii="Avenir 45" w:eastAsia="MS Mincho" w:hAnsi="Avenir 45" w:cs="Avenir 45"/>
      <w:b/>
      <w:bCs/>
      <w:sz w:val="16"/>
      <w:szCs w:val="16"/>
      <w:lang w:eastAsia="en-GB"/>
    </w:rPr>
  </w:style>
  <w:style w:type="paragraph" w:customStyle="1" w:styleId="DeltaViewTableHeading">
    <w:name w:val="DeltaView Table Heading"/>
    <w:basedOn w:val="Normal"/>
    <w:pPr>
      <w:spacing w:before="0" w:after="120" w:line="240" w:lineRule="auto"/>
    </w:pPr>
    <w:rPr>
      <w:rFonts w:ascii="Arial" w:eastAsia="MS Mincho" w:hAnsi="Arial" w:cs="Arial"/>
      <w:b/>
      <w:bCs/>
      <w:sz w:val="20"/>
      <w:szCs w:val="24"/>
      <w:lang w:val="en-US" w:eastAsia="en-GB"/>
    </w:rPr>
  </w:style>
  <w:style w:type="paragraph" w:customStyle="1" w:styleId="DeltaViewTableBody">
    <w:name w:val="DeltaView Table Body"/>
    <w:basedOn w:val="Normal"/>
    <w:pPr>
      <w:spacing w:before="0" w:line="240" w:lineRule="auto"/>
    </w:pPr>
    <w:rPr>
      <w:rFonts w:ascii="Arial" w:eastAsia="MS Mincho" w:hAnsi="Arial" w:cs="Arial"/>
      <w:sz w:val="20"/>
      <w:szCs w:val="24"/>
      <w:lang w:val="en-US" w:eastAsia="en-GB"/>
    </w:rPr>
  </w:style>
  <w:style w:type="paragraph" w:customStyle="1" w:styleId="DeltaViewAnnounce">
    <w:name w:val="DeltaView Announce"/>
    <w:pPr>
      <w:spacing w:before="100" w:beforeAutospacing="1" w:after="100" w:afterAutospacing="1" w:line="240" w:lineRule="auto"/>
    </w:pPr>
    <w:rPr>
      <w:rFonts w:ascii="Arial" w:eastAsia="MS Mincho" w:hAnsi="Arial" w:cs="Arial"/>
      <w:sz w:val="24"/>
      <w:szCs w:val="24"/>
      <w:lang w:eastAsia="en-GB"/>
    </w:rPr>
  </w:style>
  <w:style w:type="character" w:customStyle="1" w:styleId="DeltaViewDeletion">
    <w:name w:val="DeltaView Deletion"/>
    <w:rPr>
      <w:strike/>
      <w:color w:val="FF0000"/>
      <w:spacing w:val="0"/>
    </w:rPr>
  </w:style>
  <w:style w:type="character" w:customStyle="1" w:styleId="DeltaViewMoveSource">
    <w:name w:val="DeltaView Move Source"/>
    <w:rPr>
      <w:strike/>
      <w:color w:val="FF0000"/>
      <w:spacing w:val="0"/>
    </w:rPr>
  </w:style>
  <w:style w:type="character" w:customStyle="1" w:styleId="DeltaViewMoveDestination">
    <w:name w:val="DeltaView Move Destination"/>
    <w:rPr>
      <w:color w:val="0000FF"/>
      <w:spacing w:val="0"/>
      <w:u w:val="single"/>
    </w:rPr>
  </w:style>
  <w:style w:type="character" w:customStyle="1" w:styleId="DeltaViewChangeNumber">
    <w:name w:val="DeltaView Change Number"/>
    <w:rPr>
      <w:color w:val="000000"/>
      <w:spacing w:val="0"/>
      <w:vertAlign w:val="superscript"/>
    </w:rPr>
  </w:style>
  <w:style w:type="character" w:customStyle="1" w:styleId="DeltaViewDelimiter">
    <w:name w:val="DeltaView Delimiter"/>
    <w:rPr>
      <w:spacing w:val="0"/>
    </w:rPr>
  </w:style>
  <w:style w:type="character" w:customStyle="1" w:styleId="DeltaViewFormatChange">
    <w:name w:val="DeltaView Format Change"/>
    <w:rPr>
      <w:color w:val="000000"/>
      <w:spacing w:val="0"/>
    </w:rPr>
  </w:style>
  <w:style w:type="character" w:customStyle="1" w:styleId="DeltaViewMovedDeletion">
    <w:name w:val="DeltaView Moved Deletion"/>
    <w:rPr>
      <w:strike/>
      <w:color w:val="C08080"/>
      <w:spacing w:val="0"/>
    </w:rPr>
  </w:style>
  <w:style w:type="character" w:customStyle="1" w:styleId="DeltaViewEditorComment">
    <w:name w:val="DeltaView Editor Comment"/>
    <w:rPr>
      <w:color w:val="0000FF"/>
      <w:spacing w:val="0"/>
      <w:u w:val="single"/>
    </w:rPr>
  </w:style>
  <w:style w:type="character" w:customStyle="1" w:styleId="DeltaViewStyleChangeText">
    <w:name w:val="DeltaView Style Change Text"/>
    <w:rPr>
      <w:color w:val="000000"/>
      <w:spacing w:val="0"/>
      <w:u w:val="single"/>
    </w:rPr>
  </w:style>
  <w:style w:type="character" w:customStyle="1" w:styleId="DeltaViewStyleChangeLabel">
    <w:name w:val="DeltaView Style Change Label"/>
    <w:rPr>
      <w:color w:val="000000"/>
      <w:spacing w:val="0"/>
    </w:rPr>
  </w:style>
  <w:style w:type="paragraph" w:styleId="Revision">
    <w:name w:val="Revision"/>
    <w:hidden/>
    <w:uiPriority w:val="99"/>
    <w:semiHidden/>
    <w:pPr>
      <w:spacing w:after="0" w:line="240" w:lineRule="auto"/>
    </w:pPr>
    <w:rPr>
      <w:rFonts w:ascii="Times New Roman" w:eastAsia="MS Mincho" w:hAnsi="Times New Roman" w:cs="Times New Roman"/>
      <w:sz w:val="24"/>
      <w:szCs w:val="24"/>
    </w:rPr>
  </w:style>
  <w:style w:type="numbering" w:customStyle="1" w:styleId="TimsStyle">
    <w:name w:val="Tim's Style"/>
    <w:pPr>
      <w:numPr>
        <w:numId w:val="21"/>
      </w:numPr>
    </w:pPr>
  </w:style>
  <w:style w:type="character" w:customStyle="1" w:styleId="legdslegrhslegp1text">
    <w:name w:val="legds legrhs legp1text"/>
    <w:basedOn w:val="DefaultParagraphFont"/>
  </w:style>
  <w:style w:type="character" w:customStyle="1" w:styleId="legdslegp1no">
    <w:name w:val="legds legp1no"/>
    <w:basedOn w:val="DefaultParagraphFont"/>
  </w:style>
  <w:style w:type="paragraph" w:customStyle="1" w:styleId="TMKSubHeadingBlue">
    <w:name w:val="TMK Sub Heading Blue"/>
    <w:basedOn w:val="Normal"/>
    <w:pPr>
      <w:tabs>
        <w:tab w:val="right" w:pos="7088"/>
      </w:tabs>
      <w:spacing w:before="240" w:after="120" w:line="240" w:lineRule="auto"/>
    </w:pPr>
    <w:rPr>
      <w:rFonts w:ascii="Verdana" w:eastAsia="MS Mincho" w:hAnsi="Verdana" w:cs="Times New Roman"/>
      <w:b/>
      <w:color w:val="00A6E9"/>
      <w:sz w:val="20"/>
      <w:szCs w:val="24"/>
      <w:lang w:val="en-US"/>
    </w:rPr>
  </w:style>
  <w:style w:type="paragraph" w:customStyle="1" w:styleId="TMKHeadingBlue">
    <w:name w:val="TMK Heading Blue"/>
    <w:basedOn w:val="Normal"/>
    <w:pPr>
      <w:tabs>
        <w:tab w:val="right" w:pos="7088"/>
      </w:tabs>
      <w:spacing w:before="600" w:after="120" w:line="240" w:lineRule="auto"/>
    </w:pPr>
    <w:rPr>
      <w:rFonts w:ascii="Verdana" w:eastAsia="MS Mincho" w:hAnsi="Verdana" w:cs="Times New Roman"/>
      <w:b/>
      <w:color w:val="00A6E9"/>
      <w:sz w:val="28"/>
      <w:szCs w:val="28"/>
      <w:lang w:val="en-US"/>
    </w:rPr>
  </w:style>
  <w:style w:type="paragraph" w:customStyle="1" w:styleId="Body1">
    <w:name w:val="Body1"/>
    <w:basedOn w:val="Normal"/>
    <w:pPr>
      <w:spacing w:before="200" w:after="60" w:line="240" w:lineRule="auto"/>
      <w:ind w:left="714"/>
    </w:pPr>
    <w:rPr>
      <w:rFonts w:ascii="Verdana" w:eastAsia="MS Mincho" w:hAnsi="Verdana" w:cs="Times New Roman"/>
      <w:sz w:val="20"/>
      <w:szCs w:val="24"/>
    </w:rPr>
  </w:style>
  <w:style w:type="paragraph" w:customStyle="1" w:styleId="Body2">
    <w:name w:val="Body2"/>
    <w:basedOn w:val="Normal"/>
    <w:pPr>
      <w:spacing w:before="200" w:after="60" w:line="240" w:lineRule="auto"/>
      <w:ind w:left="1414"/>
    </w:pPr>
    <w:rPr>
      <w:rFonts w:ascii="Verdana" w:eastAsia="MS Mincho" w:hAnsi="Verdana" w:cs="Times New Roman"/>
      <w:sz w:val="20"/>
      <w:szCs w:val="24"/>
    </w:rPr>
  </w:style>
  <w:style w:type="paragraph" w:customStyle="1" w:styleId="Body3">
    <w:name w:val="Body3"/>
    <w:basedOn w:val="Normal"/>
    <w:pPr>
      <w:spacing w:before="200" w:after="60" w:line="240" w:lineRule="auto"/>
      <w:ind w:left="2268"/>
    </w:pPr>
    <w:rPr>
      <w:rFonts w:ascii="Verdana" w:eastAsia="MS Mincho" w:hAnsi="Verdana" w:cs="Times New Roman"/>
      <w:sz w:val="20"/>
      <w:szCs w:val="24"/>
    </w:rPr>
  </w:style>
  <w:style w:type="paragraph" w:customStyle="1" w:styleId="Body4">
    <w:name w:val="Body4"/>
    <w:basedOn w:val="Normal"/>
    <w:pPr>
      <w:spacing w:before="200" w:after="60" w:line="240" w:lineRule="auto"/>
      <w:ind w:left="3416"/>
    </w:pPr>
    <w:rPr>
      <w:rFonts w:ascii="Verdana" w:eastAsia="MS Mincho" w:hAnsi="Verdana" w:cs="Times New Roman"/>
      <w:sz w:val="20"/>
      <w:szCs w:val="24"/>
    </w:rPr>
  </w:style>
  <w:style w:type="paragraph" w:customStyle="1" w:styleId="Body5">
    <w:name w:val="Body5"/>
    <w:basedOn w:val="Normal"/>
    <w:pPr>
      <w:spacing w:before="200" w:after="60" w:line="240" w:lineRule="auto"/>
      <w:ind w:left="4678"/>
    </w:pPr>
    <w:rPr>
      <w:rFonts w:ascii="Verdana" w:eastAsia="MS Mincho" w:hAnsi="Verdana" w:cs="Times New Roman"/>
      <w:sz w:val="20"/>
      <w:szCs w:val="24"/>
    </w:rPr>
  </w:style>
  <w:style w:type="paragraph" w:customStyle="1" w:styleId="Body6">
    <w:name w:val="Body6"/>
    <w:basedOn w:val="Normal"/>
    <w:pPr>
      <w:spacing w:before="200" w:after="60" w:line="240" w:lineRule="auto"/>
      <w:ind w:left="5387"/>
    </w:pPr>
    <w:rPr>
      <w:rFonts w:ascii="Verdana" w:eastAsia="MS Mincho" w:hAnsi="Verdana" w:cs="Times New Roman"/>
      <w:sz w:val="20"/>
      <w:szCs w:val="24"/>
    </w:rPr>
  </w:style>
  <w:style w:type="paragraph" w:customStyle="1" w:styleId="Body7">
    <w:name w:val="Body7"/>
    <w:basedOn w:val="Normal"/>
    <w:pPr>
      <w:spacing w:before="200" w:after="60" w:line="240" w:lineRule="auto"/>
      <w:ind w:left="6096"/>
    </w:pPr>
    <w:rPr>
      <w:rFonts w:ascii="Verdana" w:eastAsia="MS Mincho" w:hAnsi="Verdana" w:cs="Times New Roman"/>
      <w:sz w:val="20"/>
      <w:szCs w:val="24"/>
    </w:rPr>
  </w:style>
  <w:style w:type="paragraph" w:customStyle="1" w:styleId="Body8">
    <w:name w:val="Body8"/>
    <w:basedOn w:val="Normal"/>
    <w:pPr>
      <w:spacing w:before="200" w:after="60" w:line="240" w:lineRule="auto"/>
      <w:ind w:left="6663"/>
    </w:pPr>
    <w:rPr>
      <w:rFonts w:ascii="Verdana" w:eastAsia="MS Mincho" w:hAnsi="Verdana" w:cs="Times New Roman"/>
      <w:sz w:val="20"/>
      <w:szCs w:val="24"/>
    </w:rPr>
  </w:style>
  <w:style w:type="paragraph" w:customStyle="1" w:styleId="Body9">
    <w:name w:val="Body9"/>
    <w:basedOn w:val="Normal"/>
    <w:pPr>
      <w:spacing w:before="200" w:after="60" w:line="240" w:lineRule="auto"/>
      <w:ind w:left="7371"/>
    </w:pPr>
    <w:rPr>
      <w:rFonts w:ascii="Verdana" w:eastAsia="MS Mincho" w:hAnsi="Verdana" w:cs="Times New Roman"/>
      <w:sz w:val="20"/>
      <w:szCs w:val="24"/>
    </w:rPr>
  </w:style>
  <w:style w:type="paragraph" w:customStyle="1" w:styleId="DocSpace">
    <w:name w:val="DocSpace"/>
    <w:basedOn w:val="Normal"/>
    <w:pPr>
      <w:spacing w:before="200" w:after="60" w:line="240" w:lineRule="auto"/>
    </w:pPr>
    <w:rPr>
      <w:rFonts w:ascii="Verdana" w:eastAsia="MS Mincho" w:hAnsi="Verdana" w:cs="Times New Roman"/>
      <w:sz w:val="20"/>
      <w:szCs w:val="24"/>
    </w:rPr>
  </w:style>
  <w:style w:type="paragraph" w:customStyle="1" w:styleId="SchTitle">
    <w:name w:val="Sch Title"/>
    <w:next w:val="STBody"/>
    <w:pPr>
      <w:keepNext/>
      <w:widowControl w:val="0"/>
      <w:spacing w:before="200" w:after="60" w:line="240" w:lineRule="auto"/>
      <w:jc w:val="center"/>
    </w:pPr>
    <w:rPr>
      <w:rFonts w:ascii="Arial" w:eastAsia="Times New Roman" w:hAnsi="Arial" w:cs="Times New Roman"/>
      <w:lang w:eastAsia="en-GB"/>
    </w:rPr>
  </w:style>
  <w:style w:type="paragraph" w:customStyle="1" w:styleId="STBody">
    <w:name w:val="STBody"/>
    <w:basedOn w:val="Normal"/>
    <w:pPr>
      <w:keepNext/>
      <w:spacing w:before="0" w:line="240" w:lineRule="auto"/>
      <w:jc w:val="center"/>
    </w:pPr>
    <w:rPr>
      <w:rFonts w:ascii="Verdana" w:eastAsia="MS Mincho" w:hAnsi="Verdana" w:cs="Times New Roman"/>
      <w:sz w:val="20"/>
      <w:szCs w:val="24"/>
    </w:rPr>
  </w:style>
  <w:style w:type="paragraph" w:customStyle="1" w:styleId="SchedClauses">
    <w:name w:val="Sched Clauses"/>
    <w:basedOn w:val="Normal"/>
    <w:pPr>
      <w:spacing w:before="200" w:after="60" w:line="240" w:lineRule="auto"/>
    </w:pPr>
    <w:rPr>
      <w:rFonts w:ascii="Verdana" w:eastAsia="MS Mincho" w:hAnsi="Verdana" w:cs="Times New Roman"/>
      <w:sz w:val="20"/>
      <w:szCs w:val="24"/>
    </w:rPr>
  </w:style>
  <w:style w:type="paragraph" w:customStyle="1" w:styleId="BasicParagraph">
    <w:name w:val="[Basic Paragraph]"/>
    <w:basedOn w:val="Normal"/>
    <w:uiPriority w:val="99"/>
    <w:pPr>
      <w:widowControl w:val="0"/>
      <w:spacing w:before="0" w:line="288" w:lineRule="auto"/>
    </w:pPr>
    <w:rPr>
      <w:rFonts w:ascii="MinionPro-Regular" w:eastAsia="MS Mincho" w:hAnsi="MinionPro-Regular" w:cs="MinionPro-Regular"/>
      <w:color w:val="000000"/>
      <w:sz w:val="20"/>
      <w:szCs w:val="24"/>
      <w:lang w:eastAsia="ja-JP"/>
    </w:rPr>
  </w:style>
  <w:style w:type="paragraph" w:customStyle="1" w:styleId="1-verdana10">
    <w:name w:val="1 - verdana 10"/>
    <w:basedOn w:val="Normal"/>
    <w:link w:val="1-verdana10Char"/>
    <w:pPr>
      <w:spacing w:before="0" w:line="240" w:lineRule="auto"/>
    </w:pPr>
    <w:rPr>
      <w:rFonts w:ascii="Verdana" w:eastAsia="MS Mincho" w:hAnsi="Verdana" w:cs="Arial"/>
      <w:sz w:val="20"/>
    </w:rPr>
  </w:style>
  <w:style w:type="character" w:customStyle="1" w:styleId="1-verdana10Char">
    <w:name w:val="1 - verdana 10 Char"/>
    <w:link w:val="1-verdana10"/>
    <w:rPr>
      <w:rFonts w:ascii="Verdana" w:eastAsia="MS Mincho" w:hAnsi="Verdana" w:cs="Arial"/>
    </w:rPr>
  </w:style>
  <w:style w:type="paragraph" w:customStyle="1" w:styleId="TMKDefinitionHeading">
    <w:name w:val="TMK Definition Heading"/>
    <w:basedOn w:val="Normal"/>
    <w:pPr>
      <w:tabs>
        <w:tab w:val="right" w:pos="7088"/>
      </w:tabs>
      <w:spacing w:before="240" w:after="120" w:line="240" w:lineRule="auto"/>
    </w:pPr>
    <w:rPr>
      <w:rFonts w:ascii="Verdana" w:eastAsia="MS Mincho" w:hAnsi="Verdana" w:cs="Times New Roman"/>
      <w:b/>
      <w:sz w:val="20"/>
      <w:szCs w:val="24"/>
    </w:rPr>
  </w:style>
  <w:style w:type="paragraph" w:customStyle="1" w:styleId="NumberedSection-Heading1">
    <w:name w:val="Numbered Section - Heading 1"/>
    <w:basedOn w:val="Normal"/>
    <w:uiPriority w:val="99"/>
    <w:pPr>
      <w:keepNext/>
      <w:numPr>
        <w:numId w:val="23"/>
      </w:numPr>
      <w:spacing w:before="0" w:after="360" w:line="240" w:lineRule="auto"/>
    </w:pPr>
    <w:rPr>
      <w:rFonts w:ascii="Arial" w:eastAsia="MS Mincho" w:hAnsi="Arial" w:cs="Arial"/>
      <w:b/>
      <w:bCs/>
      <w:caps/>
      <w:color w:val="1A1364"/>
      <w:sz w:val="28"/>
      <w:szCs w:val="28"/>
      <w:lang w:eastAsia="ja-JP"/>
    </w:rPr>
  </w:style>
  <w:style w:type="paragraph" w:customStyle="1" w:styleId="NumberedSection-Heading2">
    <w:name w:val="Numbered Section - Heading 2"/>
    <w:basedOn w:val="Normal"/>
    <w:uiPriority w:val="99"/>
    <w:pPr>
      <w:keepNext/>
      <w:numPr>
        <w:ilvl w:val="1"/>
        <w:numId w:val="23"/>
      </w:numPr>
      <w:spacing w:before="0" w:after="360" w:line="240" w:lineRule="auto"/>
    </w:pPr>
    <w:rPr>
      <w:rFonts w:ascii="Arial" w:eastAsia="MS Mincho" w:hAnsi="Arial" w:cs="Arial"/>
      <w:b/>
      <w:bCs/>
      <w:caps/>
      <w:color w:val="1A1364"/>
      <w:sz w:val="28"/>
      <w:szCs w:val="28"/>
      <w:lang w:eastAsia="ja-JP"/>
    </w:rPr>
  </w:style>
  <w:style w:type="paragraph" w:customStyle="1" w:styleId="NumberedSection-Heading3">
    <w:name w:val="Numbered Section - Heading 3"/>
    <w:basedOn w:val="Normal"/>
    <w:uiPriority w:val="99"/>
    <w:pPr>
      <w:keepNext/>
      <w:numPr>
        <w:ilvl w:val="2"/>
        <w:numId w:val="23"/>
      </w:numPr>
      <w:spacing w:before="360" w:after="280" w:line="240" w:lineRule="auto"/>
    </w:pPr>
    <w:rPr>
      <w:rFonts w:ascii="Arial" w:eastAsia="MS Mincho" w:hAnsi="Arial" w:cs="Arial"/>
      <w:b/>
      <w:bCs/>
      <w:caps/>
      <w:color w:val="1A1364"/>
      <w:sz w:val="24"/>
      <w:szCs w:val="24"/>
      <w:lang w:eastAsia="ja-JP"/>
    </w:rPr>
  </w:style>
  <w:style w:type="paragraph" w:customStyle="1" w:styleId="NumberedSection-Heading4">
    <w:name w:val="Numbered Section - Heading 4"/>
    <w:basedOn w:val="Normal"/>
    <w:uiPriority w:val="99"/>
    <w:pPr>
      <w:keepNext/>
      <w:numPr>
        <w:ilvl w:val="3"/>
        <w:numId w:val="23"/>
      </w:numPr>
      <w:spacing w:before="0" w:after="180" w:line="240" w:lineRule="auto"/>
    </w:pPr>
    <w:rPr>
      <w:rFonts w:ascii="Arial" w:eastAsia="MS Mincho" w:hAnsi="Arial" w:cs="Arial"/>
      <w:b/>
      <w:bCs/>
      <w:sz w:val="22"/>
      <w:szCs w:val="22"/>
      <w:lang w:eastAsia="ja-JP"/>
    </w:rPr>
  </w:style>
  <w:style w:type="paragraph" w:customStyle="1" w:styleId="NumberedSection-Paragraph1">
    <w:name w:val="Numbered Section - Paragraph 1"/>
    <w:basedOn w:val="Normal"/>
    <w:uiPriority w:val="99"/>
    <w:pPr>
      <w:numPr>
        <w:ilvl w:val="4"/>
        <w:numId w:val="23"/>
      </w:numPr>
      <w:spacing w:before="0" w:after="180" w:line="240" w:lineRule="auto"/>
    </w:pPr>
    <w:rPr>
      <w:rFonts w:ascii="Arial" w:eastAsia="MS Mincho" w:hAnsi="Arial" w:cs="Arial"/>
      <w:szCs w:val="18"/>
      <w:lang w:eastAsia="ja-JP"/>
    </w:rPr>
  </w:style>
  <w:style w:type="paragraph" w:customStyle="1" w:styleId="NumberedSection-Paragraph2">
    <w:name w:val="Numbered Section - Paragraph 2"/>
    <w:basedOn w:val="Normal"/>
    <w:uiPriority w:val="99"/>
    <w:pPr>
      <w:numPr>
        <w:ilvl w:val="5"/>
        <w:numId w:val="23"/>
      </w:numPr>
      <w:spacing w:before="0" w:after="180" w:line="240" w:lineRule="auto"/>
      <w:ind w:left="680"/>
    </w:pPr>
    <w:rPr>
      <w:rFonts w:ascii="Arial" w:eastAsia="MS Mincho" w:hAnsi="Arial" w:cs="Arial"/>
      <w:szCs w:val="18"/>
      <w:lang w:eastAsia="ja-JP"/>
    </w:rPr>
  </w:style>
  <w:style w:type="paragraph" w:customStyle="1" w:styleId="NumberedSection-Paragraph3">
    <w:name w:val="Numbered Section - Paragraph 3"/>
    <w:basedOn w:val="Normal"/>
    <w:uiPriority w:val="99"/>
    <w:pPr>
      <w:numPr>
        <w:ilvl w:val="6"/>
        <w:numId w:val="23"/>
      </w:numPr>
      <w:spacing w:before="0" w:after="180" w:line="240" w:lineRule="auto"/>
    </w:pPr>
    <w:rPr>
      <w:rFonts w:ascii="Arial" w:eastAsia="MS Mincho" w:hAnsi="Arial" w:cs="Arial"/>
      <w:szCs w:val="18"/>
      <w:lang w:eastAsia="ja-JP"/>
    </w:rPr>
  </w:style>
  <w:style w:type="paragraph" w:customStyle="1" w:styleId="NumberedSection-Paragraph4">
    <w:name w:val="Numbered Section - Paragraph 4"/>
    <w:basedOn w:val="Normal"/>
    <w:uiPriority w:val="99"/>
    <w:pPr>
      <w:numPr>
        <w:ilvl w:val="7"/>
        <w:numId w:val="23"/>
      </w:numPr>
      <w:spacing w:before="0" w:after="180" w:line="240" w:lineRule="auto"/>
    </w:pPr>
    <w:rPr>
      <w:rFonts w:ascii="Arial" w:eastAsia="MS Mincho" w:hAnsi="Arial" w:cs="Arial"/>
      <w:szCs w:val="18"/>
      <w:lang w:eastAsia="ja-JP"/>
    </w:rPr>
  </w:style>
  <w:style w:type="numbering" w:customStyle="1" w:styleId="NumberedSectionHeading">
    <w:name w:val="Numbered Section Heading"/>
    <w:uiPriority w:val="99"/>
    <w:pPr>
      <w:numPr>
        <w:numId w:val="23"/>
      </w:numPr>
    </w:pPr>
  </w:style>
  <w:style w:type="numbering" w:customStyle="1" w:styleId="ListHeading1">
    <w:name w:val="__List Heading1"/>
    <w:uiPriority w:val="99"/>
    <w:pPr>
      <w:numPr>
        <w:numId w:val="22"/>
      </w:numPr>
    </w:pPr>
  </w:style>
  <w:style w:type="numbering" w:customStyle="1" w:styleId="ListHeading11">
    <w:name w:val="__List Heading11"/>
    <w:uiPriority w:val="99"/>
  </w:style>
  <w:style w:type="numbering" w:customStyle="1" w:styleId="ListHeading2">
    <w:name w:val="__List Heading2"/>
    <w:uiPriority w:val="99"/>
  </w:style>
  <w:style w:type="numbering" w:customStyle="1" w:styleId="ListHeading3">
    <w:name w:val="__List Heading3"/>
    <w:uiPriority w:val="99"/>
  </w:style>
  <w:style w:type="character" w:customStyle="1" w:styleId="SubtleReference1">
    <w:name w:val="Subtle Reference1"/>
    <w:basedOn w:val="DefaultParagraphFont"/>
    <w:uiPriority w:val="31"/>
    <w:semiHidden/>
    <w:rPr>
      <w:smallCaps/>
      <w:color w:val="C79000"/>
      <w:u w:val="single"/>
    </w:rPr>
  </w:style>
  <w:style w:type="numbering" w:customStyle="1" w:styleId="ListHeading4">
    <w:name w:val="__List Heading4"/>
    <w:uiPriority w:val="99"/>
  </w:style>
  <w:style w:type="numbering" w:customStyle="1" w:styleId="ListHeading5">
    <w:name w:val="__List Heading5"/>
    <w:uiPriority w:val="99"/>
  </w:style>
  <w:style w:type="numbering" w:customStyle="1" w:styleId="ListHeading6">
    <w:name w:val="__List Heading6"/>
    <w:uiPriority w:val="99"/>
  </w:style>
  <w:style w:type="numbering" w:customStyle="1" w:styleId="ListHeading7">
    <w:name w:val="__List Heading7"/>
    <w:uiPriority w:val="99"/>
  </w:style>
  <w:style w:type="numbering" w:customStyle="1" w:styleId="ListHeading8">
    <w:name w:val="__List Heading8"/>
    <w:uiPriority w:val="99"/>
  </w:style>
  <w:style w:type="numbering" w:customStyle="1" w:styleId="ListHeading9">
    <w:name w:val="__List Heading9"/>
    <w:uiPriority w:val="99"/>
  </w:style>
  <w:style w:type="paragraph" w:customStyle="1" w:styleId="Bold">
    <w:name w:val="Bold"/>
    <w:basedOn w:val="Normal"/>
    <w:link w:val="BoldChar"/>
    <w:uiPriority w:val="99"/>
    <w:semiHidden/>
    <w:pPr>
      <w:keepNext/>
      <w:keepLines/>
      <w:spacing w:before="0" w:after="200" w:line="200" w:lineRule="exact"/>
    </w:pPr>
    <w:rPr>
      <w:rFonts w:ascii="Arial" w:eastAsia="Arial" w:hAnsi="Arial" w:cs="Times New Roman"/>
      <w:b/>
      <w:sz w:val="15"/>
      <w:szCs w:val="22"/>
      <w:lang w:val="en-US"/>
    </w:rPr>
  </w:style>
  <w:style w:type="character" w:customStyle="1" w:styleId="BoldChar">
    <w:name w:val="Bold Char"/>
    <w:basedOn w:val="DefaultParagraphFont"/>
    <w:link w:val="Bold"/>
    <w:uiPriority w:val="99"/>
    <w:semiHidden/>
    <w:rPr>
      <w:rFonts w:ascii="Arial" w:eastAsia="Arial" w:hAnsi="Arial" w:cs="Times New Roman"/>
      <w:b/>
      <w:sz w:val="15"/>
      <w:szCs w:val="22"/>
      <w:lang w:val="en-U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customStyle="1" w:styleId="Body">
    <w:name w:val="Body"/>
    <w:basedOn w:val="BodyText2"/>
    <w:pPr>
      <w:widowControl w:val="0"/>
      <w:spacing w:before="60" w:after="0" w:line="240" w:lineRule="auto"/>
      <w:jc w:val="both"/>
    </w:pPr>
    <w:rPr>
      <w:rFonts w:ascii="Arial" w:eastAsia="Times New Roman" w:hAnsi="Arial" w:cs="Times New Roman"/>
      <w:sz w:val="14"/>
    </w:rPr>
  </w:style>
  <w:style w:type="character" w:customStyle="1" w:styleId="UnresolvedMention3">
    <w:name w:val="Unresolved Mention3"/>
    <w:basedOn w:val="DefaultParagraphFont"/>
    <w:uiPriority w:val="99"/>
    <w:semiHidden/>
    <w:unhideWhenUsed/>
    <w:rPr>
      <w:color w:val="605E5C"/>
      <w:shd w:val="clear" w:color="auto" w:fill="E1DFDD"/>
    </w:rPr>
  </w:style>
  <w:style w:type="character" w:customStyle="1" w:styleId="UnresolvedMention4">
    <w:name w:val="Unresolved Mention4"/>
    <w:basedOn w:val="DefaultParagraphFont"/>
    <w:uiPriority w:val="99"/>
    <w:semiHidden/>
    <w:unhideWhenUsed/>
    <w:rPr>
      <w:color w:val="605E5C"/>
      <w:shd w:val="clear" w:color="auto" w:fill="E1DFDD"/>
    </w:rPr>
  </w:style>
  <w:style w:type="character" w:customStyle="1" w:styleId="ListParagraphChar">
    <w:name w:val="List Paragraph Char"/>
    <w:basedOn w:val="DefaultParagraphFont"/>
    <w:link w:val="ListParagraph"/>
    <w:uiPriority w:val="34"/>
    <w:rPr>
      <w:sz w:val="18"/>
    </w:rPr>
  </w:style>
  <w:style w:type="paragraph" w:customStyle="1" w:styleId="Pa1">
    <w:name w:val="Pa1"/>
    <w:basedOn w:val="Normal"/>
    <w:next w:val="Normal"/>
    <w:uiPriority w:val="99"/>
    <w:pPr>
      <w:spacing w:before="0" w:line="241" w:lineRule="atLeast"/>
    </w:pPr>
    <w:rPr>
      <w:rFonts w:ascii="TisaOT-Medi" w:hAnsi="TisaOT-Medi" w:cs="Times New Roman"/>
      <w:sz w:val="24"/>
      <w:szCs w:val="24"/>
    </w:rPr>
  </w:style>
  <w:style w:type="character" w:customStyle="1" w:styleId="A4">
    <w:name w:val="A4"/>
    <w:uiPriority w:val="99"/>
    <w:rPr>
      <w:rFonts w:cs="TisaOT-Medi"/>
      <w:color w:val="000000"/>
      <w:sz w:val="20"/>
      <w:szCs w:val="20"/>
    </w:rPr>
  </w:style>
  <w:style w:type="character" w:customStyle="1" w:styleId="A5">
    <w:name w:val="A5"/>
    <w:uiPriority w:val="99"/>
    <w:rPr>
      <w:rFonts w:ascii="TisaSansOT-Light" w:hAnsi="TisaSansOT-Light" w:cs="TisaSansOT-Light"/>
      <w:color w:val="000000"/>
      <w:sz w:val="18"/>
      <w:szCs w:val="18"/>
    </w:rPr>
  </w:style>
  <w:style w:type="character" w:customStyle="1" w:styleId="StrongDefault">
    <w:name w:val="Strong Default"/>
    <w:uiPriority w:val="1"/>
    <w:qFormat/>
    <w:rPr>
      <w:rFonts w:ascii="Tahoma" w:hAnsi="Tahoma" w:cs="Times New Roman"/>
      <w:b/>
      <w:sz w:val="20"/>
    </w:rPr>
  </w:style>
  <w:style w:type="paragraph" w:customStyle="1" w:styleId="NivanteBody">
    <w:name w:val="Nivante Body"/>
    <w:qFormat/>
    <w:pPr>
      <w:spacing w:after="240" w:line="240" w:lineRule="auto"/>
    </w:pPr>
    <w:rPr>
      <w:rFonts w:ascii="Poppins" w:hAnsi="Poppins" w:cs="Arial"/>
      <w:color w:val="888888"/>
      <w:sz w:val="22"/>
      <w:szCs w:val="22"/>
    </w:rPr>
  </w:style>
  <w:style w:type="paragraph" w:customStyle="1" w:styleId="xmsonormal">
    <w:name w:val="x_msonormal"/>
    <w:basedOn w:val="Normal"/>
    <w:pPr>
      <w:spacing w:before="0" w:line="264" w:lineRule="auto"/>
    </w:pPr>
    <w:rPr>
      <w:rFonts w:ascii="Arial" w:hAnsi="Arial" w:cs="Arial"/>
      <w:sz w:val="20"/>
      <w:lang w:eastAsia="en-GB"/>
    </w:rPr>
  </w:style>
  <w:style w:type="character" w:customStyle="1" w:styleId="UnresolvedMention5">
    <w:name w:val="Unresolved Mention5"/>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C30949"/>
    <w:rPr>
      <w:color w:val="605E5C"/>
      <w:shd w:val="clear" w:color="auto" w:fill="E1DFDD"/>
    </w:rPr>
  </w:style>
  <w:style w:type="paragraph" w:customStyle="1" w:styleId="Indent">
    <w:name w:val="Indent"/>
    <w:basedOn w:val="Normal"/>
    <w:semiHidden/>
    <w:rsid w:val="00662B74"/>
    <w:pPr>
      <w:keepNext/>
      <w:keepLines/>
      <w:spacing w:before="240" w:after="200" w:line="200" w:lineRule="exact"/>
      <w:ind w:left="360" w:hanging="360"/>
    </w:pPr>
    <w:rPr>
      <w:rFonts w:ascii="Tms Rmn" w:eastAsia="Arial" w:hAnsi="Tms Rmn" w:cs="Times New Roman"/>
      <w:sz w:val="20"/>
      <w:szCs w:val="22"/>
      <w:lang w:val="en-US"/>
    </w:rPr>
  </w:style>
  <w:style w:type="paragraph" w:customStyle="1" w:styleId="AListheading">
    <w:name w:val="A. List heading"/>
    <w:basedOn w:val="ListHeading0"/>
    <w:link w:val="AListheadingChar"/>
    <w:uiPriority w:val="99"/>
    <w:qFormat/>
    <w:rsid w:val="00662B74"/>
    <w:pPr>
      <w:numPr>
        <w:numId w:val="372"/>
      </w:numPr>
    </w:pPr>
    <w:rPr>
      <w:sz w:val="18"/>
    </w:rPr>
  </w:style>
  <w:style w:type="paragraph" w:customStyle="1" w:styleId="Angeles">
    <w:name w:val="Angeles"/>
    <w:basedOn w:val="Normal"/>
    <w:rsid w:val="00662B74"/>
    <w:pPr>
      <w:spacing w:before="0" w:line="360" w:lineRule="auto"/>
      <w:jc w:val="both"/>
    </w:pPr>
    <w:rPr>
      <w:rFonts w:ascii="Arial" w:eastAsia="Times New Roman" w:hAnsi="Arial" w:cs="Times New Roman"/>
      <w:sz w:val="22"/>
      <w:lang w:val="es-ES_tradnl"/>
    </w:rPr>
  </w:style>
  <w:style w:type="character" w:customStyle="1" w:styleId="ListHeadingChar">
    <w:name w:val="List Heading Char"/>
    <w:basedOn w:val="Heading2Char"/>
    <w:link w:val="ListHeading0"/>
    <w:uiPriority w:val="2"/>
    <w:rsid w:val="00662B74"/>
    <w:rPr>
      <w:rFonts w:asciiTheme="majorHAnsi" w:eastAsiaTheme="majorEastAsia" w:hAnsiTheme="majorHAnsi" w:cstheme="majorBidi"/>
      <w:bCs/>
      <w:color w:val="009CE5" w:themeColor="accent1"/>
      <w:sz w:val="22"/>
      <w:szCs w:val="26"/>
    </w:rPr>
  </w:style>
  <w:style w:type="character" w:customStyle="1" w:styleId="AListheadingChar">
    <w:name w:val="A. List heading Char"/>
    <w:basedOn w:val="ListHeadingChar"/>
    <w:link w:val="AListheading"/>
    <w:uiPriority w:val="99"/>
    <w:rsid w:val="00662B74"/>
    <w:rPr>
      <w:rFonts w:asciiTheme="majorHAnsi" w:eastAsiaTheme="majorEastAsia" w:hAnsiTheme="majorHAnsi" w:cstheme="majorBidi"/>
      <w:bCs/>
      <w:color w:val="009CE5" w:themeColor="accent1"/>
      <w:sz w:val="18"/>
      <w:szCs w:val="26"/>
    </w:rPr>
  </w:style>
  <w:style w:type="paragraph" w:customStyle="1" w:styleId="1bulletlist">
    <w:name w:val="1 bullet list"/>
    <w:basedOn w:val="ListParagraph"/>
    <w:rsid w:val="00662B74"/>
    <w:pPr>
      <w:numPr>
        <w:ilvl w:val="0"/>
        <w:numId w:val="375"/>
      </w:numPr>
      <w:spacing w:before="0" w:after="120" w:line="240" w:lineRule="auto"/>
      <w:contextualSpacing/>
      <w:jc w:val="both"/>
    </w:pPr>
    <w:rPr>
      <w:rFonts w:ascii="Arial" w:hAnsi="Arial" w:cs="Arial"/>
      <w:b/>
      <w:sz w:val="20"/>
    </w:rPr>
  </w:style>
  <w:style w:type="paragraph" w:customStyle="1" w:styleId="ListParagraph2">
    <w:name w:val="List Paragraph 2"/>
    <w:basedOn w:val="Normal"/>
    <w:rsid w:val="00662B74"/>
    <w:pPr>
      <w:tabs>
        <w:tab w:val="num" w:pos="2126"/>
      </w:tabs>
      <w:spacing w:before="0" w:line="240" w:lineRule="auto"/>
      <w:ind w:left="2126" w:hanging="708"/>
      <w:jc w:val="both"/>
    </w:pPr>
    <w:rPr>
      <w:rFonts w:ascii="Arial" w:eastAsia="Cambria" w:hAnsi="Arial" w:cs="Times New Roman"/>
      <w:sz w:val="20"/>
      <w:szCs w:val="24"/>
      <w:lang w:val="en-US"/>
    </w:rPr>
  </w:style>
  <w:style w:type="paragraph" w:customStyle="1" w:styleId="ListParagraph4">
    <w:name w:val="List Paragraph 4"/>
    <w:basedOn w:val="Normal"/>
    <w:rsid w:val="00662B74"/>
    <w:pPr>
      <w:tabs>
        <w:tab w:val="num" w:pos="2835"/>
      </w:tabs>
      <w:spacing w:before="0" w:line="240" w:lineRule="auto"/>
      <w:ind w:left="2835" w:hanging="709"/>
      <w:jc w:val="both"/>
    </w:pPr>
    <w:rPr>
      <w:rFonts w:ascii="Arial" w:eastAsia="Cambria" w:hAnsi="Arial" w:cs="Times New Roman"/>
      <w:sz w:val="20"/>
      <w:szCs w:val="24"/>
      <w:lang w:val="en-US"/>
    </w:rPr>
  </w:style>
  <w:style w:type="numbering" w:customStyle="1" w:styleId="NoList2">
    <w:name w:val="No List2"/>
    <w:next w:val="NoList"/>
    <w:uiPriority w:val="99"/>
    <w:semiHidden/>
    <w:unhideWhenUsed/>
    <w:rsid w:val="00693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Mail@tmhcc.com" TargetMode="External"/><Relationship Id="rId18" Type="http://schemas.openxmlformats.org/officeDocument/2006/relationships/header" Target="header4.xm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ec.europa.eu/odr" TargetMode="External"/><Relationship Id="rId17" Type="http://schemas.openxmlformats.org/officeDocument/2006/relationships/header" Target="header3.xml"/><Relationship Id="rId25" Type="http://schemas.openxmlformats.org/officeDocument/2006/relationships/hyperlink" Target="mailto:customerrelations@arag.co.uk" TargetMode="Externa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financial-ombudsman.org.uk" TargetMode="External"/><Relationship Id="rId24" Type="http://schemas.openxmlformats.org/officeDocument/2006/relationships/hyperlink" Target="http://www.arag.co.uk" TargetMode="Externa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yperlink" Target="http://www.araglegal.co.uk" TargetMode="External"/><Relationship Id="rId28" Type="http://schemas.microsoft.com/office/2011/relationships/people" Target="people.xml"/><Relationship Id="rId10" Type="http://schemas.openxmlformats.org/officeDocument/2006/relationships/hyperlink" Target="mailto:complaint.info@financial-ombudsman.org.uk" TargetMode="Externa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yperlink" Target="https://register.fca.org.uk/" TargetMode="External"/><Relationship Id="rId14" Type="http://schemas.openxmlformats.org/officeDocument/2006/relationships/header" Target="header1.xml"/><Relationship Id="rId22" Type="http://schemas.openxmlformats.org/officeDocument/2006/relationships/hyperlink" Target="https://register.fca.org.uk/"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_Tokio Marine Colours">
      <a:dk1>
        <a:sysClr val="windowText" lastClr="000000"/>
      </a:dk1>
      <a:lt1>
        <a:sysClr val="window" lastClr="FFFFFF"/>
      </a:lt1>
      <a:dk2>
        <a:srgbClr val="009CE5"/>
      </a:dk2>
      <a:lt2>
        <a:srgbClr val="FFFFFF"/>
      </a:lt2>
      <a:accent1>
        <a:srgbClr val="009CE5"/>
      </a:accent1>
      <a:accent2>
        <a:srgbClr val="C79000"/>
      </a:accent2>
      <a:accent3>
        <a:srgbClr val="0066CC"/>
      </a:accent3>
      <a:accent4>
        <a:srgbClr val="E20033"/>
      </a:accent4>
      <a:accent5>
        <a:srgbClr val="FF9900"/>
      </a:accent5>
      <a:accent6>
        <a:srgbClr val="FFCC00"/>
      </a:accent6>
      <a:hlink>
        <a:srgbClr val="000000"/>
      </a:hlink>
      <a:folHlink>
        <a:srgbClr val="000000"/>
      </a:folHlink>
    </a:clrScheme>
    <a:fontScheme name="_Tokio Marine Fonts">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00ABE-A119-4420-B3C5-2946DCB63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122</Pages>
  <Words>74695</Words>
  <Characters>425767</Characters>
  <Application>Microsoft Office Word</Application>
  <DocSecurity>0</DocSecurity>
  <Lines>3548</Lines>
  <Paragraphs>998</Paragraphs>
  <ScaleCrop>false</ScaleCrop>
  <HeadingPairs>
    <vt:vector size="2" baseType="variant">
      <vt:variant>
        <vt:lpstr>Title</vt:lpstr>
      </vt:variant>
      <vt:variant>
        <vt:i4>1</vt:i4>
      </vt:variant>
    </vt:vector>
  </HeadingPairs>
  <TitlesOfParts>
    <vt:vector size="1" baseType="lpstr">
      <vt:lpstr>TMHCC Media Combined 0821</vt:lpstr>
    </vt:vector>
  </TitlesOfParts>
  <Company>HCC</Company>
  <LinksUpToDate>false</LinksUpToDate>
  <CharactersWithSpaces>499464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TMHCC Media Combined 0821</dc:title>
  <dc:creator>Alison Sanders</dc:creator>
  <dc:description>Built by www.mediasterling.com</dc:description>
  <cp:lastModifiedBy>stuart wolstenholme</cp:lastModifiedBy>
  <cp:revision>27</cp:revision>
  <dcterms:created xsi:type="dcterms:W3CDTF">2026-04-28T10:36:00Z</dcterms:created>
  <dcterms:modified xsi:type="dcterms:W3CDTF">2026-05-29T11:49:00Z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1.0.2</vt:lpwstr>
  </property>
  <property fmtid="{D5CDD505-2E9C-101B-9397-08002B2CF9AE}" pid="3" name="MSIP_Label_118f7517-c8d7-4ff4-8e9f-a8767da2af80_Enabled">
    <vt:lpwstr>True</vt:lpwstr>
  </property>
  <property fmtid="{D5CDD505-2E9C-101B-9397-08002B2CF9AE}" pid="4" name="MSIP_Label_118f7517-c8d7-4ff4-8e9f-a8767da2af80_SiteId">
    <vt:lpwstr>c769a7a7-df07-4a6a-ae12-18be1dd315d1</vt:lpwstr>
  </property>
  <property fmtid="{D5CDD505-2E9C-101B-9397-08002B2CF9AE}" pid="5" name="MSIP_Label_118f7517-c8d7-4ff4-8e9f-a8767da2af80_Owner">
    <vt:lpwstr>Stuart.Wolstenholme@tokiomarinekiln.com</vt:lpwstr>
  </property>
  <property fmtid="{D5CDD505-2E9C-101B-9397-08002B2CF9AE}" pid="6" name="MSIP_Label_118f7517-c8d7-4ff4-8e9f-a8767da2af80_SetDate">
    <vt:lpwstr>2019-08-18T09:42:11.8324053Z</vt:lpwstr>
  </property>
  <property fmtid="{D5CDD505-2E9C-101B-9397-08002B2CF9AE}" pid="7" name="MSIP_Label_118f7517-c8d7-4ff4-8e9f-a8767da2af80_Name">
    <vt:lpwstr>Public</vt:lpwstr>
  </property>
  <property fmtid="{D5CDD505-2E9C-101B-9397-08002B2CF9AE}" pid="8" name="MSIP_Label_118f7517-c8d7-4ff4-8e9f-a8767da2af80_Application">
    <vt:lpwstr>Microsoft Azure Information Protection</vt:lpwstr>
  </property>
  <property fmtid="{D5CDD505-2E9C-101B-9397-08002B2CF9AE}" pid="9" name="MSIP_Label_118f7517-c8d7-4ff4-8e9f-a8767da2af80_ActionId">
    <vt:lpwstr>91930f05-bb7b-4fbe-bdfe-569955bbc8ed</vt:lpwstr>
  </property>
  <property fmtid="{D5CDD505-2E9C-101B-9397-08002B2CF9AE}" pid="10" name="MSIP_Label_118f7517-c8d7-4ff4-8e9f-a8767da2af80_Extended_MSFT_Method">
    <vt:lpwstr>Manual</vt:lpwstr>
  </property>
  <property fmtid="{D5CDD505-2E9C-101B-9397-08002B2CF9AE}" pid="11" name="Sensitivity">
    <vt:lpwstr>Public</vt:lpwstr>
  </property>
  <property fmtid="{D5CDD505-2E9C-101B-9397-08002B2CF9AE}" pid="12" name="GrammarlyDocumentId">
    <vt:lpwstr>7c2418a9fda0dfc695d4b0e4a8bc90951692a3727b708da212d7eb14d6481e61</vt:lpwstr>
  </property>
</Properties>
</file>