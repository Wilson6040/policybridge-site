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moveToRangeStart w:id="0" w:author="stuart wolstenholme" w:date="2026-05-29T15:40:00Z" w:name="move230961626"/>
      <w:moveTo w:id="1" w:author="stuart wolstenholme" w:date="2026-05-29T15:40:00Z" w16du:dateUtc="2026-05-29T14:40:00Z">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moveTo>
      <w:moveToRangeEnd w:id="0"/>
    </w:p>
    <w:p w:rsidR="005B2076" w:rsidRPr="00EF3643" w:rsidRDefault="00BF696C" w:rsidP="00EF3643">
      <w:pPr>
        <w:pStyle w:val="Subtitle"/>
        <w:spacing w:after="240"/>
        <w:contextualSpacing/>
        <w:rPr>
          <w:ins w:id="2" w:author="stuart wolstenholme" w:date="2026-05-29T15:12:00Z" w16du:dateUtc="2026-05-29T14:12:00Z"/>
          <w:rFonts w:cs="Times New Roman (Headings CS)"/>
          <w:sz w:val="40"/>
          <w:szCs w:val="40"/>
          <w:rPrChange w:id="3" w:author="stuart wolstenholme" w:date="2026-05-29T15:43:00Z" w16du:dateUtc="2026-05-29T14:43:00Z">
            <w:rPr>
              <w:ins w:id="4" w:author="stuart wolstenholme" w:date="2026-05-29T15:12:00Z" w16du:dateUtc="2026-05-29T14:12:00Z"/>
              <w:rFonts w:cs="Times New Roman (Headings CS)"/>
              <w:sz w:val="44"/>
              <w:szCs w:val="44"/>
            </w:rPr>
          </w:rPrChange>
        </w:rPr>
        <w:pPrChange w:id="5" w:author="stuart wolstenholme" w:date="2026-05-29T15:44:00Z" w16du:dateUtc="2026-05-29T14:44:00Z">
          <w:pPr>
            <w:pStyle w:val="Subtitle"/>
            <w:contextualSpacing/>
          </w:pPr>
        </w:pPrChange>
      </w:pPr>
      <w:r w:rsidRPr="00EF3643">
        <w:rPr>
          <w:rFonts w:cs="Times New Roman (Headings CS)"/>
          <w:sz w:val="40"/>
          <w:szCs w:val="40"/>
        </w:rPr>
        <w:t xml:space="preserve">Media </w:t>
      </w:r>
      <w:del w:id="6" w:author="stuart wolstenholme" w:date="2026-05-29T15:33:00Z" w16du:dateUtc="2026-05-29T14:33:00Z">
        <w:r w:rsidRPr="00EF3643" w:rsidDel="004E50D0">
          <w:rPr>
            <w:rFonts w:cs="Times New Roman (Headings CS)"/>
            <w:sz w:val="40"/>
            <w:szCs w:val="40"/>
          </w:rPr>
          <w:delText>and Music</w:delText>
        </w:r>
      </w:del>
      <w:ins w:id="7" w:author="stuart wolstenholme" w:date="2026-05-29T15:33:00Z" w16du:dateUtc="2026-05-29T14:33:00Z">
        <w:r w:rsidR="004E50D0" w:rsidRPr="00EF3643">
          <w:rPr>
            <w:rFonts w:cs="Times New Roman (Headings CS)"/>
            <w:sz w:val="40"/>
            <w:szCs w:val="40"/>
          </w:rPr>
          <w:t>and Entertainment</w:t>
        </w:r>
      </w:ins>
      <w:r w:rsidRPr="00EF3643">
        <w:rPr>
          <w:rFonts w:cs="Times New Roman (Headings CS)"/>
          <w:sz w:val="40"/>
          <w:szCs w:val="40"/>
        </w:rPr>
        <w:t xml:space="preserve"> Combined Insurance Policy</w:t>
      </w:r>
      <w:r w:rsidRPr="00EF3643">
        <w:rPr>
          <w:rFonts w:cs="Times New Roman (Headings CS)"/>
          <w:sz w:val="40"/>
          <w:szCs w:val="40"/>
          <w:rPrChange w:id="8" w:author="stuart wolstenholme" w:date="2026-05-29T15:43:00Z" w16du:dateUtc="2026-05-29T14:43:00Z">
            <w:rPr>
              <w:rFonts w:cs="Times New Roman (Headings CS)"/>
              <w:sz w:val="44"/>
              <w:szCs w:val="44"/>
            </w:rPr>
          </w:rPrChange>
        </w:rPr>
        <w:t xml:space="preserve"> 0526</w:t>
      </w:r>
    </w:p>
    <w:p w:rsidR="004E50D0" w:rsidRPr="0022764C" w:rsidDel="00EF3643" w:rsidRDefault="004E50D0">
      <w:pPr>
        <w:pStyle w:val="Subtitle"/>
        <w:rPr>
          <w:del w:id="9" w:author="stuart wolstenholme" w:date="2026-05-29T15:43:00Z" w16du:dateUtc="2026-05-29T14:43:00Z"/>
        </w:rPr>
      </w:pPr>
    </w:p>
    <w:p w:rsidR="005B2076" w:rsidRPr="0022764C" w:rsidRDefault="004E50D0" w:rsidP="004E50D0">
      <w:pPr>
        <w:pStyle w:val="Heading1"/>
        <w:spacing w:before="0"/>
        <w:ind w:left="-737"/>
        <w:pPrChange w:id="10" w:author="stuart wolstenholme" w:date="2026-05-29T15:31:00Z" w16du:dateUtc="2026-05-29T14:31:00Z">
          <w:pPr>
            <w:pStyle w:val="Heading1"/>
            <w:spacing w:before="0"/>
          </w:pPr>
        </w:pPrChange>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500006</wp:posOffset>
            </wp:positionV>
            <wp:extent cx="9071610" cy="6018178"/>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93367" cy="6032612"/>
                    </a:xfrm>
                    <a:prstGeom prst="rect">
                      <a:avLst/>
                    </a:prstGeom>
                    <a:noFill/>
                    <a:ln>
                      <a:noFill/>
                    </a:ln>
                  </pic:spPr>
                </pic:pic>
              </a:graphicData>
            </a:graphic>
            <wp14:sizeRelH relativeFrom="margin">
              <wp14:pctWidth>0</wp14:pctWidth>
            </wp14:sizeRelH>
            <wp14:sizeRelV relativeFrom="margin">
              <wp14:pctHeight>0</wp14:pctHeight>
            </wp14:sizeRelV>
          </wp:anchor>
        </w:drawing>
      </w:r>
      <w:ins w:id="11" w:author="stuart wolstenholme" w:date="2026-05-29T15:30:00Z" w16du:dateUtc="2026-05-29T14:30:00Z">
        <w:r>
          <w:rPr>
            <w:noProof/>
          </w:rPr>
          <w:drawing>
            <wp:inline distT="0" distB="0" distL="0" distR="0" wp14:anchorId="6DA88F96" wp14:editId="76997256">
              <wp:extent cx="7545070" cy="677731"/>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18397" cy="899896"/>
                      </a:xfrm>
                      <a:prstGeom prst="rect">
                        <a:avLst/>
                      </a:prstGeom>
                    </pic:spPr>
                  </pic:pic>
                </a:graphicData>
              </a:graphic>
            </wp:inline>
          </w:drawing>
        </w:r>
      </w:ins>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Del="00EF3643" w:rsidRDefault="005B2076">
      <w:pPr>
        <w:pStyle w:val="Heading1"/>
        <w:spacing w:before="0"/>
        <w:rPr>
          <w:del w:id="12" w:author="stuart wolstenholme" w:date="2026-05-29T15:44:00Z" w16du:dateUtc="2026-05-29T14:44:00Z"/>
        </w:rPr>
      </w:pPr>
    </w:p>
    <w:p w:rsidR="005B2076" w:rsidRPr="0022764C" w:rsidDel="00EF3643" w:rsidRDefault="005B2076">
      <w:pPr>
        <w:pStyle w:val="Heading1"/>
        <w:spacing w:before="0"/>
        <w:rPr>
          <w:del w:id="13" w:author="stuart wolstenholme" w:date="2026-05-29T15:44:00Z" w16du:dateUtc="2026-05-29T14:44:00Z"/>
        </w:rPr>
      </w:pPr>
    </w:p>
    <w:p w:rsidR="005F097D" w:rsidRPr="0022764C" w:rsidDel="00EF3643" w:rsidRDefault="005F097D" w:rsidP="005F097D">
      <w:pPr>
        <w:pStyle w:val="Heading1"/>
        <w:spacing w:before="0"/>
        <w:rPr>
          <w:del w:id="14" w:author="stuart wolstenholme" w:date="2026-05-29T15:44:00Z" w16du:dateUtc="2026-05-29T14:44:00Z"/>
        </w:rPr>
      </w:pPr>
    </w:p>
    <w:p w:rsidR="005B2076" w:rsidRDefault="005F097D">
      <w:pPr>
        <w:pStyle w:val="Heading1"/>
        <w:pageBreakBefore/>
        <w:spacing w:before="0"/>
        <w:rPr>
          <w:ins w:id="15" w:author="stuart wolstenholme" w:date="2026-05-29T15:46:00Z" w16du:dateUtc="2026-05-29T14:46:00Z"/>
          <w:sz w:val="40"/>
          <w:szCs w:val="40"/>
        </w:rPr>
      </w:pPr>
      <w:bookmarkStart w:id="16" w:name="tocpg_0"/>
      <w:bookmarkEnd w:id="16"/>
      <w:r w:rsidRPr="0022764C">
        <w:rPr>
          <w:sz w:val="40"/>
          <w:szCs w:val="40"/>
        </w:rPr>
        <w:lastRenderedPageBreak/>
        <w:t>Policy Contents</w:t>
      </w:r>
    </w:p>
    <w:p w:rsidR="005727E1" w:rsidRPr="005727E1" w:rsidRDefault="005727E1" w:rsidP="005727E1">
      <w:pPr>
        <w:pStyle w:val="ListHeading0"/>
        <w:numPr>
          <w:ilvl w:val="0"/>
          <w:numId w:val="0"/>
        </w:numPr>
        <w:ind w:left="454" w:hanging="454"/>
        <w:rPr>
          <w:rPrChange w:id="17" w:author="stuart wolstenholme" w:date="2026-05-29T15:46:00Z" w16du:dateUtc="2026-05-29T14:46:00Z">
            <w:rPr>
              <w:sz w:val="40"/>
              <w:szCs w:val="40"/>
            </w:rPr>
          </w:rPrChange>
        </w:rPr>
        <w:pPrChange w:id="18" w:author="stuart wolstenholme" w:date="2026-05-29T15:46:00Z" w16du:dateUtc="2026-05-29T14:46:00Z">
          <w:pPr>
            <w:pStyle w:val="Heading1"/>
            <w:pageBreakBefore/>
            <w:spacing w:before="0"/>
          </w:pPr>
        </w:pPrChange>
      </w:pPr>
    </w:p>
    <w:p w:rsidR="00416D93" w:rsidRPr="003D47CC" w:rsidRDefault="00000000">
      <w:pPr>
        <w:tabs>
          <w:tab w:val="right" w:leader="dot" w:pos="4862"/>
        </w:tabs>
        <w:spacing w:after="40" w:line="264" w:lineRule="auto"/>
        <w:rPr>
          <w:sz w:val="32"/>
          <w:szCs w:val="32"/>
          <w:rPrChange w:id="19" w:author="stuart wolstenholme" w:date="2026-05-29T15:52:00Z" w16du:dateUtc="2026-05-29T14:52:00Z">
            <w:rPr/>
          </w:rPrChange>
        </w:rPr>
      </w:pPr>
      <w:r w:rsidRPr="003D47CC">
        <w:rPr>
          <w:sz w:val="32"/>
          <w:szCs w:val="32"/>
          <w:rPrChange w:id="20" w:author="stuart wolstenholme" w:date="2026-05-29T15:52:00Z" w16du:dateUtc="2026-05-29T14:52:00Z">
            <w:rPr/>
          </w:rPrChange>
        </w:rPr>
        <w:fldChar w:fldCharType="begin"/>
      </w:r>
      <w:r w:rsidRPr="003D47CC">
        <w:rPr>
          <w:sz w:val="32"/>
          <w:szCs w:val="32"/>
          <w:rPrChange w:id="21" w:author="stuart wolstenholme" w:date="2026-05-29T15:52:00Z" w16du:dateUtc="2026-05-29T14:52:00Z">
            <w:rPr/>
          </w:rPrChange>
        </w:rPr>
        <w:instrText>HYPERLINK \l "tocpg_0"</w:instrText>
      </w:r>
      <w:r w:rsidRPr="003D47CC">
        <w:rPr>
          <w:sz w:val="32"/>
          <w:szCs w:val="32"/>
          <w:rPrChange w:id="22" w:author="stuart wolstenholme" w:date="2026-05-29T15:52:00Z" w16du:dateUtc="2026-05-29T14:52:00Z">
            <w:rPr/>
          </w:rPrChange>
        </w:rPr>
      </w:r>
      <w:r w:rsidRPr="003D47CC">
        <w:rPr>
          <w:sz w:val="32"/>
          <w:szCs w:val="32"/>
          <w:rPrChange w:id="23" w:author="stuart wolstenholme" w:date="2026-05-29T15:52:00Z" w16du:dateUtc="2026-05-29T14:52:00Z">
            <w:rPr/>
          </w:rPrChange>
        </w:rPr>
        <w:fldChar w:fldCharType="separate"/>
      </w:r>
      <w:r w:rsidRPr="003D47CC">
        <w:rPr>
          <w:rFonts w:ascii="Arial" w:hAnsi="Arial" w:cs="Arial"/>
          <w:color w:val="000000"/>
          <w:sz w:val="32"/>
          <w:szCs w:val="32"/>
          <w:rPrChange w:id="24" w:author="stuart wolstenholme" w:date="2026-05-29T15:52:00Z" w16du:dateUtc="2026-05-29T14:52:00Z">
            <w:rPr>
              <w:rFonts w:ascii="Arial" w:hAnsi="Arial" w:cs="Arial"/>
              <w:b/>
              <w:color w:val="000000"/>
              <w:sz w:val="19"/>
            </w:rPr>
          </w:rPrChange>
        </w:rPr>
        <w:t>Policy Contents</w:t>
      </w:r>
      <w:r w:rsidRPr="003D47CC">
        <w:rPr>
          <w:sz w:val="32"/>
          <w:szCs w:val="32"/>
          <w:rPrChange w:id="25" w:author="stuart wolstenholme" w:date="2026-05-29T15:52:00Z" w16du:dateUtc="2026-05-29T14:52:00Z">
            <w:rPr/>
          </w:rPrChange>
        </w:rPr>
        <w:fldChar w:fldCharType="end"/>
      </w:r>
      <w:r w:rsidRPr="003D47CC">
        <w:rPr>
          <w:sz w:val="32"/>
          <w:szCs w:val="32"/>
          <w:rPrChange w:id="26" w:author="stuart wolstenholme" w:date="2026-05-29T15:52:00Z" w16du:dateUtc="2026-05-29T14:52:00Z">
            <w:rPr/>
          </w:rPrChange>
        </w:rPr>
        <w:tab/>
      </w:r>
      <w:r w:rsidRPr="003D47CC">
        <w:rPr>
          <w:rFonts w:ascii="Arial" w:hAnsi="Arial" w:cs="Arial"/>
          <w:color w:val="000000"/>
          <w:sz w:val="32"/>
          <w:szCs w:val="32"/>
          <w:rPrChange w:id="27" w:author="stuart wolstenholme" w:date="2026-05-29T15:52:00Z" w16du:dateUtc="2026-05-29T14:52:00Z">
            <w:rPr>
              <w:rFonts w:ascii="Arial" w:hAnsi="Arial" w:cs="Arial"/>
              <w:b/>
              <w:color w:val="000000"/>
              <w:sz w:val="19"/>
            </w:rPr>
          </w:rPrChange>
        </w:rPr>
        <w:t>2</w:t>
      </w:r>
    </w:p>
    <w:p w:rsidR="00416D93" w:rsidRPr="003D47CC" w:rsidRDefault="00000000">
      <w:pPr>
        <w:tabs>
          <w:tab w:val="right" w:leader="dot" w:pos="4862"/>
        </w:tabs>
        <w:spacing w:after="40" w:line="264" w:lineRule="auto"/>
        <w:rPr>
          <w:sz w:val="32"/>
          <w:szCs w:val="32"/>
          <w:rPrChange w:id="28" w:author="stuart wolstenholme" w:date="2026-05-29T15:52:00Z" w16du:dateUtc="2026-05-29T14:52:00Z">
            <w:rPr/>
          </w:rPrChange>
        </w:rPr>
      </w:pPr>
      <w:r w:rsidRPr="003D47CC">
        <w:rPr>
          <w:sz w:val="32"/>
          <w:szCs w:val="32"/>
          <w:rPrChange w:id="29" w:author="stuart wolstenholme" w:date="2026-05-29T15:52:00Z" w16du:dateUtc="2026-05-29T14:52:00Z">
            <w:rPr/>
          </w:rPrChange>
        </w:rPr>
        <w:fldChar w:fldCharType="begin"/>
      </w:r>
      <w:r w:rsidRPr="003D47CC">
        <w:rPr>
          <w:sz w:val="32"/>
          <w:szCs w:val="32"/>
          <w:rPrChange w:id="30" w:author="stuart wolstenholme" w:date="2026-05-29T15:52:00Z" w16du:dateUtc="2026-05-29T14:52:00Z">
            <w:rPr/>
          </w:rPrChange>
        </w:rPr>
        <w:instrText>HYPERLINK \l "tocpg_1"</w:instrText>
      </w:r>
      <w:r w:rsidRPr="003D47CC">
        <w:rPr>
          <w:sz w:val="32"/>
          <w:szCs w:val="32"/>
          <w:rPrChange w:id="31" w:author="stuart wolstenholme" w:date="2026-05-29T15:52:00Z" w16du:dateUtc="2026-05-29T14:52:00Z">
            <w:rPr/>
          </w:rPrChange>
        </w:rPr>
      </w:r>
      <w:r w:rsidRPr="003D47CC">
        <w:rPr>
          <w:sz w:val="32"/>
          <w:szCs w:val="32"/>
          <w:rPrChange w:id="32" w:author="stuart wolstenholme" w:date="2026-05-29T15:52:00Z" w16du:dateUtc="2026-05-29T14:52:00Z">
            <w:rPr/>
          </w:rPrChange>
        </w:rPr>
        <w:fldChar w:fldCharType="separate"/>
      </w:r>
      <w:r w:rsidRPr="003D47CC">
        <w:rPr>
          <w:rFonts w:ascii="Arial" w:hAnsi="Arial" w:cs="Arial"/>
          <w:color w:val="000000"/>
          <w:sz w:val="32"/>
          <w:szCs w:val="32"/>
          <w:rPrChange w:id="33" w:author="stuart wolstenholme" w:date="2026-05-29T15:52:00Z" w16du:dateUtc="2026-05-29T14:52:00Z">
            <w:rPr>
              <w:rFonts w:ascii="Arial" w:hAnsi="Arial" w:cs="Arial"/>
              <w:b/>
              <w:color w:val="000000"/>
              <w:sz w:val="19"/>
            </w:rPr>
          </w:rPrChange>
        </w:rPr>
        <w:t>Introduction</w:t>
      </w:r>
      <w:r w:rsidRPr="003D47CC">
        <w:rPr>
          <w:sz w:val="32"/>
          <w:szCs w:val="32"/>
          <w:rPrChange w:id="34" w:author="stuart wolstenholme" w:date="2026-05-29T15:52:00Z" w16du:dateUtc="2026-05-29T14:52:00Z">
            <w:rPr/>
          </w:rPrChange>
        </w:rPr>
        <w:fldChar w:fldCharType="end"/>
      </w:r>
      <w:r w:rsidRPr="003D47CC">
        <w:rPr>
          <w:sz w:val="32"/>
          <w:szCs w:val="32"/>
          <w:rPrChange w:id="35" w:author="stuart wolstenholme" w:date="2026-05-29T15:52:00Z" w16du:dateUtc="2026-05-29T14:52:00Z">
            <w:rPr/>
          </w:rPrChange>
        </w:rPr>
        <w:tab/>
      </w:r>
      <w:r w:rsidRPr="003D47CC">
        <w:rPr>
          <w:rFonts w:ascii="Arial" w:hAnsi="Arial" w:cs="Arial"/>
          <w:color w:val="000000"/>
          <w:sz w:val="32"/>
          <w:szCs w:val="32"/>
          <w:rPrChange w:id="36" w:author="stuart wolstenholme" w:date="2026-05-29T15:52:00Z" w16du:dateUtc="2026-05-29T14:52:00Z">
            <w:rPr>
              <w:rFonts w:ascii="Arial" w:hAnsi="Arial" w:cs="Arial"/>
              <w:b/>
              <w:color w:val="000000"/>
              <w:sz w:val="19"/>
            </w:rPr>
          </w:rPrChange>
        </w:rPr>
        <w:t>4</w:t>
      </w:r>
    </w:p>
    <w:p w:rsidR="00416D93" w:rsidRPr="003D47CC" w:rsidRDefault="00000000">
      <w:pPr>
        <w:tabs>
          <w:tab w:val="right" w:leader="dot" w:pos="4862"/>
        </w:tabs>
        <w:spacing w:after="40" w:line="264" w:lineRule="auto"/>
        <w:rPr>
          <w:sz w:val="32"/>
          <w:szCs w:val="32"/>
          <w:rPrChange w:id="37" w:author="stuart wolstenholme" w:date="2026-05-29T15:52:00Z" w16du:dateUtc="2026-05-29T14:52:00Z">
            <w:rPr/>
          </w:rPrChange>
        </w:rPr>
      </w:pPr>
      <w:r w:rsidRPr="003D47CC">
        <w:rPr>
          <w:sz w:val="32"/>
          <w:szCs w:val="32"/>
          <w:rPrChange w:id="38" w:author="stuart wolstenholme" w:date="2026-05-29T15:52:00Z" w16du:dateUtc="2026-05-29T14:52:00Z">
            <w:rPr/>
          </w:rPrChange>
        </w:rPr>
        <w:fldChar w:fldCharType="begin"/>
      </w:r>
      <w:r w:rsidRPr="003D47CC">
        <w:rPr>
          <w:sz w:val="32"/>
          <w:szCs w:val="32"/>
          <w:rPrChange w:id="39" w:author="stuart wolstenholme" w:date="2026-05-29T15:52:00Z" w16du:dateUtc="2026-05-29T14:52:00Z">
            <w:rPr/>
          </w:rPrChange>
        </w:rPr>
        <w:instrText>HYPERLINK \l "tocpg_2"</w:instrText>
      </w:r>
      <w:r w:rsidRPr="003D47CC">
        <w:rPr>
          <w:sz w:val="32"/>
          <w:szCs w:val="32"/>
          <w:rPrChange w:id="40" w:author="stuart wolstenholme" w:date="2026-05-29T15:52:00Z" w16du:dateUtc="2026-05-29T14:52:00Z">
            <w:rPr/>
          </w:rPrChange>
        </w:rPr>
      </w:r>
      <w:r w:rsidRPr="003D47CC">
        <w:rPr>
          <w:sz w:val="32"/>
          <w:szCs w:val="32"/>
          <w:rPrChange w:id="41" w:author="stuart wolstenholme" w:date="2026-05-29T15:52:00Z" w16du:dateUtc="2026-05-29T14:52:00Z">
            <w:rPr/>
          </w:rPrChange>
        </w:rPr>
        <w:fldChar w:fldCharType="separate"/>
      </w:r>
      <w:r w:rsidRPr="003D47CC">
        <w:rPr>
          <w:rFonts w:ascii="Arial" w:hAnsi="Arial" w:cs="Arial"/>
          <w:color w:val="000000"/>
          <w:sz w:val="32"/>
          <w:szCs w:val="32"/>
          <w:rPrChange w:id="42" w:author="stuart wolstenholme" w:date="2026-05-29T15:52:00Z" w16du:dateUtc="2026-05-29T14:52:00Z">
            <w:rPr>
              <w:rFonts w:ascii="Arial" w:hAnsi="Arial" w:cs="Arial"/>
              <w:b/>
              <w:color w:val="000000"/>
              <w:sz w:val="19"/>
            </w:rPr>
          </w:rPrChange>
        </w:rPr>
        <w:t>Notices</w:t>
      </w:r>
      <w:r w:rsidRPr="003D47CC">
        <w:rPr>
          <w:sz w:val="32"/>
          <w:szCs w:val="32"/>
          <w:rPrChange w:id="43" w:author="stuart wolstenholme" w:date="2026-05-29T15:52:00Z" w16du:dateUtc="2026-05-29T14:52:00Z">
            <w:rPr/>
          </w:rPrChange>
        </w:rPr>
        <w:fldChar w:fldCharType="end"/>
      </w:r>
      <w:r w:rsidRPr="003D47CC">
        <w:rPr>
          <w:sz w:val="32"/>
          <w:szCs w:val="32"/>
          <w:rPrChange w:id="44" w:author="stuart wolstenholme" w:date="2026-05-29T15:52:00Z" w16du:dateUtc="2026-05-29T14:52:00Z">
            <w:rPr/>
          </w:rPrChange>
        </w:rPr>
        <w:tab/>
      </w:r>
      <w:r w:rsidRPr="003D47CC">
        <w:rPr>
          <w:rFonts w:ascii="Arial" w:hAnsi="Arial" w:cs="Arial"/>
          <w:color w:val="000000"/>
          <w:sz w:val="32"/>
          <w:szCs w:val="32"/>
          <w:rPrChange w:id="45" w:author="stuart wolstenholme" w:date="2026-05-29T15:52:00Z" w16du:dateUtc="2026-05-29T14:52:00Z">
            <w:rPr>
              <w:rFonts w:ascii="Arial" w:hAnsi="Arial" w:cs="Arial"/>
              <w:b/>
              <w:color w:val="000000"/>
              <w:sz w:val="19"/>
            </w:rPr>
          </w:rPrChange>
        </w:rPr>
        <w:t>4</w:t>
      </w:r>
    </w:p>
    <w:p w:rsidR="00416D93" w:rsidRPr="003D47CC" w:rsidRDefault="00000000">
      <w:pPr>
        <w:tabs>
          <w:tab w:val="right" w:leader="dot" w:pos="4862"/>
        </w:tabs>
        <w:spacing w:after="40" w:line="264" w:lineRule="auto"/>
        <w:rPr>
          <w:sz w:val="32"/>
          <w:szCs w:val="32"/>
          <w:rPrChange w:id="46" w:author="stuart wolstenholme" w:date="2026-05-29T15:52:00Z" w16du:dateUtc="2026-05-29T14:52:00Z">
            <w:rPr/>
          </w:rPrChange>
        </w:rPr>
      </w:pPr>
      <w:r w:rsidRPr="003D47CC">
        <w:rPr>
          <w:sz w:val="32"/>
          <w:szCs w:val="32"/>
          <w:rPrChange w:id="47" w:author="stuart wolstenholme" w:date="2026-05-29T15:52:00Z" w16du:dateUtc="2026-05-29T14:52:00Z">
            <w:rPr/>
          </w:rPrChange>
        </w:rPr>
        <w:fldChar w:fldCharType="begin"/>
      </w:r>
      <w:r w:rsidRPr="003D47CC">
        <w:rPr>
          <w:sz w:val="32"/>
          <w:szCs w:val="32"/>
          <w:rPrChange w:id="48" w:author="stuart wolstenholme" w:date="2026-05-29T15:52:00Z" w16du:dateUtc="2026-05-29T14:52:00Z">
            <w:rPr/>
          </w:rPrChange>
        </w:rPr>
        <w:instrText>HYPERLINK \l "tocpg_3"</w:instrText>
      </w:r>
      <w:r w:rsidRPr="003D47CC">
        <w:rPr>
          <w:sz w:val="32"/>
          <w:szCs w:val="32"/>
          <w:rPrChange w:id="49" w:author="stuart wolstenholme" w:date="2026-05-29T15:52:00Z" w16du:dateUtc="2026-05-29T14:52:00Z">
            <w:rPr/>
          </w:rPrChange>
        </w:rPr>
      </w:r>
      <w:r w:rsidRPr="003D47CC">
        <w:rPr>
          <w:sz w:val="32"/>
          <w:szCs w:val="32"/>
          <w:rPrChange w:id="50" w:author="stuart wolstenholme" w:date="2026-05-29T15:52:00Z" w16du:dateUtc="2026-05-29T14:52:00Z">
            <w:rPr/>
          </w:rPrChange>
        </w:rPr>
        <w:fldChar w:fldCharType="separate"/>
      </w:r>
      <w:r w:rsidRPr="003D47CC">
        <w:rPr>
          <w:rFonts w:ascii="Arial" w:hAnsi="Arial" w:cs="Arial"/>
          <w:color w:val="000000"/>
          <w:sz w:val="32"/>
          <w:szCs w:val="32"/>
          <w:rPrChange w:id="51" w:author="stuart wolstenholme" w:date="2026-05-29T15:52:00Z" w16du:dateUtc="2026-05-29T14:52:00Z">
            <w:rPr>
              <w:rFonts w:ascii="Arial" w:hAnsi="Arial" w:cs="Arial"/>
              <w:b/>
              <w:color w:val="000000"/>
              <w:sz w:val="19"/>
            </w:rPr>
          </w:rPrChange>
        </w:rPr>
        <w:t>Insuring Agreement</w:t>
      </w:r>
      <w:r w:rsidRPr="003D47CC">
        <w:rPr>
          <w:sz w:val="32"/>
          <w:szCs w:val="32"/>
          <w:rPrChange w:id="52" w:author="stuart wolstenholme" w:date="2026-05-29T15:52:00Z" w16du:dateUtc="2026-05-29T14:52:00Z">
            <w:rPr/>
          </w:rPrChange>
        </w:rPr>
        <w:fldChar w:fldCharType="end"/>
      </w:r>
      <w:r w:rsidRPr="003D47CC">
        <w:rPr>
          <w:sz w:val="32"/>
          <w:szCs w:val="32"/>
          <w:rPrChange w:id="53" w:author="stuart wolstenholme" w:date="2026-05-29T15:52:00Z" w16du:dateUtc="2026-05-29T14:52:00Z">
            <w:rPr/>
          </w:rPrChange>
        </w:rPr>
        <w:tab/>
      </w:r>
      <w:r w:rsidRPr="003D47CC">
        <w:rPr>
          <w:rFonts w:ascii="Arial" w:hAnsi="Arial" w:cs="Arial"/>
          <w:color w:val="000000"/>
          <w:sz w:val="32"/>
          <w:szCs w:val="32"/>
          <w:rPrChange w:id="54" w:author="stuart wolstenholme" w:date="2026-05-29T15:52:00Z" w16du:dateUtc="2026-05-29T14:52:00Z">
            <w:rPr>
              <w:rFonts w:ascii="Arial" w:hAnsi="Arial" w:cs="Arial"/>
              <w:b/>
              <w:color w:val="000000"/>
              <w:sz w:val="19"/>
            </w:rPr>
          </w:rPrChange>
        </w:rPr>
        <w:t>6</w:t>
      </w:r>
    </w:p>
    <w:p w:rsidR="00416D93" w:rsidRPr="003D47CC" w:rsidRDefault="00000000">
      <w:pPr>
        <w:tabs>
          <w:tab w:val="right" w:leader="dot" w:pos="4862"/>
        </w:tabs>
        <w:spacing w:after="40" w:line="264" w:lineRule="auto"/>
        <w:rPr>
          <w:sz w:val="32"/>
          <w:szCs w:val="32"/>
          <w:rPrChange w:id="55" w:author="stuart wolstenholme" w:date="2026-05-29T15:52:00Z" w16du:dateUtc="2026-05-29T14:52:00Z">
            <w:rPr/>
          </w:rPrChange>
        </w:rPr>
      </w:pPr>
      <w:r w:rsidRPr="003D47CC">
        <w:rPr>
          <w:sz w:val="32"/>
          <w:szCs w:val="32"/>
          <w:rPrChange w:id="56" w:author="stuart wolstenholme" w:date="2026-05-29T15:52:00Z" w16du:dateUtc="2026-05-29T14:52:00Z">
            <w:rPr/>
          </w:rPrChange>
        </w:rPr>
        <w:fldChar w:fldCharType="begin"/>
      </w:r>
      <w:r w:rsidRPr="003D47CC">
        <w:rPr>
          <w:sz w:val="32"/>
          <w:szCs w:val="32"/>
          <w:rPrChange w:id="57" w:author="stuart wolstenholme" w:date="2026-05-29T15:52:00Z" w16du:dateUtc="2026-05-29T14:52:00Z">
            <w:rPr/>
          </w:rPrChange>
        </w:rPr>
        <w:instrText>HYPERLINK \l "tocpg_4"</w:instrText>
      </w:r>
      <w:r w:rsidRPr="003D47CC">
        <w:rPr>
          <w:sz w:val="32"/>
          <w:szCs w:val="32"/>
          <w:rPrChange w:id="58" w:author="stuart wolstenholme" w:date="2026-05-29T15:52:00Z" w16du:dateUtc="2026-05-29T14:52:00Z">
            <w:rPr/>
          </w:rPrChange>
        </w:rPr>
      </w:r>
      <w:r w:rsidRPr="003D47CC">
        <w:rPr>
          <w:sz w:val="32"/>
          <w:szCs w:val="32"/>
          <w:rPrChange w:id="59" w:author="stuart wolstenholme" w:date="2026-05-29T15:52:00Z" w16du:dateUtc="2026-05-29T14:52:00Z">
            <w:rPr/>
          </w:rPrChange>
        </w:rPr>
        <w:fldChar w:fldCharType="separate"/>
      </w:r>
      <w:r w:rsidRPr="003D47CC">
        <w:rPr>
          <w:rFonts w:ascii="Arial" w:hAnsi="Arial" w:cs="Arial"/>
          <w:color w:val="000000"/>
          <w:sz w:val="32"/>
          <w:szCs w:val="32"/>
          <w:rPrChange w:id="60" w:author="stuart wolstenholme" w:date="2026-05-29T15:52:00Z" w16du:dateUtc="2026-05-29T14:52:00Z">
            <w:rPr>
              <w:rFonts w:ascii="Arial" w:hAnsi="Arial" w:cs="Arial"/>
              <w:b/>
              <w:color w:val="000000"/>
              <w:sz w:val="19"/>
            </w:rPr>
          </w:rPrChange>
        </w:rPr>
        <w:t>General Policy Definitions</w:t>
      </w:r>
      <w:r w:rsidRPr="003D47CC">
        <w:rPr>
          <w:sz w:val="32"/>
          <w:szCs w:val="32"/>
          <w:rPrChange w:id="61" w:author="stuart wolstenholme" w:date="2026-05-29T15:52:00Z" w16du:dateUtc="2026-05-29T14:52:00Z">
            <w:rPr/>
          </w:rPrChange>
        </w:rPr>
        <w:fldChar w:fldCharType="end"/>
      </w:r>
      <w:r w:rsidRPr="003D47CC">
        <w:rPr>
          <w:sz w:val="32"/>
          <w:szCs w:val="32"/>
          <w:rPrChange w:id="62" w:author="stuart wolstenholme" w:date="2026-05-29T15:52:00Z" w16du:dateUtc="2026-05-29T14:52:00Z">
            <w:rPr/>
          </w:rPrChange>
        </w:rPr>
        <w:tab/>
      </w:r>
      <w:r w:rsidRPr="003D47CC">
        <w:rPr>
          <w:rFonts w:ascii="Arial" w:hAnsi="Arial" w:cs="Arial"/>
          <w:color w:val="000000"/>
          <w:sz w:val="32"/>
          <w:szCs w:val="32"/>
          <w:rPrChange w:id="63" w:author="stuart wolstenholme" w:date="2026-05-29T15:52:00Z" w16du:dateUtc="2026-05-29T14:52:00Z">
            <w:rPr>
              <w:rFonts w:ascii="Arial" w:hAnsi="Arial" w:cs="Arial"/>
              <w:b/>
              <w:color w:val="000000"/>
              <w:sz w:val="19"/>
            </w:rPr>
          </w:rPrChange>
        </w:rPr>
        <w:t>6</w:t>
      </w:r>
    </w:p>
    <w:p w:rsidR="00416D93" w:rsidRPr="003D47CC" w:rsidRDefault="00000000">
      <w:pPr>
        <w:tabs>
          <w:tab w:val="right" w:leader="dot" w:pos="4862"/>
        </w:tabs>
        <w:spacing w:after="40" w:line="264" w:lineRule="auto"/>
        <w:rPr>
          <w:sz w:val="32"/>
          <w:szCs w:val="32"/>
          <w:rPrChange w:id="64" w:author="stuart wolstenholme" w:date="2026-05-29T15:52:00Z" w16du:dateUtc="2026-05-29T14:52:00Z">
            <w:rPr/>
          </w:rPrChange>
        </w:rPr>
      </w:pPr>
      <w:r w:rsidRPr="003D47CC">
        <w:rPr>
          <w:sz w:val="32"/>
          <w:szCs w:val="32"/>
          <w:rPrChange w:id="65" w:author="stuart wolstenholme" w:date="2026-05-29T15:52:00Z" w16du:dateUtc="2026-05-29T14:52:00Z">
            <w:rPr/>
          </w:rPrChange>
        </w:rPr>
        <w:fldChar w:fldCharType="begin"/>
      </w:r>
      <w:r w:rsidRPr="003D47CC">
        <w:rPr>
          <w:sz w:val="32"/>
          <w:szCs w:val="32"/>
          <w:rPrChange w:id="66" w:author="stuart wolstenholme" w:date="2026-05-29T15:52:00Z" w16du:dateUtc="2026-05-29T14:52:00Z">
            <w:rPr/>
          </w:rPrChange>
        </w:rPr>
        <w:instrText>HYPERLINK \l "tocpg_5"</w:instrText>
      </w:r>
      <w:r w:rsidRPr="003D47CC">
        <w:rPr>
          <w:sz w:val="32"/>
          <w:szCs w:val="32"/>
          <w:rPrChange w:id="67" w:author="stuart wolstenholme" w:date="2026-05-29T15:52:00Z" w16du:dateUtc="2026-05-29T14:52:00Z">
            <w:rPr/>
          </w:rPrChange>
        </w:rPr>
      </w:r>
      <w:r w:rsidRPr="003D47CC">
        <w:rPr>
          <w:sz w:val="32"/>
          <w:szCs w:val="32"/>
          <w:rPrChange w:id="68" w:author="stuart wolstenholme" w:date="2026-05-29T15:52:00Z" w16du:dateUtc="2026-05-29T14:52:00Z">
            <w:rPr/>
          </w:rPrChange>
        </w:rPr>
        <w:fldChar w:fldCharType="separate"/>
      </w:r>
      <w:r w:rsidRPr="003D47CC">
        <w:rPr>
          <w:rFonts w:ascii="Arial" w:hAnsi="Arial" w:cs="Arial"/>
          <w:color w:val="000000"/>
          <w:sz w:val="32"/>
          <w:szCs w:val="32"/>
          <w:rPrChange w:id="69" w:author="stuart wolstenholme" w:date="2026-05-29T15:52:00Z" w16du:dateUtc="2026-05-29T14:52:00Z">
            <w:rPr>
              <w:rFonts w:ascii="Arial" w:hAnsi="Arial" w:cs="Arial"/>
              <w:b/>
              <w:color w:val="000000"/>
              <w:sz w:val="19"/>
            </w:rPr>
          </w:rPrChange>
        </w:rPr>
        <w:t>General Policy Conditions</w:t>
      </w:r>
      <w:r w:rsidRPr="003D47CC">
        <w:rPr>
          <w:sz w:val="32"/>
          <w:szCs w:val="32"/>
          <w:rPrChange w:id="70" w:author="stuart wolstenholme" w:date="2026-05-29T15:52:00Z" w16du:dateUtc="2026-05-29T14:52:00Z">
            <w:rPr/>
          </w:rPrChange>
        </w:rPr>
        <w:fldChar w:fldCharType="end"/>
      </w:r>
      <w:r w:rsidRPr="003D47CC">
        <w:rPr>
          <w:sz w:val="32"/>
          <w:szCs w:val="32"/>
          <w:rPrChange w:id="71" w:author="stuart wolstenholme" w:date="2026-05-29T15:52:00Z" w16du:dateUtc="2026-05-29T14:52:00Z">
            <w:rPr/>
          </w:rPrChange>
        </w:rPr>
        <w:tab/>
      </w:r>
      <w:r w:rsidRPr="003D47CC">
        <w:rPr>
          <w:rFonts w:ascii="Arial" w:hAnsi="Arial" w:cs="Arial"/>
          <w:color w:val="000000"/>
          <w:sz w:val="32"/>
          <w:szCs w:val="32"/>
          <w:rPrChange w:id="72" w:author="stuart wolstenholme" w:date="2026-05-29T15:52:00Z" w16du:dateUtc="2026-05-29T14:52:00Z">
            <w:rPr>
              <w:rFonts w:ascii="Arial" w:hAnsi="Arial" w:cs="Arial"/>
              <w:b/>
              <w:color w:val="000000"/>
              <w:sz w:val="19"/>
            </w:rPr>
          </w:rPrChange>
        </w:rPr>
        <w:t>11</w:t>
      </w:r>
    </w:p>
    <w:p w:rsidR="00416D93" w:rsidRPr="003D47CC" w:rsidRDefault="00000000">
      <w:pPr>
        <w:tabs>
          <w:tab w:val="right" w:leader="dot" w:pos="4862"/>
        </w:tabs>
        <w:spacing w:after="40" w:line="264" w:lineRule="auto"/>
        <w:rPr>
          <w:sz w:val="32"/>
          <w:szCs w:val="32"/>
          <w:rPrChange w:id="73" w:author="stuart wolstenholme" w:date="2026-05-29T15:52:00Z" w16du:dateUtc="2026-05-29T14:52:00Z">
            <w:rPr/>
          </w:rPrChange>
        </w:rPr>
      </w:pPr>
      <w:r w:rsidRPr="003D47CC">
        <w:rPr>
          <w:sz w:val="32"/>
          <w:szCs w:val="32"/>
          <w:rPrChange w:id="74" w:author="stuart wolstenholme" w:date="2026-05-29T15:52:00Z" w16du:dateUtc="2026-05-29T14:52:00Z">
            <w:rPr/>
          </w:rPrChange>
        </w:rPr>
        <w:fldChar w:fldCharType="begin"/>
      </w:r>
      <w:r w:rsidRPr="003D47CC">
        <w:rPr>
          <w:sz w:val="32"/>
          <w:szCs w:val="32"/>
          <w:rPrChange w:id="75" w:author="stuart wolstenholme" w:date="2026-05-29T15:52:00Z" w16du:dateUtc="2026-05-29T14:52:00Z">
            <w:rPr/>
          </w:rPrChange>
        </w:rPr>
        <w:instrText>HYPERLINK \l "tocpg_6"</w:instrText>
      </w:r>
      <w:r w:rsidRPr="003D47CC">
        <w:rPr>
          <w:sz w:val="32"/>
          <w:szCs w:val="32"/>
          <w:rPrChange w:id="76" w:author="stuart wolstenholme" w:date="2026-05-29T15:52:00Z" w16du:dateUtc="2026-05-29T14:52:00Z">
            <w:rPr/>
          </w:rPrChange>
        </w:rPr>
      </w:r>
      <w:r w:rsidRPr="003D47CC">
        <w:rPr>
          <w:sz w:val="32"/>
          <w:szCs w:val="32"/>
          <w:rPrChange w:id="77" w:author="stuart wolstenholme" w:date="2026-05-29T15:52:00Z" w16du:dateUtc="2026-05-29T14:52:00Z">
            <w:rPr/>
          </w:rPrChange>
        </w:rPr>
        <w:fldChar w:fldCharType="separate"/>
      </w:r>
      <w:r w:rsidRPr="003D47CC">
        <w:rPr>
          <w:rFonts w:ascii="Arial" w:hAnsi="Arial" w:cs="Arial"/>
          <w:color w:val="000000"/>
          <w:sz w:val="32"/>
          <w:szCs w:val="32"/>
          <w:rPrChange w:id="78" w:author="stuart wolstenholme" w:date="2026-05-29T15:52:00Z" w16du:dateUtc="2026-05-29T14:52:00Z">
            <w:rPr>
              <w:rFonts w:ascii="Arial" w:hAnsi="Arial" w:cs="Arial"/>
              <w:b/>
              <w:color w:val="000000"/>
              <w:sz w:val="19"/>
            </w:rPr>
          </w:rPrChange>
        </w:rPr>
        <w:t>Policy Prote</w:t>
      </w:r>
      <w:r w:rsidRPr="003D47CC">
        <w:rPr>
          <w:rFonts w:ascii="Arial" w:hAnsi="Arial" w:cs="Arial"/>
          <w:color w:val="000000"/>
          <w:sz w:val="32"/>
          <w:szCs w:val="32"/>
          <w:rPrChange w:id="79" w:author="stuart wolstenholme" w:date="2026-05-29T15:52:00Z" w16du:dateUtc="2026-05-29T14:52:00Z">
            <w:rPr>
              <w:rFonts w:ascii="Arial" w:hAnsi="Arial" w:cs="Arial"/>
              <w:b/>
              <w:color w:val="000000"/>
              <w:sz w:val="19"/>
            </w:rPr>
          </w:rPrChange>
        </w:rPr>
        <w:t>c</w:t>
      </w:r>
      <w:r w:rsidRPr="003D47CC">
        <w:rPr>
          <w:rFonts w:ascii="Arial" w:hAnsi="Arial" w:cs="Arial"/>
          <w:color w:val="000000"/>
          <w:sz w:val="32"/>
          <w:szCs w:val="32"/>
          <w:rPrChange w:id="80" w:author="stuart wolstenholme" w:date="2026-05-29T15:52:00Z" w16du:dateUtc="2026-05-29T14:52:00Z">
            <w:rPr>
              <w:rFonts w:ascii="Arial" w:hAnsi="Arial" w:cs="Arial"/>
              <w:b/>
              <w:color w:val="000000"/>
              <w:sz w:val="19"/>
            </w:rPr>
          </w:rPrChange>
        </w:rPr>
        <w:t>tion and Maintenance Conditions</w:t>
      </w:r>
      <w:r w:rsidRPr="003D47CC">
        <w:rPr>
          <w:sz w:val="32"/>
          <w:szCs w:val="32"/>
          <w:rPrChange w:id="81" w:author="stuart wolstenholme" w:date="2026-05-29T15:52:00Z" w16du:dateUtc="2026-05-29T14:52:00Z">
            <w:rPr/>
          </w:rPrChange>
        </w:rPr>
        <w:fldChar w:fldCharType="end"/>
      </w:r>
      <w:r w:rsidRPr="003D47CC">
        <w:rPr>
          <w:sz w:val="32"/>
          <w:szCs w:val="32"/>
          <w:rPrChange w:id="82" w:author="stuart wolstenholme" w:date="2026-05-29T15:52:00Z" w16du:dateUtc="2026-05-29T14:52:00Z">
            <w:rPr/>
          </w:rPrChange>
        </w:rPr>
        <w:tab/>
      </w:r>
      <w:r w:rsidRPr="003D47CC">
        <w:rPr>
          <w:rFonts w:ascii="Arial" w:hAnsi="Arial" w:cs="Arial"/>
          <w:color w:val="000000"/>
          <w:sz w:val="32"/>
          <w:szCs w:val="32"/>
          <w:rPrChange w:id="83" w:author="stuart wolstenholme" w:date="2026-05-29T15:52:00Z" w16du:dateUtc="2026-05-29T14:52:00Z">
            <w:rPr>
              <w:rFonts w:ascii="Arial" w:hAnsi="Arial" w:cs="Arial"/>
              <w:b/>
              <w:color w:val="000000"/>
              <w:sz w:val="19"/>
            </w:rPr>
          </w:rPrChange>
        </w:rPr>
        <w:t>16</w:t>
      </w:r>
    </w:p>
    <w:p w:rsidR="00416D93" w:rsidRPr="003D47CC" w:rsidRDefault="00000000">
      <w:pPr>
        <w:tabs>
          <w:tab w:val="right" w:leader="dot" w:pos="4862"/>
        </w:tabs>
        <w:spacing w:after="40" w:line="264" w:lineRule="auto"/>
        <w:rPr>
          <w:sz w:val="32"/>
          <w:szCs w:val="32"/>
          <w:rPrChange w:id="84" w:author="stuart wolstenholme" w:date="2026-05-29T15:52:00Z" w16du:dateUtc="2026-05-29T14:52:00Z">
            <w:rPr/>
          </w:rPrChange>
        </w:rPr>
      </w:pPr>
      <w:r w:rsidRPr="003D47CC">
        <w:rPr>
          <w:sz w:val="32"/>
          <w:szCs w:val="32"/>
          <w:rPrChange w:id="85" w:author="stuart wolstenholme" w:date="2026-05-29T15:52:00Z" w16du:dateUtc="2026-05-29T14:52:00Z">
            <w:rPr/>
          </w:rPrChange>
        </w:rPr>
        <w:fldChar w:fldCharType="begin"/>
      </w:r>
      <w:r w:rsidRPr="003D47CC">
        <w:rPr>
          <w:sz w:val="32"/>
          <w:szCs w:val="32"/>
          <w:rPrChange w:id="86" w:author="stuart wolstenholme" w:date="2026-05-29T15:52:00Z" w16du:dateUtc="2026-05-29T14:52:00Z">
            <w:rPr/>
          </w:rPrChange>
        </w:rPr>
        <w:instrText>HYPERLINK \l "tocpg_7"</w:instrText>
      </w:r>
      <w:r w:rsidRPr="003D47CC">
        <w:rPr>
          <w:sz w:val="32"/>
          <w:szCs w:val="32"/>
          <w:rPrChange w:id="87" w:author="stuart wolstenholme" w:date="2026-05-29T15:52:00Z" w16du:dateUtc="2026-05-29T14:52:00Z">
            <w:rPr/>
          </w:rPrChange>
        </w:rPr>
      </w:r>
      <w:r w:rsidRPr="003D47CC">
        <w:rPr>
          <w:sz w:val="32"/>
          <w:szCs w:val="32"/>
          <w:rPrChange w:id="88" w:author="stuart wolstenholme" w:date="2026-05-29T15:52:00Z" w16du:dateUtc="2026-05-29T14:52:00Z">
            <w:rPr/>
          </w:rPrChange>
        </w:rPr>
        <w:fldChar w:fldCharType="separate"/>
      </w:r>
      <w:r w:rsidRPr="003D47CC">
        <w:rPr>
          <w:rFonts w:ascii="Arial" w:hAnsi="Arial" w:cs="Arial"/>
          <w:color w:val="000000"/>
          <w:sz w:val="32"/>
          <w:szCs w:val="32"/>
          <w:rPrChange w:id="89" w:author="stuart wolstenholme" w:date="2026-05-29T15:52:00Z" w16du:dateUtc="2026-05-29T14:52:00Z">
            <w:rPr>
              <w:rFonts w:ascii="Arial" w:hAnsi="Arial" w:cs="Arial"/>
              <w:b/>
              <w:color w:val="000000"/>
              <w:sz w:val="19"/>
            </w:rPr>
          </w:rPrChange>
        </w:rPr>
        <w:t>Policy Claims Conditions</w:t>
      </w:r>
      <w:r w:rsidRPr="003D47CC">
        <w:rPr>
          <w:sz w:val="32"/>
          <w:szCs w:val="32"/>
          <w:rPrChange w:id="90" w:author="stuart wolstenholme" w:date="2026-05-29T15:52:00Z" w16du:dateUtc="2026-05-29T14:52:00Z">
            <w:rPr/>
          </w:rPrChange>
        </w:rPr>
        <w:fldChar w:fldCharType="end"/>
      </w:r>
      <w:r w:rsidRPr="003D47CC">
        <w:rPr>
          <w:sz w:val="32"/>
          <w:szCs w:val="32"/>
          <w:rPrChange w:id="91" w:author="stuart wolstenholme" w:date="2026-05-29T15:52:00Z" w16du:dateUtc="2026-05-29T14:52:00Z">
            <w:rPr/>
          </w:rPrChange>
        </w:rPr>
        <w:tab/>
      </w:r>
      <w:r w:rsidRPr="003D47CC">
        <w:rPr>
          <w:rFonts w:ascii="Arial" w:hAnsi="Arial" w:cs="Arial"/>
          <w:color w:val="000000"/>
          <w:sz w:val="32"/>
          <w:szCs w:val="32"/>
          <w:rPrChange w:id="92" w:author="stuart wolstenholme" w:date="2026-05-29T15:52:00Z" w16du:dateUtc="2026-05-29T14:52:00Z">
            <w:rPr>
              <w:rFonts w:ascii="Arial" w:hAnsi="Arial" w:cs="Arial"/>
              <w:b/>
              <w:color w:val="000000"/>
              <w:sz w:val="19"/>
            </w:rPr>
          </w:rPrChange>
        </w:rPr>
        <w:t>18</w:t>
      </w:r>
    </w:p>
    <w:p w:rsidR="00416D93" w:rsidRPr="003D47CC" w:rsidRDefault="00000000">
      <w:pPr>
        <w:tabs>
          <w:tab w:val="right" w:leader="dot" w:pos="4862"/>
        </w:tabs>
        <w:spacing w:after="40" w:line="264" w:lineRule="auto"/>
        <w:rPr>
          <w:sz w:val="32"/>
          <w:szCs w:val="32"/>
          <w:rPrChange w:id="93" w:author="stuart wolstenholme" w:date="2026-05-29T15:52:00Z" w16du:dateUtc="2026-05-29T14:52:00Z">
            <w:rPr/>
          </w:rPrChange>
        </w:rPr>
      </w:pPr>
      <w:r w:rsidRPr="003D47CC">
        <w:rPr>
          <w:sz w:val="32"/>
          <w:szCs w:val="32"/>
          <w:rPrChange w:id="94" w:author="stuart wolstenholme" w:date="2026-05-29T15:52:00Z" w16du:dateUtc="2026-05-29T14:52:00Z">
            <w:rPr/>
          </w:rPrChange>
        </w:rPr>
        <w:fldChar w:fldCharType="begin"/>
      </w:r>
      <w:r w:rsidRPr="003D47CC">
        <w:rPr>
          <w:sz w:val="32"/>
          <w:szCs w:val="32"/>
          <w:rPrChange w:id="95" w:author="stuart wolstenholme" w:date="2026-05-29T15:52:00Z" w16du:dateUtc="2026-05-29T14:52:00Z">
            <w:rPr/>
          </w:rPrChange>
        </w:rPr>
        <w:instrText>HYPERLINK \l "tocpg_8"</w:instrText>
      </w:r>
      <w:r w:rsidRPr="003D47CC">
        <w:rPr>
          <w:sz w:val="32"/>
          <w:szCs w:val="32"/>
          <w:rPrChange w:id="96" w:author="stuart wolstenholme" w:date="2026-05-29T15:52:00Z" w16du:dateUtc="2026-05-29T14:52:00Z">
            <w:rPr/>
          </w:rPrChange>
        </w:rPr>
      </w:r>
      <w:r w:rsidRPr="003D47CC">
        <w:rPr>
          <w:sz w:val="32"/>
          <w:szCs w:val="32"/>
          <w:rPrChange w:id="97" w:author="stuart wolstenholme" w:date="2026-05-29T15:52:00Z" w16du:dateUtc="2026-05-29T14:52:00Z">
            <w:rPr/>
          </w:rPrChange>
        </w:rPr>
        <w:fldChar w:fldCharType="separate"/>
      </w:r>
      <w:r w:rsidRPr="003D47CC">
        <w:rPr>
          <w:rFonts w:ascii="Arial" w:hAnsi="Arial" w:cs="Arial"/>
          <w:color w:val="000000"/>
          <w:sz w:val="32"/>
          <w:szCs w:val="32"/>
          <w:rPrChange w:id="98" w:author="stuart wolstenholme" w:date="2026-05-29T15:52:00Z" w16du:dateUtc="2026-05-29T14:52:00Z">
            <w:rPr>
              <w:rFonts w:ascii="Arial" w:hAnsi="Arial" w:cs="Arial"/>
              <w:b/>
              <w:color w:val="000000"/>
              <w:sz w:val="19"/>
            </w:rPr>
          </w:rPrChange>
        </w:rPr>
        <w:t>Policy Exclusions</w:t>
      </w:r>
      <w:r w:rsidRPr="003D47CC">
        <w:rPr>
          <w:sz w:val="32"/>
          <w:szCs w:val="32"/>
          <w:rPrChange w:id="99" w:author="stuart wolstenholme" w:date="2026-05-29T15:52:00Z" w16du:dateUtc="2026-05-29T14:52:00Z">
            <w:rPr/>
          </w:rPrChange>
        </w:rPr>
        <w:fldChar w:fldCharType="end"/>
      </w:r>
      <w:r w:rsidRPr="003D47CC">
        <w:rPr>
          <w:sz w:val="32"/>
          <w:szCs w:val="32"/>
          <w:rPrChange w:id="100" w:author="stuart wolstenholme" w:date="2026-05-29T15:52:00Z" w16du:dateUtc="2026-05-29T14:52:00Z">
            <w:rPr/>
          </w:rPrChange>
        </w:rPr>
        <w:tab/>
      </w:r>
      <w:r w:rsidRPr="003D47CC">
        <w:rPr>
          <w:rFonts w:ascii="Arial" w:hAnsi="Arial" w:cs="Arial"/>
          <w:color w:val="000000"/>
          <w:sz w:val="32"/>
          <w:szCs w:val="32"/>
          <w:rPrChange w:id="101" w:author="stuart wolstenholme" w:date="2026-05-29T15:52:00Z" w16du:dateUtc="2026-05-29T14:52:00Z">
            <w:rPr>
              <w:rFonts w:ascii="Arial" w:hAnsi="Arial" w:cs="Arial"/>
              <w:b/>
              <w:color w:val="000000"/>
              <w:sz w:val="19"/>
            </w:rPr>
          </w:rPrChange>
        </w:rPr>
        <w:t>21</w:t>
      </w:r>
    </w:p>
    <w:p w:rsidR="00416D93" w:rsidRPr="003D47CC" w:rsidRDefault="00000000">
      <w:pPr>
        <w:tabs>
          <w:tab w:val="right" w:leader="dot" w:pos="4862"/>
        </w:tabs>
        <w:spacing w:after="40" w:line="264" w:lineRule="auto"/>
        <w:rPr>
          <w:sz w:val="32"/>
          <w:szCs w:val="32"/>
          <w:rPrChange w:id="102" w:author="stuart wolstenholme" w:date="2026-05-29T15:52:00Z" w16du:dateUtc="2026-05-29T14:52:00Z">
            <w:rPr/>
          </w:rPrChange>
        </w:rPr>
      </w:pPr>
      <w:r w:rsidRPr="003D47CC">
        <w:rPr>
          <w:sz w:val="32"/>
          <w:szCs w:val="32"/>
          <w:rPrChange w:id="103" w:author="stuart wolstenholme" w:date="2026-05-29T15:52:00Z" w16du:dateUtc="2026-05-29T14:52:00Z">
            <w:rPr/>
          </w:rPrChange>
        </w:rPr>
        <w:fldChar w:fldCharType="begin"/>
      </w:r>
      <w:r w:rsidRPr="003D47CC">
        <w:rPr>
          <w:sz w:val="32"/>
          <w:szCs w:val="32"/>
          <w:rPrChange w:id="104" w:author="stuart wolstenholme" w:date="2026-05-29T15:52:00Z" w16du:dateUtc="2026-05-29T14:52:00Z">
            <w:rPr/>
          </w:rPrChange>
        </w:rPr>
        <w:instrText>HYPERLINK \l "tocpg_9"</w:instrText>
      </w:r>
      <w:r w:rsidRPr="003D47CC">
        <w:rPr>
          <w:sz w:val="32"/>
          <w:szCs w:val="32"/>
          <w:rPrChange w:id="105" w:author="stuart wolstenholme" w:date="2026-05-29T15:52:00Z" w16du:dateUtc="2026-05-29T14:52:00Z">
            <w:rPr/>
          </w:rPrChange>
        </w:rPr>
      </w:r>
      <w:r w:rsidRPr="003D47CC">
        <w:rPr>
          <w:sz w:val="32"/>
          <w:szCs w:val="32"/>
          <w:rPrChange w:id="106" w:author="stuart wolstenholme" w:date="2026-05-29T15:52:00Z" w16du:dateUtc="2026-05-29T14:52:00Z">
            <w:rPr/>
          </w:rPrChange>
        </w:rPr>
        <w:fldChar w:fldCharType="separate"/>
      </w:r>
      <w:r w:rsidRPr="003D47CC">
        <w:rPr>
          <w:rFonts w:ascii="Arial" w:hAnsi="Arial" w:cs="Arial"/>
          <w:color w:val="000000"/>
          <w:sz w:val="32"/>
          <w:szCs w:val="32"/>
          <w:rPrChange w:id="107" w:author="stuart wolstenholme" w:date="2026-05-29T15:52:00Z" w16du:dateUtc="2026-05-29T14:52:00Z">
            <w:rPr>
              <w:rFonts w:ascii="Arial" w:hAnsi="Arial" w:cs="Arial"/>
              <w:b/>
              <w:color w:val="000000"/>
              <w:sz w:val="19"/>
            </w:rPr>
          </w:rPrChange>
        </w:rPr>
        <w:t>Section 1</w:t>
      </w:r>
      <w:r w:rsidRPr="003D47CC">
        <w:rPr>
          <w:rFonts w:ascii="Arial" w:hAnsi="Arial" w:cs="Arial"/>
          <w:color w:val="000000"/>
          <w:sz w:val="32"/>
          <w:szCs w:val="32"/>
          <w:rPrChange w:id="108" w:author="stuart wolstenholme" w:date="2026-05-29T15:52:00Z" w16du:dateUtc="2026-05-29T14:52:00Z">
            <w:rPr>
              <w:rFonts w:ascii="Arial" w:hAnsi="Arial" w:cs="Arial"/>
              <w:b/>
              <w:color w:val="000000"/>
              <w:sz w:val="19"/>
            </w:rPr>
          </w:rPrChange>
        </w:rPr>
        <w:t>:</w:t>
      </w:r>
      <w:r w:rsidRPr="003D47CC">
        <w:rPr>
          <w:rFonts w:ascii="Arial" w:hAnsi="Arial" w:cs="Arial"/>
          <w:color w:val="000000"/>
          <w:sz w:val="32"/>
          <w:szCs w:val="32"/>
          <w:rPrChange w:id="109" w:author="stuart wolstenholme" w:date="2026-05-29T15:52:00Z" w16du:dateUtc="2026-05-29T14:52:00Z">
            <w:rPr>
              <w:rFonts w:ascii="Arial" w:hAnsi="Arial" w:cs="Arial"/>
              <w:b/>
              <w:color w:val="000000"/>
              <w:sz w:val="19"/>
            </w:rPr>
          </w:rPrChange>
        </w:rPr>
        <w:t xml:space="preserve"> Busine</w:t>
      </w:r>
      <w:r w:rsidRPr="003D47CC">
        <w:rPr>
          <w:rFonts w:ascii="Arial" w:hAnsi="Arial" w:cs="Arial"/>
          <w:color w:val="000000"/>
          <w:sz w:val="32"/>
          <w:szCs w:val="32"/>
          <w:rPrChange w:id="110" w:author="stuart wolstenholme" w:date="2026-05-29T15:52:00Z" w16du:dateUtc="2026-05-29T14:52:00Z">
            <w:rPr>
              <w:rFonts w:ascii="Arial" w:hAnsi="Arial" w:cs="Arial"/>
              <w:b/>
              <w:color w:val="000000"/>
              <w:sz w:val="19"/>
            </w:rPr>
          </w:rPrChange>
        </w:rPr>
        <w:t>s</w:t>
      </w:r>
      <w:r w:rsidRPr="003D47CC">
        <w:rPr>
          <w:rFonts w:ascii="Arial" w:hAnsi="Arial" w:cs="Arial"/>
          <w:color w:val="000000"/>
          <w:sz w:val="32"/>
          <w:szCs w:val="32"/>
          <w:rPrChange w:id="111" w:author="stuart wolstenholme" w:date="2026-05-29T15:52:00Z" w16du:dateUtc="2026-05-29T14:52:00Z">
            <w:rPr>
              <w:rFonts w:ascii="Arial" w:hAnsi="Arial" w:cs="Arial"/>
              <w:b/>
              <w:color w:val="000000"/>
              <w:sz w:val="19"/>
            </w:rPr>
          </w:rPrChange>
        </w:rPr>
        <w:t>s “All Risks” Section</w:t>
      </w:r>
      <w:r w:rsidRPr="003D47CC">
        <w:rPr>
          <w:sz w:val="32"/>
          <w:szCs w:val="32"/>
          <w:rPrChange w:id="112" w:author="stuart wolstenholme" w:date="2026-05-29T15:52:00Z" w16du:dateUtc="2026-05-29T14:52:00Z">
            <w:rPr/>
          </w:rPrChange>
        </w:rPr>
        <w:fldChar w:fldCharType="end"/>
      </w:r>
      <w:r w:rsidRPr="003D47CC">
        <w:rPr>
          <w:sz w:val="32"/>
          <w:szCs w:val="32"/>
          <w:rPrChange w:id="113" w:author="stuart wolstenholme" w:date="2026-05-29T15:52:00Z" w16du:dateUtc="2026-05-29T14:52:00Z">
            <w:rPr/>
          </w:rPrChange>
        </w:rPr>
        <w:tab/>
      </w:r>
      <w:r w:rsidRPr="003D47CC">
        <w:rPr>
          <w:rFonts w:ascii="Arial" w:hAnsi="Arial" w:cs="Arial"/>
          <w:color w:val="000000"/>
          <w:sz w:val="32"/>
          <w:szCs w:val="32"/>
          <w:rPrChange w:id="114" w:author="stuart wolstenholme" w:date="2026-05-29T15:52:00Z" w16du:dateUtc="2026-05-29T14:52:00Z">
            <w:rPr>
              <w:rFonts w:ascii="Arial" w:hAnsi="Arial" w:cs="Arial"/>
              <w:b/>
              <w:color w:val="000000"/>
              <w:sz w:val="19"/>
            </w:rPr>
          </w:rPrChange>
        </w:rPr>
        <w:t>25</w:t>
      </w:r>
    </w:p>
    <w:p w:rsidR="00416D93" w:rsidRPr="003D47CC" w:rsidRDefault="00000000">
      <w:pPr>
        <w:tabs>
          <w:tab w:val="right" w:leader="dot" w:pos="4862"/>
        </w:tabs>
        <w:spacing w:after="40" w:line="264" w:lineRule="auto"/>
        <w:rPr>
          <w:sz w:val="32"/>
          <w:szCs w:val="32"/>
          <w:rPrChange w:id="115" w:author="stuart wolstenholme" w:date="2026-05-29T15:52:00Z" w16du:dateUtc="2026-05-29T14:52:00Z">
            <w:rPr/>
          </w:rPrChange>
        </w:rPr>
      </w:pPr>
      <w:r w:rsidRPr="003D47CC">
        <w:rPr>
          <w:sz w:val="32"/>
          <w:szCs w:val="32"/>
          <w:rPrChange w:id="116" w:author="stuart wolstenholme" w:date="2026-05-29T15:52:00Z" w16du:dateUtc="2026-05-29T14:52:00Z">
            <w:rPr/>
          </w:rPrChange>
        </w:rPr>
        <w:fldChar w:fldCharType="begin"/>
      </w:r>
      <w:r w:rsidRPr="003D47CC">
        <w:rPr>
          <w:sz w:val="32"/>
          <w:szCs w:val="32"/>
          <w:rPrChange w:id="117" w:author="stuart wolstenholme" w:date="2026-05-29T15:52:00Z" w16du:dateUtc="2026-05-29T14:52:00Z">
            <w:rPr/>
          </w:rPrChange>
        </w:rPr>
        <w:instrText>HYPERLINK \l "tocpg_10"</w:instrText>
      </w:r>
      <w:r w:rsidRPr="003D47CC">
        <w:rPr>
          <w:sz w:val="32"/>
          <w:szCs w:val="32"/>
          <w:rPrChange w:id="118" w:author="stuart wolstenholme" w:date="2026-05-29T15:52:00Z" w16du:dateUtc="2026-05-29T14:52:00Z">
            <w:rPr/>
          </w:rPrChange>
        </w:rPr>
      </w:r>
      <w:r w:rsidRPr="003D47CC">
        <w:rPr>
          <w:sz w:val="32"/>
          <w:szCs w:val="32"/>
          <w:rPrChange w:id="119" w:author="stuart wolstenholme" w:date="2026-05-29T15:52:00Z" w16du:dateUtc="2026-05-29T14:52:00Z">
            <w:rPr/>
          </w:rPrChange>
        </w:rPr>
        <w:fldChar w:fldCharType="separate"/>
      </w:r>
      <w:r w:rsidRPr="003D47CC">
        <w:rPr>
          <w:rFonts w:ascii="Arial" w:hAnsi="Arial" w:cs="Arial"/>
          <w:color w:val="000000"/>
          <w:sz w:val="32"/>
          <w:szCs w:val="32"/>
          <w:rPrChange w:id="120" w:author="stuart wolstenholme" w:date="2026-05-29T15:52:00Z" w16du:dateUtc="2026-05-29T14:52:00Z">
            <w:rPr>
              <w:rFonts w:ascii="Arial" w:hAnsi="Arial" w:cs="Arial"/>
              <w:b/>
              <w:color w:val="000000"/>
              <w:sz w:val="19"/>
            </w:rPr>
          </w:rPrChange>
        </w:rPr>
        <w:t>Section 2: Property &amp; Equipment “All Risks” Section</w:t>
      </w:r>
      <w:r w:rsidRPr="003D47CC">
        <w:rPr>
          <w:sz w:val="32"/>
          <w:szCs w:val="32"/>
          <w:rPrChange w:id="121" w:author="stuart wolstenholme" w:date="2026-05-29T15:52:00Z" w16du:dateUtc="2026-05-29T14:52:00Z">
            <w:rPr/>
          </w:rPrChange>
        </w:rPr>
        <w:fldChar w:fldCharType="end"/>
      </w:r>
      <w:r w:rsidRPr="003D47CC">
        <w:rPr>
          <w:sz w:val="32"/>
          <w:szCs w:val="32"/>
          <w:rPrChange w:id="122" w:author="stuart wolstenholme" w:date="2026-05-29T15:52:00Z" w16du:dateUtc="2026-05-29T14:52:00Z">
            <w:rPr/>
          </w:rPrChange>
        </w:rPr>
        <w:tab/>
      </w:r>
      <w:r w:rsidRPr="003D47CC">
        <w:rPr>
          <w:rFonts w:ascii="Arial" w:hAnsi="Arial" w:cs="Arial"/>
          <w:color w:val="000000"/>
          <w:sz w:val="32"/>
          <w:szCs w:val="32"/>
          <w:rPrChange w:id="123" w:author="stuart wolstenholme" w:date="2026-05-29T15:52:00Z" w16du:dateUtc="2026-05-29T14:52:00Z">
            <w:rPr>
              <w:rFonts w:ascii="Arial" w:hAnsi="Arial" w:cs="Arial"/>
              <w:b/>
              <w:color w:val="000000"/>
              <w:sz w:val="19"/>
            </w:rPr>
          </w:rPrChange>
        </w:rPr>
        <w:t>33</w:t>
      </w:r>
    </w:p>
    <w:p w:rsidR="00416D93" w:rsidRPr="003D47CC" w:rsidRDefault="00000000">
      <w:pPr>
        <w:tabs>
          <w:tab w:val="right" w:leader="dot" w:pos="4862"/>
        </w:tabs>
        <w:spacing w:after="40" w:line="264" w:lineRule="auto"/>
        <w:rPr>
          <w:sz w:val="32"/>
          <w:szCs w:val="32"/>
          <w:rPrChange w:id="124" w:author="stuart wolstenholme" w:date="2026-05-29T15:52:00Z" w16du:dateUtc="2026-05-29T14:52:00Z">
            <w:rPr/>
          </w:rPrChange>
        </w:rPr>
      </w:pPr>
      <w:r w:rsidRPr="003D47CC">
        <w:rPr>
          <w:sz w:val="32"/>
          <w:szCs w:val="32"/>
          <w:rPrChange w:id="125" w:author="stuart wolstenholme" w:date="2026-05-29T15:52:00Z" w16du:dateUtc="2026-05-29T14:52:00Z">
            <w:rPr/>
          </w:rPrChange>
        </w:rPr>
        <w:fldChar w:fldCharType="begin"/>
      </w:r>
      <w:r w:rsidRPr="003D47CC">
        <w:rPr>
          <w:sz w:val="32"/>
          <w:szCs w:val="32"/>
          <w:rPrChange w:id="126" w:author="stuart wolstenholme" w:date="2026-05-29T15:52:00Z" w16du:dateUtc="2026-05-29T14:52:00Z">
            <w:rPr/>
          </w:rPrChange>
        </w:rPr>
        <w:instrText>HYPERLINK \l "tocpg_11"</w:instrText>
      </w:r>
      <w:r w:rsidRPr="003D47CC">
        <w:rPr>
          <w:sz w:val="32"/>
          <w:szCs w:val="32"/>
          <w:rPrChange w:id="127" w:author="stuart wolstenholme" w:date="2026-05-29T15:52:00Z" w16du:dateUtc="2026-05-29T14:52:00Z">
            <w:rPr/>
          </w:rPrChange>
        </w:rPr>
      </w:r>
      <w:r w:rsidRPr="003D47CC">
        <w:rPr>
          <w:sz w:val="32"/>
          <w:szCs w:val="32"/>
          <w:rPrChange w:id="128" w:author="stuart wolstenholme" w:date="2026-05-29T15:52:00Z" w16du:dateUtc="2026-05-29T14:52:00Z">
            <w:rPr/>
          </w:rPrChange>
        </w:rPr>
        <w:fldChar w:fldCharType="separate"/>
      </w:r>
      <w:r w:rsidRPr="003D47CC">
        <w:rPr>
          <w:rFonts w:ascii="Arial" w:hAnsi="Arial" w:cs="Arial"/>
          <w:color w:val="000000"/>
          <w:sz w:val="32"/>
          <w:szCs w:val="32"/>
          <w:rPrChange w:id="129" w:author="stuart wolstenholme" w:date="2026-05-29T15:52:00Z" w16du:dateUtc="2026-05-29T14:52:00Z">
            <w:rPr>
              <w:rFonts w:ascii="Arial" w:hAnsi="Arial" w:cs="Arial"/>
              <w:b/>
              <w:color w:val="000000"/>
              <w:sz w:val="19"/>
            </w:rPr>
          </w:rPrChange>
        </w:rPr>
        <w:t>Section 3: Business Interruption “All Risks” Section</w:t>
      </w:r>
      <w:r w:rsidRPr="003D47CC">
        <w:rPr>
          <w:sz w:val="32"/>
          <w:szCs w:val="32"/>
          <w:rPrChange w:id="130" w:author="stuart wolstenholme" w:date="2026-05-29T15:52:00Z" w16du:dateUtc="2026-05-29T14:52:00Z">
            <w:rPr/>
          </w:rPrChange>
        </w:rPr>
        <w:fldChar w:fldCharType="end"/>
      </w:r>
      <w:r w:rsidRPr="003D47CC">
        <w:rPr>
          <w:sz w:val="32"/>
          <w:szCs w:val="32"/>
          <w:rPrChange w:id="131" w:author="stuart wolstenholme" w:date="2026-05-29T15:52:00Z" w16du:dateUtc="2026-05-29T14:52:00Z">
            <w:rPr/>
          </w:rPrChange>
        </w:rPr>
        <w:tab/>
      </w:r>
      <w:r w:rsidRPr="003D47CC">
        <w:rPr>
          <w:rFonts w:ascii="Arial" w:hAnsi="Arial" w:cs="Arial"/>
          <w:color w:val="000000"/>
          <w:sz w:val="32"/>
          <w:szCs w:val="32"/>
          <w:rPrChange w:id="132" w:author="stuart wolstenholme" w:date="2026-05-29T15:52:00Z" w16du:dateUtc="2026-05-29T14:52:00Z">
            <w:rPr>
              <w:rFonts w:ascii="Arial" w:hAnsi="Arial" w:cs="Arial"/>
              <w:b/>
              <w:color w:val="000000"/>
              <w:sz w:val="19"/>
            </w:rPr>
          </w:rPrChange>
        </w:rPr>
        <w:t>40</w:t>
      </w:r>
    </w:p>
    <w:p w:rsidR="00416D93" w:rsidRPr="003D47CC" w:rsidRDefault="00000000">
      <w:pPr>
        <w:tabs>
          <w:tab w:val="right" w:leader="dot" w:pos="4862"/>
        </w:tabs>
        <w:spacing w:after="40" w:line="264" w:lineRule="auto"/>
        <w:rPr>
          <w:sz w:val="32"/>
          <w:szCs w:val="32"/>
          <w:rPrChange w:id="133" w:author="stuart wolstenholme" w:date="2026-05-29T15:52:00Z" w16du:dateUtc="2026-05-29T14:52:00Z">
            <w:rPr/>
          </w:rPrChange>
        </w:rPr>
      </w:pPr>
      <w:r w:rsidRPr="003D47CC">
        <w:rPr>
          <w:sz w:val="32"/>
          <w:szCs w:val="32"/>
          <w:rPrChange w:id="134" w:author="stuart wolstenholme" w:date="2026-05-29T15:52:00Z" w16du:dateUtc="2026-05-29T14:52:00Z">
            <w:rPr/>
          </w:rPrChange>
        </w:rPr>
        <w:fldChar w:fldCharType="begin"/>
      </w:r>
      <w:r w:rsidRPr="003D47CC">
        <w:rPr>
          <w:sz w:val="32"/>
          <w:szCs w:val="32"/>
          <w:rPrChange w:id="135" w:author="stuart wolstenholme" w:date="2026-05-29T15:52:00Z" w16du:dateUtc="2026-05-29T14:52:00Z">
            <w:rPr/>
          </w:rPrChange>
        </w:rPr>
        <w:instrText>HYPERLINK \l "tocpg_12"</w:instrText>
      </w:r>
      <w:r w:rsidRPr="003D47CC">
        <w:rPr>
          <w:sz w:val="32"/>
          <w:szCs w:val="32"/>
          <w:rPrChange w:id="136" w:author="stuart wolstenholme" w:date="2026-05-29T15:52:00Z" w16du:dateUtc="2026-05-29T14:52:00Z">
            <w:rPr/>
          </w:rPrChange>
        </w:rPr>
      </w:r>
      <w:r w:rsidRPr="003D47CC">
        <w:rPr>
          <w:sz w:val="32"/>
          <w:szCs w:val="32"/>
          <w:rPrChange w:id="137" w:author="stuart wolstenholme" w:date="2026-05-29T15:52:00Z" w16du:dateUtc="2026-05-29T14:52:00Z">
            <w:rPr/>
          </w:rPrChange>
        </w:rPr>
        <w:fldChar w:fldCharType="separate"/>
      </w:r>
      <w:r w:rsidRPr="003D47CC">
        <w:rPr>
          <w:rFonts w:ascii="Arial" w:hAnsi="Arial" w:cs="Arial"/>
          <w:color w:val="000000"/>
          <w:sz w:val="32"/>
          <w:szCs w:val="32"/>
          <w:rPrChange w:id="138" w:author="stuart wolstenholme" w:date="2026-05-29T15:52:00Z" w16du:dateUtc="2026-05-29T14:52:00Z">
            <w:rPr>
              <w:rFonts w:ascii="Arial" w:hAnsi="Arial" w:cs="Arial"/>
              <w:b/>
              <w:color w:val="000000"/>
              <w:sz w:val="19"/>
            </w:rPr>
          </w:rPrChange>
        </w:rPr>
        <w:t>Section 4: Terrorism Section</w:t>
      </w:r>
      <w:r w:rsidRPr="003D47CC">
        <w:rPr>
          <w:sz w:val="32"/>
          <w:szCs w:val="32"/>
          <w:rPrChange w:id="139" w:author="stuart wolstenholme" w:date="2026-05-29T15:52:00Z" w16du:dateUtc="2026-05-29T14:52:00Z">
            <w:rPr/>
          </w:rPrChange>
        </w:rPr>
        <w:fldChar w:fldCharType="end"/>
      </w:r>
      <w:r w:rsidRPr="003D47CC">
        <w:rPr>
          <w:sz w:val="32"/>
          <w:szCs w:val="32"/>
          <w:rPrChange w:id="140" w:author="stuart wolstenholme" w:date="2026-05-29T15:52:00Z" w16du:dateUtc="2026-05-29T14:52:00Z">
            <w:rPr/>
          </w:rPrChange>
        </w:rPr>
        <w:tab/>
      </w:r>
      <w:r w:rsidRPr="003D47CC">
        <w:rPr>
          <w:rFonts w:ascii="Arial" w:hAnsi="Arial" w:cs="Arial"/>
          <w:color w:val="000000"/>
          <w:sz w:val="32"/>
          <w:szCs w:val="32"/>
          <w:rPrChange w:id="141" w:author="stuart wolstenholme" w:date="2026-05-29T15:52:00Z" w16du:dateUtc="2026-05-29T14:52:00Z">
            <w:rPr>
              <w:rFonts w:ascii="Arial" w:hAnsi="Arial" w:cs="Arial"/>
              <w:b/>
              <w:color w:val="000000"/>
              <w:sz w:val="19"/>
            </w:rPr>
          </w:rPrChange>
        </w:rPr>
        <w:t>50</w:t>
      </w:r>
    </w:p>
    <w:p w:rsidR="00416D93" w:rsidRPr="003D47CC" w:rsidRDefault="00000000">
      <w:pPr>
        <w:tabs>
          <w:tab w:val="right" w:leader="dot" w:pos="4862"/>
        </w:tabs>
        <w:spacing w:after="40" w:line="264" w:lineRule="auto"/>
        <w:rPr>
          <w:sz w:val="32"/>
          <w:szCs w:val="32"/>
          <w:rPrChange w:id="142" w:author="stuart wolstenholme" w:date="2026-05-29T15:52:00Z" w16du:dateUtc="2026-05-29T14:52:00Z">
            <w:rPr/>
          </w:rPrChange>
        </w:rPr>
      </w:pPr>
      <w:del w:id="143" w:author="stuart wolstenholme" w:date="2026-05-29T15:45:00Z" w16du:dateUtc="2026-05-29T14:45:00Z">
        <w:r w:rsidRPr="003D47CC" w:rsidDel="005727E1">
          <w:rPr>
            <w:sz w:val="32"/>
            <w:szCs w:val="32"/>
            <w:rPrChange w:id="144" w:author="stuart wolstenholme" w:date="2026-05-29T15:52:00Z" w16du:dateUtc="2026-05-29T14:52:00Z">
              <w:rPr/>
            </w:rPrChange>
          </w:rPr>
          <w:br w:type="column"/>
        </w:r>
      </w:del>
      <w:r w:rsidRPr="003D47CC">
        <w:rPr>
          <w:sz w:val="32"/>
          <w:szCs w:val="32"/>
          <w:rPrChange w:id="145" w:author="stuart wolstenholme" w:date="2026-05-29T15:52:00Z" w16du:dateUtc="2026-05-29T14:52:00Z">
            <w:rPr/>
          </w:rPrChange>
        </w:rPr>
        <w:fldChar w:fldCharType="begin"/>
      </w:r>
      <w:r w:rsidRPr="003D47CC">
        <w:rPr>
          <w:sz w:val="32"/>
          <w:szCs w:val="32"/>
          <w:rPrChange w:id="146" w:author="stuart wolstenholme" w:date="2026-05-29T15:52:00Z" w16du:dateUtc="2026-05-29T14:52:00Z">
            <w:rPr/>
          </w:rPrChange>
        </w:rPr>
        <w:instrText>HYPERLINK \l "tocpg_13"</w:instrText>
      </w:r>
      <w:r w:rsidRPr="003D47CC">
        <w:rPr>
          <w:sz w:val="32"/>
          <w:szCs w:val="32"/>
          <w:rPrChange w:id="147" w:author="stuart wolstenholme" w:date="2026-05-29T15:52:00Z" w16du:dateUtc="2026-05-29T14:52:00Z">
            <w:rPr/>
          </w:rPrChange>
        </w:rPr>
      </w:r>
      <w:r w:rsidRPr="003D47CC">
        <w:rPr>
          <w:sz w:val="32"/>
          <w:szCs w:val="32"/>
          <w:rPrChange w:id="148" w:author="stuart wolstenholme" w:date="2026-05-29T15:52:00Z" w16du:dateUtc="2026-05-29T14:52:00Z">
            <w:rPr/>
          </w:rPrChange>
        </w:rPr>
        <w:fldChar w:fldCharType="separate"/>
      </w:r>
      <w:r w:rsidRPr="003D47CC">
        <w:rPr>
          <w:rFonts w:ascii="Arial" w:hAnsi="Arial" w:cs="Arial"/>
          <w:color w:val="000000"/>
          <w:sz w:val="32"/>
          <w:szCs w:val="32"/>
          <w:rPrChange w:id="149" w:author="stuart wolstenholme" w:date="2026-05-29T15:52:00Z" w16du:dateUtc="2026-05-29T14:52:00Z">
            <w:rPr>
              <w:rFonts w:ascii="Arial" w:hAnsi="Arial" w:cs="Arial"/>
              <w:b/>
              <w:color w:val="000000"/>
              <w:sz w:val="19"/>
            </w:rPr>
          </w:rPrChange>
        </w:rPr>
        <w:t>S</w:t>
      </w:r>
      <w:r w:rsidRPr="003D47CC">
        <w:rPr>
          <w:rFonts w:ascii="Arial" w:hAnsi="Arial" w:cs="Arial"/>
          <w:color w:val="000000"/>
          <w:sz w:val="32"/>
          <w:szCs w:val="32"/>
          <w:rPrChange w:id="150" w:author="stuart wolstenholme" w:date="2026-05-29T15:52:00Z" w16du:dateUtc="2026-05-29T14:52:00Z">
            <w:rPr>
              <w:rFonts w:ascii="Arial" w:hAnsi="Arial" w:cs="Arial"/>
              <w:b/>
              <w:color w:val="000000"/>
              <w:sz w:val="19"/>
            </w:rPr>
          </w:rPrChange>
        </w:rPr>
        <w:t>e</w:t>
      </w:r>
      <w:r w:rsidRPr="003D47CC">
        <w:rPr>
          <w:rFonts w:ascii="Arial" w:hAnsi="Arial" w:cs="Arial"/>
          <w:color w:val="000000"/>
          <w:sz w:val="32"/>
          <w:szCs w:val="32"/>
          <w:rPrChange w:id="151" w:author="stuart wolstenholme" w:date="2026-05-29T15:52:00Z" w16du:dateUtc="2026-05-29T14:52:00Z">
            <w:rPr>
              <w:rFonts w:ascii="Arial" w:hAnsi="Arial" w:cs="Arial"/>
              <w:b/>
              <w:color w:val="000000"/>
              <w:sz w:val="19"/>
            </w:rPr>
          </w:rPrChange>
        </w:rPr>
        <w:t>ction 5: Employers’ Liability Section</w:t>
      </w:r>
      <w:r w:rsidRPr="003D47CC">
        <w:rPr>
          <w:sz w:val="32"/>
          <w:szCs w:val="32"/>
          <w:rPrChange w:id="152" w:author="stuart wolstenholme" w:date="2026-05-29T15:52:00Z" w16du:dateUtc="2026-05-29T14:52:00Z">
            <w:rPr/>
          </w:rPrChange>
        </w:rPr>
        <w:fldChar w:fldCharType="end"/>
      </w:r>
      <w:r w:rsidRPr="003D47CC">
        <w:rPr>
          <w:sz w:val="32"/>
          <w:szCs w:val="32"/>
          <w:rPrChange w:id="153" w:author="stuart wolstenholme" w:date="2026-05-29T15:52:00Z" w16du:dateUtc="2026-05-29T14:52:00Z">
            <w:rPr/>
          </w:rPrChange>
        </w:rPr>
        <w:tab/>
      </w:r>
      <w:r w:rsidRPr="003D47CC">
        <w:rPr>
          <w:rFonts w:ascii="Arial" w:hAnsi="Arial" w:cs="Arial"/>
          <w:color w:val="000000"/>
          <w:sz w:val="32"/>
          <w:szCs w:val="32"/>
          <w:rPrChange w:id="154" w:author="stuart wolstenholme" w:date="2026-05-29T15:52:00Z" w16du:dateUtc="2026-05-29T14:52:00Z">
            <w:rPr>
              <w:rFonts w:ascii="Arial" w:hAnsi="Arial" w:cs="Arial"/>
              <w:b/>
              <w:color w:val="000000"/>
              <w:sz w:val="19"/>
            </w:rPr>
          </w:rPrChange>
        </w:rPr>
        <w:t>53</w:t>
      </w:r>
    </w:p>
    <w:p w:rsidR="00416D93" w:rsidRPr="003D47CC" w:rsidRDefault="00000000">
      <w:pPr>
        <w:tabs>
          <w:tab w:val="right" w:leader="dot" w:pos="4862"/>
        </w:tabs>
        <w:spacing w:after="40" w:line="264" w:lineRule="auto"/>
        <w:rPr>
          <w:sz w:val="32"/>
          <w:szCs w:val="32"/>
          <w:rPrChange w:id="155" w:author="stuart wolstenholme" w:date="2026-05-29T15:52:00Z" w16du:dateUtc="2026-05-29T14:52:00Z">
            <w:rPr/>
          </w:rPrChange>
        </w:rPr>
      </w:pPr>
      <w:r w:rsidRPr="003D47CC">
        <w:rPr>
          <w:sz w:val="32"/>
          <w:szCs w:val="32"/>
          <w:rPrChange w:id="156" w:author="stuart wolstenholme" w:date="2026-05-29T15:52:00Z" w16du:dateUtc="2026-05-29T14:52:00Z">
            <w:rPr/>
          </w:rPrChange>
        </w:rPr>
        <w:fldChar w:fldCharType="begin"/>
      </w:r>
      <w:r w:rsidRPr="003D47CC">
        <w:rPr>
          <w:sz w:val="32"/>
          <w:szCs w:val="32"/>
          <w:rPrChange w:id="157" w:author="stuart wolstenholme" w:date="2026-05-29T15:52:00Z" w16du:dateUtc="2026-05-29T14:52:00Z">
            <w:rPr/>
          </w:rPrChange>
        </w:rPr>
        <w:instrText>HYPERLINK \l "tocpg_14"</w:instrText>
      </w:r>
      <w:r w:rsidRPr="003D47CC">
        <w:rPr>
          <w:sz w:val="32"/>
          <w:szCs w:val="32"/>
          <w:rPrChange w:id="158" w:author="stuart wolstenholme" w:date="2026-05-29T15:52:00Z" w16du:dateUtc="2026-05-29T14:52:00Z">
            <w:rPr/>
          </w:rPrChange>
        </w:rPr>
      </w:r>
      <w:r w:rsidRPr="003D47CC">
        <w:rPr>
          <w:sz w:val="32"/>
          <w:szCs w:val="32"/>
          <w:rPrChange w:id="159" w:author="stuart wolstenholme" w:date="2026-05-29T15:52:00Z" w16du:dateUtc="2026-05-29T14:52:00Z">
            <w:rPr/>
          </w:rPrChange>
        </w:rPr>
        <w:fldChar w:fldCharType="separate"/>
      </w:r>
      <w:r w:rsidRPr="003D47CC">
        <w:rPr>
          <w:rFonts w:ascii="Arial" w:hAnsi="Arial" w:cs="Arial"/>
          <w:color w:val="000000"/>
          <w:sz w:val="32"/>
          <w:szCs w:val="32"/>
          <w:rPrChange w:id="160" w:author="stuart wolstenholme" w:date="2026-05-29T15:52:00Z" w16du:dateUtc="2026-05-29T14:52:00Z">
            <w:rPr>
              <w:rFonts w:ascii="Arial" w:hAnsi="Arial" w:cs="Arial"/>
              <w:b/>
              <w:color w:val="000000"/>
              <w:sz w:val="19"/>
            </w:rPr>
          </w:rPrChange>
        </w:rPr>
        <w:t>Section 6: Public Liability Section</w:t>
      </w:r>
      <w:r w:rsidRPr="003D47CC">
        <w:rPr>
          <w:sz w:val="32"/>
          <w:szCs w:val="32"/>
          <w:rPrChange w:id="161" w:author="stuart wolstenholme" w:date="2026-05-29T15:52:00Z" w16du:dateUtc="2026-05-29T14:52:00Z">
            <w:rPr/>
          </w:rPrChange>
        </w:rPr>
        <w:fldChar w:fldCharType="end"/>
      </w:r>
      <w:r w:rsidRPr="003D47CC">
        <w:rPr>
          <w:sz w:val="32"/>
          <w:szCs w:val="32"/>
          <w:rPrChange w:id="162" w:author="stuart wolstenholme" w:date="2026-05-29T15:52:00Z" w16du:dateUtc="2026-05-29T14:52:00Z">
            <w:rPr/>
          </w:rPrChange>
        </w:rPr>
        <w:tab/>
      </w:r>
      <w:r w:rsidRPr="003D47CC">
        <w:rPr>
          <w:rFonts w:ascii="Arial" w:hAnsi="Arial" w:cs="Arial"/>
          <w:color w:val="000000"/>
          <w:sz w:val="32"/>
          <w:szCs w:val="32"/>
          <w:rPrChange w:id="163" w:author="stuart wolstenholme" w:date="2026-05-29T15:52:00Z" w16du:dateUtc="2026-05-29T14:52:00Z">
            <w:rPr>
              <w:rFonts w:ascii="Arial" w:hAnsi="Arial" w:cs="Arial"/>
              <w:b/>
              <w:color w:val="000000"/>
              <w:sz w:val="19"/>
            </w:rPr>
          </w:rPrChange>
        </w:rPr>
        <w:t>55</w:t>
      </w:r>
    </w:p>
    <w:p w:rsidR="00416D93" w:rsidRPr="003D47CC" w:rsidRDefault="00000000">
      <w:pPr>
        <w:tabs>
          <w:tab w:val="right" w:leader="dot" w:pos="4862"/>
        </w:tabs>
        <w:spacing w:after="40" w:line="264" w:lineRule="auto"/>
        <w:rPr>
          <w:sz w:val="32"/>
          <w:szCs w:val="32"/>
          <w:rPrChange w:id="164" w:author="stuart wolstenholme" w:date="2026-05-29T15:52:00Z" w16du:dateUtc="2026-05-29T14:52:00Z">
            <w:rPr/>
          </w:rPrChange>
        </w:rPr>
      </w:pPr>
      <w:r w:rsidRPr="003D47CC">
        <w:rPr>
          <w:sz w:val="32"/>
          <w:szCs w:val="32"/>
          <w:rPrChange w:id="165" w:author="stuart wolstenholme" w:date="2026-05-29T15:52:00Z" w16du:dateUtc="2026-05-29T14:52:00Z">
            <w:rPr/>
          </w:rPrChange>
        </w:rPr>
        <w:fldChar w:fldCharType="begin"/>
      </w:r>
      <w:r w:rsidRPr="003D47CC">
        <w:rPr>
          <w:sz w:val="32"/>
          <w:szCs w:val="32"/>
          <w:rPrChange w:id="166" w:author="stuart wolstenholme" w:date="2026-05-29T15:52:00Z" w16du:dateUtc="2026-05-29T14:52:00Z">
            <w:rPr/>
          </w:rPrChange>
        </w:rPr>
        <w:instrText>HYPERLINK \l "tocpg_15"</w:instrText>
      </w:r>
      <w:r w:rsidRPr="003D47CC">
        <w:rPr>
          <w:sz w:val="32"/>
          <w:szCs w:val="32"/>
          <w:rPrChange w:id="167" w:author="stuart wolstenholme" w:date="2026-05-29T15:52:00Z" w16du:dateUtc="2026-05-29T14:52:00Z">
            <w:rPr/>
          </w:rPrChange>
        </w:rPr>
      </w:r>
      <w:r w:rsidRPr="003D47CC">
        <w:rPr>
          <w:sz w:val="32"/>
          <w:szCs w:val="32"/>
          <w:rPrChange w:id="168" w:author="stuart wolstenholme" w:date="2026-05-29T15:52:00Z" w16du:dateUtc="2026-05-29T14:52:00Z">
            <w:rPr/>
          </w:rPrChange>
        </w:rPr>
        <w:fldChar w:fldCharType="separate"/>
      </w:r>
      <w:r w:rsidRPr="003D47CC">
        <w:rPr>
          <w:rFonts w:ascii="Arial" w:hAnsi="Arial" w:cs="Arial"/>
          <w:color w:val="000000"/>
          <w:sz w:val="32"/>
          <w:szCs w:val="32"/>
          <w:rPrChange w:id="169" w:author="stuart wolstenholme" w:date="2026-05-29T15:52:00Z" w16du:dateUtc="2026-05-29T14:52:00Z">
            <w:rPr>
              <w:rFonts w:ascii="Arial" w:hAnsi="Arial" w:cs="Arial"/>
              <w:b/>
              <w:color w:val="000000"/>
              <w:sz w:val="19"/>
            </w:rPr>
          </w:rPrChange>
        </w:rPr>
        <w:t>Section 7: Produc</w:t>
      </w:r>
      <w:r w:rsidRPr="003D47CC">
        <w:rPr>
          <w:rFonts w:ascii="Arial" w:hAnsi="Arial" w:cs="Arial"/>
          <w:color w:val="000000"/>
          <w:sz w:val="32"/>
          <w:szCs w:val="32"/>
          <w:rPrChange w:id="170" w:author="stuart wolstenholme" w:date="2026-05-29T15:52:00Z" w16du:dateUtc="2026-05-29T14:52:00Z">
            <w:rPr>
              <w:rFonts w:ascii="Arial" w:hAnsi="Arial" w:cs="Arial"/>
              <w:b/>
              <w:color w:val="000000"/>
              <w:sz w:val="19"/>
            </w:rPr>
          </w:rPrChange>
        </w:rPr>
        <w:t>t</w:t>
      </w:r>
      <w:r w:rsidRPr="003D47CC">
        <w:rPr>
          <w:rFonts w:ascii="Arial" w:hAnsi="Arial" w:cs="Arial"/>
          <w:color w:val="000000"/>
          <w:sz w:val="32"/>
          <w:szCs w:val="32"/>
          <w:rPrChange w:id="171" w:author="stuart wolstenholme" w:date="2026-05-29T15:52:00Z" w16du:dateUtc="2026-05-29T14:52:00Z">
            <w:rPr>
              <w:rFonts w:ascii="Arial" w:hAnsi="Arial" w:cs="Arial"/>
              <w:b/>
              <w:color w:val="000000"/>
              <w:sz w:val="19"/>
            </w:rPr>
          </w:rPrChange>
        </w:rPr>
        <w:t>s Liability Section</w:t>
      </w:r>
      <w:r w:rsidRPr="003D47CC">
        <w:rPr>
          <w:sz w:val="32"/>
          <w:szCs w:val="32"/>
          <w:rPrChange w:id="172" w:author="stuart wolstenholme" w:date="2026-05-29T15:52:00Z" w16du:dateUtc="2026-05-29T14:52:00Z">
            <w:rPr/>
          </w:rPrChange>
        </w:rPr>
        <w:fldChar w:fldCharType="end"/>
      </w:r>
      <w:r w:rsidRPr="003D47CC">
        <w:rPr>
          <w:sz w:val="32"/>
          <w:szCs w:val="32"/>
          <w:rPrChange w:id="173" w:author="stuart wolstenholme" w:date="2026-05-29T15:52:00Z" w16du:dateUtc="2026-05-29T14:52:00Z">
            <w:rPr/>
          </w:rPrChange>
        </w:rPr>
        <w:tab/>
      </w:r>
      <w:r w:rsidRPr="003D47CC">
        <w:rPr>
          <w:rFonts w:ascii="Arial" w:hAnsi="Arial" w:cs="Arial"/>
          <w:color w:val="000000"/>
          <w:sz w:val="32"/>
          <w:szCs w:val="32"/>
          <w:rPrChange w:id="174" w:author="stuart wolstenholme" w:date="2026-05-29T15:52:00Z" w16du:dateUtc="2026-05-29T14:52:00Z">
            <w:rPr>
              <w:rFonts w:ascii="Arial" w:hAnsi="Arial" w:cs="Arial"/>
              <w:b/>
              <w:color w:val="000000"/>
              <w:sz w:val="19"/>
            </w:rPr>
          </w:rPrChange>
        </w:rPr>
        <w:t>61</w:t>
      </w:r>
    </w:p>
    <w:p w:rsidR="005F2FEA" w:rsidRPr="003D47CC" w:rsidRDefault="005F2FEA">
      <w:pPr>
        <w:tabs>
          <w:tab w:val="right" w:leader="dot" w:pos="4862"/>
        </w:tabs>
        <w:spacing w:after="40" w:line="264" w:lineRule="auto"/>
        <w:rPr>
          <w:ins w:id="175"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76"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77"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78"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79" w:author="stuart wolstenholme" w:date="2026-05-29T15:48:00Z" w16du:dateUtc="2026-05-29T14:48:00Z"/>
          <w:sz w:val="32"/>
          <w:szCs w:val="32"/>
        </w:rPr>
      </w:pPr>
    </w:p>
    <w:p w:rsidR="00416D93" w:rsidRPr="003D47CC" w:rsidRDefault="00000000">
      <w:pPr>
        <w:tabs>
          <w:tab w:val="right" w:leader="dot" w:pos="4862"/>
        </w:tabs>
        <w:spacing w:after="40" w:line="264" w:lineRule="auto"/>
        <w:rPr>
          <w:sz w:val="32"/>
          <w:szCs w:val="32"/>
          <w:rPrChange w:id="180" w:author="stuart wolstenholme" w:date="2026-05-29T15:52:00Z" w16du:dateUtc="2026-05-29T14:52:00Z">
            <w:rPr/>
          </w:rPrChange>
        </w:rPr>
      </w:pPr>
      <w:r w:rsidRPr="003D47CC">
        <w:rPr>
          <w:sz w:val="32"/>
          <w:szCs w:val="32"/>
          <w:rPrChange w:id="181" w:author="stuart wolstenholme" w:date="2026-05-29T15:52:00Z" w16du:dateUtc="2026-05-29T14:52:00Z">
            <w:rPr/>
          </w:rPrChange>
        </w:rPr>
        <w:fldChar w:fldCharType="begin"/>
      </w:r>
      <w:r w:rsidRPr="003D47CC">
        <w:rPr>
          <w:sz w:val="32"/>
          <w:szCs w:val="32"/>
          <w:rPrChange w:id="182" w:author="stuart wolstenholme" w:date="2026-05-29T15:52:00Z" w16du:dateUtc="2026-05-29T14:52:00Z">
            <w:rPr/>
          </w:rPrChange>
        </w:rPr>
        <w:instrText>HYPERLINK \l "tocpg_16"</w:instrText>
      </w:r>
      <w:r w:rsidRPr="003D47CC">
        <w:rPr>
          <w:sz w:val="32"/>
          <w:szCs w:val="32"/>
          <w:rPrChange w:id="183" w:author="stuart wolstenholme" w:date="2026-05-29T15:52:00Z" w16du:dateUtc="2026-05-29T14:52:00Z">
            <w:rPr/>
          </w:rPrChange>
        </w:rPr>
      </w:r>
      <w:r w:rsidRPr="003D47CC">
        <w:rPr>
          <w:sz w:val="32"/>
          <w:szCs w:val="32"/>
          <w:rPrChange w:id="184" w:author="stuart wolstenholme" w:date="2026-05-29T15:52:00Z" w16du:dateUtc="2026-05-29T14:52:00Z">
            <w:rPr/>
          </w:rPrChange>
        </w:rPr>
        <w:fldChar w:fldCharType="separate"/>
      </w:r>
      <w:r w:rsidRPr="003D47CC">
        <w:rPr>
          <w:rFonts w:ascii="Arial" w:hAnsi="Arial" w:cs="Arial"/>
          <w:color w:val="000000"/>
          <w:sz w:val="32"/>
          <w:szCs w:val="32"/>
          <w:rPrChange w:id="185" w:author="stuart wolstenholme" w:date="2026-05-29T15:52:00Z" w16du:dateUtc="2026-05-29T14:52:00Z">
            <w:rPr>
              <w:rFonts w:ascii="Arial" w:hAnsi="Arial" w:cs="Arial"/>
              <w:b/>
              <w:color w:val="000000"/>
              <w:sz w:val="19"/>
            </w:rPr>
          </w:rPrChange>
        </w:rPr>
        <w:t>Section 8: Money Section</w:t>
      </w:r>
      <w:r w:rsidRPr="003D47CC">
        <w:rPr>
          <w:sz w:val="32"/>
          <w:szCs w:val="32"/>
          <w:rPrChange w:id="186" w:author="stuart wolstenholme" w:date="2026-05-29T15:52:00Z" w16du:dateUtc="2026-05-29T14:52:00Z">
            <w:rPr/>
          </w:rPrChange>
        </w:rPr>
        <w:fldChar w:fldCharType="end"/>
      </w:r>
      <w:r w:rsidRPr="003D47CC">
        <w:rPr>
          <w:sz w:val="32"/>
          <w:szCs w:val="32"/>
          <w:rPrChange w:id="187" w:author="stuart wolstenholme" w:date="2026-05-29T15:52:00Z" w16du:dateUtc="2026-05-29T14:52:00Z">
            <w:rPr/>
          </w:rPrChange>
        </w:rPr>
        <w:tab/>
      </w:r>
      <w:r w:rsidRPr="003D47CC">
        <w:rPr>
          <w:rFonts w:ascii="Arial" w:hAnsi="Arial" w:cs="Arial"/>
          <w:color w:val="000000"/>
          <w:sz w:val="32"/>
          <w:szCs w:val="32"/>
          <w:rPrChange w:id="188" w:author="stuart wolstenholme" w:date="2026-05-29T15:52:00Z" w16du:dateUtc="2026-05-29T14:52:00Z">
            <w:rPr>
              <w:rFonts w:ascii="Arial" w:hAnsi="Arial" w:cs="Arial"/>
              <w:b/>
              <w:color w:val="000000"/>
              <w:sz w:val="19"/>
            </w:rPr>
          </w:rPrChange>
        </w:rPr>
        <w:t>63</w:t>
      </w:r>
    </w:p>
    <w:p w:rsidR="00416D93" w:rsidRPr="003D47CC" w:rsidRDefault="00000000">
      <w:pPr>
        <w:tabs>
          <w:tab w:val="right" w:leader="dot" w:pos="4862"/>
        </w:tabs>
        <w:spacing w:after="40" w:line="264" w:lineRule="auto"/>
        <w:ind w:left="227"/>
        <w:rPr>
          <w:sz w:val="32"/>
          <w:szCs w:val="32"/>
          <w:rPrChange w:id="189" w:author="stuart wolstenholme" w:date="2026-05-29T15:52:00Z" w16du:dateUtc="2026-05-29T14:52:00Z">
            <w:rPr/>
          </w:rPrChange>
        </w:rPr>
      </w:pPr>
      <w:r w:rsidRPr="003D47CC">
        <w:rPr>
          <w:sz w:val="32"/>
          <w:szCs w:val="32"/>
          <w:rPrChange w:id="190" w:author="stuart wolstenholme" w:date="2026-05-29T15:52:00Z" w16du:dateUtc="2026-05-29T14:52:00Z">
            <w:rPr/>
          </w:rPrChange>
        </w:rPr>
        <w:fldChar w:fldCharType="begin"/>
      </w:r>
      <w:r w:rsidRPr="003D47CC">
        <w:rPr>
          <w:sz w:val="32"/>
          <w:szCs w:val="32"/>
          <w:rPrChange w:id="191" w:author="stuart wolstenholme" w:date="2026-05-29T15:52:00Z" w16du:dateUtc="2026-05-29T14:52:00Z">
            <w:rPr/>
          </w:rPrChange>
        </w:rPr>
        <w:instrText>HYPERLINK \l "tocpg_17"</w:instrText>
      </w:r>
      <w:r w:rsidRPr="003D47CC">
        <w:rPr>
          <w:sz w:val="32"/>
          <w:szCs w:val="32"/>
          <w:rPrChange w:id="192" w:author="stuart wolstenholme" w:date="2026-05-29T15:52:00Z" w16du:dateUtc="2026-05-29T14:52:00Z">
            <w:rPr/>
          </w:rPrChange>
        </w:rPr>
      </w:r>
      <w:r w:rsidRPr="003D47CC">
        <w:rPr>
          <w:sz w:val="32"/>
          <w:szCs w:val="32"/>
          <w:rPrChange w:id="193" w:author="stuart wolstenholme" w:date="2026-05-29T15:52:00Z" w16du:dateUtc="2026-05-29T14:52:00Z">
            <w:rPr/>
          </w:rPrChange>
        </w:rPr>
        <w:fldChar w:fldCharType="separate"/>
      </w:r>
      <w:r w:rsidRPr="003D47CC">
        <w:rPr>
          <w:rFonts w:ascii="Arial" w:hAnsi="Arial" w:cs="Arial"/>
          <w:color w:val="000000"/>
          <w:sz w:val="32"/>
          <w:szCs w:val="32"/>
          <w:rPrChange w:id="194" w:author="stuart wolstenholme" w:date="2026-05-29T15:52:00Z" w16du:dateUtc="2026-05-29T14:52:00Z">
            <w:rPr>
              <w:rFonts w:ascii="Arial" w:hAnsi="Arial" w:cs="Arial"/>
              <w:color w:val="000000"/>
              <w:sz w:val="19"/>
            </w:rPr>
          </w:rPrChange>
        </w:rPr>
        <w:t>Sub-Section 1 – Money</w:t>
      </w:r>
      <w:r w:rsidRPr="003D47CC">
        <w:rPr>
          <w:sz w:val="32"/>
          <w:szCs w:val="32"/>
          <w:rPrChange w:id="195" w:author="stuart wolstenholme" w:date="2026-05-29T15:52:00Z" w16du:dateUtc="2026-05-29T14:52:00Z">
            <w:rPr/>
          </w:rPrChange>
        </w:rPr>
        <w:fldChar w:fldCharType="end"/>
      </w:r>
      <w:r w:rsidRPr="003D47CC">
        <w:rPr>
          <w:sz w:val="32"/>
          <w:szCs w:val="32"/>
          <w:rPrChange w:id="196" w:author="stuart wolstenholme" w:date="2026-05-29T15:52:00Z" w16du:dateUtc="2026-05-29T14:52:00Z">
            <w:rPr/>
          </w:rPrChange>
        </w:rPr>
        <w:tab/>
      </w:r>
      <w:r w:rsidRPr="003D47CC">
        <w:rPr>
          <w:rFonts w:ascii="Arial" w:hAnsi="Arial" w:cs="Arial"/>
          <w:color w:val="000000"/>
          <w:sz w:val="32"/>
          <w:szCs w:val="32"/>
          <w:rPrChange w:id="197" w:author="stuart wolstenholme" w:date="2026-05-29T15:52:00Z" w16du:dateUtc="2026-05-29T14:52:00Z">
            <w:rPr>
              <w:rFonts w:ascii="Arial" w:hAnsi="Arial" w:cs="Arial"/>
              <w:color w:val="000000"/>
              <w:sz w:val="19"/>
            </w:rPr>
          </w:rPrChange>
        </w:rPr>
        <w:t>63</w:t>
      </w:r>
    </w:p>
    <w:p w:rsidR="00416D93" w:rsidRPr="003D47CC" w:rsidRDefault="00000000">
      <w:pPr>
        <w:tabs>
          <w:tab w:val="right" w:leader="dot" w:pos="4862"/>
        </w:tabs>
        <w:spacing w:after="40" w:line="264" w:lineRule="auto"/>
        <w:ind w:left="227"/>
        <w:rPr>
          <w:sz w:val="32"/>
          <w:szCs w:val="32"/>
          <w:rPrChange w:id="198" w:author="stuart wolstenholme" w:date="2026-05-29T15:52:00Z" w16du:dateUtc="2026-05-29T14:52:00Z">
            <w:rPr/>
          </w:rPrChange>
        </w:rPr>
      </w:pPr>
      <w:r w:rsidRPr="003D47CC">
        <w:rPr>
          <w:sz w:val="32"/>
          <w:szCs w:val="32"/>
          <w:rPrChange w:id="199" w:author="stuart wolstenholme" w:date="2026-05-29T15:52:00Z" w16du:dateUtc="2026-05-29T14:52:00Z">
            <w:rPr/>
          </w:rPrChange>
        </w:rPr>
        <w:fldChar w:fldCharType="begin"/>
      </w:r>
      <w:r w:rsidRPr="003D47CC">
        <w:rPr>
          <w:sz w:val="32"/>
          <w:szCs w:val="32"/>
          <w:rPrChange w:id="200" w:author="stuart wolstenholme" w:date="2026-05-29T15:52:00Z" w16du:dateUtc="2026-05-29T14:52:00Z">
            <w:rPr/>
          </w:rPrChange>
        </w:rPr>
        <w:instrText>HYPERLINK \l "tocpg_18"</w:instrText>
      </w:r>
      <w:r w:rsidRPr="003D47CC">
        <w:rPr>
          <w:sz w:val="32"/>
          <w:szCs w:val="32"/>
          <w:rPrChange w:id="201" w:author="stuart wolstenholme" w:date="2026-05-29T15:52:00Z" w16du:dateUtc="2026-05-29T14:52:00Z">
            <w:rPr/>
          </w:rPrChange>
        </w:rPr>
      </w:r>
      <w:r w:rsidRPr="003D47CC">
        <w:rPr>
          <w:sz w:val="32"/>
          <w:szCs w:val="32"/>
          <w:rPrChange w:id="202" w:author="stuart wolstenholme" w:date="2026-05-29T15:52:00Z" w16du:dateUtc="2026-05-29T14:52:00Z">
            <w:rPr/>
          </w:rPrChange>
        </w:rPr>
        <w:fldChar w:fldCharType="separate"/>
      </w:r>
      <w:r w:rsidRPr="003D47CC">
        <w:rPr>
          <w:rFonts w:ascii="Arial" w:hAnsi="Arial" w:cs="Arial"/>
          <w:color w:val="000000"/>
          <w:sz w:val="32"/>
          <w:szCs w:val="32"/>
          <w:rPrChange w:id="203" w:author="stuart wolstenholme" w:date="2026-05-29T15:52:00Z" w16du:dateUtc="2026-05-29T14:52:00Z">
            <w:rPr>
              <w:rFonts w:ascii="Arial" w:hAnsi="Arial" w:cs="Arial"/>
              <w:color w:val="000000"/>
              <w:sz w:val="19"/>
            </w:rPr>
          </w:rPrChange>
        </w:rPr>
        <w:t>Sub-Section 2 – Personal Assault</w:t>
      </w:r>
      <w:r w:rsidRPr="003D47CC">
        <w:rPr>
          <w:sz w:val="32"/>
          <w:szCs w:val="32"/>
          <w:rPrChange w:id="204" w:author="stuart wolstenholme" w:date="2026-05-29T15:52:00Z" w16du:dateUtc="2026-05-29T14:52:00Z">
            <w:rPr/>
          </w:rPrChange>
        </w:rPr>
        <w:fldChar w:fldCharType="end"/>
      </w:r>
      <w:r w:rsidRPr="003D47CC">
        <w:rPr>
          <w:sz w:val="32"/>
          <w:szCs w:val="32"/>
          <w:rPrChange w:id="205" w:author="stuart wolstenholme" w:date="2026-05-29T15:52:00Z" w16du:dateUtc="2026-05-29T14:52:00Z">
            <w:rPr/>
          </w:rPrChange>
        </w:rPr>
        <w:tab/>
      </w:r>
      <w:r w:rsidRPr="003D47CC">
        <w:rPr>
          <w:rFonts w:ascii="Arial" w:hAnsi="Arial" w:cs="Arial"/>
          <w:color w:val="000000"/>
          <w:sz w:val="32"/>
          <w:szCs w:val="32"/>
          <w:rPrChange w:id="206" w:author="stuart wolstenholme" w:date="2026-05-29T15:52:00Z" w16du:dateUtc="2026-05-29T14:52:00Z">
            <w:rPr>
              <w:rFonts w:ascii="Arial" w:hAnsi="Arial" w:cs="Arial"/>
              <w:color w:val="000000"/>
              <w:sz w:val="19"/>
            </w:rPr>
          </w:rPrChange>
        </w:rPr>
        <w:t>64</w:t>
      </w:r>
    </w:p>
    <w:p w:rsidR="00416D93" w:rsidRPr="003D47CC" w:rsidRDefault="00000000">
      <w:pPr>
        <w:tabs>
          <w:tab w:val="right" w:leader="dot" w:pos="4862"/>
        </w:tabs>
        <w:spacing w:after="40" w:line="264" w:lineRule="auto"/>
        <w:rPr>
          <w:sz w:val="32"/>
          <w:szCs w:val="32"/>
          <w:rPrChange w:id="207" w:author="stuart wolstenholme" w:date="2026-05-29T15:52:00Z" w16du:dateUtc="2026-05-29T14:52:00Z">
            <w:rPr/>
          </w:rPrChange>
        </w:rPr>
      </w:pPr>
      <w:r w:rsidRPr="003D47CC">
        <w:rPr>
          <w:sz w:val="32"/>
          <w:szCs w:val="32"/>
          <w:rPrChange w:id="208" w:author="stuart wolstenholme" w:date="2026-05-29T15:52:00Z" w16du:dateUtc="2026-05-29T14:52:00Z">
            <w:rPr/>
          </w:rPrChange>
        </w:rPr>
        <w:fldChar w:fldCharType="begin"/>
      </w:r>
      <w:r w:rsidRPr="003D47CC">
        <w:rPr>
          <w:sz w:val="32"/>
          <w:szCs w:val="32"/>
          <w:rPrChange w:id="209" w:author="stuart wolstenholme" w:date="2026-05-29T15:52:00Z" w16du:dateUtc="2026-05-29T14:52:00Z">
            <w:rPr/>
          </w:rPrChange>
        </w:rPr>
        <w:instrText>HYPERLINK \l "tocpg_19"</w:instrText>
      </w:r>
      <w:r w:rsidRPr="003D47CC">
        <w:rPr>
          <w:sz w:val="32"/>
          <w:szCs w:val="32"/>
          <w:rPrChange w:id="210" w:author="stuart wolstenholme" w:date="2026-05-29T15:52:00Z" w16du:dateUtc="2026-05-29T14:52:00Z">
            <w:rPr/>
          </w:rPrChange>
        </w:rPr>
      </w:r>
      <w:r w:rsidRPr="003D47CC">
        <w:rPr>
          <w:sz w:val="32"/>
          <w:szCs w:val="32"/>
          <w:rPrChange w:id="211" w:author="stuart wolstenholme" w:date="2026-05-29T15:52:00Z" w16du:dateUtc="2026-05-29T14:52:00Z">
            <w:rPr/>
          </w:rPrChange>
        </w:rPr>
        <w:fldChar w:fldCharType="separate"/>
      </w:r>
      <w:r w:rsidRPr="003D47CC">
        <w:rPr>
          <w:rFonts w:ascii="Arial" w:hAnsi="Arial" w:cs="Arial"/>
          <w:color w:val="000000"/>
          <w:sz w:val="32"/>
          <w:szCs w:val="32"/>
          <w:rPrChange w:id="212" w:author="stuart wolstenholme" w:date="2026-05-29T15:52:00Z" w16du:dateUtc="2026-05-29T14:52:00Z">
            <w:rPr>
              <w:rFonts w:ascii="Arial" w:hAnsi="Arial" w:cs="Arial"/>
              <w:b/>
              <w:color w:val="000000"/>
              <w:sz w:val="19"/>
            </w:rPr>
          </w:rPrChange>
        </w:rPr>
        <w:t>Section 9: Goods in Transit Section</w:t>
      </w:r>
      <w:r w:rsidRPr="003D47CC">
        <w:rPr>
          <w:sz w:val="32"/>
          <w:szCs w:val="32"/>
          <w:rPrChange w:id="213" w:author="stuart wolstenholme" w:date="2026-05-29T15:52:00Z" w16du:dateUtc="2026-05-29T14:52:00Z">
            <w:rPr/>
          </w:rPrChange>
        </w:rPr>
        <w:fldChar w:fldCharType="end"/>
      </w:r>
      <w:r w:rsidRPr="003D47CC">
        <w:rPr>
          <w:sz w:val="32"/>
          <w:szCs w:val="32"/>
          <w:rPrChange w:id="214" w:author="stuart wolstenholme" w:date="2026-05-29T15:52:00Z" w16du:dateUtc="2026-05-29T14:52:00Z">
            <w:rPr/>
          </w:rPrChange>
        </w:rPr>
        <w:tab/>
      </w:r>
      <w:r w:rsidRPr="003D47CC">
        <w:rPr>
          <w:rFonts w:ascii="Arial" w:hAnsi="Arial" w:cs="Arial"/>
          <w:color w:val="000000"/>
          <w:sz w:val="32"/>
          <w:szCs w:val="32"/>
          <w:rPrChange w:id="215" w:author="stuart wolstenholme" w:date="2026-05-29T15:52:00Z" w16du:dateUtc="2026-05-29T14:52:00Z">
            <w:rPr>
              <w:rFonts w:ascii="Arial" w:hAnsi="Arial" w:cs="Arial"/>
              <w:b/>
              <w:color w:val="000000"/>
              <w:sz w:val="19"/>
            </w:rPr>
          </w:rPrChange>
        </w:rPr>
        <w:t>66</w:t>
      </w:r>
    </w:p>
    <w:p w:rsidR="00416D93" w:rsidRPr="003D47CC" w:rsidRDefault="00000000">
      <w:pPr>
        <w:tabs>
          <w:tab w:val="right" w:leader="dot" w:pos="4862"/>
        </w:tabs>
        <w:spacing w:after="40" w:line="264" w:lineRule="auto"/>
        <w:rPr>
          <w:sz w:val="32"/>
          <w:szCs w:val="32"/>
          <w:rPrChange w:id="216" w:author="stuart wolstenholme" w:date="2026-05-29T15:52:00Z" w16du:dateUtc="2026-05-29T14:52:00Z">
            <w:rPr/>
          </w:rPrChange>
        </w:rPr>
      </w:pPr>
      <w:r w:rsidRPr="003D47CC">
        <w:rPr>
          <w:sz w:val="32"/>
          <w:szCs w:val="32"/>
          <w:rPrChange w:id="217" w:author="stuart wolstenholme" w:date="2026-05-29T15:52:00Z" w16du:dateUtc="2026-05-29T14:52:00Z">
            <w:rPr/>
          </w:rPrChange>
        </w:rPr>
        <w:fldChar w:fldCharType="begin"/>
      </w:r>
      <w:r w:rsidRPr="003D47CC">
        <w:rPr>
          <w:sz w:val="32"/>
          <w:szCs w:val="32"/>
          <w:rPrChange w:id="218" w:author="stuart wolstenholme" w:date="2026-05-29T15:52:00Z" w16du:dateUtc="2026-05-29T14:52:00Z">
            <w:rPr/>
          </w:rPrChange>
        </w:rPr>
        <w:instrText>HYPERLINK \l "tocpg_20"</w:instrText>
      </w:r>
      <w:r w:rsidRPr="003D47CC">
        <w:rPr>
          <w:sz w:val="32"/>
          <w:szCs w:val="32"/>
          <w:rPrChange w:id="219" w:author="stuart wolstenholme" w:date="2026-05-29T15:52:00Z" w16du:dateUtc="2026-05-29T14:52:00Z">
            <w:rPr/>
          </w:rPrChange>
        </w:rPr>
      </w:r>
      <w:r w:rsidRPr="003D47CC">
        <w:rPr>
          <w:sz w:val="32"/>
          <w:szCs w:val="32"/>
          <w:rPrChange w:id="220" w:author="stuart wolstenholme" w:date="2026-05-29T15:52:00Z" w16du:dateUtc="2026-05-29T14:52:00Z">
            <w:rPr/>
          </w:rPrChange>
        </w:rPr>
        <w:fldChar w:fldCharType="separate"/>
      </w:r>
      <w:r w:rsidRPr="003D47CC">
        <w:rPr>
          <w:rFonts w:ascii="Arial" w:hAnsi="Arial" w:cs="Arial"/>
          <w:color w:val="000000"/>
          <w:sz w:val="32"/>
          <w:szCs w:val="32"/>
          <w:rPrChange w:id="221" w:author="stuart wolstenholme" w:date="2026-05-29T15:52:00Z" w16du:dateUtc="2026-05-29T14:52:00Z">
            <w:rPr>
              <w:rFonts w:ascii="Arial" w:hAnsi="Arial" w:cs="Arial"/>
              <w:b/>
              <w:color w:val="000000"/>
              <w:sz w:val="19"/>
            </w:rPr>
          </w:rPrChange>
        </w:rPr>
        <w:t>Section 10: Loss of Licence Section</w:t>
      </w:r>
      <w:r w:rsidRPr="003D47CC">
        <w:rPr>
          <w:sz w:val="32"/>
          <w:szCs w:val="32"/>
          <w:rPrChange w:id="222" w:author="stuart wolstenholme" w:date="2026-05-29T15:52:00Z" w16du:dateUtc="2026-05-29T14:52:00Z">
            <w:rPr/>
          </w:rPrChange>
        </w:rPr>
        <w:fldChar w:fldCharType="end"/>
      </w:r>
      <w:r w:rsidRPr="003D47CC">
        <w:rPr>
          <w:sz w:val="32"/>
          <w:szCs w:val="32"/>
          <w:rPrChange w:id="223" w:author="stuart wolstenholme" w:date="2026-05-29T15:52:00Z" w16du:dateUtc="2026-05-29T14:52:00Z">
            <w:rPr/>
          </w:rPrChange>
        </w:rPr>
        <w:tab/>
      </w:r>
      <w:r w:rsidRPr="003D47CC">
        <w:rPr>
          <w:rFonts w:ascii="Arial" w:hAnsi="Arial" w:cs="Arial"/>
          <w:color w:val="000000"/>
          <w:sz w:val="32"/>
          <w:szCs w:val="32"/>
          <w:rPrChange w:id="224" w:author="stuart wolstenholme" w:date="2026-05-29T15:52:00Z" w16du:dateUtc="2026-05-29T14:52:00Z">
            <w:rPr>
              <w:rFonts w:ascii="Arial" w:hAnsi="Arial" w:cs="Arial"/>
              <w:b/>
              <w:color w:val="000000"/>
              <w:sz w:val="19"/>
            </w:rPr>
          </w:rPrChange>
        </w:rPr>
        <w:t>69</w:t>
      </w:r>
    </w:p>
    <w:p w:rsidR="00416D93" w:rsidRPr="003D47CC" w:rsidRDefault="00000000">
      <w:pPr>
        <w:tabs>
          <w:tab w:val="right" w:leader="dot" w:pos="4862"/>
        </w:tabs>
        <w:spacing w:after="40" w:line="264" w:lineRule="auto"/>
        <w:rPr>
          <w:sz w:val="32"/>
          <w:szCs w:val="32"/>
          <w:rPrChange w:id="225" w:author="stuart wolstenholme" w:date="2026-05-29T15:52:00Z" w16du:dateUtc="2026-05-29T14:52:00Z">
            <w:rPr/>
          </w:rPrChange>
        </w:rPr>
      </w:pPr>
      <w:r w:rsidRPr="003D47CC">
        <w:rPr>
          <w:sz w:val="32"/>
          <w:szCs w:val="32"/>
          <w:rPrChange w:id="226" w:author="stuart wolstenholme" w:date="2026-05-29T15:52:00Z" w16du:dateUtc="2026-05-29T14:52:00Z">
            <w:rPr/>
          </w:rPrChange>
        </w:rPr>
        <w:fldChar w:fldCharType="begin"/>
      </w:r>
      <w:r w:rsidRPr="003D47CC">
        <w:rPr>
          <w:sz w:val="32"/>
          <w:szCs w:val="32"/>
          <w:rPrChange w:id="227" w:author="stuart wolstenholme" w:date="2026-05-29T15:52:00Z" w16du:dateUtc="2026-05-29T14:52:00Z">
            <w:rPr/>
          </w:rPrChange>
        </w:rPr>
        <w:instrText>HYPERLINK \l "tocpg_21"</w:instrText>
      </w:r>
      <w:r w:rsidRPr="003D47CC">
        <w:rPr>
          <w:sz w:val="32"/>
          <w:szCs w:val="32"/>
          <w:rPrChange w:id="228" w:author="stuart wolstenholme" w:date="2026-05-29T15:52:00Z" w16du:dateUtc="2026-05-29T14:52:00Z">
            <w:rPr/>
          </w:rPrChange>
        </w:rPr>
      </w:r>
      <w:r w:rsidRPr="003D47CC">
        <w:rPr>
          <w:sz w:val="32"/>
          <w:szCs w:val="32"/>
          <w:rPrChange w:id="229" w:author="stuart wolstenholme" w:date="2026-05-29T15:52:00Z" w16du:dateUtc="2026-05-29T14:52:00Z">
            <w:rPr/>
          </w:rPrChange>
        </w:rPr>
        <w:fldChar w:fldCharType="separate"/>
      </w:r>
      <w:r w:rsidRPr="003D47CC">
        <w:rPr>
          <w:rFonts w:ascii="Arial" w:hAnsi="Arial" w:cs="Arial"/>
          <w:color w:val="000000"/>
          <w:sz w:val="32"/>
          <w:szCs w:val="32"/>
          <w:rPrChange w:id="230" w:author="stuart wolstenholme" w:date="2026-05-29T15:52:00Z" w16du:dateUtc="2026-05-29T14:52:00Z">
            <w:rPr>
              <w:rFonts w:ascii="Arial" w:hAnsi="Arial" w:cs="Arial"/>
              <w:b/>
              <w:color w:val="000000"/>
              <w:sz w:val="19"/>
            </w:rPr>
          </w:rPrChange>
        </w:rPr>
        <w:t>Section 11: Production Indemnity “All Risks” Section</w:t>
      </w:r>
      <w:r w:rsidRPr="003D47CC">
        <w:rPr>
          <w:sz w:val="32"/>
          <w:szCs w:val="32"/>
          <w:rPrChange w:id="231" w:author="stuart wolstenholme" w:date="2026-05-29T15:52:00Z" w16du:dateUtc="2026-05-29T14:52:00Z">
            <w:rPr/>
          </w:rPrChange>
        </w:rPr>
        <w:fldChar w:fldCharType="end"/>
      </w:r>
      <w:r w:rsidRPr="003D47CC">
        <w:rPr>
          <w:sz w:val="32"/>
          <w:szCs w:val="32"/>
          <w:rPrChange w:id="232" w:author="stuart wolstenholme" w:date="2026-05-29T15:52:00Z" w16du:dateUtc="2026-05-29T14:52:00Z">
            <w:rPr/>
          </w:rPrChange>
        </w:rPr>
        <w:tab/>
      </w:r>
      <w:r w:rsidRPr="003D47CC">
        <w:rPr>
          <w:rFonts w:ascii="Arial" w:hAnsi="Arial" w:cs="Arial"/>
          <w:color w:val="000000"/>
          <w:sz w:val="32"/>
          <w:szCs w:val="32"/>
          <w:rPrChange w:id="233" w:author="stuart wolstenholme" w:date="2026-05-29T15:52:00Z" w16du:dateUtc="2026-05-29T14:52:00Z">
            <w:rPr>
              <w:rFonts w:ascii="Arial" w:hAnsi="Arial" w:cs="Arial"/>
              <w:b/>
              <w:color w:val="000000"/>
              <w:sz w:val="19"/>
            </w:rPr>
          </w:rPrChange>
        </w:rPr>
        <w:t>71</w:t>
      </w:r>
    </w:p>
    <w:p w:rsidR="00416D93" w:rsidRPr="003D47CC" w:rsidRDefault="00000000">
      <w:pPr>
        <w:tabs>
          <w:tab w:val="right" w:leader="dot" w:pos="4862"/>
        </w:tabs>
        <w:spacing w:after="40" w:line="264" w:lineRule="auto"/>
        <w:rPr>
          <w:sz w:val="32"/>
          <w:szCs w:val="32"/>
          <w:rPrChange w:id="234" w:author="stuart wolstenholme" w:date="2026-05-29T15:52:00Z" w16du:dateUtc="2026-05-29T14:52:00Z">
            <w:rPr/>
          </w:rPrChange>
        </w:rPr>
      </w:pPr>
      <w:r w:rsidRPr="003D47CC">
        <w:rPr>
          <w:sz w:val="32"/>
          <w:szCs w:val="32"/>
          <w:rPrChange w:id="235" w:author="stuart wolstenholme" w:date="2026-05-29T15:52:00Z" w16du:dateUtc="2026-05-29T14:52:00Z">
            <w:rPr/>
          </w:rPrChange>
        </w:rPr>
        <w:fldChar w:fldCharType="begin"/>
      </w:r>
      <w:r w:rsidRPr="003D47CC">
        <w:rPr>
          <w:sz w:val="32"/>
          <w:szCs w:val="32"/>
          <w:rPrChange w:id="236" w:author="stuart wolstenholme" w:date="2026-05-29T15:52:00Z" w16du:dateUtc="2026-05-29T14:52:00Z">
            <w:rPr/>
          </w:rPrChange>
        </w:rPr>
        <w:instrText>HYPERLINK \l "tocpg_22"</w:instrText>
      </w:r>
      <w:r w:rsidRPr="003D47CC">
        <w:rPr>
          <w:sz w:val="32"/>
          <w:szCs w:val="32"/>
          <w:rPrChange w:id="237" w:author="stuart wolstenholme" w:date="2026-05-29T15:52:00Z" w16du:dateUtc="2026-05-29T14:52:00Z">
            <w:rPr/>
          </w:rPrChange>
        </w:rPr>
      </w:r>
      <w:r w:rsidRPr="003D47CC">
        <w:rPr>
          <w:sz w:val="32"/>
          <w:szCs w:val="32"/>
          <w:rPrChange w:id="238" w:author="stuart wolstenholme" w:date="2026-05-29T15:52:00Z" w16du:dateUtc="2026-05-29T14:52:00Z">
            <w:rPr/>
          </w:rPrChange>
        </w:rPr>
        <w:fldChar w:fldCharType="separate"/>
      </w:r>
      <w:r w:rsidRPr="003D47CC">
        <w:rPr>
          <w:rFonts w:ascii="Arial" w:hAnsi="Arial" w:cs="Arial"/>
          <w:color w:val="000000"/>
          <w:sz w:val="32"/>
          <w:szCs w:val="32"/>
          <w:rPrChange w:id="239" w:author="stuart wolstenholme" w:date="2026-05-29T15:52:00Z" w16du:dateUtc="2026-05-29T14:52:00Z">
            <w:rPr>
              <w:rFonts w:ascii="Arial" w:hAnsi="Arial" w:cs="Arial"/>
              <w:b/>
              <w:color w:val="000000"/>
              <w:sz w:val="19"/>
            </w:rPr>
          </w:rPrChange>
        </w:rPr>
        <w:t>Section 12: Media Liability Section</w:t>
      </w:r>
      <w:r w:rsidRPr="003D47CC">
        <w:rPr>
          <w:sz w:val="32"/>
          <w:szCs w:val="32"/>
          <w:rPrChange w:id="240" w:author="stuart wolstenholme" w:date="2026-05-29T15:52:00Z" w16du:dateUtc="2026-05-29T14:52:00Z">
            <w:rPr/>
          </w:rPrChange>
        </w:rPr>
        <w:fldChar w:fldCharType="end"/>
      </w:r>
      <w:r w:rsidRPr="003D47CC">
        <w:rPr>
          <w:sz w:val="32"/>
          <w:szCs w:val="32"/>
          <w:rPrChange w:id="241" w:author="stuart wolstenholme" w:date="2026-05-29T15:52:00Z" w16du:dateUtc="2026-05-29T14:52:00Z">
            <w:rPr/>
          </w:rPrChange>
        </w:rPr>
        <w:tab/>
      </w:r>
      <w:r w:rsidRPr="003D47CC">
        <w:rPr>
          <w:rFonts w:ascii="Arial" w:hAnsi="Arial" w:cs="Arial"/>
          <w:color w:val="000000"/>
          <w:sz w:val="32"/>
          <w:szCs w:val="32"/>
          <w:rPrChange w:id="242" w:author="stuart wolstenholme" w:date="2026-05-29T15:52:00Z" w16du:dateUtc="2026-05-29T14:52:00Z">
            <w:rPr>
              <w:rFonts w:ascii="Arial" w:hAnsi="Arial" w:cs="Arial"/>
              <w:b/>
              <w:color w:val="000000"/>
              <w:sz w:val="19"/>
            </w:rPr>
          </w:rPrChange>
        </w:rPr>
        <w:t>75</w:t>
      </w:r>
    </w:p>
    <w:p w:rsidR="00416D93" w:rsidRPr="003D47CC" w:rsidRDefault="00000000">
      <w:pPr>
        <w:tabs>
          <w:tab w:val="right" w:leader="dot" w:pos="4862"/>
        </w:tabs>
        <w:spacing w:after="40" w:line="264" w:lineRule="auto"/>
        <w:rPr>
          <w:sz w:val="32"/>
          <w:szCs w:val="32"/>
          <w:rPrChange w:id="243" w:author="stuart wolstenholme" w:date="2026-05-29T15:52:00Z" w16du:dateUtc="2026-05-29T14:52:00Z">
            <w:rPr/>
          </w:rPrChange>
        </w:rPr>
      </w:pPr>
      <w:r w:rsidRPr="003D47CC">
        <w:rPr>
          <w:sz w:val="32"/>
          <w:szCs w:val="32"/>
          <w:rPrChange w:id="244" w:author="stuart wolstenholme" w:date="2026-05-29T15:52:00Z" w16du:dateUtc="2026-05-29T14:52:00Z">
            <w:rPr/>
          </w:rPrChange>
        </w:rPr>
        <w:fldChar w:fldCharType="begin"/>
      </w:r>
      <w:r w:rsidRPr="003D47CC">
        <w:rPr>
          <w:sz w:val="32"/>
          <w:szCs w:val="32"/>
          <w:rPrChange w:id="245" w:author="stuart wolstenholme" w:date="2026-05-29T15:52:00Z" w16du:dateUtc="2026-05-29T14:52:00Z">
            <w:rPr/>
          </w:rPrChange>
        </w:rPr>
        <w:instrText>HYPERLINK \l "tocpg_23"</w:instrText>
      </w:r>
      <w:r w:rsidRPr="003D47CC">
        <w:rPr>
          <w:sz w:val="32"/>
          <w:szCs w:val="32"/>
          <w:rPrChange w:id="246" w:author="stuart wolstenholme" w:date="2026-05-29T15:52:00Z" w16du:dateUtc="2026-05-29T14:52:00Z">
            <w:rPr/>
          </w:rPrChange>
        </w:rPr>
      </w:r>
      <w:r w:rsidRPr="003D47CC">
        <w:rPr>
          <w:sz w:val="32"/>
          <w:szCs w:val="32"/>
          <w:rPrChange w:id="247" w:author="stuart wolstenholme" w:date="2026-05-29T15:52:00Z" w16du:dateUtc="2026-05-29T14:52:00Z">
            <w:rPr/>
          </w:rPrChange>
        </w:rPr>
        <w:fldChar w:fldCharType="separate"/>
      </w:r>
      <w:r w:rsidRPr="003D47CC">
        <w:rPr>
          <w:rFonts w:ascii="Arial" w:hAnsi="Arial" w:cs="Arial"/>
          <w:color w:val="000000"/>
          <w:sz w:val="32"/>
          <w:szCs w:val="32"/>
          <w:rPrChange w:id="248" w:author="stuart wolstenholme" w:date="2026-05-29T15:52:00Z" w16du:dateUtc="2026-05-29T14:52:00Z">
            <w:rPr>
              <w:rFonts w:ascii="Arial" w:hAnsi="Arial" w:cs="Arial"/>
              <w:b/>
              <w:color w:val="000000"/>
              <w:sz w:val="19"/>
            </w:rPr>
          </w:rPrChange>
        </w:rPr>
        <w:t>Section 13: Commercial Legal Expenses Section</w:t>
      </w:r>
      <w:r w:rsidRPr="003D47CC">
        <w:rPr>
          <w:sz w:val="32"/>
          <w:szCs w:val="32"/>
          <w:rPrChange w:id="249" w:author="stuart wolstenholme" w:date="2026-05-29T15:52:00Z" w16du:dateUtc="2026-05-29T14:52:00Z">
            <w:rPr/>
          </w:rPrChange>
        </w:rPr>
        <w:fldChar w:fldCharType="end"/>
      </w:r>
      <w:r w:rsidRPr="003D47CC">
        <w:rPr>
          <w:sz w:val="32"/>
          <w:szCs w:val="32"/>
          <w:rPrChange w:id="250" w:author="stuart wolstenholme" w:date="2026-05-29T15:52:00Z" w16du:dateUtc="2026-05-29T14:52:00Z">
            <w:rPr/>
          </w:rPrChange>
        </w:rPr>
        <w:tab/>
      </w:r>
      <w:r w:rsidRPr="003D47CC">
        <w:rPr>
          <w:rFonts w:ascii="Arial" w:hAnsi="Arial" w:cs="Arial"/>
          <w:color w:val="000000"/>
          <w:sz w:val="32"/>
          <w:szCs w:val="32"/>
          <w:rPrChange w:id="251" w:author="stuart wolstenholme" w:date="2026-05-29T15:52:00Z" w16du:dateUtc="2026-05-29T14:52:00Z">
            <w:rPr>
              <w:rFonts w:ascii="Arial" w:hAnsi="Arial" w:cs="Arial"/>
              <w:b/>
              <w:color w:val="000000"/>
              <w:sz w:val="19"/>
            </w:rPr>
          </w:rPrChange>
        </w:rPr>
        <w:t>85</w:t>
      </w:r>
    </w:p>
    <w:p w:rsidR="00416D93" w:rsidRPr="003D47CC" w:rsidDel="00CD442C" w:rsidRDefault="00000000" w:rsidP="00CD442C">
      <w:pPr>
        <w:rPr>
          <w:del w:id="252" w:author="stuart wolstenholme" w:date="2026-05-29T15:50:00Z" w16du:dateUtc="2026-05-29T14:50:00Z"/>
          <w:rFonts w:ascii="Arial" w:hAnsi="Arial" w:cs="Arial"/>
          <w:color w:val="000000"/>
          <w:sz w:val="32"/>
          <w:szCs w:val="32"/>
        </w:rPr>
      </w:pPr>
      <w:r w:rsidRPr="003D47CC">
        <w:rPr>
          <w:sz w:val="32"/>
          <w:szCs w:val="32"/>
          <w:rPrChange w:id="253" w:author="stuart wolstenholme" w:date="2026-05-29T15:52:00Z" w16du:dateUtc="2026-05-29T14:52:00Z">
            <w:rPr/>
          </w:rPrChange>
        </w:rPr>
        <w:fldChar w:fldCharType="begin"/>
      </w:r>
      <w:r w:rsidRPr="003D47CC">
        <w:rPr>
          <w:sz w:val="32"/>
          <w:szCs w:val="32"/>
          <w:rPrChange w:id="254" w:author="stuart wolstenholme" w:date="2026-05-29T15:52:00Z" w16du:dateUtc="2026-05-29T14:52:00Z">
            <w:rPr/>
          </w:rPrChange>
        </w:rPr>
        <w:instrText>HYPERLINK \l "tocpg_24"</w:instrText>
      </w:r>
      <w:r w:rsidRPr="003D47CC">
        <w:rPr>
          <w:sz w:val="32"/>
          <w:szCs w:val="32"/>
          <w:rPrChange w:id="255" w:author="stuart wolstenholme" w:date="2026-05-29T15:52:00Z" w16du:dateUtc="2026-05-29T14:52:00Z">
            <w:rPr/>
          </w:rPrChange>
        </w:rPr>
      </w:r>
      <w:r w:rsidRPr="003D47CC">
        <w:rPr>
          <w:sz w:val="32"/>
          <w:szCs w:val="32"/>
          <w:rPrChange w:id="256" w:author="stuart wolstenholme" w:date="2026-05-29T15:52:00Z" w16du:dateUtc="2026-05-29T14:52:00Z">
            <w:rPr/>
          </w:rPrChange>
        </w:rPr>
        <w:fldChar w:fldCharType="separate"/>
      </w:r>
      <w:r w:rsidRPr="003D47CC">
        <w:rPr>
          <w:rFonts w:ascii="Arial" w:hAnsi="Arial" w:cs="Arial"/>
          <w:color w:val="000000"/>
          <w:sz w:val="32"/>
          <w:szCs w:val="32"/>
          <w:rPrChange w:id="257" w:author="stuart wolstenholme" w:date="2026-05-29T15:52:00Z" w16du:dateUtc="2026-05-29T14:52:00Z">
            <w:rPr>
              <w:rFonts w:ascii="Arial" w:hAnsi="Arial" w:cs="Arial"/>
              <w:b/>
              <w:color w:val="000000"/>
              <w:sz w:val="19"/>
            </w:rPr>
          </w:rPrChange>
        </w:rPr>
        <w:t>Section 14: Management Liability Insurance Section</w:t>
      </w:r>
      <w:r w:rsidRPr="003D47CC">
        <w:rPr>
          <w:sz w:val="32"/>
          <w:szCs w:val="32"/>
          <w:rPrChange w:id="258" w:author="stuart wolstenholme" w:date="2026-05-29T15:52:00Z" w16du:dateUtc="2026-05-29T14:52:00Z">
            <w:rPr/>
          </w:rPrChange>
        </w:rPr>
        <w:fldChar w:fldCharType="end"/>
      </w:r>
      <w:r w:rsidRPr="003D47CC">
        <w:rPr>
          <w:sz w:val="32"/>
          <w:szCs w:val="32"/>
          <w:rPrChange w:id="259" w:author="stuart wolstenholme" w:date="2026-05-29T15:52:00Z" w16du:dateUtc="2026-05-29T14:52:00Z">
            <w:rPr/>
          </w:rPrChange>
        </w:rPr>
        <w:tab/>
      </w:r>
      <w:r w:rsidRPr="003D47CC">
        <w:rPr>
          <w:rFonts w:ascii="Arial" w:hAnsi="Arial" w:cs="Arial"/>
          <w:color w:val="000000"/>
          <w:sz w:val="32"/>
          <w:szCs w:val="32"/>
          <w:rPrChange w:id="260" w:author="stuart wolstenholme" w:date="2026-05-29T15:52:00Z" w16du:dateUtc="2026-05-29T14:52:00Z">
            <w:rPr>
              <w:rFonts w:ascii="Arial" w:hAnsi="Arial" w:cs="Arial"/>
              <w:b/>
              <w:color w:val="000000"/>
              <w:sz w:val="19"/>
            </w:rPr>
          </w:rPrChange>
        </w:rPr>
        <w:t>93</w:t>
      </w:r>
    </w:p>
    <w:p w:rsidR="00CD442C" w:rsidRPr="003D47CC" w:rsidRDefault="00CD442C">
      <w:pPr>
        <w:tabs>
          <w:tab w:val="right" w:leader="dot" w:pos="4862"/>
        </w:tabs>
        <w:spacing w:after="40" w:line="264" w:lineRule="auto"/>
        <w:rPr>
          <w:ins w:id="261" w:author="stuart wolstenholme" w:date="2026-05-29T15:50:00Z" w16du:dateUtc="2026-05-29T14:50:00Z"/>
          <w:sz w:val="32"/>
          <w:szCs w:val="32"/>
          <w:rPrChange w:id="262" w:author="stuart wolstenholme" w:date="2026-05-29T15:52:00Z" w16du:dateUtc="2026-05-29T14:52:00Z">
            <w:rPr>
              <w:ins w:id="263" w:author="stuart wolstenholme" w:date="2026-05-29T15:50:00Z" w16du:dateUtc="2026-05-29T14:50:00Z"/>
            </w:rPr>
          </w:rPrChange>
        </w:rPr>
      </w:pPr>
    </w:p>
    <w:p w:rsidR="00416D93" w:rsidRPr="003D47CC" w:rsidDel="004E50D0" w:rsidRDefault="00000000" w:rsidP="00CD442C">
      <w:pPr>
        <w:tabs>
          <w:tab w:val="right" w:leader="dot" w:pos="4862"/>
        </w:tabs>
        <w:spacing w:after="40" w:line="264" w:lineRule="auto"/>
        <w:rPr>
          <w:del w:id="264" w:author="stuart wolstenholme" w:date="2026-05-29T15:08:00Z" w16du:dateUtc="2026-05-29T14:08:00Z"/>
          <w:sz w:val="32"/>
          <w:szCs w:val="32"/>
          <w:rPrChange w:id="265" w:author="stuart wolstenholme" w:date="2026-05-29T15:52:00Z" w16du:dateUtc="2026-05-29T14:52:00Z">
            <w:rPr>
              <w:del w:id="266" w:author="stuart wolstenholme" w:date="2026-05-29T15:08:00Z" w16du:dateUtc="2026-05-29T14:08:00Z"/>
              <w:sz w:val="36"/>
              <w:szCs w:val="36"/>
            </w:rPr>
          </w:rPrChange>
        </w:rPr>
        <w:pPrChange w:id="267" w:author="stuart wolstenholme" w:date="2026-05-29T15:50:00Z" w16du:dateUtc="2026-05-29T14:50:00Z">
          <w:pPr>
            <w:tabs>
              <w:tab w:val="right" w:leader="dot" w:pos="4862"/>
            </w:tabs>
            <w:spacing w:after="40" w:line="264" w:lineRule="auto"/>
          </w:pPr>
        </w:pPrChange>
      </w:pPr>
      <w:r w:rsidRPr="003D47CC">
        <w:rPr>
          <w:sz w:val="32"/>
          <w:szCs w:val="32"/>
          <w:rPrChange w:id="268" w:author="stuart wolstenholme" w:date="2026-05-29T15:52:00Z" w16du:dateUtc="2026-05-29T14:52:00Z">
            <w:rPr>
              <w:sz w:val="36"/>
              <w:szCs w:val="36"/>
            </w:rPr>
          </w:rPrChange>
        </w:rPr>
        <w:fldChar w:fldCharType="begin"/>
      </w:r>
      <w:r w:rsidRPr="003D47CC">
        <w:rPr>
          <w:sz w:val="32"/>
          <w:szCs w:val="32"/>
          <w:rPrChange w:id="269" w:author="stuart wolstenholme" w:date="2026-05-29T15:52:00Z" w16du:dateUtc="2026-05-29T14:52:00Z">
            <w:rPr>
              <w:sz w:val="36"/>
              <w:szCs w:val="36"/>
            </w:rPr>
          </w:rPrChange>
        </w:rPr>
        <w:instrText>HYPERLINK \l "tocpg_25"</w:instrText>
      </w:r>
      <w:r w:rsidRPr="003D47CC">
        <w:rPr>
          <w:sz w:val="32"/>
          <w:szCs w:val="32"/>
          <w:rPrChange w:id="270" w:author="stuart wolstenholme" w:date="2026-05-29T15:52:00Z" w16du:dateUtc="2026-05-29T14:52:00Z">
            <w:rPr>
              <w:sz w:val="36"/>
              <w:szCs w:val="36"/>
            </w:rPr>
          </w:rPrChange>
        </w:rPr>
      </w:r>
      <w:r w:rsidRPr="003D47CC">
        <w:rPr>
          <w:sz w:val="32"/>
          <w:szCs w:val="32"/>
          <w:rPrChange w:id="271" w:author="stuart wolstenholme" w:date="2026-05-29T15:52:00Z" w16du:dateUtc="2026-05-29T14:52:00Z">
            <w:rPr>
              <w:sz w:val="36"/>
              <w:szCs w:val="36"/>
            </w:rPr>
          </w:rPrChange>
        </w:rPr>
        <w:fldChar w:fldCharType="separate"/>
      </w:r>
      <w:r w:rsidRPr="003D47CC">
        <w:rPr>
          <w:rFonts w:ascii="Arial" w:hAnsi="Arial" w:cs="Arial"/>
          <w:color w:val="000000"/>
          <w:sz w:val="32"/>
          <w:szCs w:val="32"/>
          <w:rPrChange w:id="272" w:author="stuart wolstenholme" w:date="2026-05-29T15:52:00Z" w16du:dateUtc="2026-05-29T14:52:00Z">
            <w:rPr>
              <w:rFonts w:ascii="Arial" w:hAnsi="Arial" w:cs="Arial"/>
              <w:b/>
              <w:color w:val="000000"/>
              <w:sz w:val="19"/>
            </w:rPr>
          </w:rPrChange>
        </w:rPr>
        <w:t>Section 15: Cyber Liability Section</w:t>
      </w:r>
      <w:r w:rsidRPr="003D47CC">
        <w:rPr>
          <w:sz w:val="32"/>
          <w:szCs w:val="32"/>
          <w:rPrChange w:id="273" w:author="stuart wolstenholme" w:date="2026-05-29T15:52:00Z" w16du:dateUtc="2026-05-29T14:52:00Z">
            <w:rPr>
              <w:sz w:val="36"/>
              <w:szCs w:val="36"/>
            </w:rPr>
          </w:rPrChange>
        </w:rPr>
        <w:fldChar w:fldCharType="end"/>
      </w:r>
      <w:ins w:id="274" w:author="stuart wolstenholme" w:date="2026-05-29T15:50:00Z" w16du:dateUtc="2026-05-29T14:50:00Z">
        <w:r w:rsidR="00CD442C" w:rsidRPr="003D47CC">
          <w:rPr>
            <w:sz w:val="32"/>
            <w:szCs w:val="32"/>
          </w:rPr>
          <w:t>…………………………</w:t>
        </w:r>
      </w:ins>
      <w:r w:rsidRPr="003D47CC">
        <w:rPr>
          <w:sz w:val="32"/>
          <w:szCs w:val="32"/>
          <w:rPrChange w:id="275" w:author="stuart wolstenholme" w:date="2026-05-29T15:52:00Z" w16du:dateUtc="2026-05-29T14:52:00Z">
            <w:rPr>
              <w:sz w:val="36"/>
              <w:szCs w:val="36"/>
            </w:rPr>
          </w:rPrChange>
        </w:rPr>
        <w:tab/>
      </w:r>
      <w:r w:rsidRPr="003D47CC">
        <w:rPr>
          <w:rFonts w:ascii="Arial" w:hAnsi="Arial" w:cs="Arial"/>
          <w:color w:val="000000"/>
          <w:sz w:val="32"/>
          <w:szCs w:val="32"/>
          <w:rPrChange w:id="276" w:author="stuart wolstenholme" w:date="2026-05-29T15:52:00Z" w16du:dateUtc="2026-05-29T14:52:00Z">
            <w:rPr>
              <w:rFonts w:ascii="Arial" w:hAnsi="Arial" w:cs="Arial"/>
              <w:b/>
              <w:color w:val="000000"/>
              <w:sz w:val="19"/>
            </w:rPr>
          </w:rPrChange>
        </w:rPr>
        <w:t>105</w:t>
      </w:r>
    </w:p>
    <w:p w:rsidR="00F2154A" w:rsidRPr="003D47CC" w:rsidDel="004E50D0" w:rsidRDefault="00F2154A" w:rsidP="00CD442C">
      <w:pPr>
        <w:rPr>
          <w:del w:id="277" w:author="stuart wolstenholme" w:date="2026-05-29T15:08:00Z" w16du:dateUtc="2026-05-29T14:08:00Z"/>
          <w:rFonts w:ascii="Arial" w:eastAsia="MS Mincho" w:hAnsi="Arial" w:cs="Arial"/>
          <w:noProof/>
          <w:sz w:val="32"/>
          <w:szCs w:val="32"/>
          <w:rPrChange w:id="278" w:author="stuart wolstenholme" w:date="2026-05-29T15:52:00Z" w16du:dateUtc="2026-05-29T14:52:00Z">
            <w:rPr>
              <w:del w:id="279" w:author="stuart wolstenholme" w:date="2026-05-29T15:08:00Z" w16du:dateUtc="2026-05-29T14:08:00Z"/>
              <w:rFonts w:ascii="Arial" w:eastAsia="MS Mincho" w:hAnsi="Arial" w:cs="Arial"/>
              <w:bCs/>
              <w:noProof/>
              <w:sz w:val="20"/>
              <w:szCs w:val="24"/>
            </w:rPr>
          </w:rPrChange>
        </w:rPr>
        <w:pPrChange w:id="280" w:author="stuart wolstenholme" w:date="2026-05-29T15:50:00Z" w16du:dateUtc="2026-05-29T14:50:00Z">
          <w:pPr>
            <w:tabs>
              <w:tab w:val="right" w:leader="dot" w:pos="8810"/>
            </w:tabs>
            <w:spacing w:before="0" w:after="100" w:line="240" w:lineRule="auto"/>
          </w:pPr>
        </w:pPrChange>
      </w:pPr>
    </w:p>
    <w:p w:rsidR="00E3532A" w:rsidRPr="003D47CC" w:rsidDel="004E50D0" w:rsidRDefault="00E3532A" w:rsidP="00CD442C">
      <w:pPr>
        <w:rPr>
          <w:del w:id="281" w:author="stuart wolstenholme" w:date="2026-05-29T15:08:00Z" w16du:dateUtc="2026-05-29T14:08:00Z"/>
          <w:sz w:val="32"/>
          <w:szCs w:val="32"/>
          <w:rPrChange w:id="282" w:author="stuart wolstenholme" w:date="2026-05-29T15:52:00Z" w16du:dateUtc="2026-05-29T14:52:00Z">
            <w:rPr>
              <w:del w:id="283" w:author="stuart wolstenholme" w:date="2026-05-29T15:08:00Z" w16du:dateUtc="2026-05-29T14:08:00Z"/>
            </w:rPr>
          </w:rPrChange>
        </w:rPr>
        <w:pPrChange w:id="284" w:author="stuart wolstenholme" w:date="2026-05-29T15:50:00Z" w16du:dateUtc="2026-05-29T14:50:00Z">
          <w:pPr>
            <w:pStyle w:val="Heading1"/>
            <w:spacing w:before="0"/>
          </w:pPr>
        </w:pPrChange>
      </w:pPr>
    </w:p>
    <w:p w:rsidR="00E3532A" w:rsidRPr="003D47CC" w:rsidDel="004E50D0" w:rsidRDefault="00E3532A" w:rsidP="00CD442C">
      <w:pPr>
        <w:rPr>
          <w:del w:id="285" w:author="stuart wolstenholme" w:date="2026-05-29T15:08:00Z" w16du:dateUtc="2026-05-29T14:08:00Z"/>
          <w:sz w:val="32"/>
          <w:szCs w:val="32"/>
          <w:rPrChange w:id="286" w:author="stuart wolstenholme" w:date="2026-05-29T15:52:00Z" w16du:dateUtc="2026-05-29T14:52:00Z">
            <w:rPr>
              <w:del w:id="287" w:author="stuart wolstenholme" w:date="2026-05-29T15:08:00Z" w16du:dateUtc="2026-05-29T14:08:00Z"/>
            </w:rPr>
          </w:rPrChange>
        </w:rPr>
        <w:pPrChange w:id="288" w:author="stuart wolstenholme" w:date="2026-05-29T15:50:00Z" w16du:dateUtc="2026-05-29T14:50:00Z">
          <w:pPr>
            <w:pStyle w:val="Heading1"/>
            <w:spacing w:before="0"/>
          </w:pPr>
        </w:pPrChange>
      </w:pPr>
    </w:p>
    <w:p w:rsidR="00E3532A" w:rsidRPr="003D47CC" w:rsidDel="004E50D0" w:rsidRDefault="00E3532A" w:rsidP="00CD442C">
      <w:pPr>
        <w:rPr>
          <w:del w:id="289" w:author="stuart wolstenholme" w:date="2026-05-29T15:08:00Z" w16du:dateUtc="2026-05-29T14:08:00Z"/>
          <w:sz w:val="32"/>
          <w:szCs w:val="32"/>
          <w:rPrChange w:id="290" w:author="stuart wolstenholme" w:date="2026-05-29T15:52:00Z" w16du:dateUtc="2026-05-29T14:52:00Z">
            <w:rPr>
              <w:del w:id="291" w:author="stuart wolstenholme" w:date="2026-05-29T15:08:00Z" w16du:dateUtc="2026-05-29T14:08:00Z"/>
            </w:rPr>
          </w:rPrChange>
        </w:rPr>
        <w:pPrChange w:id="292" w:author="stuart wolstenholme" w:date="2026-05-29T15:50:00Z" w16du:dateUtc="2026-05-29T14:50:00Z">
          <w:pPr>
            <w:pStyle w:val="Heading1"/>
            <w:spacing w:before="0"/>
          </w:pPr>
        </w:pPrChange>
      </w:pPr>
    </w:p>
    <w:p w:rsidR="00E3532A" w:rsidRPr="003D47CC" w:rsidRDefault="00E3532A" w:rsidP="00CD442C">
      <w:pPr>
        <w:rPr>
          <w:sz w:val="32"/>
          <w:szCs w:val="32"/>
          <w:rPrChange w:id="293" w:author="stuart wolstenholme" w:date="2026-05-29T15:52:00Z" w16du:dateUtc="2026-05-29T14:52:00Z">
            <w:rPr/>
          </w:rPrChange>
        </w:rPr>
        <w:pPrChange w:id="294" w:author="stuart wolstenholme" w:date="2026-05-29T15:50:00Z" w16du:dateUtc="2026-05-29T14:50:00Z">
          <w:pPr>
            <w:pStyle w:val="Heading1"/>
            <w:spacing w:before="0"/>
          </w:pPr>
        </w:pPrChange>
      </w:pPr>
    </w:p>
    <w:p w:rsidR="00E3532A" w:rsidRPr="0022764C" w:rsidDel="00B0268D" w:rsidRDefault="00E3532A">
      <w:pPr>
        <w:pStyle w:val="Heading1"/>
        <w:spacing w:before="0"/>
        <w:rPr>
          <w:del w:id="295" w:author="stuart wolstenholme" w:date="2026-05-29T17:27:00Z" w16du:dateUtc="2026-05-29T16:27:00Z"/>
        </w:rPr>
      </w:pPr>
    </w:p>
    <w:p w:rsidR="00E3532A" w:rsidRPr="0022764C" w:rsidDel="00B0268D" w:rsidRDefault="00E3532A">
      <w:pPr>
        <w:pStyle w:val="Heading1"/>
        <w:spacing w:before="0"/>
        <w:rPr>
          <w:del w:id="296" w:author="stuart wolstenholme" w:date="2026-05-29T17:27:00Z" w16du:dateUtc="2026-05-29T16:27:00Z"/>
        </w:rPr>
      </w:pPr>
    </w:p>
    <w:p w:rsidR="00E3532A" w:rsidRPr="0022764C" w:rsidDel="00B0268D" w:rsidRDefault="00E3532A">
      <w:pPr>
        <w:pStyle w:val="Heading1"/>
        <w:spacing w:before="0"/>
        <w:rPr>
          <w:del w:id="297" w:author="stuart wolstenholme" w:date="2026-05-29T17:27:00Z" w16du:dateUtc="2026-05-29T16:27:00Z"/>
        </w:rPr>
      </w:pPr>
    </w:p>
    <w:p w:rsidR="00E3532A" w:rsidRPr="0022764C" w:rsidDel="00B0268D" w:rsidRDefault="00E3532A">
      <w:pPr>
        <w:pStyle w:val="Heading1"/>
        <w:spacing w:before="0"/>
        <w:rPr>
          <w:del w:id="298" w:author="stuart wolstenholme" w:date="2026-05-29T17:27:00Z" w16du:dateUtc="2026-05-29T16:27:00Z"/>
        </w:rPr>
      </w:pPr>
    </w:p>
    <w:p w:rsidR="00F2154A" w:rsidRPr="0022764C" w:rsidDel="00B0268D" w:rsidRDefault="00F2154A">
      <w:pPr>
        <w:pStyle w:val="Heading1"/>
        <w:spacing w:before="0"/>
        <w:rPr>
          <w:del w:id="299" w:author="stuart wolstenholme" w:date="2026-05-29T17:27:00Z" w16du:dateUtc="2026-05-29T16:27:00Z"/>
        </w:rPr>
      </w:pPr>
    </w:p>
    <w:p w:rsidR="00F2154A" w:rsidRPr="0022764C" w:rsidDel="00B0268D" w:rsidRDefault="00F2154A">
      <w:pPr>
        <w:pStyle w:val="Heading1"/>
        <w:spacing w:before="0"/>
        <w:rPr>
          <w:del w:id="300" w:author="stuart wolstenholme" w:date="2026-05-29T17:27:00Z" w16du:dateUtc="2026-05-29T16:27:00Z"/>
        </w:rPr>
      </w:pPr>
    </w:p>
    <w:p w:rsidR="00F2154A" w:rsidRPr="0022764C" w:rsidDel="00B0268D" w:rsidRDefault="00F2154A">
      <w:pPr>
        <w:pStyle w:val="Heading1"/>
        <w:spacing w:before="0"/>
        <w:rPr>
          <w:del w:id="301" w:author="stuart wolstenholme" w:date="2026-05-29T17:27:00Z" w16du:dateUtc="2026-05-29T16:27:00Z"/>
        </w:rPr>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92331D" w:rsidRPr="0022764C" w:rsidRDefault="009F611B">
      <w:pPr>
        <w:pStyle w:val="BodyText"/>
      </w:pPr>
      <w:r w:rsidRPr="0022764C">
        <w:br w:type="page"/>
      </w:r>
    </w:p>
    <w:p w:rsidR="00C07262" w:rsidRPr="0022764C" w:rsidRDefault="004A758F">
      <w:pPr>
        <w:pStyle w:val="Heading1"/>
        <w:spacing w:before="0"/>
      </w:pPr>
      <w:bookmarkStart w:id="302" w:name="tocpg_1"/>
      <w:bookmarkEnd w:id="302"/>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r>
        <w:fldChar w:fldCharType="begin"/>
      </w:r>
      <w:r>
        <w:instrText>HYPERLINK "https://register.fca.org.uk/" \o "https://register.fca.org.uk/"</w:instrText>
      </w:r>
      <w:r>
        <w:fldChar w:fldCharType="separate"/>
      </w:r>
      <w:r w:rsidRPr="0022764C">
        <w:rPr>
          <w:color w:val="0000FF"/>
          <w:u w:val="single"/>
        </w:rPr>
        <w:t>https://register.fca.org.uk/</w:t>
      </w:r>
      <w:r>
        <w:fldChar w:fldCharType="end"/>
      </w:r>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303" w:name="tocpg_2"/>
      <w:bookmarkEnd w:id="303"/>
      <w:r w:rsidRPr="0022764C">
        <w:t>Notices</w:t>
      </w:r>
    </w:p>
    <w:p w:rsidR="00C07262" w:rsidRPr="0022764C" w:rsidRDefault="004A758F">
      <w:pPr>
        <w:pStyle w:val="Heading3"/>
      </w:pPr>
      <w:bookmarkStart w:id="304" w:name="_Toc448748431"/>
      <w:bookmarkStart w:id="305" w:name="_Toc451869592"/>
      <w:bookmarkStart w:id="306" w:name="_Toc469925994"/>
      <w:r w:rsidRPr="0022764C">
        <w:t>Understanding this Policy</w:t>
      </w:r>
      <w:bookmarkEnd w:id="304"/>
      <w:bookmarkEnd w:id="305"/>
      <w:bookmarkEnd w:id="306"/>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w:t>
      </w:r>
      <w:r w:rsidRPr="0022764C">
        <w:t>requirements and limits which apply only to those Sections. 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307" w:name="_Toc468784347"/>
      <w:bookmarkStart w:id="308"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307"/>
      <w:bookmarkEnd w:id="308"/>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r>
        <w:fldChar w:fldCharType="begin"/>
      </w:r>
      <w:r>
        <w:instrText>HYPERLINK "mailto:complaint.info@financial-ombudsman.org.uk" \o "mailto:complaint.info@financial-ombudsman.org.uk"</w:instrText>
      </w:r>
      <w:r>
        <w:fldChar w:fldCharType="separate"/>
      </w:r>
      <w:r w:rsidRPr="0022764C">
        <w:rPr>
          <w:color w:val="00B0F0"/>
          <w:u w:val="single"/>
        </w:rPr>
        <w:t>complaint.info@financial-ombudsman.org.uk</w:t>
      </w:r>
      <w:r>
        <w:fldChar w:fldCharType="end"/>
      </w:r>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r>
        <w:fldChar w:fldCharType="begin"/>
      </w:r>
      <w:r>
        <w:instrText>HYPERLINK "http://www.financial-ombudsman.org.uk" \o "http://www.financial-ombudsman.org.uk"</w:instrText>
      </w:r>
      <w:r>
        <w:fldChar w:fldCharType="separate"/>
      </w:r>
      <w:r w:rsidRPr="0022764C">
        <w:rPr>
          <w:color w:val="00B0F0"/>
          <w:u w:val="single"/>
        </w:rPr>
        <w:t>www.financial-ombudsman.org.uk</w:t>
      </w:r>
      <w:r>
        <w:fldChar w:fldCharType="end"/>
      </w:r>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r>
        <w:fldChar w:fldCharType="begin"/>
      </w:r>
      <w:r>
        <w:instrText>HYPERLINK "http://ec.europa.eu/odr" \o "http://ec.europa.eu/odr"</w:instrText>
      </w:r>
      <w:r>
        <w:fldChar w:fldCharType="separate"/>
      </w:r>
      <w:r w:rsidRPr="0022764C">
        <w:rPr>
          <w:color w:val="00B0F0"/>
          <w:u w:val="single"/>
        </w:rPr>
        <w:t>http://ec.europa.eu/odr</w:t>
      </w:r>
      <w:r>
        <w:fldChar w:fldCharType="end"/>
      </w:r>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w:t>
      </w:r>
      <w:r w:rsidRPr="0022764C">
        <w:t xml:space="preserve">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309"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309"/>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lastRenderedPageBreak/>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310" w:name="_Toc448748442"/>
      <w:bookmarkStart w:id="311" w:name="_Toc451869604"/>
      <w:bookmarkStart w:id="312"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310"/>
      <w:bookmarkEnd w:id="311"/>
      <w:bookmarkEnd w:id="312"/>
    </w:p>
    <w:p w:rsidR="00C07262" w:rsidRPr="0022764C" w:rsidRDefault="004A758F">
      <w:pPr>
        <w:pStyle w:val="BodyText"/>
      </w:pPr>
      <w:bookmarkStart w:id="313" w:name="_Toc448748443"/>
      <w:bookmarkStart w:id="314"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315"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313"/>
      <w:bookmarkEnd w:id="314"/>
      <w:bookmarkEnd w:id="315"/>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316" w:name="tocpg_3"/>
      <w:bookmarkEnd w:id="316"/>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317"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317"/>
    </w:p>
    <w:p w:rsidR="00C07262" w:rsidRPr="0022764C" w:rsidRDefault="004A758F">
      <w:pPr>
        <w:pStyle w:val="Heading1"/>
      </w:pPr>
      <w:bookmarkStart w:id="318" w:name="tocpg_4"/>
      <w:bookmarkEnd w:id="318"/>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lastRenderedPageBreak/>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lastRenderedPageBreak/>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w:t>
      </w:r>
      <w:r w:rsidRPr="0022764C">
        <w:lastRenderedPageBreak/>
        <w:t xml:space="preserve">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319" w:name="_Hlk11404322"/>
      <w:r w:rsidRPr="0022764C">
        <w:t>HCC International Insurance Company PLC.</w:t>
      </w:r>
      <w:bookmarkEnd w:id="319"/>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del w:id="320" w:author="stuart wolstenholme" w:date="2026-05-29T12:43:00Z" w16du:dateUtc="2026-05-29T11:43:00Z">
        <w:r w:rsidRPr="0022764C" w:rsidDel="00754C0F">
          <w:delText>girocheques</w:delText>
        </w:r>
      </w:del>
      <w:ins w:id="321" w:author="stuart wolstenholme" w:date="2026-05-29T12:43:00Z" w16du:dateUtc="2026-05-29T11:43:00Z">
        <w:r w:rsidR="00754C0F" w:rsidRPr="0022764C">
          <w:t>giro cheques</w:t>
        </w:r>
      </w:ins>
      <w:r w:rsidRPr="0022764C">
        <w:t xml:space="preserve"> (other than blank or partly completed cheques and </w:t>
      </w:r>
      <w:del w:id="322" w:author="stuart wolstenholme" w:date="2026-05-29T12:43:00Z" w16du:dateUtc="2026-05-29T11:43:00Z">
        <w:r w:rsidRPr="0022764C" w:rsidDel="00754C0F">
          <w:delText>girocheques</w:delText>
        </w:r>
      </w:del>
      <w:ins w:id="323" w:author="stuart wolstenholme" w:date="2026-05-29T12:43:00Z" w16du:dateUtc="2026-05-29T11:43:00Z">
        <w:r w:rsidR="00754C0F" w:rsidRPr="0022764C">
          <w:t>giro cheques</w:t>
        </w:r>
      </w:ins>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 xml:space="preserve">Discharge, dispersal, seepage, migration, release or escape of smoke, vapours, soot, fumes, acids, alkalis, toxic </w:t>
      </w:r>
      <w:r w:rsidRPr="0022764C">
        <w:lastRenderedPageBreak/>
        <w:t>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324" w:name="tocpg_5"/>
      <w:bookmarkEnd w:id="324"/>
      <w:r w:rsidRPr="0022764C">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lastRenderedPageBreak/>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del w:id="325" w:author="stuart wolstenholme" w:date="2026-05-29T12:44:00Z" w16du:dateUtc="2026-05-29T11:44:00Z">
        <w:r w:rsidRPr="0022764C" w:rsidDel="00754C0F">
          <w:delText>period,</w:delText>
        </w:r>
      </w:del>
      <w:ins w:id="326" w:author="stuart wolstenholme" w:date="2026-05-29T12:44:00Z" w16du:dateUtc="2026-05-29T11:44:00Z">
        <w:r w:rsidR="00754C0F" w:rsidRPr="0022764C">
          <w:t>period;</w:t>
        </w:r>
      </w:ins>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327" w:name="_Hlk79152069"/>
      <w:r w:rsidRPr="0022764C">
        <w:rPr>
          <w:b/>
          <w:bCs/>
        </w:rPr>
        <w:t>Damage</w:t>
      </w:r>
      <w:r w:rsidRPr="0022764C">
        <w:t xml:space="preserve"> </w:t>
      </w:r>
      <w:bookmarkEnd w:id="327"/>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lastRenderedPageBreak/>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In the event that any loss relates to Property Insured by the Business “All Risks” Section and the Insurer charges an additional premium then it is at the Insurer’s discretion whether to pay to the Insured the value of the Property 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lastRenderedPageBreak/>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 xml:space="preserve">a statutory debt or an order issued by a government appointed regulatory enforcement agency for the </w:t>
      </w:r>
      <w:r w:rsidRPr="0022764C">
        <w:t>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w:t>
      </w:r>
      <w:r w:rsidRPr="0022764C">
        <w:rPr>
          <w:szCs w:val="24"/>
        </w:rPr>
        <w:lastRenderedPageBreak/>
        <w:t>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w:t>
      </w:r>
      <w:r w:rsidRPr="0022764C">
        <w:t xml:space="preserve">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328" w:name="tocpg_6"/>
      <w:bookmarkEnd w:id="328"/>
      <w:r w:rsidRPr="0022764C">
        <w:lastRenderedPageBreak/>
        <w:t xml:space="preserve">Policy Protection and Maintenance Conditions - </w:t>
      </w:r>
      <w:bookmarkStart w:id="329" w:name="_Hlk78974019"/>
      <w:r w:rsidRPr="0022764C">
        <w:t>(Applicable to Sections 1-11)</w:t>
      </w:r>
      <w:bookmarkEnd w:id="329"/>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the fire brigade connection or off-site constantly attended location (unless the fire brigade have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del w:id="330" w:author="stuart wolstenholme" w:date="2026-05-29T12:44:00Z" w16du:dateUtc="2026-05-29T11:44:00Z">
        <w:r w:rsidRPr="0022764C" w:rsidDel="00754C0F">
          <w:delText>i</w:delText>
        </w:r>
      </w:del>
      <w:ins w:id="331" w:author="stuart wolstenholme" w:date="2026-05-29T12:44:00Z" w16du:dateUtc="2026-05-29T11:44:00Z">
        <w:r w:rsidR="00754C0F" w:rsidRPr="0022764C">
          <w:t>I</w:t>
        </w:r>
      </w:ins>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 xml:space="preserve">operate the electric fire pumps for a minimum of 10 (ten) minutes and diesel fire pumps for a minimum of 30 (thirty) minutes each week and </w:t>
      </w:r>
      <w:r w:rsidRPr="0022764C">
        <w:t>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22764C" w:rsidRDefault="004A758F">
      <w:pPr>
        <w:pStyle w:val="BodyText"/>
      </w:pPr>
      <w:r w:rsidRPr="0022764C">
        <w:rPr>
          <w:b/>
        </w:rPr>
        <w:t>Damage at the Premises caused by theft or attempted theft is not insured unless the following devices for the security of the Premises are installed within 30 (thirty) days of the inception date of cover in respect of the Property Insured at such Premises under the Business “All Risks” Section and/or the Production Property “All Risks” Section and/or the Business Interruption “All Risks” Section of this Policy in accordance with the following Schedule and all of such devices are put into full and effective operation at night and whenever the Premises are closed for Business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lastRenderedPageBreak/>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FF0000"/>
        </w:rPr>
        <w:t>other than a bells only</w:t>
      </w:r>
      <w:r w:rsidRPr="0022764C">
        <w:rPr>
          <w:bCs/>
          <w:color w:val="FF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w:t>
      </w:r>
      <w:r w:rsidRPr="0022764C">
        <w:t>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lastRenderedPageBreak/>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332" w:name="tocpg_7"/>
      <w:bookmarkEnd w:id="332"/>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w:t>
      </w:r>
      <w:r w:rsidRPr="0022764C">
        <w:t xml:space="preserve">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w:t>
      </w:r>
      <w:r w:rsidRPr="0022764C">
        <w:lastRenderedPageBreak/>
        <w:t>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C30949">
      <w:pPr>
        <w:pStyle w:val="BodyText"/>
      </w:pPr>
      <w:r w:rsidRPr="0022764C">
        <w:rPr>
          <w:color w:val="000000" w:themeColor="text1"/>
          <w:rPrChange w:id="333" w:author="stuart wolstenholme" w:date="2026-05-29T12:46:00Z" w16du:dateUtc="2026-05-29T11:46:00Z">
            <w:rPr>
              <w:color w:val="FF0000"/>
            </w:rPr>
          </w:rPrChange>
        </w:rPr>
        <w:t xml:space="preserve">It is a Condition Precedent to liability under this </w:t>
      </w:r>
      <w:r w:rsidRPr="0022764C">
        <w:rPr>
          <w:b/>
          <w:color w:val="000000" w:themeColor="text1"/>
          <w:rPrChange w:id="334" w:author="stuart wolstenholme" w:date="2026-05-29T12:46:00Z" w16du:dateUtc="2026-05-29T11:46:00Z">
            <w:rPr>
              <w:b/>
              <w:color w:val="FF0000"/>
            </w:rPr>
          </w:rPrChange>
        </w:rPr>
        <w:t>Policy</w:t>
      </w:r>
      <w:r w:rsidRPr="0022764C">
        <w:rPr>
          <w:color w:val="000000" w:themeColor="text1"/>
          <w:rPrChange w:id="335" w:author="stuart wolstenholme" w:date="2026-05-29T12:46:00Z" w16du:dateUtc="2026-05-29T11:46:00Z">
            <w:rPr>
              <w:color w:val="FF0000"/>
            </w:rPr>
          </w:rPrChange>
        </w:rPr>
        <w:t xml:space="preserve"> that </w:t>
      </w:r>
      <w:r w:rsidRPr="0022764C">
        <w:t xml:space="preserve">the </w:t>
      </w:r>
      <w:r w:rsidRPr="0022764C">
        <w:rPr>
          <w:b/>
        </w:rPr>
        <w:t>Insured</w:t>
      </w:r>
      <w:r w:rsidRPr="0022764C">
        <w:t xml:space="preserve"> will notify the </w:t>
      </w:r>
      <w:r w:rsidRPr="0022764C">
        <w:rPr>
          <w:b/>
        </w:rPr>
        <w:t>Insured’s</w:t>
      </w:r>
      <w:r w:rsidRPr="0022764C">
        <w:t xml:space="preserve"> Insurance Adviser or the </w:t>
      </w:r>
      <w:r w:rsidRPr="0022764C">
        <w:rPr>
          <w:b/>
        </w:rPr>
        <w:t xml:space="preserve">Insurer </w:t>
      </w:r>
      <w:r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r>
        <w:fldChar w:fldCharType="begin"/>
      </w:r>
      <w:r>
        <w:instrText>HYPERLINK "mailto:Mail@tmhcc.com"</w:instrText>
      </w:r>
      <w:r>
        <w:fldChar w:fldCharType="separate"/>
      </w:r>
      <w:r w:rsidRPr="0022764C">
        <w:rPr>
          <w:rStyle w:val="Hyperlink"/>
          <w:szCs w:val="24"/>
        </w:rPr>
        <w:t>Mail@tmhcc.com</w:t>
      </w:r>
      <w:r>
        <w:fldChar w:fldCharType="end"/>
      </w:r>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22764C">
        <w:rPr>
          <w:color w:val="000000" w:themeColor="text1"/>
          <w:rPrChange w:id="336" w:author="stuart wolstenholme" w:date="2026-05-29T12:46:00Z" w16du:dateUtc="2026-05-29T11:46:00Z">
            <w:rPr>
              <w:color w:val="FF0000"/>
            </w:rPr>
          </w:rPrChange>
        </w:rPr>
        <w:t xml:space="preserve">It is a Condition Precedent to liability under this </w:t>
      </w:r>
      <w:r w:rsidRPr="0022764C">
        <w:rPr>
          <w:b/>
          <w:color w:val="000000" w:themeColor="text1"/>
          <w:rPrChange w:id="337" w:author="stuart wolstenholme" w:date="2026-05-29T12:46:00Z" w16du:dateUtc="2026-05-29T11:46:00Z">
            <w:rPr>
              <w:b/>
              <w:color w:val="FF0000"/>
            </w:rPr>
          </w:rPrChange>
        </w:rPr>
        <w:t>Policy</w:t>
      </w:r>
      <w:r w:rsidRPr="0022764C">
        <w:rPr>
          <w:color w:val="000000" w:themeColor="text1"/>
          <w:rPrChange w:id="338" w:author="stuart wolstenholme" w:date="2026-05-29T12:46:00Z" w16du:dateUtc="2026-05-29T11:46:00Z">
            <w:rPr>
              <w:color w:val="FF0000"/>
            </w:rPr>
          </w:rPrChange>
        </w:rPr>
        <w:t xml:space="preserve"> that</w:t>
      </w:r>
      <w:r w:rsidRPr="0022764C">
        <w:rPr>
          <w:color w:val="000000" w:themeColor="text1"/>
          <w:rPrChange w:id="339" w:author="stuart wolstenholme" w:date="2026-05-29T12:46:00Z" w16du:dateUtc="2026-05-29T11:46:00Z">
            <w:rPr/>
          </w:rPrChange>
        </w:rPr>
        <w:t xml:space="preserve">,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del w:id="340" w:author="stuart wolstenholme" w:date="2026-05-29T12:44:00Z" w16du:dateUtc="2026-05-29T11:44:00Z">
        <w:r w:rsidRPr="0022764C" w:rsidDel="00754C0F">
          <w:delText>an</w:delText>
        </w:r>
      </w:del>
      <w:ins w:id="341" w:author="stuart wolstenholme" w:date="2026-05-29T12:44:00Z" w16du:dateUtc="2026-05-29T11:44:00Z">
        <w:r w:rsidR="00754C0F" w:rsidRPr="0022764C">
          <w:t>a</w:t>
        </w:r>
      </w:ins>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w:t>
      </w:r>
      <w:r w:rsidRPr="0022764C">
        <w:lastRenderedPageBreak/>
        <w:t xml:space="preserve">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del w:id="342" w:author="stuart wolstenholme" w:date="2026-05-29T12:44:00Z" w16du:dateUtc="2026-05-29T11:44:00Z">
        <w:r w:rsidRPr="0022764C" w:rsidDel="00754C0F">
          <w:delText>i</w:delText>
        </w:r>
      </w:del>
      <w:ins w:id="343" w:author="stuart wolstenholme" w:date="2026-05-29T12:44:00Z" w16du:dateUtc="2026-05-29T11:44:00Z">
        <w:r w:rsidR="00754C0F" w:rsidRPr="0022764C">
          <w:t>I</w:t>
        </w:r>
      </w:ins>
      <w:r w:rsidRPr="0022764C">
        <w:t>) a purchase receipt; and/or</w:t>
      </w:r>
    </w:p>
    <w:p w:rsidR="00FA24DD" w:rsidRPr="0022764C" w:rsidRDefault="00FA24DD">
      <w:pPr>
        <w:pStyle w:val="BodyText"/>
        <w:ind w:left="454"/>
      </w:pPr>
      <w:r w:rsidRPr="0022764C">
        <w:t xml:space="preserve">(ii) other suitable evidence of ownership, payment, or legal </w:t>
      </w:r>
      <w:del w:id="344" w:author="stuart wolstenholme" w:date="2026-05-29T12:22:00Z" w16du:dateUtc="2026-05-29T11:22:00Z">
        <w:r w:rsidRPr="0022764C" w:rsidDel="00BB79CB">
          <w:delText>responsability</w:delText>
        </w:r>
      </w:del>
      <w:ins w:id="345" w:author="stuart wolstenholme" w:date="2026-05-29T12:22:00Z" w16du:dateUtc="2026-05-29T11:22:00Z">
        <w:r w:rsidR="00BB79CB" w:rsidRPr="0022764C">
          <w:t>responsibility</w:t>
        </w:r>
      </w:ins>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22764C" w:rsidRDefault="004A758F">
      <w:pPr>
        <w:pStyle w:val="Heading3"/>
        <w:rPr>
          <w:color w:val="000000" w:themeColor="text1"/>
          <w:rPrChange w:id="346" w:author="stuart wolstenholme" w:date="2026-05-29T12:46:00Z" w16du:dateUtc="2026-05-29T11:46:00Z">
            <w:rPr>
              <w:color w:val="FF0000"/>
            </w:rPr>
          </w:rPrChange>
        </w:rPr>
      </w:pPr>
      <w:r w:rsidRPr="0022764C">
        <w:rPr>
          <w:color w:val="000000" w:themeColor="text1"/>
          <w:rPrChange w:id="347" w:author="stuart wolstenholme" w:date="2026-05-29T12:46:00Z" w16du:dateUtc="2026-05-29T11:46:00Z">
            <w:rPr>
              <w:color w:val="FF0000"/>
            </w:rPr>
          </w:rPrChange>
        </w:rPr>
        <w:t>Notifications</w:t>
      </w:r>
    </w:p>
    <w:p w:rsidR="00C07262" w:rsidRPr="0022764C" w:rsidRDefault="004A758F">
      <w:pPr>
        <w:pStyle w:val="BodyText"/>
        <w:rPr>
          <w:color w:val="000000" w:themeColor="text1"/>
          <w:rPrChange w:id="348" w:author="stuart wolstenholme" w:date="2026-05-29T12:46:00Z" w16du:dateUtc="2026-05-29T11:46:00Z">
            <w:rPr>
              <w:color w:val="FF0000"/>
            </w:rPr>
          </w:rPrChange>
        </w:rPr>
      </w:pPr>
      <w:r w:rsidRPr="0022764C">
        <w:rPr>
          <w:color w:val="000000" w:themeColor="text1"/>
          <w:rPrChange w:id="349" w:author="stuart wolstenholme" w:date="2026-05-29T12:46:00Z" w16du:dateUtc="2026-05-29T11:46:00Z">
            <w:rPr>
              <w:color w:val="FF0000"/>
            </w:rPr>
          </w:rPrChange>
        </w:rPr>
        <w:t xml:space="preserve">Any and all notifications of Circumstances and claims for an indemnity pursuant to this </w:t>
      </w:r>
      <w:r w:rsidRPr="0022764C">
        <w:rPr>
          <w:b/>
          <w:color w:val="000000" w:themeColor="text1"/>
          <w:rPrChange w:id="350" w:author="stuart wolstenholme" w:date="2026-05-29T12:46:00Z" w16du:dateUtc="2026-05-29T11:46:00Z">
            <w:rPr>
              <w:b/>
              <w:color w:val="FF0000"/>
            </w:rPr>
          </w:rPrChange>
        </w:rPr>
        <w:t>Policy</w:t>
      </w:r>
      <w:r w:rsidRPr="0022764C">
        <w:rPr>
          <w:color w:val="000000" w:themeColor="text1"/>
          <w:rPrChange w:id="351" w:author="stuart wolstenholme" w:date="2026-05-29T12:46:00Z" w16du:dateUtc="2026-05-29T11:46:00Z">
            <w:rPr>
              <w:color w:val="FF0000"/>
            </w:rPr>
          </w:rPrChange>
        </w:rPr>
        <w:t xml:space="preserve"> shall be notified to HCC International Insurance Company PLC by either (a) email (b) telephone or (c) first class post.</w:t>
      </w:r>
    </w:p>
    <w:p w:rsidR="00C07262" w:rsidRPr="0022764C" w:rsidRDefault="004A758F">
      <w:pPr>
        <w:pStyle w:val="BodyText"/>
        <w:rPr>
          <w:rFonts w:asciiTheme="majorHAnsi" w:eastAsia="MS Mincho" w:hAnsiTheme="majorHAnsi"/>
          <w:color w:val="000000" w:themeColor="text1"/>
          <w:szCs w:val="24"/>
          <w:rPrChange w:id="352"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53" w:author="stuart wolstenholme" w:date="2026-05-29T12:46:00Z" w16du:dateUtc="2026-05-29T11:46:00Z">
            <w:rPr>
              <w:rFonts w:asciiTheme="majorHAnsi" w:eastAsia="MS Mincho" w:hAnsiTheme="majorHAnsi"/>
              <w:color w:val="FF0000"/>
              <w:szCs w:val="24"/>
            </w:rPr>
          </w:rPrChange>
        </w:rPr>
        <w:t xml:space="preserve">If by email then such must be addressed to PI Claims and sent to </w:t>
      </w:r>
      <w:r w:rsidRPr="0022764C">
        <w:rPr>
          <w:color w:val="000000" w:themeColor="text1"/>
          <w:rPrChange w:id="354" w:author="stuart wolstenholme" w:date="2026-05-29T12:46:00Z" w16du:dateUtc="2026-05-29T11:46:00Z">
            <w:rPr>
              <w:color w:val="FF0000"/>
            </w:rPr>
          </w:rPrChange>
        </w:rPr>
        <w:fldChar w:fldCharType="begin"/>
      </w:r>
      <w:r w:rsidRPr="0022764C">
        <w:rPr>
          <w:color w:val="000000" w:themeColor="text1"/>
          <w:rPrChange w:id="355" w:author="stuart wolstenholme" w:date="2026-05-29T12:46:00Z" w16du:dateUtc="2026-05-29T11:46:00Z">
            <w:rPr>
              <w:color w:val="FF0000"/>
            </w:rPr>
          </w:rPrChange>
        </w:rPr>
        <w:instrText>HYPERLINK "mailto:piclaims@tmhcc.com" \o "mailto:piclaims@tmhcc.com"</w:instrText>
      </w:r>
      <w:r w:rsidRPr="004E50D0">
        <w:rPr>
          <w:color w:val="000000" w:themeColor="text1"/>
        </w:rPr>
      </w:r>
      <w:r w:rsidRPr="0022764C">
        <w:rPr>
          <w:color w:val="000000" w:themeColor="text1"/>
          <w:rPrChange w:id="356" w:author="stuart wolstenholme" w:date="2026-05-29T12:46:00Z" w16du:dateUtc="2026-05-29T11:46:00Z">
            <w:rPr>
              <w:color w:val="FF0000"/>
            </w:rPr>
          </w:rPrChange>
        </w:rPr>
        <w:fldChar w:fldCharType="separate"/>
      </w:r>
      <w:r w:rsidRPr="0022764C">
        <w:rPr>
          <w:rFonts w:asciiTheme="majorHAnsi" w:eastAsia="MS Mincho" w:hAnsiTheme="majorHAnsi"/>
          <w:color w:val="000000" w:themeColor="text1"/>
          <w:szCs w:val="24"/>
          <w:u w:val="single"/>
          <w:rPrChange w:id="357" w:author="stuart wolstenholme" w:date="2026-05-29T12:46:00Z" w16du:dateUtc="2026-05-29T11:46:00Z">
            <w:rPr>
              <w:rFonts w:asciiTheme="majorHAnsi" w:eastAsia="MS Mincho" w:hAnsiTheme="majorHAnsi"/>
              <w:color w:val="FF0000"/>
              <w:szCs w:val="24"/>
              <w:u w:val="single"/>
            </w:rPr>
          </w:rPrChange>
        </w:rPr>
        <w:t>piclaims@tmhcc.com</w:t>
      </w:r>
      <w:r w:rsidRPr="0022764C">
        <w:rPr>
          <w:color w:val="000000" w:themeColor="text1"/>
          <w:rPrChange w:id="358" w:author="stuart wolstenholme" w:date="2026-05-29T12:46:00Z" w16du:dateUtc="2026-05-29T11:46:00Z">
            <w:rPr>
              <w:color w:val="FF0000"/>
            </w:rPr>
          </w:rPrChange>
        </w:rPr>
        <w:fldChar w:fldCharType="end"/>
      </w:r>
    </w:p>
    <w:p w:rsidR="00C07262" w:rsidRPr="0022764C" w:rsidRDefault="004A758F">
      <w:pPr>
        <w:pStyle w:val="BodyText"/>
        <w:rPr>
          <w:rFonts w:asciiTheme="majorHAnsi" w:eastAsia="MS Mincho" w:hAnsiTheme="majorHAnsi"/>
          <w:color w:val="000000" w:themeColor="text1"/>
          <w:szCs w:val="24"/>
          <w:rPrChange w:id="359"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60" w:author="stuart wolstenholme" w:date="2026-05-29T12:46:00Z" w16du:dateUtc="2026-05-29T11:46:00Z">
            <w:rPr>
              <w:rFonts w:asciiTheme="majorHAnsi" w:eastAsia="MS Mincho" w:hAnsiTheme="majorHAnsi"/>
              <w:color w:val="FF0000"/>
              <w:szCs w:val="24"/>
            </w:rPr>
          </w:rPrChange>
        </w:rPr>
        <w:t>If by telephone, please dial the following number and ask for a PI claims underwriter:</w:t>
      </w:r>
    </w:p>
    <w:p w:rsidR="00C07262" w:rsidRPr="0022764C" w:rsidRDefault="004A758F">
      <w:pPr>
        <w:pStyle w:val="BodyText"/>
        <w:rPr>
          <w:rFonts w:asciiTheme="majorHAnsi" w:eastAsia="MS Mincho" w:hAnsiTheme="majorHAnsi"/>
          <w:color w:val="000000" w:themeColor="text1"/>
          <w:szCs w:val="24"/>
          <w:rPrChange w:id="361"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62" w:author="stuart wolstenholme" w:date="2026-05-29T12:46:00Z" w16du:dateUtc="2026-05-29T11:46:00Z">
            <w:rPr>
              <w:rFonts w:asciiTheme="majorHAnsi" w:eastAsia="MS Mincho" w:hAnsiTheme="majorHAnsi"/>
              <w:color w:val="FF0000"/>
              <w:szCs w:val="24"/>
            </w:rPr>
          </w:rPrChange>
        </w:rPr>
        <w:t>Telephone- +44 (0)20 7702 4700</w:t>
      </w:r>
    </w:p>
    <w:p w:rsidR="00C07262" w:rsidRPr="0022764C" w:rsidRDefault="004A758F">
      <w:pPr>
        <w:pStyle w:val="BodyText"/>
        <w:rPr>
          <w:rFonts w:asciiTheme="majorHAnsi" w:eastAsia="MS Mincho" w:hAnsiTheme="majorHAnsi"/>
          <w:color w:val="000000" w:themeColor="text1"/>
          <w:szCs w:val="24"/>
          <w:rPrChange w:id="363"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64" w:author="stuart wolstenholme" w:date="2026-05-29T12:46:00Z" w16du:dateUtc="2026-05-29T11:46:00Z">
            <w:rPr>
              <w:rFonts w:asciiTheme="majorHAnsi" w:eastAsia="MS Mincho" w:hAnsiTheme="majorHAnsi"/>
              <w:color w:val="FF0000"/>
              <w:szCs w:val="24"/>
            </w:rPr>
          </w:rPrChange>
        </w:rPr>
        <w:t>If by post:</w:t>
      </w:r>
    </w:p>
    <w:p w:rsidR="00C07262" w:rsidRPr="0022764C" w:rsidRDefault="004A758F">
      <w:pPr>
        <w:pStyle w:val="BodyText"/>
        <w:rPr>
          <w:rFonts w:asciiTheme="majorHAnsi" w:eastAsia="MS Mincho" w:hAnsiTheme="majorHAnsi"/>
          <w:color w:val="000000" w:themeColor="text1"/>
          <w:szCs w:val="24"/>
          <w:rPrChange w:id="365"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66" w:author="stuart wolstenholme" w:date="2026-05-29T12:46:00Z" w16du:dateUtc="2026-05-29T11:46:00Z">
            <w:rPr>
              <w:rFonts w:asciiTheme="majorHAnsi" w:eastAsia="MS Mincho" w:hAnsiTheme="majorHAnsi"/>
              <w:color w:val="FF0000"/>
              <w:szCs w:val="24"/>
            </w:rPr>
          </w:rPrChange>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w:t>
      </w:r>
      <w:del w:id="367" w:author="stuart wolstenholme" w:date="2026-05-29T12:45:00Z" w16du:dateUtc="2026-05-29T11:45:00Z">
        <w:r w:rsidRPr="0022764C" w:rsidDel="00754C0F">
          <w:delText>part</w:delText>
        </w:r>
        <w:r w:rsidRPr="0022764C" w:rsidDel="00A342A4">
          <w:delText>y(</w:delText>
        </w:r>
      </w:del>
      <w:del w:id="368" w:author="stuart wolstenholme" w:date="2026-05-29T12:44:00Z" w16du:dateUtc="2026-05-29T11:44:00Z">
        <w:r w:rsidRPr="0022764C" w:rsidDel="00A342A4">
          <w:delText>ies</w:delText>
        </w:r>
      </w:del>
      <w:del w:id="369" w:author="stuart wolstenholme" w:date="2026-05-29T12:45:00Z" w16du:dateUtc="2026-05-29T11:45:00Z">
        <w:r w:rsidRPr="0022764C" w:rsidDel="00A342A4">
          <w:delText xml:space="preserve">) </w:delText>
        </w:r>
        <w:r w:rsidRPr="0022764C" w:rsidDel="00754C0F">
          <w:delText>and</w:delText>
        </w:r>
      </w:del>
      <w:ins w:id="370" w:author="stuart wolstenholme" w:date="2026-05-29T12:45:00Z" w16du:dateUtc="2026-05-29T11:45:00Z">
        <w:r w:rsidRPr="0022764C">
          <w:t>parties and</w:t>
        </w:r>
      </w:ins>
      <w:r w:rsidRPr="0022764C">
        <w:t xml:space="preserve"> the </w:t>
      </w:r>
      <w:r w:rsidRPr="0022764C">
        <w:rPr>
          <w:b/>
        </w:rPr>
        <w:t>Insured</w:t>
      </w:r>
      <w:r w:rsidRPr="0022764C">
        <w:t xml:space="preserve"> shall co-operate and do whatever is necessary to secure such </w:t>
      </w:r>
      <w:del w:id="371" w:author="stuart wolstenholme" w:date="2026-05-29T12:47:00Z" w16du:dateUtc="2026-05-29T11:47:00Z">
        <w:r w:rsidRPr="0022764C" w:rsidDel="0022764C">
          <w:delText>rights.</w:delText>
        </w:r>
      </w:del>
      <w:del w:id="372" w:author="stuart wolstenholme" w:date="2026-05-29T12:45:00Z" w16du:dateUtc="2026-05-29T11:45:00Z">
        <w:r w:rsidRPr="0022764C" w:rsidDel="00A342A4">
          <w:delText xml:space="preserve"> </w:delText>
        </w:r>
      </w:del>
      <w:del w:id="373" w:author="stuart wolstenholme" w:date="2026-05-29T12:47:00Z" w16du:dateUtc="2026-05-29T11:47:00Z">
        <w:r w:rsidR="004A758F" w:rsidRPr="0022764C" w:rsidDel="0022764C">
          <w:delText>If</w:delText>
        </w:r>
      </w:del>
      <w:ins w:id="374" w:author="stuart wolstenholme" w:date="2026-05-29T12:47:00Z" w16du:dateUtc="2026-05-29T11:47:00Z">
        <w:r w:rsidR="0022764C" w:rsidRPr="0022764C">
          <w:t>rights. If</w:t>
        </w:r>
      </w:ins>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375" w:name="tocpg_8"/>
      <w:bookmarkEnd w:id="375"/>
      <w:r w:rsidRPr="0022764C">
        <w:lastRenderedPageBreak/>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ins w:id="376" w:author="stuart wolstenholme" w:date="2026-05-29T12:33:00Z" w16du:dateUtc="2026-05-29T11:33:00Z">
        <w:r w:rsidR="00BB79CB" w:rsidRPr="0022764C">
          <w:t xml:space="preserve"> from</w:t>
        </w:r>
      </w:ins>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to </w:t>
      </w:r>
      <w:del w:id="377" w:author="stuart wolstenholme" w:date="2026-05-29T12:32:00Z" w16du:dateUtc="2026-05-29T11:32:00Z">
        <w:r w:rsidR="00BB79CB" w:rsidRPr="0022764C" w:rsidDel="003704B7">
          <w:delText>by</w:delText>
        </w:r>
      </w:del>
      <w:r w:rsidRPr="0022764C">
        <w:t xml:space="preserve"> or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lastRenderedPageBreak/>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w:t>
      </w:r>
      <w:r w:rsidRPr="0022764C">
        <w:t xml:space="preserve">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w:t>
      </w:r>
      <w:r w:rsidRPr="0022764C">
        <w:lastRenderedPageBreak/>
        <w:t xml:space="preserve">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CD442C">
          <w:headerReference w:type="default" r:id="rId11"/>
          <w:footerReference w:type="default" r:id="rId12"/>
          <w:type w:val="nextColumn"/>
          <w:pgSz w:w="11906" w:h="16838" w:orient="landscape"/>
          <w:pgMar w:top="1134" w:right="737" w:bottom="1134" w:left="737" w:header="0" w:footer="0" w:gutter="0"/>
          <w:cols w:num="2" w:space="708"/>
          <w:docGrid w:linePitch="245"/>
          <w:sectPrChange w:id="380" w:author="stuart wolstenholme" w:date="2026-05-29T15:49:00Z" w16du:dateUtc="2026-05-29T14:49:00Z">
            <w:sectPr w:rsidR="00C07262" w:rsidRPr="0022764C" w:rsidSect="00CD442C">
              <w:pgMar w:top="1134" w:right="737" w:bottom="1134" w:left="737" w:header="454" w:footer="454" w:gutter="0"/>
              <w:docGrid w:linePitch="0"/>
            </w:sectPr>
          </w:sectPrChange>
        </w:sectPr>
      </w:pPr>
    </w:p>
    <w:p w:rsidR="00C07262" w:rsidRPr="0022764C" w:rsidRDefault="004A758F">
      <w:pPr>
        <w:pStyle w:val="Subtitle"/>
      </w:pPr>
      <w:bookmarkStart w:id="381" w:name="tocpg_9"/>
      <w:bookmarkStart w:id="382" w:name="_Toc278032193"/>
      <w:bookmarkStart w:id="383" w:name="Section_1"/>
      <w:bookmarkEnd w:id="381"/>
      <w:r w:rsidRPr="0022764C">
        <w:lastRenderedPageBreak/>
        <w:t>Section 1: Business “All Risks” Section</w:t>
      </w:r>
      <w:bookmarkEnd w:id="382"/>
      <w:bookmarkEnd w:id="383"/>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Business 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lastRenderedPageBreak/>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del w:id="384" w:author="stuart wolstenholme" w:date="2026-05-29T12:33:00Z" w16du:dateUtc="2026-05-29T11:33:00Z">
        <w:r w:rsidRPr="0022764C" w:rsidDel="00BB79CB">
          <w:delText>Section .</w:delText>
        </w:r>
      </w:del>
      <w:ins w:id="385" w:author="stuart wolstenholme" w:date="2026-05-29T12:33:00Z" w16du:dateUtc="2026-05-29T11:33:00Z">
        <w:r w:rsidR="00BB79CB" w:rsidRPr="0022764C">
          <w:t>Section.</w:t>
        </w:r>
      </w:ins>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w:t>
      </w:r>
      <w:r w:rsidRPr="0022764C">
        <w:lastRenderedPageBreak/>
        <w:t xml:space="preserve">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w:t>
      </w:r>
      <w:r w:rsidRPr="0022764C">
        <w:t xml:space="preserve">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w:t>
      </w:r>
      <w:r w:rsidRPr="0022764C">
        <w:lastRenderedPageBreak/>
        <w:t xml:space="preserve">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 xml:space="preserve">the additional cost that would have been required to make good the damaged property to a condition equal </w:t>
      </w:r>
      <w:r w:rsidRPr="0022764C">
        <w:lastRenderedPageBreak/>
        <w:t>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w:t>
      </w:r>
      <w:r w:rsidRPr="0022764C">
        <w:t>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386"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386"/>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lastRenderedPageBreak/>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w:t>
      </w:r>
      <w:r w:rsidRPr="0022764C">
        <w:lastRenderedPageBreak/>
        <w:t xml:space="preserve">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del w:id="387" w:author="stuart wolstenholme" w:date="2026-05-29T12:33:00Z" w16du:dateUtc="2026-05-29T11:33:00Z">
        <w:r w:rsidRPr="0022764C" w:rsidDel="00BB79CB">
          <w:rPr>
            <w:b/>
            <w:bCs/>
          </w:rPr>
          <w:delText xml:space="preserve">Breakdown </w:delText>
        </w:r>
        <w:r w:rsidRPr="0022764C" w:rsidDel="00BB79CB">
          <w:delText xml:space="preserve"> in</w:delText>
        </w:r>
      </w:del>
      <w:ins w:id="388" w:author="stuart wolstenholme" w:date="2026-05-29T12:33:00Z" w16du:dateUtc="2026-05-29T11:33:00Z">
        <w:r w:rsidR="00BB79CB" w:rsidRPr="0022764C">
          <w:rPr>
            <w:b/>
            <w:bCs/>
          </w:rPr>
          <w:t xml:space="preserve">Breakdown </w:t>
        </w:r>
        <w:r w:rsidR="00BB79CB" w:rsidRPr="0022764C">
          <w:t>in</w:t>
        </w:r>
      </w:ins>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del w:id="389" w:author="stuart wolstenholme" w:date="2026-05-29T12:33:00Z" w16du:dateUtc="2026-05-29T11:33:00Z">
        <w:r w:rsidRPr="0022764C" w:rsidDel="00BB79CB">
          <w:rPr>
            <w:b/>
            <w:bCs/>
          </w:rPr>
          <w:delText xml:space="preserve">Breakdown </w:delText>
        </w:r>
        <w:r w:rsidRPr="0022764C" w:rsidDel="00BB79CB">
          <w:delText xml:space="preserve"> results</w:delText>
        </w:r>
      </w:del>
      <w:ins w:id="390" w:author="stuart wolstenholme" w:date="2026-05-29T12:33:00Z" w16du:dateUtc="2026-05-29T11:33:00Z">
        <w:r w:rsidR="00BB79CB" w:rsidRPr="0022764C">
          <w:rPr>
            <w:b/>
            <w:bCs/>
          </w:rPr>
          <w:t xml:space="preserve">Breakdown </w:t>
        </w:r>
        <w:r w:rsidR="00BB79CB" w:rsidRPr="0022764C">
          <w:t>results</w:t>
        </w:r>
      </w:ins>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91" w:author="stuart wolstenholme" w:date="2026-05-29T12:34:00Z" w16du:dateUtc="2026-05-29T11:34:00Z">
        <w:r w:rsidRPr="0022764C" w:rsidDel="00BB79CB">
          <w:rPr>
            <w:b/>
            <w:bCs/>
          </w:rPr>
          <w:delText xml:space="preserve">Breakdown </w:delText>
        </w:r>
        <w:r w:rsidRPr="0022764C" w:rsidDel="00BB79CB">
          <w:delText xml:space="preserve"> to</w:delText>
        </w:r>
      </w:del>
      <w:ins w:id="392" w:author="stuart wolstenholme" w:date="2026-05-29T12:34:00Z" w16du:dateUtc="2026-05-29T11:34:00Z">
        <w:r w:rsidR="00BB79CB" w:rsidRPr="0022764C">
          <w:rPr>
            <w:b/>
            <w:bCs/>
          </w:rPr>
          <w:t xml:space="preserve">Breakdown </w:t>
        </w:r>
        <w:r w:rsidR="00BB79CB" w:rsidRPr="0022764C">
          <w:t>to</w:t>
        </w:r>
      </w:ins>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lastRenderedPageBreak/>
        <w:t>Damage</w:t>
      </w:r>
      <w:r w:rsidRPr="0022764C">
        <w:t xml:space="preserve"> or </w:t>
      </w:r>
      <w:del w:id="393" w:author="stuart wolstenholme" w:date="2026-05-29T12:34:00Z" w16du:dateUtc="2026-05-29T11:34:00Z">
        <w:r w:rsidRPr="0022764C" w:rsidDel="00BB79CB">
          <w:rPr>
            <w:b/>
            <w:bCs/>
          </w:rPr>
          <w:delText xml:space="preserve">Breakdown </w:delText>
        </w:r>
        <w:r w:rsidRPr="0022764C" w:rsidDel="00BB79CB">
          <w:delText xml:space="preserve"> to</w:delText>
        </w:r>
      </w:del>
      <w:ins w:id="394"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95" w:author="stuart wolstenholme" w:date="2026-05-29T12:34:00Z" w16du:dateUtc="2026-05-29T11:34:00Z">
        <w:r w:rsidRPr="0022764C" w:rsidDel="00BB79CB">
          <w:rPr>
            <w:b/>
            <w:bCs/>
          </w:rPr>
          <w:delText xml:space="preserve">Breakdown </w:delText>
        </w:r>
        <w:r w:rsidRPr="0022764C" w:rsidDel="00BB79CB">
          <w:delText xml:space="preserve"> to</w:delText>
        </w:r>
      </w:del>
      <w:ins w:id="396"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97" w:author="stuart wolstenholme" w:date="2026-05-29T12:34:00Z" w16du:dateUtc="2026-05-29T11:34:00Z">
        <w:r w:rsidRPr="0022764C" w:rsidDel="00BB79CB">
          <w:rPr>
            <w:b/>
            <w:bCs/>
          </w:rPr>
          <w:delText xml:space="preserve">Breakdown </w:delText>
        </w:r>
        <w:r w:rsidRPr="0022764C" w:rsidDel="00BB79CB">
          <w:delText xml:space="preserve"> to</w:delText>
        </w:r>
      </w:del>
      <w:ins w:id="398" w:author="stuart wolstenholme" w:date="2026-05-29T12:34:00Z" w16du:dateUtc="2026-05-29T11:34:00Z">
        <w:r w:rsidR="00BB79CB" w:rsidRPr="0022764C">
          <w:rPr>
            <w:b/>
            <w:bCs/>
          </w:rPr>
          <w:t xml:space="preserve">Breakdown </w:t>
        </w:r>
        <w:r w:rsidR="00BB79CB" w:rsidRPr="0022764C">
          <w:t>to</w:t>
        </w:r>
      </w:ins>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del w:id="399" w:author="stuart wolstenholme" w:date="2026-05-29T12:34:00Z" w16du:dateUtc="2026-05-29T11:34:00Z">
        <w:r w:rsidRPr="0022764C" w:rsidDel="00BB79CB">
          <w:rPr>
            <w:b/>
            <w:bCs/>
          </w:rPr>
          <w:delText xml:space="preserve">Breakdown </w:delText>
        </w:r>
        <w:r w:rsidRPr="0022764C" w:rsidDel="00BB79CB">
          <w:delText xml:space="preserve"> originated</w:delText>
        </w:r>
      </w:del>
      <w:ins w:id="400" w:author="stuart wolstenholme" w:date="2026-05-29T12:34:00Z" w16du:dateUtc="2026-05-29T11:34:00Z">
        <w:r w:rsidR="00BB79CB" w:rsidRPr="0022764C">
          <w:rPr>
            <w:b/>
            <w:bCs/>
          </w:rPr>
          <w:t xml:space="preserve">Breakdown </w:t>
        </w:r>
        <w:r w:rsidR="00BB79CB" w:rsidRPr="0022764C">
          <w:t>originated</w:t>
        </w:r>
      </w:ins>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13"/>
          <w:type w:val="nextColumn"/>
          <w:pgSz w:w="11906" w:h="16838" w:orient="landscape"/>
          <w:pgMar w:top="992" w:right="737" w:bottom="737" w:left="737" w:header="525" w:footer="402" w:gutter="0"/>
          <w:cols w:num="2" w:space="708"/>
        </w:sectPr>
      </w:pPr>
    </w:p>
    <w:p w:rsidR="002620AE" w:rsidRPr="0022764C" w:rsidRDefault="002620AE">
      <w:pPr>
        <w:pStyle w:val="Subtitle"/>
      </w:pPr>
    </w:p>
    <w:p w:rsidR="00C07262" w:rsidRPr="0022764C" w:rsidRDefault="004A758F">
      <w:pPr>
        <w:pStyle w:val="Subtitle"/>
      </w:pPr>
      <w:bookmarkStart w:id="401" w:name="tocpg_10"/>
      <w:bookmarkStart w:id="402" w:name="Section_2"/>
      <w:bookmarkEnd w:id="401"/>
      <w:r w:rsidRPr="0022764C">
        <w:t>Section 2: Property &amp; Equipment “All Risks” Section</w:t>
      </w:r>
      <w:bookmarkEnd w:id="402"/>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del w:id="403" w:author="stuart wolstenholme" w:date="2026-05-29T12:34:00Z" w16du:dateUtc="2026-05-29T11:34:00Z">
        <w:r w:rsidRPr="0022764C" w:rsidDel="00BB79CB">
          <w:rPr>
            <w:rFonts w:asciiTheme="minorHAnsi" w:hAnsiTheme="minorHAnsi" w:cstheme="minorHAnsi"/>
            <w:b w:val="0"/>
            <w:bCs w:val="0"/>
            <w:sz w:val="18"/>
            <w:szCs w:val="18"/>
          </w:rPr>
          <w:delText>i</w:delText>
        </w:r>
      </w:del>
      <w:ins w:id="404" w:author="stuart wolstenholme" w:date="2026-05-29T12:34:00Z" w16du:dateUtc="2026-05-29T11:34:00Z">
        <w:r w:rsidR="00BB79CB" w:rsidRPr="0022764C">
          <w:rPr>
            <w:rFonts w:asciiTheme="minorHAnsi" w:hAnsiTheme="minorHAnsi" w:cstheme="minorHAnsi"/>
            <w:b w:val="0"/>
            <w:bCs w:val="0"/>
            <w:sz w:val="18"/>
            <w:szCs w:val="18"/>
          </w:rPr>
          <w:t>I</w:t>
        </w:r>
      </w:ins>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lastRenderedPageBreak/>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lastRenderedPageBreak/>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 xml:space="preserve">Exhibition Property means any exhibits (including demonstration and sample stock) stands, marquees, </w:t>
      </w:r>
      <w:r w:rsidRPr="0022764C">
        <w:t>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Pr="0022764C" w:rsidRDefault="004A758F" w:rsidP="00662A63">
      <w:pPr>
        <w:pStyle w:val="BodyText"/>
        <w:numPr>
          <w:ilvl w:val="0"/>
          <w:numId w:val="129"/>
        </w:numPr>
        <w:ind w:left="908" w:hanging="454"/>
      </w:pPr>
      <w:r w:rsidRPr="0022764C">
        <w:t>the installed cost of the technologically current Property Insured.</w:t>
      </w: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lastRenderedPageBreak/>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w:t>
      </w:r>
      <w:r w:rsidRPr="0022764C">
        <w:t xml:space="preserve">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lastRenderedPageBreak/>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del w:id="405" w:author="stuart wolstenholme" w:date="2026-05-29T12:34:00Z" w16du:dateUtc="2026-05-29T11:34:00Z">
        <w:r w:rsidRPr="0022764C" w:rsidDel="00BB79CB">
          <w:rPr>
            <w:rFonts w:eastAsia="MS Mincho"/>
            <w:iCs/>
          </w:rPr>
          <w:delText>third party</w:delText>
        </w:r>
      </w:del>
      <w:ins w:id="406"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del w:id="407" w:author="stuart wolstenholme" w:date="2026-05-29T12:34:00Z" w16du:dateUtc="2026-05-29T11:34:00Z">
        <w:r w:rsidRPr="0022764C" w:rsidDel="00BB79CB">
          <w:rPr>
            <w:rFonts w:eastAsia="MS Mincho"/>
            <w:iCs/>
          </w:rPr>
          <w:delText>third party</w:delText>
        </w:r>
      </w:del>
      <w:ins w:id="408" w:author="stuart wolstenholme" w:date="2026-05-29T12:34:00Z" w16du:dateUtc="2026-05-29T11:34:00Z">
        <w:r w:rsidR="00BB79CB" w:rsidRPr="0022764C">
          <w:rPr>
            <w:rFonts w:eastAsia="MS Mincho"/>
            <w:iCs/>
          </w:rPr>
          <w:t>third-party</w:t>
        </w:r>
      </w:ins>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del w:id="409" w:author="stuart wolstenholme" w:date="2026-05-29T12:34:00Z" w16du:dateUtc="2026-05-29T11:34:00Z">
        <w:r w:rsidRPr="0022764C" w:rsidDel="00BB79CB">
          <w:rPr>
            <w:rFonts w:eastAsia="MS Mincho"/>
            <w:iCs/>
          </w:rPr>
          <w:delText>third party</w:delText>
        </w:r>
      </w:del>
      <w:ins w:id="410"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del w:id="411" w:author="stuart wolstenholme" w:date="2026-05-29T12:34:00Z" w16du:dateUtc="2026-05-29T11:34:00Z">
        <w:r w:rsidRPr="0022764C" w:rsidDel="00BB79CB">
          <w:rPr>
            <w:rFonts w:eastAsia="MS Mincho"/>
            <w:iCs/>
          </w:rPr>
          <w:delText>third party</w:delText>
        </w:r>
      </w:del>
      <w:ins w:id="412" w:author="stuart wolstenholme" w:date="2026-05-29T12:34:00Z" w16du:dateUtc="2026-05-29T11:34:00Z">
        <w:r w:rsidR="00BB79CB" w:rsidRPr="0022764C">
          <w:rPr>
            <w:rFonts w:eastAsia="MS Mincho"/>
            <w:iCs/>
          </w:rPr>
          <w:t>third-party</w:t>
        </w:r>
      </w:ins>
      <w:r w:rsidRPr="0022764C">
        <w:rPr>
          <w:rFonts w:eastAsia="MS Mincho"/>
          <w:iCs/>
        </w:rPr>
        <w:t xml:space="preserve"> hiring company to collect the hired out Technical Equipment and has upon collection taken a copy of the </w:t>
      </w:r>
      <w:del w:id="413" w:author="stuart wolstenholme" w:date="2026-05-29T12:34:00Z" w16du:dateUtc="2026-05-29T11:34:00Z">
        <w:r w:rsidRPr="0022764C" w:rsidDel="00BB79CB">
          <w:rPr>
            <w:rFonts w:eastAsia="MS Mincho"/>
            <w:iCs/>
          </w:rPr>
          <w:delText>third party</w:delText>
        </w:r>
      </w:del>
      <w:ins w:id="414" w:author="stuart wolstenholme" w:date="2026-05-29T12:34:00Z" w16du:dateUtc="2026-05-29T11:34:00Z">
        <w:r w:rsidR="00BB79CB" w:rsidRPr="0022764C">
          <w:rPr>
            <w:rFonts w:eastAsia="MS Mincho"/>
            <w:iCs/>
          </w:rPr>
          <w:t>third-party</w:t>
        </w:r>
      </w:ins>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del w:id="415" w:author="stuart wolstenholme" w:date="2026-05-29T12:34:00Z" w16du:dateUtc="2026-05-29T11:34:00Z">
        <w:r w:rsidRPr="0022764C" w:rsidDel="00BB79CB">
          <w:delText>third party</w:delText>
        </w:r>
      </w:del>
      <w:ins w:id="416" w:author="stuart wolstenholme" w:date="2026-05-29T12:34:00Z" w16du:dateUtc="2026-05-29T11:34:00Z">
        <w:r w:rsidR="00BB79CB" w:rsidRPr="0022764C">
          <w:t>third-party</w:t>
        </w:r>
      </w:ins>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del w:id="417" w:author="stuart wolstenholme" w:date="2026-05-29T12:34:00Z" w16du:dateUtc="2026-05-29T11:34:00Z">
        <w:r w:rsidRPr="0022764C" w:rsidDel="00BB79CB">
          <w:delText>third party</w:delText>
        </w:r>
      </w:del>
      <w:ins w:id="418" w:author="stuart wolstenholme" w:date="2026-05-29T12:34:00Z" w16du:dateUtc="2026-05-29T11:34:00Z">
        <w:r w:rsidR="00BB79CB" w:rsidRPr="0022764C">
          <w:t>third-party</w:t>
        </w:r>
      </w:ins>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w:t>
      </w:r>
      <w:r w:rsidRPr="0022764C">
        <w:lastRenderedPageBreak/>
        <w:t xml:space="preserve">the </w:t>
      </w:r>
      <w:r w:rsidRPr="0022764C">
        <w:rPr>
          <w:b/>
          <w:bCs/>
        </w:rPr>
        <w:t>Insured</w:t>
      </w:r>
      <w:r w:rsidRPr="0022764C">
        <w:t xml:space="preserve"> from a third party, to be used at a </w:t>
      </w:r>
      <w:del w:id="419" w:author="stuart wolstenholme" w:date="2026-05-29T12:34:00Z" w16du:dateUtc="2026-05-29T11:34:00Z">
        <w:r w:rsidRPr="0022764C" w:rsidDel="00BB79CB">
          <w:delText>third party</w:delText>
        </w:r>
      </w:del>
      <w:ins w:id="420" w:author="stuart wolstenholme" w:date="2026-05-29T12:34:00Z" w16du:dateUtc="2026-05-29T11:34:00Z">
        <w:r w:rsidR="00BB79CB" w:rsidRPr="0022764C">
          <w:t>third-party</w:t>
        </w:r>
      </w:ins>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del w:id="421" w:author="stuart wolstenholme" w:date="2026-05-29T12:34:00Z" w16du:dateUtc="2026-05-29T11:34:00Z">
        <w:r w:rsidRPr="0022764C" w:rsidDel="00BB79CB">
          <w:delText>willful</w:delText>
        </w:r>
      </w:del>
      <w:ins w:id="422" w:author="stuart wolstenholme" w:date="2026-05-29T12:34:00Z" w16du:dateUtc="2026-05-29T11:34:00Z">
        <w:r w:rsidR="00BB79CB" w:rsidRPr="0022764C">
          <w:t>wilful</w:t>
        </w:r>
      </w:ins>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del w:id="423" w:author="stuart wolstenholme" w:date="2026-05-29T12:34:00Z" w16du:dateUtc="2026-05-29T11:34:00Z">
        <w:r w:rsidRPr="0022764C" w:rsidDel="00BB79CB">
          <w:delText>tape ;</w:delText>
        </w:r>
      </w:del>
      <w:ins w:id="424" w:author="stuart wolstenholme" w:date="2026-05-29T12:34:00Z" w16du:dateUtc="2026-05-29T11:34:00Z">
        <w:r w:rsidR="00BB79CB" w:rsidRPr="0022764C">
          <w:t>tape;</w:t>
        </w:r>
      </w:ins>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lastRenderedPageBreak/>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del w:id="425" w:author="stuart wolstenholme" w:date="2026-05-29T12:34:00Z" w16du:dateUtc="2026-05-29T11:34:00Z">
        <w:r w:rsidRPr="0022764C" w:rsidDel="00BB79CB">
          <w:delText>flavor</w:delText>
        </w:r>
      </w:del>
      <w:ins w:id="426" w:author="stuart wolstenholme" w:date="2026-05-29T12:34:00Z" w16du:dateUtc="2026-05-29T11:34:00Z">
        <w:r w:rsidR="00BB79CB" w:rsidRPr="0022764C">
          <w:t>flavour</w:t>
        </w:r>
      </w:ins>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2620AE" w:rsidRPr="0022764C" w:rsidRDefault="002620AE">
      <w:pPr>
        <w:pStyle w:val="Subtitle"/>
      </w:pPr>
    </w:p>
    <w:p w:rsidR="00C07262" w:rsidRPr="0022764C" w:rsidRDefault="004A758F">
      <w:pPr>
        <w:pStyle w:val="Subtitle"/>
      </w:pPr>
      <w:bookmarkStart w:id="427" w:name="tocpg_11"/>
      <w:bookmarkStart w:id="428" w:name="Section_3"/>
      <w:bookmarkEnd w:id="427"/>
      <w:r w:rsidRPr="0022764C">
        <w:t>Section 3: Business Interruption “All Risks” Section</w:t>
      </w:r>
      <w:bookmarkEnd w:id="428"/>
    </w:p>
    <w:p w:rsidR="00C07262" w:rsidRPr="0022764C" w:rsidRDefault="004A758F">
      <w:pPr>
        <w:pStyle w:val="Heading1"/>
      </w:pPr>
      <w:r w:rsidRPr="0022764C">
        <w:t>Definitions</w:t>
      </w:r>
    </w:p>
    <w:p w:rsidR="00C07262" w:rsidRPr="0022764C" w:rsidRDefault="004A758F">
      <w:pPr>
        <w:pStyle w:val="Heading3"/>
      </w:pPr>
      <w:r w:rsidRPr="0022764C">
        <w:t>Accounts Receivable</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lastRenderedPageBreak/>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lastRenderedPageBreak/>
        <w:t>Accounts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(thirty-three point three</w:t>
      </w:r>
      <w:del w:id="429" w:author="stuart wolstenholme" w:date="2026-05-29T12:34:00Z" w16du:dateUtc="2026-05-29T11:34:00Z">
        <w:r w:rsidRPr="0022764C" w:rsidDel="00BB79CB">
          <w:delText xml:space="preserve"> three</w:delText>
        </w:r>
      </w:del>
      <w:r w:rsidRPr="0022764C">
        <w:t xml:space="preserv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w:t>
      </w:r>
      <w:r w:rsidRPr="0022764C">
        <w:t xml:space="preserve">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lastRenderedPageBreak/>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del w:id="430" w:author="stuart wolstenholme" w:date="2026-05-29T12:34:00Z" w16du:dateUtc="2026-05-29T11:34:00Z">
        <w:r w:rsidRPr="0022764C" w:rsidDel="00BB79CB">
          <w:delText>third party</w:delText>
        </w:r>
      </w:del>
      <w:ins w:id="431" w:author="stuart wolstenholme" w:date="2026-05-29T12:34:00Z" w16du:dateUtc="2026-05-29T11:34:00Z">
        <w:r w:rsidR="00BB79CB" w:rsidRPr="0022764C">
          <w:t>third-party</w:t>
        </w:r>
      </w:ins>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lastRenderedPageBreak/>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lastRenderedPageBreak/>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w:t>
      </w:r>
      <w:r w:rsidRPr="0022764C">
        <w:rPr>
          <w:lang w:eastAsia="ja-JP"/>
        </w:rPr>
        <w:lastRenderedPageBreak/>
        <w:t>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del w:id="432" w:author="stuart wolstenholme" w:date="2026-05-29T12:35:00Z" w16du:dateUtc="2026-05-29T11:35:00Z">
        <w:r w:rsidRPr="0022764C" w:rsidDel="00BB79CB">
          <w:delText>land based</w:delText>
        </w:r>
      </w:del>
      <w:ins w:id="433" w:author="stuart wolstenholme" w:date="2026-05-29T12:35:00Z" w16du:dateUtc="2026-05-29T11:35:00Z">
        <w:r w:rsidR="00BB79CB" w:rsidRPr="0022764C">
          <w:t>land-based</w:t>
        </w:r>
      </w:ins>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is closure or sealed-off areas in accordance with instructions issued by the police or by any other </w:t>
      </w:r>
      <w:r w:rsidRPr="0022764C">
        <w:lastRenderedPageBreak/>
        <w:t>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9C1162" w:rsidP="00662A63">
      <w:pPr>
        <w:pStyle w:val="Heading3"/>
        <w:numPr>
          <w:ilvl w:val="0"/>
          <w:numId w:val="180"/>
        </w:numPr>
        <w:ind w:left="454" w:hanging="454"/>
        <w:rPr>
          <w:color w:val="E20033" w:themeColor="accent4"/>
        </w:rPr>
      </w:pPr>
      <w:del w:id="434" w:author="stuart wolstenholme" w:date="2026-05-29T12:35:00Z" w16du:dateUtc="2026-05-29T11:35:00Z">
        <w:r w:rsidRPr="0022764C" w:rsidDel="00BB79CB">
          <w:rPr>
            <w:color w:val="E20033" w:themeColor="accent4"/>
          </w:rPr>
          <w:delText>Flexble</w:delText>
        </w:r>
      </w:del>
      <w:ins w:id="435" w:author="stuart wolstenholme" w:date="2026-05-29T12:35:00Z" w16du:dateUtc="2026-05-29T11:35:00Z">
        <w:r w:rsidR="00BB79CB" w:rsidRPr="0022764C">
          <w:rPr>
            <w:color w:val="E20033" w:themeColor="accent4"/>
          </w:rPr>
          <w:t>Flexible</w:t>
        </w:r>
      </w:ins>
      <w:r w:rsidRPr="0022764C">
        <w:rPr>
          <w:color w:val="E20033" w:themeColor="accent4"/>
        </w:rPr>
        <w:t xml:space="preserve"> Business interruption Limit</w:t>
      </w:r>
    </w:p>
    <w:p w:rsidR="009C1162" w:rsidRPr="0022764C" w:rsidRDefault="009C1162" w:rsidP="009C1162">
      <w:pPr>
        <w:ind w:left="454" w:hanging="454"/>
        <w:rPr>
          <w:color w:val="E20033" w:themeColor="accent4"/>
        </w:rPr>
      </w:pPr>
      <w:bookmarkStart w:id="436" w:name="_Hlk218513229"/>
      <w:r w:rsidRPr="0022764C">
        <w:rPr>
          <w:color w:val="E20033" w:themeColor="accent4"/>
        </w:rPr>
        <w:t xml:space="preserve">It is noted and agreed that the Basis of Settlement provisions </w:t>
      </w:r>
    </w:p>
    <w:p w:rsidR="009C1162" w:rsidRPr="0022764C" w:rsidRDefault="009C1162" w:rsidP="009C1162">
      <w:pPr>
        <w:rPr>
          <w:color w:val="E20033" w:themeColor="accent4"/>
        </w:rPr>
      </w:pPr>
      <w:r w:rsidRPr="0022764C">
        <w:rPr>
          <w:color w:val="E20033" w:themeColor="accent4"/>
        </w:rPr>
        <w:t xml:space="preserve">under </w:t>
      </w:r>
      <w:r w:rsidRPr="0022764C">
        <w:rPr>
          <w:b/>
          <w:bCs/>
          <w:color w:val="E20033" w:themeColor="accent4"/>
        </w:rPr>
        <w:t xml:space="preserve">Section 3: Business Interruption “All Risks” </w:t>
      </w:r>
      <w:r w:rsidRPr="0022764C">
        <w:rPr>
          <w:color w:val="E20033" w:themeColor="accent4"/>
        </w:rPr>
        <w:t>are amended as follows solely in respect of the items listed in this Endorsement. All other Definitions, Conditions,</w:t>
      </w:r>
      <w:r w:rsidRPr="0022764C">
        <w:rPr>
          <w:b/>
          <w:bCs/>
          <w:color w:val="E20033" w:themeColor="accent4"/>
        </w:rPr>
        <w:t xml:space="preserve"> Extensions</w:t>
      </w:r>
      <w:r w:rsidRPr="0022764C">
        <w:rPr>
          <w:color w:val="E20033" w:themeColor="accent4"/>
        </w:rPr>
        <w:t xml:space="preserve"> and Exclusions of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and of the </w:t>
      </w:r>
      <w:r w:rsidRPr="0022764C">
        <w:rPr>
          <w:b/>
          <w:bCs/>
          <w:color w:val="E20033" w:themeColor="accent4"/>
        </w:rPr>
        <w:t>Policy</w:t>
      </w:r>
      <w:r w:rsidRPr="0022764C">
        <w:rPr>
          <w:color w:val="E20033" w:themeColor="accent4"/>
        </w:rPr>
        <w:t xml:space="preserve"> remain unaltered unless expressly stated herein.</w:t>
      </w:r>
    </w:p>
    <w:p w:rsidR="009C1162" w:rsidRPr="0022764C" w:rsidRDefault="009C1162" w:rsidP="009C1162">
      <w:pPr>
        <w:rPr>
          <w:b/>
          <w:bCs/>
          <w:color w:val="E20033" w:themeColor="accent4"/>
        </w:rPr>
      </w:pPr>
      <w:r w:rsidRPr="0022764C">
        <w:rPr>
          <w:b/>
          <w:bCs/>
          <w:color w:val="E20033" w:themeColor="accent4"/>
        </w:rPr>
        <w:t>1. Insuring Clause</w:t>
      </w:r>
    </w:p>
    <w:p w:rsidR="009C1162" w:rsidRPr="0022764C" w:rsidRDefault="009C1162" w:rsidP="009C1162">
      <w:pPr>
        <w:rPr>
          <w:color w:val="E20033" w:themeColor="accent4"/>
        </w:rPr>
      </w:pPr>
      <w:r w:rsidRPr="0022764C">
        <w:rPr>
          <w:color w:val="E20033" w:themeColor="accent4"/>
        </w:rPr>
        <w:t xml:space="preserve">Subject to the Flexible Business Interruption Limit stated in paragraph 5 of this Endorsement, the </w:t>
      </w:r>
      <w:r w:rsidRPr="0022764C">
        <w:rPr>
          <w:b/>
          <w:bCs/>
          <w:color w:val="E20033" w:themeColor="accent4"/>
        </w:rPr>
        <w:t>Insurer</w:t>
      </w:r>
      <w:r w:rsidRPr="0022764C">
        <w:rPr>
          <w:color w:val="E20033" w:themeColor="accent4"/>
        </w:rPr>
        <w:t xml:space="preserve"> will indemnify the </w:t>
      </w:r>
      <w:r w:rsidRPr="0022764C">
        <w:rPr>
          <w:b/>
          <w:bCs/>
          <w:color w:val="E20033" w:themeColor="accent4"/>
        </w:rPr>
        <w:t>Insured</w:t>
      </w:r>
      <w:r w:rsidRPr="0022764C">
        <w:rPr>
          <w:color w:val="E20033" w:themeColor="accent4"/>
        </w:rPr>
        <w:t xml:space="preserve"> for the following loss or additional expenditure arising from an Interruption resulting from an </w:t>
      </w:r>
      <w:r w:rsidRPr="0022764C">
        <w:rPr>
          <w:b/>
          <w:bCs/>
          <w:color w:val="E20033" w:themeColor="accent4"/>
        </w:rPr>
        <w:t>Incident</w:t>
      </w:r>
      <w:r w:rsidRPr="0022764C">
        <w:rPr>
          <w:color w:val="E20033" w:themeColor="accent4"/>
        </w:rPr>
        <w:t xml:space="preserve"> during the Indemnity Period:</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Income</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Gross Profit</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Fees</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Increased Costs of Working</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Increased Costs of Working</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lastRenderedPageBreak/>
        <w:t>Additional Research Expenditure</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Outstanding Debts</w:t>
      </w:r>
    </w:p>
    <w:p w:rsidR="009C1162" w:rsidRPr="0022764C" w:rsidRDefault="009C1162" w:rsidP="009C1162">
      <w:pPr>
        <w:rPr>
          <w:color w:val="E20033" w:themeColor="accent4"/>
        </w:rPr>
      </w:pPr>
      <w:r w:rsidRPr="0022764C">
        <w:rPr>
          <w:color w:val="E20033" w:themeColor="accent4"/>
        </w:rPr>
        <w:t xml:space="preserve">For the purposes of this Extension, these items are deemed to be added to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as insurable heads of cover.</w:t>
      </w:r>
    </w:p>
    <w:p w:rsidR="009C1162" w:rsidRPr="0022764C" w:rsidRDefault="009C1162" w:rsidP="009C1162">
      <w:pPr>
        <w:rPr>
          <w:color w:val="E20033" w:themeColor="accent4"/>
        </w:rPr>
      </w:pPr>
      <w:r w:rsidRPr="0022764C">
        <w:rPr>
          <w:color w:val="E20033" w:themeColor="accent4"/>
        </w:rPr>
        <w:t xml:space="preserve">All amounts payable collectively shall not exceed the Flexible Business Interruption Limit as shown in the </w:t>
      </w:r>
      <w:r w:rsidRPr="0022764C">
        <w:rPr>
          <w:b/>
          <w:bCs/>
          <w:color w:val="E20033" w:themeColor="accent4"/>
        </w:rPr>
        <w:t>Schedule</w:t>
      </w:r>
      <w:r w:rsidRPr="0022764C">
        <w:rPr>
          <w:color w:val="E20033" w:themeColor="accent4"/>
        </w:rPr>
        <w:t>.</w:t>
      </w:r>
    </w:p>
    <w:p w:rsidR="009C1162" w:rsidRPr="0022764C" w:rsidRDefault="009C1162" w:rsidP="009C1162">
      <w:pPr>
        <w:rPr>
          <w:color w:val="E20033" w:themeColor="accent4"/>
        </w:rPr>
      </w:pPr>
      <w:r w:rsidRPr="0022764C">
        <w:rPr>
          <w:b/>
          <w:bCs/>
          <w:color w:val="E20033" w:themeColor="accent4"/>
        </w:rPr>
        <w:t>2. Basis of Settlement</w:t>
      </w:r>
    </w:p>
    <w:p w:rsidR="009C1162" w:rsidRPr="0022764C" w:rsidRDefault="009C1162" w:rsidP="009C1162">
      <w:pPr>
        <w:rPr>
          <w:color w:val="E20033" w:themeColor="accent4"/>
        </w:rPr>
      </w:pPr>
      <w:r w:rsidRPr="0022764C">
        <w:rPr>
          <w:color w:val="E20033" w:themeColor="accent4"/>
        </w:rPr>
        <w:t>The amounts payable under this Extension shall be:</w:t>
      </w:r>
    </w:p>
    <w:p w:rsidR="009C1162" w:rsidRPr="0022764C" w:rsidRDefault="009C1162" w:rsidP="009C1162">
      <w:pPr>
        <w:rPr>
          <w:b/>
          <w:bCs/>
          <w:color w:val="E20033" w:themeColor="accent4"/>
        </w:rPr>
      </w:pPr>
      <w:r w:rsidRPr="0022764C">
        <w:rPr>
          <w:b/>
          <w:bCs/>
          <w:color w:val="E20033" w:themeColor="accent4"/>
        </w:rPr>
        <w:t>a. Loss of Income</w:t>
      </w:r>
    </w:p>
    <w:p w:rsidR="009C1162" w:rsidRPr="0022764C" w:rsidRDefault="009C1162" w:rsidP="009C1162">
      <w:pPr>
        <w:rPr>
          <w:color w:val="E20033" w:themeColor="accent4"/>
        </w:rPr>
      </w:pPr>
      <w:r w:rsidRPr="0022764C">
        <w:rPr>
          <w:color w:val="E20033" w:themeColor="accent4"/>
        </w:rPr>
        <w:t xml:space="preserve">The shortfall between the income that would have been earned during the Indemnity Period had the </w:t>
      </w:r>
      <w:r w:rsidRPr="0022764C">
        <w:rPr>
          <w:b/>
          <w:bCs/>
          <w:color w:val="E20033" w:themeColor="accent4"/>
        </w:rPr>
        <w:t>Incident</w:t>
      </w:r>
      <w:r w:rsidRPr="0022764C">
        <w:rPr>
          <w:color w:val="E20033" w:themeColor="accent4"/>
        </w:rPr>
        <w:t xml:space="preserve"> not occurred and the actual income earned, adjusted for Trends and Variations, and less any savings during the Indemnity Period.</w:t>
      </w:r>
    </w:p>
    <w:p w:rsidR="009C1162" w:rsidRPr="0022764C" w:rsidRDefault="009C1162" w:rsidP="009C1162">
      <w:pPr>
        <w:rPr>
          <w:b/>
          <w:bCs/>
          <w:color w:val="E20033" w:themeColor="accent4"/>
        </w:rPr>
      </w:pPr>
      <w:r w:rsidRPr="0022764C">
        <w:rPr>
          <w:b/>
          <w:bCs/>
          <w:color w:val="E20033" w:themeColor="accent4"/>
        </w:rPr>
        <w:t>b. Loss of Gross Profit</w:t>
      </w:r>
    </w:p>
    <w:p w:rsidR="009C1162" w:rsidRPr="0022764C" w:rsidRDefault="009C1162" w:rsidP="009C1162">
      <w:pPr>
        <w:rPr>
          <w:color w:val="E20033" w:themeColor="accent4"/>
        </w:rPr>
      </w:pPr>
      <w:r w:rsidRPr="0022764C">
        <w:rPr>
          <w:color w:val="E20033" w:themeColor="accent4"/>
        </w:rPr>
        <w:t xml:space="preserve">The reduction in Gross Profit during the Indemnity Period, calculated by applying the appropriate Gross Profit rate to the reduction in trading results attributable to the </w:t>
      </w:r>
      <w:r w:rsidRPr="0022764C">
        <w:rPr>
          <w:b/>
          <w:bCs/>
          <w:color w:val="E20033" w:themeColor="accent4"/>
        </w:rPr>
        <w:t>Incident</w:t>
      </w:r>
      <w:r w:rsidRPr="0022764C">
        <w:rPr>
          <w:color w:val="E20033" w:themeColor="accent4"/>
        </w:rPr>
        <w:t>, and less any savings during the Indemnity Period.</w:t>
      </w:r>
    </w:p>
    <w:p w:rsidR="009C1162" w:rsidRPr="0022764C" w:rsidRDefault="009C1162" w:rsidP="009C1162">
      <w:pPr>
        <w:rPr>
          <w:b/>
          <w:bCs/>
          <w:color w:val="E20033" w:themeColor="accent4"/>
        </w:rPr>
      </w:pPr>
      <w:r w:rsidRPr="0022764C">
        <w:rPr>
          <w:b/>
          <w:bCs/>
          <w:color w:val="E20033" w:themeColor="accent4"/>
        </w:rPr>
        <w:t>c. Loss of Fees</w:t>
      </w:r>
    </w:p>
    <w:p w:rsidR="009C1162" w:rsidRPr="0022764C" w:rsidRDefault="009C1162" w:rsidP="009C1162">
      <w:pPr>
        <w:rPr>
          <w:color w:val="E20033" w:themeColor="accent4"/>
        </w:rPr>
      </w:pPr>
      <w:r w:rsidRPr="0022764C">
        <w:rPr>
          <w:color w:val="E20033" w:themeColor="accent4"/>
        </w:rPr>
        <w:t>The shortfall between fees that would have been received during the Indemnity Period and the fees actually received, less any savings.</w:t>
      </w:r>
    </w:p>
    <w:p w:rsidR="009C1162" w:rsidRPr="0022764C" w:rsidRDefault="009C1162" w:rsidP="009C1162">
      <w:pPr>
        <w:rPr>
          <w:b/>
          <w:bCs/>
          <w:color w:val="E20033" w:themeColor="accent4"/>
        </w:rPr>
      </w:pPr>
      <w:r w:rsidRPr="0022764C">
        <w:rPr>
          <w:b/>
          <w:bCs/>
          <w:color w:val="E20033" w:themeColor="accent4"/>
        </w:rPr>
        <w:t>d. Increased Costs of Working</w:t>
      </w:r>
    </w:p>
    <w:p w:rsidR="009C1162" w:rsidRPr="0022764C" w:rsidRDefault="009C1162" w:rsidP="009C1162">
      <w:pPr>
        <w:rPr>
          <w:color w:val="E20033" w:themeColor="accent4"/>
        </w:rPr>
      </w:pPr>
      <w:r w:rsidRPr="0022764C">
        <w:rPr>
          <w:color w:val="E20033" w:themeColor="accent4"/>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E20033" w:themeColor="accent4"/>
        </w:rPr>
      </w:pPr>
      <w:r w:rsidRPr="0022764C">
        <w:rPr>
          <w:b/>
          <w:bCs/>
          <w:color w:val="E20033" w:themeColor="accent4"/>
        </w:rPr>
        <w:t>e. Additional Increased Costs of Working</w:t>
      </w:r>
    </w:p>
    <w:p w:rsidR="009C1162" w:rsidRPr="0022764C" w:rsidRDefault="009C1162" w:rsidP="009C1162">
      <w:pPr>
        <w:rPr>
          <w:color w:val="E20033" w:themeColor="accent4"/>
        </w:rPr>
      </w:pPr>
      <w:r w:rsidRPr="0022764C">
        <w:rPr>
          <w:color w:val="E20033" w:themeColor="accent4"/>
        </w:rPr>
        <w:t xml:space="preserve">Additional expenditure necessarily and reasonably incurred beyond that recoverable under sub-paragraph (d), provided it is incurred for the purpose of sustaining the </w:t>
      </w:r>
      <w:r w:rsidRPr="0022764C">
        <w:rPr>
          <w:b/>
          <w:bCs/>
          <w:color w:val="E20033" w:themeColor="accent4"/>
        </w:rPr>
        <w:t>Business</w:t>
      </w:r>
      <w:r w:rsidRPr="0022764C">
        <w:rPr>
          <w:color w:val="E20033" w:themeColor="accent4"/>
        </w:rPr>
        <w:t xml:space="preserve"> following the </w:t>
      </w:r>
      <w:r w:rsidRPr="0022764C">
        <w:rPr>
          <w:b/>
          <w:bCs/>
          <w:color w:val="E20033" w:themeColor="accent4"/>
        </w:rPr>
        <w:t>Incident</w:t>
      </w:r>
      <w:r w:rsidRPr="0022764C">
        <w:rPr>
          <w:color w:val="E20033" w:themeColor="accent4"/>
        </w:rPr>
        <w:t>.</w:t>
      </w:r>
    </w:p>
    <w:p w:rsidR="009C1162" w:rsidRPr="0022764C" w:rsidRDefault="009C1162" w:rsidP="009C1162">
      <w:pPr>
        <w:rPr>
          <w:b/>
          <w:bCs/>
          <w:color w:val="E20033" w:themeColor="accent4"/>
        </w:rPr>
      </w:pPr>
      <w:r w:rsidRPr="0022764C">
        <w:rPr>
          <w:b/>
          <w:bCs/>
          <w:color w:val="E20033" w:themeColor="accent4"/>
        </w:rPr>
        <w:t>f. Additional Research Expenditure</w:t>
      </w:r>
    </w:p>
    <w:p w:rsidR="009C1162" w:rsidRPr="0022764C" w:rsidRDefault="009C1162" w:rsidP="009C1162">
      <w:pPr>
        <w:rPr>
          <w:color w:val="E20033" w:themeColor="accent4"/>
        </w:rPr>
      </w:pPr>
      <w:r w:rsidRPr="0022764C">
        <w:rPr>
          <w:color w:val="E20033" w:themeColor="accent4"/>
        </w:rPr>
        <w:t xml:space="preserve">Additional expenditure necessarily and reasonably incurred to restore research or development activities interrupted by the </w:t>
      </w:r>
      <w:r w:rsidRPr="0022764C">
        <w:rPr>
          <w:b/>
          <w:bCs/>
          <w:color w:val="E20033" w:themeColor="accent4"/>
        </w:rPr>
        <w:t>Incident</w:t>
      </w:r>
      <w:r w:rsidRPr="0022764C">
        <w:rPr>
          <w:color w:val="E20033" w:themeColor="accent4"/>
        </w:rPr>
        <w:t>.</w:t>
      </w:r>
    </w:p>
    <w:p w:rsidR="009C1162" w:rsidRPr="0022764C" w:rsidRDefault="009C1162" w:rsidP="009C1162">
      <w:pPr>
        <w:rPr>
          <w:b/>
          <w:bCs/>
          <w:color w:val="E20033" w:themeColor="accent4"/>
        </w:rPr>
      </w:pPr>
      <w:r w:rsidRPr="0022764C">
        <w:rPr>
          <w:b/>
          <w:bCs/>
          <w:color w:val="E20033" w:themeColor="accent4"/>
        </w:rPr>
        <w:t>g. Outstanding Debts</w:t>
      </w:r>
    </w:p>
    <w:p w:rsidR="009C1162" w:rsidRPr="0022764C" w:rsidRDefault="009C1162" w:rsidP="009C1162">
      <w:pPr>
        <w:rPr>
          <w:color w:val="E20033" w:themeColor="accent4"/>
        </w:rPr>
      </w:pPr>
      <w:r w:rsidRPr="0022764C">
        <w:rPr>
          <w:color w:val="E20033" w:themeColor="accent4"/>
        </w:rPr>
        <w:t xml:space="preserve">The amount by which Accounts Receivable or similar receivables become irrecoverable as a direct consequence of the </w:t>
      </w:r>
      <w:r w:rsidRPr="0022764C">
        <w:rPr>
          <w:b/>
          <w:bCs/>
          <w:color w:val="E20033" w:themeColor="accent4"/>
        </w:rPr>
        <w:t>Incident</w:t>
      </w:r>
      <w:r w:rsidRPr="0022764C">
        <w:rPr>
          <w:color w:val="E20033" w:themeColor="accent4"/>
        </w:rPr>
        <w:t>, including necessary and reasonable additional expenditure incurred to reduce such loss.</w:t>
      </w:r>
    </w:p>
    <w:p w:rsidR="009C1162" w:rsidRPr="0022764C" w:rsidRDefault="009C1162" w:rsidP="009C1162">
      <w:pPr>
        <w:rPr>
          <w:color w:val="E20033" w:themeColor="accent4"/>
        </w:rPr>
      </w:pPr>
      <w:r w:rsidRPr="0022764C">
        <w:rPr>
          <w:b/>
          <w:bCs/>
          <w:color w:val="E20033" w:themeColor="accent4"/>
        </w:rPr>
        <w:t>3. Indemnity Period</w:t>
      </w:r>
    </w:p>
    <w:p w:rsidR="009C1162" w:rsidRPr="0022764C" w:rsidRDefault="009C1162" w:rsidP="0092710B">
      <w:pPr>
        <w:rPr>
          <w:color w:val="E20033" w:themeColor="accent4"/>
        </w:rPr>
      </w:pPr>
      <w:r w:rsidRPr="0022764C">
        <w:rPr>
          <w:color w:val="E20033" w:themeColor="accent4"/>
        </w:rPr>
        <w:t xml:space="preserve">For the purposes of this Extension, the Indemnity Period applicable to all items listed in paragraph 1 shall be as shown in the </w:t>
      </w:r>
      <w:r w:rsidRPr="0022764C">
        <w:rPr>
          <w:b/>
          <w:bCs/>
          <w:color w:val="E20033" w:themeColor="accent4"/>
        </w:rPr>
        <w:t>Schedule</w:t>
      </w:r>
    </w:p>
    <w:p w:rsidR="009C1162" w:rsidRPr="0022764C" w:rsidRDefault="009C1162" w:rsidP="009C1162">
      <w:pPr>
        <w:rPr>
          <w:color w:val="E20033" w:themeColor="accent4"/>
        </w:rPr>
      </w:pPr>
      <w:r w:rsidRPr="0022764C">
        <w:rPr>
          <w:b/>
          <w:bCs/>
          <w:color w:val="E20033" w:themeColor="accent4"/>
        </w:rPr>
        <w:t>4. Deleted Provisions</w:t>
      </w:r>
    </w:p>
    <w:p w:rsidR="0092710B" w:rsidRPr="0022764C" w:rsidRDefault="009C1162" w:rsidP="009C1162">
      <w:pPr>
        <w:rPr>
          <w:color w:val="E20033" w:themeColor="accent4"/>
        </w:rPr>
      </w:pPr>
      <w:r w:rsidRPr="0022764C">
        <w:rPr>
          <w:color w:val="E20033" w:themeColor="accent4"/>
        </w:rPr>
        <w:t xml:space="preserve">The following provisions of the </w:t>
      </w:r>
      <w:r w:rsidRPr="0022764C">
        <w:rPr>
          <w:b/>
          <w:bCs/>
          <w:color w:val="E20033" w:themeColor="accent4"/>
        </w:rPr>
        <w:t>Policy</w:t>
      </w:r>
      <w:r w:rsidRPr="0022764C">
        <w:rPr>
          <w:color w:val="E20033" w:themeColor="accent4"/>
        </w:rPr>
        <w:t xml:space="preserve"> and </w:t>
      </w:r>
      <w:r w:rsidRPr="0022764C">
        <w:rPr>
          <w:b/>
          <w:bCs/>
          <w:color w:val="E20033" w:themeColor="accent4"/>
        </w:rPr>
        <w:t>Section 3</w:t>
      </w:r>
      <w:r w:rsidRPr="0022764C">
        <w:rPr>
          <w:color w:val="E20033" w:themeColor="accent4"/>
        </w:rPr>
        <w:t xml:space="preserve"> shall not apply to the items insured under this Endorsement:</w:t>
      </w:r>
    </w:p>
    <w:p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Average</w:t>
      </w:r>
      <w:r w:rsidRPr="0022764C">
        <w:rPr>
          <w:color w:val="E20033" w:themeColor="accent4"/>
        </w:rPr>
        <w:t xml:space="preserve"> Condition.</w:t>
      </w:r>
    </w:p>
    <w:p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Automatic Reinstatement</w:t>
      </w:r>
      <w:r w:rsidRPr="0022764C">
        <w:rPr>
          <w:color w:val="E20033" w:themeColor="accent4"/>
        </w:rPr>
        <w:t xml:space="preserve"> Extension.</w:t>
      </w:r>
    </w:p>
    <w:p w:rsidR="009C1162" w:rsidRPr="0022764C" w:rsidRDefault="009C1162" w:rsidP="009C1162">
      <w:pPr>
        <w:rPr>
          <w:color w:val="E20033" w:themeColor="accent4"/>
        </w:rPr>
      </w:pPr>
      <w:r w:rsidRPr="0022764C">
        <w:rPr>
          <w:color w:val="E20033" w:themeColor="accent4"/>
        </w:rPr>
        <w:t xml:space="preserve">All other provisions of </w:t>
      </w:r>
      <w:r w:rsidRPr="0022764C">
        <w:rPr>
          <w:b/>
          <w:bCs/>
          <w:color w:val="E20033" w:themeColor="accent4"/>
        </w:rPr>
        <w:t>Section 3</w:t>
      </w:r>
      <w:r w:rsidRPr="0022764C">
        <w:rPr>
          <w:color w:val="E20033" w:themeColor="accent4"/>
        </w:rPr>
        <w:t xml:space="preserve"> and the </w:t>
      </w:r>
      <w:r w:rsidRPr="0022764C">
        <w:rPr>
          <w:b/>
          <w:bCs/>
          <w:color w:val="E20033" w:themeColor="accent4"/>
        </w:rPr>
        <w:t>Policy</w:t>
      </w:r>
      <w:r w:rsidRPr="0022764C">
        <w:rPr>
          <w:color w:val="E20033" w:themeColor="accent4"/>
        </w:rPr>
        <w:t xml:space="preserve"> remain in full force and effect.</w:t>
      </w:r>
    </w:p>
    <w:p w:rsidR="009C1162" w:rsidRPr="0022764C" w:rsidRDefault="009C1162" w:rsidP="009C1162">
      <w:pPr>
        <w:rPr>
          <w:color w:val="E20033" w:themeColor="accent4"/>
        </w:rPr>
      </w:pPr>
      <w:r w:rsidRPr="0022764C">
        <w:rPr>
          <w:b/>
          <w:bCs/>
          <w:color w:val="E20033" w:themeColor="accent4"/>
        </w:rPr>
        <w:t>5. Limit of Liability</w:t>
      </w:r>
    </w:p>
    <w:p w:rsidR="009C1162" w:rsidRPr="0022764C" w:rsidRDefault="009C1162" w:rsidP="009C1162">
      <w:pPr>
        <w:rPr>
          <w:color w:val="E20033" w:themeColor="accent4"/>
        </w:rPr>
      </w:pPr>
      <w:r w:rsidRPr="0022764C">
        <w:rPr>
          <w:color w:val="E20033" w:themeColor="accent4"/>
        </w:rPr>
        <w:t xml:space="preserve">The most the Insurer will pay in total under this Endorsement for all loss and expenditure arising from any one </w:t>
      </w:r>
      <w:r w:rsidRPr="0022764C">
        <w:rPr>
          <w:b/>
          <w:bCs/>
          <w:color w:val="E20033" w:themeColor="accent4"/>
        </w:rPr>
        <w:t>Incident</w:t>
      </w:r>
      <w:r w:rsidRPr="0022764C">
        <w:rPr>
          <w:color w:val="E20033" w:themeColor="accent4"/>
        </w:rPr>
        <w:t xml:space="preserve">, and in the aggregate during the </w:t>
      </w:r>
      <w:r w:rsidRPr="0022764C">
        <w:rPr>
          <w:b/>
          <w:bCs/>
          <w:color w:val="E20033" w:themeColor="accent4"/>
        </w:rPr>
        <w:t>Period of Insurance</w:t>
      </w:r>
      <w:r w:rsidRPr="0022764C">
        <w:rPr>
          <w:color w:val="E20033" w:themeColor="accent4"/>
        </w:rPr>
        <w:t>, shall be:</w:t>
      </w:r>
    </w:p>
    <w:p w:rsidR="009C1162" w:rsidRPr="0022764C" w:rsidRDefault="009C1162">
      <w:pPr>
        <w:rPr>
          <w:color w:val="E20033" w:themeColor="accent4"/>
        </w:rPr>
      </w:pPr>
      <w:r w:rsidRPr="0022764C">
        <w:rPr>
          <w:color w:val="E20033" w:themeColor="accent4"/>
        </w:rPr>
        <w:t>The Flexible Business Interruption Limit</w:t>
      </w:r>
      <w:r w:rsidRPr="0022764C">
        <w:rPr>
          <w:b/>
          <w:bCs/>
          <w:color w:val="E20033" w:themeColor="accent4"/>
        </w:rPr>
        <w:t xml:space="preserve"> </w:t>
      </w:r>
      <w:r w:rsidRPr="0022764C">
        <w:rPr>
          <w:color w:val="E20033" w:themeColor="accent4"/>
        </w:rPr>
        <w:t>as shown in the</w:t>
      </w:r>
      <w:r w:rsidRPr="0022764C">
        <w:rPr>
          <w:b/>
          <w:bCs/>
          <w:color w:val="E20033" w:themeColor="accent4"/>
        </w:rPr>
        <w:t xml:space="preserve"> Schedule</w:t>
      </w:r>
    </w:p>
    <w:bookmarkEnd w:id="436"/>
    <w:p w:rsidR="00C07262" w:rsidRPr="0022764C" w:rsidDel="00F945F9" w:rsidRDefault="00C07262">
      <w:pPr>
        <w:pStyle w:val="Subtitle"/>
        <w:rPr>
          <w:color w:val="E20033" w:themeColor="accent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pPr>
    </w:p>
    <w:p w:rsidR="00C07262" w:rsidRPr="0022764C" w:rsidDel="00F945F9" w:rsidRDefault="00C07262">
      <w:pPr>
        <w:pStyle w:val="BodyText"/>
      </w:pPr>
    </w:p>
    <w:p w:rsidR="00C07262" w:rsidRPr="0022764C" w:rsidDel="00F945F9" w:rsidRDefault="00C07262">
      <w:pPr>
        <w:pStyle w:val="BodyText"/>
        <w:rPr>
          <w:bCs/>
        </w:rPr>
      </w:pPr>
    </w:p>
    <w:p w:rsidR="00C07262" w:rsidRPr="0022764C" w:rsidDel="00F945F9" w:rsidRDefault="00C07262">
      <w:pPr>
        <w:pStyle w:val="Heading1"/>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rPr>
          <w:highlight w:val="yellow"/>
        </w:rPr>
      </w:pPr>
    </w:p>
    <w:p w:rsidR="00C07262" w:rsidRPr="0022764C" w:rsidDel="00F945F9" w:rsidRDefault="00C07262">
      <w:pPr>
        <w:pStyle w:val="Heading1"/>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Heading3"/>
      </w:pPr>
    </w:p>
    <w:p w:rsidR="00C07262" w:rsidRPr="0022764C" w:rsidDel="00F945F9" w:rsidRDefault="00C07262">
      <w:pPr>
        <w:pStyle w:val="BodyText"/>
        <w:rPr>
          <w:lang w:eastAsia="en-GB"/>
        </w:rPr>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sectPr w:rsidR="00C07262" w:rsidRPr="0022764C" w:rsidDel="00F945F9">
          <w:type w:val="nextColumn"/>
          <w:pgSz w:w="11906" w:h="16838" w:orient="landscape"/>
          <w:pgMar w:top="992" w:right="737" w:bottom="737" w:left="737" w:header="525" w:footer="402" w:gutter="0"/>
          <w:cols w:num="2" w:space="708"/>
        </w:sectPr>
      </w:pPr>
    </w:p>
    <w:p w:rsidR="00C07262" w:rsidRPr="0022764C" w:rsidDel="00EC2C27" w:rsidRDefault="00C07262">
      <w:pPr>
        <w:pStyle w:val="Heading1"/>
        <w:spacing w:before="0"/>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p>
    <w:p w:rsidR="00C07262" w:rsidRPr="0022764C" w:rsidRDefault="004A758F">
      <w:pPr>
        <w:pStyle w:val="Subtitle"/>
      </w:pPr>
      <w:bookmarkStart w:id="437" w:name="tocpg_12"/>
      <w:bookmarkStart w:id="438" w:name="Section_4"/>
      <w:bookmarkEnd w:id="437"/>
      <w:r w:rsidRPr="0022764C">
        <w:lastRenderedPageBreak/>
        <w:t>Section 4: Terrorism Section</w:t>
      </w:r>
      <w:bookmarkEnd w:id="438"/>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 xml:space="preserve">Program code, programming instruction or any set of instructions constructed with the purpose and ability, or </w:t>
      </w:r>
      <w:r w:rsidRPr="0022764C">
        <w:lastRenderedPageBreak/>
        <w:t>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 xml:space="preserve">occasioned by riot or civil commotion, war, invasion, act of foreign enemy, hostilities </w:t>
      </w:r>
      <w:r w:rsidRPr="0022764C">
        <w:t>(whether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to </w:t>
      </w:r>
      <w:del w:id="439" w:author="stuart wolstenholme" w:date="2026-05-29T12:35:00Z" w16du:dateUtc="2026-05-29T11:35:00Z">
        <w:r w:rsidR="00BB79CB" w:rsidRPr="0022764C" w:rsidDel="007973FD">
          <w:delText>by</w:delText>
        </w:r>
      </w:del>
      <w:r w:rsidRPr="0022764C">
        <w:t xml:space="preserve"> or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w:t>
      </w:r>
      <w:del w:id="440" w:author="stuart wolstenholme" w:date="2026-05-29T12:47:00Z" w16du:dateUtc="2026-05-29T11:47:00Z">
        <w:r w:rsidRPr="0022764C" w:rsidDel="00C70C51">
          <w:delText xml:space="preserve">by </w:delText>
        </w:r>
      </w:del>
      <w:r w:rsidRPr="0022764C">
        <w:t xml:space="preserve">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lastRenderedPageBreak/>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del w:id="441" w:author="stuart wolstenholme" w:date="2026-05-29T12:36:00Z" w16du:dateUtc="2026-05-29T11:36:00Z">
        <w:r w:rsidRPr="0022764C" w:rsidDel="00BB79CB">
          <w:delText>i</w:delText>
        </w:r>
      </w:del>
      <w:ins w:id="442" w:author="stuart wolstenholme" w:date="2026-05-29T12:36:00Z" w16du:dateUtc="2026-05-29T11:36:00Z">
        <w:r w:rsidR="00BB79CB" w:rsidRPr="0022764C">
          <w:t>I</w:t>
        </w:r>
      </w:ins>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del w:id="443" w:author="stuart wolstenholme" w:date="2026-05-29T12:36:00Z" w16du:dateUtc="2026-05-29T11:36:00Z">
        <w:r w:rsidRPr="0022764C" w:rsidDel="00BB79CB">
          <w:delText>i</w:delText>
        </w:r>
      </w:del>
      <w:ins w:id="444" w:author="stuart wolstenholme" w:date="2026-05-29T12:36:00Z" w16du:dateUtc="2026-05-29T11:36:00Z">
        <w:r w:rsidR="00BB79CB" w:rsidRPr="0022764C">
          <w:t>I</w:t>
        </w:r>
      </w:ins>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In no other circumstances than the previous sentence, however, will any loss or losses directly or in any way caused by, contributed to</w:t>
      </w:r>
      <w:del w:id="445" w:author="stuart wolstenholme" w:date="2026-05-29T12:36:00Z" w16du:dateUtc="2026-05-29T11:36:00Z">
        <w:r w:rsidRPr="0022764C" w:rsidDel="007973FD">
          <w:delText xml:space="preserve"> by</w:delText>
        </w:r>
      </w:del>
      <w:r w:rsidRPr="0022764C">
        <w:t xml:space="preserve">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del w:id="446" w:author="stuart wolstenholme" w:date="2026-05-29T12:36:00Z" w16du:dateUtc="2026-05-29T11:36:00Z">
        <w:r w:rsidRPr="0022764C" w:rsidDel="00BB79CB">
          <w:delText>i</w:delText>
        </w:r>
      </w:del>
      <w:ins w:id="447" w:author="stuart wolstenholme" w:date="2026-05-29T12:36:00Z" w16du:dateUtc="2026-05-29T11:36:00Z">
        <w:r w:rsidR="00BB79CB" w:rsidRPr="0022764C">
          <w:t>I</w:t>
        </w:r>
      </w:ins>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del w:id="448" w:author="stuart wolstenholme" w:date="2026-05-29T12:36:00Z" w16du:dateUtc="2026-05-29T11:36:00Z">
        <w:r w:rsidRPr="0022764C" w:rsidDel="00BB79CB">
          <w:delText>long term</w:delText>
        </w:r>
      </w:del>
      <w:ins w:id="449" w:author="stuart wolstenholme" w:date="2026-05-29T12:36:00Z" w16du:dateUtc="2026-05-29T11:36:00Z">
        <w:r w:rsidR="00BB79CB" w:rsidRPr="0022764C">
          <w:t>long-term</w:t>
        </w:r>
      </w:ins>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450" w:name="tocpg_13"/>
      <w:bookmarkStart w:id="451" w:name="Section_5"/>
      <w:bookmarkEnd w:id="450"/>
      <w:r w:rsidRPr="0022764C">
        <w:lastRenderedPageBreak/>
        <w:t>Section 5: Employers’ Liability Section</w:t>
      </w:r>
      <w:bookmarkEnd w:id="451"/>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w:t>
      </w:r>
      <w:r w:rsidRPr="0022764C">
        <w:t>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lastRenderedPageBreak/>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ompensation or social security or health insurance legislation save for any compensation, 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454B95" w:rsidRPr="0022764C" w:rsidRDefault="00454B95">
      <w:pPr>
        <w:pStyle w:val="Subtitle"/>
      </w:pPr>
    </w:p>
    <w:p w:rsidR="00C07262" w:rsidRPr="0022764C" w:rsidRDefault="004A758F">
      <w:pPr>
        <w:pStyle w:val="Subtitle"/>
      </w:pPr>
      <w:bookmarkStart w:id="452" w:name="tocpg_14"/>
      <w:bookmarkStart w:id="453" w:name="Section_6"/>
      <w:bookmarkEnd w:id="452"/>
      <w:r w:rsidRPr="0022764C">
        <w:t>Section 6: Public Liability Section</w:t>
      </w:r>
      <w:bookmarkEnd w:id="453"/>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w:t>
      </w:r>
      <w:r w:rsidRPr="0022764C">
        <w:lastRenderedPageBreak/>
        <w:t>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Bodily 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lastRenderedPageBreak/>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w:t>
      </w:r>
      <w:r w:rsidRPr="0022764C">
        <w:t xml:space="preserve">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 xml:space="preserve">(f) crowd control, door supervision, stewarding or security </w:t>
      </w:r>
      <w:r w:rsidRPr="0022764C">
        <w:rPr>
          <w:rFonts w:eastAsiaTheme="majorEastAsia" w:cstheme="minorHAnsi"/>
          <w:bCs/>
          <w:szCs w:val="18"/>
        </w:rPr>
        <w:lastRenderedPageBreak/>
        <w:t>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del w:id="454" w:author="stuart wolstenholme" w:date="2026-05-29T12:36:00Z" w16du:dateUtc="2026-05-29T11:36:00Z">
        <w:r w:rsidRPr="0022764C" w:rsidDel="00BB79CB">
          <w:rPr>
            <w:rFonts w:eastAsiaTheme="majorEastAsia" w:cstheme="minorHAnsi"/>
            <w:b/>
            <w:bCs/>
            <w:szCs w:val="18"/>
          </w:rPr>
          <w:delText>Low Risk</w:delText>
        </w:r>
      </w:del>
      <w:ins w:id="455" w:author="stuart wolstenholme" w:date="2026-05-29T12:36:00Z" w16du:dateUtc="2026-05-29T11:36:00Z">
        <w:r w:rsidR="00BB79CB" w:rsidRPr="0022764C">
          <w:rPr>
            <w:rFonts w:eastAsiaTheme="majorEastAsia" w:cstheme="minorHAnsi"/>
            <w:b/>
            <w:bCs/>
            <w:szCs w:val="18"/>
          </w:rPr>
          <w:t>Low-Risk</w:t>
        </w:r>
      </w:ins>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del w:id="456" w:author="stuart wolstenholme" w:date="2026-05-29T12:36:00Z" w16du:dateUtc="2026-05-29T11:36:00Z">
        <w:r w:rsidRPr="0022764C" w:rsidDel="00BB79CB">
          <w:rPr>
            <w:rFonts w:eastAsiaTheme="majorEastAsia" w:cstheme="minorHAnsi"/>
            <w:bCs/>
            <w:szCs w:val="18"/>
          </w:rPr>
          <w:delText>i</w:delText>
        </w:r>
      </w:del>
      <w:ins w:id="457" w:author="stuart wolstenholme" w:date="2026-05-29T12:36:00Z" w16du:dateUtc="2026-05-29T11:36:00Z">
        <w:r w:rsidR="00BB79CB" w:rsidRPr="0022764C">
          <w:rPr>
            <w:rFonts w:eastAsiaTheme="majorEastAsia" w:cstheme="minorHAnsi"/>
            <w:bCs/>
            <w:szCs w:val="18"/>
          </w:rPr>
          <w:t>I</w:t>
        </w:r>
      </w:ins>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lastRenderedPageBreak/>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58" w:name="_Hlk80278350"/>
      <w:r w:rsidRPr="0022764C">
        <w:t>social workers.</w:t>
      </w:r>
      <w:bookmarkEnd w:id="458"/>
    </w:p>
    <w:p w:rsidR="00C07262" w:rsidRPr="0022764C" w:rsidRDefault="004A758F" w:rsidP="00662A63">
      <w:pPr>
        <w:pStyle w:val="BodyText"/>
        <w:numPr>
          <w:ilvl w:val="0"/>
          <w:numId w:val="227"/>
        </w:numPr>
        <w:ind w:left="454" w:hanging="454"/>
      </w:pPr>
      <w:r w:rsidRPr="0022764C">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 xml:space="preserve">any mechanically propelled vehicle used in circumstances where insurance or security is required by law or where compensation is provided under any </w:t>
      </w:r>
      <w:r w:rsidRPr="0022764C">
        <w:t>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lastRenderedPageBreak/>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del w:id="459" w:author="stuart wolstenholme" w:date="2026-05-29T12:37:00Z" w16du:dateUtc="2026-05-29T11:37:00Z">
        <w:r w:rsidRPr="0022764C" w:rsidDel="00BB79CB">
          <w:delText>inflammable</w:delText>
        </w:r>
      </w:del>
      <w:ins w:id="460" w:author="stuart wolstenholme" w:date="2026-05-29T12:37:00Z" w16du:dateUtc="2026-05-29T11:37:00Z">
        <w:r w:rsidR="00BB79CB" w:rsidRPr="0022764C">
          <w:t>inflammable,</w:t>
        </w:r>
      </w:ins>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 xml:space="preserve">the area where the Heat Work has been undertaken including on the other side of any floor, wall, ceiling or </w:t>
      </w:r>
      <w:r w:rsidRPr="0022764C">
        <w:t>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22764C" w:rsidRDefault="004A758F" w:rsidP="00662A63">
      <w:pPr>
        <w:pStyle w:val="BodyText"/>
        <w:numPr>
          <w:ilvl w:val="1"/>
          <w:numId w:val="225"/>
        </w:numPr>
        <w:ind w:left="454" w:hanging="454"/>
        <w:rPr>
          <w:bCs/>
        </w:rPr>
      </w:pPr>
      <w:r w:rsidRPr="0022764C">
        <w:rPr>
          <w:bCs/>
        </w:rPr>
        <w:t>bitumen heaters including all vessels for the heating of tar, bitumen or bituminous compounds</w:t>
      </w:r>
    </w:p>
    <w:p w:rsidR="00C07262" w:rsidRPr="0022764C" w:rsidDel="00454B95" w:rsidRDefault="00C07262">
      <w:pPr>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9" w:gutter="0"/>
          <w:cols w:num="2" w:space="720"/>
        </w:sectPr>
      </w:pPr>
    </w:p>
    <w:p w:rsidR="00454B95" w:rsidRPr="0022764C" w:rsidRDefault="00454B95">
      <w:pPr>
        <w:pStyle w:val="Subtitle"/>
      </w:pPr>
    </w:p>
    <w:p w:rsidR="00C07262" w:rsidRPr="0022764C" w:rsidRDefault="004A758F">
      <w:pPr>
        <w:pStyle w:val="Subtitle"/>
      </w:pPr>
      <w:bookmarkStart w:id="461" w:name="tocpg_15"/>
      <w:bookmarkStart w:id="462" w:name="Section_7"/>
      <w:bookmarkEnd w:id="461"/>
      <w:r w:rsidRPr="0022764C">
        <w:t>Section 7: Products Liability Section</w:t>
      </w:r>
      <w:bookmarkEnd w:id="46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lastRenderedPageBreak/>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454B95" w:rsidRPr="0022764C" w:rsidRDefault="00454B95">
      <w:pPr>
        <w:pStyle w:val="Subtitle"/>
      </w:pPr>
    </w:p>
    <w:p w:rsidR="00C07262" w:rsidRPr="0022764C" w:rsidRDefault="004A758F">
      <w:pPr>
        <w:pStyle w:val="Subtitle"/>
      </w:pPr>
      <w:bookmarkStart w:id="463" w:name="tocpg_16"/>
      <w:bookmarkStart w:id="464" w:name="Section_8"/>
      <w:bookmarkEnd w:id="463"/>
      <w:r w:rsidRPr="0022764C">
        <w:t>Section 8: Money Section</w:t>
      </w:r>
      <w:bookmarkEnd w:id="464"/>
    </w:p>
    <w:p w:rsidR="00C07262" w:rsidRPr="0022764C" w:rsidRDefault="004A758F">
      <w:pPr>
        <w:pStyle w:val="Heading1"/>
      </w:pPr>
      <w:bookmarkStart w:id="465" w:name="tocpg_17"/>
      <w:bookmarkEnd w:id="46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w:t>
      </w:r>
      <w:r w:rsidRPr="0022764C">
        <w:lastRenderedPageBreak/>
        <w:t xml:space="preserve">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6" w:name="tocpg_18"/>
      <w:bookmarkEnd w:id="46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lastRenderedPageBreak/>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6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6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68" w:name="tocpg_19"/>
      <w:bookmarkStart w:id="469" w:name="Section_9"/>
      <w:bookmarkEnd w:id="468"/>
      <w:r w:rsidRPr="0022764C">
        <w:t>Section 9: Goods in Transit Section</w:t>
      </w:r>
      <w:bookmarkEnd w:id="46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lastRenderedPageBreak/>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del w:id="470" w:author="stuart wolstenholme" w:date="2026-05-29T12:37:00Z" w16du:dateUtc="2026-05-29T11:37:00Z">
        <w:r w:rsidRPr="0022764C" w:rsidDel="00BB79CB">
          <w:delText>dunnages</w:delText>
        </w:r>
      </w:del>
      <w:ins w:id="471" w:author="stuart wolstenholme" w:date="2026-05-29T12:37:00Z" w16du:dateUtc="2026-05-29T11:37:00Z">
        <w:r w:rsidR="00BB79CB" w:rsidRPr="0022764C">
          <w:t>dunnage’s</w:t>
        </w:r>
      </w:ins>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lastRenderedPageBreak/>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472" w:name="tocpg_20"/>
      <w:bookmarkStart w:id="473" w:name="Section_10"/>
      <w:bookmarkEnd w:id="472"/>
      <w:r w:rsidRPr="0022764C">
        <w:t>Section 10: Loss of Licence Section</w:t>
      </w:r>
      <w:bookmarkEnd w:id="473"/>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lastRenderedPageBreak/>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474" w:name="_DV_M0"/>
      <w:bookmarkStart w:id="475" w:name="_Toc484079910"/>
      <w:bookmarkEnd w:id="474"/>
    </w:p>
    <w:p w:rsidR="00C07262" w:rsidRPr="0022764C" w:rsidRDefault="004A758F">
      <w:pPr>
        <w:pStyle w:val="Subtitle"/>
      </w:pPr>
      <w:bookmarkStart w:id="476" w:name="tocpg_21"/>
      <w:bookmarkStart w:id="477" w:name="Section_11"/>
      <w:bookmarkEnd w:id="476"/>
      <w:r w:rsidRPr="0022764C">
        <w:t>Section 11: Production Indemnity “All Risks” Section</w:t>
      </w:r>
      <w:bookmarkEnd w:id="475"/>
      <w:bookmarkEnd w:id="477"/>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del w:id="478" w:author="stuart wolstenholme" w:date="2026-05-29T12:37:00Z" w16du:dateUtc="2026-05-29T11:37:00Z">
        <w:r w:rsidRPr="0022764C" w:rsidDel="00BB79CB">
          <w:delText>third party</w:delText>
        </w:r>
      </w:del>
      <w:ins w:id="479" w:author="stuart wolstenholme" w:date="2026-05-29T12:37:00Z" w16du:dateUtc="2026-05-29T11:37:00Z">
        <w:r w:rsidR="00BB79CB" w:rsidRPr="0022764C">
          <w:t>third-party</w:t>
        </w:r>
      </w:ins>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lastRenderedPageBreak/>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del w:id="480" w:author="stuart wolstenholme" w:date="2026-05-29T12:37:00Z" w16du:dateUtc="2026-05-29T11:37:00Z">
        <w:r w:rsidRPr="0022764C" w:rsidDel="00BB79CB">
          <w:delText>i</w:delText>
        </w:r>
      </w:del>
      <w:ins w:id="481" w:author="stuart wolstenholme" w:date="2026-05-29T12:37:00Z" w16du:dateUtc="2026-05-29T11:37:00Z">
        <w:r w:rsidR="00BB79CB" w:rsidRPr="0022764C">
          <w:t>I</w:t>
        </w:r>
      </w:ins>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del w:id="482" w:author="stuart wolstenholme" w:date="2026-05-29T12:37:00Z" w16du:dateUtc="2026-05-29T11:37:00Z">
        <w:r w:rsidRPr="0022764C" w:rsidDel="00BB79CB">
          <w:delText>third party</w:delText>
        </w:r>
      </w:del>
      <w:ins w:id="483" w:author="stuart wolstenholme" w:date="2026-05-29T12:37:00Z" w16du:dateUtc="2026-05-29T11:37:00Z">
        <w:r w:rsidR="00BB79CB" w:rsidRPr="0022764C">
          <w:t>third-party</w:t>
        </w:r>
      </w:ins>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lastRenderedPageBreak/>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del w:id="484" w:author="stuart wolstenholme" w:date="2026-05-29T12:37:00Z" w16du:dateUtc="2026-05-29T11:37:00Z">
        <w:r w:rsidRPr="0022764C" w:rsidDel="00BB79CB">
          <w:delText>third party</w:delText>
        </w:r>
      </w:del>
      <w:ins w:id="485" w:author="stuart wolstenholme" w:date="2026-05-29T12:37:00Z" w16du:dateUtc="2026-05-29T11:37:00Z">
        <w:r w:rsidR="00BB79CB" w:rsidRPr="0022764C">
          <w:t>third-party</w:t>
        </w:r>
      </w:ins>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del w:id="486" w:author="stuart wolstenholme" w:date="2026-05-29T12:37:00Z" w16du:dateUtc="2026-05-29T11:37:00Z">
        <w:r w:rsidRPr="0022764C" w:rsidDel="00BB79CB">
          <w:rPr>
            <w:rFonts w:eastAsia="MS Mincho"/>
            <w:iCs/>
          </w:rPr>
          <w:delText>fulfillment</w:delText>
        </w:r>
      </w:del>
      <w:ins w:id="487" w:author="stuart wolstenholme" w:date="2026-05-29T12:37:00Z" w16du:dateUtc="2026-05-29T11:37:00Z">
        <w:r w:rsidR="00BB79CB" w:rsidRPr="0022764C">
          <w:rPr>
            <w:rFonts w:eastAsia="MS Mincho"/>
            <w:iCs/>
          </w:rPr>
          <w:t>fulfilment</w:t>
        </w:r>
      </w:ins>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lastRenderedPageBreak/>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14"/>
          <w:type w:val="nextColumn"/>
          <w:pgSz w:w="11906" w:h="16838" w:orient="landscape"/>
          <w:pgMar w:top="992" w:right="737" w:bottom="737" w:left="737" w:header="720" w:footer="686" w:gutter="0"/>
          <w:cols w:num="2" w:space="720"/>
        </w:sectPr>
      </w:pPr>
    </w:p>
    <w:p w:rsidR="006A3EF8" w:rsidRPr="0022764C" w:rsidRDefault="006A3EF8" w:rsidP="00933EB0">
      <w:pPr>
        <w:pStyle w:val="Subtitle"/>
      </w:pPr>
      <w:bookmarkStart w:id="488" w:name="tocpg_22"/>
      <w:bookmarkStart w:id="489" w:name="Section_12"/>
      <w:bookmarkEnd w:id="488"/>
      <w:r w:rsidRPr="0022764C">
        <w:t>Section 12: Media Liability Section</w:t>
      </w:r>
      <w:bookmarkEnd w:id="489"/>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lastRenderedPageBreak/>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del w:id="490" w:author="stuart wolstenholme" w:date="2026-05-29T12:37:00Z" w16du:dateUtc="2026-05-29T11:37:00Z">
        <w:r w:rsidRPr="0022764C" w:rsidDel="00BB79CB">
          <w:delText>denial of service</w:delText>
        </w:r>
      </w:del>
      <w:ins w:id="491" w:author="stuart wolstenholme" w:date="2026-05-29T12:37:00Z" w16du:dateUtc="2026-05-29T11:37:00Z">
        <w:r w:rsidR="00BB79CB" w:rsidRPr="0022764C">
          <w:t>denial-of-service</w:t>
        </w:r>
      </w:ins>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lastRenderedPageBreak/>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will agree to pay the 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xml:space="preserve">, or in the event that counsel should advise that there are no reasonable prospects of successfully defending </w:t>
      </w:r>
      <w:r w:rsidRPr="0022764C">
        <w:lastRenderedPageBreak/>
        <w:t>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del w:id="492" w:author="stuart wolstenholme" w:date="2026-05-29T12:37:00Z" w16du:dateUtc="2026-05-29T11:37:00Z">
        <w:r w:rsidRPr="0022764C" w:rsidDel="00BB79CB">
          <w:delText>1.(</w:delText>
        </w:r>
      </w:del>
      <w:ins w:id="493" w:author="stuart wolstenholme" w:date="2026-05-29T12:37:00Z" w16du:dateUtc="2026-05-29T11:37:00Z">
        <w:r w:rsidR="00BB79CB" w:rsidRPr="0022764C">
          <w:t>1. (</w:t>
        </w:r>
      </w:ins>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w:t>
      </w:r>
      <w:r w:rsidRPr="0022764C">
        <w:lastRenderedPageBreak/>
        <w:t xml:space="preserve">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prior to the acquisition the acquired company’s directors or officers shall not have notified or be 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del w:id="494" w:author="stuart wolstenholme" w:date="2026-05-29T12:37:00Z" w16du:dateUtc="2026-05-29T11:37:00Z">
        <w:r w:rsidRPr="0022764C" w:rsidDel="00BB79CB">
          <w:delText>i</w:delText>
        </w:r>
      </w:del>
      <w:ins w:id="495" w:author="stuart wolstenholme" w:date="2026-05-29T12:37:00Z" w16du:dateUtc="2026-05-29T11:37:00Z">
        <w:r w:rsidR="00BB79CB" w:rsidRPr="0022764C">
          <w:t>I</w:t>
        </w:r>
      </w:ins>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w:t>
      </w:r>
      <w:r w:rsidRPr="0022764C">
        <w:t>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lastRenderedPageBreak/>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del w:id="496" w:author="stuart wolstenholme" w:date="2026-05-29T12:37:00Z" w16du:dateUtc="2026-05-29T11:37:00Z">
        <w:r w:rsidRPr="0022764C" w:rsidDel="00BB79CB">
          <w:delText>third party</w:delText>
        </w:r>
      </w:del>
      <w:ins w:id="497" w:author="stuart wolstenholme" w:date="2026-05-29T12:37:00Z" w16du:dateUtc="2026-05-29T11:37:00Z">
        <w:r w:rsidR="00BB79CB" w:rsidRPr="0022764C">
          <w:t>third-party</w:t>
        </w:r>
      </w:ins>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lastRenderedPageBreak/>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 xml:space="preserve">his Exclusion shall not apply in respect of any claim or portion of </w:t>
      </w:r>
      <w:r w:rsidRPr="0022764C">
        <w:t>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can demonstrate that they 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lastRenderedPageBreak/>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del w:id="498" w:author="stuart wolstenholme" w:date="2026-05-29T12:37:00Z" w16du:dateUtc="2026-05-29T11:37:00Z">
        <w:r w:rsidRPr="0022764C" w:rsidDel="00BB79CB">
          <w:delText>venturer</w:delText>
        </w:r>
      </w:del>
      <w:ins w:id="499" w:author="stuart wolstenholme" w:date="2026-05-29T12:37:00Z" w16du:dateUtc="2026-05-29T11:37:00Z">
        <w:r w:rsidR="00BB79CB" w:rsidRPr="0022764C">
          <w:t>ventures</w:t>
        </w:r>
      </w:ins>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lastRenderedPageBreak/>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6A3EF8" w:rsidRPr="0022764C" w:rsidRDefault="006A3EF8" w:rsidP="00EC2C27">
      <w:pPr>
        <w:pStyle w:val="BodyText"/>
        <w:rPr>
          <w:rFonts w:eastAsia="MS Mincho"/>
          <w:b/>
        </w:rPr>
        <w:sectPr w:rsidR="006A3EF8" w:rsidRPr="0022764C" w:rsidSect="006A3EF8">
          <w:headerReference w:type="default" r:id="rId15"/>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C07262" w:rsidRPr="0022764C" w:rsidDel="006A3EF8" w:rsidRDefault="00C07262">
      <w:pPr>
        <w:pStyle w:val="BodyText"/>
        <w:sectPr w:rsidR="00C07262" w:rsidRPr="0022764C" w:rsidDel="006A3EF8">
          <w:headerReference w:type="default" r:id="rId16"/>
          <w:type w:val="nextColumn"/>
          <w:pgSz w:w="11906" w:h="16838" w:orient="landscape"/>
          <w:pgMar w:top="992" w:right="737" w:bottom="737" w:left="737" w:header="720" w:footer="241" w:gutter="0"/>
          <w:cols w:num="2" w:space="720"/>
        </w:sectPr>
      </w:pPr>
    </w:p>
    <w:p w:rsidR="00662B74" w:rsidRPr="0022764C" w:rsidDel="006234DD" w:rsidRDefault="00662B74">
      <w:pPr>
        <w:pStyle w:val="BodyText"/>
        <w:sectPr w:rsidR="00662B74" w:rsidRPr="0022764C" w:rsidDel="006234DD" w:rsidSect="00662B74">
          <w:headerReference w:type="default" r:id="rId17"/>
          <w:footerReference w:type="default" r:id="rId18"/>
          <w:type w:val="nextColumn"/>
          <w:pgSz w:w="11906" w:h="16838" w:orient="landscape"/>
          <w:pgMar w:top="1134" w:right="737" w:bottom="1134" w:left="737" w:header="454" w:footer="454" w:gutter="0"/>
          <w:cols w:space="708"/>
        </w:sectPr>
      </w:pPr>
      <w:bookmarkStart w:id="500" w:name="_Section_14_–"/>
      <w:bookmarkEnd w:id="500"/>
    </w:p>
    <w:p w:rsidR="008C3F93" w:rsidRPr="0022764C" w:rsidRDefault="008C3F93" w:rsidP="008C3F93">
      <w:pPr>
        <w:pStyle w:val="Subtitle"/>
      </w:pPr>
      <w:bookmarkStart w:id="501" w:name="tocpg_23"/>
      <w:bookmarkStart w:id="502" w:name="Section_13"/>
      <w:bookmarkEnd w:id="501"/>
      <w:r w:rsidRPr="0022764C">
        <w:t>Section 13 – Commercial Legal Expenses Section</w:t>
      </w:r>
      <w:bookmarkEnd w:id="502"/>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19"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del w:id="503" w:author="stuart wolstenholme" w:date="2026-05-29T12:38:00Z" w16du:dateUtc="2026-05-29T11:38:00Z">
        <w:r w:rsidRPr="0022764C" w:rsidDel="00BB79CB">
          <w:delText>matter</w:delText>
        </w:r>
      </w:del>
      <w:ins w:id="504" w:author="stuart wolstenholme" w:date="2026-05-29T12:38:00Z" w16du:dateUtc="2026-05-29T11:38:00Z">
        <w:r w:rsidR="00BB79CB" w:rsidRPr="0022764C">
          <w:t>matter,</w:t>
        </w:r>
      </w:ins>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del w:id="505" w:author="stuart wolstenholme" w:date="2026-05-29T12:38:00Z" w16du:dateUtc="2026-05-29T11:38:00Z">
        <w:r w:rsidRPr="0022764C" w:rsidDel="00BB79CB">
          <w:delText>debt</w:delText>
        </w:r>
      </w:del>
      <w:ins w:id="506" w:author="stuart wolstenholme" w:date="2026-05-29T12:38:00Z" w16du:dateUtc="2026-05-29T11:38:00Z">
        <w:r w:rsidR="00BB79CB" w:rsidRPr="0022764C">
          <w:t>debt,</w:t>
        </w:r>
      </w:ins>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del w:id="507" w:author="stuart wolstenholme" w:date="2026-05-29T12:38:00Z" w16du:dateUtc="2026-05-29T11:38:00Z">
        <w:r w:rsidRPr="0022764C" w:rsidDel="00BB79CB">
          <w:delText>excessive</w:delText>
        </w:r>
      </w:del>
      <w:ins w:id="508" w:author="stuart wolstenholme" w:date="2026-05-29T12:38:00Z" w16du:dateUtc="2026-05-29T11:38:00Z">
        <w:r w:rsidR="00BB79CB" w:rsidRPr="0022764C">
          <w:t>excessive,</w:t>
        </w:r>
      </w:ins>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del w:id="509" w:author="stuart wolstenholme" w:date="2026-05-29T12:38:00Z" w16du:dateUtc="2026-05-29T11:38:00Z">
        <w:r w:rsidRPr="0022764C" w:rsidDel="00BB79CB">
          <w:rPr>
            <w:rStyle w:val="A5"/>
            <w:rFonts w:asciiTheme="minorHAnsi" w:hAnsiTheme="minorHAnsi" w:cstheme="minorBidi"/>
            <w:color w:val="auto"/>
            <w:szCs w:val="20"/>
          </w:rPr>
          <w:delText>Assistance</w:delText>
        </w:r>
      </w:del>
      <w:ins w:id="510" w:author="stuart wolstenholme" w:date="2026-05-29T12:38:00Z" w16du:dateUtc="2026-05-29T11:38:00Z">
        <w:r w:rsidR="00BB79CB" w:rsidRPr="0022764C">
          <w:rPr>
            <w:rStyle w:val="A5"/>
            <w:rFonts w:asciiTheme="minorHAnsi" w:hAnsiTheme="minorHAnsi" w:cstheme="minorBidi"/>
            <w:color w:val="auto"/>
            <w:szCs w:val="20"/>
          </w:rPr>
          <w:t>Assistance,</w:t>
        </w:r>
      </w:ins>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0"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del w:id="511" w:author="stuart wolstenholme" w:date="2026-05-29T12:38:00Z" w16du:dateUtc="2026-05-29T11:38:00Z">
        <w:r w:rsidRPr="0022764C" w:rsidDel="00BB79CB">
          <w:rPr>
            <w:rFonts w:ascii="Arial" w:hAnsi="Arial" w:cs="Arial"/>
            <w:szCs w:val="18"/>
          </w:rPr>
          <w:delText>Alternatively</w:delText>
        </w:r>
      </w:del>
      <w:ins w:id="512" w:author="stuart wolstenholme" w:date="2026-05-29T12:38:00Z" w16du:dateUtc="2026-05-29T11:38:00Z">
        <w:r w:rsidR="00BB79CB" w:rsidRPr="0022764C">
          <w:rPr>
            <w:rFonts w:ascii="Arial" w:hAnsi="Arial" w:cs="Arial"/>
            <w:szCs w:val="18"/>
          </w:rPr>
          <w:t>Alternatively,</w:t>
        </w:r>
      </w:ins>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del w:id="513" w:author="stuart wolstenholme" w:date="2026-05-29T12:38:00Z" w16du:dateUtc="2026-05-29T11:38:00Z">
        <w:r w:rsidRPr="0022764C" w:rsidDel="00BB79CB">
          <w:delText>appointed</w:delText>
        </w:r>
      </w:del>
      <w:ins w:id="514" w:author="stuart wolstenholme" w:date="2026-05-29T12:38:00Z" w16du:dateUtc="2026-05-29T11:38:00Z">
        <w:r w:rsidR="00BB79CB" w:rsidRPr="0022764C">
          <w:t>appointed,</w:t>
        </w:r>
      </w:ins>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1"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del w:id="515" w:author="stuart wolstenholme" w:date="2026-05-29T12:38:00Z" w16du:dateUtc="2026-05-29T11:38:00Z">
        <w:r w:rsidRPr="0022764C" w:rsidDel="00BB79CB">
          <w:delText>data</w:delText>
        </w:r>
      </w:del>
      <w:ins w:id="516" w:author="stuart wolstenholme" w:date="2026-05-29T12:38:00Z" w16du:dateUtc="2026-05-29T11:38:00Z">
        <w:r w:rsidR="00BB79CB" w:rsidRPr="0022764C">
          <w:t>data,</w:t>
        </w:r>
      </w:ins>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2"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del w:id="517" w:author="stuart wolstenholme" w:date="2026-05-29T12:38:00Z" w16du:dateUtc="2026-05-29T11:38:00Z">
        <w:r w:rsidRPr="0022764C" w:rsidDel="00BB79CB">
          <w:delText>Whiteladies</w:delText>
        </w:r>
      </w:del>
      <w:ins w:id="518" w:author="stuart wolstenholme" w:date="2026-05-29T12:38:00Z" w16du:dateUtc="2026-05-29T11:38:00Z">
        <w:r w:rsidR="00BB79CB" w:rsidRPr="0022764C">
          <w:t>White ladies</w:t>
        </w:r>
      </w:ins>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del w:id="519" w:author="stuart wolstenholme" w:date="2026-05-29T12:38:00Z" w16du:dateUtc="2026-05-29T11:38:00Z">
        <w:r w:rsidRPr="0022764C" w:rsidDel="00BB79CB">
          <w:delText>satisfaction</w:delText>
        </w:r>
      </w:del>
      <w:ins w:id="520" w:author="stuart wolstenholme" w:date="2026-05-29T12:38:00Z" w16du:dateUtc="2026-05-29T11:38:00Z">
        <w:r w:rsidR="00BB79CB" w:rsidRPr="0022764C">
          <w:t>satisfaction,</w:t>
        </w:r>
      </w:ins>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521" w:name="tocpg_24"/>
      <w:bookmarkStart w:id="522" w:name="Section_14"/>
      <w:bookmarkEnd w:id="521"/>
      <w:r w:rsidRPr="0022764C">
        <w:rPr>
          <w:iCs/>
          <w:color w:val="C79000" w:themeColor="accent2"/>
          <w:sz w:val="52"/>
          <w:szCs w:val="24"/>
        </w:rPr>
        <w:lastRenderedPageBreak/>
        <w:t xml:space="preserve">Section 14 - Management Liability Insurance </w:t>
      </w:r>
      <w:bookmarkEnd w:id="52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del w:id="523" w:author="stuart wolstenholme" w:date="2026-05-29T12:38:00Z" w16du:dateUtc="2026-05-29T11:38:00Z">
        <w:r w:rsidRPr="0022764C" w:rsidDel="00BB79CB">
          <w:delText>i</w:delText>
        </w:r>
      </w:del>
      <w:ins w:id="524" w:author="stuart wolstenholme" w:date="2026-05-29T12:38:00Z" w16du:dateUtc="2026-05-29T11:38:00Z">
        <w:r w:rsidR="00BB79CB" w:rsidRPr="0022764C">
          <w:t>I</w:t>
        </w:r>
      </w:ins>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del w:id="525" w:author="stuart wolstenholme" w:date="2026-05-29T12:38:00Z" w16du:dateUtc="2026-05-29T11:38:00Z">
        <w:r w:rsidRPr="0022764C" w:rsidDel="00BB79CB">
          <w:delText>manager,  trustee</w:delText>
        </w:r>
      </w:del>
      <w:ins w:id="526" w:author="stuart wolstenholme" w:date="2026-05-29T12:38:00Z" w16du:dateUtc="2026-05-29T11:38:00Z">
        <w:r w:rsidR="00BB79CB" w:rsidRPr="0022764C">
          <w:t>manager, trustee</w:t>
        </w:r>
      </w:ins>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del w:id="527" w:author="stuart wolstenholme" w:date="2026-05-29T12:38:00Z" w16du:dateUtc="2026-05-29T11:38:00Z">
        <w:r w:rsidRPr="0022764C" w:rsidDel="00BB79CB">
          <w:delText>pre</w:delText>
        </w:r>
      </w:del>
      <w:ins w:id="528" w:author="stuart wolstenholme" w:date="2026-05-29T12:38:00Z" w16du:dateUtc="2026-05-29T11:38:00Z">
        <w:r w:rsidR="00BB79CB" w:rsidRPr="0022764C">
          <w:t>pre-</w:t>
        </w:r>
      </w:ins>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del w:id="529" w:author="stuart wolstenholme" w:date="2026-05-29T12:38:00Z" w16du:dateUtc="2026-05-29T11:38:00Z">
        <w:r w:rsidRPr="0022764C" w:rsidDel="00BB79CB">
          <w:delText>i</w:delText>
        </w:r>
      </w:del>
      <w:ins w:id="530" w:author="stuart wolstenholme" w:date="2026-05-29T12:38:00Z" w16du:dateUtc="2026-05-29T11:38:00Z">
        <w:r w:rsidR="00BB79CB" w:rsidRPr="0022764C">
          <w:t>I</w:t>
        </w:r>
      </w:ins>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del w:id="531" w:author="stuart wolstenholme" w:date="2026-05-29T12:39:00Z" w16du:dateUtc="2026-05-29T11:39:00Z">
        <w:r w:rsidRPr="0022764C" w:rsidDel="00BB79CB">
          <w:rPr>
            <w:b/>
            <w:bCs w:val="0"/>
            <w:color w:val="auto"/>
          </w:rPr>
          <w:delText>Penalities</w:delText>
        </w:r>
      </w:del>
      <w:ins w:id="532" w:author="stuart wolstenholme" w:date="2026-05-29T12:39:00Z" w16du:dateUtc="2026-05-29T11:39:00Z">
        <w:r w:rsidR="00BB79CB" w:rsidRPr="0022764C">
          <w:rPr>
            <w:b/>
            <w:bCs w:val="0"/>
            <w:color w:val="auto"/>
          </w:rPr>
          <w:t>Penalties</w:t>
        </w:r>
      </w:ins>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533" w:name="_Ref306377608"/>
      <w:r w:rsidRPr="0022764C">
        <w:rPr>
          <w:b/>
          <w:bCs w:val="0"/>
          <w:color w:val="auto"/>
        </w:rPr>
        <w:t>Notice</w:t>
      </w:r>
      <w:bookmarkEnd w:id="53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FF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53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53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FF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53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53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del w:id="536" w:author="stuart wolstenholme" w:date="2026-05-29T12:48:00Z" w16du:dateUtc="2026-05-29T11:48:00Z">
        <w:r w:rsidRPr="0022764C" w:rsidDel="0022764C">
          <w:delText>a</w:delText>
        </w:r>
      </w:del>
      <w:ins w:id="537" w:author="stuart wolstenholme" w:date="2026-05-29T12:48:00Z" w16du:dateUtc="2026-05-29T11:48:00Z">
        <w:r w:rsidR="0022764C" w:rsidRPr="0022764C">
          <w:t>an</w:t>
        </w:r>
      </w:ins>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del w:id="538" w:author="stuart wolstenholme" w:date="2026-05-29T12:39:00Z" w16du:dateUtc="2026-05-29T11:39:00Z">
        <w:r w:rsidRPr="0022764C" w:rsidDel="00BB79CB">
          <w:rPr>
            <w:b/>
            <w:bCs/>
          </w:rPr>
          <w:delText xml:space="preserve">Insurer’s </w:delText>
        </w:r>
        <w:r w:rsidRPr="0022764C" w:rsidDel="00BB79CB">
          <w:delText> total</w:delText>
        </w:r>
      </w:del>
      <w:ins w:id="539" w:author="stuart wolstenholme" w:date="2026-05-29T12:39:00Z" w16du:dateUtc="2026-05-29T11:39:00Z">
        <w:r w:rsidR="00BB79CB" w:rsidRPr="0022764C">
          <w:rPr>
            <w:b/>
            <w:bCs/>
          </w:rPr>
          <w:t xml:space="preserve">Insurer’s </w:t>
        </w:r>
        <w:r w:rsidR="00BB79CB" w:rsidRPr="0022764C">
          <w:t>total</w:t>
        </w:r>
      </w:ins>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FF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540"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540"/>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662B74" w:rsidRPr="0022764C" w:rsidRDefault="00662B74" w:rsidP="00662B74"/>
    <w:p w:rsidR="00B0161D" w:rsidRPr="0022764C" w:rsidRDefault="00B0161D">
      <w:pPr>
        <w:pStyle w:val="Subtitle"/>
        <w:tabs>
          <w:tab w:val="left" w:pos="8120"/>
          <w:tab w:val="right" w:pos="10432"/>
        </w:tabs>
        <w:rPr>
          <w:rFonts w:ascii="Arial" w:eastAsia="Calibri" w:hAnsi="Arial" w:cs="Times New Roman"/>
        </w:rPr>
      </w:pPr>
      <w:bookmarkStart w:id="541" w:name="tocpg_25"/>
      <w:bookmarkStart w:id="542" w:name="Section_15"/>
      <w:bookmarkStart w:id="543" w:name="_Hlk170120152"/>
      <w:bookmarkEnd w:id="541"/>
      <w:r w:rsidRPr="0022764C">
        <w:rPr>
          <w:rFonts w:ascii="Arial" w:eastAsia="Calibri" w:hAnsi="Arial" w:cs="Times New Roman"/>
        </w:rPr>
        <w:t>Section 15 - CyberGuard™</w:t>
      </w:r>
      <w:bookmarkEnd w:id="542"/>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22764C"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Change w:id="544" w:author="stuart wolstenholme" w:date="2026-05-29T12:46:00Z" w16du:dateUtc="2026-05-29T11:46:00Z">
            <w:rPr>
              <w:rFonts w:eastAsia="Calibri" w:cstheme="minorHAnsi"/>
              <w:iCs/>
              <w:szCs w:val="18"/>
              <w:lang w:val="en-US"/>
            </w:rPr>
          </w:rPrChange>
        </w:rPr>
      </w:pPr>
      <w:r w:rsidRPr="0022764C">
        <w:rPr>
          <w:rFonts w:eastAsia="Calibri" w:cstheme="minorHAnsi"/>
          <w:iCs/>
          <w:szCs w:val="18"/>
          <w:rPrChange w:id="545" w:author="stuart wolstenholme" w:date="2026-05-29T12:46:00Z" w16du:dateUtc="2026-05-29T11:46:00Z">
            <w:rPr>
              <w:rFonts w:eastAsia="Calibri" w:cstheme="minorHAnsi"/>
              <w:iCs/>
              <w:szCs w:val="18"/>
              <w:lang w:val="en-US"/>
            </w:rPr>
          </w:rPrChange>
        </w:rPr>
        <w:t xml:space="preserve">In consideration of the payment of the premium, the </w:t>
      </w:r>
      <w:r w:rsidRPr="0022764C">
        <w:rPr>
          <w:rFonts w:eastAsia="Calibri" w:cstheme="minorHAnsi"/>
          <w:b/>
          <w:bCs/>
          <w:iCs/>
          <w:szCs w:val="18"/>
          <w:rPrChange w:id="546" w:author="stuart wolstenholme" w:date="2026-05-29T12:46:00Z" w16du:dateUtc="2026-05-29T11:46:00Z">
            <w:rPr>
              <w:rFonts w:eastAsia="Calibri" w:cstheme="minorHAnsi"/>
              <w:b/>
              <w:bCs/>
              <w:iCs/>
              <w:szCs w:val="18"/>
              <w:lang w:val="en-US"/>
            </w:rPr>
          </w:rPrChange>
        </w:rPr>
        <w:t>Named Insured’s</w:t>
      </w:r>
      <w:r w:rsidRPr="0022764C">
        <w:rPr>
          <w:rFonts w:eastAsia="Calibri" w:cstheme="minorHAnsi"/>
          <w:iCs/>
          <w:szCs w:val="18"/>
          <w:rPrChange w:id="547" w:author="stuart wolstenholme" w:date="2026-05-29T12:46:00Z" w16du:dateUtc="2026-05-29T11:46:00Z">
            <w:rPr>
              <w:rFonts w:eastAsia="Calibri" w:cstheme="minorHAnsi"/>
              <w:iCs/>
              <w:szCs w:val="18"/>
              <w:lang w:val="en-US"/>
            </w:rPr>
          </w:rPrChange>
        </w:rPr>
        <w:t xml:space="preserve"> undertaking to pay the applicable </w:t>
      </w:r>
      <w:r w:rsidRPr="0022764C">
        <w:rPr>
          <w:rFonts w:eastAsia="Calibri" w:cstheme="minorHAnsi"/>
          <w:b/>
          <w:bCs/>
          <w:iCs/>
          <w:szCs w:val="18"/>
          <w:rPrChange w:id="548" w:author="stuart wolstenholme" w:date="2026-05-29T12:46:00Z" w16du:dateUtc="2026-05-29T11:46:00Z">
            <w:rPr>
              <w:rFonts w:eastAsia="Calibri" w:cstheme="minorHAnsi"/>
              <w:b/>
              <w:bCs/>
              <w:iCs/>
              <w:szCs w:val="18"/>
              <w:lang w:val="en-US"/>
            </w:rPr>
          </w:rPrChange>
        </w:rPr>
        <w:t>Excess</w:t>
      </w:r>
      <w:r w:rsidRPr="0022764C">
        <w:rPr>
          <w:rFonts w:eastAsia="Calibri" w:cstheme="minorHAnsi"/>
          <w:iCs/>
          <w:szCs w:val="18"/>
          <w:rPrChange w:id="549" w:author="stuart wolstenholme" w:date="2026-05-29T12:46:00Z" w16du:dateUtc="2026-05-29T11:46:00Z">
            <w:rPr>
              <w:rFonts w:eastAsia="Calibri" w:cstheme="minorHAnsi"/>
              <w:iCs/>
              <w:szCs w:val="18"/>
              <w:lang w:val="en-US"/>
            </w:rPr>
          </w:rPrChange>
        </w:rPr>
        <w:t xml:space="preserve"> herein, and in reliance upon all statements made and information provided to </w:t>
      </w:r>
      <w:r w:rsidRPr="0022764C">
        <w:rPr>
          <w:rFonts w:eastAsia="Calibri" w:cstheme="minorHAnsi"/>
          <w:b/>
          <w:bCs/>
          <w:iCs/>
          <w:szCs w:val="18"/>
          <w:rPrChange w:id="550"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551" w:author="stuart wolstenholme" w:date="2026-05-29T12:46:00Z" w16du:dateUtc="2026-05-29T11:46:00Z">
            <w:rPr>
              <w:rFonts w:eastAsia="Calibri" w:cstheme="minorHAnsi"/>
              <w:iCs/>
              <w:szCs w:val="18"/>
              <w:lang w:val="en-US"/>
            </w:rPr>
          </w:rPrChange>
        </w:rPr>
        <w:t xml:space="preserve"> and subject to all terms, conditions, limitations and exclusions of this Policy, the </w:t>
      </w:r>
      <w:r w:rsidRPr="0022764C">
        <w:rPr>
          <w:rFonts w:eastAsia="Calibri" w:cstheme="minorHAnsi"/>
          <w:b/>
          <w:bCs/>
          <w:iCs/>
          <w:szCs w:val="18"/>
          <w:rPrChange w:id="552"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553" w:author="stuart wolstenholme" w:date="2026-05-29T12:46:00Z" w16du:dateUtc="2026-05-29T11:46:00Z">
            <w:rPr>
              <w:rFonts w:eastAsia="Calibri" w:cstheme="minorHAnsi"/>
              <w:iCs/>
              <w:szCs w:val="18"/>
              <w:lang w:val="en-US"/>
            </w:rPr>
          </w:rPrChange>
        </w:rPr>
        <w:t xml:space="preserve"> agrees with the</w:t>
      </w:r>
      <w:r w:rsidRPr="0022764C">
        <w:rPr>
          <w:rFonts w:eastAsia="Calibri" w:cstheme="minorHAnsi"/>
          <w:b/>
          <w:bCs/>
          <w:iCs/>
          <w:szCs w:val="18"/>
          <w:rPrChange w:id="554" w:author="stuart wolstenholme" w:date="2026-05-29T12:46:00Z" w16du:dateUtc="2026-05-29T11:46:00Z">
            <w:rPr>
              <w:rFonts w:eastAsia="Calibri" w:cstheme="minorHAnsi"/>
              <w:b/>
              <w:bCs/>
              <w:iCs/>
              <w:szCs w:val="18"/>
              <w:lang w:val="en-US"/>
            </w:rPr>
          </w:rPrChange>
        </w:rPr>
        <w:t xml:space="preserve"> Named Insured</w:t>
      </w:r>
      <w:r w:rsidRPr="0022764C">
        <w:rPr>
          <w:rFonts w:eastAsia="Calibri" w:cstheme="minorHAnsi"/>
          <w:iCs/>
          <w:szCs w:val="18"/>
          <w:rPrChange w:id="555" w:author="stuart wolstenholme" w:date="2026-05-29T12:46:00Z" w16du:dateUtc="2026-05-29T11:46:00Z">
            <w:rPr>
              <w:rFonts w:eastAsia="Calibri" w:cstheme="minorHAnsi"/>
              <w:iCs/>
              <w:szCs w:val="18"/>
              <w:lang w:val="en-US"/>
            </w:rPr>
          </w:rPrChange>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556" w:name="_Hlk165280889"/>
      <w:r w:rsidRPr="0022764C">
        <w:rPr>
          <w:rFonts w:eastAsia="Calibri" w:cstheme="majorHAnsi"/>
          <w:color w:val="009CE4"/>
          <w14:ligatures w14:val="standardContextual"/>
        </w:rPr>
        <w:t xml:space="preserve">Insuring Clauses </w:t>
      </w:r>
    </w:p>
    <w:p w:rsidR="006936E8" w:rsidRPr="0022764C"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Change w:id="55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558" w:author="stuart wolstenholme" w:date="2026-05-29T12:46:00Z" w16du:dateUtc="2026-05-29T11:46:00Z">
            <w:rPr>
              <w:rFonts w:eastAsia="Calibri" w:cstheme="minorHAnsi"/>
              <w:szCs w:val="18"/>
              <w:lang w:val="en-US" w:eastAsia="en-GB"/>
            </w:rPr>
          </w:rPrChange>
        </w:rPr>
        <w:t xml:space="preserve">This Policy applies only to those Insuring Clauses purchased by </w:t>
      </w:r>
      <w:r w:rsidRPr="0022764C">
        <w:rPr>
          <w:rFonts w:eastAsia="Calibri" w:cstheme="minorHAnsi"/>
          <w:iCs/>
          <w:szCs w:val="18"/>
          <w:rPrChange w:id="559" w:author="stuart wolstenholme" w:date="2026-05-29T12:46:00Z" w16du:dateUtc="2026-05-29T11:46:00Z">
            <w:rPr>
              <w:rFonts w:eastAsia="Calibri" w:cstheme="minorHAnsi"/>
              <w:iCs/>
              <w:szCs w:val="18"/>
              <w:lang w:val="en-US"/>
            </w:rPr>
          </w:rPrChange>
        </w:rPr>
        <w:t>the</w:t>
      </w:r>
      <w:r w:rsidRPr="0022764C">
        <w:rPr>
          <w:rFonts w:eastAsia="Calibri" w:cstheme="minorHAnsi"/>
          <w:b/>
          <w:bCs/>
          <w:szCs w:val="18"/>
          <w:lang w:eastAsia="en-GB"/>
          <w:rPrChange w:id="560"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561" w:author="stuart wolstenholme" w:date="2026-05-29T12:46:00Z" w16du:dateUtc="2026-05-29T11:46:00Z">
            <w:rPr>
              <w:rFonts w:eastAsia="Calibri" w:cstheme="minorHAnsi"/>
              <w:szCs w:val="18"/>
              <w:lang w:val="en-US" w:eastAsia="en-GB"/>
            </w:rPr>
          </w:rPrChange>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562"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563"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6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22764C">
        <w:rPr>
          <w:rFonts w:eastAsia="Calibri" w:cstheme="minorHAnsi"/>
          <w:iCs/>
          <w:color w:val="000000"/>
          <w:szCs w:val="18"/>
          <w:rPrChange w:id="565"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22764C">
        <w:rPr>
          <w:rFonts w:eastAsia="Calibri" w:cstheme="minorHAnsi"/>
          <w:iCs/>
          <w:color w:val="000000"/>
          <w:szCs w:val="18"/>
          <w:rPrChange w:id="56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6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lang w:eastAsia="en-GB"/>
          <w:rPrChange w:id="568"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69"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iCs/>
          <w:color w:val="000000"/>
          <w:szCs w:val="18"/>
          <w:rPrChange w:id="57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71"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22764C" w:rsidRDefault="006936E8" w:rsidP="006936E8">
      <w:pPr>
        <w:autoSpaceDE w:val="0"/>
        <w:autoSpaceDN w:val="0"/>
        <w:adjustRightInd w:val="0"/>
        <w:spacing w:before="0" w:line="240" w:lineRule="auto"/>
        <w:ind w:left="720"/>
        <w:rPr>
          <w:rFonts w:eastAsia="Arial" w:cstheme="minorHAnsi"/>
          <w:szCs w:val="18"/>
          <w:rPrChange w:id="572" w:author="stuart wolstenholme" w:date="2026-05-29T12:46:00Z" w16du:dateUtc="2026-05-29T11:46:00Z">
            <w:rPr>
              <w:rFonts w:eastAsia="Arial" w:cstheme="minorHAnsi"/>
              <w:szCs w:val="18"/>
              <w:lang w:val="en-US"/>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573"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22764C">
        <w:rPr>
          <w:rFonts w:eastAsia="Calibri" w:cstheme="minorHAnsi"/>
          <w:iCs/>
          <w:color w:val="000000"/>
          <w:szCs w:val="18"/>
          <w:rPrChange w:id="57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22764C">
        <w:rPr>
          <w:rFonts w:eastAsia="Calibri" w:cstheme="minorHAnsi"/>
          <w:iCs/>
          <w:color w:val="000000"/>
          <w:szCs w:val="18"/>
          <w:rPrChange w:id="575"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szCs w:val="18"/>
          <w:lang w:eastAsia="en-GB"/>
          <w:rPrChange w:id="576" w:author="stuart wolstenholme" w:date="2026-05-29T12:46:00Z" w16du:dateUtc="2026-05-29T11:46:00Z">
            <w:rPr>
              <w:rFonts w:eastAsia="Calibri" w:cstheme="minorHAnsi"/>
              <w:szCs w:val="18"/>
              <w:lang w:val="en-US" w:eastAsia="en-GB"/>
            </w:rPr>
          </w:rPrChange>
        </w:rPr>
        <w:t xml:space="preserve">provides written confirmation to </w:t>
      </w:r>
      <w:r w:rsidRPr="0022764C">
        <w:rPr>
          <w:rFonts w:eastAsia="Calibri" w:cstheme="minorHAnsi"/>
          <w:b/>
          <w:bCs/>
          <w:szCs w:val="18"/>
          <w:lang w:eastAsia="en-GB"/>
          <w:rPrChange w:id="57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57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579"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iCs/>
          <w:color w:val="000000"/>
          <w:szCs w:val="18"/>
          <w:rPrChange w:id="58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Insured’s </w:t>
      </w:r>
      <w:r w:rsidRPr="0022764C">
        <w:rPr>
          <w:rFonts w:eastAsia="Calibri" w:cstheme="minorHAnsi"/>
          <w:szCs w:val="18"/>
          <w:lang w:eastAsia="en-GB"/>
          <w:rPrChange w:id="581" w:author="stuart wolstenholme" w:date="2026-05-29T12:46:00Z" w16du:dateUtc="2026-05-29T11:46:00Z">
            <w:rPr>
              <w:rFonts w:eastAsia="Calibri" w:cstheme="minorHAnsi"/>
              <w:szCs w:val="18"/>
              <w:lang w:val="en-US" w:eastAsia="en-GB"/>
            </w:rPr>
          </w:rPrChange>
        </w:rPr>
        <w:t>bank</w:t>
      </w:r>
      <w:r w:rsidRPr="0022764C">
        <w:rPr>
          <w:rFonts w:eastAsia="Calibri" w:cstheme="minorHAnsi"/>
          <w:b/>
          <w:szCs w:val="18"/>
          <w:lang w:eastAsia="en-GB"/>
          <w:rPrChange w:id="58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583" w:author="stuart wolstenholme" w:date="2026-05-29T12:46:00Z" w16du:dateUtc="2026-05-29T11:46:00Z">
            <w:rPr>
              <w:rFonts w:eastAsia="Calibri" w:cstheme="minorHAnsi"/>
              <w:szCs w:val="18"/>
              <w:lang w:val="en-US" w:eastAsia="en-GB"/>
            </w:rPr>
          </w:rPrChange>
        </w:rPr>
        <w:t xml:space="preserve">or credit card company has refused to reverse </w:t>
      </w:r>
      <w:r w:rsidRPr="0022764C">
        <w:rPr>
          <w:rFonts w:eastAsia="Calibri" w:cstheme="minorHAnsi"/>
          <w:szCs w:val="18"/>
          <w:lang w:eastAsia="en-GB"/>
          <w:rPrChange w:id="584" w:author="stuart wolstenholme" w:date="2026-05-29T12:46:00Z" w16du:dateUtc="2026-05-29T11:46:00Z">
            <w:rPr>
              <w:rFonts w:eastAsia="Calibri" w:cstheme="minorHAnsi"/>
              <w:szCs w:val="18"/>
              <w:lang w:val="en-US" w:eastAsia="en-GB"/>
            </w:rPr>
          </w:rPrChange>
        </w:rPr>
        <w:t xml:space="preserve">or prevent a payment transaction or to indemnify or reimburse </w:t>
      </w:r>
      <w:r w:rsidRPr="0022764C">
        <w:rPr>
          <w:rFonts w:eastAsia="Calibri" w:cstheme="minorHAnsi"/>
          <w:iCs/>
          <w:color w:val="000000"/>
          <w:szCs w:val="18"/>
          <w:rPrChange w:id="58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586" w:author="stuart wolstenholme" w:date="2026-05-29T12:46:00Z" w16du:dateUtc="2026-05-29T11:46:00Z">
            <w:rPr>
              <w:rFonts w:eastAsia="Calibri" w:cstheme="minorHAnsi"/>
              <w:szCs w:val="18"/>
              <w:lang w:val="en-US" w:eastAsia="en-GB"/>
            </w:rPr>
          </w:rPrChange>
        </w:rPr>
        <w:t xml:space="preserve">for the </w:t>
      </w:r>
      <w:r w:rsidRPr="0022764C">
        <w:rPr>
          <w:rFonts w:eastAsia="Calibri" w:cstheme="minorHAnsi"/>
          <w:b/>
          <w:szCs w:val="18"/>
          <w:lang w:eastAsia="en-GB"/>
          <w:rPrChange w:id="587" w:author="stuart wolstenholme" w:date="2026-05-29T12:46:00Z" w16du:dateUtc="2026-05-29T11:46:00Z">
            <w:rPr>
              <w:rFonts w:eastAsia="Calibri" w:cstheme="minorHAnsi"/>
              <w:b/>
              <w:szCs w:val="18"/>
              <w:lang w:val="en-US" w:eastAsia="en-GB"/>
            </w:rPr>
          </w:rPrChange>
        </w:rPr>
        <w:t>Financial Fraud Loss</w:t>
      </w:r>
      <w:r w:rsidRPr="0022764C">
        <w:rPr>
          <w:rFonts w:eastAsia="Calibri" w:cstheme="minorHAnsi"/>
          <w:szCs w:val="18"/>
          <w:lang w:eastAsia="en-GB"/>
          <w:rPrChange w:id="58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22764C" w:rsidRDefault="006936E8" w:rsidP="006936E8">
      <w:pPr>
        <w:autoSpaceDE w:val="0"/>
        <w:autoSpaceDN w:val="0"/>
        <w:adjustRightInd w:val="0"/>
        <w:spacing w:before="0" w:line="240" w:lineRule="auto"/>
        <w:ind w:left="720"/>
        <w:rPr>
          <w:rFonts w:eastAsia="Calibri" w:cstheme="minorHAnsi"/>
          <w:szCs w:val="18"/>
          <w:lang w:eastAsia="en-GB"/>
          <w:rPrChange w:id="589" w:author="stuart wolstenholme" w:date="2026-05-29T12:46:00Z" w16du:dateUtc="2026-05-29T11:46:00Z">
            <w:rPr>
              <w:rFonts w:eastAsia="Calibri" w:cstheme="minorHAnsi"/>
              <w:szCs w:val="18"/>
              <w:lang w:val="en-US" w:eastAsia="en-GB"/>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59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22764C">
        <w:rPr>
          <w:rFonts w:eastAsia="Calibri" w:cstheme="minorHAnsi"/>
          <w:iCs/>
          <w:color w:val="000000"/>
          <w:szCs w:val="18"/>
          <w:rPrChange w:id="591"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22764C">
        <w:rPr>
          <w:rFonts w:eastAsia="Calibri" w:cstheme="minorHAnsi"/>
          <w:szCs w:val="18"/>
          <w:lang w:eastAsia="en-GB"/>
          <w:rPrChange w:id="592" w:author="stuart wolstenholme" w:date="2026-05-29T12:46:00Z" w16du:dateUtc="2026-05-29T11:46:00Z">
            <w:rPr>
              <w:rFonts w:eastAsia="Calibri" w:cstheme="minorHAnsi"/>
              <w:szCs w:val="18"/>
              <w:lang w:val="en-US" w:eastAsia="en-GB"/>
            </w:rPr>
          </w:rPrChange>
        </w:rPr>
        <w:t xml:space="preserve">Provided always that there is clear evidence that the </w:t>
      </w:r>
      <w:r w:rsidRPr="0022764C">
        <w:rPr>
          <w:rFonts w:eastAsia="Calibri" w:cstheme="minorHAnsi"/>
          <w:b/>
          <w:szCs w:val="18"/>
          <w:lang w:eastAsia="en-GB"/>
          <w:rPrChange w:id="593" w:author="stuart wolstenholme" w:date="2026-05-29T12:46:00Z" w16du:dateUtc="2026-05-29T11:46:00Z">
            <w:rPr>
              <w:rFonts w:eastAsia="Calibri" w:cstheme="minorHAnsi"/>
              <w:b/>
              <w:szCs w:val="18"/>
              <w:lang w:val="en-US" w:eastAsia="en-GB"/>
            </w:rPr>
          </w:rPrChange>
        </w:rPr>
        <w:t xml:space="preserve">Telecommunications Fraud Loss </w:t>
      </w:r>
      <w:r w:rsidRPr="0022764C">
        <w:rPr>
          <w:rFonts w:eastAsia="Calibri" w:cstheme="minorHAnsi"/>
          <w:szCs w:val="18"/>
          <w:lang w:eastAsia="en-GB"/>
          <w:rPrChange w:id="594"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595"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596" w:author="stuart wolstenholme" w:date="2026-05-29T12:46:00Z" w16du:dateUtc="2026-05-29T11:46:00Z">
            <w:rPr>
              <w:rFonts w:eastAsia="Calibri" w:cstheme="minorHAnsi"/>
              <w:szCs w:val="18"/>
              <w:lang w:val="en-US" w:eastAsia="en-GB"/>
            </w:rPr>
          </w:rPrChange>
        </w:rPr>
        <w:t xml:space="preserve">or that the </w:t>
      </w:r>
      <w:r w:rsidRPr="0022764C">
        <w:rPr>
          <w:rFonts w:eastAsia="Calibri" w:cstheme="minorHAnsi"/>
          <w:b/>
          <w:szCs w:val="18"/>
          <w:lang w:eastAsia="en-GB"/>
          <w:rPrChange w:id="597" w:author="stuart wolstenholme" w:date="2026-05-29T12:46:00Z" w16du:dateUtc="2026-05-29T11:46:00Z">
            <w:rPr>
              <w:rFonts w:eastAsia="Calibri" w:cstheme="minorHAnsi"/>
              <w:b/>
              <w:szCs w:val="18"/>
              <w:lang w:val="en-US" w:eastAsia="en-GB"/>
            </w:rPr>
          </w:rPrChange>
        </w:rPr>
        <w:t xml:space="preserve">Utilities Fraud Loss </w:t>
      </w:r>
      <w:r w:rsidRPr="0022764C">
        <w:rPr>
          <w:rFonts w:eastAsia="Calibri" w:cstheme="minorHAnsi"/>
          <w:szCs w:val="18"/>
          <w:lang w:eastAsia="en-GB"/>
          <w:rPrChange w:id="598"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599"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600" w:author="stuart wolstenholme" w:date="2026-05-29T12:46:00Z" w16du:dateUtc="2026-05-29T11:46:00Z">
            <w:rPr>
              <w:rFonts w:eastAsia="Calibri" w:cstheme="minorHAnsi"/>
              <w:szCs w:val="18"/>
              <w:lang w:val="en-US" w:eastAsia="en-GB"/>
            </w:rPr>
          </w:rPrChange>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601"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22764C">
        <w:rPr>
          <w:rFonts w:eastAsia="Calibri" w:cstheme="minorHAnsi"/>
          <w:iCs/>
          <w:color w:val="000000"/>
          <w:szCs w:val="18"/>
          <w:rPrChange w:id="602"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603"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22764C">
        <w:rPr>
          <w:rFonts w:eastAsia="Calibri" w:cstheme="minorHAnsi"/>
          <w:iCs/>
          <w:color w:val="000000"/>
          <w:szCs w:val="18"/>
          <w:rPrChange w:id="60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b/>
          <w:szCs w:val="18"/>
          <w:lang w:eastAsia="en-GB"/>
          <w:rPrChange w:id="605" w:author="stuart wolstenholme" w:date="2026-05-29T12:46:00Z" w16du:dateUtc="2026-05-29T11:46:00Z">
            <w:rPr>
              <w:rFonts w:eastAsia="Calibri" w:cstheme="minorHAnsi"/>
              <w:b/>
              <w:szCs w:val="18"/>
              <w:lang w:val="en-US" w:eastAsia="en-GB"/>
            </w:rPr>
          </w:rPrChange>
        </w:rPr>
        <w:t xml:space="preserve">Bricking Loss </w:t>
      </w:r>
      <w:r w:rsidRPr="0022764C">
        <w:rPr>
          <w:rFonts w:eastAsia="Calibri" w:cstheme="minorHAnsi"/>
          <w:szCs w:val="18"/>
          <w:lang w:eastAsia="en-GB"/>
          <w:rPrChange w:id="606" w:author="stuart wolstenholme" w:date="2026-05-29T12:46:00Z" w16du:dateUtc="2026-05-29T11:46:00Z">
            <w:rPr>
              <w:rFonts w:eastAsia="Calibri" w:cstheme="minorHAnsi"/>
              <w:szCs w:val="18"/>
              <w:lang w:val="en-US" w:eastAsia="en-GB"/>
            </w:rPr>
          </w:rPrChange>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607" w:author="stuart wolstenholme" w:date="2026-05-29T12:46:00Z" w16du:dateUtc="2026-05-29T11:46:00Z">
            <w:rPr>
              <w:rFonts w:eastAsia="Calibri" w:cstheme="minorHAnsi"/>
              <w:szCs w:val="18"/>
              <w:lang w:val="en-US" w:eastAsia="en-GB"/>
            </w:rPr>
          </w:rPrChange>
        </w:rPr>
        <w:t xml:space="preserve">due to a </w:t>
      </w:r>
      <w:r w:rsidRPr="0022764C">
        <w:rPr>
          <w:rFonts w:eastAsia="Calibri" w:cstheme="minorHAnsi"/>
          <w:b/>
          <w:szCs w:val="18"/>
          <w:lang w:eastAsia="en-GB"/>
          <w:rPrChange w:id="608" w:author="stuart wolstenholme" w:date="2026-05-29T12:46:00Z" w16du:dateUtc="2026-05-29T11:46:00Z">
            <w:rPr>
              <w:rFonts w:eastAsia="Calibri" w:cstheme="minorHAnsi"/>
              <w:b/>
              <w:szCs w:val="18"/>
              <w:lang w:val="en-US" w:eastAsia="en-GB"/>
            </w:rPr>
          </w:rPrChange>
        </w:rPr>
        <w:t xml:space="preserve">Bricking Event </w:t>
      </w:r>
      <w:r w:rsidRPr="0022764C">
        <w:rPr>
          <w:rFonts w:eastAsia="Calibri" w:cstheme="minorHAnsi"/>
          <w:bCs/>
          <w:szCs w:val="18"/>
          <w:lang w:eastAsia="en-GB"/>
          <w:rPrChange w:id="609" w:author="stuart wolstenholme" w:date="2026-05-29T12:46:00Z" w16du:dateUtc="2026-05-29T11:46:00Z">
            <w:rPr>
              <w:rFonts w:eastAsia="Calibri" w:cstheme="minorHAnsi"/>
              <w:bCs/>
              <w:szCs w:val="18"/>
              <w:lang w:val="en-US" w:eastAsia="en-GB"/>
            </w:rPr>
          </w:rPrChange>
        </w:rPr>
        <w:t>occurring and first discovered by an</w:t>
      </w:r>
      <w:r w:rsidRPr="0022764C">
        <w:rPr>
          <w:rFonts w:eastAsia="Calibri" w:cstheme="minorHAnsi"/>
          <w:b/>
          <w:szCs w:val="18"/>
          <w:lang w:eastAsia="en-GB"/>
          <w:rPrChange w:id="610" w:author="stuart wolstenholme" w:date="2026-05-29T12:46:00Z" w16du:dateUtc="2026-05-29T11:46:00Z">
            <w:rPr>
              <w:rFonts w:eastAsia="Calibri" w:cstheme="minorHAnsi"/>
              <w:b/>
              <w:szCs w:val="18"/>
              <w:lang w:val="en-US" w:eastAsia="en-GB"/>
            </w:rPr>
          </w:rPrChange>
        </w:rPr>
        <w:t xml:space="preserve"> Executive </w:t>
      </w:r>
      <w:r w:rsidRPr="0022764C">
        <w:rPr>
          <w:rFonts w:eastAsia="Calibri" w:cstheme="minorHAnsi"/>
          <w:bCs/>
          <w:szCs w:val="18"/>
          <w:lang w:eastAsia="en-GB"/>
          <w:rPrChange w:id="611" w:author="stuart wolstenholme" w:date="2026-05-29T12:46:00Z" w16du:dateUtc="2026-05-29T11:46:00Z">
            <w:rPr>
              <w:rFonts w:eastAsia="Calibri" w:cstheme="minorHAnsi"/>
              <w:bCs/>
              <w:szCs w:val="18"/>
              <w:lang w:val="en-US" w:eastAsia="en-GB"/>
            </w:rPr>
          </w:rPrChange>
        </w:rPr>
        <w:t>during the</w:t>
      </w:r>
      <w:r w:rsidRPr="0022764C">
        <w:rPr>
          <w:rFonts w:eastAsia="Calibri" w:cstheme="minorHAnsi"/>
          <w:b/>
          <w:szCs w:val="18"/>
          <w:lang w:eastAsia="en-GB"/>
          <w:rPrChange w:id="612" w:author="stuart wolstenholme" w:date="2026-05-29T12:46:00Z" w16du:dateUtc="2026-05-29T11:46:00Z">
            <w:rPr>
              <w:rFonts w:eastAsia="Calibri" w:cstheme="minorHAnsi"/>
              <w:b/>
              <w:szCs w:val="18"/>
              <w:lang w:val="en-US" w:eastAsia="en-GB"/>
            </w:rPr>
          </w:rPrChange>
        </w:rPr>
        <w:t xml:space="preserve"> Period of Insurance</w:t>
      </w:r>
      <w:r w:rsidRPr="0022764C">
        <w:rPr>
          <w:rFonts w:eastAsia="Calibri" w:cstheme="minorHAnsi"/>
          <w:szCs w:val="18"/>
          <w:lang w:eastAsia="en-GB"/>
          <w:rPrChange w:id="613" w:author="stuart wolstenholme" w:date="2026-05-29T12:46:00Z" w16du:dateUtc="2026-05-29T11:46:00Z">
            <w:rPr>
              <w:rFonts w:eastAsia="Calibri" w:cstheme="minorHAnsi"/>
              <w:szCs w:val="18"/>
              <w:lang w:val="en-US" w:eastAsia="en-GB"/>
            </w:rPr>
          </w:rPrChange>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del w:id="614" w:author="stuart wolstenholme" w:date="2026-05-29T12:48:00Z" w16du:dateUtc="2026-05-29T11:48:00Z">
        <w:r w:rsidRPr="0022764C" w:rsidDel="0022764C">
          <w:rPr>
            <w:rFonts w:eastAsia="Calibri" w:cstheme="minorHAnsi"/>
            <w:color w:val="000000"/>
            <w:szCs w:val="18"/>
            <w14:ligatures w14:val="standardContextual"/>
          </w:rPr>
          <w:delText>p</w:delText>
        </w:r>
      </w:del>
      <w:del w:id="615" w:author="stuart wolstenholme" w:date="2026-05-29T12:39:00Z" w16du:dateUtc="2026-05-29T11:39:00Z">
        <w:r w:rsidRPr="0022764C" w:rsidDel="00BB79CB">
          <w:rPr>
            <w:rFonts w:eastAsia="Calibri" w:cstheme="minorHAnsi"/>
            <w:szCs w:val="18"/>
            <w:lang w:eastAsia="en-GB"/>
            <w:rPrChange w:id="616" w:author="stuart wolstenholme" w:date="2026-05-29T12:46:00Z" w16du:dateUtc="2026-05-29T11:46:00Z">
              <w:rPr>
                <w:rFonts w:eastAsia="Calibri" w:cstheme="minorHAnsi"/>
                <w:szCs w:val="18"/>
                <w:lang w:val="en-US" w:eastAsia="en-GB"/>
              </w:rPr>
            </w:rPrChange>
          </w:rPr>
          <w:delText>rovides</w:delText>
        </w:r>
      </w:del>
      <w:ins w:id="617" w:author="stuart wolstenholme" w:date="2026-05-29T12:48:00Z" w16du:dateUtc="2026-05-29T11:48:00Z">
        <w:r w:rsidR="0022764C" w:rsidRPr="0022764C">
          <w:rPr>
            <w:rFonts w:eastAsia="Calibri" w:cstheme="minorHAnsi"/>
            <w:color w:val="000000"/>
            <w:szCs w:val="18"/>
            <w14:ligatures w14:val="standardContextual"/>
          </w:rPr>
          <w:t>provides</w:t>
        </w:r>
      </w:ins>
      <w:r w:rsidRPr="0022764C">
        <w:rPr>
          <w:rFonts w:eastAsia="Calibri" w:cstheme="minorHAnsi"/>
          <w:szCs w:val="18"/>
          <w:lang w:eastAsia="en-GB"/>
          <w:rPrChange w:id="618" w:author="stuart wolstenholme" w:date="2026-05-29T12:46:00Z" w16du:dateUtc="2026-05-29T11:46:00Z">
            <w:rPr>
              <w:rFonts w:eastAsia="Calibri" w:cstheme="minorHAnsi"/>
              <w:szCs w:val="18"/>
              <w:lang w:val="en-US" w:eastAsia="en-GB"/>
            </w:rPr>
          </w:rPrChange>
        </w:rPr>
        <w:t xml:space="preserve"> clear evidence that the </w:t>
      </w:r>
      <w:r w:rsidRPr="0022764C">
        <w:rPr>
          <w:rFonts w:eastAsia="Calibri" w:cstheme="minorHAnsi"/>
          <w:b/>
          <w:bCs/>
          <w:szCs w:val="18"/>
          <w:lang w:eastAsia="en-GB"/>
          <w:rPrChange w:id="619" w:author="stuart wolstenholme" w:date="2026-05-29T12:46:00Z" w16du:dateUtc="2026-05-29T11:46:00Z">
            <w:rPr>
              <w:rFonts w:eastAsia="Calibri" w:cstheme="minorHAnsi"/>
              <w:b/>
              <w:bCs/>
              <w:szCs w:val="18"/>
              <w:lang w:val="en-US" w:eastAsia="en-GB"/>
            </w:rPr>
          </w:rPrChange>
        </w:rPr>
        <w:t>Bricking Loss</w:t>
      </w:r>
      <w:r w:rsidRPr="0022764C">
        <w:rPr>
          <w:rFonts w:eastAsia="Calibri" w:cstheme="minorHAnsi"/>
          <w:szCs w:val="18"/>
          <w:lang w:eastAsia="en-GB"/>
          <w:rPrChange w:id="620" w:author="stuart wolstenholme" w:date="2026-05-29T12:46:00Z" w16du:dateUtc="2026-05-29T11:46:00Z">
            <w:rPr>
              <w:rFonts w:eastAsia="Calibri" w:cstheme="minorHAnsi"/>
              <w:szCs w:val="18"/>
              <w:lang w:val="en-US" w:eastAsia="en-GB"/>
            </w:rPr>
          </w:rPrChange>
        </w:rPr>
        <w:t xml:space="preserve"> results from the </w:t>
      </w:r>
      <w:r w:rsidRPr="0022764C">
        <w:rPr>
          <w:rFonts w:eastAsia="Calibri" w:cstheme="minorHAnsi"/>
          <w:b/>
          <w:bCs/>
          <w:szCs w:val="18"/>
          <w:lang w:eastAsia="en-GB"/>
          <w:rPrChange w:id="621" w:author="stuart wolstenholme" w:date="2026-05-29T12:46:00Z" w16du:dateUtc="2026-05-29T11:46:00Z">
            <w:rPr>
              <w:rFonts w:eastAsia="Calibri" w:cstheme="minorHAnsi"/>
              <w:b/>
              <w:bCs/>
              <w:szCs w:val="18"/>
              <w:lang w:val="en-US" w:eastAsia="en-GB"/>
            </w:rPr>
          </w:rPrChange>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22764C" w:rsidRDefault="006936E8" w:rsidP="006936E8">
      <w:pPr>
        <w:autoSpaceDE w:val="0"/>
        <w:autoSpaceDN w:val="0"/>
        <w:adjustRightInd w:val="0"/>
        <w:spacing w:before="0" w:line="240" w:lineRule="auto"/>
        <w:ind w:left="360"/>
        <w:rPr>
          <w:rFonts w:eastAsia="Calibri" w:cstheme="minorHAnsi"/>
          <w:szCs w:val="18"/>
          <w:lang w:eastAsia="en-GB"/>
          <w:rPrChange w:id="622" w:author="stuart wolstenholme" w:date="2026-05-29T12:46:00Z" w16du:dateUtc="2026-05-29T11:46:00Z">
            <w:rPr>
              <w:rFonts w:eastAsia="Calibri" w:cstheme="minorHAnsi"/>
              <w:szCs w:val="18"/>
              <w:lang w:val="en-US" w:eastAsia="en-GB"/>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szCs w:val="18"/>
          <w:lang w:eastAsia="en-GB"/>
          <w:rPrChange w:id="623" w:author="stuart wolstenholme" w:date="2026-05-29T12:46:00Z" w16du:dateUtc="2026-05-29T11:46:00Z">
            <w:rPr>
              <w:rFonts w:eastAsia="Calibri" w:cstheme="minorHAnsi"/>
              <w:szCs w:val="18"/>
              <w:lang w:val="en-US" w:eastAsia="en-GB"/>
            </w:rPr>
          </w:rPrChange>
        </w:rPr>
        <w:t xml:space="preserve">for physical damage to </w:t>
      </w:r>
      <w:r w:rsidRPr="0022764C">
        <w:rPr>
          <w:rFonts w:eastAsia="Calibri" w:cstheme="minorHAnsi"/>
          <w:b/>
          <w:szCs w:val="18"/>
          <w:lang w:eastAsia="en-GB"/>
          <w:rPrChange w:id="624"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625" w:author="stuart wolstenholme" w:date="2026-05-29T12:46:00Z" w16du:dateUtc="2026-05-29T11:46:00Z">
            <w:rPr>
              <w:rFonts w:eastAsia="Calibri" w:cstheme="minorHAnsi"/>
              <w:szCs w:val="18"/>
              <w:lang w:val="en-US" w:eastAsia="en-GB"/>
            </w:rPr>
          </w:rPrChange>
        </w:rPr>
        <w:t xml:space="preserve">caused by or resulting from a </w:t>
      </w:r>
      <w:r w:rsidRPr="0022764C">
        <w:rPr>
          <w:rFonts w:eastAsia="Calibri" w:cstheme="minorHAnsi"/>
          <w:b/>
          <w:szCs w:val="18"/>
          <w:lang w:eastAsia="en-GB"/>
          <w:rPrChange w:id="626"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627" w:author="stuart wolstenholme" w:date="2026-05-29T12:46:00Z" w16du:dateUtc="2026-05-29T11:46:00Z">
            <w:rPr>
              <w:rFonts w:eastAsia="Calibri" w:cstheme="minorHAnsi"/>
              <w:szCs w:val="18"/>
              <w:lang w:val="en-US" w:eastAsia="en-GB"/>
            </w:rPr>
          </w:rPrChange>
        </w:rPr>
        <w:t>, provided always that:</w:t>
      </w:r>
    </w:p>
    <w:p w:rsidR="00054903" w:rsidRPr="0022764C" w:rsidRDefault="00054903" w:rsidP="006936E8">
      <w:pPr>
        <w:autoSpaceDE w:val="0"/>
        <w:autoSpaceDN w:val="0"/>
        <w:adjustRightInd w:val="0"/>
        <w:spacing w:before="0" w:line="240" w:lineRule="auto"/>
        <w:ind w:left="360"/>
        <w:rPr>
          <w:rFonts w:eastAsia="Calibri" w:cstheme="minorHAnsi"/>
          <w:szCs w:val="18"/>
          <w:lang w:eastAsia="en-GB"/>
          <w:rPrChange w:id="628"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22764C">
        <w:rPr>
          <w:rFonts w:eastAsia="Calibri" w:cstheme="minorHAnsi"/>
          <w:szCs w:val="18"/>
          <w:lang w:eastAsia="en-GB"/>
          <w:rPrChange w:id="629"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630" w:author="stuart wolstenholme" w:date="2026-05-29T12:46:00Z" w16du:dateUtc="2026-05-29T11:46:00Z">
            <w:rPr>
              <w:rFonts w:eastAsia="Calibri" w:cstheme="minorHAnsi"/>
              <w:b/>
              <w:szCs w:val="18"/>
              <w:lang w:val="en-US" w:eastAsia="en-GB"/>
            </w:rPr>
          </w:rPrChange>
        </w:rPr>
        <w:t xml:space="preserve">Hacking Attack </w:t>
      </w:r>
      <w:r w:rsidRPr="0022764C">
        <w:rPr>
          <w:rFonts w:eastAsia="Calibri" w:cstheme="minorHAnsi"/>
          <w:szCs w:val="18"/>
          <w:lang w:eastAsia="en-GB"/>
          <w:rPrChange w:id="631" w:author="stuart wolstenholme" w:date="2026-05-29T12:46:00Z" w16du:dateUtc="2026-05-29T11:46:00Z">
            <w:rPr>
              <w:rFonts w:eastAsia="Calibri" w:cstheme="minorHAnsi"/>
              <w:szCs w:val="18"/>
              <w:lang w:val="en-US" w:eastAsia="en-GB"/>
            </w:rPr>
          </w:rPrChange>
        </w:rPr>
        <w:t xml:space="preserve">occurs and is first discovered by an </w:t>
      </w:r>
      <w:r w:rsidRPr="0022764C">
        <w:rPr>
          <w:rFonts w:eastAsia="Calibri" w:cstheme="minorHAnsi"/>
          <w:b/>
          <w:szCs w:val="18"/>
          <w:lang w:eastAsia="en-GB"/>
          <w:rPrChange w:id="632"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633"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bCs/>
          <w:color w:val="000000"/>
          <w:szCs w:val="18"/>
          <w:rPrChange w:id="634" w:author="stuart wolstenholme" w:date="2026-05-29T12:46:00Z" w16du:dateUtc="2026-05-29T11:46:00Z">
            <w:rPr>
              <w:rFonts w:eastAsia="Calibri" w:cstheme="minorHAnsi"/>
              <w:b/>
              <w:bCs/>
              <w:color w:val="000000"/>
              <w:szCs w:val="18"/>
              <w:lang w:val="en-US"/>
            </w:rPr>
          </w:rPrChange>
        </w:rPr>
        <w:t>Period of Insurance</w:t>
      </w:r>
      <w:r w:rsidRPr="0022764C">
        <w:rPr>
          <w:rFonts w:eastAsia="Calibri" w:cstheme="minorHAnsi"/>
          <w:bCs/>
          <w:szCs w:val="18"/>
          <w:lang w:eastAsia="en-GB"/>
          <w:rPrChange w:id="63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636"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637" w:author="stuart wolstenholme" w:date="2026-05-29T12:46:00Z" w16du:dateUtc="2026-05-29T11:46:00Z">
            <w:rPr>
              <w:rFonts w:eastAsia="Calibri" w:cstheme="minorHAnsi"/>
              <w:b/>
              <w:szCs w:val="18"/>
              <w:lang w:val="en-US" w:eastAsia="en-GB"/>
            </w:rPr>
          </w:rPrChange>
        </w:rPr>
        <w:t xml:space="preserve"> Insured </w:t>
      </w:r>
      <w:r w:rsidRPr="0022764C">
        <w:rPr>
          <w:rFonts w:eastAsia="Calibri" w:cstheme="minorHAnsi"/>
          <w:szCs w:val="18"/>
          <w:lang w:eastAsia="en-GB"/>
          <w:rPrChange w:id="638" w:author="stuart wolstenholme" w:date="2026-05-29T12:46:00Z" w16du:dateUtc="2026-05-29T11:46:00Z">
            <w:rPr>
              <w:rFonts w:eastAsia="Calibri" w:cstheme="minorHAnsi"/>
              <w:szCs w:val="18"/>
              <w:lang w:val="en-US" w:eastAsia="en-GB"/>
            </w:rPr>
          </w:rPrChange>
        </w:rPr>
        <w:t xml:space="preserve">provides clear evidence that such physical damage is directly caused by or results from a </w:t>
      </w:r>
      <w:r w:rsidRPr="0022764C">
        <w:rPr>
          <w:rFonts w:eastAsia="Calibri" w:cstheme="minorHAnsi"/>
          <w:b/>
          <w:szCs w:val="18"/>
          <w:lang w:eastAsia="en-GB"/>
          <w:rPrChange w:id="639"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640" w:author="stuart wolstenholme" w:date="2026-05-29T12:46:00Z" w16du:dateUtc="2026-05-29T11:46:00Z">
            <w:rPr>
              <w:rFonts w:eastAsia="Calibri" w:cstheme="minorHAnsi"/>
              <w:szCs w:val="18"/>
              <w:lang w:val="en-US" w:eastAsia="en-GB"/>
            </w:rPr>
          </w:rPrChange>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szCs w:val="18"/>
          <w:lang w:eastAsia="en-GB"/>
          <w:rPrChange w:id="641" w:author="stuart wolstenholme" w:date="2026-05-29T12:46:00Z" w16du:dateUtc="2026-05-29T11:46:00Z">
            <w:rPr>
              <w:rFonts w:eastAsia="Calibri" w:cstheme="minorHAnsi"/>
              <w:szCs w:val="18"/>
              <w:lang w:val="en-US" w:eastAsia="en-GB"/>
            </w:rPr>
          </w:rPrChange>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22764C">
        <w:rPr>
          <w:rFonts w:eastAsia="Calibri" w:cstheme="minorHAnsi"/>
          <w:b/>
          <w:bCs/>
          <w:szCs w:val="18"/>
          <w:lang w:eastAsia="en-GB"/>
          <w:rPrChange w:id="6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643" w:author="stuart wolstenholme" w:date="2026-05-29T12:46:00Z" w16du:dateUtc="2026-05-29T11:46:00Z">
            <w:rPr>
              <w:rFonts w:eastAsia="Calibri" w:cstheme="minorHAnsi"/>
              <w:szCs w:val="18"/>
              <w:lang w:val="en-US" w:eastAsia="en-GB"/>
            </w:rPr>
          </w:rPrChange>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644" w:name="_Hlk165280430"/>
      <w:r w:rsidRPr="0022764C">
        <w:rPr>
          <w:rFonts w:eastAsia="Calibri" w:cstheme="majorHAnsi"/>
          <w:color w:val="000000"/>
          <w:szCs w:val="22"/>
          <w14:ligatures w14:val="standardContextual"/>
        </w:rPr>
        <w:t>Court Attendance Costs</w:t>
      </w:r>
    </w:p>
    <w:p w:rsidR="006936E8" w:rsidRPr="0022764C" w:rsidRDefault="006936E8" w:rsidP="006936E8">
      <w:pPr>
        <w:autoSpaceDE w:val="0"/>
        <w:autoSpaceDN w:val="0"/>
        <w:adjustRightInd w:val="0"/>
        <w:spacing w:before="0" w:line="240" w:lineRule="auto"/>
        <w:ind w:left="360"/>
        <w:rPr>
          <w:rFonts w:eastAsia="Times New Roman" w:cstheme="minorHAnsi"/>
          <w:szCs w:val="18"/>
          <w:rPrChange w:id="645" w:author="stuart wolstenholme" w:date="2026-05-29T12:46:00Z" w16du:dateUtc="2026-05-29T11:46:00Z">
            <w:rPr>
              <w:rFonts w:eastAsia="Times New Roman" w:cstheme="minorHAnsi"/>
              <w:szCs w:val="18"/>
              <w:lang w:val="en-US"/>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22764C">
        <w:rPr>
          <w:rFonts w:eastAsia="Times New Roman" w:cstheme="minorHAnsi"/>
          <w:szCs w:val="18"/>
          <w:rPrChange w:id="646" w:author="stuart wolstenholme" w:date="2026-05-29T12:46:00Z" w16du:dateUtc="2026-05-29T11:46:00Z">
            <w:rPr>
              <w:rFonts w:eastAsia="Times New Roman" w:cstheme="minorHAnsi"/>
              <w:szCs w:val="18"/>
              <w:lang w:val="en-US"/>
            </w:rPr>
          </w:rPrChange>
        </w:rPr>
        <w:t xml:space="preserve">reimburse an </w:t>
      </w:r>
      <w:r w:rsidRPr="0022764C">
        <w:rPr>
          <w:rFonts w:eastAsia="Times New Roman" w:cstheme="minorHAnsi"/>
          <w:b/>
          <w:szCs w:val="18"/>
          <w:rPrChange w:id="647"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bCs/>
          <w:szCs w:val="18"/>
          <w:rPrChange w:id="648" w:author="stuart wolstenholme" w:date="2026-05-29T12:46:00Z" w16du:dateUtc="2026-05-29T11:46:00Z">
            <w:rPr>
              <w:rFonts w:eastAsia="Times New Roman" w:cstheme="minorHAnsi"/>
              <w:bCs/>
              <w:szCs w:val="18"/>
              <w:lang w:val="en-US"/>
            </w:rPr>
          </w:rPrChange>
        </w:rPr>
        <w:t>,</w:t>
      </w:r>
      <w:r w:rsidRPr="0022764C">
        <w:rPr>
          <w:rFonts w:eastAsia="Times New Roman" w:cstheme="minorHAnsi"/>
          <w:b/>
          <w:szCs w:val="18"/>
          <w:rPrChange w:id="649"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650" w:author="stuart wolstenholme" w:date="2026-05-29T12:46:00Z" w16du:dateUtc="2026-05-29T11:46:00Z">
            <w:rPr>
              <w:rFonts w:eastAsia="Times New Roman" w:cstheme="minorHAnsi"/>
              <w:szCs w:val="18"/>
              <w:lang w:val="en-US"/>
            </w:rPr>
          </w:rPrChange>
        </w:rPr>
        <w:t xml:space="preserve">up to a maximum of £500 per day, for </w:t>
      </w:r>
      <w:r w:rsidRPr="0022764C">
        <w:rPr>
          <w:rFonts w:eastAsia="Times New Roman" w:cstheme="minorHAnsi"/>
          <w:b/>
          <w:szCs w:val="18"/>
          <w:rPrChange w:id="651" w:author="stuart wolstenholme" w:date="2026-05-29T12:46:00Z" w16du:dateUtc="2026-05-29T11:46:00Z">
            <w:rPr>
              <w:rFonts w:eastAsia="Times New Roman" w:cstheme="minorHAnsi"/>
              <w:b/>
              <w:szCs w:val="18"/>
              <w:lang w:val="en-US"/>
            </w:rPr>
          </w:rPrChange>
        </w:rPr>
        <w:t xml:space="preserve">Court Attendance Costs </w:t>
      </w:r>
      <w:r w:rsidRPr="0022764C">
        <w:rPr>
          <w:rFonts w:eastAsia="Times New Roman" w:cstheme="minorHAnsi"/>
          <w:szCs w:val="18"/>
          <w:rPrChange w:id="652" w:author="stuart wolstenholme" w:date="2026-05-29T12:46:00Z" w16du:dateUtc="2026-05-29T11:46:00Z">
            <w:rPr>
              <w:rFonts w:eastAsia="Times New Roman" w:cstheme="minorHAnsi"/>
              <w:szCs w:val="18"/>
              <w:lang w:val="en-US"/>
            </w:rPr>
          </w:rPrChange>
        </w:rPr>
        <w:t xml:space="preserve">incurred by an </w:t>
      </w:r>
      <w:r w:rsidRPr="0022764C">
        <w:rPr>
          <w:rFonts w:eastAsia="Times New Roman" w:cstheme="minorHAnsi"/>
          <w:b/>
          <w:szCs w:val="18"/>
          <w:rPrChange w:id="653"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654" w:author="stuart wolstenholme" w:date="2026-05-29T12:46:00Z" w16du:dateUtc="2026-05-29T11:46:00Z">
            <w:rPr>
              <w:rFonts w:eastAsia="Times New Roman" w:cstheme="minorHAnsi"/>
              <w:szCs w:val="18"/>
              <w:lang w:val="en-US"/>
            </w:rPr>
          </w:rPrChange>
        </w:rPr>
        <w:t xml:space="preserve">to attend mediation, arbitration proceedings, hearings, depositions and trials, </w:t>
      </w:r>
      <w:r w:rsidRPr="0022764C">
        <w:rPr>
          <w:rFonts w:eastAsia="Calibri" w:cstheme="minorHAnsi"/>
          <w:szCs w:val="18"/>
          <w:lang w:eastAsia="en-GB"/>
          <w:rPrChange w:id="655" w:author="stuart wolstenholme" w:date="2026-05-29T12:46:00Z" w16du:dateUtc="2026-05-29T11:46:00Z">
            <w:rPr>
              <w:rFonts w:eastAsia="Calibri" w:cstheme="minorHAnsi"/>
              <w:szCs w:val="18"/>
              <w:lang w:val="en-US" w:eastAsia="en-GB"/>
            </w:rPr>
          </w:rPrChange>
        </w:rPr>
        <w:t>if</w:t>
      </w:r>
      <w:r w:rsidRPr="0022764C">
        <w:rPr>
          <w:rFonts w:eastAsia="Calibri" w:cstheme="minorHAnsi"/>
          <w:szCs w:val="18"/>
          <w:rPrChange w:id="656" w:author="stuart wolstenholme" w:date="2026-05-29T12:46:00Z" w16du:dateUtc="2026-05-29T11:46:00Z">
            <w:rPr>
              <w:rFonts w:eastAsia="Calibri" w:cstheme="minorHAnsi"/>
              <w:szCs w:val="18"/>
              <w:lang w:val="en-US"/>
            </w:rPr>
          </w:rPrChange>
        </w:rPr>
        <w:t xml:space="preserve"> required by the </w:t>
      </w:r>
      <w:r w:rsidRPr="0022764C">
        <w:rPr>
          <w:rFonts w:eastAsia="Calibri" w:cstheme="minorHAnsi"/>
          <w:b/>
          <w:bCs/>
          <w:szCs w:val="18"/>
          <w:rPrChange w:id="657" w:author="stuart wolstenholme" w:date="2026-05-29T12:46:00Z" w16du:dateUtc="2026-05-29T11:46:00Z">
            <w:rPr>
              <w:rFonts w:eastAsia="Calibri" w:cstheme="minorHAnsi"/>
              <w:b/>
              <w:bCs/>
              <w:szCs w:val="18"/>
              <w:lang w:val="en-US"/>
            </w:rPr>
          </w:rPrChange>
        </w:rPr>
        <w:t>Insurer</w:t>
      </w:r>
      <w:r w:rsidRPr="0022764C">
        <w:rPr>
          <w:rFonts w:eastAsia="Calibri" w:cstheme="minorHAnsi"/>
          <w:szCs w:val="18"/>
          <w:rPrChange w:id="658" w:author="stuart wolstenholme" w:date="2026-05-29T12:46:00Z" w16du:dateUtc="2026-05-29T11:46:00Z">
            <w:rPr>
              <w:rFonts w:eastAsia="Calibri" w:cstheme="minorHAnsi"/>
              <w:szCs w:val="18"/>
              <w:lang w:val="en-US"/>
            </w:rPr>
          </w:rPrChange>
        </w:rPr>
        <w:t xml:space="preserve"> in connection with the defence of a </w:t>
      </w:r>
      <w:r w:rsidRPr="0022764C">
        <w:rPr>
          <w:rFonts w:eastAsia="Calibri" w:cstheme="minorHAnsi"/>
          <w:b/>
          <w:szCs w:val="18"/>
          <w:rPrChange w:id="659" w:author="stuart wolstenholme" w:date="2026-05-29T12:46:00Z" w16du:dateUtc="2026-05-29T11:46:00Z">
            <w:rPr>
              <w:rFonts w:eastAsia="Calibri" w:cstheme="minorHAnsi"/>
              <w:b/>
              <w:szCs w:val="18"/>
              <w:lang w:val="en-US"/>
            </w:rPr>
          </w:rPrChange>
        </w:rPr>
        <w:t>Claim</w:t>
      </w:r>
      <w:r w:rsidRPr="0022764C">
        <w:rPr>
          <w:rFonts w:eastAsia="Times New Roman" w:cstheme="minorHAnsi"/>
          <w:szCs w:val="18"/>
          <w:rPrChange w:id="660" w:author="stuart wolstenholme" w:date="2026-05-29T12:46:00Z" w16du:dateUtc="2026-05-29T11:46:00Z">
            <w:rPr>
              <w:rFonts w:eastAsia="Times New Roman" w:cstheme="minorHAnsi"/>
              <w:szCs w:val="18"/>
              <w:lang w:val="en-US"/>
            </w:rPr>
          </w:rPrChange>
        </w:rPr>
        <w:t xml:space="preserve"> under any</w:t>
      </w:r>
      <w:r w:rsidRPr="0022764C">
        <w:rPr>
          <w:rFonts w:eastAsia="Calibri" w:cstheme="minorHAnsi"/>
          <w:szCs w:val="18"/>
          <w:lang w:eastAsia="en-GB"/>
          <w:rPrChange w:id="661" w:author="stuart wolstenholme" w:date="2026-05-29T12:46:00Z" w16du:dateUtc="2026-05-29T11:46:00Z">
            <w:rPr>
              <w:rFonts w:eastAsia="Calibri" w:cstheme="minorHAnsi"/>
              <w:szCs w:val="18"/>
              <w:lang w:val="en-US" w:eastAsia="en-GB"/>
            </w:rPr>
          </w:rPrChange>
        </w:rPr>
        <w:t xml:space="preserve"> </w:t>
      </w:r>
      <w:del w:id="662" w:author="stuart wolstenholme" w:date="2026-05-29T12:39:00Z" w16du:dateUtc="2026-05-29T11:39:00Z">
        <w:r w:rsidRPr="0022764C" w:rsidDel="00BB79CB">
          <w:rPr>
            <w:rFonts w:eastAsia="Calibri" w:cstheme="minorHAnsi"/>
            <w:szCs w:val="18"/>
            <w:lang w:eastAsia="en-GB"/>
            <w:rPrChange w:id="663" w:author="stuart wolstenholme" w:date="2026-05-29T12:46:00Z" w16du:dateUtc="2026-05-29T11:46:00Z">
              <w:rPr>
                <w:rFonts w:eastAsia="Calibri" w:cstheme="minorHAnsi"/>
                <w:szCs w:val="18"/>
                <w:lang w:val="en-US" w:eastAsia="en-GB"/>
              </w:rPr>
            </w:rPrChange>
          </w:rPr>
          <w:delText>Third Party</w:delText>
        </w:r>
      </w:del>
      <w:ins w:id="664" w:author="stuart wolstenholme" w:date="2026-05-29T12:39:00Z" w16du:dateUtc="2026-05-29T11:39:00Z">
        <w:r w:rsidR="00BB79CB" w:rsidRPr="0022764C">
          <w:rPr>
            <w:rFonts w:eastAsia="Calibri" w:cstheme="minorHAnsi"/>
            <w:szCs w:val="18"/>
            <w:lang w:eastAsia="en-GB"/>
            <w:rPrChange w:id="665" w:author="stuart wolstenholme" w:date="2026-05-29T12:46:00Z" w16du:dateUtc="2026-05-29T11:46:00Z">
              <w:rPr>
                <w:rFonts w:eastAsia="Calibri" w:cstheme="minorHAnsi"/>
                <w:szCs w:val="18"/>
                <w:lang w:val="en-US" w:eastAsia="en-GB"/>
              </w:rPr>
            </w:rPrChange>
          </w:rPr>
          <w:t>Third-Party</w:t>
        </w:r>
      </w:ins>
      <w:r w:rsidRPr="0022764C">
        <w:rPr>
          <w:rFonts w:eastAsia="Calibri" w:cstheme="minorHAnsi"/>
          <w:szCs w:val="18"/>
          <w:lang w:eastAsia="en-GB"/>
          <w:rPrChange w:id="666" w:author="stuart wolstenholme" w:date="2026-05-29T12:46:00Z" w16du:dateUtc="2026-05-29T11:46:00Z">
            <w:rPr>
              <w:rFonts w:eastAsia="Calibri" w:cstheme="minorHAnsi"/>
              <w:szCs w:val="18"/>
              <w:lang w:val="en-US" w:eastAsia="en-GB"/>
            </w:rPr>
          </w:rPrChange>
        </w:rPr>
        <w:t xml:space="preserve"> Liability Insuring Clause</w:t>
      </w:r>
      <w:r w:rsidRPr="0022764C">
        <w:rPr>
          <w:rFonts w:eastAsia="Times New Roman" w:cstheme="minorHAnsi"/>
          <w:szCs w:val="18"/>
          <w:rPrChange w:id="667" w:author="stuart wolstenholme" w:date="2026-05-29T12:46:00Z" w16du:dateUtc="2026-05-29T11:46:00Z">
            <w:rPr>
              <w:rFonts w:eastAsia="Times New Roman" w:cstheme="minorHAnsi"/>
              <w:szCs w:val="18"/>
              <w:lang w:val="en-US"/>
            </w:rPr>
          </w:rPrChange>
        </w:rPr>
        <w:t xml:space="preserve"> of this Policy.</w:t>
      </w:r>
    </w:p>
    <w:bookmarkEnd w:id="556"/>
    <w:bookmarkEnd w:id="644"/>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Unicode MS" w:cstheme="minorHAnsi"/>
          <w:kern w:val="2"/>
          <w:szCs w:val="18"/>
          <w14:ligatures w14:val="standardContextual"/>
          <w:rPrChange w:id="668" w:author="stuart wolstenholme" w:date="2026-05-29T12:46:00Z" w16du:dateUtc="2026-05-29T11:46:00Z">
            <w:rPr>
              <w:rFonts w:eastAsia="Arial Unicode MS" w:cstheme="minorHAnsi"/>
              <w:kern w:val="2"/>
              <w:szCs w:val="18"/>
              <w:lang w:val="en-US"/>
              <w14:ligatures w14:val="standardContextual"/>
            </w:rPr>
          </w:rPrChange>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22764C">
        <w:rPr>
          <w:rFonts w:eastAsia="Calibri" w:cstheme="minorHAnsi"/>
          <w:b/>
          <w:bCs/>
          <w:kern w:val="2"/>
          <w:szCs w:val="18"/>
          <w14:ligatures w14:val="standardContextual"/>
          <w:rPrChange w:id="669" w:author="stuart wolstenholme" w:date="2026-05-29T12:46:00Z" w16du:dateUtc="2026-05-29T11:46:00Z">
            <w:rPr>
              <w:rFonts w:eastAsia="Calibri" w:cstheme="minorHAnsi"/>
              <w:b/>
              <w:bCs/>
              <w:kern w:val="2"/>
              <w:szCs w:val="18"/>
              <w:lang w:val="en-US"/>
              <w14:ligatures w14:val="standardContextual"/>
            </w:rPr>
          </w:rPrChange>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FF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FF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22764C" w:rsidRDefault="006936E8" w:rsidP="006936E8">
      <w:pPr>
        <w:spacing w:before="0" w:line="240" w:lineRule="auto"/>
        <w:rPr>
          <w:rFonts w:eastAsia="Calibri" w:cstheme="minorHAnsi"/>
          <w:szCs w:val="18"/>
          <w:lang w:eastAsia="en-GB"/>
          <w:rPrChange w:id="670"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 xml:space="preserve">means </w:t>
      </w:r>
      <w:r w:rsidRPr="0022764C">
        <w:rPr>
          <w:rFonts w:eastAsia="Calibri" w:cstheme="minorHAnsi"/>
          <w:szCs w:val="18"/>
          <w:lang w:eastAsia="en-GB"/>
          <w:rPrChange w:id="671" w:author="stuart wolstenholme" w:date="2026-05-29T12:46:00Z" w16du:dateUtc="2026-05-29T11:46:00Z">
            <w:rPr>
              <w:rFonts w:eastAsia="Calibri" w:cstheme="minorHAnsi"/>
              <w:szCs w:val="18"/>
              <w:lang w:val="en-US" w:eastAsia="en-GB"/>
            </w:rPr>
          </w:rPrChange>
        </w:rPr>
        <w:t>physical injury, sickness, disease or death sustained by any person and, where resulting from such physical injury only, mental anguish, mental injury, shock, humiliation or emotional distress.</w:t>
      </w:r>
    </w:p>
    <w:p w:rsidR="00054903" w:rsidRPr="0022764C" w:rsidRDefault="00054903" w:rsidP="006936E8">
      <w:pPr>
        <w:spacing w:before="0" w:line="240" w:lineRule="auto"/>
        <w:rPr>
          <w:rFonts w:eastAsia="Calibri" w:cstheme="minorHAnsi"/>
          <w:szCs w:val="18"/>
          <w:lang w:eastAsia="en-GB"/>
          <w:rPrChange w:id="672" w:author="stuart wolstenholme" w:date="2026-05-29T12:46:00Z" w16du:dateUtc="2026-05-29T11:46:00Z">
            <w:rPr>
              <w:rFonts w:eastAsia="Calibri" w:cstheme="minorHAnsi"/>
              <w:szCs w:val="18"/>
              <w:lang w:val="en-US" w:eastAsia="en-GB"/>
            </w:rPr>
          </w:rPrChange>
        </w:rPr>
      </w:pPr>
    </w:p>
    <w:p w:rsidR="00054903" w:rsidRPr="0022764C" w:rsidRDefault="00054903" w:rsidP="006936E8">
      <w:pPr>
        <w:spacing w:before="0" w:line="240" w:lineRule="auto"/>
        <w:rPr>
          <w:rFonts w:eastAsia="Calibri" w:cstheme="minorHAnsi"/>
          <w:szCs w:val="18"/>
          <w:lang w:eastAsia="en-GB"/>
          <w:rPrChange w:id="673" w:author="stuart wolstenholme" w:date="2026-05-29T12:46:00Z" w16du:dateUtc="2026-05-29T11:46:00Z">
            <w:rPr>
              <w:rFonts w:eastAsia="Calibri" w:cstheme="minorHAnsi"/>
              <w:szCs w:val="18"/>
              <w:lang w:val="en-US" w:eastAsia="en-GB"/>
            </w:rPr>
          </w:rPrChange>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22764C" w:rsidRDefault="006936E8" w:rsidP="006936E8">
      <w:pPr>
        <w:spacing w:before="0" w:line="240" w:lineRule="auto"/>
        <w:rPr>
          <w:rFonts w:eastAsia="Calibri" w:cstheme="minorHAnsi"/>
          <w:szCs w:val="18"/>
          <w:lang w:eastAsia="en-GB"/>
          <w:rPrChange w:id="674"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means</w:t>
      </w:r>
      <w:r w:rsidRPr="0022764C">
        <w:rPr>
          <w:rFonts w:eastAsia="Calibri" w:cstheme="minorHAnsi"/>
          <w:szCs w:val="18"/>
          <w:lang w:eastAsia="en-GB"/>
          <w:rPrChange w:id="675" w:author="stuart wolstenholme" w:date="2026-05-29T12:46:00Z" w16du:dateUtc="2026-05-29T11:46:00Z">
            <w:rPr>
              <w:rFonts w:eastAsia="Calibri" w:cstheme="minorHAnsi"/>
              <w:szCs w:val="18"/>
              <w:lang w:val="en-US" w:eastAsia="en-GB"/>
            </w:rPr>
          </w:rPrChange>
        </w:rPr>
        <w:t xml:space="preserve"> any of the following alleging a </w:t>
      </w:r>
      <w:r w:rsidRPr="0022764C">
        <w:rPr>
          <w:rFonts w:eastAsia="Calibri" w:cstheme="minorHAnsi"/>
          <w:b/>
          <w:bCs/>
          <w:szCs w:val="18"/>
          <w:lang w:eastAsia="en-GB"/>
          <w:rPrChange w:id="676"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
          <w:szCs w:val="18"/>
          <w:lang w:eastAsia="en-GB"/>
          <w:rPrChange w:id="677" w:author="stuart wolstenholme" w:date="2026-05-29T12:46:00Z" w16du:dateUtc="2026-05-29T11:46:00Z">
            <w:rPr>
              <w:rFonts w:eastAsia="Calibri" w:cstheme="minorHAnsi"/>
              <w:b/>
              <w:szCs w:val="18"/>
              <w:lang w:val="en-US" w:eastAsia="en-GB"/>
            </w:rPr>
          </w:rPrChange>
        </w:rPr>
        <w:t xml:space="preserve"> Wrongful Act</w:t>
      </w:r>
      <w:r w:rsidRPr="0022764C">
        <w:rPr>
          <w:rFonts w:eastAsia="Calibri" w:cstheme="minorHAnsi"/>
          <w:szCs w:val="18"/>
          <w:lang w:eastAsia="en-GB"/>
          <w:rPrChange w:id="67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679" w:author="stuart wolstenholme" w:date="2026-05-29T12:46:00Z" w16du:dateUtc="2026-05-29T11:46:00Z">
            <w:rPr>
              <w:rFonts w:eastAsia="Calibri" w:cstheme="minorHAnsi"/>
              <w:szCs w:val="18"/>
              <w:lang w:val="en-US" w:eastAsia="en-GB"/>
            </w:rPr>
          </w:rPrChange>
        </w:rPr>
        <w:t xml:space="preserve">a written demand for </w:t>
      </w:r>
      <w:r w:rsidRPr="0022764C">
        <w:rPr>
          <w:rFonts w:eastAsia="Calibri" w:cstheme="minorHAnsi"/>
          <w:b/>
          <w:szCs w:val="18"/>
          <w:lang w:eastAsia="en-GB"/>
          <w:rPrChange w:id="680"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681" w:author="stuart wolstenholme" w:date="2026-05-29T12:46:00Z" w16du:dateUtc="2026-05-29T11:46:00Z">
            <w:rPr>
              <w:rFonts w:eastAsia="Calibri" w:cstheme="minorHAnsi"/>
              <w:szCs w:val="18"/>
              <w:lang w:val="en-US" w:eastAsia="en-GB"/>
            </w:rPr>
          </w:rPrChange>
        </w:rPr>
        <w:t xml:space="preserve"> or non-monetary relief made against an </w:t>
      </w:r>
      <w:r w:rsidRPr="0022764C">
        <w:rPr>
          <w:rFonts w:eastAsia="Calibri" w:cstheme="minorHAnsi"/>
          <w:b/>
          <w:szCs w:val="18"/>
          <w:lang w:eastAsia="en-GB"/>
          <w:rPrChange w:id="682"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683" w:author="stuart wolstenholme" w:date="2026-05-29T12:46:00Z" w16du:dateUtc="2026-05-29T11:46:00Z">
            <w:rPr>
              <w:rFonts w:eastAsia="Calibri" w:cstheme="minorHAnsi"/>
              <w:szCs w:val="18"/>
              <w:lang w:val="en-US" w:eastAsia="en-GB"/>
            </w:rPr>
          </w:rPrChange>
        </w:rPr>
        <w:t xml:space="preserve"> for</w:t>
      </w:r>
      <w:r w:rsidRPr="0022764C">
        <w:rPr>
          <w:rFonts w:eastAsia="Calibri" w:cstheme="minorHAnsi"/>
          <w:bCs/>
          <w:szCs w:val="18"/>
          <w:lang w:eastAsia="en-GB"/>
          <w:rPrChange w:id="68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685"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686"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68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688"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689"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69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691" w:name="_Hlk174633842"/>
      <w:r w:rsidRPr="0022764C">
        <w:rPr>
          <w:rFonts w:eastAsia="Calibri" w:cstheme="minorHAnsi"/>
          <w:szCs w:val="18"/>
          <w:lang w:eastAsia="en-GB"/>
          <w:rPrChange w:id="692"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69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694"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695"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696"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697"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698"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699"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700"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70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702" w:author="stuart wolstenholme" w:date="2026-05-29T12:46:00Z" w16du:dateUtc="2026-05-29T11:46:00Z">
            <w:rPr>
              <w:rFonts w:eastAsia="Calibri" w:cstheme="minorHAnsi"/>
              <w:szCs w:val="18"/>
              <w:lang w:val="en-US" w:eastAsia="en-GB"/>
            </w:rPr>
          </w:rPrChange>
        </w:rPr>
        <w:t>; or</w:t>
      </w:r>
    </w:p>
    <w:bookmarkEnd w:id="691"/>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22764C" w:rsidRDefault="006936E8" w:rsidP="006936E8">
      <w:pPr>
        <w:spacing w:before="0" w:line="240" w:lineRule="auto"/>
        <w:rPr>
          <w:rFonts w:eastAsia="Calibri" w:cstheme="minorHAnsi"/>
          <w:kern w:val="2"/>
          <w:szCs w:val="18"/>
          <w:lang w:eastAsia="en-GB"/>
          <w14:ligatures w14:val="standardContextual"/>
          <w:rPrChange w:id="703"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Arial" w:cstheme="minorHAnsi"/>
          <w:kern w:val="2"/>
          <w:szCs w:val="18"/>
          <w:lang w:eastAsia="en-GB"/>
          <w14:ligatures w14:val="standardContextual"/>
        </w:rPr>
        <w:t>means</w:t>
      </w:r>
      <w:r w:rsidRPr="0022764C">
        <w:rPr>
          <w:rFonts w:eastAsia="Calibri" w:cstheme="minorHAnsi"/>
          <w:kern w:val="2"/>
          <w:szCs w:val="18"/>
          <w:lang w:eastAsia="en-GB"/>
          <w14:ligatures w14:val="standardContextual"/>
          <w:rPrChange w:id="704" w:author="stuart wolstenholme" w:date="2026-05-29T12:46:00Z" w16du:dateUtc="2026-05-29T11:46:00Z">
            <w:rPr>
              <w:rFonts w:eastAsia="Calibri" w:cstheme="minorHAnsi"/>
              <w:kern w:val="2"/>
              <w:szCs w:val="18"/>
              <w:lang w:val="en-US" w:eastAsia="en-GB"/>
              <w14:ligatures w14:val="standardContextual"/>
            </w:rPr>
          </w:rPrChange>
        </w:rPr>
        <w:t xml:space="preserve"> an </w:t>
      </w:r>
      <w:r w:rsidRPr="0022764C">
        <w:rPr>
          <w:rFonts w:eastAsia="Calibri" w:cstheme="minorHAnsi"/>
          <w:b/>
          <w:kern w:val="2"/>
          <w:szCs w:val="18"/>
          <w:lang w:eastAsia="en-GB"/>
          <w14:ligatures w14:val="standardContextual"/>
          <w:rPrChange w:id="705" w:author="stuart wolstenholme" w:date="2026-05-29T12:46:00Z" w16du:dateUtc="2026-05-29T11:46:00Z">
            <w:rPr>
              <w:rFonts w:eastAsia="Calibri" w:cstheme="minorHAnsi"/>
              <w:b/>
              <w:kern w:val="2"/>
              <w:szCs w:val="18"/>
              <w:lang w:val="en-US" w:eastAsia="en-GB"/>
              <w14:ligatures w14:val="standardContextual"/>
            </w:rPr>
          </w:rPrChange>
        </w:rPr>
        <w:t xml:space="preserve">Insured’s </w:t>
      </w:r>
      <w:r w:rsidRPr="0022764C">
        <w:rPr>
          <w:rFonts w:eastAsia="Calibri" w:cstheme="minorHAnsi"/>
          <w:kern w:val="2"/>
          <w:szCs w:val="18"/>
          <w:lang w:eastAsia="en-GB"/>
          <w14:ligatures w14:val="standardContextual"/>
          <w:rPrChange w:id="706" w:author="stuart wolstenholme" w:date="2026-05-29T12:46:00Z" w16du:dateUtc="2026-05-29T11:46:00Z">
            <w:rPr>
              <w:rFonts w:eastAsia="Calibri" w:cstheme="minorHAnsi"/>
              <w:kern w:val="2"/>
              <w:szCs w:val="18"/>
              <w:lang w:val="en-US" w:eastAsia="en-GB"/>
              <w14:ligatures w14:val="standardContextual"/>
            </w:rPr>
          </w:rPrChange>
        </w:rPr>
        <w:t xml:space="preserve">actual or alleged failure to prevent or avoid </w:t>
      </w:r>
      <w:r w:rsidRPr="0022764C">
        <w:rPr>
          <w:rFonts w:eastAsia="Calibri" w:cstheme="minorHAnsi"/>
          <w:b/>
          <w:bCs/>
          <w:kern w:val="2"/>
          <w:szCs w:val="18"/>
          <w:lang w:eastAsia="en-GB"/>
          <w14:ligatures w14:val="standardContextual"/>
          <w:rPrChange w:id="707" w:author="stuart wolstenholme" w:date="2026-05-29T12:46:00Z" w16du:dateUtc="2026-05-29T11:46:00Z">
            <w:rPr>
              <w:rFonts w:eastAsia="Calibri" w:cstheme="minorHAnsi"/>
              <w:b/>
              <w:bCs/>
              <w:kern w:val="2"/>
              <w:szCs w:val="18"/>
              <w:lang w:val="en-US" w:eastAsia="en-GB"/>
              <w14:ligatures w14:val="standardContextual"/>
            </w:rPr>
          </w:rPrChange>
        </w:rPr>
        <w:t>Bodily Injury</w:t>
      </w:r>
      <w:r w:rsidRPr="0022764C">
        <w:rPr>
          <w:rFonts w:eastAsia="Calibri" w:cstheme="minorHAnsi"/>
          <w:b/>
          <w:kern w:val="2"/>
          <w:szCs w:val="18"/>
          <w:lang w:eastAsia="en-GB"/>
          <w14:ligatures w14:val="standardContextual"/>
          <w:rPrChange w:id="708"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bCs/>
          <w:kern w:val="2"/>
          <w:szCs w:val="18"/>
          <w:lang w:eastAsia="en-GB"/>
          <w14:ligatures w14:val="standardContextual"/>
          <w:rPrChange w:id="709" w:author="stuart wolstenholme" w:date="2026-05-29T12:46:00Z" w16du:dateUtc="2026-05-29T11:46:00Z">
            <w:rPr>
              <w:rFonts w:eastAsia="Calibri" w:cstheme="minorHAnsi"/>
              <w:bCs/>
              <w:kern w:val="2"/>
              <w:szCs w:val="18"/>
              <w:lang w:val="en-US" w:eastAsia="en-GB"/>
              <w14:ligatures w14:val="standardContextual"/>
            </w:rPr>
          </w:rPrChange>
        </w:rPr>
        <w:t xml:space="preserve">caused by a </w:t>
      </w:r>
      <w:r w:rsidRPr="0022764C">
        <w:rPr>
          <w:rFonts w:eastAsia="Calibri" w:cstheme="minorHAnsi"/>
          <w:b/>
          <w:bCs/>
          <w:kern w:val="2"/>
          <w:szCs w:val="18"/>
          <w:lang w:eastAsia="en-GB"/>
          <w14:ligatures w14:val="standardContextual"/>
          <w:rPrChange w:id="710" w:author="stuart wolstenholme" w:date="2026-05-29T12:46:00Z" w16du:dateUtc="2026-05-29T11:46:00Z">
            <w:rPr>
              <w:rFonts w:eastAsia="Calibri" w:cstheme="minorHAnsi"/>
              <w:b/>
              <w:bCs/>
              <w:kern w:val="2"/>
              <w:szCs w:val="18"/>
              <w:lang w:val="en-US" w:eastAsia="en-GB"/>
              <w14:ligatures w14:val="standardContextual"/>
            </w:rPr>
          </w:rPrChange>
        </w:rPr>
        <w:t>Security Breach</w:t>
      </w:r>
      <w:r w:rsidRPr="0022764C">
        <w:rPr>
          <w:rFonts w:eastAsia="Calibri" w:cstheme="minorHAnsi"/>
          <w:bCs/>
          <w:kern w:val="2"/>
          <w:szCs w:val="18"/>
          <w:lang w:eastAsia="en-GB"/>
          <w14:ligatures w14:val="standardContextual"/>
          <w:rPrChange w:id="711" w:author="stuart wolstenholme" w:date="2026-05-29T12:46:00Z" w16du:dateUtc="2026-05-29T11:46:00Z">
            <w:rPr>
              <w:rFonts w:eastAsia="Calibri" w:cstheme="minorHAnsi"/>
              <w:bCs/>
              <w:kern w:val="2"/>
              <w:szCs w:val="18"/>
              <w:lang w:val="en-US" w:eastAsia="en-GB"/>
              <w14:ligatures w14:val="standardContextual"/>
            </w:rPr>
          </w:rPrChange>
        </w:rPr>
        <w:t xml:space="preserve"> or </w:t>
      </w:r>
      <w:r w:rsidRPr="0022764C">
        <w:rPr>
          <w:rFonts w:eastAsia="Calibri" w:cstheme="minorHAnsi"/>
          <w:b/>
          <w:bCs/>
          <w:kern w:val="2"/>
          <w:szCs w:val="18"/>
          <w:lang w:eastAsia="en-GB"/>
          <w14:ligatures w14:val="standardContextual"/>
          <w:rPrChange w:id="712" w:author="stuart wolstenholme" w:date="2026-05-29T12:46:00Z" w16du:dateUtc="2026-05-29T11:46:00Z">
            <w:rPr>
              <w:rFonts w:eastAsia="Calibri" w:cstheme="minorHAnsi"/>
              <w:b/>
              <w:bCs/>
              <w:kern w:val="2"/>
              <w:szCs w:val="18"/>
              <w:lang w:val="en-US" w:eastAsia="en-GB"/>
              <w14:ligatures w14:val="standardContextual"/>
            </w:rPr>
          </w:rPrChange>
        </w:rPr>
        <w:t>Privacy Breach</w:t>
      </w:r>
      <w:r w:rsidRPr="0022764C">
        <w:rPr>
          <w:rFonts w:eastAsia="Calibri" w:cstheme="minorHAnsi"/>
          <w:kern w:val="2"/>
          <w:szCs w:val="18"/>
          <w:lang w:eastAsia="en-GB"/>
          <w14:ligatures w14:val="standardContextual"/>
          <w:rPrChange w:id="713" w:author="stuart wolstenholme" w:date="2026-05-29T12:46:00Z" w16du:dateUtc="2026-05-29T11:46:00Z">
            <w:rPr>
              <w:rFonts w:eastAsia="Calibri" w:cstheme="minorHAnsi"/>
              <w:kern w:val="2"/>
              <w:szCs w:val="18"/>
              <w:lang w:val="en-US" w:eastAsia="en-GB"/>
              <w14:ligatures w14:val="standardContextual"/>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del w:id="714" w:author="stuart wolstenholme" w:date="2026-05-29T12:39:00Z" w16du:dateUtc="2026-05-29T11:39:00Z">
        <w:r w:rsidRPr="0022764C" w:rsidDel="00BB79CB">
          <w:rPr>
            <w:rFonts w:eastAsia="Arial" w:cstheme="minorHAnsi"/>
            <w:color w:val="000000"/>
            <w:szCs w:val="18"/>
          </w:rPr>
          <w:delText xml:space="preserve">affecting, </w:delText>
        </w:r>
        <w:r w:rsidRPr="0022764C" w:rsidDel="00BB79CB">
          <w:rPr>
            <w:rFonts w:eastAsia="Calibri" w:cstheme="minorHAnsi"/>
            <w:kern w:val="2"/>
            <w:szCs w:val="18"/>
            <w14:ligatures w14:val="standardContextual"/>
          </w:rPr>
          <w:delText xml:space="preserve"> the</w:delText>
        </w:r>
      </w:del>
      <w:ins w:id="715" w:author="stuart wolstenholme" w:date="2026-05-29T12:39:00Z" w16du:dateUtc="2026-05-29T11:39:00Z">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ins>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Calibri" w:cstheme="majorHAnsi"/>
          <w:szCs w:val="22"/>
          <w:lang w:eastAsia="en-GB"/>
          <w:rPrChange w:id="716" w:author="stuart wolstenholme" w:date="2026-05-29T12:46:00Z" w16du:dateUtc="2026-05-29T11:46:00Z">
            <w:rPr>
              <w:rFonts w:eastAsia="Calibri" w:cstheme="majorHAnsi"/>
              <w:szCs w:val="22"/>
              <w:lang w:val="en-US" w:eastAsia="en-GB"/>
            </w:rPr>
          </w:rPrChange>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717" w:author="stuart wolstenholme" w:date="2026-05-29T12:46:00Z" w16du:dateUtc="2026-05-29T11:46:00Z">
            <w:rPr>
              <w:rFonts w:eastAsia="Calibri" w:cstheme="minorHAnsi"/>
              <w:szCs w:val="18"/>
              <w:lang w:val="en-US" w:eastAsia="en-GB"/>
            </w:rPr>
          </w:rPrChange>
        </w:rPr>
        <w:t xml:space="preserve"> 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718"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71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720" w:author="stuart wolstenholme" w:date="2026-05-29T12:46:00Z" w16du:dateUtc="2026-05-29T11:46:00Z">
            <w:rPr>
              <w:rFonts w:eastAsia="Calibri" w:cstheme="minorHAnsi"/>
              <w:szCs w:val="18"/>
              <w:lang w:val="en-US" w:eastAsia="en-GB"/>
            </w:rPr>
          </w:rPrChange>
        </w:rPr>
        <w:t>incurs</w:t>
      </w:r>
      <w:r w:rsidRPr="0022764C">
        <w:rPr>
          <w:rFonts w:eastAsia="Calibri" w:cstheme="minorHAnsi"/>
          <w:bCs/>
          <w:szCs w:val="18"/>
          <w:lang w:eastAsia="en-GB"/>
          <w:rPrChange w:id="721" w:author="stuart wolstenholme" w:date="2026-05-29T12:46:00Z" w16du:dateUtc="2026-05-29T11:46:00Z">
            <w:rPr>
              <w:rFonts w:eastAsia="Calibri" w:cstheme="minorHAnsi"/>
              <w:bCs/>
              <w:szCs w:val="18"/>
              <w:lang w:val="en-US" w:eastAsia="en-GB"/>
            </w:rPr>
          </w:rPrChange>
        </w:rPr>
        <w:t xml:space="preserve"> on </w:t>
      </w:r>
      <w:r w:rsidRPr="0022764C">
        <w:rPr>
          <w:rFonts w:eastAsia="Calibri" w:cstheme="minorHAnsi"/>
          <w:kern w:val="2"/>
          <w:szCs w:val="18"/>
          <w14:ligatures w14:val="standardContextual"/>
        </w:rPr>
        <w:t>the</w:t>
      </w:r>
      <w:r w:rsidRPr="0022764C">
        <w:rPr>
          <w:rFonts w:eastAsia="Calibri" w:cstheme="minorHAnsi"/>
          <w:b/>
          <w:szCs w:val="18"/>
          <w:lang w:eastAsia="en-GB"/>
          <w:rPrChange w:id="72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723"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72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72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726"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727"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728"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72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730" w:author="stuart wolstenholme" w:date="2026-05-29T12:46:00Z" w16du:dateUtc="2026-05-29T11:46:00Z">
            <w:rPr>
              <w:rFonts w:eastAsia="Calibri" w:cstheme="minorHAnsi"/>
              <w:szCs w:val="18"/>
              <w:lang w:val="en-US" w:eastAsia="en-GB"/>
            </w:rPr>
          </w:rPrChange>
        </w:rPr>
        <w:t xml:space="preserve">to provide support activity to parties affected by a </w:t>
      </w:r>
      <w:r w:rsidRPr="0022764C">
        <w:rPr>
          <w:rFonts w:eastAsia="Calibri" w:cstheme="minorHAnsi"/>
          <w:b/>
          <w:bCs/>
          <w:szCs w:val="18"/>
          <w:lang w:eastAsia="en-GB"/>
          <w:rPrChange w:id="73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732" w:author="stuart wolstenholme" w:date="2026-05-29T12:46:00Z" w16du:dateUtc="2026-05-29T11:46:00Z">
            <w:rPr>
              <w:rFonts w:eastAsia="Calibri" w:cstheme="minorHAnsi"/>
              <w:bCs/>
              <w:szCs w:val="18"/>
              <w:lang w:val="en-US" w:eastAsia="en-GB"/>
            </w:rPr>
          </w:rPrChange>
        </w:rPr>
        <w:t>, including</w:t>
      </w:r>
      <w:r w:rsidRPr="0022764C">
        <w:rPr>
          <w:rFonts w:eastAsia="Calibri" w:cstheme="minorHAnsi"/>
          <w:szCs w:val="18"/>
          <w:lang w:eastAsia="en-GB"/>
          <w:rPrChange w:id="733" w:author="stuart wolstenholme" w:date="2026-05-29T12:46:00Z" w16du:dateUtc="2026-05-29T11:46:00Z">
            <w:rPr>
              <w:rFonts w:eastAsia="Calibri" w:cstheme="minorHAnsi"/>
              <w:szCs w:val="18"/>
              <w:lang w:val="en-US" w:eastAsia="en-GB"/>
            </w:rPr>
          </w:rPrChange>
        </w:rPr>
        <w:t xml:space="preserve"> the cost to set up and operate a call </w:t>
      </w:r>
      <w:del w:id="734" w:author="stuart wolstenholme" w:date="2026-05-29T12:48:00Z" w16du:dateUtc="2026-05-29T11:48:00Z">
        <w:r w:rsidRPr="0022764C" w:rsidDel="0022764C">
          <w:rPr>
            <w:rFonts w:eastAsia="Calibri" w:cstheme="minorHAnsi"/>
            <w:szCs w:val="18"/>
            <w:lang w:eastAsia="en-GB"/>
            <w:rPrChange w:id="735" w:author="stuart wolstenholme" w:date="2026-05-29T12:46:00Z" w16du:dateUtc="2026-05-29T11:46:00Z">
              <w:rPr>
                <w:rFonts w:eastAsia="Calibri" w:cstheme="minorHAnsi"/>
                <w:szCs w:val="18"/>
                <w:lang w:val="en-US" w:eastAsia="en-GB"/>
              </w:rPr>
            </w:rPrChange>
          </w:rPr>
          <w:delText>center</w:delText>
        </w:r>
      </w:del>
      <w:ins w:id="736" w:author="stuart wolstenholme" w:date="2026-05-29T12:48:00Z" w16du:dateUtc="2026-05-29T11:48:00Z">
        <w:r w:rsidR="0022764C" w:rsidRPr="0022764C">
          <w:rPr>
            <w:rFonts w:eastAsia="Calibri" w:cstheme="minorHAnsi"/>
            <w:szCs w:val="18"/>
            <w:lang w:eastAsia="en-GB"/>
          </w:rPr>
          <w:t>centre</w:t>
        </w:r>
      </w:ins>
      <w:r w:rsidRPr="0022764C">
        <w:rPr>
          <w:rFonts w:eastAsia="Calibri" w:cstheme="minorHAnsi"/>
          <w:szCs w:val="18"/>
          <w:lang w:eastAsia="en-GB"/>
          <w:rPrChange w:id="737" w:author="stuart wolstenholme" w:date="2026-05-29T12:46:00Z" w16du:dateUtc="2026-05-29T11:46:00Z">
            <w:rPr>
              <w:rFonts w:eastAsia="Calibri" w:cstheme="minorHAnsi"/>
              <w:szCs w:val="18"/>
              <w:lang w:val="en-US" w:eastAsia="en-GB"/>
            </w:rPr>
          </w:rPrChange>
        </w:rPr>
        <w:t xml:space="preserve"> and to provide a maximum of twenty-four (24) months of credit, identity or healthcare record monitoring services, fraud alert services, identity theft assistance services and credit or identity repair and restoration services. </w:t>
      </w:r>
      <w:r w:rsidRPr="0022764C">
        <w:rPr>
          <w:rFonts w:eastAsia="Calibri" w:cstheme="minorHAnsi"/>
          <w:b/>
          <w:bCs/>
          <w:szCs w:val="18"/>
          <w:lang w:eastAsia="en-GB"/>
          <w:rPrChange w:id="738" w:author="stuart wolstenholme" w:date="2026-05-29T12:46:00Z" w16du:dateUtc="2026-05-29T11:46:00Z">
            <w:rPr>
              <w:rFonts w:eastAsia="Calibri" w:cstheme="minorHAnsi"/>
              <w:b/>
              <w:bCs/>
              <w:szCs w:val="18"/>
              <w:lang w:val="en-US" w:eastAsia="en-GB"/>
            </w:rPr>
          </w:rPrChange>
        </w:rPr>
        <w:t>Breach Support and Credit Monitoring Expenses</w:t>
      </w:r>
      <w:r w:rsidRPr="0022764C">
        <w:rPr>
          <w:rFonts w:eastAsia="Calibri" w:cstheme="minorHAnsi"/>
          <w:bCs/>
          <w:szCs w:val="18"/>
          <w:lang w:eastAsia="en-GB"/>
          <w:rPrChange w:id="739" w:author="stuart wolstenholme" w:date="2026-05-29T12:46:00Z" w16du:dateUtc="2026-05-29T11:46:00Z">
            <w:rPr>
              <w:rFonts w:eastAsia="Calibri" w:cstheme="minorHAnsi"/>
              <w:bCs/>
              <w:szCs w:val="18"/>
              <w:lang w:val="en-US" w:eastAsia="en-GB"/>
            </w:rPr>
          </w:rPrChange>
        </w:rPr>
        <w:t xml:space="preserve"> must be incurred with </w:t>
      </w:r>
      <w:r w:rsidRPr="0022764C">
        <w:rPr>
          <w:rFonts w:eastAsia="Calibri" w:cstheme="minorHAnsi"/>
          <w:b/>
          <w:bCs/>
          <w:szCs w:val="18"/>
          <w:lang w:eastAsia="en-GB"/>
          <w:rPrChange w:id="740"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741" w:author="stuart wolstenholme" w:date="2026-05-29T12:46:00Z" w16du:dateUtc="2026-05-29T11:46:00Z">
            <w:rPr>
              <w:rFonts w:eastAsia="Calibri" w:cstheme="minorHAnsi"/>
              <w:szCs w:val="18"/>
              <w:lang w:val="en-US" w:eastAsia="en-GB"/>
            </w:rPr>
          </w:rPrChange>
        </w:rPr>
        <w:t>prior written consent</w:t>
      </w:r>
      <w:r w:rsidRPr="0022764C">
        <w:rPr>
          <w:rFonts w:eastAsia="Calibri" w:cstheme="minorHAnsi"/>
          <w:bCs/>
          <w:szCs w:val="18"/>
          <w:lang w:eastAsia="en-GB"/>
          <w:rPrChange w:id="74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Times New Roman" w:cstheme="minorHAnsi"/>
          <w:szCs w:val="18"/>
          <w:rPrChange w:id="743" w:author="stuart wolstenholme" w:date="2026-05-29T12:46:00Z" w16du:dateUtc="2026-05-29T11:46:00Z">
            <w:rPr>
              <w:rFonts w:eastAsia="Times New Roman" w:cstheme="minorHAnsi"/>
              <w:szCs w:val="18"/>
              <w:lang w:val="en-US"/>
            </w:rPr>
          </w:rPrChange>
        </w:rPr>
        <w:t>the unauthorised or malicious reprogramming of software or firmware</w:t>
      </w:r>
      <w:r w:rsidRPr="0022764C">
        <w:rPr>
          <w:rFonts w:eastAsia="Times New Roman" w:cstheme="minorHAnsi"/>
          <w:b/>
          <w:szCs w:val="18"/>
          <w:rPrChange w:id="744"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45" w:author="stuart wolstenholme" w:date="2026-05-29T12:46:00Z" w16du:dateUtc="2026-05-29T11:46:00Z">
            <w:rPr>
              <w:rFonts w:eastAsia="Times New Roman" w:cstheme="minorHAnsi"/>
              <w:szCs w:val="18"/>
              <w:lang w:val="en-US"/>
            </w:rPr>
          </w:rPrChange>
        </w:rPr>
        <w:t xml:space="preserve">installed on </w:t>
      </w:r>
      <w:r w:rsidRPr="0022764C">
        <w:rPr>
          <w:rFonts w:eastAsia="Calibri" w:cstheme="minorHAnsi"/>
          <w:kern w:val="2"/>
          <w:szCs w:val="18"/>
          <w14:ligatures w14:val="standardContextual"/>
        </w:rPr>
        <w:t>the</w:t>
      </w:r>
      <w:r w:rsidRPr="0022764C">
        <w:rPr>
          <w:rFonts w:eastAsia="Times New Roman" w:cstheme="minorHAnsi"/>
          <w:b/>
          <w:bCs/>
          <w:szCs w:val="18"/>
          <w:rPrChange w:id="746"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747"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48" w:author="stuart wolstenholme" w:date="2026-05-29T12:46:00Z" w16du:dateUtc="2026-05-29T11:46:00Z">
            <w:rPr>
              <w:rFonts w:eastAsia="Times New Roman" w:cstheme="minorHAnsi"/>
              <w:szCs w:val="18"/>
              <w:lang w:val="en-US"/>
            </w:rPr>
          </w:rPrChange>
        </w:rPr>
        <w:t xml:space="preserve">computer hardware or electronic equipment, including such reprogramming resulting from a </w:t>
      </w:r>
      <w:r w:rsidRPr="0022764C">
        <w:rPr>
          <w:rFonts w:eastAsia="Times New Roman" w:cstheme="minorHAnsi"/>
          <w:b/>
          <w:szCs w:val="18"/>
          <w:rPrChange w:id="749"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750"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Cs/>
          <w:szCs w:val="18"/>
          <w:rPrChange w:id="751" w:author="stuart wolstenholme" w:date="2026-05-29T12:46:00Z" w16du:dateUtc="2026-05-29T11:46:00Z">
            <w:rPr>
              <w:rFonts w:eastAsia="Times New Roman" w:cstheme="minorHAnsi"/>
              <w:bCs/>
              <w:szCs w:val="18"/>
              <w:lang w:val="en-US"/>
            </w:rPr>
          </w:rPrChange>
        </w:rPr>
        <w:t xml:space="preserve">which renders </w:t>
      </w:r>
      <w:r w:rsidRPr="0022764C">
        <w:rPr>
          <w:rFonts w:eastAsia="Calibri" w:cstheme="minorHAnsi"/>
          <w:kern w:val="2"/>
          <w:szCs w:val="18"/>
          <w14:ligatures w14:val="standardContextual"/>
        </w:rPr>
        <w:t>the</w:t>
      </w:r>
      <w:r w:rsidRPr="0022764C">
        <w:rPr>
          <w:rFonts w:eastAsia="Times New Roman" w:cstheme="minorHAnsi"/>
          <w:b/>
          <w:bCs/>
          <w:szCs w:val="18"/>
          <w:rPrChange w:id="752"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753"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754" w:author="stuart wolstenholme" w:date="2026-05-29T12:46:00Z" w16du:dateUtc="2026-05-29T11:46:00Z">
            <w:rPr>
              <w:rFonts w:eastAsia="Times New Roman" w:cstheme="minorHAnsi"/>
              <w:bCs/>
              <w:szCs w:val="18"/>
              <w:lang w:val="en-US"/>
            </w:rPr>
          </w:rPrChange>
        </w:rPr>
        <w:t xml:space="preserve"> nonfunctional or useless for its intended purpose, without being physically damaged</w:t>
      </w:r>
      <w:r w:rsidRPr="0022764C">
        <w:rPr>
          <w:rFonts w:eastAsia="Times New Roman" w:cstheme="minorHAnsi"/>
          <w:szCs w:val="18"/>
          <w:rPrChange w:id="755" w:author="stuart wolstenholme" w:date="2026-05-29T12:46:00Z" w16du:dateUtc="2026-05-29T11:46:00Z">
            <w:rPr>
              <w:rFonts w:eastAsia="Times New Roman" w:cstheme="minorHAnsi"/>
              <w:szCs w:val="18"/>
              <w:lang w:val="en-US"/>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756" w:author="stuart wolstenholme" w:date="2026-05-29T12:46:00Z" w16du:dateUtc="2026-05-29T11:46:00Z">
            <w:rPr>
              <w:rFonts w:eastAsia="Times New Roman" w:cstheme="minorHAnsi"/>
              <w:bCs/>
              <w:szCs w:val="18"/>
              <w:lang w:val="en-US"/>
            </w:rPr>
          </w:rPrChange>
        </w:rPr>
        <w:t xml:space="preserve">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757"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758"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59" w:author="stuart wolstenholme" w:date="2026-05-29T12:46:00Z" w16du:dateUtc="2026-05-29T11:46:00Z">
            <w:rPr>
              <w:rFonts w:eastAsia="Times New Roman" w:cstheme="minorHAnsi"/>
              <w:szCs w:val="18"/>
              <w:lang w:val="en-US"/>
            </w:rPr>
          </w:rPrChange>
        </w:rPr>
        <w:t xml:space="preserve">computer hardware or electronic equipment </w:t>
      </w:r>
      <w:r w:rsidRPr="0022764C">
        <w:rPr>
          <w:rFonts w:eastAsia="Times New Roman" w:cstheme="minorHAnsi"/>
          <w:bCs/>
          <w:szCs w:val="18"/>
          <w:rPrChange w:id="760" w:author="stuart wolstenholme" w:date="2026-05-29T12:46:00Z" w16du:dateUtc="2026-05-29T11:46:00Z">
            <w:rPr>
              <w:rFonts w:eastAsia="Times New Roman" w:cstheme="minorHAnsi"/>
              <w:bCs/>
              <w:szCs w:val="18"/>
              <w:lang w:val="en-US"/>
            </w:rPr>
          </w:rPrChange>
        </w:rPr>
        <w:t xml:space="preserve">due to loss of use of such </w:t>
      </w:r>
      <w:r w:rsidRPr="0022764C">
        <w:rPr>
          <w:rFonts w:eastAsia="Times New Roman" w:cstheme="minorHAnsi"/>
          <w:szCs w:val="18"/>
          <w:rPrChange w:id="761"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762" w:author="stuart wolstenholme" w:date="2026-05-29T12:46:00Z" w16du:dateUtc="2026-05-29T11:46:00Z">
            <w:rPr>
              <w:rFonts w:eastAsia="Times New Roman" w:cstheme="minorHAnsi"/>
              <w:bCs/>
              <w:szCs w:val="18"/>
              <w:lang w:val="en-US"/>
            </w:rPr>
          </w:rPrChange>
        </w:rPr>
        <w:t xml:space="preserve"> caused by a </w:t>
      </w:r>
      <w:r w:rsidRPr="0022764C">
        <w:rPr>
          <w:rFonts w:eastAsia="Times New Roman" w:cstheme="minorHAnsi"/>
          <w:b/>
          <w:bCs/>
          <w:szCs w:val="18"/>
          <w:rPrChange w:id="763" w:author="stuart wolstenholme" w:date="2026-05-29T12:46:00Z" w16du:dateUtc="2026-05-29T11:46:00Z">
            <w:rPr>
              <w:rFonts w:eastAsia="Times New Roman" w:cstheme="minorHAnsi"/>
              <w:b/>
              <w:bCs/>
              <w:szCs w:val="18"/>
              <w:lang w:val="en-US"/>
            </w:rPr>
          </w:rPrChange>
        </w:rPr>
        <w:t>Bricking Event</w:t>
      </w:r>
      <w:r w:rsidRPr="0022764C">
        <w:rPr>
          <w:rFonts w:eastAsia="Times New Roman" w:cstheme="minorHAnsi"/>
          <w:bCs/>
          <w:szCs w:val="18"/>
          <w:rPrChange w:id="764" w:author="stuart wolstenholme" w:date="2026-05-29T12:46:00Z" w16du:dateUtc="2026-05-29T11:46:00Z">
            <w:rPr>
              <w:rFonts w:eastAsia="Times New Roman" w:cstheme="minorHAnsi"/>
              <w:bCs/>
              <w:szCs w:val="18"/>
              <w:lang w:val="en-US"/>
            </w:rPr>
          </w:rPrChange>
        </w:rPr>
        <w:t xml:space="preserve">; provided, however, that the amount of </w:t>
      </w:r>
      <w:r w:rsidRPr="0022764C">
        <w:rPr>
          <w:rFonts w:eastAsia="Times New Roman" w:cstheme="minorHAnsi"/>
          <w:b/>
          <w:bCs/>
          <w:szCs w:val="18"/>
          <w:rPrChange w:id="765"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766" w:author="stuart wolstenholme" w:date="2026-05-29T12:46:00Z" w16du:dateUtc="2026-05-29T11:46:00Z">
            <w:rPr>
              <w:rFonts w:eastAsia="Times New Roman" w:cstheme="minorHAnsi"/>
              <w:bCs/>
              <w:szCs w:val="18"/>
              <w:lang w:val="en-US"/>
            </w:rPr>
          </w:rPrChange>
        </w:rPr>
        <w:t xml:space="preserve">payable under this Policy shall not exceed 25% more than 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767"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768" w:author="stuart wolstenholme" w:date="2026-05-29T12:46:00Z" w16du:dateUtc="2026-05-29T11:46:00Z">
            <w:rPr>
              <w:rFonts w:eastAsia="Times New Roman" w:cstheme="minorHAnsi"/>
              <w:szCs w:val="18"/>
              <w:lang w:val="en-US"/>
            </w:rPr>
          </w:rPrChange>
        </w:rPr>
        <w:t xml:space="preserve">computer hardware or electronic equipment with computer hardware or electronic equipment that is functionally equivalent to that which existed prior to the </w:t>
      </w:r>
      <w:r w:rsidRPr="0022764C">
        <w:rPr>
          <w:rFonts w:eastAsia="Times New Roman" w:cstheme="minorHAnsi"/>
          <w:b/>
          <w:szCs w:val="18"/>
          <w:rPrChange w:id="769" w:author="stuart wolstenholme" w:date="2026-05-29T12:46:00Z" w16du:dateUtc="2026-05-29T11:46:00Z">
            <w:rPr>
              <w:rFonts w:eastAsia="Times New Roman" w:cstheme="minorHAnsi"/>
              <w:b/>
              <w:szCs w:val="18"/>
              <w:lang w:val="en-US"/>
            </w:rPr>
          </w:rPrChange>
        </w:rPr>
        <w:t>Bricking Event</w:t>
      </w:r>
      <w:r w:rsidRPr="0022764C">
        <w:rPr>
          <w:rFonts w:eastAsia="Times New Roman" w:cstheme="minorHAnsi"/>
          <w:szCs w:val="18"/>
          <w:rPrChange w:id="770" w:author="stuart wolstenholme" w:date="2026-05-29T12:46:00Z" w16du:dateUtc="2026-05-29T11:46:00Z">
            <w:rPr>
              <w:rFonts w:eastAsia="Times New Roman" w:cstheme="minorHAnsi"/>
              <w:szCs w:val="18"/>
              <w:lang w:val="en-US"/>
            </w:rPr>
          </w:rPrChange>
        </w:rPr>
        <w:t>.</w:t>
      </w:r>
      <w:r w:rsidRPr="0022764C">
        <w:rPr>
          <w:rFonts w:eastAsia="Times New Roman" w:cstheme="minorHAnsi"/>
          <w:bCs/>
          <w:szCs w:val="18"/>
          <w:rPrChange w:id="771"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bCs/>
          <w:szCs w:val="18"/>
          <w:rPrChange w:id="772"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773" w:author="stuart wolstenholme" w:date="2026-05-29T12:46:00Z" w16du:dateUtc="2026-05-29T11:46:00Z">
            <w:rPr>
              <w:rFonts w:eastAsia="Times New Roman" w:cstheme="minorHAnsi"/>
              <w:bCs/>
              <w:szCs w:val="18"/>
              <w:lang w:val="en-US"/>
            </w:rPr>
          </w:rPrChange>
        </w:rPr>
        <w:t xml:space="preserve">does not include any costs to replace </w:t>
      </w:r>
      <w:r w:rsidRPr="0022764C">
        <w:rPr>
          <w:rFonts w:eastAsia="Calibri" w:cstheme="minorHAnsi"/>
          <w:kern w:val="2"/>
          <w:szCs w:val="18"/>
          <w14:ligatures w14:val="standardContextual"/>
        </w:rPr>
        <w:t>the</w:t>
      </w:r>
      <w:r w:rsidRPr="0022764C">
        <w:rPr>
          <w:rFonts w:eastAsia="Times New Roman" w:cstheme="minorHAnsi"/>
          <w:b/>
          <w:bCs/>
          <w:szCs w:val="18"/>
          <w:rPrChange w:id="774"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Cs/>
          <w:szCs w:val="18"/>
          <w:rPrChange w:id="775" w:author="stuart wolstenholme" w:date="2026-05-29T12:46:00Z" w16du:dateUtc="2026-05-29T11:46:00Z">
            <w:rPr>
              <w:rFonts w:eastAsia="Times New Roman" w:cstheme="minorHAnsi"/>
              <w:bCs/>
              <w:szCs w:val="18"/>
              <w:lang w:val="en-US"/>
            </w:rPr>
          </w:rPrChange>
        </w:rPr>
        <w:t xml:space="preserve"> computer hardware or electronic equipment or </w:t>
      </w:r>
      <w:r w:rsidRPr="0022764C">
        <w:rPr>
          <w:rFonts w:eastAsia="Times New Roman" w:cstheme="minorHAnsi"/>
          <w:b/>
          <w:bCs/>
          <w:szCs w:val="18"/>
          <w:rPrChange w:id="776" w:author="stuart wolstenholme" w:date="2026-05-29T12:46:00Z" w16du:dateUtc="2026-05-29T11:46:00Z">
            <w:rPr>
              <w:rFonts w:eastAsia="Times New Roman" w:cstheme="minorHAnsi"/>
              <w:b/>
              <w:bCs/>
              <w:szCs w:val="18"/>
              <w:lang w:val="en-US"/>
            </w:rPr>
          </w:rPrChange>
        </w:rPr>
        <w:t>Other Property</w:t>
      </w:r>
      <w:r w:rsidRPr="0022764C">
        <w:rPr>
          <w:rFonts w:eastAsia="Times New Roman" w:cstheme="minorHAnsi"/>
          <w:bCs/>
          <w:szCs w:val="18"/>
          <w:rPrChange w:id="777" w:author="stuart wolstenholme" w:date="2026-05-29T12:46:00Z" w16du:dateUtc="2026-05-29T11:46:00Z">
            <w:rPr>
              <w:rFonts w:eastAsia="Times New Roman" w:cstheme="minorHAnsi"/>
              <w:bCs/>
              <w:szCs w:val="18"/>
              <w:lang w:val="en-US"/>
            </w:rPr>
          </w:rPrChange>
        </w:rPr>
        <w:t xml:space="preserve"> which sustains physical damage due to a </w:t>
      </w:r>
      <w:r w:rsidRPr="0022764C">
        <w:rPr>
          <w:rFonts w:eastAsia="Times New Roman" w:cstheme="minorHAnsi"/>
          <w:b/>
          <w:bCs/>
          <w:szCs w:val="18"/>
          <w:rPrChange w:id="778" w:author="stuart wolstenholme" w:date="2026-05-29T12:46:00Z" w16du:dateUtc="2026-05-29T11:46:00Z">
            <w:rPr>
              <w:rFonts w:eastAsia="Times New Roman" w:cstheme="minorHAnsi"/>
              <w:b/>
              <w:bCs/>
              <w:szCs w:val="18"/>
              <w:lang w:val="en-US"/>
            </w:rPr>
          </w:rPrChange>
        </w:rPr>
        <w:t>Security Breach</w:t>
      </w:r>
      <w:r w:rsidRPr="0022764C">
        <w:rPr>
          <w:rFonts w:eastAsia="Times New Roman" w:cstheme="minorHAnsi"/>
          <w:bCs/>
          <w:szCs w:val="18"/>
          <w:rPrChange w:id="779" w:author="stuart wolstenholme" w:date="2026-05-29T12:46:00Z" w16du:dateUtc="2026-05-29T11:46:00Z">
            <w:rPr>
              <w:rFonts w:eastAsia="Times New Roman" w:cstheme="minorHAnsi"/>
              <w:bCs/>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780" w:author="stuart wolstenholme" w:date="2026-05-29T12:46:00Z" w16du:dateUtc="2026-05-29T11:46:00Z">
            <w:rPr>
              <w:rFonts w:eastAsia="Times New Roman" w:cstheme="minorHAnsi"/>
              <w:bCs/>
              <w:szCs w:val="18"/>
              <w:lang w:val="en-US"/>
            </w:rPr>
          </w:rPrChange>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22764C">
        <w:rPr>
          <w:rFonts w:eastAsia="Times New Roman" w:cstheme="minorHAnsi"/>
          <w:b/>
          <w:szCs w:val="18"/>
          <w:rPrChange w:id="781" w:author="stuart wolstenholme" w:date="2026-05-29T12:46:00Z" w16du:dateUtc="2026-05-29T11:46:00Z">
            <w:rPr>
              <w:rFonts w:eastAsia="Times New Roman" w:cstheme="minorHAnsi"/>
              <w:b/>
              <w:szCs w:val="18"/>
              <w:lang w:val="en-US"/>
            </w:rPr>
          </w:rPrChange>
        </w:rPr>
        <w:t xml:space="preserve"> Named Insured</w:t>
      </w:r>
      <w:r w:rsidRPr="0022764C">
        <w:rPr>
          <w:rFonts w:eastAsia="Times New Roman" w:cstheme="minorHAnsi"/>
          <w:bCs/>
          <w:szCs w:val="18"/>
          <w:rPrChange w:id="782" w:author="stuart wolstenholme" w:date="2026-05-29T12:46:00Z" w16du:dateUtc="2026-05-29T11:46:00Z">
            <w:rPr>
              <w:rFonts w:eastAsia="Times New Roman" w:cstheme="minorHAnsi"/>
              <w:bCs/>
              <w:szCs w:val="18"/>
              <w:lang w:val="en-US"/>
            </w:rPr>
          </w:rPrChange>
        </w:rPr>
        <w:t xml:space="preserve">; (b) is operated by </w:t>
      </w:r>
      <w:r w:rsidRPr="0022764C">
        <w:rPr>
          <w:rFonts w:eastAsia="Calibri" w:cstheme="minorHAnsi"/>
          <w:kern w:val="2"/>
          <w:szCs w:val="18"/>
          <w14:ligatures w14:val="standardContextual"/>
        </w:rPr>
        <w:t>the</w:t>
      </w:r>
      <w:r w:rsidRPr="0022764C">
        <w:rPr>
          <w:rFonts w:eastAsia="Times New Roman" w:cstheme="minorHAnsi"/>
          <w:b/>
          <w:szCs w:val="18"/>
          <w:rPrChange w:id="783" w:author="stuart wolstenholme" w:date="2026-05-29T12:46:00Z" w16du:dateUtc="2026-05-29T11:46:00Z">
            <w:rPr>
              <w:rFonts w:eastAsia="Times New Roman" w:cstheme="minorHAnsi"/>
              <w:b/>
              <w:szCs w:val="18"/>
              <w:lang w:val="en-US"/>
            </w:rPr>
          </w:rPrChange>
        </w:rPr>
        <w:t xml:space="preserve"> Named Insured </w:t>
      </w:r>
      <w:r w:rsidRPr="0022764C">
        <w:rPr>
          <w:rFonts w:eastAsia="Times New Roman" w:cstheme="minorHAnsi"/>
          <w:bCs/>
          <w:szCs w:val="18"/>
          <w:rPrChange w:id="784" w:author="stuart wolstenholme" w:date="2026-05-29T12:46:00Z" w16du:dateUtc="2026-05-29T11:46:00Z">
            <w:rPr>
              <w:rFonts w:eastAsia="Times New Roman" w:cstheme="minorHAnsi"/>
              <w:bCs/>
              <w:szCs w:val="18"/>
              <w:lang w:val="en-US"/>
            </w:rPr>
          </w:rPrChange>
        </w:rPr>
        <w:t xml:space="preserve">to conduct </w:t>
      </w:r>
      <w:r w:rsidRPr="0022764C">
        <w:rPr>
          <w:rFonts w:eastAsia="Calibri" w:cstheme="minorHAnsi"/>
          <w:kern w:val="2"/>
          <w:szCs w:val="18"/>
          <w14:ligatures w14:val="standardContextual"/>
        </w:rPr>
        <w:t>the</w:t>
      </w:r>
      <w:r w:rsidRPr="0022764C">
        <w:rPr>
          <w:rFonts w:eastAsia="Times New Roman" w:cstheme="minorHAnsi"/>
          <w:b/>
          <w:szCs w:val="18"/>
          <w:rPrChange w:id="785"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bCs/>
          <w:szCs w:val="18"/>
          <w:rPrChange w:id="786" w:author="stuart wolstenholme" w:date="2026-05-29T12:46:00Z" w16du:dateUtc="2026-05-29T11:46:00Z">
            <w:rPr>
              <w:rFonts w:eastAsia="Times New Roman" w:cstheme="minorHAnsi"/>
              <w:bCs/>
              <w:szCs w:val="18"/>
              <w:lang w:val="en-US"/>
            </w:rPr>
          </w:rPrChange>
        </w:rPr>
        <w:t xml:space="preserve">business; and (c) can send and receive </w:t>
      </w:r>
      <w:r w:rsidRPr="0022764C">
        <w:rPr>
          <w:rFonts w:eastAsia="Times New Roman" w:cstheme="minorHAnsi"/>
          <w:b/>
          <w:szCs w:val="18"/>
          <w:rPrChange w:id="787" w:author="stuart wolstenholme" w:date="2026-05-29T12:46:00Z" w16du:dateUtc="2026-05-29T11:46:00Z">
            <w:rPr>
              <w:rFonts w:eastAsia="Times New Roman" w:cstheme="minorHAnsi"/>
              <w:b/>
              <w:szCs w:val="18"/>
              <w:lang w:val="en-US"/>
            </w:rPr>
          </w:rPrChange>
        </w:rPr>
        <w:t>Data</w:t>
      </w:r>
      <w:r w:rsidRPr="0022764C">
        <w:rPr>
          <w:rFonts w:eastAsia="Times New Roman" w:cstheme="minorHAnsi"/>
          <w:bCs/>
          <w:szCs w:val="18"/>
          <w:rPrChange w:id="788"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szCs w:val="18"/>
          <w:rPrChange w:id="789" w:author="stuart wolstenholme" w:date="2026-05-29T12:46:00Z" w16du:dateUtc="2026-05-29T11:46:00Z">
            <w:rPr>
              <w:rFonts w:eastAsia="Times New Roman" w:cstheme="minorHAnsi"/>
              <w:b/>
              <w:szCs w:val="18"/>
              <w:lang w:val="en-US"/>
            </w:rPr>
          </w:rPrChange>
        </w:rPr>
        <w:t>Business Equipment</w:t>
      </w:r>
      <w:r w:rsidRPr="0022764C">
        <w:rPr>
          <w:rFonts w:eastAsia="Times New Roman" w:cstheme="minorHAnsi"/>
          <w:bCs/>
          <w:szCs w:val="18"/>
          <w:rPrChange w:id="790" w:author="stuart wolstenholme" w:date="2026-05-29T12:46:00Z" w16du:dateUtc="2026-05-29T11:46:00Z">
            <w:rPr>
              <w:rFonts w:eastAsia="Times New Roman" w:cstheme="minorHAnsi"/>
              <w:bCs/>
              <w:szCs w:val="18"/>
              <w:lang w:val="en-US"/>
            </w:rPr>
          </w:rPrChange>
        </w:rPr>
        <w:t xml:space="preserve"> does not include any </w:t>
      </w:r>
      <w:r w:rsidRPr="0022764C">
        <w:rPr>
          <w:rFonts w:eastAsia="Times New Roman" w:cstheme="minorHAnsi"/>
          <w:b/>
          <w:szCs w:val="18"/>
          <w:rPrChange w:id="791"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bCs/>
          <w:szCs w:val="18"/>
          <w:rPrChange w:id="792" w:author="stuart wolstenholme" w:date="2026-05-29T12:46:00Z" w16du:dateUtc="2026-05-29T11:46:00Z">
            <w:rPr>
              <w:rFonts w:eastAsia="Times New Roman" w:cstheme="minorHAnsi"/>
              <w:bCs/>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Calibri" w:cstheme="minorHAnsi"/>
          <w:szCs w:val="18"/>
          <w:lang w:eastAsia="en-GB"/>
          <w:rPrChange w:id="793"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79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795" w:author="stuart wolstenholme" w:date="2026-05-29T12:46:00Z" w16du:dateUtc="2026-05-29T11:46:00Z">
            <w:rPr>
              <w:rFonts w:eastAsia="Calibri" w:cstheme="minorHAnsi"/>
              <w:szCs w:val="18"/>
              <w:lang w:val="en-US" w:eastAsia="en-GB"/>
            </w:rPr>
          </w:rPrChange>
        </w:rPr>
        <w:t xml:space="preserve"> to enter into a Standstill Agreement, a stay or</w:t>
      </w:r>
      <w:r w:rsidRPr="0022764C">
        <w:rPr>
          <w:rFonts w:eastAsia="Calibri" w:cstheme="minorHAnsi"/>
          <w:color w:val="FF0000"/>
          <w:szCs w:val="18"/>
          <w:lang w:eastAsia="en-GB"/>
          <w:rPrChange w:id="796"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797" w:author="stuart wolstenholme" w:date="2026-05-29T12:46:00Z" w16du:dateUtc="2026-05-29T11:46:00Z">
            <w:rPr>
              <w:rFonts w:eastAsia="Calibri" w:cstheme="minorHAnsi"/>
              <w:szCs w:val="18"/>
              <w:lang w:val="en-US" w:eastAsia="en-GB"/>
            </w:rPr>
          </w:rPrChange>
        </w:rPr>
        <w:t>to</w:t>
      </w:r>
      <w:r w:rsidRPr="0022764C">
        <w:rPr>
          <w:rFonts w:eastAsia="Calibri" w:cstheme="minorHAnsi"/>
          <w:color w:val="FF0000"/>
          <w:szCs w:val="18"/>
          <w:lang w:eastAsia="en-GB"/>
          <w:rPrChange w:id="798"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799" w:author="stuart wolstenholme" w:date="2026-05-29T12:46:00Z" w16du:dateUtc="2026-05-29T11:46:00Z">
            <w:rPr>
              <w:rFonts w:eastAsia="Calibri" w:cstheme="minorHAnsi"/>
              <w:szCs w:val="18"/>
              <w:lang w:val="en-US" w:eastAsia="en-GB"/>
            </w:rPr>
          </w:rPrChange>
        </w:rPr>
        <w:t xml:space="preserve">waive a statute of limitations relating to either a pre-action litigation correspondence or legal proceedings against an </w:t>
      </w:r>
      <w:r w:rsidRPr="0022764C">
        <w:rPr>
          <w:rFonts w:eastAsia="Calibri" w:cstheme="minorHAnsi"/>
          <w:b/>
          <w:szCs w:val="18"/>
          <w:lang w:eastAsia="en-GB"/>
          <w:rPrChange w:id="800"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801"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22764C"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Change w:id="80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03"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80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805" w:author="stuart wolstenholme" w:date="2026-05-29T12:46:00Z" w16du:dateUtc="2026-05-29T11:46:00Z">
            <w:rPr>
              <w:rFonts w:eastAsia="Calibri" w:cstheme="minorHAnsi"/>
              <w:szCs w:val="18"/>
              <w:lang w:val="en-US" w:eastAsia="en-GB"/>
            </w:rPr>
          </w:rPrChange>
        </w:rPr>
        <w:t xml:space="preserve">under Insuring Clauses A and B shall not include a </w:t>
      </w:r>
      <w:r w:rsidRPr="0022764C">
        <w:rPr>
          <w:rFonts w:eastAsia="Calibri" w:cstheme="minorHAnsi"/>
          <w:b/>
          <w:szCs w:val="18"/>
          <w:lang w:eastAsia="en-GB"/>
          <w:rPrChange w:id="806"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bCs/>
          <w:szCs w:val="18"/>
          <w:lang w:eastAsia="en-GB"/>
          <w:rPrChange w:id="807"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808" w:author="stuart wolstenholme" w:date="2026-05-29T12:46:00Z" w16du:dateUtc="2026-05-29T11:46:00Z">
            <w:rPr>
              <w:rFonts w:eastAsia="Calibri" w:cstheme="minorHAnsi"/>
              <w:b/>
              <w:szCs w:val="18"/>
              <w:lang w:val="en-US" w:eastAsia="en-GB"/>
            </w:rPr>
          </w:rPrChange>
        </w:rPr>
        <w:t xml:space="preserve"> PCI DSS Demand</w:t>
      </w:r>
      <w:r w:rsidRPr="0022764C">
        <w:rPr>
          <w:rFonts w:eastAsia="Calibri" w:cstheme="minorHAnsi"/>
          <w:szCs w:val="18"/>
          <w:lang w:eastAsia="en-GB"/>
          <w:rPrChange w:id="809" w:author="stuart wolstenholme" w:date="2026-05-29T12:46:00Z" w16du:dateUtc="2026-05-29T11:46:00Z">
            <w:rPr>
              <w:rFonts w:eastAsia="Calibri" w:cstheme="minorHAnsi"/>
              <w:szCs w:val="18"/>
              <w:lang w:val="en-US" w:eastAsia="en-GB"/>
            </w:rPr>
          </w:rPrChange>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22764C">
        <w:rPr>
          <w:rFonts w:eastAsia="Calibri" w:cstheme="minorHAnsi"/>
          <w:b/>
          <w:szCs w:val="18"/>
          <w:lang w:eastAsia="en-GB"/>
          <w:rPrChange w:id="810"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bCs/>
          <w:szCs w:val="18"/>
          <w:lang w:eastAsia="en-GB"/>
          <w:rPrChange w:id="81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22764C">
        <w:rPr>
          <w:rFonts w:eastAsia="Calibri" w:cstheme="minorHAnsi"/>
          <w:b/>
          <w:szCs w:val="18"/>
          <w:lang w:eastAsia="en-GB"/>
          <w:rPrChange w:id="812"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81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22764C">
        <w:rPr>
          <w:rFonts w:eastAsia="Calibri" w:cstheme="minorHAnsi"/>
          <w:b/>
          <w:bCs/>
          <w:szCs w:val="18"/>
          <w:lang w:eastAsia="en-GB"/>
          <w:rPrChange w:id="814"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81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816"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817"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81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81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22764C">
        <w:rPr>
          <w:rFonts w:eastAsia="Calibri" w:cstheme="minorHAnsi"/>
          <w:szCs w:val="18"/>
          <w:lang w:eastAsia="en-GB"/>
          <w:rPrChange w:id="820"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21"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22"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823"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szCs w:val="18"/>
          <w:lang w:eastAsia="en-GB"/>
          <w:rPrChange w:id="824"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825"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82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22764C">
        <w:rPr>
          <w:rFonts w:eastAsia="Calibri" w:cstheme="minorHAnsi"/>
          <w:szCs w:val="18"/>
          <w:lang w:eastAsia="en-GB"/>
          <w:rPrChange w:id="827"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2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29"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830"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83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22764C">
        <w:rPr>
          <w:rFonts w:eastAsia="Calibri" w:cstheme="minorHAnsi"/>
          <w:szCs w:val="18"/>
          <w:lang w:eastAsia="en-GB"/>
          <w:rPrChange w:id="832"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Calibri" w:cstheme="minorHAnsi"/>
          <w:b/>
          <w:szCs w:val="18"/>
          <w:lang w:eastAsia="en-GB"/>
          <w:rPrChange w:id="83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834"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35"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836"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837"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22764C">
        <w:rPr>
          <w:rFonts w:eastAsia="Calibri" w:cstheme="minorHAnsi"/>
          <w:szCs w:val="18"/>
          <w:lang w:eastAsia="en-GB"/>
          <w:rPrChange w:id="838" w:author="stuart wolstenholme" w:date="2026-05-29T12:46:00Z" w16du:dateUtc="2026-05-29T11:46:00Z">
            <w:rPr>
              <w:rFonts w:eastAsia="Calibri" w:cstheme="minorHAnsi"/>
              <w:szCs w:val="18"/>
              <w:lang w:val="en-US" w:eastAsia="en-GB"/>
            </w:rPr>
          </w:rPrChange>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39"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40"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841"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szCs w:val="18"/>
          <w:lang w:eastAsia="en-GB"/>
          <w:rPrChange w:id="84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43" w:author="stuart wolstenholme" w:date="2026-05-29T12:46:00Z" w16du:dateUtc="2026-05-29T11:46:00Z">
            <w:rPr>
              <w:rFonts w:eastAsia="Calibri" w:cstheme="minorHAnsi"/>
              <w:b/>
              <w:bCs/>
              <w:szCs w:val="18"/>
              <w:lang w:val="en-US" w:eastAsia="en-GB"/>
            </w:rPr>
          </w:rPrChange>
        </w:rPr>
        <w:t>Telecommunications Fraud</w:t>
      </w:r>
      <w:r w:rsidRPr="0022764C">
        <w:rPr>
          <w:rFonts w:eastAsia="Calibri" w:cstheme="minorHAnsi"/>
          <w:szCs w:val="18"/>
          <w:lang w:eastAsia="en-GB"/>
          <w:rPrChange w:id="84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45"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szCs w:val="18"/>
          <w:lang w:eastAsia="en-GB"/>
          <w:rPrChange w:id="84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47"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szCs w:val="18"/>
          <w:lang w:eastAsia="en-GB"/>
          <w:rPrChange w:id="848"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849" w:author="stuart wolstenholme" w:date="2026-05-29T12:46:00Z" w16du:dateUtc="2026-05-29T11:46:00Z">
            <w:rPr>
              <w:rFonts w:eastAsia="Calibri" w:cstheme="minorHAnsi"/>
              <w:b/>
              <w:bCs/>
              <w:szCs w:val="18"/>
              <w:lang w:val="en-US" w:eastAsia="en-GB"/>
            </w:rPr>
          </w:rPrChange>
        </w:rPr>
        <w:t>Client Phishing Fraud</w:t>
      </w:r>
      <w:r w:rsidRPr="0022764C">
        <w:rPr>
          <w:rFonts w:eastAsia="Calibri" w:cstheme="minorHAnsi"/>
          <w:szCs w:val="18"/>
          <w:lang w:eastAsia="en-GB"/>
          <w:rPrChange w:id="850"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851" w:author="stuart wolstenholme" w:date="2026-05-29T12:46:00Z" w16du:dateUtc="2026-05-29T11:46:00Z">
            <w:rPr>
              <w:rFonts w:eastAsia="Calibri" w:cstheme="minorHAnsi"/>
              <w:b/>
              <w:bCs/>
              <w:szCs w:val="18"/>
              <w:lang w:val="en-US" w:eastAsia="en-GB"/>
            </w:rPr>
          </w:rPrChange>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22764C">
        <w:rPr>
          <w:rFonts w:eastAsia="Calibri" w:cstheme="minorHAnsi"/>
          <w:szCs w:val="18"/>
          <w:lang w:eastAsia="en-GB"/>
          <w:rPrChange w:id="852"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5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54" w:author="stuart wolstenholme" w:date="2026-05-29T12:46:00Z" w16du:dateUtc="2026-05-29T11:46:00Z">
            <w:rPr>
              <w:rFonts w:eastAsia="Calibri" w:cstheme="minorHAnsi"/>
              <w:szCs w:val="18"/>
              <w:lang w:val="en-US" w:eastAsia="en-GB"/>
            </w:rPr>
          </w:rPrChange>
        </w:rPr>
        <w:t xml:space="preserve"> of an </w:t>
      </w:r>
      <w:r w:rsidRPr="0022764C">
        <w:rPr>
          <w:rFonts w:eastAsia="Calibri" w:cstheme="minorHAnsi"/>
          <w:b/>
          <w:szCs w:val="18"/>
          <w:lang w:eastAsia="en-GB"/>
          <w:rPrChange w:id="855"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bCs/>
          <w:szCs w:val="18"/>
          <w:lang w:eastAsia="en-GB"/>
          <w:rPrChange w:id="85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22764C">
        <w:rPr>
          <w:rFonts w:eastAsia="Calibri" w:cstheme="minorHAnsi"/>
          <w:szCs w:val="18"/>
          <w:lang w:eastAsia="en-GB"/>
          <w:rPrChange w:id="857" w:author="stuart wolstenholme" w:date="2026-05-29T12:46:00Z" w16du:dateUtc="2026-05-29T11:46:00Z">
            <w:rPr>
              <w:rFonts w:eastAsia="Calibri" w:cstheme="minorHAnsi"/>
              <w:szCs w:val="18"/>
              <w:lang w:val="en-US" w:eastAsia="en-GB"/>
            </w:rPr>
          </w:rPrChange>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5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59"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bCs/>
          <w:szCs w:val="18"/>
          <w:lang w:eastAsia="en-GB"/>
          <w:rPrChange w:id="860" w:author="stuart wolstenholme" w:date="2026-05-29T12:46:00Z" w16du:dateUtc="2026-05-29T11:46:00Z">
            <w:rPr>
              <w:rFonts w:eastAsia="Calibri" w:cstheme="minorHAnsi"/>
              <w:b/>
              <w:bCs/>
              <w:szCs w:val="18"/>
              <w:lang w:val="en-US" w:eastAsia="en-GB"/>
            </w:rPr>
          </w:rPrChange>
        </w:rPr>
        <w:t>Reward Expenses</w:t>
      </w:r>
      <w:r w:rsidRPr="0022764C">
        <w:rPr>
          <w:rFonts w:eastAsia="Calibri" w:cstheme="minorHAnsi"/>
          <w:szCs w:val="18"/>
          <w:lang w:eastAsia="en-GB"/>
          <w:rPrChange w:id="86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Calibri" w:cstheme="minorHAnsi"/>
          <w:szCs w:val="18"/>
          <w:lang w:eastAsia="en-GB"/>
          <w:rPrChange w:id="862" w:author="stuart wolstenholme" w:date="2026-05-29T12:46:00Z" w16du:dateUtc="2026-05-29T11:46:00Z">
            <w:rPr>
              <w:rFonts w:eastAsia="Calibri" w:cstheme="minorHAnsi"/>
              <w:szCs w:val="18"/>
              <w:lang w:val="en-US" w:eastAsia="en-GB"/>
            </w:rPr>
          </w:rPrChange>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6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64"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szCs w:val="18"/>
          <w:lang w:eastAsia="en-GB"/>
          <w:rPrChange w:id="865" w:author="stuart wolstenholme" w:date="2026-05-29T12:46:00Z" w16du:dateUtc="2026-05-29T11:46:00Z">
            <w:rPr>
              <w:rFonts w:eastAsia="Calibri" w:cstheme="minorHAnsi"/>
              <w:b/>
              <w:szCs w:val="18"/>
              <w:lang w:val="en-US" w:eastAsia="en-GB"/>
            </w:rPr>
          </w:rPrChange>
        </w:rPr>
        <w:t>Court Attendance Costs</w:t>
      </w:r>
      <w:r w:rsidRPr="0022764C">
        <w:rPr>
          <w:rFonts w:eastAsia="Calibri" w:cstheme="minorHAnsi"/>
          <w:szCs w:val="18"/>
          <w:lang w:eastAsia="en-GB"/>
          <w:rPrChange w:id="86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Lines="50" w:line="200" w:lineRule="exact"/>
        <w:contextualSpacing/>
        <w:jc w:val="both"/>
        <w:rPr>
          <w:rFonts w:eastAsia="Times New Roman" w:cstheme="minorHAnsi"/>
          <w:szCs w:val="18"/>
          <w:rPrChange w:id="867" w:author="stuart wolstenholme" w:date="2026-05-29T12:46:00Z" w16du:dateUtc="2026-05-29T11:46:00Z">
            <w:rPr>
              <w:rFonts w:eastAsia="Times New Roman" w:cstheme="minorHAnsi"/>
              <w:szCs w:val="18"/>
              <w:lang w:val="en-US"/>
            </w:rPr>
          </w:rPrChange>
        </w:rPr>
      </w:pPr>
      <w:r w:rsidRPr="0022764C">
        <w:rPr>
          <w:rFonts w:eastAsia="Calibri" w:cstheme="minorHAnsi"/>
          <w:szCs w:val="18"/>
          <w:lang w:eastAsia="en-GB"/>
          <w:rPrChange w:id="868"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869"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870" w:author="stuart wolstenholme" w:date="2026-05-29T12:46:00Z" w16du:dateUtc="2026-05-29T11:46:00Z">
            <w:rPr>
              <w:rFonts w:eastAsia="Calibri" w:cstheme="minorHAnsi"/>
              <w:szCs w:val="18"/>
              <w:lang w:val="en-US" w:eastAsia="en-GB"/>
            </w:rPr>
          </w:rPrChange>
        </w:rPr>
        <w:t xml:space="preserve">under </w:t>
      </w:r>
      <w:r w:rsidRPr="0022764C">
        <w:rPr>
          <w:rFonts w:eastAsia="Times New Roman" w:cstheme="minorHAnsi"/>
          <w:spacing w:val="1"/>
          <w:szCs w:val="18"/>
          <w:rPrChange w:id="871" w:author="stuart wolstenholme" w:date="2026-05-29T12:46:00Z" w16du:dateUtc="2026-05-29T11:46:00Z">
            <w:rPr>
              <w:rFonts w:eastAsia="Times New Roman" w:cstheme="minorHAnsi"/>
              <w:spacing w:val="1"/>
              <w:szCs w:val="18"/>
              <w:lang w:val="en-US"/>
            </w:rPr>
          </w:rPrChange>
        </w:rPr>
        <w:t xml:space="preserve">any </w:t>
      </w:r>
      <w:del w:id="872" w:author="stuart wolstenholme" w:date="2026-05-29T12:39:00Z" w16du:dateUtc="2026-05-29T11:39:00Z">
        <w:r w:rsidRPr="0022764C" w:rsidDel="00BB79CB">
          <w:rPr>
            <w:rFonts w:eastAsia="Times New Roman" w:cstheme="minorHAnsi"/>
            <w:spacing w:val="1"/>
            <w:szCs w:val="18"/>
            <w:rPrChange w:id="873" w:author="stuart wolstenholme" w:date="2026-05-29T12:46:00Z" w16du:dateUtc="2026-05-29T11:46:00Z">
              <w:rPr>
                <w:rFonts w:eastAsia="Times New Roman" w:cstheme="minorHAnsi"/>
                <w:spacing w:val="1"/>
                <w:szCs w:val="18"/>
                <w:lang w:val="en-US"/>
              </w:rPr>
            </w:rPrChange>
          </w:rPr>
          <w:delText>Third Party</w:delText>
        </w:r>
      </w:del>
      <w:ins w:id="874" w:author="stuart wolstenholme" w:date="2026-05-29T12:39:00Z" w16du:dateUtc="2026-05-29T11:39:00Z">
        <w:r w:rsidR="00BB79CB" w:rsidRPr="0022764C">
          <w:rPr>
            <w:rFonts w:eastAsia="Times New Roman" w:cstheme="minorHAnsi"/>
            <w:spacing w:val="1"/>
            <w:szCs w:val="18"/>
            <w:rPrChange w:id="875" w:author="stuart wolstenholme" w:date="2026-05-29T12:46:00Z" w16du:dateUtc="2026-05-29T11:46:00Z">
              <w:rPr>
                <w:rFonts w:eastAsia="Times New Roman" w:cstheme="minorHAnsi"/>
                <w:spacing w:val="1"/>
                <w:szCs w:val="18"/>
                <w:lang w:val="en-US"/>
              </w:rPr>
            </w:rPrChange>
          </w:rPr>
          <w:t>Third-Party</w:t>
        </w:r>
      </w:ins>
      <w:r w:rsidRPr="0022764C">
        <w:rPr>
          <w:rFonts w:eastAsia="Times New Roman" w:cstheme="minorHAnsi"/>
          <w:spacing w:val="1"/>
          <w:szCs w:val="18"/>
          <w:rPrChange w:id="876" w:author="stuart wolstenholme" w:date="2026-05-29T12:46:00Z" w16du:dateUtc="2026-05-29T11:46:00Z">
            <w:rPr>
              <w:rFonts w:eastAsia="Times New Roman" w:cstheme="minorHAnsi"/>
              <w:spacing w:val="1"/>
              <w:szCs w:val="18"/>
              <w:lang w:val="en-US"/>
            </w:rPr>
          </w:rPrChange>
        </w:rPr>
        <w:t xml:space="preserve"> Liability Insuring Clause will be deemed to have been first made against an </w:t>
      </w:r>
      <w:r w:rsidRPr="0022764C">
        <w:rPr>
          <w:rFonts w:eastAsia="Times New Roman" w:cstheme="minorHAnsi"/>
          <w:b/>
          <w:spacing w:val="1"/>
          <w:szCs w:val="18"/>
          <w:rPrChange w:id="877"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878" w:author="stuart wolstenholme" w:date="2026-05-29T12:46:00Z" w16du:dateUtc="2026-05-29T11:46:00Z">
            <w:rPr>
              <w:rFonts w:eastAsia="Times New Roman" w:cstheme="minorHAnsi"/>
              <w:spacing w:val="1"/>
              <w:szCs w:val="18"/>
              <w:lang w:val="en-US"/>
            </w:rPr>
          </w:rPrChange>
        </w:rPr>
        <w:t xml:space="preserve"> when any </w:t>
      </w:r>
      <w:r w:rsidRPr="0022764C">
        <w:rPr>
          <w:rFonts w:eastAsia="Times New Roman" w:cstheme="minorHAnsi"/>
          <w:b/>
          <w:spacing w:val="1"/>
          <w:szCs w:val="18"/>
          <w:rPrChange w:id="879"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880" w:author="stuart wolstenholme" w:date="2026-05-29T12:46:00Z" w16du:dateUtc="2026-05-29T11:46:00Z">
            <w:rPr>
              <w:rFonts w:eastAsia="Times New Roman" w:cstheme="minorHAnsi"/>
              <w:spacing w:val="1"/>
              <w:szCs w:val="18"/>
              <w:lang w:val="en-US"/>
            </w:rPr>
          </w:rPrChange>
        </w:rPr>
        <w:t xml:space="preserve"> first receives written notice of such </w:t>
      </w:r>
      <w:r w:rsidRPr="0022764C">
        <w:rPr>
          <w:rFonts w:eastAsia="Times New Roman" w:cstheme="minorHAnsi"/>
          <w:b/>
          <w:spacing w:val="1"/>
          <w:szCs w:val="18"/>
          <w:rPrChange w:id="881" w:author="stuart wolstenholme" w:date="2026-05-29T12:46:00Z" w16du:dateUtc="2026-05-29T11:46:00Z">
            <w:rPr>
              <w:rFonts w:eastAsia="Times New Roman" w:cstheme="minorHAnsi"/>
              <w:b/>
              <w:spacing w:val="1"/>
              <w:szCs w:val="18"/>
              <w:lang w:val="en-US"/>
            </w:rPr>
          </w:rPrChange>
        </w:rPr>
        <w:t>Claim</w:t>
      </w:r>
      <w:r w:rsidRPr="0022764C">
        <w:rPr>
          <w:rFonts w:eastAsia="Times New Roman" w:cstheme="minorHAnsi"/>
          <w:szCs w:val="18"/>
          <w:rPrChange w:id="882" w:author="stuart wolstenholme" w:date="2026-05-29T12:46:00Z" w16du:dateUtc="2026-05-29T11:46:00Z">
            <w:rPr>
              <w:rFonts w:eastAsia="Times New Roman" w:cstheme="minorHAnsi"/>
              <w:szCs w:val="18"/>
              <w:lang w:val="en-US"/>
            </w:rPr>
          </w:rPrChange>
        </w:rPr>
        <w:t>.</w:t>
      </w:r>
    </w:p>
    <w:p w:rsidR="006936E8" w:rsidRPr="0022764C" w:rsidRDefault="006936E8" w:rsidP="006936E8">
      <w:pPr>
        <w:spacing w:beforeLines="50" w:line="200" w:lineRule="exact"/>
        <w:contextualSpacing/>
        <w:jc w:val="both"/>
        <w:rPr>
          <w:rFonts w:eastAsia="Times New Roman" w:cstheme="minorHAnsi"/>
          <w:szCs w:val="18"/>
          <w:rPrChange w:id="883" w:author="stuart wolstenholme" w:date="2026-05-29T12:46:00Z" w16du:dateUtc="2026-05-29T11:46:00Z">
            <w:rPr>
              <w:rFonts w:eastAsia="Times New Roman" w:cstheme="minorHAnsi"/>
              <w:szCs w:val="18"/>
              <w:lang w:val="en-US"/>
            </w:rPr>
          </w:rPrChange>
        </w:rPr>
      </w:pPr>
    </w:p>
    <w:p w:rsidR="006936E8" w:rsidRPr="0022764C" w:rsidRDefault="006936E8" w:rsidP="006936E8">
      <w:pPr>
        <w:spacing w:beforeLines="50" w:line="200" w:lineRule="exact"/>
        <w:contextualSpacing/>
        <w:jc w:val="both"/>
        <w:rPr>
          <w:rFonts w:eastAsia="Calibri" w:cstheme="minorHAnsi"/>
          <w:spacing w:val="1"/>
          <w:szCs w:val="18"/>
          <w:rPrChange w:id="884" w:author="stuart wolstenholme" w:date="2026-05-29T12:46:00Z" w16du:dateUtc="2026-05-29T11:46:00Z">
            <w:rPr>
              <w:rFonts w:eastAsia="Calibri" w:cstheme="minorHAnsi"/>
              <w:spacing w:val="1"/>
              <w:szCs w:val="18"/>
              <w:lang w:val="en-US"/>
            </w:rPr>
          </w:rPrChange>
        </w:rPr>
      </w:pPr>
      <w:r w:rsidRPr="0022764C">
        <w:rPr>
          <w:rFonts w:eastAsia="Calibri" w:cstheme="minorHAnsi"/>
          <w:spacing w:val="1"/>
          <w:szCs w:val="18"/>
          <w:rPrChange w:id="885" w:author="stuart wolstenholme" w:date="2026-05-29T12:46:00Z" w16du:dateUtc="2026-05-29T11:46:00Z">
            <w:rPr>
              <w:rFonts w:eastAsia="Calibri" w:cstheme="minorHAnsi"/>
              <w:spacing w:val="1"/>
              <w:szCs w:val="18"/>
              <w:lang w:val="en-US"/>
            </w:rPr>
          </w:rPrChange>
        </w:rPr>
        <w:t xml:space="preserve">A </w:t>
      </w:r>
      <w:r w:rsidRPr="0022764C">
        <w:rPr>
          <w:rFonts w:eastAsia="Calibri" w:cstheme="minorHAnsi"/>
          <w:b/>
          <w:spacing w:val="1"/>
          <w:szCs w:val="18"/>
          <w:rPrChange w:id="886" w:author="stuart wolstenholme" w:date="2026-05-29T12:46:00Z" w16du:dateUtc="2026-05-29T11:46:00Z">
            <w:rPr>
              <w:rFonts w:eastAsia="Calibri" w:cstheme="minorHAnsi"/>
              <w:b/>
              <w:spacing w:val="1"/>
              <w:szCs w:val="18"/>
              <w:lang w:val="en-US"/>
            </w:rPr>
          </w:rPrChange>
        </w:rPr>
        <w:t xml:space="preserve">Claim </w:t>
      </w:r>
      <w:r w:rsidRPr="0022764C">
        <w:rPr>
          <w:rFonts w:eastAsia="Calibri" w:cstheme="minorHAnsi"/>
          <w:spacing w:val="1"/>
          <w:szCs w:val="18"/>
          <w:rPrChange w:id="887" w:author="stuart wolstenholme" w:date="2026-05-29T12:46:00Z" w16du:dateUtc="2026-05-29T11:46:00Z">
            <w:rPr>
              <w:rFonts w:eastAsia="Calibri" w:cstheme="minorHAnsi"/>
              <w:spacing w:val="1"/>
              <w:szCs w:val="18"/>
              <w:lang w:val="en-US"/>
            </w:rPr>
          </w:rPrChange>
        </w:rPr>
        <w:t xml:space="preserve">under any First Party Insuring Agreement of this Policy will be deemed to have been first made when the </w:t>
      </w:r>
      <w:r w:rsidRPr="0022764C">
        <w:rPr>
          <w:rFonts w:eastAsia="Calibri" w:cstheme="minorHAnsi"/>
          <w:b/>
          <w:bCs/>
          <w:spacing w:val="1"/>
          <w:szCs w:val="18"/>
          <w:rPrChange w:id="888" w:author="stuart wolstenholme" w:date="2026-05-29T12:46:00Z" w16du:dateUtc="2026-05-29T11:46:00Z">
            <w:rPr>
              <w:rFonts w:eastAsia="Calibri" w:cstheme="minorHAnsi"/>
              <w:b/>
              <w:bCs/>
              <w:spacing w:val="1"/>
              <w:szCs w:val="18"/>
              <w:lang w:val="en-US"/>
            </w:rPr>
          </w:rPrChange>
        </w:rPr>
        <w:t>Insurer</w:t>
      </w:r>
      <w:r w:rsidRPr="0022764C">
        <w:rPr>
          <w:rFonts w:eastAsia="Calibri" w:cstheme="minorHAnsi"/>
          <w:spacing w:val="1"/>
          <w:szCs w:val="18"/>
          <w:rPrChange w:id="889" w:author="stuart wolstenholme" w:date="2026-05-29T12:46:00Z" w16du:dateUtc="2026-05-29T11:46:00Z">
            <w:rPr>
              <w:rFonts w:eastAsia="Calibri" w:cstheme="minorHAnsi"/>
              <w:spacing w:val="1"/>
              <w:szCs w:val="18"/>
              <w:lang w:val="en-US"/>
            </w:rPr>
          </w:rPrChange>
        </w:rPr>
        <w:t xml:space="preserve"> first receives written notice of such </w:t>
      </w:r>
      <w:r w:rsidRPr="0022764C">
        <w:rPr>
          <w:rFonts w:eastAsia="Calibri" w:cstheme="minorHAnsi"/>
          <w:b/>
          <w:spacing w:val="1"/>
          <w:szCs w:val="18"/>
          <w:rPrChange w:id="890" w:author="stuart wolstenholme" w:date="2026-05-29T12:46:00Z" w16du:dateUtc="2026-05-29T11:46:00Z">
            <w:rPr>
              <w:rFonts w:eastAsia="Calibri" w:cstheme="minorHAnsi"/>
              <w:b/>
              <w:spacing w:val="1"/>
              <w:szCs w:val="18"/>
              <w:lang w:val="en-US"/>
            </w:rPr>
          </w:rPrChange>
        </w:rPr>
        <w:t>Claim</w:t>
      </w:r>
      <w:r w:rsidRPr="0022764C">
        <w:rPr>
          <w:rFonts w:eastAsia="Calibri" w:cstheme="minorHAnsi"/>
          <w:spacing w:val="1"/>
          <w:szCs w:val="18"/>
          <w:rPrChange w:id="891" w:author="stuart wolstenholme" w:date="2026-05-29T12:46:00Z" w16du:dateUtc="2026-05-29T11:46:00Z">
            <w:rPr>
              <w:rFonts w:eastAsia="Calibri" w:cstheme="minorHAnsi"/>
              <w:spacing w:val="1"/>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22764C" w:rsidRDefault="006936E8" w:rsidP="006936E8">
      <w:pPr>
        <w:spacing w:before="0" w:line="240" w:lineRule="auto"/>
        <w:rPr>
          <w:rFonts w:eastAsia="Times New Roman" w:cstheme="minorHAnsi"/>
          <w:szCs w:val="18"/>
          <w:lang w:eastAsia="en-GB"/>
          <w:rPrChange w:id="892" w:author="stuart wolstenholme" w:date="2026-05-29T12:46:00Z" w16du:dateUtc="2026-05-29T11:46:00Z">
            <w:rPr>
              <w:rFonts w:eastAsia="Times New Roman" w:cstheme="minorHAnsi"/>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szCs w:val="18"/>
          <w:rPrChange w:id="893" w:author="stuart wolstenholme" w:date="2026-05-29T12:46:00Z" w16du:dateUtc="2026-05-29T11:46:00Z">
            <w:rPr>
              <w:rFonts w:eastAsia="Calibri" w:cstheme="minorHAnsi"/>
              <w:szCs w:val="18"/>
              <w:lang w:val="en-US"/>
            </w:rPr>
          </w:rPrChange>
        </w:rPr>
        <w:t xml:space="preserve"> a bank account held or maintained by </w:t>
      </w:r>
      <w:r w:rsidRPr="0022764C">
        <w:rPr>
          <w:rFonts w:eastAsia="Calibri" w:cstheme="minorHAnsi"/>
          <w:kern w:val="2"/>
          <w:szCs w:val="18"/>
          <w14:ligatures w14:val="standardContextual"/>
        </w:rPr>
        <w:t>the</w:t>
      </w:r>
      <w:r w:rsidRPr="0022764C">
        <w:rPr>
          <w:rFonts w:eastAsia="Calibri" w:cstheme="minorHAnsi"/>
          <w:b/>
          <w:szCs w:val="18"/>
          <w:rPrChange w:id="894" w:author="stuart wolstenholme" w:date="2026-05-29T12:46:00Z" w16du:dateUtc="2026-05-29T11:46:00Z">
            <w:rPr>
              <w:rFonts w:eastAsia="Calibri" w:cstheme="minorHAnsi"/>
              <w:b/>
              <w:szCs w:val="18"/>
              <w:lang w:val="en-US"/>
            </w:rPr>
          </w:rPrChange>
        </w:rPr>
        <w:t xml:space="preserve"> Named Insured’s </w:t>
      </w:r>
      <w:r w:rsidRPr="0022764C">
        <w:rPr>
          <w:rFonts w:eastAsia="Calibri" w:cstheme="minorHAnsi"/>
          <w:szCs w:val="18"/>
          <w:rPrChange w:id="895" w:author="stuart wolstenholme" w:date="2026-05-29T12:46:00Z" w16du:dateUtc="2026-05-29T11:46:00Z">
            <w:rPr>
              <w:rFonts w:eastAsia="Calibri" w:cstheme="minorHAnsi"/>
              <w:szCs w:val="18"/>
              <w:lang w:val="en-US"/>
            </w:rPr>
          </w:rPrChange>
        </w:rPr>
        <w:t xml:space="preserve">client or </w:t>
      </w:r>
      <w:r w:rsidRPr="0022764C">
        <w:rPr>
          <w:rFonts w:eastAsia="Calibri" w:cstheme="minorHAnsi"/>
          <w:kern w:val="2"/>
          <w:szCs w:val="18"/>
          <w14:ligatures w14:val="standardContextual"/>
        </w:rPr>
        <w:t>the</w:t>
      </w:r>
      <w:r w:rsidRPr="0022764C">
        <w:rPr>
          <w:rFonts w:eastAsia="Calibri" w:cstheme="minorHAnsi"/>
          <w:b/>
          <w:bCs/>
          <w:szCs w:val="18"/>
          <w:rPrChange w:id="896"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897" w:author="stuart wolstenholme" w:date="2026-05-29T12:46:00Z" w16du:dateUtc="2026-05-29T11:46:00Z">
            <w:rPr>
              <w:rFonts w:eastAsia="Calibri" w:cstheme="minorHAnsi"/>
              <w:szCs w:val="18"/>
              <w:lang w:val="en-US"/>
            </w:rPr>
          </w:rPrChange>
        </w:rPr>
        <w:t xml:space="preserve"> customer, from which </w:t>
      </w:r>
      <w:r w:rsidRPr="0022764C">
        <w:rPr>
          <w:rFonts w:eastAsia="Calibri" w:cstheme="minorHAnsi"/>
          <w:kern w:val="2"/>
          <w:szCs w:val="18"/>
          <w14:ligatures w14:val="standardContextual"/>
        </w:rPr>
        <w:t>the</w:t>
      </w:r>
      <w:r w:rsidRPr="0022764C">
        <w:rPr>
          <w:rFonts w:eastAsia="Calibri" w:cstheme="minorHAnsi"/>
          <w:b/>
          <w:bCs/>
          <w:szCs w:val="18"/>
          <w:rPrChange w:id="898"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899" w:author="stuart wolstenholme" w:date="2026-05-29T12:46:00Z" w16du:dateUtc="2026-05-29T11:46:00Z">
            <w:rPr>
              <w:rFonts w:eastAsia="Calibri" w:cstheme="minorHAnsi"/>
              <w:szCs w:val="18"/>
              <w:lang w:val="en-US"/>
            </w:rPr>
          </w:rPrChange>
        </w:rPr>
        <w:t xml:space="preserve">, as an authorised user, may deposit, withdraw, transfer or disburse </w:t>
      </w:r>
      <w:r w:rsidRPr="0022764C">
        <w:rPr>
          <w:rFonts w:eastAsia="Calibri" w:cstheme="minorHAnsi"/>
          <w:b/>
          <w:szCs w:val="18"/>
          <w:rPrChange w:id="900"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901"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Calibri" w:cstheme="majorHAnsi"/>
          <w:szCs w:val="22"/>
          <w:rPrChange w:id="902" w:author="stuart wolstenholme" w:date="2026-05-29T12:46:00Z" w16du:dateUtc="2026-05-29T11:46:00Z">
            <w:rPr>
              <w:rFonts w:eastAsia="Calibri" w:cstheme="majorHAnsi"/>
              <w:szCs w:val="22"/>
              <w:lang w:val="en-US"/>
            </w:rPr>
          </w:rPrChange>
        </w:rPr>
      </w:pPr>
      <w:r w:rsidRPr="0022764C">
        <w:rPr>
          <w:rFonts w:eastAsia="Calibri" w:cstheme="majorHAnsi"/>
          <w:szCs w:val="22"/>
          <w:rPrChange w:id="903" w:author="stuart wolstenholme" w:date="2026-05-29T12:46:00Z" w16du:dateUtc="2026-05-29T11:46:00Z">
            <w:rPr>
              <w:rFonts w:eastAsia="Calibri" w:cstheme="majorHAnsi"/>
              <w:szCs w:val="22"/>
              <w:lang w:val="en-US"/>
            </w:rPr>
          </w:rPrChange>
        </w:rPr>
        <w:lastRenderedPageBreak/>
        <w:t>Client Phishing Fraud</w:t>
      </w:r>
    </w:p>
    <w:p w:rsidR="006936E8" w:rsidRPr="0022764C" w:rsidRDefault="006936E8" w:rsidP="006936E8">
      <w:pPr>
        <w:spacing w:before="0" w:line="240" w:lineRule="auto"/>
        <w:rPr>
          <w:rFonts w:eastAsia="Calibri" w:cstheme="minorHAnsi"/>
          <w:szCs w:val="18"/>
          <w:rPrChange w:id="904"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Change w:id="905" w:author="stuart wolstenholme" w:date="2026-05-29T12:46:00Z" w16du:dateUtc="2026-05-29T11:46:00Z">
            <w:rPr>
              <w:rFonts w:eastAsia="Calibri" w:cstheme="minorHAnsi"/>
              <w:kern w:val="2"/>
              <w:szCs w:val="18"/>
              <w:lang w:val="en-US"/>
              <w14:ligatures w14:val="standardContextual"/>
            </w:rPr>
          </w:rPrChange>
        </w:rPr>
        <w:t xml:space="preserve">means </w:t>
      </w:r>
      <w:r w:rsidRPr="0022764C">
        <w:rPr>
          <w:rFonts w:eastAsia="Calibri" w:cstheme="minorHAnsi"/>
          <w:szCs w:val="18"/>
          <w:rPrChange w:id="906"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22764C">
        <w:rPr>
          <w:rFonts w:eastAsia="Calibri" w:cstheme="minorHAnsi"/>
          <w:b/>
          <w:bCs/>
          <w:szCs w:val="18"/>
          <w:rPrChange w:id="90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908" w:author="stuart wolstenholme" w:date="2026-05-29T12:46:00Z" w16du:dateUtc="2026-05-29T11:46:00Z">
            <w:rPr>
              <w:rFonts w:eastAsia="Calibri" w:cstheme="minorHAnsi"/>
              <w:szCs w:val="18"/>
              <w:lang w:val="en-US"/>
            </w:rPr>
          </w:rPrChange>
        </w:rPr>
        <w:t xml:space="preserve">client, customer or vendor to transfer, pay or deliver </w:t>
      </w:r>
      <w:r w:rsidRPr="0022764C">
        <w:rPr>
          <w:rFonts w:eastAsia="Calibri" w:cstheme="minorHAnsi"/>
          <w:b/>
          <w:szCs w:val="18"/>
          <w:rPrChange w:id="909"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910"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911"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912"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913"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914" w:author="stuart wolstenholme" w:date="2026-05-29T12:46:00Z" w16du:dateUtc="2026-05-29T11:46:00Z">
            <w:rPr>
              <w:rFonts w:eastAsia="Calibri" w:cstheme="minorHAnsi"/>
              <w:szCs w:val="18"/>
              <w:lang w:val="en-US"/>
            </w:rPr>
          </w:rPrChange>
        </w:rPr>
        <w:t xml:space="preserve"> to an unintended party by impersonating an </w:t>
      </w:r>
      <w:r w:rsidRPr="0022764C">
        <w:rPr>
          <w:rFonts w:eastAsia="Calibri" w:cstheme="minorHAnsi"/>
          <w:b/>
          <w:szCs w:val="18"/>
          <w:rPrChange w:id="915"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916"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22764C">
        <w:rPr>
          <w:rFonts w:eastAsia="Calibri" w:cstheme="majorHAnsi"/>
          <w:szCs w:val="22"/>
          <w:rPrChange w:id="917" w:author="stuart wolstenholme" w:date="2026-05-29T12:46:00Z" w16du:dateUtc="2026-05-29T11:46:00Z">
            <w:rPr>
              <w:rFonts w:eastAsia="Calibri" w:cstheme="majorHAnsi"/>
              <w:szCs w:val="22"/>
              <w:lang w:val="en-US"/>
            </w:rPr>
          </w:rPrChange>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29"/>
        </w:numPr>
        <w:spacing w:before="0" w:after="160" w:line="240" w:lineRule="auto"/>
        <w:rPr>
          <w:rFonts w:eastAsia="Calibri" w:cstheme="minorHAnsi"/>
          <w:kern w:val="2"/>
          <w:szCs w:val="18"/>
          <w14:ligatures w14:val="standardContextual"/>
          <w:rPrChange w:id="918" w:author="stuart wolstenholme" w:date="2026-05-29T12:46:00Z" w16du:dateUtc="2026-05-29T11:46:00Z">
            <w:rPr>
              <w:rFonts w:eastAsia="Calibri" w:cstheme="minorHAnsi"/>
              <w:kern w:val="2"/>
              <w:szCs w:val="18"/>
              <w:lang w:val="en-US"/>
              <w14:ligatures w14:val="standardContextual"/>
            </w:rPr>
          </w:rPrChange>
        </w:rPr>
      </w:pPr>
      <w:r w:rsidRPr="0022764C">
        <w:rPr>
          <w:rFonts w:eastAsia="Calibri" w:cstheme="minorHAnsi"/>
          <w:kern w:val="2"/>
          <w:szCs w:val="18"/>
          <w14:ligatures w14:val="standardContextual"/>
        </w:rPr>
        <w:t>the</w:t>
      </w:r>
      <w:r w:rsidRPr="0022764C">
        <w:rPr>
          <w:rFonts w:eastAsia="Calibri" w:cstheme="minorHAnsi"/>
          <w:b/>
          <w:bCs/>
          <w:szCs w:val="18"/>
          <w:rPrChange w:id="919"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920" w:author="stuart wolstenholme" w:date="2026-05-29T12:46:00Z" w16du:dateUtc="2026-05-29T11:46:00Z">
            <w:rPr>
              <w:rFonts w:eastAsia="Calibri" w:cstheme="minorHAnsi"/>
              <w:szCs w:val="18"/>
              <w:lang w:val="en-US"/>
            </w:rPr>
          </w:rPrChange>
        </w:rPr>
        <w:t xml:space="preserve"> loss of </w:t>
      </w:r>
      <w:r w:rsidRPr="0022764C">
        <w:rPr>
          <w:rFonts w:eastAsia="Calibri" w:cstheme="minorHAnsi"/>
          <w:b/>
          <w:szCs w:val="18"/>
          <w:rPrChange w:id="921"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922"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923"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92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925" w:author="stuart wolstenholme" w:date="2026-05-29T12:46:00Z" w16du:dateUtc="2026-05-29T11:46:00Z">
            <w:rPr>
              <w:rFonts w:eastAsia="Calibri" w:cstheme="minorHAnsi"/>
              <w:b/>
              <w:szCs w:val="18"/>
              <w:lang w:val="en-US"/>
            </w:rPr>
          </w:rPrChange>
        </w:rPr>
        <w:t xml:space="preserve">Other Property </w:t>
      </w:r>
      <w:r w:rsidRPr="0022764C">
        <w:rPr>
          <w:rFonts w:eastAsia="Calibri" w:cstheme="minorHAnsi"/>
          <w:szCs w:val="18"/>
          <w:rPrChange w:id="926" w:author="stuart wolstenholme" w:date="2026-05-29T12:46:00Z" w16du:dateUtc="2026-05-29T11:46:00Z">
            <w:rPr>
              <w:rFonts w:eastAsia="Calibri" w:cstheme="minorHAnsi"/>
              <w:szCs w:val="18"/>
              <w:lang w:val="en-US"/>
            </w:rPr>
          </w:rPrChange>
        </w:rPr>
        <w:t xml:space="preserve">which </w:t>
      </w:r>
      <w:r w:rsidRPr="0022764C">
        <w:rPr>
          <w:rFonts w:eastAsia="Calibri" w:cstheme="minorHAnsi"/>
          <w:kern w:val="2"/>
          <w:szCs w:val="18"/>
          <w14:ligatures w14:val="standardContextual"/>
        </w:rPr>
        <w:t>the</w:t>
      </w:r>
      <w:r w:rsidRPr="0022764C">
        <w:rPr>
          <w:rFonts w:eastAsia="Calibri" w:cstheme="minorHAnsi"/>
          <w:b/>
          <w:bCs/>
          <w:szCs w:val="18"/>
          <w:rPrChange w:id="927"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928"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29" w:author="stuart wolstenholme" w:date="2026-05-29T12:46:00Z" w16du:dateUtc="2026-05-29T11:46:00Z">
            <w:rPr>
              <w:rFonts w:eastAsia="Calibri" w:cstheme="minorHAnsi"/>
              <w:szCs w:val="18"/>
              <w:lang w:val="en-US"/>
            </w:rPr>
          </w:rPrChange>
        </w:rPr>
        <w:t xml:space="preserve">client, customer or vendor intended to transfer, pay or deliver to </w:t>
      </w:r>
      <w:r w:rsidRPr="0022764C">
        <w:rPr>
          <w:rFonts w:eastAsia="Calibri" w:cstheme="minorHAnsi"/>
          <w:kern w:val="2"/>
          <w:szCs w:val="18"/>
          <w14:ligatures w14:val="standardContextual"/>
        </w:rPr>
        <w:t>the</w:t>
      </w:r>
      <w:r w:rsidRPr="0022764C">
        <w:rPr>
          <w:rFonts w:eastAsia="Calibri" w:cstheme="minorHAnsi"/>
          <w:b/>
          <w:bCs/>
          <w:szCs w:val="18"/>
          <w:rPrChange w:id="930"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931"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93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33" w:author="stuart wolstenholme" w:date="2026-05-29T12:46:00Z" w16du:dateUtc="2026-05-29T11:46:00Z">
            <w:rPr>
              <w:rFonts w:eastAsia="Calibri" w:cstheme="minorHAnsi"/>
              <w:szCs w:val="18"/>
              <w:lang w:val="en-US"/>
            </w:rPr>
          </w:rPrChange>
        </w:rPr>
        <w:t>but</w:t>
      </w:r>
      <w:r w:rsidRPr="0022764C">
        <w:rPr>
          <w:rFonts w:eastAsia="Calibri" w:cstheme="minorHAnsi"/>
          <w:b/>
          <w:szCs w:val="18"/>
          <w:rPrChange w:id="934"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35" w:author="stuart wolstenholme" w:date="2026-05-29T12:46:00Z" w16du:dateUtc="2026-05-29T11:46:00Z">
            <w:rPr>
              <w:rFonts w:eastAsia="Calibri" w:cstheme="minorHAnsi"/>
              <w:szCs w:val="18"/>
              <w:lang w:val="en-US"/>
            </w:rPr>
          </w:rPrChange>
        </w:rPr>
        <w:t xml:space="preserve">which was transferred, paid or delivered to an unintended party due to </w:t>
      </w:r>
      <w:r w:rsidRPr="0022764C">
        <w:rPr>
          <w:rFonts w:eastAsia="Calibri" w:cstheme="minorHAnsi"/>
          <w:b/>
          <w:szCs w:val="18"/>
          <w:rPrChange w:id="936" w:author="stuart wolstenholme" w:date="2026-05-29T12:46:00Z" w16du:dateUtc="2026-05-29T11:46:00Z">
            <w:rPr>
              <w:rFonts w:eastAsia="Calibri" w:cstheme="minorHAnsi"/>
              <w:b/>
              <w:szCs w:val="18"/>
              <w:lang w:val="en-US"/>
            </w:rPr>
          </w:rPrChange>
        </w:rPr>
        <w:t>Client Phishing Fraud</w:t>
      </w:r>
      <w:r w:rsidRPr="0022764C">
        <w:rPr>
          <w:rFonts w:eastAsia="Calibri" w:cstheme="minorHAnsi"/>
          <w:szCs w:val="18"/>
          <w:rPrChange w:id="937" w:author="stuart wolstenholme" w:date="2026-05-29T12:46:00Z" w16du:dateUtc="2026-05-29T11:46:00Z">
            <w:rPr>
              <w:rFonts w:eastAsia="Calibri" w:cstheme="minorHAnsi"/>
              <w:szCs w:val="18"/>
              <w:lang w:val="en-US"/>
            </w:rPr>
          </w:rPrChange>
        </w:rPr>
        <w:t>; and</w:t>
      </w:r>
    </w:p>
    <w:p w:rsidR="006936E8" w:rsidRPr="0022764C"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Change w:id="938" w:author="stuart wolstenholme" w:date="2026-05-29T12:46:00Z" w16du:dateUtc="2026-05-29T11:46:00Z">
            <w:rPr>
              <w:rFonts w:eastAsia="Times New Roman" w:cstheme="minorHAnsi"/>
              <w:b/>
              <w:bCs/>
              <w:szCs w:val="18"/>
              <w:lang w:val="en-US"/>
            </w:rPr>
          </w:rPrChange>
        </w:rPr>
      </w:pPr>
      <w:r w:rsidRPr="0022764C">
        <w:rPr>
          <w:rFonts w:eastAsia="Calibri" w:cstheme="minorHAnsi"/>
          <w:szCs w:val="18"/>
          <w:rPrChange w:id="939" w:author="stuart wolstenholme" w:date="2026-05-29T12:46:00Z" w16du:dateUtc="2026-05-29T11:46:00Z">
            <w:rPr>
              <w:rFonts w:eastAsia="Calibri" w:cstheme="minorHAnsi"/>
              <w:szCs w:val="18"/>
              <w:lang w:val="en-US"/>
            </w:rPr>
          </w:rPrChange>
        </w:rPr>
        <w:t xml:space="preserve">the </w:t>
      </w:r>
      <w:r w:rsidRPr="0022764C">
        <w:rPr>
          <w:rFonts w:eastAsia="Calibri" w:cstheme="minorHAnsi"/>
          <w:bCs/>
          <w:szCs w:val="18"/>
          <w:lang w:eastAsia="en-GB"/>
          <w:rPrChange w:id="940" w:author="stuart wolstenholme" w:date="2026-05-29T12:46:00Z" w16du:dateUtc="2026-05-29T11:46:00Z">
            <w:rPr>
              <w:rFonts w:eastAsia="Calibri" w:cstheme="minorHAnsi"/>
              <w:bCs/>
              <w:szCs w:val="18"/>
              <w:lang w:val="en-US" w:eastAsia="en-GB"/>
            </w:rPr>
          </w:rPrChange>
        </w:rPr>
        <w:t xml:space="preserve">cost of reimbursing </w:t>
      </w:r>
      <w:r w:rsidRPr="0022764C">
        <w:rPr>
          <w:rFonts w:eastAsia="Calibri" w:cstheme="minorHAnsi"/>
          <w:kern w:val="2"/>
          <w:szCs w:val="18"/>
          <w14:ligatures w14:val="standardContextual"/>
        </w:rPr>
        <w:t>the</w:t>
      </w:r>
      <w:r w:rsidRPr="0022764C">
        <w:rPr>
          <w:rFonts w:eastAsia="Calibri" w:cstheme="minorHAnsi"/>
          <w:b/>
          <w:szCs w:val="18"/>
          <w:lang w:eastAsia="en-GB"/>
          <w:rPrChange w:id="941"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szCs w:val="18"/>
          <w:rPrChange w:id="94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43" w:author="stuart wolstenholme" w:date="2026-05-29T12:46:00Z" w16du:dateUtc="2026-05-29T11:46:00Z">
            <w:rPr>
              <w:rFonts w:eastAsia="Calibri" w:cstheme="minorHAnsi"/>
              <w:szCs w:val="18"/>
              <w:lang w:val="en-US"/>
            </w:rPr>
          </w:rPrChange>
        </w:rPr>
        <w:t xml:space="preserve">client, customer or vendor </w:t>
      </w:r>
      <w:r w:rsidRPr="0022764C">
        <w:rPr>
          <w:rFonts w:eastAsia="Calibri" w:cstheme="minorHAnsi"/>
          <w:bCs/>
          <w:szCs w:val="18"/>
          <w:lang w:eastAsia="en-GB"/>
          <w:rPrChange w:id="944" w:author="stuart wolstenholme" w:date="2026-05-29T12:46:00Z" w16du:dateUtc="2026-05-29T11:46:00Z">
            <w:rPr>
              <w:rFonts w:eastAsia="Calibri" w:cstheme="minorHAnsi"/>
              <w:bCs/>
              <w:szCs w:val="18"/>
              <w:lang w:val="en-US" w:eastAsia="en-GB"/>
            </w:rPr>
          </w:rPrChange>
        </w:rPr>
        <w:t xml:space="preserve">for their direct </w:t>
      </w:r>
      <w:r w:rsidRPr="0022764C">
        <w:rPr>
          <w:rFonts w:eastAsia="Calibri" w:cstheme="minorHAnsi"/>
          <w:szCs w:val="18"/>
          <w:rPrChange w:id="945" w:author="stuart wolstenholme" w:date="2026-05-29T12:46:00Z" w16du:dateUtc="2026-05-29T11:46:00Z">
            <w:rPr>
              <w:rFonts w:eastAsia="Calibri" w:cstheme="minorHAnsi"/>
              <w:szCs w:val="18"/>
              <w:lang w:val="en-US"/>
            </w:rPr>
          </w:rPrChange>
        </w:rPr>
        <w:t xml:space="preserve">loss of </w:t>
      </w:r>
      <w:r w:rsidRPr="0022764C">
        <w:rPr>
          <w:rFonts w:eastAsia="Calibri" w:cstheme="minorHAnsi"/>
          <w:b/>
          <w:szCs w:val="18"/>
          <w:rPrChange w:id="946"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947"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948"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949"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950" w:author="stuart wolstenholme" w:date="2026-05-29T12:46:00Z" w16du:dateUtc="2026-05-29T11:46:00Z">
            <w:rPr>
              <w:rFonts w:eastAsia="Calibri" w:cstheme="minorHAnsi"/>
              <w:b/>
              <w:szCs w:val="18"/>
              <w:lang w:val="en-US"/>
            </w:rPr>
          </w:rPrChange>
        </w:rPr>
        <w:t>Other Property</w:t>
      </w:r>
      <w:r w:rsidRPr="0022764C">
        <w:rPr>
          <w:rFonts w:eastAsia="Calibri" w:cstheme="minorHAnsi"/>
          <w:bCs/>
          <w:szCs w:val="18"/>
          <w:lang w:eastAsia="en-GB"/>
          <w:rPrChange w:id="95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rPrChange w:id="952" w:author="stuart wolstenholme" w:date="2026-05-29T12:46:00Z" w16du:dateUtc="2026-05-29T11:46:00Z">
            <w:rPr>
              <w:rFonts w:eastAsia="Calibri" w:cstheme="minorHAnsi"/>
              <w:szCs w:val="18"/>
              <w:lang w:val="en-US"/>
            </w:rPr>
          </w:rPrChange>
        </w:rPr>
        <w:t xml:space="preserve">due to </w:t>
      </w:r>
      <w:r w:rsidRPr="0022764C">
        <w:rPr>
          <w:rFonts w:eastAsia="Calibri" w:cstheme="minorHAnsi"/>
          <w:b/>
          <w:szCs w:val="18"/>
          <w:rPrChange w:id="953" w:author="stuart wolstenholme" w:date="2026-05-29T12:46:00Z" w16du:dateUtc="2026-05-29T11:46:00Z">
            <w:rPr>
              <w:rFonts w:eastAsia="Calibri" w:cstheme="minorHAnsi"/>
              <w:b/>
              <w:szCs w:val="18"/>
              <w:lang w:val="en-US"/>
            </w:rPr>
          </w:rPrChange>
        </w:rPr>
        <w:t>Client Phishing Fraud</w:t>
      </w:r>
      <w:r w:rsidRPr="0022764C">
        <w:rPr>
          <w:rFonts w:eastAsia="Calibri" w:cstheme="minorHAnsi"/>
          <w:bCs/>
          <w:szCs w:val="18"/>
          <w:lang w:eastAsia="en-GB"/>
          <w:rPrChange w:id="954" w:author="stuart wolstenholme" w:date="2026-05-29T12:46:00Z" w16du:dateUtc="2026-05-29T11:46:00Z">
            <w:rPr>
              <w:rFonts w:eastAsia="Calibri" w:cstheme="minorHAnsi"/>
              <w:bCs/>
              <w:szCs w:val="18"/>
              <w:lang w:val="en-US" w:eastAsia="en-GB"/>
            </w:rPr>
          </w:rPrChange>
        </w:rPr>
        <w:t xml:space="preserve">, provided such reimbursement is made by </w:t>
      </w:r>
      <w:r w:rsidRPr="0022764C">
        <w:rPr>
          <w:rFonts w:eastAsia="Calibri" w:cstheme="minorHAnsi"/>
          <w:kern w:val="2"/>
          <w:szCs w:val="18"/>
          <w14:ligatures w14:val="standardContextual"/>
        </w:rPr>
        <w:t>the</w:t>
      </w:r>
      <w:r w:rsidRPr="0022764C">
        <w:rPr>
          <w:rFonts w:eastAsia="Calibri" w:cstheme="minorHAnsi"/>
          <w:b/>
          <w:szCs w:val="18"/>
          <w:lang w:eastAsia="en-GB"/>
          <w:rPrChange w:id="95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56" w:author="stuart wolstenholme" w:date="2026-05-29T12:46:00Z" w16du:dateUtc="2026-05-29T11:46:00Z">
            <w:rPr>
              <w:rFonts w:eastAsia="Calibri" w:cstheme="minorHAnsi"/>
              <w:bCs/>
              <w:szCs w:val="18"/>
              <w:lang w:val="en-US" w:eastAsia="en-GB"/>
            </w:rPr>
          </w:rPrChange>
        </w:rPr>
        <w:t xml:space="preserve"> with </w:t>
      </w:r>
      <w:r w:rsidRPr="0022764C">
        <w:rPr>
          <w:rFonts w:eastAsia="Calibri" w:cstheme="minorHAnsi"/>
          <w:b/>
          <w:bCs/>
          <w:szCs w:val="18"/>
          <w:lang w:eastAsia="en-GB"/>
          <w:rPrChange w:id="957"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958"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95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22764C" w:rsidRDefault="006936E8" w:rsidP="006936E8">
      <w:pPr>
        <w:tabs>
          <w:tab w:val="left" w:pos="454"/>
          <w:tab w:val="left" w:pos="4536"/>
        </w:tabs>
        <w:spacing w:before="0" w:line="266" w:lineRule="auto"/>
        <w:rPr>
          <w:rFonts w:eastAsia="Calibri" w:cstheme="minorHAnsi"/>
          <w:bCs/>
          <w:szCs w:val="18"/>
          <w:lang w:eastAsia="en-GB"/>
          <w:rPrChange w:id="960"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961" w:author="stuart wolstenholme" w:date="2026-05-29T12:46:00Z" w16du:dateUtc="2026-05-29T11:46:00Z">
            <w:rPr>
              <w:rFonts w:eastAsia="Arial" w:cstheme="minorHAnsi"/>
              <w:szCs w:val="18"/>
              <w:lang w:val="en-US"/>
            </w:rPr>
          </w:rPrChange>
        </w:rPr>
        <w:t xml:space="preserve">means </w:t>
      </w:r>
      <w:r w:rsidRPr="0022764C">
        <w:rPr>
          <w:rFonts w:eastAsia="Calibri" w:cstheme="minorHAnsi"/>
          <w:bCs/>
          <w:szCs w:val="18"/>
          <w:lang w:eastAsia="en-GB"/>
          <w:rPrChange w:id="962"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szCs w:val="18"/>
          <w:lang w:eastAsia="en-GB"/>
          <w:rPrChange w:id="963"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
          <w:bCs/>
          <w:szCs w:val="18"/>
          <w:lang w:eastAsia="en-GB"/>
          <w:rPrChange w:id="96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65" w:author="stuart wolstenholme" w:date="2026-05-29T12:46:00Z" w16du:dateUtc="2026-05-29T11:46:00Z">
            <w:rPr>
              <w:rFonts w:eastAsia="Calibri" w:cstheme="minorHAnsi"/>
              <w:bCs/>
              <w:szCs w:val="18"/>
              <w:lang w:val="en-US" w:eastAsia="en-GB"/>
            </w:rPr>
          </w:rPrChange>
        </w:rPr>
        <w:t xml:space="preserve">that provides computing resources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96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96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68" w:author="stuart wolstenholme" w:date="2026-05-29T12:46:00Z" w16du:dateUtc="2026-05-29T11:46:00Z">
            <w:rPr>
              <w:rFonts w:eastAsia="Calibri" w:cstheme="minorHAnsi"/>
              <w:bCs/>
              <w:szCs w:val="18"/>
              <w:lang w:val="en-US" w:eastAsia="en-GB"/>
            </w:rPr>
          </w:rPrChange>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22764C" w:rsidRDefault="006936E8" w:rsidP="006936E8">
      <w:pPr>
        <w:tabs>
          <w:tab w:val="left" w:pos="454"/>
          <w:tab w:val="left" w:pos="4536"/>
        </w:tabs>
        <w:spacing w:before="0" w:line="240" w:lineRule="auto"/>
        <w:rPr>
          <w:rFonts w:eastAsia="Arial" w:cstheme="minorHAnsi"/>
          <w:szCs w:val="18"/>
          <w:rPrChange w:id="969" w:author="stuart wolstenholme" w:date="2026-05-29T12:46:00Z" w16du:dateUtc="2026-05-29T11:46:00Z">
            <w:rPr>
              <w:rFonts w:eastAsia="Arial" w:cstheme="minorHAnsi"/>
              <w:szCs w:val="18"/>
              <w:lang w:val="en-US"/>
            </w:rPr>
          </w:rPrChange>
        </w:rPr>
      </w:pPr>
      <w:r w:rsidRPr="0022764C">
        <w:rPr>
          <w:rFonts w:eastAsia="Arial" w:cstheme="minorHAnsi"/>
          <w:szCs w:val="18"/>
          <w:rPrChange w:id="970" w:author="stuart wolstenholme" w:date="2026-05-29T12:46:00Z" w16du:dateUtc="2026-05-29T11:46:00Z">
            <w:rPr>
              <w:rFonts w:eastAsia="Arial" w:cstheme="minorHAnsi"/>
              <w:szCs w:val="18"/>
              <w:lang w:val="en-US"/>
            </w:rPr>
          </w:rPrChange>
        </w:rPr>
        <w:t xml:space="preserve">means an interconnected electronic, wireless, web or similar system, including all computer hardware and software, used to process and store </w:t>
      </w:r>
      <w:r w:rsidRPr="0022764C">
        <w:rPr>
          <w:rFonts w:eastAsia="Arial" w:cstheme="minorHAnsi"/>
          <w:b/>
          <w:bCs/>
          <w:szCs w:val="18"/>
          <w:rPrChange w:id="971"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72" w:author="stuart wolstenholme" w:date="2026-05-29T12:46:00Z" w16du:dateUtc="2026-05-29T11:46:00Z">
            <w:rPr>
              <w:rFonts w:eastAsia="Arial" w:cstheme="minorHAnsi"/>
              <w:szCs w:val="18"/>
              <w:lang w:val="en-US"/>
            </w:rPr>
          </w:rPrChange>
        </w:rPr>
        <w:t xml:space="preserve"> or information in an analogue, digital, electronic or wireless format, including, but not limited to, computer programs, </w:t>
      </w:r>
      <w:r w:rsidRPr="0022764C">
        <w:rPr>
          <w:rFonts w:eastAsia="Arial" w:cstheme="minorHAnsi"/>
          <w:b/>
          <w:bCs/>
          <w:szCs w:val="18"/>
          <w:rPrChange w:id="973"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74" w:author="stuart wolstenholme" w:date="2026-05-29T12:46:00Z" w16du:dateUtc="2026-05-29T11:46:00Z">
            <w:rPr>
              <w:rFonts w:eastAsia="Arial" w:cstheme="minorHAnsi"/>
              <w:szCs w:val="18"/>
              <w:lang w:val="en-US"/>
            </w:rPr>
          </w:rPrChange>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22764C">
        <w:rPr>
          <w:rFonts w:eastAsia="Arial" w:cstheme="minorHAnsi"/>
          <w:b/>
          <w:bCs/>
          <w:szCs w:val="18"/>
          <w:rPrChange w:id="975"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76" w:author="stuart wolstenholme" w:date="2026-05-29T12:46:00Z" w16du:dateUtc="2026-05-29T11:46:00Z">
            <w:rPr>
              <w:rFonts w:eastAsia="Arial" w:cstheme="minorHAnsi"/>
              <w:szCs w:val="18"/>
              <w:lang w:val="en-US"/>
            </w:rPr>
          </w:rPrChange>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del w:id="977" w:author="stuart wolstenholme" w:date="2026-05-29T12:40:00Z" w16du:dateUtc="2026-05-29T11:40:00Z">
        <w:r w:rsidRPr="0022764C" w:rsidDel="00BB79CB">
          <w:rPr>
            <w:rFonts w:eastAsia="Calibri" w:cstheme="minorHAnsi"/>
            <w:kern w:val="2"/>
            <w:szCs w:val="18"/>
            <w:lang w:eastAsia="en-GB"/>
            <w14:ligatures w14:val="standardContextual"/>
          </w:rPr>
          <w:delText>Third Party</w:delText>
        </w:r>
      </w:del>
      <w:ins w:id="978" w:author="stuart wolstenholme" w:date="2026-05-29T12:40:00Z" w16du:dateUtc="2026-05-29T11:40:00Z">
        <w:r w:rsidR="00BB79CB" w:rsidRPr="0022764C">
          <w:rPr>
            <w:rFonts w:eastAsia="Calibri" w:cstheme="minorHAnsi"/>
            <w:kern w:val="2"/>
            <w:szCs w:val="18"/>
            <w:lang w:eastAsia="en-GB"/>
            <w14:ligatures w14:val="standardContextual"/>
          </w:rPr>
          <w:t>Third-Party</w:t>
        </w:r>
      </w:ins>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del w:id="979" w:author="stuart wolstenholme" w:date="2026-05-29T12:40:00Z" w16du:dateUtc="2026-05-29T11:40:00Z">
        <w:r w:rsidRPr="0022764C" w:rsidDel="00BB79CB">
          <w:rPr>
            <w:rFonts w:eastAsia="Times New Roman" w:cstheme="minorHAnsi"/>
            <w:bCs/>
            <w:snapToGrid w:val="0"/>
            <w:kern w:val="2"/>
            <w:szCs w:val="18"/>
            <w14:ligatures w14:val="standardContextual"/>
          </w:rPr>
          <w:delText>installment</w:delText>
        </w:r>
      </w:del>
      <w:ins w:id="980" w:author="stuart wolstenholme" w:date="2026-05-29T12:40:00Z" w16du:dateUtc="2026-05-29T11:40:00Z">
        <w:r w:rsidR="00BB79CB" w:rsidRPr="0022764C">
          <w:rPr>
            <w:rFonts w:eastAsia="Times New Roman" w:cstheme="minorHAnsi"/>
            <w:bCs/>
            <w:snapToGrid w:val="0"/>
            <w:kern w:val="2"/>
            <w:szCs w:val="18"/>
            <w14:ligatures w14:val="standardContextual"/>
          </w:rPr>
          <w:t>instalment</w:t>
        </w:r>
      </w:ins>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981" w:author="stuart wolstenholme" w:date="2026-05-29T12:46:00Z" w16du:dateUtc="2026-05-29T11:46:00Z">
            <w:rPr>
              <w:rFonts w:eastAsia="Calibri" w:cstheme="minorHAnsi"/>
              <w:bCs/>
              <w:szCs w:val="18"/>
              <w:lang w:val="en-US" w:eastAsia="en-GB"/>
            </w:rPr>
          </w:rPrChange>
        </w:rPr>
        <w:t xml:space="preserve">the intentional, unauthorised and malicious use of or access to an </w:t>
      </w:r>
      <w:r w:rsidRPr="0022764C">
        <w:rPr>
          <w:rFonts w:eastAsia="Calibri" w:cstheme="minorHAnsi"/>
          <w:b/>
          <w:bCs/>
          <w:szCs w:val="18"/>
          <w:lang w:eastAsia="en-GB"/>
          <w:rPrChange w:id="982"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983" w:author="stuart wolstenholme" w:date="2026-05-29T12:46:00Z" w16du:dateUtc="2026-05-29T11:46:00Z">
            <w:rPr>
              <w:rFonts w:eastAsia="Calibri" w:cstheme="minorHAnsi"/>
              <w:bCs/>
              <w:szCs w:val="18"/>
              <w:lang w:val="en-US" w:eastAsia="en-GB"/>
            </w:rPr>
          </w:rPrChange>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984" w:author="stuart wolstenholme" w:date="2026-05-29T12:46:00Z" w16du:dateUtc="2026-05-29T11:46:00Z">
            <w:rPr>
              <w:rFonts w:eastAsia="Calibri" w:cstheme="minorHAnsi"/>
              <w:bCs/>
              <w:szCs w:val="18"/>
              <w:lang w:val="en-US" w:eastAsia="en-GB"/>
            </w:rPr>
          </w:rPrChange>
        </w:rPr>
        <w:t xml:space="preserve">reasonable and necessary costs and expenses, other than </w:t>
      </w:r>
      <w:r w:rsidRPr="0022764C">
        <w:rPr>
          <w:rFonts w:eastAsia="Calibri" w:cstheme="minorHAnsi"/>
          <w:b/>
          <w:bCs/>
          <w:szCs w:val="18"/>
          <w:lang w:eastAsia="en-GB"/>
          <w:rPrChange w:id="985" w:author="stuart wolstenholme" w:date="2026-05-29T12:46:00Z" w16du:dateUtc="2026-05-29T11:46:00Z">
            <w:rPr>
              <w:rFonts w:eastAsia="Calibri" w:cstheme="minorHAnsi"/>
              <w:b/>
              <w:bCs/>
              <w:szCs w:val="18"/>
              <w:lang w:val="en-US" w:eastAsia="en-GB"/>
            </w:rPr>
          </w:rPrChange>
        </w:rPr>
        <w:t>Cyber Extortion Monies</w:t>
      </w:r>
      <w:r w:rsidRPr="0022764C">
        <w:rPr>
          <w:rFonts w:eastAsia="Calibri" w:cstheme="minorHAnsi"/>
          <w:bCs/>
          <w:szCs w:val="18"/>
          <w:lang w:eastAsia="en-GB"/>
          <w:rPrChange w:id="986" w:author="stuart wolstenholme" w:date="2026-05-29T12:46:00Z" w16du:dateUtc="2026-05-29T11:46:00Z">
            <w:rPr>
              <w:rFonts w:eastAsia="Calibri" w:cstheme="minorHAnsi"/>
              <w:bCs/>
              <w:szCs w:val="18"/>
              <w:lang w:val="en-US" w:eastAsia="en-GB"/>
            </w:rPr>
          </w:rPrChange>
        </w:rPr>
        <w:t xml:space="preserve">, that </w:t>
      </w:r>
      <w:r w:rsidRPr="0022764C">
        <w:rPr>
          <w:rFonts w:eastAsia="Calibri" w:cstheme="minorHAnsi"/>
          <w:kern w:val="2"/>
          <w:szCs w:val="18"/>
          <w14:ligatures w14:val="standardContextual"/>
        </w:rPr>
        <w:t>the</w:t>
      </w:r>
      <w:r w:rsidRPr="0022764C">
        <w:rPr>
          <w:rFonts w:eastAsia="Calibri" w:cstheme="minorHAnsi"/>
          <w:b/>
          <w:szCs w:val="18"/>
          <w:lang w:eastAsia="en-GB"/>
          <w:rPrChange w:id="987"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98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89" w:author="stuart wolstenholme" w:date="2026-05-29T12:46:00Z" w16du:dateUtc="2026-05-29T11:46:00Z">
            <w:rPr>
              <w:rFonts w:eastAsia="Calibri" w:cstheme="minorHAnsi"/>
              <w:bCs/>
              <w:szCs w:val="18"/>
              <w:lang w:val="en-US" w:eastAsia="en-GB"/>
            </w:rPr>
          </w:rPrChange>
        </w:rPr>
        <w:t xml:space="preserve">incurs with </w:t>
      </w:r>
      <w:r w:rsidRPr="0022764C">
        <w:rPr>
          <w:rFonts w:eastAsia="Calibri" w:cstheme="minorHAnsi"/>
          <w:b/>
          <w:szCs w:val="18"/>
          <w:lang w:eastAsia="en-GB"/>
          <w:rPrChange w:id="990"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991" w:author="stuart wolstenholme" w:date="2026-05-29T12:46:00Z" w16du:dateUtc="2026-05-29T11:46:00Z">
            <w:rPr>
              <w:rFonts w:eastAsia="Calibri" w:cstheme="minorHAnsi"/>
              <w:bCs/>
              <w:szCs w:val="18"/>
              <w:lang w:val="en-US" w:eastAsia="en-GB"/>
            </w:rPr>
          </w:rPrChange>
        </w:rPr>
        <w:t xml:space="preserve"> prior written consent as a direct result of a </w:t>
      </w:r>
      <w:r w:rsidRPr="0022764C">
        <w:rPr>
          <w:rFonts w:eastAsia="Calibri" w:cstheme="minorHAnsi"/>
          <w:b/>
          <w:bCs/>
          <w:szCs w:val="18"/>
          <w:lang w:eastAsia="en-GB"/>
          <w:rPrChange w:id="992"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93" w:author="stuart wolstenholme" w:date="2026-05-29T12:46:00Z" w16du:dateUtc="2026-05-29T11:46:00Z">
            <w:rPr>
              <w:rFonts w:eastAsia="Calibri" w:cstheme="minorHAnsi"/>
              <w:bCs/>
              <w:szCs w:val="18"/>
              <w:lang w:val="en-US" w:eastAsia="en-GB"/>
            </w:rPr>
          </w:rPrChange>
        </w:rPr>
        <w:t xml:space="preserve">, including the cost to retain or hire a </w:t>
      </w:r>
      <w:r w:rsidRPr="0022764C">
        <w:rPr>
          <w:rFonts w:eastAsia="Calibri" w:cstheme="minorHAnsi"/>
          <w:szCs w:val="18"/>
          <w:lang w:eastAsia="en-GB"/>
          <w:rPrChange w:id="994"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Cs/>
          <w:szCs w:val="18"/>
          <w:lang w:eastAsia="en-GB"/>
          <w:rPrChange w:id="995" w:author="stuart wolstenholme" w:date="2026-05-29T12:46:00Z" w16du:dateUtc="2026-05-29T11:46:00Z">
            <w:rPr>
              <w:rFonts w:eastAsia="Calibri" w:cstheme="minorHAnsi"/>
              <w:bCs/>
              <w:szCs w:val="18"/>
              <w:lang w:val="en-US" w:eastAsia="en-GB"/>
            </w:rPr>
          </w:rPrChange>
        </w:rPr>
        <w:t xml:space="preserve"> specialising in IT security to determine the validity and severity of a </w:t>
      </w:r>
      <w:r w:rsidRPr="0022764C">
        <w:rPr>
          <w:rFonts w:eastAsia="Calibri" w:cstheme="minorHAnsi"/>
          <w:b/>
          <w:bCs/>
          <w:szCs w:val="18"/>
          <w:lang w:eastAsia="en-GB"/>
          <w:rPrChange w:id="996"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9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
          <w:szCs w:val="18"/>
          <w:lang w:eastAsia="en-GB"/>
          <w:rPrChange w:id="998"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999" w:author="stuart wolstenholme" w:date="2026-05-29T12:46:00Z" w16du:dateUtc="2026-05-29T11:46:00Z">
            <w:rPr>
              <w:rFonts w:eastAsia="Calibri" w:cstheme="minorHAnsi"/>
              <w:szCs w:val="18"/>
              <w:lang w:val="en-US" w:eastAsia="en-GB"/>
            </w:rPr>
          </w:rPrChange>
        </w:rPr>
        <w:t xml:space="preserve">, digital currency of any kind, including bitcoin, or </w:t>
      </w:r>
      <w:r w:rsidRPr="0022764C">
        <w:rPr>
          <w:rFonts w:eastAsia="Calibri" w:cstheme="minorHAnsi"/>
          <w:b/>
          <w:szCs w:val="18"/>
          <w:lang w:eastAsia="en-GB"/>
          <w:rPrChange w:id="1000"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1001" w:author="stuart wolstenholme" w:date="2026-05-29T12:46:00Z" w16du:dateUtc="2026-05-29T11:46:00Z">
            <w:rPr>
              <w:rFonts w:eastAsia="Calibri" w:cstheme="minorHAnsi"/>
              <w:szCs w:val="18"/>
              <w:lang w:val="en-US" w:eastAsia="en-GB"/>
            </w:rPr>
          </w:rPrChange>
        </w:rPr>
        <w:t>that the</w:t>
      </w:r>
      <w:r w:rsidRPr="0022764C">
        <w:rPr>
          <w:rFonts w:eastAsia="Calibri" w:cstheme="minorHAnsi"/>
          <w:b/>
          <w:bCs/>
          <w:szCs w:val="18"/>
          <w:lang w:eastAsia="en-GB"/>
          <w:rPrChange w:id="1002"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100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004" w:author="stuart wolstenholme" w:date="2026-05-29T12:46:00Z" w16du:dateUtc="2026-05-29T11:46:00Z">
            <w:rPr>
              <w:rFonts w:eastAsia="Calibri" w:cstheme="minorHAnsi"/>
              <w:szCs w:val="18"/>
              <w:lang w:val="en-US" w:eastAsia="en-GB"/>
            </w:rPr>
          </w:rPrChange>
        </w:rPr>
        <w:t>pays with</w:t>
      </w:r>
      <w:r w:rsidRPr="0022764C">
        <w:rPr>
          <w:rFonts w:eastAsia="Calibri" w:cstheme="minorHAnsi"/>
          <w:b/>
          <w:szCs w:val="18"/>
          <w:lang w:eastAsia="en-GB"/>
          <w:rPrChange w:id="1005" w:author="stuart wolstenholme" w:date="2026-05-29T12:46:00Z" w16du:dateUtc="2026-05-29T11:46:00Z">
            <w:rPr>
              <w:rFonts w:eastAsia="Calibri" w:cstheme="minorHAnsi"/>
              <w:b/>
              <w:szCs w:val="18"/>
              <w:lang w:val="en-US" w:eastAsia="en-GB"/>
            </w:rPr>
          </w:rPrChange>
        </w:rPr>
        <w:t xml:space="preserve"> Insurers</w:t>
      </w:r>
      <w:r w:rsidRPr="0022764C">
        <w:rPr>
          <w:rFonts w:eastAsia="Calibri" w:cstheme="minorHAnsi"/>
          <w:bCs/>
          <w:szCs w:val="18"/>
          <w:lang w:eastAsia="en-GB"/>
          <w:rPrChange w:id="1006" w:author="stuart wolstenholme" w:date="2026-05-29T12:46:00Z" w16du:dateUtc="2026-05-29T11:46:00Z">
            <w:rPr>
              <w:rFonts w:eastAsia="Calibri" w:cstheme="minorHAnsi"/>
              <w:bCs/>
              <w:szCs w:val="18"/>
              <w:lang w:val="en-US" w:eastAsia="en-GB"/>
            </w:rPr>
          </w:rPrChange>
        </w:rPr>
        <w:t xml:space="preserve"> prior written consent</w:t>
      </w:r>
      <w:r w:rsidRPr="0022764C">
        <w:rPr>
          <w:rFonts w:eastAsia="Calibri" w:cstheme="minorHAnsi"/>
          <w:szCs w:val="18"/>
          <w:lang w:eastAsia="en-GB"/>
          <w:rPrChange w:id="1007" w:author="stuart wolstenholme" w:date="2026-05-29T12:46:00Z" w16du:dateUtc="2026-05-29T11:46:00Z">
            <w:rPr>
              <w:rFonts w:eastAsia="Calibri" w:cstheme="minorHAnsi"/>
              <w:szCs w:val="18"/>
              <w:lang w:val="en-US" w:eastAsia="en-GB"/>
            </w:rPr>
          </w:rPrChange>
        </w:rPr>
        <w:t xml:space="preserve"> to any person or group reasonably believed to be responsible for a </w:t>
      </w:r>
      <w:r w:rsidRPr="0022764C">
        <w:rPr>
          <w:rFonts w:eastAsia="Calibri" w:cstheme="minorHAnsi"/>
          <w:b/>
          <w:bCs/>
          <w:szCs w:val="18"/>
          <w:lang w:eastAsia="en-GB"/>
          <w:rPrChange w:id="1008"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1009" w:author="stuart wolstenholme" w:date="2026-05-29T12:46:00Z" w16du:dateUtc="2026-05-29T11:46:00Z">
            <w:rPr>
              <w:rFonts w:eastAsia="Calibri" w:cstheme="minorHAnsi"/>
              <w:bCs/>
              <w:szCs w:val="18"/>
              <w:lang w:val="en-US" w:eastAsia="en-GB"/>
            </w:rPr>
          </w:rPrChange>
        </w:rPr>
        <w:t xml:space="preserve">, to prevent or </w:t>
      </w:r>
      <w:r w:rsidRPr="0022764C">
        <w:rPr>
          <w:rFonts w:eastAsia="Calibri" w:cstheme="minorHAnsi"/>
          <w:szCs w:val="18"/>
          <w:lang w:eastAsia="en-GB"/>
          <w:rPrChange w:id="1010" w:author="stuart wolstenholme" w:date="2026-05-29T12:46:00Z" w16du:dateUtc="2026-05-29T11:46:00Z">
            <w:rPr>
              <w:rFonts w:eastAsia="Calibri" w:cstheme="minorHAnsi"/>
              <w:szCs w:val="18"/>
              <w:lang w:val="en-US" w:eastAsia="en-GB"/>
            </w:rPr>
          </w:rPrChange>
        </w:rPr>
        <w:t xml:space="preserve">terminate such </w:t>
      </w:r>
      <w:r w:rsidRPr="0022764C">
        <w:rPr>
          <w:rFonts w:eastAsia="Calibri" w:cstheme="minorHAnsi"/>
          <w:b/>
          <w:szCs w:val="18"/>
          <w:lang w:eastAsia="en-GB"/>
          <w:rPrChange w:id="1011"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01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22764C" w:rsidRDefault="006936E8" w:rsidP="006936E8">
      <w:pPr>
        <w:spacing w:before="0" w:line="240" w:lineRule="auto"/>
        <w:rPr>
          <w:rFonts w:eastAsia="Calibri" w:cstheme="minorHAnsi"/>
          <w:bCs/>
          <w:szCs w:val="18"/>
          <w:lang w:eastAsia="en-GB"/>
          <w:rPrChange w:id="1013"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lang w:eastAsia="en-GB"/>
          <w14:ligatures w14:val="standardContextual"/>
        </w:rPr>
        <w:t xml:space="preserve">means </w:t>
      </w:r>
      <w:r w:rsidRPr="0022764C">
        <w:rPr>
          <w:rFonts w:eastAsia="Calibri" w:cstheme="minorHAnsi"/>
          <w:szCs w:val="18"/>
          <w:lang w:eastAsia="en-GB"/>
          <w:rPrChange w:id="1014" w:author="stuart wolstenholme" w:date="2026-05-29T12:46:00Z" w16du:dateUtc="2026-05-29T11:46:00Z">
            <w:rPr>
              <w:rFonts w:eastAsia="Calibri" w:cstheme="minorHAnsi"/>
              <w:szCs w:val="18"/>
              <w:lang w:val="en-US" w:eastAsia="en-GB"/>
            </w:rPr>
          </w:rPrChange>
        </w:rPr>
        <w:t xml:space="preserve">a credible threat or series of related credible threats, including a demand for </w:t>
      </w:r>
      <w:r w:rsidRPr="0022764C">
        <w:rPr>
          <w:rFonts w:eastAsia="Calibri" w:cstheme="minorHAnsi"/>
          <w:b/>
          <w:szCs w:val="18"/>
          <w:lang w:eastAsia="en-GB"/>
          <w:rPrChange w:id="1015" w:author="stuart wolstenholme" w:date="2026-05-29T12:46:00Z" w16du:dateUtc="2026-05-29T11:46:00Z">
            <w:rPr>
              <w:rFonts w:eastAsia="Calibri" w:cstheme="minorHAnsi"/>
              <w:b/>
              <w:szCs w:val="18"/>
              <w:lang w:val="en-US" w:eastAsia="en-GB"/>
            </w:rPr>
          </w:rPrChange>
        </w:rPr>
        <w:t>Cyber Extortion Monies</w:t>
      </w:r>
      <w:r w:rsidRPr="0022764C">
        <w:rPr>
          <w:rFonts w:eastAsia="Calibri" w:cstheme="minorHAnsi"/>
          <w:szCs w:val="18"/>
          <w:lang w:eastAsia="en-GB"/>
          <w:rPrChange w:id="1016" w:author="stuart wolstenholme" w:date="2026-05-29T12:46:00Z" w16du:dateUtc="2026-05-29T11:46:00Z">
            <w:rPr>
              <w:rFonts w:eastAsia="Calibri" w:cstheme="minorHAnsi"/>
              <w:szCs w:val="18"/>
              <w:lang w:val="en-US" w:eastAsia="en-GB"/>
            </w:rPr>
          </w:rPrChange>
        </w:rPr>
        <w:t>, which is directed at the</w:t>
      </w:r>
      <w:r w:rsidRPr="0022764C">
        <w:rPr>
          <w:rFonts w:eastAsia="Calibri" w:cstheme="minorHAnsi"/>
          <w:b/>
          <w:bCs/>
          <w:szCs w:val="18"/>
          <w:lang w:eastAsia="en-GB"/>
          <w:rPrChange w:id="1017"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018" w:author="stuart wolstenholme" w:date="2026-05-29T12:46:00Z" w16du:dateUtc="2026-05-29T11:46:00Z">
            <w:rPr>
              <w:rFonts w:eastAsia="Calibri" w:cstheme="minorHAnsi"/>
              <w:bCs/>
              <w:szCs w:val="18"/>
              <w:lang w:val="en-US" w:eastAsia="en-GB"/>
            </w:rPr>
          </w:rPrChange>
        </w:rPr>
        <w:t>to:</w:t>
      </w:r>
    </w:p>
    <w:p w:rsidR="00054903" w:rsidRPr="0022764C" w:rsidRDefault="00054903" w:rsidP="006936E8">
      <w:pPr>
        <w:spacing w:before="0" w:line="240" w:lineRule="auto"/>
        <w:rPr>
          <w:rFonts w:eastAsia="Calibri" w:cstheme="minorHAnsi"/>
          <w:bCs/>
          <w:szCs w:val="18"/>
          <w:lang w:eastAsia="en-GB"/>
          <w:rPrChange w:id="1019" w:author="stuart wolstenholme" w:date="2026-05-29T12:46:00Z" w16du:dateUtc="2026-05-29T11:46:00Z">
            <w:rPr>
              <w:rFonts w:eastAsia="Calibri" w:cstheme="minorHAnsi"/>
              <w:bCs/>
              <w:szCs w:val="18"/>
              <w:lang w:val="en-US" w:eastAsia="en-GB"/>
            </w:rPr>
          </w:rPrChange>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1020" w:author="stuart wolstenholme" w:date="2026-05-29T12:46:00Z" w16du:dateUtc="2026-05-29T11:46:00Z">
            <w:rPr>
              <w:rFonts w:eastAsia="Calibri" w:cstheme="minorHAnsi"/>
              <w:bCs/>
              <w:szCs w:val="18"/>
              <w:lang w:val="en-US" w:eastAsia="en-GB"/>
            </w:rPr>
          </w:rPrChange>
        </w:rPr>
        <w:t xml:space="preserve">steal, alter, release, reveal, divulge, disseminate, destroy, publicly disclose or misuse </w:t>
      </w:r>
      <w:r w:rsidRPr="0022764C">
        <w:rPr>
          <w:rFonts w:eastAsia="Calibri" w:cstheme="minorHAnsi"/>
          <w:b/>
          <w:bCs/>
          <w:szCs w:val="18"/>
          <w:lang w:eastAsia="en-GB"/>
          <w:rPrChange w:id="1021"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1022" w:author="stuart wolstenholme" w:date="2026-05-29T12:46:00Z" w16du:dateUtc="2026-05-29T11:46:00Z">
            <w:rPr>
              <w:rFonts w:eastAsia="Calibri" w:cstheme="minorHAnsi"/>
              <w:bCs/>
              <w:szCs w:val="18"/>
              <w:lang w:val="en-US" w:eastAsia="en-GB"/>
            </w:rPr>
          </w:rPrChange>
        </w:rPr>
        <w:t>taken from the</w:t>
      </w:r>
      <w:r w:rsidRPr="0022764C">
        <w:rPr>
          <w:rFonts w:eastAsia="Calibri" w:cstheme="minorHAnsi"/>
          <w:b/>
          <w:szCs w:val="18"/>
          <w:lang w:eastAsia="en-GB"/>
          <w:rPrChange w:id="102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024" w:author="stuart wolstenholme" w:date="2026-05-29T12:46:00Z" w16du:dateUtc="2026-05-29T11:46:00Z">
            <w:rPr>
              <w:rFonts w:eastAsia="Calibri" w:cstheme="minorHAnsi"/>
              <w:bCs/>
              <w:szCs w:val="18"/>
              <w:lang w:val="en-US" w:eastAsia="en-GB"/>
            </w:rPr>
          </w:rPrChange>
        </w:rPr>
        <w:t xml:space="preserve"> through unauthorised access to, or unauthorised use of, an </w:t>
      </w:r>
      <w:r w:rsidRPr="0022764C">
        <w:rPr>
          <w:rFonts w:eastAsia="Calibri" w:cstheme="minorHAnsi"/>
          <w:b/>
          <w:bCs/>
          <w:szCs w:val="18"/>
          <w:lang w:eastAsia="en-GB"/>
          <w:rPrChange w:id="1025"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02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1027" w:author="stuart wolstenholme" w:date="2026-05-29T12:46:00Z" w16du:dateUtc="2026-05-29T11:46:00Z">
            <w:rPr>
              <w:rFonts w:eastAsia="Calibri" w:cstheme="minorHAnsi"/>
              <w:bCs/>
              <w:szCs w:val="18"/>
              <w:lang w:val="en-US" w:eastAsia="en-GB"/>
            </w:rPr>
          </w:rPrChange>
        </w:rPr>
        <w:t xml:space="preserve">infect an </w:t>
      </w:r>
      <w:r w:rsidRPr="0022764C">
        <w:rPr>
          <w:rFonts w:eastAsia="Calibri" w:cstheme="minorHAnsi"/>
          <w:b/>
          <w:bCs/>
          <w:szCs w:val="18"/>
          <w:lang w:eastAsia="en-GB"/>
          <w:rPrChange w:id="1028"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029" w:author="stuart wolstenholme" w:date="2026-05-29T12:46:00Z" w16du:dateUtc="2026-05-29T11:46:00Z">
            <w:rPr>
              <w:rFonts w:eastAsia="Calibri" w:cstheme="minorHAnsi"/>
              <w:bCs/>
              <w:szCs w:val="18"/>
              <w:lang w:val="en-US" w:eastAsia="en-GB"/>
            </w:rPr>
          </w:rPrChange>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1030" w:author="stuart wolstenholme" w:date="2026-05-29T12:46:00Z" w16du:dateUtc="2026-05-29T11:46:00Z">
            <w:rPr>
              <w:rFonts w:eastAsia="Calibri" w:cstheme="minorHAnsi"/>
              <w:bCs/>
              <w:szCs w:val="18"/>
              <w:lang w:val="en-US" w:eastAsia="en-GB"/>
            </w:rPr>
          </w:rPrChange>
        </w:rPr>
        <w:t xml:space="preserve">corrupt, damage or destroy an </w:t>
      </w:r>
      <w:r w:rsidRPr="0022764C">
        <w:rPr>
          <w:rFonts w:eastAsia="Calibri" w:cstheme="minorHAnsi"/>
          <w:b/>
          <w:bCs/>
          <w:szCs w:val="18"/>
          <w:lang w:eastAsia="en-GB"/>
          <w:rPrChange w:id="103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03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1033" w:author="stuart wolstenholme" w:date="2026-05-29T12:46:00Z" w16du:dateUtc="2026-05-29T11:46:00Z">
            <w:rPr>
              <w:rFonts w:eastAsia="Calibri" w:cstheme="minorHAnsi"/>
              <w:bCs/>
              <w:szCs w:val="18"/>
              <w:lang w:val="en-US" w:eastAsia="en-GB"/>
            </w:rPr>
          </w:rPrChange>
        </w:rPr>
        <w:t xml:space="preserve">restrict or hinder access to an </w:t>
      </w:r>
      <w:r w:rsidRPr="0022764C">
        <w:rPr>
          <w:rFonts w:eastAsia="Calibri" w:cstheme="minorHAnsi"/>
          <w:b/>
          <w:bCs/>
          <w:szCs w:val="18"/>
          <w:lang w:eastAsia="en-GB"/>
          <w:rPrChange w:id="103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35" w:author="stuart wolstenholme" w:date="2026-05-29T12:46:00Z" w16du:dateUtc="2026-05-29T11:46:00Z">
            <w:rPr>
              <w:rFonts w:eastAsia="Calibri" w:cstheme="minorHAnsi"/>
              <w:bCs/>
              <w:szCs w:val="18"/>
              <w:lang w:val="en-US" w:eastAsia="en-GB"/>
            </w:rPr>
          </w:rPrChange>
        </w:rPr>
        <w:t xml:space="preserve">, including the threat of a </w:t>
      </w:r>
      <w:del w:id="1036" w:author="stuart wolstenholme" w:date="2026-05-29T12:40:00Z" w16du:dateUtc="2026-05-29T11:40:00Z">
        <w:r w:rsidRPr="0022764C" w:rsidDel="00BB79CB">
          <w:rPr>
            <w:rFonts w:eastAsia="Calibri" w:cstheme="minorHAnsi"/>
            <w:b/>
            <w:bCs/>
            <w:szCs w:val="18"/>
            <w:lang w:eastAsia="en-GB"/>
            <w:rPrChange w:id="1037" w:author="stuart wolstenholme" w:date="2026-05-29T12:46:00Z" w16du:dateUtc="2026-05-29T11:46:00Z">
              <w:rPr>
                <w:rFonts w:eastAsia="Calibri" w:cstheme="minorHAnsi"/>
                <w:b/>
                <w:bCs/>
                <w:szCs w:val="18"/>
                <w:lang w:val="en-US" w:eastAsia="en-GB"/>
              </w:rPr>
            </w:rPrChange>
          </w:rPr>
          <w:delText>Denial of Service</w:delText>
        </w:r>
      </w:del>
      <w:ins w:id="1038" w:author="stuart wolstenholme" w:date="2026-05-29T12:40:00Z" w16du:dateUtc="2026-05-29T11:40:00Z">
        <w:r w:rsidR="00BB79CB" w:rsidRPr="0022764C">
          <w:rPr>
            <w:rFonts w:eastAsia="Calibri" w:cstheme="minorHAnsi"/>
            <w:b/>
            <w:bCs/>
            <w:szCs w:val="18"/>
            <w:lang w:eastAsia="en-GB"/>
            <w:rPrChange w:id="1039"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
          <w:bCs/>
          <w:szCs w:val="18"/>
          <w:lang w:eastAsia="en-GB"/>
          <w:rPrChange w:id="1040" w:author="stuart wolstenholme" w:date="2026-05-29T12:46:00Z" w16du:dateUtc="2026-05-29T11:46:00Z">
            <w:rPr>
              <w:rFonts w:eastAsia="Calibri" w:cstheme="minorHAnsi"/>
              <w:b/>
              <w:bCs/>
              <w:szCs w:val="18"/>
              <w:lang w:val="en-US" w:eastAsia="en-GB"/>
            </w:rPr>
          </w:rPrChange>
        </w:rPr>
        <w:t xml:space="preserve"> Attack</w:t>
      </w:r>
      <w:r w:rsidRPr="0022764C">
        <w:rPr>
          <w:rFonts w:eastAsia="Calibri" w:cstheme="minorHAnsi"/>
          <w:szCs w:val="18"/>
          <w:lang w:eastAsia="en-GB"/>
          <w:rPrChange w:id="104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1042" w:author="stuart wolstenholme" w:date="2026-05-29T12:46:00Z" w16du:dateUtc="2026-05-29T11:46:00Z">
            <w:rPr>
              <w:rFonts w:eastAsia="Calibri" w:cstheme="minorHAnsi"/>
              <w:bCs/>
              <w:szCs w:val="18"/>
              <w:lang w:val="en-US" w:eastAsia="en-GB"/>
            </w:rPr>
          </w:rPrChange>
        </w:rPr>
        <w:t>p</w:t>
      </w:r>
      <w:r w:rsidRPr="0022764C">
        <w:rPr>
          <w:rFonts w:eastAsia="Calibri" w:cstheme="minorHAnsi"/>
          <w:szCs w:val="18"/>
          <w:lang w:eastAsia="en-GB"/>
          <w:rPrChange w:id="1043" w:author="stuart wolstenholme" w:date="2026-05-29T12:46:00Z" w16du:dateUtc="2026-05-29T11:46:00Z">
            <w:rPr>
              <w:rFonts w:eastAsia="Calibri" w:cstheme="minorHAnsi"/>
              <w:szCs w:val="18"/>
              <w:lang w:val="en-US" w:eastAsia="en-GB"/>
            </w:rPr>
          </w:rPrChange>
        </w:rPr>
        <w:t xml:space="preserve">erpetrate or carry out a </w:t>
      </w:r>
      <w:r w:rsidRPr="0022764C">
        <w:rPr>
          <w:rFonts w:eastAsia="Calibri" w:cstheme="minorHAnsi"/>
          <w:b/>
          <w:szCs w:val="18"/>
          <w:lang w:eastAsia="en-GB"/>
          <w:rPrChange w:id="1044"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bCs/>
          <w:szCs w:val="18"/>
          <w:lang w:eastAsia="en-GB"/>
          <w:rPrChange w:id="104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46" w:author="stuart wolstenholme" w:date="2026-05-29T12:46:00Z" w16du:dateUtc="2026-05-29T11:46:00Z">
            <w:rPr>
              <w:rFonts w:eastAsia="Calibri" w:cstheme="minorHAnsi"/>
              <w:szCs w:val="18"/>
              <w:lang w:val="en-US" w:eastAsia="en-GB"/>
            </w:rPr>
          </w:rPrChange>
        </w:rPr>
        <w:t xml:space="preserve">steal, alter, release, </w:t>
      </w:r>
      <w:r w:rsidRPr="0022764C">
        <w:rPr>
          <w:rFonts w:eastAsia="Calibri" w:cstheme="minorHAnsi"/>
          <w:bCs/>
          <w:szCs w:val="18"/>
          <w:lang w:eastAsia="en-GB"/>
          <w:rPrChange w:id="1047" w:author="stuart wolstenholme" w:date="2026-05-29T12:46:00Z" w16du:dateUtc="2026-05-29T11:46:00Z">
            <w:rPr>
              <w:rFonts w:eastAsia="Calibri" w:cstheme="minorHAnsi"/>
              <w:bCs/>
              <w:szCs w:val="18"/>
              <w:lang w:val="en-US" w:eastAsia="en-GB"/>
            </w:rPr>
          </w:rPrChange>
        </w:rPr>
        <w:t>reveal, divulge, disseminate, destroy, publicly disclose or misuse the</w:t>
      </w:r>
      <w:r w:rsidRPr="0022764C">
        <w:rPr>
          <w:rFonts w:eastAsia="Calibri" w:cstheme="minorHAnsi"/>
          <w:b/>
          <w:szCs w:val="18"/>
          <w:lang w:eastAsia="en-GB"/>
          <w:rPrChange w:id="1048"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104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50" w:author="stuart wolstenholme" w:date="2026-05-29T12:46:00Z" w16du:dateUtc="2026-05-29T11:46:00Z">
            <w:rPr>
              <w:rFonts w:eastAsia="Calibri" w:cstheme="minorHAnsi"/>
              <w:bCs/>
              <w:szCs w:val="18"/>
              <w:lang w:val="en-US" w:eastAsia="en-GB"/>
            </w:rPr>
          </w:rPrChange>
        </w:rPr>
        <w:t xml:space="preserve">confidential or proprietary information, or the </w:t>
      </w:r>
      <w:r w:rsidRPr="0022764C">
        <w:rPr>
          <w:rFonts w:eastAsia="Calibri" w:cstheme="minorHAnsi"/>
          <w:b/>
          <w:bCs/>
          <w:szCs w:val="18"/>
          <w:lang w:eastAsia="en-GB"/>
          <w:rPrChange w:id="1051"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1052"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053"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054"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55" w:author="stuart wolstenholme" w:date="2026-05-29T12:46:00Z" w16du:dateUtc="2026-05-29T11:46:00Z">
            <w:rPr>
              <w:rFonts w:eastAsia="Calibri" w:cstheme="minorHAnsi"/>
              <w:szCs w:val="18"/>
              <w:lang w:val="en-US" w:eastAsia="en-GB"/>
            </w:rPr>
          </w:rPrChange>
        </w:rPr>
        <w:t>damage the</w:t>
      </w:r>
      <w:r w:rsidRPr="0022764C">
        <w:rPr>
          <w:rFonts w:eastAsia="Calibri" w:cstheme="minorHAnsi"/>
          <w:b/>
          <w:szCs w:val="18"/>
          <w:lang w:eastAsia="en-GB"/>
          <w:rPrChange w:id="1056"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057"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058" w:author="stuart wolstenholme" w:date="2026-05-29T12:46:00Z" w16du:dateUtc="2026-05-29T11:46:00Z">
            <w:rPr>
              <w:rFonts w:eastAsia="Calibri" w:cstheme="minorHAnsi"/>
              <w:szCs w:val="18"/>
              <w:lang w:val="en-US" w:eastAsia="en-GB"/>
            </w:rPr>
          </w:rPrChange>
        </w:rPr>
        <w:t xml:space="preserve"> or the</w:t>
      </w:r>
      <w:r w:rsidRPr="0022764C">
        <w:rPr>
          <w:rFonts w:eastAsia="Calibri" w:cstheme="minorHAnsi"/>
          <w:b/>
          <w:bCs/>
          <w:szCs w:val="18"/>
          <w:lang w:eastAsia="en-GB"/>
          <w:rPrChange w:id="1059"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060" w:author="stuart wolstenholme" w:date="2026-05-29T12:46:00Z" w16du:dateUtc="2026-05-29T11:46:00Z">
            <w:rPr>
              <w:rFonts w:eastAsia="Calibri" w:cstheme="minorHAnsi"/>
              <w:szCs w:val="18"/>
              <w:lang w:val="en-US" w:eastAsia="en-GB"/>
            </w:rPr>
          </w:rPrChange>
        </w:rPr>
        <w:t>brand by posting false or misleading comments about the</w:t>
      </w:r>
      <w:r w:rsidRPr="0022764C">
        <w:rPr>
          <w:rFonts w:eastAsia="Calibri" w:cstheme="minorHAnsi"/>
          <w:b/>
          <w:szCs w:val="18"/>
          <w:lang w:eastAsia="en-GB"/>
          <w:rPrChange w:id="1061"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062" w:author="stuart wolstenholme" w:date="2026-05-29T12:46:00Z" w16du:dateUtc="2026-05-29T11:46:00Z">
            <w:rPr>
              <w:rFonts w:eastAsia="Calibri" w:cstheme="minorHAnsi"/>
              <w:szCs w:val="18"/>
              <w:lang w:val="en-US" w:eastAsia="en-GB"/>
            </w:rPr>
          </w:rPrChange>
        </w:rPr>
        <w:t>or the</w:t>
      </w:r>
      <w:r w:rsidRPr="0022764C">
        <w:rPr>
          <w:rFonts w:eastAsia="Calibri" w:cstheme="minorHAnsi"/>
          <w:b/>
          <w:bCs/>
          <w:szCs w:val="18"/>
          <w:lang w:eastAsia="en-GB"/>
          <w:rPrChange w:id="1063" w:author="stuart wolstenholme" w:date="2026-05-29T12:46:00Z" w16du:dateUtc="2026-05-29T11:46:00Z">
            <w:rPr>
              <w:rFonts w:eastAsia="Calibri" w:cstheme="minorHAnsi"/>
              <w:b/>
              <w:bCs/>
              <w:szCs w:val="18"/>
              <w:lang w:val="en-US" w:eastAsia="en-GB"/>
            </w:rPr>
          </w:rPrChange>
        </w:rPr>
        <w:t xml:space="preserve"> Named </w:t>
      </w:r>
      <w:r w:rsidRPr="0022764C">
        <w:rPr>
          <w:rFonts w:eastAsia="Calibri" w:cstheme="minorHAnsi"/>
          <w:b/>
          <w:bCs/>
          <w:szCs w:val="18"/>
          <w:lang w:eastAsia="en-GB"/>
          <w:rPrChange w:id="1064" w:author="stuart wolstenholme" w:date="2026-05-29T12:46:00Z" w16du:dateUtc="2026-05-29T11:46:00Z">
            <w:rPr>
              <w:rFonts w:eastAsia="Calibri" w:cstheme="minorHAnsi"/>
              <w:b/>
              <w:bCs/>
              <w:szCs w:val="18"/>
              <w:lang w:val="en-US" w:eastAsia="en-GB"/>
            </w:rPr>
          </w:rPrChange>
        </w:rPr>
        <w:lastRenderedPageBreak/>
        <w:t xml:space="preserve">Insured’s </w:t>
      </w:r>
      <w:r w:rsidRPr="0022764C">
        <w:rPr>
          <w:rFonts w:eastAsia="Calibri" w:cstheme="minorHAnsi"/>
          <w:szCs w:val="18"/>
          <w:lang w:eastAsia="en-GB"/>
          <w:rPrChange w:id="1065" w:author="stuart wolstenholme" w:date="2026-05-29T12:46:00Z" w16du:dateUtc="2026-05-29T11:46:00Z">
            <w:rPr>
              <w:rFonts w:eastAsia="Calibri" w:cstheme="minorHAnsi"/>
              <w:szCs w:val="18"/>
              <w:lang w:val="en-US" w:eastAsia="en-GB"/>
            </w:rPr>
          </w:rPrChange>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66"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067"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68"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069"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70"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071"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72" w:author="stuart wolstenholme" w:date="2026-05-29T12:46:00Z" w16du:dateUtc="2026-05-29T11:46:00Z">
            <w:rPr>
              <w:rFonts w:eastAsia="Calibri" w:cstheme="minorHAnsi"/>
              <w:szCs w:val="18"/>
              <w:lang w:val="en-US" w:eastAsia="en-GB"/>
            </w:rPr>
          </w:rPrChange>
        </w:rPr>
        <w:t xml:space="preserve"> resulting from the same attack, event or incident will be considered a single </w:t>
      </w:r>
      <w:r w:rsidRPr="0022764C">
        <w:rPr>
          <w:rFonts w:eastAsia="Calibri" w:cstheme="minorHAnsi"/>
          <w:b/>
          <w:bCs/>
          <w:szCs w:val="18"/>
          <w:lang w:eastAsia="en-GB"/>
          <w:rPrChange w:id="1073"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szCs w:val="18"/>
          <w:lang w:eastAsia="en-GB"/>
          <w:rPrChange w:id="1074"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szCs w:val="18"/>
          <w:lang w:eastAsia="en-GB"/>
          <w:rPrChange w:id="1075" w:author="stuart wolstenholme" w:date="2026-05-29T12:46:00Z" w16du:dateUtc="2026-05-29T11:46:00Z">
            <w:rPr>
              <w:rFonts w:eastAsia="Calibri" w:cstheme="minorHAnsi"/>
              <w:b/>
              <w:szCs w:val="18"/>
              <w:lang w:val="en-US" w:eastAsia="en-GB"/>
            </w:rPr>
          </w:rPrChange>
        </w:rPr>
        <w:t>Cyber Extortion Threats</w:t>
      </w:r>
      <w:r w:rsidRPr="0022764C">
        <w:rPr>
          <w:rFonts w:eastAsia="Calibri" w:cstheme="minorHAnsi"/>
          <w:b/>
          <w:bCs/>
          <w:szCs w:val="18"/>
          <w:lang w:eastAsia="en-GB"/>
          <w:rPrChange w:id="107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77"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07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79" w:author="stuart wolstenholme" w:date="2026-05-29T12:46:00Z" w16du:dateUtc="2026-05-29T11:46:00Z">
            <w:rPr>
              <w:rFonts w:eastAsia="Calibri" w:cstheme="minorHAnsi"/>
              <w:szCs w:val="18"/>
              <w:lang w:val="en-US" w:eastAsia="en-GB"/>
            </w:rPr>
          </w:rPrChange>
        </w:rPr>
        <w:t xml:space="preserve">a monetary judgment, award or settlement including liquidated, punitive, exemplary or multiple </w:t>
      </w:r>
      <w:r w:rsidRPr="0022764C">
        <w:rPr>
          <w:rFonts w:eastAsia="Calibri" w:cstheme="minorHAnsi"/>
          <w:bCs/>
          <w:szCs w:val="18"/>
          <w:lang w:eastAsia="en-GB"/>
          <w:rPrChange w:id="1080" w:author="stuart wolstenholme" w:date="2026-05-29T12:46:00Z" w16du:dateUtc="2026-05-29T11:46:00Z">
            <w:rPr>
              <w:rFonts w:eastAsia="Calibri" w:cstheme="minorHAnsi"/>
              <w:bCs/>
              <w:szCs w:val="18"/>
              <w:lang w:val="en-US" w:eastAsia="en-GB"/>
            </w:rPr>
          </w:rPrChange>
        </w:rPr>
        <w:t>awards</w:t>
      </w:r>
      <w:r w:rsidRPr="0022764C">
        <w:rPr>
          <w:rFonts w:eastAsia="Calibri" w:cstheme="minorHAnsi"/>
          <w:szCs w:val="18"/>
          <w:lang w:eastAsia="en-GB"/>
          <w:rPrChange w:id="1081" w:author="stuart wolstenholme" w:date="2026-05-29T12:46:00Z" w16du:dateUtc="2026-05-29T11:46:00Z">
            <w:rPr>
              <w:rFonts w:eastAsia="Calibri" w:cstheme="minorHAnsi"/>
              <w:szCs w:val="18"/>
              <w:lang w:val="en-US" w:eastAsia="en-GB"/>
            </w:rPr>
          </w:rPrChange>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82" w:author="stuart wolstenholme" w:date="2026-05-29T12:46:00Z" w16du:dateUtc="2026-05-29T11:46:00Z">
            <w:rPr>
              <w:rFonts w:eastAsia="Calibri" w:cstheme="minorHAnsi"/>
              <w:szCs w:val="18"/>
              <w:lang w:val="en-US" w:eastAsia="en-GB"/>
            </w:rPr>
          </w:rPrChange>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83" w:author="stuart wolstenholme" w:date="2026-05-29T12:46:00Z" w16du:dateUtc="2026-05-29T11:46:00Z">
            <w:rPr>
              <w:rFonts w:eastAsia="Calibri" w:cstheme="minorHAnsi"/>
              <w:szCs w:val="18"/>
              <w:lang w:val="en-US" w:eastAsia="en-GB"/>
            </w:rPr>
          </w:rPrChange>
        </w:rPr>
        <w:t xml:space="preserve">prejudgment and post-judgment interest awarded against an </w:t>
      </w:r>
      <w:r w:rsidRPr="0022764C">
        <w:rPr>
          <w:rFonts w:eastAsia="Calibri" w:cstheme="minorHAnsi"/>
          <w:b/>
          <w:szCs w:val="18"/>
          <w:lang w:eastAsia="en-GB"/>
          <w:rPrChange w:id="1084"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085" w:author="stuart wolstenholme" w:date="2026-05-29T12:46:00Z" w16du:dateUtc="2026-05-29T11:46:00Z">
            <w:rPr>
              <w:rFonts w:eastAsia="Calibri" w:cstheme="minorHAnsi"/>
              <w:szCs w:val="18"/>
              <w:lang w:val="en-US" w:eastAsia="en-GB"/>
            </w:rPr>
          </w:rPrChange>
        </w:rPr>
        <w:t xml:space="preserve">on that part of any judgment paid or to be paid by the </w:t>
      </w:r>
      <w:r w:rsidRPr="0022764C">
        <w:rPr>
          <w:rFonts w:eastAsia="Calibri" w:cstheme="minorHAnsi"/>
          <w:b/>
          <w:szCs w:val="18"/>
          <w:lang w:eastAsia="en-GB"/>
          <w:rPrChange w:id="1086"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108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Change w:id="1088"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1089" w:author="stuart wolstenholme" w:date="2026-05-29T12:46:00Z" w16du:dateUtc="2026-05-29T11:46:00Z">
            <w:rPr>
              <w:rFonts w:eastAsia="Calibri" w:cstheme="minorHAnsi"/>
              <w:b/>
              <w:szCs w:val="18"/>
              <w:lang w:val="en-US" w:eastAsia="en-GB"/>
            </w:rPr>
          </w:rPrChange>
        </w:rPr>
        <w:t xml:space="preserve">Damages </w:t>
      </w:r>
      <w:del w:id="1090" w:author="stuart wolstenholme" w:date="2026-05-29T12:40:00Z" w16du:dateUtc="2026-05-29T11:40:00Z">
        <w:r w:rsidRPr="0022764C" w:rsidDel="00BB79CB">
          <w:rPr>
            <w:rFonts w:eastAsia="Calibri" w:cstheme="minorHAnsi"/>
            <w:szCs w:val="18"/>
            <w:lang w:eastAsia="en-GB"/>
            <w:rPrChange w:id="1091" w:author="stuart wolstenholme" w:date="2026-05-29T12:46:00Z" w16du:dateUtc="2026-05-29T11:46:00Z">
              <w:rPr>
                <w:rFonts w:eastAsia="Calibri" w:cstheme="minorHAnsi"/>
                <w:szCs w:val="18"/>
                <w:lang w:val="en-US" w:eastAsia="en-GB"/>
              </w:rPr>
            </w:rPrChange>
          </w:rPr>
          <w:delText>does</w:delText>
        </w:r>
      </w:del>
      <w:ins w:id="1092" w:author="stuart wolstenholme" w:date="2026-05-29T12:40:00Z" w16du:dateUtc="2026-05-29T11:40:00Z">
        <w:r w:rsidR="00BB79CB" w:rsidRPr="0022764C">
          <w:rPr>
            <w:rFonts w:eastAsia="Calibri" w:cstheme="minorHAnsi"/>
            <w:szCs w:val="18"/>
            <w:lang w:eastAsia="en-GB"/>
            <w:rPrChange w:id="1093" w:author="stuart wolstenholme" w:date="2026-05-29T12:46:00Z" w16du:dateUtc="2026-05-29T11:46:00Z">
              <w:rPr>
                <w:rFonts w:eastAsia="Calibri" w:cstheme="minorHAnsi"/>
                <w:szCs w:val="18"/>
                <w:lang w:val="en-US" w:eastAsia="en-GB"/>
              </w:rPr>
            </w:rPrChange>
          </w:rPr>
          <w:t>do</w:t>
        </w:r>
      </w:ins>
      <w:r w:rsidRPr="0022764C">
        <w:rPr>
          <w:rFonts w:eastAsia="Calibri" w:cstheme="minorHAnsi"/>
          <w:szCs w:val="18"/>
          <w:lang w:eastAsia="en-GB"/>
          <w:rPrChange w:id="1094" w:author="stuart wolstenholme" w:date="2026-05-29T12:46:00Z" w16du:dateUtc="2026-05-29T11:46:00Z">
            <w:rPr>
              <w:rFonts w:eastAsia="Calibri" w:cstheme="minorHAnsi"/>
              <w:szCs w:val="18"/>
              <w:lang w:val="en-US" w:eastAsia="en-GB"/>
            </w:rPr>
          </w:rPrChange>
        </w:rPr>
        <w:t xml:space="preserve"> not include a</w:t>
      </w:r>
      <w:r w:rsidRPr="0022764C">
        <w:rPr>
          <w:rFonts w:eastAsia="Calibri" w:cstheme="minorHAnsi"/>
          <w:bCs/>
          <w:szCs w:val="18"/>
          <w:lang w:eastAsia="en-GB"/>
          <w:rPrChange w:id="1095" w:author="stuart wolstenholme" w:date="2026-05-29T12:46:00Z" w16du:dateUtc="2026-05-29T11:46:00Z">
            <w:rPr>
              <w:rFonts w:eastAsia="Calibri" w:cstheme="minorHAnsi"/>
              <w:bCs/>
              <w:szCs w:val="18"/>
              <w:lang w:val="en-US" w:eastAsia="en-GB"/>
            </w:rPr>
          </w:rPrChange>
        </w:rPr>
        <w:t>ny:</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96"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97" w:author="stuart wolstenholme" w:date="2026-05-29T12:46:00Z" w16du:dateUtc="2026-05-29T11:46:00Z">
            <w:rPr>
              <w:rFonts w:eastAsia="Calibri" w:cstheme="minorHAnsi"/>
              <w:szCs w:val="18"/>
              <w:lang w:val="en-US" w:eastAsia="en-GB"/>
            </w:rPr>
          </w:rPrChange>
        </w:rPr>
        <w:t>of the</w:t>
      </w:r>
      <w:r w:rsidRPr="0022764C">
        <w:rPr>
          <w:rFonts w:eastAsia="Calibri" w:cstheme="minorHAnsi"/>
          <w:b/>
          <w:bCs/>
          <w:szCs w:val="18"/>
          <w:lang w:eastAsia="en-GB"/>
          <w:rPrChange w:id="1098"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099" w:author="stuart wolstenholme" w:date="2026-05-29T12:46:00Z" w16du:dateUtc="2026-05-29T11:46:00Z">
            <w:rPr>
              <w:rFonts w:eastAsia="Calibri" w:cstheme="minorHAnsi"/>
              <w:szCs w:val="18"/>
              <w:lang w:val="en-US" w:eastAsia="en-GB"/>
            </w:rPr>
          </w:rPrChange>
        </w:rPr>
        <w:t xml:space="preserve"> future profits or royalties, restitution or disgorgement of </w:t>
      </w:r>
      <w:r w:rsidRPr="0022764C">
        <w:rPr>
          <w:rFonts w:eastAsia="Calibri" w:cstheme="minorHAnsi"/>
          <w:bCs/>
          <w:szCs w:val="18"/>
          <w:lang w:eastAsia="en-GB"/>
          <w:rPrChange w:id="1100" w:author="stuart wolstenholme" w:date="2026-05-29T12:46:00Z" w16du:dateUtc="2026-05-29T11:46:00Z">
            <w:rPr>
              <w:rFonts w:eastAsia="Calibri" w:cstheme="minorHAnsi"/>
              <w:bCs/>
              <w:szCs w:val="18"/>
              <w:lang w:val="en-US" w:eastAsia="en-GB"/>
            </w:rPr>
          </w:rPrChange>
        </w:rPr>
        <w:t xml:space="preserve">any of the </w:t>
      </w:r>
      <w:r w:rsidRPr="0022764C">
        <w:rPr>
          <w:rFonts w:eastAsia="Calibri" w:cstheme="minorHAnsi"/>
          <w:b/>
          <w:bCs/>
          <w:szCs w:val="18"/>
          <w:lang w:eastAsia="en-GB"/>
          <w:rPrChange w:id="1101"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1102" w:author="stuart wolstenholme" w:date="2026-05-29T12:46:00Z" w16du:dateUtc="2026-05-29T11:46:00Z">
            <w:rPr>
              <w:rFonts w:eastAsia="Calibri" w:cstheme="minorHAnsi"/>
              <w:szCs w:val="18"/>
              <w:lang w:val="en-US" w:eastAsia="en-GB"/>
            </w:rPr>
          </w:rPrChange>
        </w:rPr>
        <w:t xml:space="preserve"> profits;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0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04" w:author="stuart wolstenholme" w:date="2026-05-29T12:46:00Z" w16du:dateUtc="2026-05-29T11:46:00Z">
            <w:rPr>
              <w:rFonts w:eastAsia="Calibri" w:cstheme="minorHAnsi"/>
              <w:szCs w:val="18"/>
              <w:lang w:val="en-US" w:eastAsia="en-GB"/>
            </w:rPr>
          </w:rPrChange>
        </w:rPr>
        <w:t xml:space="preserve">of the costs to comply with orders granting injunctive or non-monetary relief, including specific performance, or any agreement to provide such relief;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05"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06"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Cs/>
          <w:szCs w:val="18"/>
          <w:lang w:eastAsia="en-GB"/>
          <w:rPrChange w:id="1107"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108"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109" w:author="stuart wolstenholme" w:date="2026-05-29T12:46:00Z" w16du:dateUtc="2026-05-29T11:46:00Z">
            <w:rPr>
              <w:rFonts w:eastAsia="Calibri" w:cstheme="minorHAnsi"/>
              <w:szCs w:val="18"/>
              <w:lang w:val="en-US" w:eastAsia="en-GB"/>
            </w:rPr>
          </w:rPrChange>
        </w:rPr>
        <w:t xml:space="preserve"> fees or profits, the return or offset of </w:t>
      </w:r>
      <w:r w:rsidRPr="0022764C">
        <w:rPr>
          <w:rFonts w:eastAsia="Calibri" w:cstheme="minorHAnsi"/>
          <w:bCs/>
          <w:szCs w:val="18"/>
          <w:lang w:eastAsia="en-GB"/>
          <w:rPrChange w:id="1110"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111"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112" w:author="stuart wolstenholme" w:date="2026-05-29T12:46:00Z" w16du:dateUtc="2026-05-29T11:46:00Z">
            <w:rPr>
              <w:rFonts w:eastAsia="Calibri" w:cstheme="minorHAnsi"/>
              <w:szCs w:val="18"/>
              <w:lang w:val="en-US" w:eastAsia="en-GB"/>
            </w:rPr>
          </w:rPrChange>
        </w:rPr>
        <w:t xml:space="preserve"> fees or charges, or </w:t>
      </w:r>
      <w:r w:rsidRPr="0022764C">
        <w:rPr>
          <w:rFonts w:eastAsia="Calibri" w:cstheme="minorHAnsi"/>
          <w:bCs/>
          <w:szCs w:val="18"/>
          <w:lang w:eastAsia="en-GB"/>
          <w:rPrChange w:id="1113"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114" w:author="stuart wolstenholme" w:date="2026-05-29T12:46:00Z" w16du:dateUtc="2026-05-29T11:46:00Z">
            <w:rPr>
              <w:rFonts w:eastAsia="Calibri" w:cstheme="minorHAnsi"/>
              <w:b/>
              <w:bCs/>
              <w:szCs w:val="18"/>
              <w:lang w:val="en-US" w:eastAsia="en-GB"/>
            </w:rPr>
          </w:rPrChange>
        </w:rPr>
        <w:t xml:space="preserve"> Insured’s </w:t>
      </w:r>
      <w:r w:rsidRPr="0022764C">
        <w:rPr>
          <w:rFonts w:eastAsia="Calibri" w:cstheme="minorHAnsi"/>
          <w:szCs w:val="18"/>
          <w:lang w:eastAsia="en-GB"/>
          <w:rPrChange w:id="1115" w:author="stuart wolstenholme" w:date="2026-05-29T12:46:00Z" w16du:dateUtc="2026-05-29T11:46:00Z">
            <w:rPr>
              <w:rFonts w:eastAsia="Calibri" w:cstheme="minorHAnsi"/>
              <w:szCs w:val="18"/>
              <w:lang w:val="en-US" w:eastAsia="en-GB"/>
            </w:rPr>
          </w:rPrChange>
        </w:rPr>
        <w:t xml:space="preserve">commissions or royalties provided or contracted to be provided;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16"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17" w:author="stuart wolstenholme" w:date="2026-05-29T12:46:00Z" w16du:dateUtc="2026-05-29T11:46:00Z">
            <w:rPr>
              <w:rFonts w:eastAsia="Calibri" w:cstheme="minorHAnsi"/>
              <w:szCs w:val="18"/>
              <w:lang w:val="en-US" w:eastAsia="en-GB"/>
            </w:rPr>
          </w:rPrChange>
        </w:rPr>
        <w:t xml:space="preserve">taxes, fines, penalties or sanctions;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1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19" w:author="stuart wolstenholme" w:date="2026-05-29T12:46:00Z" w16du:dateUtc="2026-05-29T11:46:00Z">
            <w:rPr>
              <w:rFonts w:eastAsia="Calibri" w:cstheme="minorHAnsi"/>
              <w:szCs w:val="18"/>
              <w:lang w:val="en-US" w:eastAsia="en-GB"/>
            </w:rPr>
          </w:rPrChange>
        </w:rPr>
        <w:t xml:space="preserve">contractual liquidated </w:t>
      </w:r>
      <w:r w:rsidRPr="0022764C">
        <w:rPr>
          <w:rFonts w:eastAsia="Calibri" w:cstheme="minorHAnsi"/>
          <w:b/>
          <w:szCs w:val="18"/>
          <w:lang w:eastAsia="en-GB"/>
          <w:rPrChange w:id="1120"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1121" w:author="stuart wolstenholme" w:date="2026-05-29T12:46:00Z" w16du:dateUtc="2026-05-29T11:46:00Z">
            <w:rPr>
              <w:rFonts w:eastAsia="Calibri" w:cstheme="minorHAnsi"/>
              <w:szCs w:val="18"/>
              <w:lang w:val="en-US" w:eastAsia="en-GB"/>
            </w:rPr>
          </w:rPrChange>
        </w:rPr>
        <w:t xml:space="preserve"> that exceed the amount for which the </w:t>
      </w:r>
      <w:r w:rsidRPr="0022764C">
        <w:rPr>
          <w:rFonts w:eastAsia="Calibri" w:cstheme="minorHAnsi"/>
          <w:b/>
          <w:szCs w:val="18"/>
          <w:lang w:eastAsia="en-GB"/>
          <w:rPrChange w:id="1122"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123" w:author="stuart wolstenholme" w:date="2026-05-29T12:46:00Z" w16du:dateUtc="2026-05-29T11:46:00Z">
            <w:rPr>
              <w:rFonts w:eastAsia="Calibri" w:cstheme="minorHAnsi"/>
              <w:szCs w:val="18"/>
              <w:lang w:val="en-US" w:eastAsia="en-GB"/>
            </w:rPr>
          </w:rPrChange>
        </w:rPr>
        <w:t xml:space="preserve">would have been liable in the absence of the contract;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2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25" w:author="stuart wolstenholme" w:date="2026-05-29T12:46:00Z" w16du:dateUtc="2026-05-29T11:46:00Z">
            <w:rPr>
              <w:rFonts w:eastAsia="Calibri" w:cstheme="minorHAnsi"/>
              <w:szCs w:val="18"/>
              <w:lang w:val="en-US" w:eastAsia="en-GB"/>
            </w:rPr>
          </w:rPrChange>
        </w:rPr>
        <w:t xml:space="preserve">any amount which </w:t>
      </w:r>
      <w:r w:rsidRPr="0022764C">
        <w:rPr>
          <w:rFonts w:eastAsia="Calibri" w:cstheme="minorHAnsi"/>
          <w:bCs/>
          <w:szCs w:val="18"/>
          <w:lang w:eastAsia="en-GB"/>
          <w:rPrChange w:id="1126"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1127"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1128" w:author="stuart wolstenholme" w:date="2026-05-29T12:46:00Z" w16du:dateUtc="2026-05-29T11:46:00Z">
            <w:rPr>
              <w:rFonts w:eastAsia="Calibri" w:cstheme="minorHAnsi"/>
              <w:szCs w:val="18"/>
              <w:lang w:val="en-US" w:eastAsia="en-GB"/>
            </w:rPr>
          </w:rPrChange>
        </w:rPr>
        <w:t xml:space="preserve"> is not financially or legally obligated to pay;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2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30" w:author="stuart wolstenholme" w:date="2026-05-29T12:46:00Z" w16du:dateUtc="2026-05-29T11:46:00Z">
            <w:rPr>
              <w:rFonts w:eastAsia="Calibri" w:cstheme="minorHAnsi"/>
              <w:szCs w:val="18"/>
              <w:lang w:val="en-US" w:eastAsia="en-GB"/>
            </w:rPr>
          </w:rPrChange>
        </w:rPr>
        <w:t xml:space="preserve">disgorgement of any remuneration or financial advantage to which </w:t>
      </w:r>
      <w:r w:rsidRPr="0022764C">
        <w:rPr>
          <w:rFonts w:eastAsia="Calibri" w:cstheme="minorHAnsi"/>
          <w:bCs/>
          <w:szCs w:val="18"/>
          <w:lang w:eastAsia="en-GB"/>
          <w:rPrChange w:id="1131"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1132"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1133" w:author="stuart wolstenholme" w:date="2026-05-29T12:46:00Z" w16du:dateUtc="2026-05-29T11:46:00Z">
            <w:rPr>
              <w:rFonts w:eastAsia="Calibri" w:cstheme="minorHAnsi"/>
              <w:szCs w:val="18"/>
              <w:lang w:val="en-US" w:eastAsia="en-GB"/>
            </w:rPr>
          </w:rPrChange>
        </w:rPr>
        <w:t xml:space="preserve"> was not legally entitled;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3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35" w:author="stuart wolstenholme" w:date="2026-05-29T12:46:00Z" w16du:dateUtc="2026-05-29T11:46:00Z">
            <w:rPr>
              <w:rFonts w:eastAsia="Calibri" w:cstheme="minorHAnsi"/>
              <w:szCs w:val="18"/>
              <w:lang w:val="en-US" w:eastAsia="en-GB"/>
            </w:rPr>
          </w:rPrChange>
        </w:rPr>
        <w:t xml:space="preserve">settlements negotiated without </w:t>
      </w:r>
      <w:r w:rsidRPr="0022764C">
        <w:rPr>
          <w:rFonts w:eastAsia="Calibri" w:cstheme="minorHAnsi"/>
          <w:b/>
          <w:szCs w:val="18"/>
          <w:lang w:eastAsia="en-GB"/>
          <w:rPrChange w:id="1136"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1137"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1138"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3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40" w:author="stuart wolstenholme" w:date="2026-05-29T12:46:00Z" w16du:dateUtc="2026-05-29T11:46:00Z">
            <w:rPr>
              <w:rFonts w:eastAsia="Calibri" w:cstheme="minorHAnsi"/>
              <w:szCs w:val="18"/>
              <w:lang w:val="en-US" w:eastAsia="en-GB"/>
            </w:rPr>
          </w:rPrChange>
        </w:rPr>
        <w:t xml:space="preserve">monetary judgments, awards, settlements or any other amounts which are uninsurable under the law pursuant to which this Policy is construed or any legal fees and costs </w:t>
      </w:r>
      <w:r w:rsidRPr="0022764C">
        <w:rPr>
          <w:rFonts w:eastAsia="Calibri" w:cstheme="minorHAnsi"/>
          <w:szCs w:val="18"/>
          <w:lang w:eastAsia="en-GB"/>
          <w:rPrChange w:id="1141" w:author="stuart wolstenholme" w:date="2026-05-29T12:46:00Z" w16du:dateUtc="2026-05-29T11:46:00Z">
            <w:rPr>
              <w:rFonts w:eastAsia="Calibri" w:cstheme="minorHAnsi"/>
              <w:szCs w:val="18"/>
              <w:lang w:val="en-US" w:eastAsia="en-GB"/>
            </w:rPr>
          </w:rPrChange>
        </w:rPr>
        <w:t xml:space="preserve">awarded pursuant to such judgments, awards or settlements; or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42"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143"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1144" w:author="stuart wolstenholme" w:date="2026-05-29T12:46:00Z" w16du:dateUtc="2026-05-29T11:46:00Z">
            <w:rPr>
              <w:rFonts w:eastAsia="Calibri" w:cstheme="minorHAnsi"/>
              <w:szCs w:val="18"/>
              <w:lang w:val="en-US" w:eastAsia="en-GB"/>
            </w:rPr>
          </w:rPrChange>
        </w:rPr>
        <w:t>.</w:t>
      </w:r>
    </w:p>
    <w:p w:rsidR="00054903" w:rsidRPr="0022764C"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45"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146"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22764C">
        <w:rPr>
          <w:rFonts w:eastAsia="Calibri" w:cstheme="minorHAnsi"/>
          <w:bCs/>
          <w:szCs w:val="18"/>
          <w:lang w:eastAsia="en-GB"/>
          <w:rPrChange w:id="114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22764C">
        <w:rPr>
          <w:rFonts w:eastAsia="Arial" w:cstheme="minorHAnsi"/>
          <w:szCs w:val="18"/>
          <w:rPrChange w:id="1148" w:author="stuart wolstenholme" w:date="2026-05-29T12:46:00Z" w16du:dateUtc="2026-05-29T11:46:00Z">
            <w:rPr>
              <w:rFonts w:eastAsia="Arial" w:cstheme="minorHAnsi"/>
              <w:szCs w:val="18"/>
              <w:lang w:val="en-US"/>
            </w:rPr>
          </w:rPrChange>
        </w:rPr>
        <w:t xml:space="preserve">reasonable costs and expenses incurred, with the </w:t>
      </w:r>
      <w:r w:rsidRPr="0022764C">
        <w:rPr>
          <w:rFonts w:eastAsia="Arial" w:cstheme="minorHAnsi"/>
          <w:b/>
          <w:szCs w:val="18"/>
          <w:rPrChange w:id="1149" w:author="stuart wolstenholme" w:date="2026-05-29T12:46:00Z" w16du:dateUtc="2026-05-29T11:46:00Z">
            <w:rPr>
              <w:rFonts w:eastAsia="Arial" w:cstheme="minorHAnsi"/>
              <w:b/>
              <w:szCs w:val="18"/>
              <w:lang w:val="en-US"/>
            </w:rPr>
          </w:rPrChange>
        </w:rPr>
        <w:t>Insurer’s</w:t>
      </w:r>
      <w:r w:rsidRPr="0022764C">
        <w:rPr>
          <w:rFonts w:eastAsia="Arial" w:cstheme="minorHAnsi"/>
          <w:szCs w:val="18"/>
          <w:rPrChange w:id="1150" w:author="stuart wolstenholme" w:date="2026-05-29T12:46:00Z" w16du:dateUtc="2026-05-29T11:46:00Z">
            <w:rPr>
              <w:rFonts w:eastAsia="Arial" w:cstheme="minorHAnsi"/>
              <w:szCs w:val="18"/>
              <w:lang w:val="en-US"/>
            </w:rPr>
          </w:rPrChange>
        </w:rPr>
        <w:t xml:space="preserve"> prior written consent, in the investigation, defence and settlement of any </w:t>
      </w:r>
      <w:r w:rsidRPr="0022764C">
        <w:rPr>
          <w:rFonts w:eastAsia="Arial" w:cstheme="minorHAnsi"/>
          <w:b/>
          <w:bCs/>
          <w:szCs w:val="18"/>
          <w:rPrChange w:id="1151"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1152" w:author="stuart wolstenholme" w:date="2026-05-29T12:46:00Z" w16du:dateUtc="2026-05-29T11:46:00Z">
            <w:rPr>
              <w:rFonts w:eastAsia="Arial" w:cstheme="minorHAnsi"/>
              <w:szCs w:val="18"/>
              <w:lang w:val="en-US"/>
            </w:rPr>
          </w:rPrChange>
        </w:rPr>
        <w:t>.</w:t>
      </w:r>
      <w:r w:rsidRPr="0022764C">
        <w:rPr>
          <w:rFonts w:eastAsia="Arial" w:cstheme="minorHAnsi"/>
          <w:b/>
          <w:bCs/>
          <w:szCs w:val="18"/>
          <w:rPrChange w:id="1153" w:author="stuart wolstenholme" w:date="2026-05-29T12:46:00Z" w16du:dateUtc="2026-05-29T11:46:00Z">
            <w:rPr>
              <w:rFonts w:eastAsia="Arial" w:cstheme="minorHAnsi"/>
              <w:b/>
              <w:bCs/>
              <w:szCs w:val="18"/>
              <w:lang w:val="en-US"/>
            </w:rPr>
          </w:rPrChange>
        </w:rPr>
        <w:t xml:space="preserve"> D</w:t>
      </w:r>
      <w:r w:rsidRPr="0022764C">
        <w:rPr>
          <w:rFonts w:eastAsia="Calibri" w:cstheme="minorHAnsi"/>
          <w:b/>
          <w:bCs/>
          <w:kern w:val="2"/>
          <w:szCs w:val="18"/>
          <w:lang w:eastAsia="en-GB"/>
          <w14:ligatures w14:val="standardContextual"/>
          <w:rPrChange w:id="1154" w:author="stuart wolstenholme" w:date="2026-05-29T12:46:00Z" w16du:dateUtc="2026-05-29T11:46:00Z">
            <w:rPr>
              <w:rFonts w:eastAsia="Calibri" w:cstheme="minorHAnsi"/>
              <w:b/>
              <w:bCs/>
              <w:kern w:val="2"/>
              <w:szCs w:val="18"/>
              <w:lang w:val="en-US" w:eastAsia="en-GB"/>
              <w14:ligatures w14:val="standardContextual"/>
            </w:rPr>
          </w:rPrChange>
        </w:rPr>
        <w:t>efense Costs</w:t>
      </w:r>
      <w:r w:rsidRPr="0022764C">
        <w:rPr>
          <w:rFonts w:eastAsia="Calibri" w:cstheme="minorHAnsi"/>
          <w:kern w:val="2"/>
          <w:szCs w:val="18"/>
          <w:lang w:eastAsia="en-GB"/>
          <w14:ligatures w14:val="standardContextual"/>
          <w:rPrChange w:id="1155" w:author="stuart wolstenholme" w:date="2026-05-29T12:46:00Z" w16du:dateUtc="2026-05-29T11:46:00Z">
            <w:rPr>
              <w:rFonts w:eastAsia="Calibri" w:cstheme="minorHAnsi"/>
              <w:kern w:val="2"/>
              <w:szCs w:val="18"/>
              <w:lang w:val="en-US" w:eastAsia="en-GB"/>
              <w14:ligatures w14:val="standardContextual"/>
            </w:rPr>
          </w:rPrChange>
        </w:rPr>
        <w:t xml:space="preserve"> does not include the </w:t>
      </w:r>
      <w:r w:rsidRPr="0022764C">
        <w:rPr>
          <w:rFonts w:eastAsia="Calibri" w:cstheme="minorHAnsi"/>
          <w:b/>
          <w:bCs/>
          <w:kern w:val="2"/>
          <w:szCs w:val="18"/>
          <w:lang w:eastAsia="en-GB"/>
          <w14:ligatures w14:val="standardContextual"/>
          <w:rPrChange w:id="1156" w:author="stuart wolstenholme" w:date="2026-05-29T12:46:00Z" w16du:dateUtc="2026-05-29T11:46:00Z">
            <w:rPr>
              <w:rFonts w:eastAsia="Calibri" w:cstheme="minorHAnsi"/>
              <w:b/>
              <w:bCs/>
              <w:kern w:val="2"/>
              <w:szCs w:val="18"/>
              <w:lang w:val="en-US" w:eastAsia="en-GB"/>
              <w14:ligatures w14:val="standardContextual"/>
            </w:rPr>
          </w:rPrChange>
        </w:rPr>
        <w:t>Insured's</w:t>
      </w:r>
      <w:r w:rsidRPr="0022764C">
        <w:rPr>
          <w:rFonts w:eastAsia="Calibri" w:cstheme="minorHAnsi"/>
          <w:kern w:val="2"/>
          <w:szCs w:val="18"/>
          <w:lang w:eastAsia="en-GB"/>
          <w14:ligatures w14:val="standardContextual"/>
          <w:rPrChange w:id="1157" w:author="stuart wolstenholme" w:date="2026-05-29T12:46:00Z" w16du:dateUtc="2026-05-29T11:46:00Z">
            <w:rPr>
              <w:rFonts w:eastAsia="Calibri" w:cstheme="minorHAnsi"/>
              <w:kern w:val="2"/>
              <w:szCs w:val="18"/>
              <w:lang w:val="en-US" w:eastAsia="en-GB"/>
              <w14:ligatures w14:val="standardContextual"/>
            </w:rPr>
          </w:rPrChange>
        </w:rPr>
        <w:t xml:space="preserve"> own costs and expenses including any wages or salaries of an </w:t>
      </w:r>
      <w:r w:rsidRPr="0022764C">
        <w:rPr>
          <w:rFonts w:eastAsia="Calibri" w:cstheme="minorHAnsi"/>
          <w:b/>
          <w:kern w:val="2"/>
          <w:szCs w:val="18"/>
          <w:lang w:eastAsia="en-GB"/>
          <w14:ligatures w14:val="standardContextual"/>
          <w:rPrChange w:id="1158" w:author="stuart wolstenholme" w:date="2026-05-29T12:46:00Z" w16du:dateUtc="2026-05-29T11:46:00Z">
            <w:rPr>
              <w:rFonts w:eastAsia="Calibri" w:cstheme="minorHAnsi"/>
              <w:b/>
              <w:kern w:val="2"/>
              <w:szCs w:val="18"/>
              <w:lang w:val="en-US" w:eastAsia="en-GB"/>
              <w14:ligatures w14:val="standardContextual"/>
            </w:rPr>
          </w:rPrChange>
        </w:rPr>
        <w:t>Insured</w:t>
      </w:r>
      <w:r w:rsidRPr="0022764C">
        <w:rPr>
          <w:rFonts w:eastAsia="Calibri" w:cstheme="minorHAnsi"/>
          <w:kern w:val="2"/>
          <w:szCs w:val="18"/>
          <w:lang w:eastAsia="en-GB"/>
          <w14:ligatures w14:val="standardContextual"/>
          <w:rPrChange w:id="1159" w:author="stuart wolstenholme" w:date="2026-05-29T12:46:00Z" w16du:dateUtc="2026-05-29T11:46:00Z">
            <w:rPr>
              <w:rFonts w:eastAsia="Calibri" w:cstheme="minorHAnsi"/>
              <w:kern w:val="2"/>
              <w:szCs w:val="18"/>
              <w:lang w:val="en-US" w:eastAsia="en-GB"/>
              <w14:ligatures w14:val="standardContextual"/>
            </w:rPr>
          </w:rPrChange>
        </w:rPr>
        <w:t xml:space="preserve">, or fees, overhead or other charges incurred by or paid to </w:t>
      </w:r>
      <w:r w:rsidRPr="0022764C">
        <w:rPr>
          <w:rFonts w:eastAsia="Calibri" w:cstheme="minorHAnsi"/>
          <w:bCs/>
          <w:kern w:val="2"/>
          <w:szCs w:val="18"/>
          <w:lang w:eastAsia="en-GB"/>
          <w14:ligatures w14:val="standardContextual"/>
          <w:rPrChange w:id="1160" w:author="stuart wolstenholme" w:date="2026-05-29T12:46:00Z" w16du:dateUtc="2026-05-29T11:46:00Z">
            <w:rPr>
              <w:rFonts w:eastAsia="Calibri" w:cstheme="minorHAnsi"/>
              <w:bCs/>
              <w:kern w:val="2"/>
              <w:szCs w:val="18"/>
              <w:lang w:val="en-US" w:eastAsia="en-GB"/>
              <w14:ligatures w14:val="standardContextual"/>
            </w:rPr>
          </w:rPrChange>
        </w:rPr>
        <w:t>any</w:t>
      </w:r>
      <w:r w:rsidRPr="0022764C">
        <w:rPr>
          <w:rFonts w:eastAsia="Calibri" w:cstheme="minorHAnsi"/>
          <w:b/>
          <w:bCs/>
          <w:kern w:val="2"/>
          <w:szCs w:val="18"/>
          <w:lang w:eastAsia="en-GB"/>
          <w14:ligatures w14:val="standardContextual"/>
          <w:rPrChange w:id="1161" w:author="stuart wolstenholme" w:date="2026-05-29T12:46:00Z" w16du:dateUtc="2026-05-29T11:46:00Z">
            <w:rPr>
              <w:rFonts w:eastAsia="Calibri" w:cstheme="minorHAnsi"/>
              <w:b/>
              <w:bCs/>
              <w:kern w:val="2"/>
              <w:szCs w:val="18"/>
              <w:lang w:val="en-US" w:eastAsia="en-GB"/>
              <w14:ligatures w14:val="standardContextual"/>
            </w:rPr>
          </w:rPrChange>
        </w:rPr>
        <w:t xml:space="preserve"> Insured</w:t>
      </w:r>
      <w:r w:rsidRPr="0022764C">
        <w:rPr>
          <w:rFonts w:eastAsia="Calibri" w:cstheme="minorHAnsi"/>
          <w:kern w:val="2"/>
          <w:szCs w:val="18"/>
          <w:lang w:eastAsia="en-GB"/>
          <w14:ligatures w14:val="standardContextual"/>
          <w:rPrChange w:id="1162" w:author="stuart wolstenholme" w:date="2026-05-29T12:46:00Z" w16du:dateUtc="2026-05-29T11:46:00Z">
            <w:rPr>
              <w:rFonts w:eastAsia="Calibri" w:cstheme="minorHAnsi"/>
              <w:kern w:val="2"/>
              <w:szCs w:val="18"/>
              <w:lang w:val="en-US" w:eastAsia="en-GB"/>
              <w14:ligatures w14:val="standardContextual"/>
            </w:rPr>
          </w:rPrChange>
        </w:rPr>
        <w:t xml:space="preserve"> for any time spent in co-operating in the investigation or defence of a </w:t>
      </w:r>
      <w:r w:rsidRPr="0022764C">
        <w:rPr>
          <w:rFonts w:eastAsia="Calibri" w:cstheme="minorHAnsi"/>
          <w:b/>
          <w:bCs/>
          <w:kern w:val="2"/>
          <w:szCs w:val="18"/>
          <w:lang w:eastAsia="en-GB"/>
          <w14:ligatures w14:val="standardContextual"/>
          <w:rPrChange w:id="1163"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kern w:val="2"/>
          <w:szCs w:val="18"/>
          <w:lang w:eastAsia="en-GB"/>
          <w14:ligatures w14:val="standardContextual"/>
          <w:rPrChange w:id="1164" w:author="stuart wolstenholme" w:date="2026-05-29T12:46:00Z" w16du:dateUtc="2026-05-29T11:46:00Z">
            <w:rPr>
              <w:rFonts w:eastAsia="Calibri" w:cstheme="minorHAnsi"/>
              <w:kern w:val="2"/>
              <w:szCs w:val="18"/>
              <w:lang w:val="en-US" w:eastAsia="en-GB"/>
              <w14:ligatures w14:val="standardContextual"/>
            </w:rPr>
          </w:rPrChange>
        </w:rPr>
        <w:t xml:space="preserve"> or a potential </w:t>
      </w:r>
      <w:r w:rsidRPr="0022764C">
        <w:rPr>
          <w:rFonts w:eastAsia="Calibri" w:cstheme="minorHAnsi"/>
          <w:b/>
          <w:bCs/>
          <w:kern w:val="2"/>
          <w:szCs w:val="18"/>
          <w:lang w:eastAsia="en-GB"/>
          <w14:ligatures w14:val="standardContextual"/>
          <w:rPrChange w:id="1165"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bCs/>
          <w:kern w:val="2"/>
          <w:szCs w:val="18"/>
          <w:lang w:eastAsia="en-GB"/>
          <w14:ligatures w14:val="standardContextual"/>
          <w:rPrChange w:id="1166" w:author="stuart wolstenholme" w:date="2026-05-29T12:46:00Z" w16du:dateUtc="2026-05-29T11:46:00Z">
            <w:rPr>
              <w:rFonts w:eastAsia="Calibri" w:cstheme="minorHAnsi"/>
              <w:bCs/>
              <w:kern w:val="2"/>
              <w:szCs w:val="18"/>
              <w:lang w:val="en-US" w:eastAsia="en-GB"/>
              <w14:ligatures w14:val="standardContextual"/>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22764C">
        <w:rPr>
          <w:rFonts w:eastAsia="Calibri" w:cstheme="minorHAnsi"/>
          <w:szCs w:val="18"/>
          <w:lang w:eastAsia="en-GB"/>
          <w:rPrChange w:id="1167" w:author="stuart wolstenholme" w:date="2026-05-29T12:46:00Z" w16du:dateUtc="2026-05-29T11:46:00Z">
            <w:rPr>
              <w:rFonts w:eastAsia="Calibri" w:cstheme="minorHAnsi"/>
              <w:szCs w:val="18"/>
              <w:lang w:val="en-US" w:eastAsia="en-GB"/>
            </w:rPr>
          </w:rPrChange>
        </w:rPr>
        <w:t xml:space="preserve">an event caused by unauthorised or unexpected interference or a malicious attack, which is intended by the perpetrator to overwhelm the capacity of a </w:t>
      </w:r>
      <w:r w:rsidRPr="0022764C">
        <w:rPr>
          <w:rFonts w:eastAsia="Calibri" w:cstheme="minorHAnsi"/>
          <w:b/>
          <w:szCs w:val="18"/>
          <w:lang w:eastAsia="en-GB"/>
          <w:rPrChange w:id="1168"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1169" w:author="stuart wolstenholme" w:date="2026-05-29T12:46:00Z" w16du:dateUtc="2026-05-29T11:46:00Z">
            <w:rPr>
              <w:rFonts w:eastAsia="Calibri" w:cstheme="minorHAnsi"/>
              <w:szCs w:val="18"/>
              <w:lang w:val="en-US" w:eastAsia="en-GB"/>
            </w:rPr>
          </w:rPrChange>
        </w:rPr>
        <w:t xml:space="preserve">by sending an excessive volume of </w:t>
      </w:r>
      <w:r w:rsidRPr="0022764C">
        <w:rPr>
          <w:rFonts w:eastAsia="Calibri" w:cstheme="minorHAnsi"/>
          <w:b/>
          <w:szCs w:val="18"/>
          <w:lang w:eastAsia="en-GB"/>
          <w:rPrChange w:id="1170"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1171" w:author="stuart wolstenholme" w:date="2026-05-29T12:46:00Z" w16du:dateUtc="2026-05-29T11:46:00Z">
            <w:rPr>
              <w:rFonts w:eastAsia="Calibri" w:cstheme="minorHAnsi"/>
              <w:szCs w:val="18"/>
              <w:lang w:val="en-US" w:eastAsia="en-GB"/>
            </w:rPr>
          </w:rPrChange>
        </w:rPr>
        <w:t xml:space="preserve">to such </w:t>
      </w:r>
      <w:r w:rsidRPr="0022764C">
        <w:rPr>
          <w:rFonts w:eastAsia="Calibri" w:cstheme="minorHAnsi"/>
          <w:b/>
          <w:szCs w:val="18"/>
          <w:lang w:eastAsia="en-GB"/>
          <w:rPrChange w:id="1172"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1173" w:author="stuart wolstenholme" w:date="2026-05-29T12:46:00Z" w16du:dateUtc="2026-05-29T11:46:00Z">
            <w:rPr>
              <w:rFonts w:eastAsia="Calibri" w:cstheme="minorHAnsi"/>
              <w:szCs w:val="18"/>
              <w:lang w:val="en-US" w:eastAsia="en-GB"/>
            </w:rPr>
          </w:rPrChange>
        </w:rPr>
        <w:t xml:space="preserve">to prevent access to such </w:t>
      </w:r>
      <w:r w:rsidRPr="0022764C">
        <w:rPr>
          <w:rFonts w:eastAsia="Calibri" w:cstheme="minorHAnsi"/>
          <w:b/>
          <w:szCs w:val="18"/>
          <w:lang w:eastAsia="en-GB"/>
          <w:rPrChange w:id="1174" w:author="stuart wolstenholme" w:date="2026-05-29T12:46:00Z" w16du:dateUtc="2026-05-29T11:46:00Z">
            <w:rPr>
              <w:rFonts w:eastAsia="Calibri" w:cstheme="minorHAnsi"/>
              <w:b/>
              <w:szCs w:val="18"/>
              <w:lang w:val="en-US" w:eastAsia="en-GB"/>
            </w:rPr>
          </w:rPrChange>
        </w:rPr>
        <w:t>Computer System</w:t>
      </w:r>
      <w:r w:rsidRPr="0022764C">
        <w:rPr>
          <w:rFonts w:eastAsia="Calibri" w:cstheme="minorHAnsi"/>
          <w:szCs w:val="18"/>
          <w:lang w:eastAsia="en-GB"/>
          <w:rPrChange w:id="117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22764C">
        <w:rPr>
          <w:rFonts w:eastAsia="Calibri" w:cstheme="minorHAnsi"/>
          <w:sz w:val="19"/>
          <w:szCs w:val="19"/>
          <w:rPrChange w:id="1176"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szCs w:val="18"/>
          <w:rPrChange w:id="1177" w:author="stuart wolstenholme" w:date="2026-05-29T12:46:00Z" w16du:dateUtc="2026-05-29T11:46:00Z">
            <w:rPr>
              <w:rFonts w:eastAsia="Calibri" w:cstheme="minorHAnsi"/>
              <w:szCs w:val="18"/>
              <w:lang w:val="en-US"/>
            </w:rPr>
          </w:rPrChange>
        </w:rPr>
        <w:t xml:space="preserve">an unplanned </w:t>
      </w:r>
      <w:r w:rsidRPr="0022764C">
        <w:rPr>
          <w:rFonts w:eastAsia="Calibri" w:cstheme="minorHAnsi"/>
          <w:bCs/>
          <w:szCs w:val="18"/>
          <w:lang w:eastAsia="en-GB"/>
          <w:rPrChange w:id="1178" w:author="stuart wolstenholme" w:date="2026-05-29T12:46:00Z" w16du:dateUtc="2026-05-29T11:46:00Z">
            <w:rPr>
              <w:rFonts w:eastAsia="Calibri" w:cstheme="minorHAnsi"/>
              <w:bCs/>
              <w:szCs w:val="18"/>
              <w:lang w:val="en-US" w:eastAsia="en-GB"/>
            </w:rPr>
          </w:rPrChange>
        </w:rPr>
        <w:t xml:space="preserve">outage, interruption, failure, suspension or degradation of service </w:t>
      </w:r>
      <w:r w:rsidRPr="0022764C">
        <w:rPr>
          <w:rFonts w:eastAsia="Calibri" w:cstheme="minorHAnsi"/>
          <w:szCs w:val="18"/>
          <w:rPrChange w:id="1179" w:author="stuart wolstenholme" w:date="2026-05-29T12:46:00Z" w16du:dateUtc="2026-05-29T11:46:00Z">
            <w:rPr>
              <w:rFonts w:eastAsia="Calibri" w:cstheme="minorHAnsi"/>
              <w:szCs w:val="18"/>
              <w:lang w:val="en-US"/>
            </w:rPr>
          </w:rPrChange>
        </w:rPr>
        <w:t xml:space="preserve">of a </w:t>
      </w:r>
      <w:r w:rsidRPr="0022764C">
        <w:rPr>
          <w:rFonts w:eastAsia="Calibri" w:cstheme="minorHAnsi"/>
          <w:b/>
          <w:szCs w:val="18"/>
          <w:rPrChange w:id="1180" w:author="stuart wolstenholme" w:date="2026-05-29T12:46:00Z" w16du:dateUtc="2026-05-29T11:46:00Z">
            <w:rPr>
              <w:rFonts w:eastAsia="Calibri" w:cstheme="minorHAnsi"/>
              <w:b/>
              <w:szCs w:val="18"/>
              <w:lang w:val="en-US"/>
            </w:rPr>
          </w:rPrChange>
        </w:rPr>
        <w:t xml:space="preserve">Service Provider </w:t>
      </w:r>
      <w:r w:rsidRPr="0022764C">
        <w:rPr>
          <w:rFonts w:eastAsia="Calibri" w:cstheme="minorHAnsi"/>
          <w:b/>
          <w:bCs/>
          <w:szCs w:val="18"/>
          <w:lang w:eastAsia="en-GB"/>
          <w:rPrChange w:id="1181"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182" w:author="stuart wolstenholme" w:date="2026-05-29T12:46:00Z" w16du:dateUtc="2026-05-29T11:46:00Z">
            <w:rPr>
              <w:rFonts w:eastAsia="Calibri" w:cstheme="minorHAnsi"/>
              <w:szCs w:val="18"/>
              <w:lang w:val="en-US" w:eastAsia="en-GB"/>
            </w:rPr>
          </w:rPrChange>
        </w:rPr>
        <w:t>, however</w:t>
      </w:r>
      <w:r w:rsidRPr="0022764C">
        <w:rPr>
          <w:rFonts w:eastAsia="Calibri" w:cstheme="minorHAnsi"/>
          <w:bCs/>
          <w:szCs w:val="18"/>
          <w:lang w:eastAsia="en-GB"/>
          <w:rPrChange w:id="1183" w:author="stuart wolstenholme" w:date="2026-05-29T12:46:00Z" w16du:dateUtc="2026-05-29T11:46:00Z">
            <w:rPr>
              <w:rFonts w:eastAsia="Calibri" w:cstheme="minorHAnsi"/>
              <w:bCs/>
              <w:szCs w:val="18"/>
              <w:lang w:val="en-US" w:eastAsia="en-GB"/>
            </w:rPr>
          </w:rPrChange>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22764C" w:rsidRDefault="006936E8" w:rsidP="006936E8">
      <w:pPr>
        <w:spacing w:before="0" w:line="240" w:lineRule="auto"/>
        <w:rPr>
          <w:rFonts w:eastAsia="Calibri" w:cstheme="minorHAnsi"/>
          <w:bCs/>
          <w:szCs w:val="18"/>
          <w:lang w:eastAsia="en-GB"/>
          <w:rPrChange w:id="118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
          <w:szCs w:val="18"/>
          <w:lang w:eastAsia="en-GB"/>
          <w:rPrChange w:id="1185"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bCs/>
          <w:szCs w:val="18"/>
          <w:lang w:eastAsia="en-GB"/>
          <w:rPrChange w:id="1186" w:author="stuart wolstenholme" w:date="2026-05-29T12:46:00Z" w16du:dateUtc="2026-05-29T11:46:00Z">
            <w:rPr>
              <w:rFonts w:eastAsia="Calibri" w:cstheme="minorHAnsi"/>
              <w:bCs/>
              <w:szCs w:val="18"/>
              <w:lang w:val="en-US" w:eastAsia="en-GB"/>
            </w:rPr>
          </w:rPrChange>
        </w:rPr>
        <w:t>and computer programs</w:t>
      </w:r>
      <w:r w:rsidRPr="0022764C">
        <w:rPr>
          <w:rFonts w:eastAsia="Calibri" w:cstheme="minorHAnsi"/>
          <w:b/>
          <w:bCs/>
          <w:szCs w:val="18"/>
          <w:lang w:eastAsia="en-GB"/>
          <w:rPrChange w:id="118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188" w:author="stuart wolstenholme" w:date="2026-05-29T12:46:00Z" w16du:dateUtc="2026-05-29T11:46:00Z">
            <w:rPr>
              <w:rFonts w:eastAsia="Calibri" w:cstheme="minorHAnsi"/>
              <w:szCs w:val="18"/>
              <w:lang w:val="en-US" w:eastAsia="en-GB"/>
            </w:rPr>
          </w:rPrChange>
        </w:rPr>
        <w:t>that exist in</w:t>
      </w:r>
      <w:r w:rsidRPr="0022764C">
        <w:rPr>
          <w:rFonts w:eastAsia="Calibri" w:cstheme="minorHAnsi"/>
          <w:b/>
          <w:bCs/>
          <w:szCs w:val="18"/>
          <w:lang w:eastAsia="en-GB"/>
          <w:rPrChange w:id="118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90"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19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192"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193"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1194" w:author="stuart wolstenholme" w:date="2026-05-29T12:46:00Z" w16du:dateUtc="2026-05-29T11:46:00Z">
            <w:rPr>
              <w:rFonts w:eastAsia="Calibri" w:cstheme="minorHAnsi"/>
              <w:szCs w:val="18"/>
              <w:lang w:val="en-US" w:eastAsia="en-GB"/>
            </w:rPr>
          </w:rPrChange>
        </w:rPr>
        <w:t>does not include</w:t>
      </w:r>
      <w:r w:rsidRPr="0022764C">
        <w:rPr>
          <w:rFonts w:eastAsia="Calibri" w:cstheme="minorHAnsi"/>
          <w:b/>
          <w:bCs/>
          <w:szCs w:val="18"/>
          <w:lang w:eastAsia="en-GB"/>
          <w:rPrChange w:id="119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96" w:author="stuart wolstenholme" w:date="2026-05-29T12:46:00Z" w16du:dateUtc="2026-05-29T11:46:00Z">
            <w:rPr>
              <w:rFonts w:eastAsia="Calibri" w:cstheme="minorHAnsi"/>
              <w:bCs/>
              <w:szCs w:val="18"/>
              <w:lang w:val="en-US" w:eastAsia="en-GB"/>
            </w:rPr>
          </w:rPrChange>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197" w:author="stuart wolstenholme" w:date="2026-05-29T12:46:00Z" w16du:dateUtc="2026-05-29T11:46:00Z">
            <w:rPr>
              <w:rFonts w:eastAsia="Calibri" w:cstheme="minorHAnsi"/>
              <w:szCs w:val="18"/>
              <w:lang w:val="en-US" w:eastAsia="en-GB"/>
            </w:rPr>
          </w:rPrChange>
        </w:rPr>
        <w:t xml:space="preserve">reasonable and necessary expenses and costs that the </w:t>
      </w:r>
      <w:r w:rsidRPr="0022764C">
        <w:rPr>
          <w:rFonts w:eastAsia="Calibri" w:cstheme="minorHAnsi"/>
          <w:b/>
          <w:bCs/>
          <w:szCs w:val="18"/>
          <w:lang w:eastAsia="en-GB"/>
          <w:rPrChange w:id="1198"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szCs w:val="18"/>
          <w:lang w:eastAsia="en-GB"/>
          <w:rPrChange w:id="1199" w:author="stuart wolstenholme" w:date="2026-05-29T12:46:00Z" w16du:dateUtc="2026-05-29T11:46:00Z">
            <w:rPr>
              <w:rFonts w:eastAsia="Calibri" w:cstheme="minorHAnsi"/>
              <w:szCs w:val="18"/>
              <w:lang w:val="en-US" w:eastAsia="en-GB"/>
            </w:rPr>
          </w:rPrChange>
        </w:rPr>
        <w:t xml:space="preserve"> incurs to replace, recreate or restore </w:t>
      </w:r>
      <w:r w:rsidRPr="0022764C">
        <w:rPr>
          <w:rFonts w:eastAsia="Calibri" w:cstheme="minorHAnsi"/>
          <w:b/>
          <w:bCs/>
          <w:szCs w:val="18"/>
          <w:lang w:eastAsia="en-GB"/>
          <w:rPrChange w:id="1200"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1201" w:author="stuart wolstenholme" w:date="2026-05-29T12:46:00Z" w16du:dateUtc="2026-05-29T11:46:00Z">
            <w:rPr>
              <w:rFonts w:eastAsia="Calibri" w:cstheme="minorHAnsi"/>
              <w:szCs w:val="18"/>
              <w:lang w:val="en-US" w:eastAsia="en-GB"/>
            </w:rPr>
          </w:rPrChange>
        </w:rPr>
        <w:t xml:space="preserve"> to the same </w:t>
      </w:r>
      <w:r w:rsidRPr="0022764C">
        <w:rPr>
          <w:rFonts w:eastAsia="Arial" w:cstheme="minorHAnsi"/>
        </w:rPr>
        <w:t>equivalent standard, condition and functionality as was the case</w:t>
      </w:r>
      <w:r w:rsidRPr="0022764C">
        <w:rPr>
          <w:rFonts w:eastAsia="Calibri" w:cstheme="minorHAnsi"/>
          <w:szCs w:val="18"/>
          <w:lang w:eastAsia="en-GB"/>
          <w:rPrChange w:id="1202" w:author="stuart wolstenholme" w:date="2026-05-29T12:46:00Z" w16du:dateUtc="2026-05-29T11:46:00Z">
            <w:rPr>
              <w:rFonts w:eastAsia="Calibri" w:cstheme="minorHAnsi"/>
              <w:szCs w:val="18"/>
              <w:lang w:val="en-US" w:eastAsia="en-GB"/>
            </w:rPr>
          </w:rPrChange>
        </w:rPr>
        <w:t xml:space="preserve"> immediately before the </w:t>
      </w:r>
      <w:r w:rsidRPr="0022764C">
        <w:rPr>
          <w:rFonts w:eastAsia="Calibri" w:cstheme="minorHAnsi"/>
          <w:b/>
          <w:szCs w:val="18"/>
          <w:lang w:eastAsia="en-GB"/>
          <w:rPrChange w:id="1203" w:author="stuart wolstenholme" w:date="2026-05-29T12:46:00Z" w16du:dateUtc="2026-05-29T11:46:00Z">
            <w:rPr>
              <w:rFonts w:eastAsia="Calibri" w:cstheme="minorHAnsi"/>
              <w:b/>
              <w:szCs w:val="18"/>
              <w:lang w:val="en-US" w:eastAsia="en-GB"/>
            </w:rPr>
          </w:rPrChange>
        </w:rPr>
        <w:t xml:space="preserve">Digital Assets </w:t>
      </w:r>
      <w:r w:rsidRPr="0022764C">
        <w:rPr>
          <w:rFonts w:eastAsia="Calibri" w:cstheme="minorHAnsi"/>
          <w:szCs w:val="18"/>
          <w:lang w:eastAsia="en-GB"/>
          <w:rPrChange w:id="1204" w:author="stuart wolstenholme" w:date="2026-05-29T12:46:00Z" w16du:dateUtc="2026-05-29T11:46:00Z">
            <w:rPr>
              <w:rFonts w:eastAsia="Calibri" w:cstheme="minorHAnsi"/>
              <w:szCs w:val="18"/>
              <w:lang w:val="en-US" w:eastAsia="en-GB"/>
            </w:rPr>
          </w:rPrChange>
        </w:rPr>
        <w:t xml:space="preserve">were damaged, destroyed, altered, misused or stolen, including research costs incurred in recreating </w:t>
      </w:r>
      <w:r w:rsidRPr="0022764C">
        <w:rPr>
          <w:rFonts w:eastAsia="Calibri" w:cstheme="minorHAnsi"/>
          <w:b/>
          <w:szCs w:val="18"/>
          <w:lang w:eastAsia="en-GB"/>
          <w:rPrChange w:id="1205" w:author="stuart wolstenholme" w:date="2026-05-29T12:46:00Z" w16du:dateUtc="2026-05-29T11:46:00Z">
            <w:rPr>
              <w:rFonts w:eastAsia="Calibri" w:cstheme="minorHAnsi"/>
              <w:b/>
              <w:szCs w:val="18"/>
              <w:lang w:val="en-US" w:eastAsia="en-GB"/>
            </w:rPr>
          </w:rPrChange>
        </w:rPr>
        <w:t>Digital Assets</w:t>
      </w:r>
      <w:r w:rsidRPr="0022764C">
        <w:rPr>
          <w:rFonts w:eastAsia="Calibri" w:cstheme="minorHAnsi"/>
          <w:szCs w:val="18"/>
          <w:lang w:eastAsia="en-GB"/>
          <w:rPrChange w:id="1206"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20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208" w:author="stuart wolstenholme" w:date="2026-05-29T12:46:00Z" w16du:dateUtc="2026-05-29T11:46:00Z">
            <w:rPr>
              <w:rFonts w:eastAsia="Calibri" w:cstheme="minorHAnsi"/>
              <w:szCs w:val="18"/>
              <w:lang w:val="en-US" w:eastAsia="en-GB"/>
            </w:rPr>
          </w:rPrChange>
        </w:rPr>
        <w:t xml:space="preserve">expenses for materials and machine time, and amounts representing </w:t>
      </w:r>
      <w:r w:rsidRPr="0022764C">
        <w:rPr>
          <w:rFonts w:eastAsia="Calibri" w:cstheme="minorHAnsi"/>
          <w:b/>
          <w:szCs w:val="18"/>
          <w:lang w:eastAsia="en-GB"/>
          <w:rPrChange w:id="1209"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210" w:author="stuart wolstenholme" w:date="2026-05-29T12:46:00Z" w16du:dateUtc="2026-05-29T11:46:00Z">
            <w:rPr>
              <w:rFonts w:eastAsia="Calibri" w:cstheme="minorHAnsi"/>
              <w:szCs w:val="18"/>
              <w:lang w:val="en-US" w:eastAsia="en-GB"/>
            </w:rPr>
          </w:rPrChange>
        </w:rPr>
        <w:t xml:space="preserve">work time to replace, recreate or restore </w:t>
      </w:r>
      <w:r w:rsidRPr="0022764C">
        <w:rPr>
          <w:rFonts w:eastAsia="Calibri" w:cstheme="minorHAnsi"/>
          <w:b/>
          <w:bCs/>
          <w:szCs w:val="18"/>
          <w:lang w:eastAsia="en-GB"/>
          <w:rPrChange w:id="1211"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bCs/>
          <w:szCs w:val="18"/>
          <w:lang w:eastAsia="en-GB"/>
          <w:rPrChange w:id="1212"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1213" w:author="stuart wolstenholme" w:date="2026-05-29T12:46:00Z" w16du:dateUtc="2026-05-29T11:46:00Z">
            <w:rPr>
              <w:rFonts w:eastAsia="Calibri" w:cstheme="minorHAnsi"/>
              <w:szCs w:val="18"/>
              <w:lang w:val="en-US" w:eastAsia="en-GB"/>
            </w:rPr>
          </w:rPrChange>
        </w:rPr>
        <w:t xml:space="preserve"> which will be determined on a predefined billable hour or per-hour basis as based upon the</w:t>
      </w:r>
      <w:r w:rsidRPr="0022764C">
        <w:rPr>
          <w:rFonts w:eastAsia="Calibri" w:cstheme="minorHAnsi"/>
          <w:b/>
          <w:szCs w:val="18"/>
          <w:lang w:eastAsia="en-GB"/>
          <w:rPrChange w:id="1214"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215" w:author="stuart wolstenholme" w:date="2026-05-29T12:46:00Z" w16du:dateUtc="2026-05-29T11:46:00Z">
            <w:rPr>
              <w:rFonts w:eastAsia="Calibri" w:cstheme="minorHAnsi"/>
              <w:szCs w:val="18"/>
              <w:lang w:val="en-US" w:eastAsia="en-GB"/>
            </w:rPr>
          </w:rPrChange>
        </w:rPr>
        <w:t xml:space="preserve">schedule of </w:t>
      </w:r>
      <w:r w:rsidRPr="0022764C">
        <w:rPr>
          <w:rFonts w:eastAsia="Calibri" w:cstheme="minorHAnsi"/>
          <w:b/>
          <w:szCs w:val="18"/>
          <w:lang w:eastAsia="en-GB"/>
          <w:rPrChange w:id="1216"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217" w:author="stuart wolstenholme" w:date="2026-05-29T12:46:00Z" w16du:dateUtc="2026-05-29T11:46:00Z">
            <w:rPr>
              <w:rFonts w:eastAsia="Calibri" w:cstheme="minorHAnsi"/>
              <w:szCs w:val="18"/>
              <w:lang w:val="en-US" w:eastAsia="en-GB"/>
            </w:rPr>
          </w:rPrChange>
        </w:rPr>
        <w:t xml:space="preserve">billable hours. </w:t>
      </w:r>
      <w:r w:rsidRPr="0022764C">
        <w:rPr>
          <w:rFonts w:eastAsia="Calibri" w:cstheme="minorHAnsi"/>
          <w:b/>
          <w:szCs w:val="18"/>
          <w:lang w:eastAsia="en-GB"/>
          <w:rPrChange w:id="1218"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1219" w:author="stuart wolstenholme" w:date="2026-05-29T12:46:00Z" w16du:dateUtc="2026-05-29T11:46:00Z">
            <w:rPr>
              <w:rFonts w:eastAsia="Calibri" w:cstheme="minorHAnsi"/>
              <w:szCs w:val="18"/>
              <w:lang w:val="en-US" w:eastAsia="en-GB"/>
            </w:rPr>
          </w:rPrChange>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220" w:author="stuart wolstenholme" w:date="2026-05-29T12:46:00Z" w16du:dateUtc="2026-05-29T11:46:00Z">
            <w:rPr>
              <w:rFonts w:eastAsia="Arial" w:cstheme="minorHAnsi"/>
              <w:lang w:val="en-US"/>
            </w:rPr>
          </w:rPrChange>
        </w:rPr>
        <w:t>any person employed by the</w:t>
      </w:r>
      <w:r w:rsidRPr="0022764C">
        <w:rPr>
          <w:rFonts w:eastAsia="Arial" w:cstheme="minorHAnsi"/>
          <w:b/>
          <w:bCs/>
          <w:rPrChange w:id="1221" w:author="stuart wolstenholme" w:date="2026-05-29T12:46:00Z" w16du:dateUtc="2026-05-29T11:46:00Z">
            <w:rPr>
              <w:rFonts w:eastAsia="Arial" w:cstheme="minorHAnsi"/>
              <w:b/>
              <w:bCs/>
              <w:lang w:val="en-US"/>
            </w:rPr>
          </w:rPrChange>
        </w:rPr>
        <w:t xml:space="preserve"> Named Insured</w:t>
      </w:r>
      <w:r w:rsidRPr="0022764C">
        <w:rPr>
          <w:rFonts w:eastAsia="Arial" w:cstheme="minorHAnsi"/>
          <w:b/>
          <w:rPrChange w:id="1222" w:author="stuart wolstenholme" w:date="2026-05-29T12:46:00Z" w16du:dateUtc="2026-05-29T11:46:00Z">
            <w:rPr>
              <w:rFonts w:eastAsia="Arial" w:cstheme="minorHAnsi"/>
              <w:b/>
              <w:lang w:val="en-US"/>
            </w:rPr>
          </w:rPrChange>
        </w:rPr>
        <w:t xml:space="preserve"> </w:t>
      </w:r>
      <w:r w:rsidRPr="0022764C">
        <w:rPr>
          <w:rFonts w:eastAsia="Arial" w:cstheme="minorHAnsi"/>
          <w:rPrChange w:id="1223" w:author="stuart wolstenholme" w:date="2026-05-29T12:46:00Z" w16du:dateUtc="2026-05-29T11:46:00Z">
            <w:rPr>
              <w:rFonts w:eastAsia="Arial" w:cstheme="minorHAnsi"/>
              <w:lang w:val="en-US"/>
            </w:rPr>
          </w:rPrChange>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224" w:author="stuart wolstenholme" w:date="2026-05-29T12:46:00Z" w16du:dateUtc="2026-05-29T11:46:00Z">
            <w:rPr>
              <w:rFonts w:eastAsia="Arial" w:cstheme="minorHAnsi"/>
              <w:lang w:val="en-US"/>
            </w:rPr>
          </w:rPrChange>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225" w:author="stuart wolstenholme" w:date="2026-05-29T12:46:00Z" w16du:dateUtc="2026-05-29T11:46:00Z">
            <w:rPr>
              <w:rFonts w:eastAsia="Arial" w:cstheme="minorHAnsi"/>
              <w:lang w:val="en-US"/>
            </w:rPr>
          </w:rPrChange>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226" w:author="stuart wolstenholme" w:date="2026-05-29T12:46:00Z" w16du:dateUtc="2026-05-29T11:46:00Z">
            <w:rPr>
              <w:rFonts w:eastAsia="Arial" w:cstheme="minorHAnsi"/>
              <w:lang w:val="en-US"/>
            </w:rPr>
          </w:rPrChange>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22764C" w:rsidRDefault="006936E8" w:rsidP="006936E8">
      <w:pPr>
        <w:spacing w:before="0" w:line="240" w:lineRule="auto"/>
        <w:rPr>
          <w:rFonts w:eastAsia="Calibri" w:cstheme="minorHAnsi"/>
          <w:szCs w:val="18"/>
          <w:rPrChange w:id="1227"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228" w:author="stuart wolstenholme" w:date="2026-05-29T12:46:00Z" w16du:dateUtc="2026-05-29T11:46:00Z">
            <w:rPr>
              <w:rFonts w:eastAsia="Calibri" w:cstheme="minorHAnsi"/>
              <w:szCs w:val="18"/>
              <w:lang w:val="en-US"/>
            </w:rPr>
          </w:rPrChange>
        </w:rPr>
        <w:t>a bank account held or maintained by the</w:t>
      </w:r>
      <w:r w:rsidRPr="0022764C">
        <w:rPr>
          <w:rFonts w:eastAsia="Calibri" w:cstheme="minorHAnsi"/>
          <w:b/>
          <w:bCs/>
          <w:szCs w:val="18"/>
          <w:rPrChange w:id="1229"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
          <w:szCs w:val="18"/>
          <w:rPrChange w:id="1230"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231" w:author="stuart wolstenholme" w:date="2026-05-29T12:46:00Z" w16du:dateUtc="2026-05-29T11:46:00Z">
            <w:rPr>
              <w:rFonts w:eastAsia="Calibri" w:cstheme="minorHAnsi"/>
              <w:szCs w:val="18"/>
              <w:lang w:val="en-US"/>
            </w:rPr>
          </w:rPrChange>
        </w:rPr>
        <w:t>on behalf of the</w:t>
      </w:r>
      <w:r w:rsidRPr="0022764C">
        <w:rPr>
          <w:rFonts w:eastAsia="Calibri" w:cstheme="minorHAnsi"/>
          <w:b/>
          <w:bCs/>
          <w:szCs w:val="18"/>
          <w:rPrChange w:id="1232"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23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234" w:author="stuart wolstenholme" w:date="2026-05-29T12:46:00Z" w16du:dateUtc="2026-05-29T11:46:00Z">
            <w:rPr>
              <w:rFonts w:eastAsia="Calibri" w:cstheme="minorHAnsi"/>
              <w:szCs w:val="18"/>
              <w:lang w:val="en-US"/>
            </w:rPr>
          </w:rPrChange>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22764C" w:rsidRDefault="006936E8" w:rsidP="006936E8">
      <w:pPr>
        <w:spacing w:before="0" w:line="240" w:lineRule="auto"/>
        <w:rPr>
          <w:rFonts w:eastAsia="Calibri" w:cstheme="minorHAnsi"/>
          <w:szCs w:val="18"/>
          <w:rPrChange w:id="1235"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236" w:author="stuart wolstenholme" w:date="2026-05-29T12:46:00Z" w16du:dateUtc="2026-05-29T11:46:00Z">
            <w:rPr>
              <w:rFonts w:eastAsia="Calibri" w:cstheme="minorHAnsi"/>
              <w:szCs w:val="18"/>
              <w:lang w:val="en-US"/>
            </w:rPr>
          </w:rPrChange>
        </w:rPr>
        <w:t xml:space="preserve">the first amount paid in respect of each </w:t>
      </w:r>
      <w:r w:rsidRPr="0022764C">
        <w:rPr>
          <w:rFonts w:eastAsia="Calibri" w:cstheme="minorHAnsi"/>
          <w:b/>
          <w:bCs/>
          <w:szCs w:val="18"/>
          <w:rPrChange w:id="1237" w:author="stuart wolstenholme" w:date="2026-05-29T12:46:00Z" w16du:dateUtc="2026-05-29T11:46:00Z">
            <w:rPr>
              <w:rFonts w:eastAsia="Calibri" w:cstheme="minorHAnsi"/>
              <w:b/>
              <w:bCs/>
              <w:szCs w:val="18"/>
              <w:lang w:val="en-US"/>
            </w:rPr>
          </w:rPrChange>
        </w:rPr>
        <w:t xml:space="preserve">Claim </w:t>
      </w:r>
      <w:r w:rsidRPr="0022764C">
        <w:rPr>
          <w:rFonts w:eastAsia="Calibri" w:cstheme="minorHAnsi"/>
          <w:szCs w:val="18"/>
          <w:rPrChange w:id="1238" w:author="stuart wolstenholme" w:date="2026-05-29T12:46:00Z" w16du:dateUtc="2026-05-29T11:46:00Z">
            <w:rPr>
              <w:rFonts w:eastAsia="Calibri" w:cstheme="minorHAnsi"/>
              <w:szCs w:val="18"/>
              <w:lang w:val="en-US"/>
            </w:rPr>
          </w:rPrChange>
        </w:rPr>
        <w:t xml:space="preserve">as stated in the Schedule, inclusive of </w:t>
      </w:r>
      <w:r w:rsidRPr="0022764C">
        <w:rPr>
          <w:rFonts w:eastAsia="Calibri" w:cstheme="minorHAnsi"/>
          <w:b/>
          <w:bCs/>
          <w:szCs w:val="18"/>
          <w:rPrChange w:id="1239" w:author="stuart wolstenholme" w:date="2026-05-29T12:46:00Z" w16du:dateUtc="2026-05-29T11:46:00Z">
            <w:rPr>
              <w:rFonts w:eastAsia="Calibri" w:cstheme="minorHAnsi"/>
              <w:b/>
              <w:bCs/>
              <w:szCs w:val="18"/>
              <w:lang w:val="en-US"/>
            </w:rPr>
          </w:rPrChange>
        </w:rPr>
        <w:t>Defence Costs</w:t>
      </w:r>
      <w:r w:rsidRPr="0022764C">
        <w:rPr>
          <w:rFonts w:eastAsia="Calibri" w:cstheme="minorHAnsi"/>
          <w:szCs w:val="18"/>
          <w:rPrChange w:id="1240" w:author="stuart wolstenholme" w:date="2026-05-29T12:46:00Z" w16du:dateUtc="2026-05-29T11:46:00Z">
            <w:rPr>
              <w:rFonts w:eastAsia="Calibri" w:cstheme="minorHAnsi"/>
              <w:szCs w:val="18"/>
              <w:lang w:val="en-US"/>
            </w:rPr>
          </w:rPrChange>
        </w:rPr>
        <w:t xml:space="preserve">.  The </w:t>
      </w:r>
      <w:r w:rsidRPr="0022764C">
        <w:rPr>
          <w:rFonts w:eastAsia="Calibri" w:cstheme="minorHAnsi"/>
          <w:b/>
          <w:bCs/>
          <w:szCs w:val="18"/>
          <w:rPrChange w:id="1241"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1242" w:author="stuart wolstenholme" w:date="2026-05-29T12:46:00Z" w16du:dateUtc="2026-05-29T11:46:00Z">
            <w:rPr>
              <w:rFonts w:eastAsia="Calibri" w:cstheme="minorHAnsi"/>
              <w:szCs w:val="18"/>
              <w:lang w:val="en-US"/>
            </w:rPr>
          </w:rPrChange>
        </w:rPr>
        <w:t xml:space="preserve"> is additional to the </w:t>
      </w:r>
      <w:r w:rsidRPr="0022764C">
        <w:rPr>
          <w:rFonts w:eastAsia="Calibri" w:cstheme="minorHAnsi"/>
          <w:b/>
          <w:bCs/>
          <w:szCs w:val="18"/>
          <w:rPrChange w:id="1243"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1244"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245"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246" w:author="stuart wolstenholme" w:date="2026-05-29T12:46:00Z" w16du:dateUtc="2026-05-29T11:46:00Z">
            <w:rPr>
              <w:rFonts w:eastAsia="Calibri" w:cstheme="minorHAnsi"/>
              <w:bCs/>
              <w:szCs w:val="18"/>
              <w:lang w:val="en-US" w:eastAsia="en-GB"/>
            </w:rPr>
          </w:rPrChange>
        </w:rPr>
        <w:t>any of the</w:t>
      </w:r>
      <w:r w:rsidRPr="0022764C">
        <w:rPr>
          <w:rFonts w:eastAsia="Calibri" w:cstheme="minorHAnsi"/>
          <w:b/>
          <w:szCs w:val="18"/>
          <w:lang w:eastAsia="en-GB"/>
          <w:rPrChange w:id="124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248" w:author="stuart wolstenholme" w:date="2026-05-29T12:46:00Z" w16du:dateUtc="2026-05-29T11:46:00Z">
            <w:rPr>
              <w:rFonts w:eastAsia="Calibri" w:cstheme="minorHAnsi"/>
              <w:bCs/>
              <w:szCs w:val="18"/>
              <w:lang w:val="en-US" w:eastAsia="en-GB"/>
            </w:rPr>
          </w:rPrChange>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22764C">
        <w:rPr>
          <w:rFonts w:eastAsia="Calibri" w:cstheme="minorHAnsi"/>
          <w:szCs w:val="18"/>
          <w:lang w:eastAsia="en-GB"/>
          <w:rPrChange w:id="1249"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1250" w:author="stuart wolstenholme" w:date="2026-05-29T12:46:00Z" w16du:dateUtc="2026-05-29T11:46:00Z">
            <w:rPr>
              <w:rFonts w:eastAsia="Calibri" w:cstheme="minorHAnsi"/>
              <w:b/>
              <w:bCs/>
              <w:szCs w:val="18"/>
              <w:lang w:val="en-US" w:eastAsia="en-GB"/>
            </w:rPr>
          </w:rPrChange>
        </w:rPr>
        <w:t>Named Insured’s Account</w:t>
      </w:r>
      <w:r w:rsidRPr="0022764C">
        <w:rPr>
          <w:rFonts w:eastAsia="Calibri" w:cstheme="minorHAnsi"/>
          <w:sz w:val="19"/>
          <w:szCs w:val="19"/>
          <w:rPrChange w:id="1251" w:author="stuart wolstenholme" w:date="2026-05-29T12:46:00Z" w16du:dateUtc="2026-05-29T11:46:00Z">
            <w:rPr>
              <w:rFonts w:eastAsia="Calibri" w:cstheme="minorHAnsi"/>
              <w:sz w:val="19"/>
              <w:szCs w:val="19"/>
              <w:lang w:val="en-US"/>
            </w:rPr>
          </w:rPrChange>
        </w:rPr>
        <w:t xml:space="preserve">, any </w:t>
      </w:r>
      <w:r w:rsidRPr="0022764C">
        <w:rPr>
          <w:rFonts w:eastAsia="Calibri" w:cstheme="minorHAnsi"/>
          <w:b/>
          <w:szCs w:val="18"/>
          <w:rPrChange w:id="1252" w:author="stuart wolstenholme" w:date="2026-05-29T12:46:00Z" w16du:dateUtc="2026-05-29T11:46:00Z">
            <w:rPr>
              <w:rFonts w:eastAsia="Calibri" w:cstheme="minorHAnsi"/>
              <w:b/>
              <w:szCs w:val="18"/>
              <w:lang w:val="en-US"/>
            </w:rPr>
          </w:rPrChange>
        </w:rPr>
        <w:t>Client Account</w:t>
      </w:r>
      <w:r w:rsidRPr="0022764C">
        <w:rPr>
          <w:rFonts w:eastAsia="Calibri" w:cstheme="minorHAnsi"/>
          <w:szCs w:val="18"/>
          <w:rPrChange w:id="1253" w:author="stuart wolstenholme" w:date="2026-05-29T12:46:00Z" w16du:dateUtc="2026-05-29T11:46:00Z">
            <w:rPr>
              <w:rFonts w:eastAsia="Calibri" w:cstheme="minorHAnsi"/>
              <w:szCs w:val="18"/>
              <w:lang w:val="en-US"/>
            </w:rPr>
          </w:rPrChange>
        </w:rPr>
        <w:t xml:space="preserve"> and any </w:t>
      </w:r>
      <w:r w:rsidRPr="0022764C">
        <w:rPr>
          <w:rFonts w:eastAsia="Calibri" w:cstheme="minorHAnsi"/>
          <w:b/>
          <w:szCs w:val="18"/>
          <w:rPrChange w:id="1254" w:author="stuart wolstenholme" w:date="2026-05-29T12:46:00Z" w16du:dateUtc="2026-05-29T11:46:00Z">
            <w:rPr>
              <w:rFonts w:eastAsia="Calibri" w:cstheme="minorHAnsi"/>
              <w:b/>
              <w:szCs w:val="18"/>
              <w:lang w:val="en-US"/>
            </w:rPr>
          </w:rPrChange>
        </w:rPr>
        <w:t>Escrow Account</w:t>
      </w:r>
      <w:r w:rsidRPr="0022764C">
        <w:rPr>
          <w:rFonts w:eastAsia="Calibri" w:cstheme="minorHAnsi"/>
          <w:bCs/>
          <w:szCs w:val="18"/>
          <w:rPrChange w:id="1255" w:author="stuart wolstenholme" w:date="2026-05-29T12:46:00Z" w16du:dateUtc="2026-05-29T11:46:00Z">
            <w:rPr>
              <w:rFonts w:eastAsia="Calibri" w:cstheme="minorHAnsi"/>
              <w:bCs/>
              <w:szCs w:val="18"/>
              <w:lang w:val="en-US"/>
            </w:rPr>
          </w:rPrChange>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bCs/>
          <w:szCs w:val="18"/>
          <w:lang w:eastAsia="en-GB"/>
          <w:rPrChange w:id="1256" w:author="stuart wolstenholme" w:date="2026-05-29T12:46:00Z" w16du:dateUtc="2026-05-29T11:46:00Z">
            <w:rPr>
              <w:rFonts w:eastAsia="Calibri" w:cstheme="minorHAnsi"/>
              <w:bCs/>
              <w:szCs w:val="18"/>
              <w:lang w:val="en-US" w:eastAsia="en-GB"/>
            </w:rPr>
          </w:rPrChange>
        </w:rPr>
        <w:t xml:space="preserve">the loss of </w:t>
      </w:r>
      <w:r w:rsidRPr="0022764C">
        <w:rPr>
          <w:rFonts w:eastAsia="Calibri" w:cstheme="minorHAnsi"/>
          <w:b/>
          <w:szCs w:val="18"/>
          <w:lang w:eastAsia="en-GB"/>
          <w:rPrChange w:id="1257" w:author="stuart wolstenholme" w:date="2026-05-29T12:46:00Z" w16du:dateUtc="2026-05-29T11:46:00Z">
            <w:rPr>
              <w:rFonts w:eastAsia="Calibri" w:cstheme="minorHAnsi"/>
              <w:b/>
              <w:szCs w:val="18"/>
              <w:lang w:val="en-US" w:eastAsia="en-GB"/>
            </w:rPr>
          </w:rPrChange>
        </w:rPr>
        <w:t>Money</w:t>
      </w:r>
      <w:r w:rsidRPr="0022764C">
        <w:rPr>
          <w:rFonts w:eastAsia="Calibri" w:cstheme="minorHAnsi"/>
          <w:bCs/>
          <w:szCs w:val="18"/>
          <w:lang w:eastAsia="en-GB"/>
          <w:rPrChange w:id="1258"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259"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260"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26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262" w:author="stuart wolstenholme" w:date="2026-05-29T12:46:00Z" w16du:dateUtc="2026-05-29T11:46:00Z">
            <w:rPr>
              <w:rFonts w:eastAsia="Calibri" w:cstheme="minorHAnsi"/>
              <w:bCs/>
              <w:szCs w:val="18"/>
              <w:lang w:val="en-US" w:eastAsia="en-GB"/>
            </w:rPr>
          </w:rPrChange>
        </w:rPr>
        <w:t xml:space="preserve"> sustains to reimburse </w:t>
      </w:r>
      <w:r w:rsidRPr="0022764C">
        <w:rPr>
          <w:rFonts w:eastAsia="Calibri" w:cstheme="minorHAnsi"/>
          <w:kern w:val="2"/>
          <w:szCs w:val="18"/>
          <w14:ligatures w14:val="standardContextual"/>
        </w:rPr>
        <w:t>the</w:t>
      </w:r>
      <w:r w:rsidRPr="0022764C">
        <w:rPr>
          <w:rFonts w:eastAsia="Calibri" w:cstheme="minorHAnsi"/>
          <w:b/>
          <w:szCs w:val="18"/>
          <w:lang w:eastAsia="en-GB"/>
          <w:rPrChange w:id="126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126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65"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26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67" w:author="stuart wolstenholme" w:date="2026-05-29T12:46:00Z" w16du:dateUtc="2026-05-29T11:46:00Z">
            <w:rPr>
              <w:rFonts w:eastAsia="Calibri" w:cstheme="minorHAnsi"/>
              <w:bCs/>
              <w:szCs w:val="18"/>
              <w:lang w:val="en-US" w:eastAsia="en-GB"/>
            </w:rPr>
          </w:rPrChange>
        </w:rPr>
        <w:t>or customer for the theft of their money</w:t>
      </w:r>
      <w:r w:rsidRPr="0022764C">
        <w:rPr>
          <w:rFonts w:eastAsia="Calibri" w:cstheme="minorHAnsi"/>
          <w:b/>
          <w:bCs/>
          <w:szCs w:val="18"/>
          <w:lang w:eastAsia="en-GB"/>
          <w:rPrChange w:id="126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69"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70"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271"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272"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bCs/>
          <w:szCs w:val="18"/>
          <w:lang w:eastAsia="en-GB"/>
          <w:rPrChange w:id="1273"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27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75" w:author="stuart wolstenholme" w:date="2026-05-29T12:46:00Z" w16du:dateUtc="2026-05-29T11:46:00Z">
            <w:rPr>
              <w:rFonts w:eastAsia="Calibri" w:cstheme="minorHAnsi"/>
              <w:bCs/>
              <w:szCs w:val="18"/>
              <w:lang w:val="en-US" w:eastAsia="en-GB"/>
            </w:rPr>
          </w:rPrChange>
        </w:rPr>
        <w:t xml:space="preserve">provided such reimbursement is made with </w:t>
      </w:r>
      <w:r w:rsidRPr="0022764C">
        <w:rPr>
          <w:rFonts w:eastAsia="Calibri" w:cstheme="minorHAnsi"/>
          <w:b/>
          <w:szCs w:val="18"/>
          <w:lang w:eastAsia="en-GB"/>
          <w:rPrChange w:id="127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277" w:author="stuart wolstenholme" w:date="2026-05-29T12:46:00Z" w16du:dateUtc="2026-05-29T11:46:00Z">
            <w:rPr>
              <w:rFonts w:eastAsia="Calibri" w:cstheme="minorHAnsi"/>
              <w:bCs/>
              <w:szCs w:val="18"/>
              <w:lang w:val="en-US" w:eastAsia="en-GB"/>
            </w:rPr>
          </w:rPrChange>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22764C">
        <w:rPr>
          <w:rFonts w:eastAsia="Calibri" w:cstheme="minorHAnsi"/>
          <w:bCs/>
          <w:szCs w:val="18"/>
          <w:lang w:eastAsia="en-GB"/>
          <w:rPrChange w:id="1278"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279"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28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281"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28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8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28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285" w:author="stuart wolstenholme" w:date="2026-05-29T12:46:00Z" w16du:dateUtc="2026-05-29T11:46:00Z">
            <w:rPr>
              <w:rFonts w:eastAsia="Calibri" w:cstheme="minorHAnsi"/>
              <w:szCs w:val="18"/>
              <w:lang w:val="en-US" w:eastAsia="en-GB"/>
            </w:rPr>
          </w:rPrChange>
        </w:rPr>
        <w:t>Insuring Clauses H, a</w:t>
      </w:r>
      <w:r w:rsidRPr="0022764C">
        <w:rPr>
          <w:rFonts w:eastAsia="Calibri" w:cstheme="minorHAnsi"/>
          <w:b/>
          <w:bCs/>
          <w:szCs w:val="18"/>
          <w:lang w:eastAsia="en-GB"/>
          <w:rPrChange w:id="1286" w:author="stuart wolstenholme" w:date="2026-05-29T12:46:00Z" w16du:dateUtc="2026-05-29T11:46:00Z">
            <w:rPr>
              <w:rFonts w:eastAsia="Calibri" w:cstheme="minorHAnsi"/>
              <w:b/>
              <w:bCs/>
              <w:szCs w:val="18"/>
              <w:lang w:val="en-US" w:eastAsia="en-GB"/>
            </w:rPr>
          </w:rPrChange>
        </w:rPr>
        <w:t xml:space="preserve"> Security Breach </w:t>
      </w:r>
      <w:r w:rsidRPr="0022764C">
        <w:rPr>
          <w:rFonts w:eastAsia="Calibri" w:cstheme="minorHAnsi"/>
          <w:bCs/>
          <w:szCs w:val="18"/>
          <w:lang w:eastAsia="en-GB"/>
          <w:rPrChange w:id="1287"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8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28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1290" w:author="stuart wolstenholme" w:date="2026-05-29T12:46:00Z" w16du:dateUtc="2026-05-29T11:46:00Z">
            <w:rPr>
              <w:rFonts w:eastAsia="Calibri" w:cstheme="minorHAnsi"/>
              <w:szCs w:val="18"/>
              <w:lang w:val="en-US" w:eastAsia="en-GB"/>
            </w:rPr>
          </w:rPrChange>
        </w:rPr>
        <w:t xml:space="preserve">Insuring Clause I, a </w:t>
      </w:r>
      <w:r w:rsidRPr="0022764C">
        <w:rPr>
          <w:rFonts w:eastAsia="Calibri" w:cstheme="minorHAnsi"/>
          <w:b/>
          <w:szCs w:val="18"/>
          <w:lang w:eastAsia="en-GB"/>
          <w:rPrChange w:id="1291"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29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93" w:author="stuart wolstenholme" w:date="2026-05-29T12:46:00Z" w16du:dateUtc="2026-05-29T11:46:00Z">
            <w:rPr>
              <w:rFonts w:eastAsia="Calibri" w:cstheme="minorHAnsi"/>
              <w:bCs/>
              <w:szCs w:val="18"/>
              <w:lang w:val="en-US" w:eastAsia="en-GB"/>
            </w:rPr>
          </w:rPrChange>
        </w:rPr>
        <w:t xml:space="preserve">Insuring Clause J, a </w:t>
      </w:r>
      <w:r w:rsidRPr="0022764C">
        <w:rPr>
          <w:rFonts w:eastAsia="Calibri" w:cstheme="minorHAnsi"/>
          <w:b/>
          <w:szCs w:val="18"/>
          <w:lang w:eastAsia="en-GB"/>
          <w:rPrChange w:id="1294"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29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96" w:author="stuart wolstenholme" w:date="2026-05-29T12:46:00Z" w16du:dateUtc="2026-05-29T11:46:00Z">
            <w:rPr>
              <w:rFonts w:eastAsia="Calibri" w:cstheme="minorHAnsi"/>
              <w:bCs/>
              <w:szCs w:val="18"/>
              <w:lang w:val="en-US" w:eastAsia="en-GB"/>
            </w:rPr>
          </w:rPrChange>
        </w:rPr>
        <w:t xml:space="preserve">Insuring Clause K a), </w:t>
      </w:r>
      <w:r w:rsidRPr="0022764C">
        <w:rPr>
          <w:rFonts w:eastAsia="Calibri" w:cstheme="minorHAnsi"/>
          <w:szCs w:val="18"/>
          <w:lang w:eastAsia="en-GB"/>
          <w:rPrChange w:id="129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298"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bCs/>
          <w:szCs w:val="18"/>
          <w:lang w:eastAsia="en-GB"/>
          <w:rPrChange w:id="129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300" w:author="stuart wolstenholme" w:date="2026-05-29T12:46:00Z" w16du:dateUtc="2026-05-29T11:46:00Z">
            <w:rPr>
              <w:rFonts w:eastAsia="Calibri" w:cstheme="minorHAnsi"/>
              <w:bCs/>
              <w:szCs w:val="18"/>
              <w:lang w:val="en-US" w:eastAsia="en-GB"/>
            </w:rPr>
          </w:rPrChange>
        </w:rPr>
        <w:t xml:space="preserve">Insuring Clause K b), </w:t>
      </w:r>
      <w:r w:rsidRPr="0022764C">
        <w:rPr>
          <w:rFonts w:eastAsia="Calibri" w:cstheme="minorHAnsi"/>
          <w:szCs w:val="18"/>
          <w:lang w:eastAsia="en-GB"/>
          <w:rPrChange w:id="1301"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302"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1303"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1304"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30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306" w:author="stuart wolstenholme" w:date="2026-05-29T12:46:00Z" w16du:dateUtc="2026-05-29T11:46:00Z">
            <w:rPr>
              <w:rFonts w:eastAsia="Calibri" w:cstheme="minorHAnsi"/>
              <w:bCs/>
              <w:szCs w:val="18"/>
              <w:lang w:val="en-US" w:eastAsia="en-GB"/>
            </w:rPr>
          </w:rPrChange>
        </w:rPr>
        <w:t xml:space="preserve">Insuring Clause K c), </w:t>
      </w:r>
      <w:r w:rsidRPr="0022764C">
        <w:rPr>
          <w:rFonts w:eastAsia="Calibri" w:cstheme="minorHAnsi"/>
          <w:szCs w:val="18"/>
          <w:lang w:eastAsia="en-GB"/>
          <w:rPrChange w:id="130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308"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309"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310"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bCs/>
          <w:szCs w:val="18"/>
          <w:lang w:eastAsia="en-GB"/>
          <w:rPrChange w:id="131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1312" w:author="stuart wolstenholme" w:date="2026-05-29T12:46:00Z" w16du:dateUtc="2026-05-29T11:46:00Z">
            <w:rPr>
              <w:rFonts w:eastAsia="Calibri" w:cstheme="minorHAnsi"/>
              <w:szCs w:val="18"/>
              <w:lang w:val="en-US" w:eastAsia="en-GB"/>
            </w:rPr>
          </w:rPrChange>
        </w:rPr>
        <w:t xml:space="preserve">Insuring Clause L, a </w:t>
      </w:r>
      <w:r w:rsidRPr="0022764C">
        <w:rPr>
          <w:rFonts w:eastAsia="Calibri" w:cstheme="minorHAnsi"/>
          <w:b/>
          <w:szCs w:val="18"/>
          <w:lang w:eastAsia="en-GB"/>
          <w:rPrChange w:id="1313"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bCs/>
          <w:szCs w:val="18"/>
          <w:lang w:eastAsia="en-GB"/>
          <w:rPrChange w:id="131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315" w:author="stuart wolstenholme" w:date="2026-05-29T12:46:00Z" w16du:dateUtc="2026-05-29T11:46:00Z">
            <w:rPr>
              <w:rFonts w:eastAsia="Calibri" w:cstheme="minorHAnsi"/>
              <w:bCs/>
              <w:szCs w:val="18"/>
              <w:lang w:val="en-US" w:eastAsia="en-GB"/>
            </w:rPr>
          </w:rPrChange>
        </w:rPr>
        <w:t xml:space="preserve">Insuring Clause M, </w:t>
      </w:r>
      <w:r w:rsidRPr="0022764C">
        <w:rPr>
          <w:rFonts w:eastAsia="Calibri" w:cstheme="minorHAnsi"/>
          <w:szCs w:val="18"/>
          <w:lang w:eastAsia="en-GB"/>
          <w:rPrChange w:id="1316"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1317"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szCs w:val="18"/>
          <w:lang w:eastAsia="en-GB"/>
          <w:rPrChange w:id="131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319" w:author="stuart wolstenholme" w:date="2026-05-29T12:46:00Z" w16du:dateUtc="2026-05-29T11:46:00Z">
            <w:rPr>
              <w:rFonts w:eastAsia="Calibri" w:cstheme="minorHAnsi"/>
              <w:szCs w:val="18"/>
              <w:lang w:val="en-US" w:eastAsia="en-GB"/>
            </w:rPr>
          </w:rPrChange>
        </w:rPr>
        <w:t xml:space="preserve">Insuring Clause N, a </w:t>
      </w:r>
      <w:r w:rsidRPr="0022764C">
        <w:rPr>
          <w:rFonts w:eastAsia="Calibri" w:cstheme="minorHAnsi"/>
          <w:b/>
          <w:szCs w:val="18"/>
          <w:lang w:eastAsia="en-GB"/>
          <w:rPrChange w:id="1320" w:author="stuart wolstenholme" w:date="2026-05-29T12:46:00Z" w16du:dateUtc="2026-05-29T11:46:00Z">
            <w:rPr>
              <w:rFonts w:eastAsia="Calibri" w:cstheme="minorHAnsi"/>
              <w:b/>
              <w:szCs w:val="18"/>
              <w:lang w:val="en-US" w:eastAsia="en-GB"/>
            </w:rPr>
          </w:rPrChange>
        </w:rPr>
        <w:t>Security Breach</w:t>
      </w:r>
      <w:r w:rsidRPr="0022764C">
        <w:rPr>
          <w:rFonts w:eastAsia="Calibri" w:cstheme="minorHAnsi"/>
          <w:szCs w:val="18"/>
          <w:lang w:eastAsia="en-GB"/>
          <w:rPrChange w:id="132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22"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32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24"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szCs w:val="18"/>
          <w:lang w:eastAsia="en-GB"/>
          <w:rPrChange w:id="1325"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326" w:author="stuart wolstenholme" w:date="2026-05-29T12:46:00Z" w16du:dateUtc="2026-05-29T11:46:00Z">
            <w:rPr>
              <w:rFonts w:eastAsia="Calibri" w:cstheme="minorHAnsi"/>
              <w:b/>
              <w:szCs w:val="18"/>
              <w:lang w:val="en-US" w:eastAsia="en-GB"/>
            </w:rPr>
          </w:rPrChange>
        </w:rPr>
        <w:t xml:space="preserve"> System Failure</w:t>
      </w:r>
      <w:r w:rsidRPr="0022764C">
        <w:rPr>
          <w:rFonts w:eastAsia="Calibri" w:cstheme="minorHAnsi"/>
          <w:szCs w:val="18"/>
          <w:lang w:eastAsia="en-GB"/>
          <w:rPrChange w:id="132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28"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32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30"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szCs w:val="18"/>
          <w:lang w:eastAsia="en-GB"/>
          <w:rPrChange w:id="133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32" w:author="stuart wolstenholme" w:date="2026-05-29T12:46:00Z" w16du:dateUtc="2026-05-29T11:46:00Z">
            <w:rPr>
              <w:rFonts w:eastAsia="Calibri" w:cstheme="minorHAnsi"/>
              <w:b/>
              <w:szCs w:val="18"/>
              <w:lang w:val="en-US" w:eastAsia="en-GB"/>
            </w:rPr>
          </w:rPrChange>
        </w:rPr>
        <w:t>Telecommunications Fraud</w:t>
      </w:r>
      <w:r w:rsidRPr="0022764C">
        <w:rPr>
          <w:rFonts w:eastAsia="Calibri" w:cstheme="minorHAnsi"/>
          <w:szCs w:val="18"/>
          <w:lang w:eastAsia="en-GB"/>
          <w:rPrChange w:id="133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34"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33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36"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337"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338"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szCs w:val="18"/>
          <w:lang w:eastAsia="en-GB"/>
          <w:rPrChange w:id="1339" w:author="stuart wolstenholme" w:date="2026-05-29T12:46:00Z" w16du:dateUtc="2026-05-29T11:46:00Z">
            <w:rPr>
              <w:rFonts w:eastAsia="Calibri" w:cstheme="minorHAnsi"/>
              <w:szCs w:val="18"/>
              <w:lang w:val="en-US" w:eastAsia="en-GB"/>
            </w:rPr>
          </w:rPrChange>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340" w:author="stuart wolstenholme" w:date="2026-05-29T12:46:00Z" w16du:dateUtc="2026-05-29T11:46:00Z">
            <w:rPr>
              <w:rFonts w:eastAsia="Calibri" w:cstheme="minorHAnsi"/>
              <w:szCs w:val="18"/>
              <w:lang w:val="en-US" w:eastAsia="en-GB"/>
            </w:rPr>
          </w:rPrChange>
        </w:rPr>
        <w:t xml:space="preserve">Insuring Clause O, </w:t>
      </w:r>
      <w:r w:rsidRPr="0022764C">
        <w:rPr>
          <w:rFonts w:eastAsia="Calibri" w:cstheme="minorHAnsi"/>
          <w:b/>
          <w:sz w:val="19"/>
          <w:szCs w:val="19"/>
          <w:lang w:eastAsia="en-GB"/>
          <w:rPrChange w:id="1341" w:author="stuart wolstenholme" w:date="2026-05-29T12:46:00Z" w16du:dateUtc="2026-05-29T11:46:00Z">
            <w:rPr>
              <w:rFonts w:eastAsia="Calibri" w:cstheme="minorHAnsi"/>
              <w:b/>
              <w:sz w:val="19"/>
              <w:szCs w:val="19"/>
              <w:lang w:val="en-US" w:eastAsia="en-GB"/>
            </w:rPr>
          </w:rPrChange>
        </w:rPr>
        <w:t xml:space="preserve">Court Attendance Costs </w:t>
      </w:r>
      <w:r w:rsidRPr="0022764C">
        <w:rPr>
          <w:rFonts w:eastAsia="Calibri" w:cstheme="minorHAnsi"/>
          <w:sz w:val="19"/>
          <w:szCs w:val="19"/>
          <w:lang w:eastAsia="en-GB"/>
          <w:rPrChange w:id="1342" w:author="stuart wolstenholme" w:date="2026-05-29T12:46:00Z" w16du:dateUtc="2026-05-29T11:46:00Z">
            <w:rPr>
              <w:rFonts w:eastAsia="Calibri" w:cstheme="minorHAnsi"/>
              <w:sz w:val="19"/>
              <w:szCs w:val="19"/>
              <w:lang w:val="en-US" w:eastAsia="en-GB"/>
            </w:rPr>
          </w:rPrChange>
        </w:rPr>
        <w:t xml:space="preserve">incurred by the </w:t>
      </w:r>
      <w:r w:rsidRPr="0022764C">
        <w:rPr>
          <w:rFonts w:eastAsia="Calibri" w:cstheme="minorHAnsi"/>
          <w:b/>
          <w:sz w:val="19"/>
          <w:szCs w:val="19"/>
          <w:lang w:eastAsia="en-GB"/>
          <w:rPrChange w:id="1343" w:author="stuart wolstenholme" w:date="2026-05-29T12:46:00Z" w16du:dateUtc="2026-05-29T11:46:00Z">
            <w:rPr>
              <w:rFonts w:eastAsia="Calibri" w:cstheme="minorHAnsi"/>
              <w:b/>
              <w:sz w:val="19"/>
              <w:szCs w:val="19"/>
              <w:lang w:val="en-US" w:eastAsia="en-GB"/>
            </w:rPr>
          </w:rPrChange>
        </w:rPr>
        <w:t>Insured</w:t>
      </w:r>
      <w:r w:rsidRPr="0022764C">
        <w:rPr>
          <w:rFonts w:eastAsia="Calibri" w:cstheme="minorHAnsi"/>
          <w:bCs/>
          <w:sz w:val="19"/>
          <w:szCs w:val="19"/>
          <w:lang w:eastAsia="en-GB"/>
          <w:rPrChange w:id="1344"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22764C" w:rsidRDefault="006936E8" w:rsidP="006936E8">
      <w:pPr>
        <w:spacing w:before="0" w:line="240" w:lineRule="auto"/>
        <w:rPr>
          <w:rFonts w:eastAsia="Calibri" w:cstheme="minorHAnsi"/>
          <w:bCs/>
          <w:szCs w:val="18"/>
          <w:lang w:eastAsia="en-GB"/>
          <w:rPrChange w:id="1345"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346" w:author="stuart wolstenholme" w:date="2026-05-29T12:46:00Z" w16du:dateUtc="2026-05-29T11:46:00Z">
            <w:rPr>
              <w:rFonts w:eastAsia="Calibri" w:cstheme="minorHAnsi"/>
              <w:bCs/>
              <w:szCs w:val="18"/>
              <w:lang w:val="en-US" w:eastAsia="en-GB"/>
            </w:rPr>
          </w:rPrChange>
        </w:rPr>
        <w:t xml:space="preserve">any of the following directed at or enacted upon an </w:t>
      </w:r>
      <w:r w:rsidRPr="0022764C">
        <w:rPr>
          <w:rFonts w:eastAsia="Calibri" w:cstheme="minorHAnsi"/>
          <w:b/>
          <w:bCs/>
          <w:szCs w:val="18"/>
          <w:lang w:eastAsia="en-GB"/>
          <w:rPrChange w:id="1347"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4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49" w:author="stuart wolstenholme" w:date="2026-05-29T12:46:00Z" w16du:dateUtc="2026-05-29T11:46:00Z">
            <w:rPr>
              <w:rFonts w:eastAsia="Calibri" w:cstheme="minorHAnsi"/>
              <w:bCs/>
              <w:szCs w:val="18"/>
              <w:lang w:val="en-US" w:eastAsia="en-GB"/>
            </w:rPr>
          </w:rPrChange>
        </w:rPr>
        <w:t>unauthorised access to, or unauthorised use</w:t>
      </w:r>
      <w:r w:rsidRPr="0022764C">
        <w:rPr>
          <w:rFonts w:eastAsia="Calibri" w:cstheme="minorHAnsi"/>
          <w:b/>
          <w:bCs/>
          <w:szCs w:val="18"/>
          <w:lang w:eastAsia="en-GB"/>
          <w:rPrChange w:id="135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351"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352"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53" w:author="stuart wolstenholme" w:date="2026-05-29T12:46:00Z" w16du:dateUtc="2026-05-29T11:46:00Z">
            <w:rPr>
              <w:rFonts w:eastAsia="Calibri" w:cstheme="minorHAnsi"/>
              <w:bCs/>
              <w:szCs w:val="18"/>
              <w:lang w:val="en-US" w:eastAsia="en-GB"/>
            </w:rPr>
          </w:rPrChange>
        </w:rPr>
        <w:t xml:space="preserve">, including any such unauthorised access or unauthorised use resulting from the theft of a password from an </w:t>
      </w:r>
      <w:r w:rsidRPr="0022764C">
        <w:rPr>
          <w:rFonts w:eastAsia="Calibri" w:cstheme="minorHAnsi"/>
          <w:b/>
          <w:bCs/>
          <w:szCs w:val="18"/>
          <w:lang w:eastAsia="en-GB"/>
          <w:rPrChange w:id="135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55" w:author="stuart wolstenholme" w:date="2026-05-29T12:46:00Z" w16du:dateUtc="2026-05-29T11:46:00Z">
            <w:rPr>
              <w:rFonts w:eastAsia="Calibri" w:cstheme="minorHAnsi"/>
              <w:bCs/>
              <w:szCs w:val="18"/>
              <w:lang w:val="en-US" w:eastAsia="en-GB"/>
            </w:rPr>
          </w:rPrChange>
        </w:rPr>
        <w:t xml:space="preserve"> or from an </w:t>
      </w:r>
      <w:r w:rsidRPr="0022764C">
        <w:rPr>
          <w:rFonts w:eastAsia="Calibri" w:cstheme="minorHAnsi"/>
          <w:b/>
          <w:bCs/>
          <w:szCs w:val="18"/>
          <w:lang w:eastAsia="en-GB"/>
          <w:rPrChange w:id="135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35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58" w:author="stuart wolstenholme" w:date="2026-05-29T12:46:00Z" w16du:dateUtc="2026-05-29T11:46:00Z">
            <w:rPr>
              <w:rFonts w:eastAsia="Calibri" w:cstheme="minorHAnsi"/>
              <w:bCs/>
              <w:szCs w:val="18"/>
              <w:lang w:val="en-US" w:eastAsia="en-GB"/>
            </w:rPr>
          </w:rPrChange>
        </w:rPr>
        <w:t xml:space="preserve">a </w:t>
      </w:r>
      <w:del w:id="1359" w:author="stuart wolstenholme" w:date="2026-05-29T12:40:00Z" w16du:dateUtc="2026-05-29T11:40:00Z">
        <w:r w:rsidRPr="0022764C" w:rsidDel="00BB79CB">
          <w:rPr>
            <w:rFonts w:eastAsia="Calibri" w:cstheme="minorHAnsi"/>
            <w:b/>
            <w:bCs/>
            <w:szCs w:val="18"/>
            <w:lang w:eastAsia="en-GB"/>
            <w:rPrChange w:id="1360" w:author="stuart wolstenholme" w:date="2026-05-29T12:46:00Z" w16du:dateUtc="2026-05-29T11:46:00Z">
              <w:rPr>
                <w:rFonts w:eastAsia="Calibri" w:cstheme="minorHAnsi"/>
                <w:b/>
                <w:bCs/>
                <w:szCs w:val="18"/>
                <w:lang w:val="en-US" w:eastAsia="en-GB"/>
              </w:rPr>
            </w:rPrChange>
          </w:rPr>
          <w:delText>Denial of Service</w:delText>
        </w:r>
      </w:del>
      <w:ins w:id="1361" w:author="stuart wolstenholme" w:date="2026-05-29T12:40:00Z" w16du:dateUtc="2026-05-29T11:40:00Z">
        <w:r w:rsidR="00BB79CB" w:rsidRPr="0022764C">
          <w:rPr>
            <w:rFonts w:eastAsia="Calibri" w:cstheme="minorHAnsi"/>
            <w:b/>
            <w:bCs/>
            <w:szCs w:val="18"/>
            <w:lang w:eastAsia="en-GB"/>
            <w:rPrChange w:id="1362"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Cs/>
          <w:szCs w:val="18"/>
          <w:lang w:eastAsia="en-GB"/>
          <w:rPrChange w:id="136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364" w:author="stuart wolstenholme" w:date="2026-05-29T12:46:00Z" w16du:dateUtc="2026-05-29T11:46:00Z">
            <w:rPr>
              <w:rFonts w:eastAsia="Calibri" w:cstheme="minorHAnsi"/>
              <w:b/>
              <w:bCs/>
              <w:szCs w:val="18"/>
              <w:lang w:val="en-US" w:eastAsia="en-GB"/>
            </w:rPr>
          </w:rPrChange>
        </w:rPr>
        <w:t>Attack</w:t>
      </w:r>
      <w:r w:rsidRPr="0022764C">
        <w:rPr>
          <w:rFonts w:eastAsia="Calibri" w:cstheme="minorHAnsi"/>
          <w:bCs/>
          <w:szCs w:val="18"/>
          <w:lang w:eastAsia="en-GB"/>
          <w:rPrChange w:id="1365"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36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36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68" w:author="stuart wolstenholme" w:date="2026-05-29T12:46:00Z" w16du:dateUtc="2026-05-29T11:46:00Z">
            <w:rPr>
              <w:rFonts w:eastAsia="Calibri" w:cstheme="minorHAnsi"/>
              <w:bCs/>
              <w:szCs w:val="18"/>
              <w:lang w:val="en-US" w:eastAsia="en-GB"/>
            </w:rPr>
          </w:rPrChange>
        </w:rPr>
        <w:t xml:space="preserve">infection of an </w:t>
      </w:r>
      <w:r w:rsidRPr="0022764C">
        <w:rPr>
          <w:rFonts w:eastAsia="Calibri" w:cstheme="minorHAnsi"/>
          <w:b/>
          <w:bCs/>
          <w:szCs w:val="18"/>
          <w:lang w:eastAsia="en-GB"/>
          <w:rPrChange w:id="136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70" w:author="stuart wolstenholme" w:date="2026-05-29T12:46:00Z" w16du:dateUtc="2026-05-29T11:46:00Z">
            <w:rPr>
              <w:rFonts w:eastAsia="Calibri" w:cstheme="minorHAnsi"/>
              <w:bCs/>
              <w:szCs w:val="18"/>
              <w:lang w:val="en-US" w:eastAsia="en-GB"/>
            </w:rPr>
          </w:rPrChange>
        </w:rPr>
        <w:t xml:space="preserve"> by malicious code, or the transmission of malicious code from an </w:t>
      </w:r>
      <w:r w:rsidRPr="0022764C">
        <w:rPr>
          <w:rFonts w:eastAsia="Calibri" w:cstheme="minorHAnsi"/>
          <w:b/>
          <w:bCs/>
          <w:szCs w:val="18"/>
          <w:lang w:eastAsia="en-GB"/>
          <w:rPrChange w:id="137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72" w:author="stuart wolstenholme" w:date="2026-05-29T12:46:00Z" w16du:dateUtc="2026-05-29T11:46:00Z">
            <w:rPr>
              <w:rFonts w:eastAsia="Calibri" w:cstheme="minorHAnsi"/>
              <w:bCs/>
              <w:szCs w:val="18"/>
              <w:lang w:val="en-US" w:eastAsia="en-GB"/>
            </w:rPr>
          </w:rPrChange>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7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374" w:author="stuart wolstenholme" w:date="2026-05-29T12:46:00Z" w16du:dateUtc="2026-05-29T11:46:00Z">
            <w:rPr>
              <w:rFonts w:eastAsia="Calibri" w:cstheme="minorHAnsi"/>
              <w:b/>
              <w:bCs/>
              <w:szCs w:val="18"/>
              <w:lang w:val="en-US" w:eastAsia="en-GB"/>
            </w:rPr>
          </w:rPrChange>
        </w:rPr>
        <w:t>Act of Cyber Terrorism</w:t>
      </w:r>
      <w:r w:rsidRPr="0022764C">
        <w:rPr>
          <w:rFonts w:eastAsia="Calibri" w:cstheme="minorHAnsi"/>
          <w:szCs w:val="18"/>
          <w:lang w:eastAsia="en-GB"/>
          <w:rPrChange w:id="137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22764C" w:rsidRDefault="006936E8" w:rsidP="006936E8">
      <w:pPr>
        <w:spacing w:before="0" w:line="240" w:lineRule="auto"/>
        <w:rPr>
          <w:rFonts w:eastAsia="Calibri" w:cstheme="minorHAnsi"/>
          <w:sz w:val="19"/>
          <w:szCs w:val="19"/>
          <w:lang w:eastAsia="en-GB"/>
          <w:rPrChange w:id="1376" w:author="stuart wolstenholme" w:date="2026-05-29T12:46:00Z" w16du:dateUtc="2026-05-29T11:46:00Z">
            <w:rPr>
              <w:rFonts w:eastAsia="Calibri" w:cstheme="minorHAnsi"/>
              <w:sz w:val="19"/>
              <w:szCs w:val="19"/>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377" w:author="stuart wolstenholme" w:date="2026-05-29T12:46:00Z" w16du:dateUtc="2026-05-29T11:46:00Z">
            <w:rPr>
              <w:rFonts w:eastAsia="Calibri" w:cstheme="minorHAnsi"/>
              <w:szCs w:val="18"/>
              <w:lang w:val="en-US" w:eastAsia="en-GB"/>
            </w:rPr>
          </w:rPrChange>
        </w:rPr>
        <w:t xml:space="preserve">the net profit loss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78"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379" w:author="stuart wolstenholme" w:date="2026-05-29T12:46:00Z" w16du:dateUtc="2026-05-29T11:46:00Z">
            <w:rPr>
              <w:rFonts w:eastAsia="Calibri" w:cstheme="minorHAnsi"/>
              <w:szCs w:val="18"/>
              <w:lang w:val="en-US" w:eastAsia="en-GB"/>
            </w:rPr>
          </w:rPrChange>
        </w:rPr>
        <w:t xml:space="preserve"> sustains</w:t>
      </w:r>
      <w:r w:rsidRPr="0022764C">
        <w:rPr>
          <w:rFonts w:eastAsia="Calibri" w:cstheme="minorHAnsi"/>
          <w:b/>
          <w:szCs w:val="18"/>
          <w:lang w:eastAsia="en-GB"/>
          <w:rPrChange w:id="138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381"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szCs w:val="18"/>
          <w:lang w:eastAsia="en-GB"/>
          <w:rPrChange w:id="1382"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1383" w:author="stuart wolstenholme" w:date="2026-05-29T12:46:00Z" w16du:dateUtc="2026-05-29T11:46:00Z">
            <w:rPr>
              <w:rFonts w:eastAsia="Calibri" w:cstheme="minorHAnsi"/>
              <w:szCs w:val="18"/>
              <w:lang w:val="en-US" w:eastAsia="en-GB"/>
            </w:rPr>
          </w:rPrChange>
        </w:rPr>
        <w:t xml:space="preserve">as a direct result of a </w:t>
      </w:r>
      <w:r w:rsidRPr="0022764C">
        <w:rPr>
          <w:rFonts w:eastAsia="Calibri" w:cstheme="minorHAnsi"/>
          <w:b/>
          <w:szCs w:val="18"/>
          <w:lang w:eastAsia="en-GB"/>
          <w:rPrChange w:id="138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38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386" w:author="stuart wolstenholme" w:date="2026-05-29T12:46:00Z" w16du:dateUtc="2026-05-29T11:46:00Z">
            <w:rPr>
              <w:rFonts w:eastAsia="Calibri" w:cstheme="minorHAnsi"/>
              <w:b/>
              <w:szCs w:val="18"/>
              <w:lang w:val="en-US" w:eastAsia="en-GB"/>
            </w:rPr>
          </w:rPrChange>
        </w:rPr>
        <w:t xml:space="preserve"> Income Loss </w:t>
      </w:r>
      <w:r w:rsidRPr="0022764C">
        <w:rPr>
          <w:rFonts w:eastAsia="Calibri" w:cstheme="minorHAnsi"/>
          <w:szCs w:val="18"/>
          <w:lang w:eastAsia="en-GB"/>
          <w:rPrChange w:id="1387" w:author="stuart wolstenholme" w:date="2026-05-29T12:46:00Z" w16du:dateUtc="2026-05-29T11:46:00Z">
            <w:rPr>
              <w:rFonts w:eastAsia="Calibri" w:cstheme="minorHAnsi"/>
              <w:szCs w:val="18"/>
              <w:lang w:val="en-US" w:eastAsia="en-GB"/>
            </w:rPr>
          </w:rPrChange>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22764C" w:rsidRDefault="006936E8" w:rsidP="006936E8">
      <w:pPr>
        <w:spacing w:before="0" w:line="240" w:lineRule="auto"/>
        <w:rPr>
          <w:rFonts w:eastAsia="Times New Roman" w:cstheme="minorHAnsi"/>
          <w:bCs/>
          <w:szCs w:val="18"/>
          <w:lang w:eastAsia="en-GB"/>
          <w:rPrChange w:id="1388" w:author="stuart wolstenholme" w:date="2026-05-29T12:46:00Z" w16du:dateUtc="2026-05-29T11:46:00Z">
            <w:rPr>
              <w:rFonts w:eastAsia="Times New Roman"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Times New Roman" w:cstheme="minorHAnsi"/>
          <w:bCs/>
          <w:szCs w:val="18"/>
          <w:lang w:eastAsia="en-GB"/>
          <w:rPrChange w:id="1389" w:author="stuart wolstenholme" w:date="2026-05-29T12:46:00Z" w16du:dateUtc="2026-05-29T11:46:00Z">
            <w:rPr>
              <w:rFonts w:eastAsia="Times New Roman" w:cstheme="minorHAnsi"/>
              <w:bCs/>
              <w:szCs w:val="18"/>
              <w:lang w:val="en-US" w:eastAsia="en-GB"/>
            </w:rPr>
          </w:rPrChange>
        </w:rPr>
        <w:t xml:space="preserve">any person who provides information regarding an illegal act committed by another person which causes a </w:t>
      </w:r>
      <w:r w:rsidRPr="0022764C">
        <w:rPr>
          <w:rFonts w:eastAsia="Times New Roman" w:cstheme="minorHAnsi"/>
          <w:b/>
          <w:bCs/>
          <w:szCs w:val="18"/>
          <w:lang w:eastAsia="en-GB"/>
          <w:rPrChange w:id="1390"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391" w:author="stuart wolstenholme" w:date="2026-05-29T12:46:00Z" w16du:dateUtc="2026-05-29T11:46:00Z">
            <w:rPr>
              <w:rFonts w:eastAsia="Times New Roman" w:cstheme="minorHAnsi"/>
              <w:bCs/>
              <w:szCs w:val="18"/>
              <w:lang w:val="en-US" w:eastAsia="en-GB"/>
            </w:rPr>
          </w:rPrChange>
        </w:rPr>
        <w:t xml:space="preserve">, solely in return for </w:t>
      </w:r>
      <w:r w:rsidRPr="0022764C">
        <w:rPr>
          <w:rFonts w:eastAsia="Times New Roman" w:cstheme="minorHAnsi"/>
          <w:b/>
          <w:bCs/>
          <w:szCs w:val="18"/>
          <w:lang w:eastAsia="en-GB"/>
          <w:rPrChange w:id="1392" w:author="stuart wolstenholme" w:date="2026-05-29T12:46:00Z" w16du:dateUtc="2026-05-29T11:46:00Z">
            <w:rPr>
              <w:rFonts w:eastAsia="Times New Roman" w:cstheme="minorHAnsi"/>
              <w:b/>
              <w:bCs/>
              <w:szCs w:val="18"/>
              <w:lang w:val="en-US" w:eastAsia="en-GB"/>
            </w:rPr>
          </w:rPrChange>
        </w:rPr>
        <w:t xml:space="preserve">Money </w:t>
      </w:r>
      <w:r w:rsidRPr="0022764C">
        <w:rPr>
          <w:rFonts w:eastAsia="Times New Roman" w:cstheme="minorHAnsi"/>
          <w:bCs/>
          <w:szCs w:val="18"/>
          <w:lang w:eastAsia="en-GB"/>
          <w:rPrChange w:id="1393" w:author="stuart wolstenholme" w:date="2026-05-29T12:46:00Z" w16du:dateUtc="2026-05-29T11:46:00Z">
            <w:rPr>
              <w:rFonts w:eastAsia="Times New Roman"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Times New Roman" w:cstheme="minorHAnsi"/>
          <w:b/>
          <w:bCs/>
          <w:szCs w:val="18"/>
          <w:lang w:eastAsia="en-GB"/>
          <w:rPrChange w:id="1394" w:author="stuart wolstenholme" w:date="2026-05-29T12:46:00Z" w16du:dateUtc="2026-05-29T11:46:00Z">
            <w:rPr>
              <w:rFonts w:eastAsia="Times New Roman" w:cstheme="minorHAnsi"/>
              <w:b/>
              <w:bCs/>
              <w:szCs w:val="18"/>
              <w:lang w:val="en-US" w:eastAsia="en-GB"/>
            </w:rPr>
          </w:rPrChange>
        </w:rPr>
        <w:t xml:space="preserve"> Named Insured </w:t>
      </w:r>
      <w:r w:rsidRPr="0022764C">
        <w:rPr>
          <w:rFonts w:eastAsia="Times New Roman" w:cstheme="minorHAnsi"/>
          <w:bCs/>
          <w:szCs w:val="18"/>
          <w:lang w:eastAsia="en-GB"/>
          <w:rPrChange w:id="1395" w:author="stuart wolstenholme" w:date="2026-05-29T12:46:00Z" w16du:dateUtc="2026-05-29T11:46:00Z">
            <w:rPr>
              <w:rFonts w:eastAsia="Times New Roman" w:cstheme="minorHAnsi"/>
              <w:bCs/>
              <w:szCs w:val="18"/>
              <w:lang w:val="en-US" w:eastAsia="en-GB"/>
            </w:rPr>
          </w:rPrChange>
        </w:rPr>
        <w:t>pays or promises to pay.</w:t>
      </w:r>
    </w:p>
    <w:p w:rsidR="006936E8" w:rsidRPr="0022764C" w:rsidRDefault="006936E8" w:rsidP="006936E8">
      <w:pPr>
        <w:spacing w:before="0" w:line="240" w:lineRule="auto"/>
        <w:rPr>
          <w:rFonts w:eastAsia="Times New Roman" w:cstheme="minorHAnsi"/>
          <w:bCs/>
          <w:szCs w:val="18"/>
          <w:lang w:eastAsia="en-GB"/>
          <w:rPrChange w:id="1396" w:author="stuart wolstenholme" w:date="2026-05-29T12:46:00Z" w16du:dateUtc="2026-05-29T11:46:00Z">
            <w:rPr>
              <w:rFonts w:eastAsia="Times New Roman" w:cstheme="minorHAnsi"/>
              <w:bCs/>
              <w:szCs w:val="18"/>
              <w:lang w:val="en-US" w:eastAsia="en-GB"/>
            </w:rPr>
          </w:rPrChange>
        </w:rPr>
      </w:pPr>
      <w:r w:rsidRPr="0022764C">
        <w:rPr>
          <w:rFonts w:eastAsia="Times New Roman" w:cstheme="minorHAnsi"/>
          <w:b/>
          <w:szCs w:val="18"/>
          <w:lang w:eastAsia="en-GB"/>
          <w:rPrChange w:id="1397" w:author="stuart wolstenholme" w:date="2026-05-29T12:46:00Z" w16du:dateUtc="2026-05-29T11:46:00Z">
            <w:rPr>
              <w:rFonts w:eastAsia="Times New Roman" w:cstheme="minorHAnsi"/>
              <w:b/>
              <w:szCs w:val="18"/>
              <w:lang w:val="en-US" w:eastAsia="en-GB"/>
            </w:rPr>
          </w:rPrChange>
        </w:rPr>
        <w:t>Informant</w:t>
      </w:r>
      <w:r w:rsidRPr="0022764C">
        <w:rPr>
          <w:rFonts w:eastAsia="Times New Roman" w:cstheme="minorHAnsi"/>
          <w:bCs/>
          <w:szCs w:val="18"/>
          <w:lang w:eastAsia="en-GB"/>
          <w:rPrChange w:id="1398" w:author="stuart wolstenholme" w:date="2026-05-29T12:46:00Z" w16du:dateUtc="2026-05-29T11:46:00Z">
            <w:rPr>
              <w:rFonts w:eastAsia="Times New Roman" w:cstheme="minorHAnsi"/>
              <w:bCs/>
              <w:szCs w:val="18"/>
              <w:lang w:val="en-US" w:eastAsia="en-GB"/>
            </w:rPr>
          </w:rPrChange>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99" w:author="stuart wolstenholme" w:date="2026-05-29T12:46:00Z" w16du:dateUtc="2026-05-29T11:46:00Z">
            <w:rPr>
              <w:rFonts w:eastAsia="Times New Roman" w:cstheme="minorHAnsi"/>
              <w:bCs/>
              <w:szCs w:val="18"/>
              <w:lang w:val="en-US" w:eastAsia="en-GB"/>
            </w:rPr>
          </w:rPrChange>
        </w:rPr>
        <w:t xml:space="preserve">any person who commits an illegal act which causes a </w:t>
      </w:r>
      <w:r w:rsidRPr="0022764C">
        <w:rPr>
          <w:rFonts w:eastAsia="Times New Roman" w:cstheme="minorHAnsi"/>
          <w:b/>
          <w:bCs/>
          <w:szCs w:val="18"/>
          <w:lang w:eastAsia="en-GB"/>
          <w:rPrChange w:id="1400"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401" w:author="stuart wolstenholme" w:date="2026-05-29T12:46:00Z" w16du:dateUtc="2026-05-29T11:46:00Z">
            <w:rPr>
              <w:rFonts w:eastAsia="Times New Roman" w:cstheme="minorHAnsi"/>
              <w:bCs/>
              <w:szCs w:val="18"/>
              <w:lang w:val="en-US" w:eastAsia="en-GB"/>
            </w:rPr>
          </w:rPrChange>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402" w:author="stuart wolstenholme" w:date="2026-05-29T12:46:00Z" w16du:dateUtc="2026-05-29T11:46:00Z">
            <w:rPr>
              <w:rFonts w:eastAsia="Times New Roman" w:cstheme="minorHAnsi"/>
              <w:bCs/>
              <w:szCs w:val="18"/>
              <w:lang w:val="en-US" w:eastAsia="en-GB"/>
            </w:rPr>
          </w:rPrChange>
        </w:rPr>
        <w:t xml:space="preserve">any </w:t>
      </w:r>
      <w:r w:rsidRPr="0022764C">
        <w:rPr>
          <w:rFonts w:eastAsia="Times New Roman" w:cstheme="minorHAnsi"/>
          <w:b/>
          <w:szCs w:val="18"/>
          <w:lang w:eastAsia="en-GB"/>
          <w:rPrChange w:id="1403" w:author="stuart wolstenholme" w:date="2026-05-29T12:46:00Z" w16du:dateUtc="2026-05-29T11:46:00Z">
            <w:rPr>
              <w:rFonts w:eastAsia="Times New Roman" w:cstheme="minorHAnsi"/>
              <w:b/>
              <w:szCs w:val="18"/>
              <w:lang w:val="en-US" w:eastAsia="en-GB"/>
            </w:rPr>
          </w:rPrChange>
        </w:rPr>
        <w:t>Insured</w:t>
      </w:r>
      <w:r w:rsidRPr="0022764C">
        <w:rPr>
          <w:rFonts w:eastAsia="Times New Roman" w:cstheme="minorHAnsi"/>
          <w:bCs/>
          <w:szCs w:val="18"/>
          <w:lang w:eastAsia="en-GB"/>
          <w:rPrChange w:id="1404" w:author="stuart wolstenholme" w:date="2026-05-29T12:46:00Z" w16du:dateUtc="2026-05-29T11:46:00Z">
            <w:rPr>
              <w:rFonts w:eastAsia="Times New Roman" w:cstheme="minorHAnsi"/>
              <w:bCs/>
              <w:szCs w:val="18"/>
              <w:lang w:val="en-US" w:eastAsia="en-GB"/>
            </w:rPr>
          </w:rPrChange>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405" w:author="stuart wolstenholme" w:date="2026-05-29T12:46:00Z" w16du:dateUtc="2026-05-29T11:46:00Z">
            <w:rPr>
              <w:rFonts w:eastAsia="Times New Roman" w:cstheme="minorHAnsi"/>
              <w:bCs/>
              <w:szCs w:val="18"/>
              <w:lang w:val="en-US" w:eastAsia="en-GB"/>
            </w:rPr>
          </w:rPrChange>
        </w:rPr>
        <w:lastRenderedPageBreak/>
        <w:t xml:space="preserve">any of the </w:t>
      </w:r>
      <w:r w:rsidRPr="0022764C">
        <w:rPr>
          <w:rFonts w:eastAsia="Times New Roman" w:cstheme="minorHAnsi"/>
          <w:b/>
          <w:bCs/>
          <w:szCs w:val="18"/>
          <w:lang w:eastAsia="en-GB"/>
          <w:rPrChange w:id="1406" w:author="stuart wolstenholme" w:date="2026-05-29T12:46:00Z" w16du:dateUtc="2026-05-29T11:46:00Z">
            <w:rPr>
              <w:rFonts w:eastAsia="Times New Roman" w:cstheme="minorHAnsi"/>
              <w:b/>
              <w:bCs/>
              <w:szCs w:val="18"/>
              <w:lang w:val="en-US" w:eastAsia="en-GB"/>
            </w:rPr>
          </w:rPrChange>
        </w:rPr>
        <w:t>Insured’s</w:t>
      </w:r>
      <w:r w:rsidRPr="0022764C">
        <w:rPr>
          <w:rFonts w:eastAsia="Times New Roman" w:cstheme="minorHAnsi"/>
          <w:bCs/>
          <w:szCs w:val="18"/>
          <w:lang w:eastAsia="en-GB"/>
          <w:rPrChange w:id="1407" w:author="stuart wolstenholme" w:date="2026-05-29T12:46:00Z" w16du:dateUtc="2026-05-29T11:46:00Z">
            <w:rPr>
              <w:rFonts w:eastAsia="Times New Roman" w:cstheme="minorHAnsi"/>
              <w:bCs/>
              <w:szCs w:val="18"/>
              <w:lang w:val="en-US" w:eastAsia="en-GB"/>
            </w:rPr>
          </w:rPrChange>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408" w:author="stuart wolstenholme" w:date="2026-05-29T12:46:00Z" w16du:dateUtc="2026-05-29T11:46:00Z">
            <w:rPr>
              <w:rFonts w:eastAsia="Times New Roman" w:cstheme="minorHAnsi"/>
              <w:bCs/>
              <w:szCs w:val="18"/>
              <w:lang w:val="en-US" w:eastAsia="en-GB"/>
            </w:rPr>
          </w:rPrChange>
        </w:rPr>
        <w:t xml:space="preserve">any person or firm hired or retained to investigate a </w:t>
      </w:r>
      <w:r w:rsidRPr="0022764C">
        <w:rPr>
          <w:rFonts w:eastAsia="Times New Roman" w:cstheme="minorHAnsi"/>
          <w:b/>
          <w:bCs/>
          <w:szCs w:val="18"/>
          <w:lang w:eastAsia="en-GB"/>
          <w:rPrChange w:id="1409"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410" w:author="stuart wolstenholme" w:date="2026-05-29T12:46:00Z" w16du:dateUtc="2026-05-29T11:46:00Z">
            <w:rPr>
              <w:rFonts w:eastAsia="Times New Roman" w:cstheme="minorHAnsi"/>
              <w:bCs/>
              <w:szCs w:val="18"/>
              <w:lang w:val="en-US" w:eastAsia="en-GB"/>
            </w:rPr>
          </w:rPrChange>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411" w:author="stuart wolstenholme" w:date="2026-05-29T12:46:00Z" w16du:dateUtc="2026-05-29T11:46:00Z">
            <w:rPr>
              <w:rFonts w:eastAsia="Times New Roman" w:cstheme="minorHAnsi"/>
              <w:bCs/>
              <w:szCs w:val="18"/>
              <w:lang w:val="en-US" w:eastAsia="en-GB"/>
            </w:rPr>
          </w:rPrChange>
        </w:rPr>
        <w:t>any person responsible for the supervision or management of a party described in paragraphs (a) through (d) above</w:t>
      </w:r>
      <w:r w:rsidRPr="0022764C">
        <w:rPr>
          <w:rFonts w:eastAsia="Times New Roman" w:cstheme="minorHAnsi"/>
          <w:bCs/>
          <w:sz w:val="19"/>
          <w:szCs w:val="19"/>
          <w:lang w:eastAsia="en-GB"/>
          <w:rPrChange w:id="1412" w:author="stuart wolstenholme" w:date="2026-05-29T12:46:00Z" w16du:dateUtc="2026-05-29T11:46:00Z">
            <w:rPr>
              <w:rFonts w:eastAsia="Times New Roman"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13" w:author="stuart wolstenholme" w:date="2026-05-29T12:46:00Z" w16du:dateUtc="2026-05-29T11:46:00Z">
            <w:rPr>
              <w:rFonts w:eastAsia="Calibri" w:cstheme="majorHAnsi"/>
              <w:szCs w:val="22"/>
              <w:lang w:val="en-US" w:eastAsia="en-GB"/>
            </w:rPr>
          </w:rPrChange>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414" w:author="stuart wolstenholme" w:date="2026-05-29T12:46:00Z" w16du:dateUtc="2026-05-29T11:46:00Z">
            <w:rPr>
              <w:rFonts w:eastAsia="Calibri" w:cstheme="minorHAnsi"/>
              <w:bCs/>
              <w:szCs w:val="18"/>
              <w:lang w:val="en-US" w:eastAsia="en-GB"/>
            </w:rPr>
          </w:rPrChange>
        </w:rPr>
        <w:t xml:space="preserve">reasonable and necessary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41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16" w:author="stuart wolstenholme" w:date="2026-05-29T12:46:00Z" w16du:dateUtc="2026-05-29T11:46:00Z">
            <w:rPr>
              <w:rFonts w:eastAsia="Calibri" w:cstheme="minorHAnsi"/>
              <w:bCs/>
              <w:szCs w:val="18"/>
              <w:lang w:val="en-US" w:eastAsia="en-GB"/>
            </w:rPr>
          </w:rPrChange>
        </w:rPr>
        <w:t xml:space="preserve"> incurs on </w:t>
      </w:r>
      <w:r w:rsidRPr="0022764C">
        <w:rPr>
          <w:rFonts w:eastAsia="Calibri" w:cstheme="minorHAnsi"/>
          <w:kern w:val="2"/>
          <w:szCs w:val="18"/>
          <w14:ligatures w14:val="standardContextual"/>
        </w:rPr>
        <w:t>the</w:t>
      </w:r>
      <w:r w:rsidRPr="0022764C">
        <w:rPr>
          <w:rFonts w:eastAsia="Calibri" w:cstheme="minorHAnsi"/>
          <w:b/>
          <w:szCs w:val="18"/>
          <w:lang w:eastAsia="en-GB"/>
          <w:rPrChange w:id="141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418"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19"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420"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1421"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1422" w:author="stuart wolstenholme" w:date="2026-05-29T12:46:00Z" w16du:dateUtc="2026-05-29T11:46:00Z">
            <w:rPr>
              <w:rFonts w:eastAsia="Calibri" w:cstheme="minorHAnsi"/>
              <w:bCs/>
              <w:szCs w:val="18"/>
              <w:lang w:val="en-US" w:eastAsia="en-GB"/>
            </w:rPr>
          </w:rPrChange>
        </w:rPr>
        <w:t xml:space="preserve">, to retain qualified legal counsel to provide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23"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424" w:author="stuart wolstenholme" w:date="2026-05-29T12:46:00Z" w16du:dateUtc="2026-05-29T11:46:00Z">
            <w:rPr>
              <w:rFonts w:eastAsia="Calibri" w:cstheme="minorHAnsi"/>
              <w:bCs/>
              <w:szCs w:val="18"/>
              <w:lang w:val="en-US" w:eastAsia="en-GB"/>
            </w:rPr>
          </w:rPrChange>
        </w:rPr>
        <w:t xml:space="preserve">with initial advice regarding the appropriate response to an actual or suspected </w:t>
      </w:r>
      <w:r w:rsidRPr="0022764C">
        <w:rPr>
          <w:rFonts w:eastAsia="Calibri" w:cstheme="minorHAnsi"/>
          <w:b/>
          <w:bCs/>
          <w:szCs w:val="18"/>
          <w:lang w:eastAsia="en-GB"/>
          <w:rPrChange w:id="1425" w:author="stuart wolstenholme" w:date="2026-05-29T12:46:00Z" w16du:dateUtc="2026-05-29T11:46:00Z">
            <w:rPr>
              <w:rFonts w:eastAsia="Calibri" w:cstheme="minorHAnsi"/>
              <w:b/>
              <w:bCs/>
              <w:szCs w:val="18"/>
              <w:lang w:val="en-US" w:eastAsia="en-GB"/>
            </w:rPr>
          </w:rPrChange>
        </w:rPr>
        <w:t xml:space="preserve">Privacy Breach </w:t>
      </w:r>
      <w:r w:rsidRPr="0022764C">
        <w:rPr>
          <w:rFonts w:eastAsia="Calibri" w:cstheme="minorHAnsi"/>
          <w:bCs/>
          <w:szCs w:val="18"/>
          <w:lang w:eastAsia="en-GB"/>
          <w:rPrChange w:id="1426"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42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42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429" w:author="stuart wolstenholme" w:date="2026-05-29T12:46:00Z" w16du:dateUtc="2026-05-29T11:46:00Z">
            <w:rPr>
              <w:rFonts w:eastAsia="Calibri" w:cstheme="minorHAnsi"/>
              <w:b/>
              <w:bCs/>
              <w:szCs w:val="18"/>
              <w:lang w:val="en-US" w:eastAsia="en-GB"/>
            </w:rPr>
          </w:rPrChange>
        </w:rPr>
        <w:t xml:space="preserve">Initial Breach Consultation Costs </w:t>
      </w:r>
      <w:r w:rsidRPr="0022764C">
        <w:rPr>
          <w:rFonts w:eastAsia="Calibri" w:cstheme="minorHAnsi"/>
          <w:bCs/>
          <w:szCs w:val="18"/>
          <w:lang w:eastAsia="en-GB"/>
          <w:rPrChange w:id="1430" w:author="stuart wolstenholme" w:date="2026-05-29T12:46:00Z" w16du:dateUtc="2026-05-29T11:46:00Z">
            <w:rPr>
              <w:rFonts w:eastAsia="Calibri" w:cstheme="minorHAnsi"/>
              <w:bCs/>
              <w:szCs w:val="18"/>
              <w:lang w:val="en-US" w:eastAsia="en-GB"/>
            </w:rPr>
          </w:rPrChange>
        </w:rPr>
        <w:t xml:space="preserve">will not be subject to an </w:t>
      </w:r>
      <w:r w:rsidRPr="0022764C">
        <w:rPr>
          <w:rFonts w:eastAsia="Calibri" w:cstheme="minorHAnsi"/>
          <w:b/>
          <w:bCs/>
          <w:szCs w:val="18"/>
          <w:lang w:eastAsia="en-GB"/>
          <w:rPrChange w:id="1431" w:author="stuart wolstenholme" w:date="2026-05-29T12:46:00Z" w16du:dateUtc="2026-05-29T11:46:00Z">
            <w:rPr>
              <w:rFonts w:eastAsia="Calibri" w:cstheme="minorHAnsi"/>
              <w:b/>
              <w:bCs/>
              <w:szCs w:val="18"/>
              <w:lang w:val="en-US" w:eastAsia="en-GB"/>
            </w:rPr>
          </w:rPrChange>
        </w:rPr>
        <w:t xml:space="preserve">Excess </w:t>
      </w:r>
      <w:r w:rsidRPr="0022764C">
        <w:rPr>
          <w:rFonts w:eastAsia="Calibri" w:cstheme="minorHAnsi"/>
          <w:bCs/>
          <w:szCs w:val="18"/>
          <w:lang w:eastAsia="en-GB"/>
          <w:rPrChange w:id="1432" w:author="stuart wolstenholme" w:date="2026-05-29T12:46:00Z" w16du:dateUtc="2026-05-29T11:46:00Z">
            <w:rPr>
              <w:rFonts w:eastAsia="Calibri" w:cstheme="minorHAnsi"/>
              <w:bCs/>
              <w:szCs w:val="18"/>
              <w:lang w:val="en-US" w:eastAsia="en-GB"/>
            </w:rPr>
          </w:rPrChange>
        </w:rPr>
        <w:t xml:space="preserve">if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33"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434" w:author="stuart wolstenholme" w:date="2026-05-29T12:46:00Z" w16du:dateUtc="2026-05-29T11:46:00Z">
            <w:rPr>
              <w:rFonts w:eastAsia="Calibri" w:cstheme="minorHAnsi"/>
              <w:bCs/>
              <w:szCs w:val="18"/>
              <w:lang w:val="en-US" w:eastAsia="en-GB"/>
            </w:rPr>
          </w:rPrChange>
        </w:rPr>
        <w:t xml:space="preserve">retains counsel pre-approved by </w:t>
      </w:r>
      <w:r w:rsidRPr="0022764C">
        <w:rPr>
          <w:rFonts w:eastAsia="Calibri" w:cstheme="minorHAnsi"/>
          <w:b/>
          <w:szCs w:val="18"/>
          <w:lang w:eastAsia="en-GB"/>
          <w:rPrChange w:id="143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43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37" w:author="stuart wolstenholme" w:date="2026-05-29T12:46:00Z" w16du:dateUtc="2026-05-29T11:46:00Z">
            <w:rPr>
              <w:rFonts w:eastAsia="Calibri" w:cstheme="majorHAnsi"/>
              <w:szCs w:val="22"/>
              <w:lang w:val="en-US" w:eastAsia="en-GB"/>
            </w:rPr>
          </w:rPrChange>
        </w:rPr>
        <w:t xml:space="preserve">Insured </w:t>
      </w:r>
    </w:p>
    <w:p w:rsidR="006936E8" w:rsidRPr="0022764C" w:rsidRDefault="006936E8" w:rsidP="006936E8">
      <w:pPr>
        <w:autoSpaceDE w:val="0"/>
        <w:autoSpaceDN w:val="0"/>
        <w:adjustRightInd w:val="0"/>
        <w:spacing w:before="0" w:line="240" w:lineRule="auto"/>
        <w:rPr>
          <w:rFonts w:eastAsia="Arial" w:cstheme="minorHAnsi"/>
          <w:szCs w:val="18"/>
          <w:rPrChange w:id="1438" w:author="stuart wolstenholme" w:date="2026-05-29T12:46:00Z" w16du:dateUtc="2026-05-29T11:46:00Z">
            <w:rPr>
              <w:rFonts w:eastAsia="Arial" w:cstheme="minorHAnsi"/>
              <w:szCs w:val="18"/>
              <w:lang w:val="it-IT"/>
            </w:rPr>
          </w:rPrChange>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22764C">
        <w:rPr>
          <w:rFonts w:eastAsia="Arial" w:cstheme="minorHAnsi"/>
          <w:szCs w:val="18"/>
          <w:rPrChange w:id="1439" w:author="stuart wolstenholme" w:date="2026-05-29T12:46:00Z" w16du:dateUtc="2026-05-29T11:46:00Z">
            <w:rPr>
              <w:rFonts w:eastAsia="Arial" w:cstheme="minorHAnsi"/>
              <w:szCs w:val="18"/>
              <w:lang w:val="it-IT"/>
            </w:rPr>
          </w:rPrChange>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FF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40" w:author="stuart wolstenholme" w:date="2026-05-29T12:46:00Z" w16du:dateUtc="2026-05-29T11:46:00Z">
            <w:rPr>
              <w:rFonts w:eastAsia="Calibri" w:cstheme="majorHAnsi"/>
              <w:szCs w:val="22"/>
              <w:lang w:val="en-US" w:eastAsia="en-GB"/>
            </w:rPr>
          </w:rPrChange>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41"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442"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443" w:author="stuart wolstenholme" w:date="2026-05-29T12:46:00Z" w16du:dateUtc="2026-05-29T11:46:00Z">
            <w:rPr>
              <w:rFonts w:eastAsia="Calibri" w:cstheme="minorHAnsi"/>
              <w:bCs/>
              <w:szCs w:val="18"/>
              <w:lang w:val="en-US" w:eastAsia="en-GB"/>
            </w:rPr>
          </w:rPrChange>
        </w:rPr>
        <w:t xml:space="preserve">that is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4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45" w:author="stuart wolstenholme" w:date="2026-05-29T12:46:00Z" w16du:dateUtc="2026-05-29T11:46:00Z">
            <w:rPr>
              <w:rFonts w:eastAsia="Calibri" w:cstheme="minorHAnsi"/>
              <w:bCs/>
              <w:szCs w:val="18"/>
              <w:lang w:val="en-US" w:eastAsia="en-GB"/>
            </w:rPr>
          </w:rPrChange>
        </w:rPr>
        <w:t xml:space="preserve">or that is leased to </w:t>
      </w:r>
      <w:r w:rsidRPr="0022764C">
        <w:rPr>
          <w:rFonts w:eastAsia="Calibri" w:cstheme="minorHAnsi"/>
          <w:kern w:val="2"/>
          <w:szCs w:val="18"/>
          <w14:ligatures w14:val="standardContextual"/>
        </w:rPr>
        <w:t>the</w:t>
      </w:r>
      <w:r w:rsidRPr="0022764C">
        <w:rPr>
          <w:rFonts w:eastAsia="Calibri" w:cstheme="minorHAnsi"/>
          <w:b/>
          <w:szCs w:val="18"/>
          <w:lang w:eastAsia="en-GB"/>
          <w:rPrChange w:id="144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47" w:author="stuart wolstenholme" w:date="2026-05-29T12:46:00Z" w16du:dateUtc="2026-05-29T11:46:00Z">
            <w:rPr>
              <w:rFonts w:eastAsia="Calibri" w:cstheme="minorHAnsi"/>
              <w:bCs/>
              <w:szCs w:val="18"/>
              <w:lang w:val="en-US" w:eastAsia="en-GB"/>
            </w:rPr>
          </w:rPrChange>
        </w:rPr>
        <w:t xml:space="preserve">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4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49" w:author="stuart wolstenholme" w:date="2026-05-29T12:46:00Z" w16du:dateUtc="2026-05-29T11:46:00Z">
            <w:rPr>
              <w:rFonts w:eastAsia="Calibri" w:cstheme="minorHAnsi"/>
              <w:bCs/>
              <w:szCs w:val="18"/>
              <w:lang w:val="en-US" w:eastAsia="en-GB"/>
            </w:rPr>
          </w:rPrChange>
        </w:rPr>
        <w:t xml:space="preserve">; and any </w:t>
      </w:r>
      <w:r w:rsidRPr="0022764C">
        <w:rPr>
          <w:rFonts w:eastAsia="Calibri" w:cstheme="minorHAnsi"/>
          <w:b/>
          <w:bCs/>
          <w:szCs w:val="18"/>
          <w:lang w:eastAsia="en-GB"/>
          <w:rPrChange w:id="1450" w:author="stuart wolstenholme" w:date="2026-05-29T12:46:00Z" w16du:dateUtc="2026-05-29T11:46:00Z">
            <w:rPr>
              <w:rFonts w:eastAsia="Calibri" w:cstheme="minorHAnsi"/>
              <w:b/>
              <w:bCs/>
              <w:szCs w:val="18"/>
              <w:lang w:val="en-US" w:eastAsia="en-GB"/>
            </w:rPr>
          </w:rPrChange>
        </w:rPr>
        <w:t>Insured Telecommunications System</w:t>
      </w:r>
      <w:r w:rsidRPr="0022764C">
        <w:rPr>
          <w:rFonts w:eastAsia="Calibri" w:cstheme="minorHAnsi"/>
          <w:szCs w:val="18"/>
          <w:lang w:eastAsia="en-GB"/>
          <w:rPrChange w:id="145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52" w:author="stuart wolstenholme" w:date="2026-05-29T12:46:00Z" w16du:dateUtc="2026-05-29T11:46:00Z">
            <w:rPr>
              <w:rFonts w:eastAsia="Calibri" w:cstheme="minorHAnsi"/>
              <w:bCs/>
              <w:szCs w:val="18"/>
              <w:lang w:val="en-US" w:eastAsia="en-GB"/>
            </w:rPr>
          </w:rPrChange>
        </w:rPr>
        <w:t xml:space="preserve">with respect to Insuring Clauses B, C, D, G and J only, </w:t>
      </w:r>
      <w:r w:rsidRPr="0022764C">
        <w:rPr>
          <w:rFonts w:eastAsia="Calibri" w:cstheme="minorHAnsi"/>
          <w:b/>
          <w:bCs/>
          <w:szCs w:val="18"/>
          <w:lang w:eastAsia="en-GB"/>
          <w:rPrChange w:id="1453"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454" w:author="stuart wolstenholme" w:date="2026-05-29T12:46:00Z" w16du:dateUtc="2026-05-29T11:46:00Z">
            <w:rPr>
              <w:rFonts w:eastAsia="Calibri" w:cstheme="minorHAnsi"/>
              <w:bCs/>
              <w:szCs w:val="18"/>
              <w:lang w:val="en-US" w:eastAsia="en-GB"/>
            </w:rPr>
          </w:rPrChange>
        </w:rPr>
        <w:t xml:space="preserve">also includes a </w:t>
      </w:r>
      <w:r w:rsidRPr="0022764C">
        <w:rPr>
          <w:rFonts w:eastAsia="Calibri" w:cstheme="minorHAnsi"/>
          <w:b/>
          <w:bCs/>
          <w:szCs w:val="18"/>
          <w:lang w:eastAsia="en-GB"/>
          <w:rPrChange w:id="1455"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456" w:author="stuart wolstenholme" w:date="2026-05-29T12:46:00Z" w16du:dateUtc="2026-05-29T11:46:00Z">
            <w:rPr>
              <w:rFonts w:eastAsia="Calibri" w:cstheme="minorHAnsi"/>
              <w:bCs/>
              <w:szCs w:val="18"/>
              <w:lang w:val="en-US" w:eastAsia="en-GB"/>
            </w:rPr>
          </w:rPrChange>
        </w:rPr>
        <w:t xml:space="preserve">operated by a </w:t>
      </w:r>
      <w:r w:rsidRPr="0022764C">
        <w:rPr>
          <w:rFonts w:eastAsia="Calibri" w:cstheme="minorHAnsi"/>
          <w:b/>
          <w:bCs/>
          <w:szCs w:val="18"/>
          <w:lang w:eastAsia="en-GB"/>
          <w:rPrChange w:id="1457" w:author="stuart wolstenholme" w:date="2026-05-29T12:46:00Z" w16du:dateUtc="2026-05-29T11:46:00Z">
            <w:rPr>
              <w:rFonts w:eastAsia="Calibri" w:cstheme="minorHAnsi"/>
              <w:b/>
              <w:bCs/>
              <w:szCs w:val="18"/>
              <w:lang w:val="en-US" w:eastAsia="en-GB"/>
            </w:rPr>
          </w:rPrChange>
        </w:rPr>
        <w:t xml:space="preserve">BPO Service Provider </w:t>
      </w:r>
      <w:r w:rsidRPr="0022764C">
        <w:rPr>
          <w:rFonts w:eastAsia="Calibri" w:cstheme="minorHAnsi"/>
          <w:bCs/>
          <w:szCs w:val="18"/>
          <w:lang w:eastAsia="en-GB"/>
          <w:rPrChange w:id="1458" w:author="stuart wolstenholme" w:date="2026-05-29T12:46:00Z" w16du:dateUtc="2026-05-29T11:46:00Z">
            <w:rPr>
              <w:rFonts w:eastAsia="Calibri" w:cstheme="minorHAnsi"/>
              <w:bCs/>
              <w:szCs w:val="18"/>
              <w:lang w:val="en-US" w:eastAsia="en-GB"/>
            </w:rPr>
          </w:rPrChange>
        </w:rPr>
        <w:t xml:space="preserve">or an </w:t>
      </w:r>
      <w:r w:rsidRPr="0022764C">
        <w:rPr>
          <w:rFonts w:eastAsia="Calibri" w:cstheme="minorHAnsi"/>
          <w:b/>
          <w:bCs/>
          <w:szCs w:val="18"/>
          <w:lang w:eastAsia="en-GB"/>
          <w:rPrChange w:id="1459" w:author="stuart wolstenholme" w:date="2026-05-29T12:46:00Z" w16du:dateUtc="2026-05-29T11:46:00Z">
            <w:rPr>
              <w:rFonts w:eastAsia="Calibri" w:cstheme="minorHAnsi"/>
              <w:b/>
              <w:bCs/>
              <w:szCs w:val="18"/>
              <w:lang w:val="en-US" w:eastAsia="en-GB"/>
            </w:rPr>
          </w:rPrChange>
        </w:rPr>
        <w:t>Outsourced IT Service Provider</w:t>
      </w:r>
      <w:r w:rsidRPr="0022764C">
        <w:rPr>
          <w:rFonts w:eastAsia="Calibri" w:cstheme="minorHAnsi"/>
          <w:bCs/>
          <w:szCs w:val="18"/>
          <w:lang w:eastAsia="en-GB"/>
          <w:rPrChange w:id="1460" w:author="stuart wolstenholme" w:date="2026-05-29T12:46:00Z" w16du:dateUtc="2026-05-29T11:46:00Z">
            <w:rPr>
              <w:rFonts w:eastAsia="Calibri" w:cstheme="minorHAnsi"/>
              <w:bCs/>
              <w:szCs w:val="18"/>
              <w:lang w:val="en-US" w:eastAsia="en-GB"/>
            </w:rPr>
          </w:rPrChange>
        </w:rPr>
        <w:t xml:space="preserve">, which is used to provide services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146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62"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46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464" w:author="stuart wolstenholme" w:date="2026-05-29T12:46:00Z" w16du:dateUtc="2026-05-29T11:46:00Z">
            <w:rPr>
              <w:rFonts w:eastAsia="Calibri" w:cstheme="minorHAnsi"/>
              <w:bCs/>
              <w:szCs w:val="18"/>
              <w:lang w:val="en-US" w:eastAsia="en-GB"/>
            </w:rPr>
          </w:rPrChange>
        </w:rPr>
        <w:t xml:space="preserve">or for processing, maintaining, hosting or storing </w:t>
      </w:r>
      <w:r w:rsidRPr="0022764C">
        <w:rPr>
          <w:rFonts w:eastAsia="Calibri" w:cstheme="minorHAnsi"/>
          <w:b/>
          <w:bCs/>
          <w:szCs w:val="18"/>
          <w:lang w:eastAsia="en-GB"/>
          <w:rPrChange w:id="1465" w:author="stuart wolstenholme" w:date="2026-05-29T12:46:00Z" w16du:dateUtc="2026-05-29T11:46:00Z">
            <w:rPr>
              <w:rFonts w:eastAsia="Calibri" w:cstheme="minorHAnsi"/>
              <w:b/>
              <w:bCs/>
              <w:szCs w:val="18"/>
              <w:lang w:val="en-US" w:eastAsia="en-GB"/>
            </w:rPr>
          </w:rPrChange>
        </w:rPr>
        <w:t xml:space="preserve">Data </w:t>
      </w:r>
      <w:r w:rsidRPr="0022764C">
        <w:rPr>
          <w:rFonts w:eastAsia="Calibri" w:cstheme="minorHAnsi"/>
          <w:bCs/>
          <w:szCs w:val="18"/>
          <w:lang w:eastAsia="en-GB"/>
          <w:rPrChange w:id="1466"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kern w:val="2"/>
          <w:szCs w:val="18"/>
          <w14:ligatures w14:val="standardContextual"/>
        </w:rPr>
        <w:t>the</w:t>
      </w:r>
      <w:r w:rsidRPr="0022764C">
        <w:rPr>
          <w:rFonts w:eastAsia="Calibri" w:cstheme="minorHAnsi"/>
          <w:b/>
          <w:szCs w:val="18"/>
          <w:lang w:eastAsia="en-GB"/>
          <w:rPrChange w:id="1467"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68" w:author="stuart wolstenholme" w:date="2026-05-29T12:46:00Z" w16du:dateUtc="2026-05-29T11:46:00Z">
            <w:rPr>
              <w:rFonts w:eastAsia="Calibri" w:cstheme="minorHAnsi"/>
              <w:bCs/>
              <w:szCs w:val="18"/>
              <w:lang w:val="en-US" w:eastAsia="en-GB"/>
            </w:rPr>
          </w:rPrChange>
        </w:rPr>
        <w:t xml:space="preserve">, pursuant to a written contract with </w:t>
      </w:r>
      <w:r w:rsidRPr="0022764C">
        <w:rPr>
          <w:rFonts w:eastAsia="Calibri" w:cstheme="minorHAnsi"/>
          <w:kern w:val="2"/>
          <w:szCs w:val="18"/>
          <w14:ligatures w14:val="standardContextual"/>
        </w:rPr>
        <w:t>the</w:t>
      </w:r>
      <w:r w:rsidRPr="0022764C">
        <w:rPr>
          <w:rFonts w:eastAsia="Calibri" w:cstheme="minorHAnsi"/>
          <w:b/>
          <w:szCs w:val="18"/>
          <w:lang w:eastAsia="en-GB"/>
          <w:rPrChange w:id="146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70" w:author="stuart wolstenholme" w:date="2026-05-29T12:46:00Z" w16du:dateUtc="2026-05-29T11:46:00Z">
            <w:rPr>
              <w:rFonts w:eastAsia="Calibri" w:cstheme="minorHAnsi"/>
              <w:bCs/>
              <w:szCs w:val="18"/>
              <w:lang w:val="en-US" w:eastAsia="en-GB"/>
            </w:rPr>
          </w:rPrChange>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71" w:author="stuart wolstenholme" w:date="2026-05-29T12:46:00Z" w16du:dateUtc="2026-05-29T11:46:00Z">
            <w:rPr>
              <w:rFonts w:eastAsia="Calibri" w:cstheme="minorHAnsi"/>
              <w:bCs/>
              <w:szCs w:val="18"/>
              <w:lang w:val="en-US" w:eastAsia="en-GB"/>
            </w:rPr>
          </w:rPrChange>
        </w:rPr>
        <w:t xml:space="preserve">with respect to Insuring Clauses E and F only, </w:t>
      </w:r>
      <w:r w:rsidRPr="0022764C">
        <w:rPr>
          <w:rFonts w:eastAsia="Calibri" w:cstheme="minorHAnsi"/>
          <w:b/>
          <w:bCs/>
          <w:szCs w:val="18"/>
          <w:lang w:eastAsia="en-GB"/>
          <w:rPrChange w:id="1472"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473" w:author="stuart wolstenholme" w:date="2026-05-29T12:46:00Z" w16du:dateUtc="2026-05-29T11:46:00Z">
            <w:rPr>
              <w:rFonts w:eastAsia="Calibri" w:cstheme="minorHAnsi"/>
              <w:bCs/>
              <w:szCs w:val="18"/>
              <w:lang w:val="en-US" w:eastAsia="en-GB"/>
            </w:rPr>
          </w:rPrChange>
        </w:rPr>
        <w:t>also includes</w:t>
      </w:r>
      <w:r w:rsidRPr="0022764C">
        <w:rPr>
          <w:rFonts w:eastAsia="Calibri" w:cstheme="minorHAnsi"/>
          <w:b/>
          <w:bCs/>
          <w:sz w:val="19"/>
          <w:szCs w:val="19"/>
          <w:lang w:eastAsia="en-GB"/>
          <w:rPrChange w:id="1474" w:author="stuart wolstenholme" w:date="2026-05-29T12:46:00Z" w16du:dateUtc="2026-05-29T11:46:00Z">
            <w:rPr>
              <w:rFonts w:eastAsia="Calibri" w:cstheme="minorHAnsi"/>
              <w:b/>
              <w:bCs/>
              <w:sz w:val="19"/>
              <w:szCs w:val="19"/>
              <w:lang w:val="en-US" w:eastAsia="en-GB"/>
            </w:rPr>
          </w:rPrChange>
        </w:rPr>
        <w:t xml:space="preserve"> Business Equipment</w:t>
      </w:r>
      <w:r w:rsidRPr="0022764C">
        <w:rPr>
          <w:rFonts w:eastAsia="Calibri" w:cstheme="minorHAnsi"/>
          <w:bCs/>
          <w:sz w:val="19"/>
          <w:szCs w:val="19"/>
          <w:lang w:eastAsia="en-GB"/>
          <w:rPrChange w:id="1475" w:author="stuart wolstenholme" w:date="2026-05-29T12:46:00Z" w16du:dateUtc="2026-05-29T11:46:00Z">
            <w:rPr>
              <w:rFonts w:eastAsia="Calibri" w:cstheme="minorHAnsi"/>
              <w:bCs/>
              <w:sz w:val="19"/>
              <w:szCs w:val="19"/>
              <w:lang w:val="en-US" w:eastAsia="en-GB"/>
            </w:rPr>
          </w:rPrChange>
        </w:rPr>
        <w:t xml:space="preserve">, but only while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7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 w:val="19"/>
          <w:szCs w:val="19"/>
          <w:lang w:eastAsia="en-GB"/>
          <w:rPrChange w:id="1477"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78" w:author="stuart wolstenholme" w:date="2026-05-29T12:46:00Z" w16du:dateUtc="2026-05-29T11:46:00Z">
            <w:rPr>
              <w:rFonts w:eastAsia="Calibri" w:cstheme="majorHAnsi"/>
              <w:szCs w:val="22"/>
              <w:lang w:val="en-US" w:eastAsia="en-GB"/>
            </w:rPr>
          </w:rPrChange>
        </w:rPr>
        <w:t>Insured Location</w:t>
      </w:r>
    </w:p>
    <w:p w:rsidR="006936E8" w:rsidRPr="0022764C" w:rsidRDefault="006936E8" w:rsidP="006936E8">
      <w:pPr>
        <w:autoSpaceDE w:val="0"/>
        <w:autoSpaceDN w:val="0"/>
        <w:adjustRightInd w:val="0"/>
        <w:spacing w:before="0" w:line="240" w:lineRule="auto"/>
        <w:rPr>
          <w:rFonts w:eastAsia="Calibri" w:cstheme="minorHAnsi"/>
          <w:bCs/>
          <w:szCs w:val="18"/>
          <w:lang w:eastAsia="en-GB"/>
          <w:rPrChange w:id="147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480" w:author="stuart wolstenholme" w:date="2026-05-29T12:46:00Z" w16du:dateUtc="2026-05-29T11:46:00Z">
            <w:rPr>
              <w:rFonts w:eastAsia="Calibri" w:cstheme="minorHAnsi"/>
              <w:bCs/>
              <w:szCs w:val="18"/>
              <w:lang w:val="en-US" w:eastAsia="en-GB"/>
            </w:rPr>
          </w:rPrChange>
        </w:rPr>
        <w:t xml:space="preserve">and is limited to, </w:t>
      </w:r>
      <w:r w:rsidRPr="0022764C">
        <w:rPr>
          <w:rFonts w:eastAsia="Calibri" w:cstheme="minorHAnsi"/>
          <w:kern w:val="2"/>
          <w:szCs w:val="18"/>
          <w14:ligatures w14:val="standardContextual"/>
        </w:rPr>
        <w:t>the</w:t>
      </w:r>
      <w:r w:rsidRPr="0022764C">
        <w:rPr>
          <w:rFonts w:eastAsia="Calibri" w:cstheme="minorHAnsi"/>
          <w:b/>
          <w:sz w:val="19"/>
          <w:szCs w:val="19"/>
          <w:lang w:eastAsia="en-GB"/>
          <w:rPrChange w:id="1481"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bCs/>
          <w:szCs w:val="18"/>
          <w:lang w:eastAsia="en-GB"/>
          <w:rPrChange w:id="1482" w:author="stuart wolstenholme" w:date="2026-05-29T12:46:00Z" w16du:dateUtc="2026-05-29T11:46:00Z">
            <w:rPr>
              <w:rFonts w:eastAsia="Calibri" w:cstheme="minorHAnsi"/>
              <w:bCs/>
              <w:szCs w:val="18"/>
              <w:lang w:val="en-US" w:eastAsia="en-GB"/>
            </w:rPr>
          </w:rPrChange>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22764C">
        <w:rPr>
          <w:rFonts w:eastAsia="Calibri" w:cstheme="minorHAnsi"/>
          <w:b/>
          <w:szCs w:val="18"/>
          <w:lang w:eastAsia="en-GB"/>
          <w:rPrChange w:id="148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kern w:val="2"/>
          <w:szCs w:val="18"/>
          <w14:ligatures w14:val="standardContextual"/>
        </w:rPr>
        <w:t>and under the</w:t>
      </w:r>
      <w:r w:rsidRPr="0022764C">
        <w:rPr>
          <w:rFonts w:eastAsia="Calibri" w:cstheme="minorHAnsi"/>
          <w:b/>
          <w:szCs w:val="18"/>
          <w:lang w:eastAsia="en-GB"/>
          <w:rPrChange w:id="1484"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22764C">
        <w:rPr>
          <w:rFonts w:eastAsia="Arial" w:cstheme="minorHAnsi"/>
          <w:szCs w:val="18"/>
          <w:rPrChange w:id="1485" w:author="stuart wolstenholme" w:date="2026-05-29T12:46:00Z" w16du:dateUtc="2026-05-29T11:46:00Z">
            <w:rPr>
              <w:rFonts w:eastAsia="Arial" w:cstheme="minorHAnsi"/>
              <w:szCs w:val="18"/>
              <w:lang w:val="en-US"/>
            </w:rPr>
          </w:rPrChange>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486"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487" w:author="stuart wolstenholme" w:date="2026-05-29T12:46:00Z" w16du:dateUtc="2026-05-29T11:46:00Z">
            <w:rPr>
              <w:rFonts w:eastAsia="Calibri" w:cstheme="minorHAnsi"/>
              <w:szCs w:val="18"/>
              <w:lang w:val="en-US" w:eastAsia="en-GB"/>
            </w:rPr>
          </w:rPrChange>
        </w:rPr>
        <w:t xml:space="preserve">reasonable and necessary expenses, excluding </w:t>
      </w:r>
      <w:r w:rsidRPr="0022764C">
        <w:rPr>
          <w:rFonts w:eastAsia="Calibri" w:cstheme="minorHAnsi"/>
          <w:b/>
          <w:szCs w:val="18"/>
          <w:lang w:eastAsia="en-GB"/>
          <w:rPrChange w:id="1488" w:author="stuart wolstenholme" w:date="2026-05-29T12:46:00Z" w16du:dateUtc="2026-05-29T11:46:00Z">
            <w:rPr>
              <w:rFonts w:eastAsia="Calibri" w:cstheme="minorHAnsi"/>
              <w:b/>
              <w:szCs w:val="18"/>
              <w:lang w:val="en-US" w:eastAsia="en-GB"/>
            </w:rPr>
          </w:rPrChange>
        </w:rPr>
        <w:t>Special Expenses</w:t>
      </w:r>
      <w:r w:rsidRPr="0022764C">
        <w:rPr>
          <w:rFonts w:eastAsia="Calibri" w:cstheme="minorHAnsi"/>
          <w:szCs w:val="18"/>
          <w:lang w:eastAsia="en-GB"/>
          <w:rPrChange w:id="1489" w:author="stuart wolstenholme" w:date="2026-05-29T12:46:00Z" w16du:dateUtc="2026-05-29T11:46:00Z">
            <w:rPr>
              <w:rFonts w:eastAsia="Calibri" w:cstheme="minorHAnsi"/>
              <w:szCs w:val="18"/>
              <w:lang w:val="en-US" w:eastAsia="en-GB"/>
            </w:rPr>
          </w:rPrChange>
        </w:rPr>
        <w:t xml:space="preserve">, incurred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90"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91" w:author="stuart wolstenholme" w:date="2026-05-29T12:46:00Z" w16du:dateUtc="2026-05-29T11:46:00Z">
            <w:rPr>
              <w:rFonts w:eastAsia="Calibri" w:cstheme="minorHAnsi"/>
              <w:szCs w:val="18"/>
              <w:lang w:val="en-US" w:eastAsia="en-GB"/>
            </w:rPr>
          </w:rPrChange>
        </w:rPr>
        <w:t xml:space="preserve">to avoid or minimise the suspension of </w:t>
      </w:r>
      <w:r w:rsidRPr="0022764C">
        <w:rPr>
          <w:rFonts w:eastAsia="Calibri" w:cstheme="minorHAnsi"/>
          <w:kern w:val="2"/>
          <w:szCs w:val="18"/>
          <w14:ligatures w14:val="standardContextual"/>
        </w:rPr>
        <w:t>the</w:t>
      </w:r>
      <w:r w:rsidRPr="0022764C">
        <w:rPr>
          <w:rFonts w:eastAsia="Calibri" w:cstheme="minorHAnsi"/>
          <w:b/>
          <w:szCs w:val="18"/>
          <w:lang w:eastAsia="en-GB"/>
          <w:rPrChange w:id="149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93" w:author="stuart wolstenholme" w:date="2026-05-29T12:46:00Z" w16du:dateUtc="2026-05-29T11:46:00Z">
            <w:rPr>
              <w:rFonts w:eastAsia="Calibri" w:cstheme="minorHAnsi"/>
              <w:szCs w:val="18"/>
              <w:lang w:val="en-US" w:eastAsia="en-GB"/>
            </w:rPr>
          </w:rPrChange>
        </w:rPr>
        <w:t xml:space="preserve">business as a result of a </w:t>
      </w:r>
      <w:r w:rsidRPr="0022764C">
        <w:rPr>
          <w:rFonts w:eastAsia="Calibri" w:cstheme="minorHAnsi"/>
          <w:b/>
          <w:szCs w:val="18"/>
          <w:lang w:eastAsia="en-GB"/>
          <w:rPrChange w:id="149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49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1496" w:author="stuart wolstenholme" w:date="2026-05-29T12:46:00Z" w16du:dateUtc="2026-05-29T11:46:00Z">
            <w:rPr>
              <w:rFonts w:eastAsia="Calibri" w:cstheme="minorHAnsi"/>
              <w:szCs w:val="18"/>
              <w:lang w:val="en-US" w:eastAsia="en-GB"/>
            </w:rPr>
          </w:rPrChange>
        </w:rPr>
        <w:t xml:space="preserve">which </w:t>
      </w:r>
      <w:r w:rsidRPr="0022764C">
        <w:rPr>
          <w:rFonts w:eastAsia="Calibri" w:cstheme="minorHAnsi"/>
          <w:kern w:val="2"/>
          <w:szCs w:val="18"/>
          <w14:ligatures w14:val="standardContextual"/>
        </w:rPr>
        <w:t>the</w:t>
      </w:r>
      <w:r w:rsidRPr="0022764C">
        <w:rPr>
          <w:rFonts w:eastAsia="Calibri" w:cstheme="minorHAnsi"/>
          <w:b/>
          <w:szCs w:val="18"/>
          <w:lang w:eastAsia="en-GB"/>
          <w:rPrChange w:id="1497"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98" w:author="stuart wolstenholme" w:date="2026-05-29T12:46:00Z" w16du:dateUtc="2026-05-29T11:46:00Z">
            <w:rPr>
              <w:rFonts w:eastAsia="Calibri" w:cstheme="minorHAnsi"/>
              <w:szCs w:val="18"/>
              <w:lang w:val="en-US" w:eastAsia="en-GB"/>
            </w:rPr>
          </w:rPrChange>
        </w:rPr>
        <w:t xml:space="preserve">would not have incurred in the absence of such </w:t>
      </w:r>
      <w:r w:rsidRPr="0022764C">
        <w:rPr>
          <w:rFonts w:eastAsia="Calibri" w:cstheme="minorHAnsi"/>
          <w:b/>
          <w:szCs w:val="18"/>
          <w:lang w:eastAsia="en-GB"/>
          <w:rPrChange w:id="149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500" w:author="stuart wolstenholme" w:date="2026-05-29T12:46:00Z" w16du:dateUtc="2026-05-29T11:46:00Z">
            <w:rPr>
              <w:rFonts w:eastAsia="Calibri" w:cstheme="minorHAnsi"/>
              <w:szCs w:val="18"/>
              <w:lang w:val="en-US" w:eastAsia="en-GB"/>
            </w:rPr>
          </w:rPrChange>
        </w:rPr>
        <w:t xml:space="preserve">, including, but not limited to, the use of rented/leased external equipment, substitution of other work or production procedures, use of </w:t>
      </w:r>
      <w:r w:rsidRPr="0022764C">
        <w:rPr>
          <w:rFonts w:eastAsia="Calibri" w:cstheme="minorHAnsi"/>
          <w:bCs/>
          <w:szCs w:val="18"/>
          <w:lang w:eastAsia="en-GB"/>
          <w:rPrChange w:id="1501" w:author="stuart wolstenholme" w:date="2026-05-29T12:46:00Z" w16du:dateUtc="2026-05-29T11:46:00Z">
            <w:rPr>
              <w:rFonts w:eastAsia="Calibri" w:cstheme="minorHAnsi"/>
              <w:bCs/>
              <w:szCs w:val="18"/>
              <w:lang w:val="en-US" w:eastAsia="en-GB"/>
            </w:rPr>
          </w:rPrChange>
        </w:rPr>
        <w:t>third party</w:t>
      </w:r>
      <w:r w:rsidRPr="0022764C">
        <w:rPr>
          <w:rFonts w:eastAsia="Calibri" w:cstheme="minorHAnsi"/>
          <w:szCs w:val="18"/>
          <w:lang w:eastAsia="en-GB"/>
          <w:rPrChange w:id="1502" w:author="stuart wolstenholme" w:date="2026-05-29T12:46:00Z" w16du:dateUtc="2026-05-29T11:46:00Z">
            <w:rPr>
              <w:rFonts w:eastAsia="Calibri" w:cstheme="minorHAnsi"/>
              <w:szCs w:val="18"/>
              <w:lang w:val="en-US" w:eastAsia="en-GB"/>
            </w:rPr>
          </w:rPrChange>
        </w:rPr>
        <w:t xml:space="preserve"> services or additional staff expenditures or labour costs. The amount of </w:t>
      </w:r>
      <w:r w:rsidRPr="0022764C">
        <w:rPr>
          <w:rFonts w:eastAsia="Calibri" w:cstheme="minorHAnsi"/>
          <w:b/>
          <w:bCs/>
          <w:szCs w:val="18"/>
          <w:lang w:eastAsia="en-GB"/>
          <w:rPrChange w:id="1503" w:author="stuart wolstenholme" w:date="2026-05-29T12:46:00Z" w16du:dateUtc="2026-05-29T11:46:00Z">
            <w:rPr>
              <w:rFonts w:eastAsia="Calibri" w:cstheme="minorHAnsi"/>
              <w:b/>
              <w:bCs/>
              <w:szCs w:val="18"/>
              <w:lang w:val="en-US" w:eastAsia="en-GB"/>
            </w:rPr>
          </w:rPrChange>
        </w:rPr>
        <w:t>Interruption</w:t>
      </w:r>
      <w:r w:rsidRPr="0022764C">
        <w:rPr>
          <w:rFonts w:eastAsia="Calibri" w:cstheme="minorHAnsi"/>
          <w:szCs w:val="18"/>
          <w:lang w:eastAsia="en-GB"/>
          <w:rPrChange w:id="150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505" w:author="stuart wolstenholme" w:date="2026-05-29T12:46:00Z" w16du:dateUtc="2026-05-29T11:46:00Z">
            <w:rPr>
              <w:rFonts w:eastAsia="Calibri" w:cstheme="minorHAnsi"/>
              <w:b/>
              <w:bCs/>
              <w:szCs w:val="18"/>
              <w:lang w:val="en-US" w:eastAsia="en-GB"/>
            </w:rPr>
          </w:rPrChange>
        </w:rPr>
        <w:t>Expenses</w:t>
      </w:r>
      <w:r w:rsidRPr="0022764C">
        <w:rPr>
          <w:rFonts w:eastAsia="Calibri" w:cstheme="minorHAnsi"/>
          <w:szCs w:val="18"/>
          <w:lang w:eastAsia="en-GB"/>
          <w:rPrChange w:id="1506" w:author="stuart wolstenholme" w:date="2026-05-29T12:46:00Z" w16du:dateUtc="2026-05-29T11:46:00Z">
            <w:rPr>
              <w:rFonts w:eastAsia="Calibri" w:cstheme="minorHAnsi"/>
              <w:szCs w:val="18"/>
              <w:lang w:val="en-US" w:eastAsia="en-GB"/>
            </w:rPr>
          </w:rPrChange>
        </w:rPr>
        <w:t xml:space="preserve"> recoverable shall not exceed the amount by which the covered </w:t>
      </w:r>
      <w:r w:rsidRPr="0022764C">
        <w:rPr>
          <w:rFonts w:eastAsia="Calibri" w:cstheme="minorHAnsi"/>
          <w:b/>
          <w:bCs/>
          <w:szCs w:val="18"/>
          <w:lang w:eastAsia="en-GB"/>
          <w:rPrChange w:id="1507" w:author="stuart wolstenholme" w:date="2026-05-29T12:46:00Z" w16du:dateUtc="2026-05-29T11:46:00Z">
            <w:rPr>
              <w:rFonts w:eastAsia="Calibri" w:cstheme="minorHAnsi"/>
              <w:b/>
              <w:bCs/>
              <w:szCs w:val="18"/>
              <w:lang w:val="en-US" w:eastAsia="en-GB"/>
            </w:rPr>
          </w:rPrChange>
        </w:rPr>
        <w:t>Income Loss</w:t>
      </w:r>
      <w:r w:rsidRPr="0022764C">
        <w:rPr>
          <w:rFonts w:eastAsia="Calibri" w:cstheme="minorHAnsi"/>
          <w:szCs w:val="18"/>
          <w:lang w:eastAsia="en-GB"/>
          <w:rPrChange w:id="1508" w:author="stuart wolstenholme" w:date="2026-05-29T12:46:00Z" w16du:dateUtc="2026-05-29T11:46:00Z">
            <w:rPr>
              <w:rFonts w:eastAsia="Calibri" w:cstheme="minorHAnsi"/>
              <w:szCs w:val="18"/>
              <w:lang w:val="en-US" w:eastAsia="en-GB"/>
            </w:rPr>
          </w:rPrChange>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509" w:author="stuart wolstenholme" w:date="2026-05-29T12:46:00Z" w16du:dateUtc="2026-05-29T11:46:00Z">
            <w:rPr>
              <w:rFonts w:eastAsia="Calibri" w:cstheme="majorHAnsi"/>
              <w:szCs w:val="22"/>
              <w:lang w:val="en-US" w:eastAsia="en-GB"/>
            </w:rPr>
          </w:rPrChange>
        </w:rPr>
        <w:t>Media Material</w:t>
      </w:r>
    </w:p>
    <w:p w:rsidR="006936E8" w:rsidRPr="0022764C" w:rsidRDefault="006936E8" w:rsidP="006936E8">
      <w:pPr>
        <w:spacing w:before="0" w:line="240" w:lineRule="auto"/>
        <w:rPr>
          <w:rFonts w:eastAsia="Calibri" w:cstheme="minorHAnsi"/>
          <w:b/>
          <w:bCs/>
          <w:szCs w:val="18"/>
          <w:lang w:eastAsia="en-GB"/>
          <w:rPrChange w:id="1510" w:author="stuart wolstenholme" w:date="2026-05-29T12:46:00Z" w16du:dateUtc="2026-05-29T11:46:00Z">
            <w:rPr>
              <w:rFonts w:eastAsia="Calibri" w:cstheme="minorHAnsi"/>
              <w:b/>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11" w:author="stuart wolstenholme" w:date="2026-05-29T12:46:00Z" w16du:dateUtc="2026-05-29T11:46:00Z">
            <w:rPr>
              <w:rFonts w:eastAsia="Calibri" w:cstheme="minorHAnsi"/>
              <w:szCs w:val="18"/>
              <w:lang w:val="en-US" w:eastAsia="en-GB"/>
            </w:rPr>
          </w:rPrChange>
        </w:rPr>
        <w:t xml:space="preserve">communicative material of any kind or nature used in the advertising, publicity or promotion of the </w:t>
      </w:r>
      <w:r w:rsidRPr="0022764C">
        <w:rPr>
          <w:rFonts w:eastAsia="Calibri" w:cstheme="minorHAnsi"/>
          <w:b/>
          <w:bCs/>
          <w:szCs w:val="18"/>
          <w:lang w:eastAsia="en-GB"/>
          <w:rPrChange w:id="1512"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1513" w:author="stuart wolstenholme" w:date="2026-05-29T12:46:00Z" w16du:dateUtc="2026-05-29T11:46:00Z">
            <w:rPr>
              <w:rFonts w:eastAsia="Calibri" w:cstheme="minorHAnsi"/>
              <w:szCs w:val="18"/>
              <w:lang w:val="en-US" w:eastAsia="en-GB"/>
            </w:rPr>
          </w:rPrChange>
        </w:rPr>
        <w:t xml:space="preserve"> own </w:t>
      </w:r>
      <w:del w:id="1514" w:author="stuart wolstenholme" w:date="2026-05-29T12:41:00Z" w16du:dateUtc="2026-05-29T11:41:00Z">
        <w:r w:rsidRPr="0022764C" w:rsidDel="00BB79CB">
          <w:rPr>
            <w:rFonts w:eastAsia="Calibri" w:cstheme="minorHAnsi"/>
            <w:szCs w:val="18"/>
            <w:lang w:eastAsia="en-GB"/>
            <w:rPrChange w:id="1515" w:author="stuart wolstenholme" w:date="2026-05-29T12:46:00Z" w16du:dateUtc="2026-05-29T11:46:00Z">
              <w:rPr>
                <w:rFonts w:eastAsia="Calibri" w:cstheme="minorHAnsi"/>
                <w:szCs w:val="18"/>
                <w:lang w:val="en-US" w:eastAsia="en-GB"/>
              </w:rPr>
            </w:rPrChange>
          </w:rPr>
          <w:delText>business,  for</w:delText>
        </w:r>
      </w:del>
      <w:ins w:id="1516" w:author="stuart wolstenholme" w:date="2026-05-29T12:41:00Z" w16du:dateUtc="2026-05-29T11:41:00Z">
        <w:r w:rsidR="00BB79CB" w:rsidRPr="0022764C">
          <w:rPr>
            <w:rFonts w:eastAsia="Calibri" w:cstheme="minorHAnsi"/>
            <w:szCs w:val="18"/>
            <w:lang w:eastAsia="en-GB"/>
            <w:rPrChange w:id="1517" w:author="stuart wolstenholme" w:date="2026-05-29T12:46:00Z" w16du:dateUtc="2026-05-29T11:46:00Z">
              <w:rPr>
                <w:rFonts w:eastAsia="Calibri" w:cstheme="minorHAnsi"/>
                <w:szCs w:val="18"/>
                <w:lang w:val="en-US" w:eastAsia="en-GB"/>
              </w:rPr>
            </w:rPrChange>
          </w:rPr>
          <w:t>business, for</w:t>
        </w:r>
      </w:ins>
      <w:r w:rsidRPr="0022764C">
        <w:rPr>
          <w:rFonts w:eastAsia="Calibri" w:cstheme="minorHAnsi"/>
          <w:szCs w:val="18"/>
          <w:lang w:eastAsia="en-GB"/>
          <w:rPrChange w:id="1518" w:author="stuart wolstenholme" w:date="2026-05-29T12:46:00Z" w16du:dateUtc="2026-05-29T11:46:00Z">
            <w:rPr>
              <w:rFonts w:eastAsia="Calibri" w:cstheme="minorHAnsi"/>
              <w:szCs w:val="18"/>
              <w:lang w:val="en-US" w:eastAsia="en-GB"/>
            </w:rPr>
          </w:rPrChange>
        </w:rPr>
        <w:t xml:space="preserve"> which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519"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152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521" w:author="stuart wolstenholme" w:date="2026-05-29T12:46:00Z" w16du:dateUtc="2026-05-29T11:46:00Z">
            <w:rPr>
              <w:rFonts w:eastAsia="Calibri" w:cstheme="minorHAnsi"/>
              <w:szCs w:val="18"/>
              <w:lang w:val="en-US" w:eastAsia="en-GB"/>
            </w:rPr>
          </w:rPrChange>
        </w:rPr>
        <w:t xml:space="preserve">is responsible, including, but not limited to, words, pictures, sounds, images, graphics, code and </w:t>
      </w:r>
      <w:r w:rsidRPr="0022764C">
        <w:rPr>
          <w:rFonts w:eastAsia="Calibri" w:cstheme="minorHAnsi"/>
          <w:b/>
          <w:szCs w:val="18"/>
          <w:lang w:eastAsia="en-GB"/>
          <w:rPrChange w:id="1522"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523" w:author="stuart wolstenholme" w:date="2026-05-29T12:46:00Z" w16du:dateUtc="2026-05-29T11:46:00Z">
            <w:rPr>
              <w:rFonts w:eastAsia="Calibri" w:cstheme="minorHAnsi"/>
              <w:szCs w:val="18"/>
              <w:lang w:val="en-US" w:eastAsia="en-GB"/>
            </w:rPr>
          </w:rPrChange>
        </w:rPr>
        <w:t xml:space="preserve">, regardless of the method or medium of communication of such material or the purpose for which the communication is intended. </w:t>
      </w:r>
      <w:r w:rsidRPr="0022764C">
        <w:rPr>
          <w:rFonts w:eastAsia="Calibri" w:cstheme="minorHAnsi"/>
          <w:b/>
          <w:szCs w:val="18"/>
          <w:lang w:eastAsia="en-GB"/>
          <w:rPrChange w:id="1524" w:author="stuart wolstenholme" w:date="2026-05-29T12:46:00Z" w16du:dateUtc="2026-05-29T11:46:00Z">
            <w:rPr>
              <w:rFonts w:eastAsia="Calibri" w:cstheme="minorHAnsi"/>
              <w:b/>
              <w:szCs w:val="18"/>
              <w:lang w:val="en-US" w:eastAsia="en-GB"/>
            </w:rPr>
          </w:rPrChange>
        </w:rPr>
        <w:t>Media Material</w:t>
      </w:r>
      <w:r w:rsidRPr="0022764C">
        <w:rPr>
          <w:rFonts w:eastAsia="Calibri" w:cstheme="minorHAnsi"/>
          <w:szCs w:val="18"/>
          <w:lang w:eastAsia="en-GB"/>
          <w:rPrChange w:id="1525" w:author="stuart wolstenholme" w:date="2026-05-29T12:46:00Z" w16du:dateUtc="2026-05-29T11:46:00Z">
            <w:rPr>
              <w:rFonts w:eastAsia="Calibri" w:cstheme="minorHAnsi"/>
              <w:szCs w:val="18"/>
              <w:lang w:val="en-US" w:eastAsia="en-GB"/>
            </w:rPr>
          </w:rPrChange>
        </w:rPr>
        <w:t xml:space="preserve"> does not include any tangible </w:t>
      </w:r>
      <w:r w:rsidRPr="0022764C">
        <w:rPr>
          <w:rFonts w:eastAsia="Calibri" w:cstheme="minorHAnsi"/>
          <w:b/>
          <w:bCs/>
          <w:szCs w:val="18"/>
          <w:lang w:eastAsia="en-GB"/>
          <w:rPrChange w:id="1526" w:author="stuart wolstenholme" w:date="2026-05-29T12:46:00Z" w16du:dateUtc="2026-05-29T11:46:00Z">
            <w:rPr>
              <w:rFonts w:eastAsia="Calibri" w:cstheme="minorHAnsi"/>
              <w:b/>
              <w:bCs/>
              <w:szCs w:val="18"/>
              <w:lang w:val="en-US" w:eastAsia="en-GB"/>
            </w:rPr>
          </w:rPrChange>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527" w:author="stuart wolstenholme" w:date="2026-05-29T12:46:00Z" w16du:dateUtc="2026-05-29T11:46:00Z">
            <w:rPr>
              <w:rFonts w:eastAsia="Calibri" w:cstheme="majorHAnsi"/>
              <w:szCs w:val="22"/>
              <w:lang w:val="en-US" w:eastAsia="en-GB"/>
            </w:rPr>
          </w:rPrChange>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1528" w:author="stuart wolstenholme" w:date="2026-05-29T12:46:00Z" w16du:dateUtc="2026-05-29T11:46:00Z">
            <w:rPr>
              <w:rFonts w:eastAsia="Calibri" w:cstheme="minorHAnsi"/>
              <w:szCs w:val="18"/>
              <w:lang w:val="en-US" w:eastAsia="en-GB"/>
            </w:rPr>
          </w:rPrChange>
        </w:rPr>
        <w:t xml:space="preserve"> a medium of exchange in current use and authorised or adopted by a domestic or foreign government, including, but not limited to, currency, coins, bank notes, bullion, </w:t>
      </w:r>
      <w:del w:id="1529" w:author="stuart wolstenholme" w:date="2026-05-29T12:48:00Z" w16du:dateUtc="2026-05-29T11:48:00Z">
        <w:r w:rsidRPr="0022764C" w:rsidDel="0022764C">
          <w:rPr>
            <w:rFonts w:eastAsia="Calibri" w:cstheme="minorHAnsi"/>
            <w:szCs w:val="18"/>
            <w:lang w:eastAsia="en-GB"/>
            <w:rPrChange w:id="1530" w:author="stuart wolstenholme" w:date="2026-05-29T12:46:00Z" w16du:dateUtc="2026-05-29T11:46:00Z">
              <w:rPr>
                <w:rFonts w:eastAsia="Calibri" w:cstheme="minorHAnsi"/>
                <w:szCs w:val="18"/>
                <w:lang w:val="en-US" w:eastAsia="en-GB"/>
              </w:rPr>
            </w:rPrChange>
          </w:rPr>
          <w:delText>travelers’</w:delText>
        </w:r>
      </w:del>
      <w:ins w:id="1531" w:author="stuart wolstenholme" w:date="2026-05-29T12:48:00Z" w16du:dateUtc="2026-05-29T11:48:00Z">
        <w:r w:rsidR="0022764C" w:rsidRPr="0022764C">
          <w:rPr>
            <w:rFonts w:eastAsia="Calibri" w:cstheme="minorHAnsi"/>
            <w:szCs w:val="18"/>
            <w:lang w:eastAsia="en-GB"/>
          </w:rPr>
          <w:t>travellers’</w:t>
        </w:r>
      </w:ins>
      <w:r w:rsidRPr="0022764C">
        <w:rPr>
          <w:rFonts w:eastAsia="Calibri" w:cstheme="minorHAnsi"/>
          <w:szCs w:val="18"/>
          <w:lang w:eastAsia="en-GB"/>
          <w:rPrChange w:id="1532" w:author="stuart wolstenholme" w:date="2026-05-29T12:46:00Z" w16du:dateUtc="2026-05-29T11:46:00Z">
            <w:rPr>
              <w:rFonts w:eastAsia="Calibri" w:cstheme="minorHAnsi"/>
              <w:szCs w:val="18"/>
              <w:lang w:val="en-US" w:eastAsia="en-GB"/>
            </w:rPr>
          </w:rPrChange>
        </w:rPr>
        <w:t xml:space="preserve"> cheques, registered cheques and </w:t>
      </w:r>
      <w:r w:rsidRPr="0022764C">
        <w:rPr>
          <w:rFonts w:eastAsia="Calibri" w:cstheme="minorHAnsi"/>
          <w:bCs/>
          <w:szCs w:val="18"/>
          <w:lang w:eastAsia="en-GB"/>
          <w:rPrChange w:id="1533" w:author="stuart wolstenholme" w:date="2026-05-29T12:46:00Z" w16du:dateUtc="2026-05-29T11:46:00Z">
            <w:rPr>
              <w:rFonts w:eastAsia="Calibri" w:cstheme="minorHAnsi"/>
              <w:bCs/>
              <w:szCs w:val="18"/>
              <w:lang w:val="en-US" w:eastAsia="en-GB"/>
            </w:rPr>
          </w:rPrChange>
        </w:rPr>
        <w:t>money</w:t>
      </w:r>
      <w:r w:rsidRPr="0022764C">
        <w:rPr>
          <w:rFonts w:eastAsia="Calibri" w:cstheme="minorHAnsi"/>
          <w:b/>
          <w:szCs w:val="18"/>
          <w:lang w:eastAsia="en-GB"/>
          <w:rPrChange w:id="153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535" w:author="stuart wolstenholme" w:date="2026-05-29T12:46:00Z" w16du:dateUtc="2026-05-29T11:46:00Z">
            <w:rPr>
              <w:rFonts w:eastAsia="Calibri" w:cstheme="minorHAnsi"/>
              <w:bCs/>
              <w:szCs w:val="18"/>
              <w:lang w:val="en-US" w:eastAsia="en-GB"/>
            </w:rPr>
          </w:rPrChange>
        </w:rPr>
        <w:t>orders.</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536" w:author="stuart wolstenholme" w:date="2026-05-29T12:46:00Z" w16du:dateUtc="2026-05-29T11:46:00Z">
            <w:rPr>
              <w:rFonts w:eastAsia="Calibri" w:cstheme="majorHAnsi"/>
              <w:szCs w:val="22"/>
              <w:lang w:val="en-US" w:eastAsia="en-GB"/>
            </w:rPr>
          </w:rPrChange>
        </w:rPr>
        <w:t>Multimedia Wrongful Act</w:t>
      </w:r>
    </w:p>
    <w:p w:rsidR="006936E8" w:rsidRPr="0022764C" w:rsidRDefault="006936E8" w:rsidP="006936E8">
      <w:pPr>
        <w:spacing w:before="0" w:line="240" w:lineRule="auto"/>
        <w:rPr>
          <w:rFonts w:eastAsia="Calibri" w:cstheme="minorHAnsi"/>
          <w:szCs w:val="18"/>
          <w:lang w:eastAsia="en-GB"/>
          <w:rPrChange w:id="1537"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38" w:author="stuart wolstenholme" w:date="2026-05-29T12:46:00Z" w16du:dateUtc="2026-05-29T11:46:00Z">
            <w:rPr>
              <w:rFonts w:eastAsia="Calibri" w:cstheme="minorHAnsi"/>
              <w:szCs w:val="18"/>
              <w:lang w:val="en-US" w:eastAsia="en-GB"/>
            </w:rPr>
          </w:rPrChange>
        </w:rPr>
        <w:t xml:space="preserve">any of the following, whether actual or alleged, but only if directly resulting from the dissemination of </w:t>
      </w:r>
      <w:r w:rsidRPr="0022764C">
        <w:rPr>
          <w:rFonts w:eastAsia="Calibri" w:cstheme="minorHAnsi"/>
          <w:b/>
          <w:szCs w:val="18"/>
          <w:lang w:eastAsia="en-GB"/>
          <w:rPrChange w:id="1539" w:author="stuart wolstenholme" w:date="2026-05-29T12:46:00Z" w16du:dateUtc="2026-05-29T11:46:00Z">
            <w:rPr>
              <w:rFonts w:eastAsia="Calibri" w:cstheme="minorHAnsi"/>
              <w:b/>
              <w:szCs w:val="18"/>
              <w:lang w:val="en-US" w:eastAsia="en-GB"/>
            </w:rPr>
          </w:rPrChange>
        </w:rPr>
        <w:t xml:space="preserve">Media Material </w:t>
      </w:r>
      <w:r w:rsidRPr="0022764C">
        <w:rPr>
          <w:rFonts w:eastAsia="Calibri" w:cstheme="minorHAnsi"/>
          <w:szCs w:val="18"/>
          <w:lang w:eastAsia="en-GB"/>
          <w:rPrChange w:id="1540" w:author="stuart wolstenholme" w:date="2026-05-29T12:46:00Z" w16du:dateUtc="2026-05-29T11:46:00Z">
            <w:rPr>
              <w:rFonts w:eastAsia="Calibri" w:cstheme="minorHAnsi"/>
              <w:szCs w:val="18"/>
              <w:lang w:val="en-US" w:eastAsia="en-GB"/>
            </w:rPr>
          </w:rPrChange>
        </w:rPr>
        <w:t xml:space="preserve">by an </w:t>
      </w:r>
      <w:r w:rsidRPr="0022764C">
        <w:rPr>
          <w:rFonts w:eastAsia="Calibri" w:cstheme="minorHAnsi"/>
          <w:b/>
          <w:szCs w:val="18"/>
          <w:lang w:eastAsia="en-GB"/>
          <w:rPrChange w:id="1541"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4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22764C">
        <w:rPr>
          <w:rFonts w:eastAsia="Calibri" w:cstheme="minorHAnsi"/>
          <w:szCs w:val="18"/>
          <w:lang w:eastAsia="en-GB"/>
          <w:rPrChange w:id="1543" w:author="stuart wolstenholme" w:date="2026-05-29T12:46:00Z" w16du:dateUtc="2026-05-29T11:46:00Z">
            <w:rPr>
              <w:rFonts w:eastAsia="Calibri" w:cstheme="minorHAnsi"/>
              <w:szCs w:val="18"/>
              <w:lang w:val="en-US" w:eastAsia="en-GB"/>
            </w:rPr>
          </w:rPrChang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Cs w:val="18"/>
          <w:rPrChange w:id="1544" w:author="stuart wolstenholme" w:date="2026-05-29T12:46:00Z" w16du:dateUtc="2026-05-29T11:46:00Z">
            <w:rPr>
              <w:rFonts w:eastAsia="Arial Unicode MS" w:cstheme="minorHAnsi"/>
              <w:szCs w:val="18"/>
              <w:lang w:val="en-US"/>
            </w:rPr>
          </w:rPrChange>
        </w:rPr>
        <w:t xml:space="preserve">negligence in </w:t>
      </w:r>
      <w:r w:rsidRPr="0022764C">
        <w:rPr>
          <w:rFonts w:eastAsia="Arial Unicode MS" w:cstheme="minorHAnsi"/>
          <w:b/>
          <w:szCs w:val="18"/>
          <w:rPrChange w:id="1545"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szCs w:val="18"/>
          <w:rPrChange w:id="1546" w:author="stuart wolstenholme" w:date="2026-05-29T12:46:00Z" w16du:dateUtc="2026-05-29T11:46:00Z">
            <w:rPr>
              <w:rFonts w:eastAsia="Arial Unicode MS" w:cstheme="minorHAnsi"/>
              <w:szCs w:val="18"/>
              <w:lang w:val="en-US"/>
            </w:rPr>
          </w:rPrChange>
        </w:rPr>
        <w:t xml:space="preserve">, including a </w:t>
      </w:r>
      <w:r w:rsidRPr="0022764C">
        <w:rPr>
          <w:rFonts w:eastAsia="Arial Unicode MS" w:cstheme="minorHAnsi"/>
          <w:b/>
          <w:szCs w:val="18"/>
          <w:rPrChange w:id="1547" w:author="stuart wolstenholme" w:date="2026-05-29T12:46:00Z" w16du:dateUtc="2026-05-29T11:46:00Z">
            <w:rPr>
              <w:rFonts w:eastAsia="Arial Unicode MS" w:cstheme="minorHAnsi"/>
              <w:b/>
              <w:szCs w:val="18"/>
              <w:lang w:val="en-US"/>
            </w:rPr>
          </w:rPrChange>
        </w:rPr>
        <w:t xml:space="preserve">Claim </w:t>
      </w:r>
      <w:r w:rsidRPr="0022764C">
        <w:rPr>
          <w:rFonts w:eastAsia="Arial Unicode MS" w:cstheme="minorHAnsi"/>
          <w:szCs w:val="18"/>
          <w:rPrChange w:id="1548" w:author="stuart wolstenholme" w:date="2026-05-29T12:46:00Z" w16du:dateUtc="2026-05-29T11:46:00Z">
            <w:rPr>
              <w:rFonts w:eastAsia="Arial Unicode MS" w:cstheme="minorHAnsi"/>
              <w:szCs w:val="18"/>
              <w:lang w:val="en-US"/>
            </w:rPr>
          </w:rPrChange>
        </w:rPr>
        <w:t xml:space="preserve">alleging harm to any person or entity that acted or failed to act in reliance upon such </w:t>
      </w:r>
      <w:r w:rsidRPr="0022764C">
        <w:rPr>
          <w:rFonts w:eastAsia="Arial Unicode MS" w:cstheme="minorHAnsi"/>
          <w:b/>
          <w:szCs w:val="18"/>
          <w:rPrChange w:id="1549"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bCs/>
          <w:szCs w:val="18"/>
          <w:rPrChange w:id="1550" w:author="stuart wolstenholme" w:date="2026-05-29T12:46:00Z" w16du:dateUtc="2026-05-29T11:46:00Z">
            <w:rPr>
              <w:rFonts w:eastAsia="Arial Unicode MS" w:cstheme="minorHAnsi"/>
              <w:bCs/>
              <w:szCs w:val="18"/>
              <w:lang w:val="en-US"/>
            </w:rPr>
          </w:rPrChange>
        </w:rPr>
        <w:t>;</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51" w:author="stuart wolstenholme" w:date="2026-05-29T12:46:00Z" w16du:dateUtc="2026-05-29T11:46:00Z">
            <w:rPr>
              <w:rFonts w:eastAsia="Arial Unicode MS" w:cstheme="minorHAnsi"/>
              <w:sz w:val="19"/>
              <w:szCs w:val="19"/>
              <w:lang w:val="en-US"/>
            </w:rPr>
          </w:rPrChange>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52" w:author="stuart wolstenholme" w:date="2026-05-29T12:46:00Z" w16du:dateUtc="2026-05-29T11:46:00Z">
            <w:rPr>
              <w:rFonts w:eastAsia="Arial Unicode MS" w:cstheme="minorHAnsi"/>
              <w:sz w:val="19"/>
              <w:szCs w:val="19"/>
              <w:lang w:val="en-US"/>
            </w:rPr>
          </w:rPrChange>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53" w:author="stuart wolstenholme" w:date="2026-05-29T12:46:00Z" w16du:dateUtc="2026-05-29T11:46:00Z">
            <w:rPr>
              <w:rFonts w:eastAsia="Arial Unicode MS" w:cstheme="minorHAnsi"/>
              <w:sz w:val="19"/>
              <w:szCs w:val="19"/>
              <w:lang w:val="en-US"/>
            </w:rPr>
          </w:rPrChange>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22764C" w:rsidRDefault="006936E8" w:rsidP="006936E8">
      <w:pPr>
        <w:pStyle w:val="Heading3"/>
        <w:spacing w:line="240" w:lineRule="auto"/>
        <w:jc w:val="both"/>
        <w:rPr>
          <w:rFonts w:eastAsia="Calibri" w:cstheme="majorHAnsi"/>
          <w:kern w:val="2"/>
          <w:szCs w:val="22"/>
          <w14:ligatures w14:val="standardContextual"/>
          <w:rPrChange w:id="1554" w:author="stuart wolstenholme" w:date="2026-05-29T12:46:00Z" w16du:dateUtc="2026-05-29T11:46:00Z">
            <w:rPr>
              <w:rFonts w:eastAsia="Calibri" w:cstheme="majorHAnsi"/>
              <w:kern w:val="2"/>
              <w:szCs w:val="22"/>
              <w:lang w:val="en-US"/>
              <w14:ligatures w14:val="standardContextual"/>
            </w:rPr>
          </w:rPrChange>
        </w:rPr>
      </w:pPr>
      <w:r w:rsidRPr="0022764C">
        <w:rPr>
          <w:rFonts w:eastAsia="Calibri" w:cstheme="majorHAnsi"/>
          <w:kern w:val="2"/>
          <w:szCs w:val="22"/>
          <w14:ligatures w14:val="standardContextual"/>
          <w:rPrChange w:id="1555" w:author="stuart wolstenholme" w:date="2026-05-29T12:46:00Z" w16du:dateUtc="2026-05-29T11:46:00Z">
            <w:rPr>
              <w:rFonts w:eastAsia="Calibri" w:cstheme="majorHAnsi"/>
              <w:kern w:val="2"/>
              <w:szCs w:val="22"/>
              <w:lang w:val="en-US"/>
              <w14:ligatures w14:val="standardContextual"/>
            </w:rPr>
          </w:rPrChange>
        </w:rPr>
        <w:t>Named Insured’s Account</w:t>
      </w:r>
    </w:p>
    <w:p w:rsidR="006936E8" w:rsidRPr="0022764C" w:rsidRDefault="006936E8" w:rsidP="006936E8">
      <w:pPr>
        <w:spacing w:before="0" w:line="240" w:lineRule="auto"/>
        <w:jc w:val="both"/>
        <w:rPr>
          <w:rFonts w:eastAsia="Calibri" w:cstheme="minorHAnsi"/>
          <w:sz w:val="22"/>
          <w:szCs w:val="22"/>
          <w14:ligatures w14:val="standardContextual"/>
          <w:rPrChange w:id="1556" w:author="stuart wolstenholme" w:date="2026-05-29T12:46:00Z" w16du:dateUtc="2026-05-29T11:46:00Z">
            <w:rPr>
              <w:rFonts w:eastAsia="Calibri" w:cstheme="minorHAnsi"/>
              <w:sz w:val="22"/>
              <w:szCs w:val="22"/>
              <w:lang w:val="en-US"/>
              <w14:ligatures w14:val="standardContextual"/>
            </w:rPr>
          </w:rPrChange>
        </w:rPr>
      </w:pPr>
      <w:r w:rsidRPr="0022764C">
        <w:rPr>
          <w:rFonts w:eastAsia="Calibri" w:cstheme="minorHAnsi"/>
          <w:szCs w:val="18"/>
          <w14:ligatures w14:val="standardContextual"/>
          <w:rPrChange w:id="1557" w:author="stuart wolstenholme" w:date="2026-05-29T12:46:00Z" w16du:dateUtc="2026-05-29T11:46:00Z">
            <w:rPr>
              <w:rFonts w:eastAsia="Calibri" w:cstheme="minorHAnsi"/>
              <w:szCs w:val="18"/>
              <w:lang w:val="en-US"/>
              <w14:ligatures w14:val="standardContextual"/>
            </w:rPr>
          </w:rPrChange>
        </w:rPr>
        <w:t xml:space="preserve">means a business account maintained by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558" w:author="stuart wolstenholme" w:date="2026-05-29T12:46:00Z" w16du:dateUtc="2026-05-29T11:46:00Z">
            <w:rPr>
              <w:rFonts w:eastAsia="Calibri" w:cstheme="minorHAnsi"/>
              <w:b/>
              <w:szCs w:val="18"/>
              <w:lang w:val="en-US"/>
              <w14:ligatures w14:val="standardContextual"/>
            </w:rPr>
          </w:rPrChange>
        </w:rPr>
        <w:t xml:space="preserve"> Named Insured </w:t>
      </w:r>
      <w:r w:rsidRPr="0022764C">
        <w:rPr>
          <w:rFonts w:eastAsia="Calibri" w:cstheme="minorHAnsi"/>
          <w:szCs w:val="18"/>
          <w14:ligatures w14:val="standardContextual"/>
          <w:rPrChange w:id="1559" w:author="stuart wolstenholme" w:date="2026-05-29T12:46:00Z" w16du:dateUtc="2026-05-29T11:46:00Z">
            <w:rPr>
              <w:rFonts w:eastAsia="Calibri" w:cstheme="minorHAnsi"/>
              <w:szCs w:val="18"/>
              <w:lang w:val="en-US"/>
              <w14:ligatures w14:val="standardContextual"/>
            </w:rPr>
          </w:rPrChange>
        </w:rPr>
        <w:t xml:space="preserve">at a financial institution from which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560" w:author="stuart wolstenholme" w:date="2026-05-29T12:46:00Z" w16du:dateUtc="2026-05-29T11:46:00Z">
            <w:rPr>
              <w:rFonts w:eastAsia="Calibri" w:cstheme="minorHAnsi"/>
              <w:b/>
              <w:szCs w:val="18"/>
              <w:lang w:val="en-US"/>
              <w14:ligatures w14:val="standardContextual"/>
            </w:rPr>
          </w:rPrChange>
        </w:rPr>
        <w:t xml:space="preserve"> Named Insured</w:t>
      </w:r>
      <w:r w:rsidRPr="0022764C">
        <w:rPr>
          <w:rFonts w:eastAsia="Calibri" w:cstheme="minorHAnsi"/>
          <w:szCs w:val="18"/>
          <w14:ligatures w14:val="standardContextual"/>
          <w:rPrChange w:id="1561"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562"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563" w:author="stuart wolstenholme" w:date="2026-05-29T12:46:00Z" w16du:dateUtc="2026-05-29T11:46:00Z">
            <w:rPr>
              <w:rFonts w:eastAsia="Calibri" w:cstheme="minorHAnsi"/>
              <w:szCs w:val="18"/>
              <w:lang w:val="en-US"/>
              <w14:ligatures w14:val="standardContextual"/>
            </w:rPr>
          </w:rPrChange>
        </w:rPr>
        <w:t xml:space="preserve">or any </w:t>
      </w:r>
      <w:r w:rsidRPr="0022764C">
        <w:rPr>
          <w:rFonts w:eastAsia="Calibri" w:cstheme="minorHAnsi"/>
          <w:b/>
          <w:szCs w:val="18"/>
          <w14:ligatures w14:val="standardContextual"/>
          <w:rPrChange w:id="1564" w:author="stuart wolstenholme" w:date="2026-05-29T12:46:00Z" w16du:dateUtc="2026-05-29T11:46:00Z">
            <w:rPr>
              <w:rFonts w:eastAsia="Calibri" w:cstheme="minorHAnsi"/>
              <w:b/>
              <w:szCs w:val="18"/>
              <w:lang w:val="en-US"/>
              <w14:ligatures w14:val="standardContextual"/>
            </w:rPr>
          </w:rPrChange>
        </w:rPr>
        <w:t xml:space="preserve">Insured </w:t>
      </w:r>
      <w:r w:rsidRPr="0022764C">
        <w:rPr>
          <w:rFonts w:eastAsia="Calibri" w:cstheme="minorHAnsi"/>
          <w:szCs w:val="18"/>
          <w14:ligatures w14:val="standardContextual"/>
          <w:rPrChange w:id="1565" w:author="stuart wolstenholme" w:date="2026-05-29T12:46:00Z" w16du:dateUtc="2026-05-29T11:46:00Z">
            <w:rPr>
              <w:rFonts w:eastAsia="Calibri" w:cstheme="minorHAnsi"/>
              <w:szCs w:val="18"/>
              <w:lang w:val="en-US"/>
              <w14:ligatures w14:val="standardContextual"/>
            </w:rPr>
          </w:rPrChange>
        </w:rPr>
        <w:t xml:space="preserve">authorized by </w:t>
      </w:r>
      <w:del w:id="1566" w:author="stuart wolstenholme" w:date="2026-05-29T12:41:00Z" w16du:dateUtc="2026-05-29T11:41:00Z">
        <w:r w:rsidRPr="0022764C" w:rsidDel="00BB79CB">
          <w:rPr>
            <w:rFonts w:eastAsia="Calibri" w:cstheme="minorHAnsi"/>
            <w:kern w:val="2"/>
            <w:szCs w:val="18"/>
            <w14:ligatures w14:val="standardContextual"/>
          </w:rPr>
          <w:delText>th</w:delText>
        </w:r>
      </w:del>
      <w:ins w:id="1567" w:author="stuart wolstenholme" w:date="2026-05-29T12:41:00Z" w16du:dateUtc="2026-05-29T11:41:00Z">
        <w:r w:rsidR="00BB79CB" w:rsidRPr="0022764C">
          <w:rPr>
            <w:rFonts w:eastAsia="Calibri" w:cstheme="minorHAnsi"/>
            <w:kern w:val="2"/>
            <w:szCs w:val="18"/>
            <w14:ligatures w14:val="standardContextual"/>
          </w:rPr>
          <w:t>the</w:t>
        </w:r>
      </w:ins>
      <w:r w:rsidRPr="0022764C">
        <w:rPr>
          <w:rFonts w:eastAsia="Calibri" w:cstheme="minorHAnsi"/>
          <w:b/>
          <w:szCs w:val="18"/>
          <w14:ligatures w14:val="standardContextual"/>
          <w:rPrChange w:id="1568" w:author="stuart wolstenholme" w:date="2026-05-29T12:46:00Z" w16du:dateUtc="2026-05-29T11:46:00Z">
            <w:rPr>
              <w:rFonts w:eastAsia="Calibri" w:cstheme="minorHAnsi"/>
              <w:b/>
              <w:szCs w:val="18"/>
              <w:lang w:val="en-US"/>
              <w14:ligatures w14:val="standardContextual"/>
            </w:rPr>
          </w:rPrChange>
        </w:rPr>
        <w:t>e Named Insured</w:t>
      </w:r>
      <w:r w:rsidRPr="0022764C">
        <w:rPr>
          <w:rFonts w:eastAsia="Calibri" w:cstheme="minorHAnsi"/>
          <w:szCs w:val="18"/>
          <w14:ligatures w14:val="standardContextual"/>
          <w:rPrChange w:id="1569"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570"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571" w:author="stuart wolstenholme" w:date="2026-05-29T12:46:00Z" w16du:dateUtc="2026-05-29T11:46:00Z">
            <w:rPr>
              <w:rFonts w:eastAsia="Calibri" w:cstheme="minorHAnsi"/>
              <w:szCs w:val="18"/>
              <w:lang w:val="en-US"/>
              <w14:ligatures w14:val="standardContextual"/>
            </w:rPr>
          </w:rPrChange>
        </w:rPr>
        <w:t xml:space="preserve">may request the transfer, payment or delivery of </w:t>
      </w:r>
      <w:r w:rsidRPr="0022764C">
        <w:rPr>
          <w:rFonts w:eastAsia="Calibri" w:cstheme="minorHAnsi"/>
          <w:b/>
          <w:szCs w:val="18"/>
          <w14:ligatures w14:val="standardContextual"/>
          <w:rPrChange w:id="1572" w:author="stuart wolstenholme" w:date="2026-05-29T12:46:00Z" w16du:dateUtc="2026-05-29T11:46:00Z">
            <w:rPr>
              <w:rFonts w:eastAsia="Calibri" w:cstheme="minorHAnsi"/>
              <w:b/>
              <w:szCs w:val="18"/>
              <w:lang w:val="en-US"/>
              <w14:ligatures w14:val="standardContextual"/>
            </w:rPr>
          </w:rPrChange>
        </w:rPr>
        <w:t xml:space="preserve">Money </w:t>
      </w:r>
      <w:r w:rsidRPr="0022764C">
        <w:rPr>
          <w:rFonts w:eastAsia="Calibri" w:cstheme="minorHAnsi"/>
          <w:szCs w:val="18"/>
          <w14:ligatures w14:val="standardContextual"/>
          <w:rPrChange w:id="1573" w:author="stuart wolstenholme" w:date="2026-05-29T12:46:00Z" w16du:dateUtc="2026-05-29T11:46:00Z">
            <w:rPr>
              <w:rFonts w:eastAsia="Calibri" w:cstheme="minorHAnsi"/>
              <w:szCs w:val="18"/>
              <w:lang w:val="en-US"/>
              <w14:ligatures w14:val="standardContextual"/>
            </w:rPr>
          </w:rPrChange>
        </w:rPr>
        <w:t xml:space="preserve">or </w:t>
      </w:r>
      <w:r w:rsidRPr="0022764C">
        <w:rPr>
          <w:rFonts w:eastAsia="Calibri" w:cstheme="minorHAnsi"/>
          <w:b/>
          <w:szCs w:val="18"/>
          <w14:ligatures w14:val="standardContextual"/>
          <w:rPrChange w:id="1574" w:author="stuart wolstenholme" w:date="2026-05-29T12:46:00Z" w16du:dateUtc="2026-05-29T11:46:00Z">
            <w:rPr>
              <w:rFonts w:eastAsia="Calibri" w:cstheme="minorHAnsi"/>
              <w:b/>
              <w:szCs w:val="18"/>
              <w:lang w:val="en-US"/>
              <w14:ligatures w14:val="standardContextual"/>
            </w:rPr>
          </w:rPrChange>
        </w:rPr>
        <w:t>Securities</w:t>
      </w:r>
      <w:r w:rsidRPr="0022764C">
        <w:rPr>
          <w:rFonts w:eastAsia="Calibri" w:cstheme="minorHAnsi"/>
          <w:sz w:val="22"/>
          <w:szCs w:val="22"/>
          <w14:ligatures w14:val="standardContextual"/>
          <w:rPrChange w:id="1575" w:author="stuart wolstenholme" w:date="2026-05-29T12:46:00Z" w16du:dateUtc="2026-05-29T11:46:00Z">
            <w:rPr>
              <w:rFonts w:eastAsia="Calibri" w:cstheme="minorHAnsi"/>
              <w:sz w:val="22"/>
              <w:szCs w:val="22"/>
              <w:lang w:val="en-US"/>
              <w14:ligatures w14:val="standardContextual"/>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76" w:author="stuart wolstenholme" w:date="2026-05-29T12:46:00Z" w16du:dateUtc="2026-05-29T11:46:00Z">
            <w:rPr>
              <w:rFonts w:eastAsia="Calibri" w:cstheme="minorHAnsi"/>
              <w:szCs w:val="18"/>
              <w:lang w:val="en-US" w:eastAsia="en-GB"/>
            </w:rPr>
          </w:rPrChange>
        </w:rPr>
        <w:t xml:space="preserve">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57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578" w:author="stuart wolstenholme" w:date="2026-05-29T12:46:00Z" w16du:dateUtc="2026-05-29T11:46:00Z">
            <w:rPr>
              <w:rFonts w:eastAsia="Calibri" w:cstheme="minorHAnsi"/>
              <w:szCs w:val="18"/>
              <w:lang w:val="en-US" w:eastAsia="en-GB"/>
            </w:rPr>
          </w:rPrChange>
        </w:rPr>
        <w:t xml:space="preserve"> incurs on the</w:t>
      </w:r>
      <w:r w:rsidRPr="0022764C">
        <w:rPr>
          <w:rFonts w:eastAsia="Calibri" w:cstheme="minorHAnsi"/>
          <w:b/>
          <w:bCs/>
          <w:szCs w:val="18"/>
          <w:lang w:eastAsia="en-GB"/>
          <w:rPrChange w:id="1579"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580" w:author="stuart wolstenholme" w:date="2026-05-29T12:46:00Z" w16du:dateUtc="2026-05-29T11:46:00Z">
            <w:rPr>
              <w:rFonts w:eastAsia="Calibri" w:cstheme="minorHAnsi"/>
              <w:szCs w:val="18"/>
              <w:lang w:val="en-US" w:eastAsia="en-GB"/>
            </w:rPr>
          </w:rPrChange>
        </w:rPr>
        <w:t xml:space="preserve"> own behalf, or on behalf of a party for whom </w:t>
      </w:r>
      <w:r w:rsidRPr="0022764C">
        <w:rPr>
          <w:rFonts w:eastAsia="Calibri" w:cstheme="minorHAnsi"/>
          <w:kern w:val="2"/>
          <w:szCs w:val="18"/>
          <w14:ligatures w14:val="standardContextual"/>
        </w:rPr>
        <w:t xml:space="preserve">the </w:t>
      </w:r>
      <w:r w:rsidRPr="0022764C">
        <w:rPr>
          <w:rFonts w:eastAsia="Calibri" w:cstheme="minorHAnsi"/>
          <w:b/>
          <w:bCs/>
          <w:szCs w:val="18"/>
          <w:lang w:eastAsia="en-GB"/>
          <w:rPrChange w:id="1581"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b/>
          <w:szCs w:val="18"/>
          <w:lang w:eastAsia="en-GB"/>
          <w:rPrChange w:id="158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583"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584"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585"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58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587" w:author="stuart wolstenholme" w:date="2026-05-29T12:46:00Z" w16du:dateUtc="2026-05-29T11:46:00Z">
            <w:rPr>
              <w:rFonts w:eastAsia="Calibri" w:cstheme="minorHAnsi"/>
              <w:szCs w:val="18"/>
              <w:lang w:val="en-US" w:eastAsia="en-GB"/>
            </w:rPr>
          </w:rPrChange>
        </w:rPr>
        <w:t xml:space="preserve">to provide </w:t>
      </w:r>
      <w:r w:rsidRPr="0022764C">
        <w:rPr>
          <w:rFonts w:eastAsia="Calibri" w:cstheme="minorHAnsi"/>
          <w:b/>
          <w:szCs w:val="18"/>
          <w:lang w:eastAsia="en-GB"/>
          <w:rPrChange w:id="1588"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1589" w:author="stuart wolstenholme" w:date="2026-05-29T12:46:00Z" w16du:dateUtc="2026-05-29T11:46:00Z">
            <w:rPr>
              <w:rFonts w:eastAsia="Calibri" w:cstheme="minorHAnsi"/>
              <w:szCs w:val="18"/>
              <w:lang w:val="en-US" w:eastAsia="en-GB"/>
            </w:rPr>
          </w:rPrChange>
        </w:rPr>
        <w:t>of a</w:t>
      </w:r>
      <w:r w:rsidRPr="0022764C">
        <w:rPr>
          <w:rFonts w:eastAsia="Calibri" w:cstheme="minorHAnsi"/>
          <w:b/>
          <w:bCs/>
          <w:szCs w:val="18"/>
          <w:lang w:eastAsia="en-GB"/>
          <w:rPrChange w:id="1590" w:author="stuart wolstenholme" w:date="2026-05-29T12:46:00Z" w16du:dateUtc="2026-05-29T11:46:00Z">
            <w:rPr>
              <w:rFonts w:eastAsia="Calibri" w:cstheme="minorHAnsi"/>
              <w:b/>
              <w:bCs/>
              <w:szCs w:val="18"/>
              <w:lang w:val="en-US" w:eastAsia="en-GB"/>
            </w:rPr>
          </w:rPrChange>
        </w:rPr>
        <w:t xml:space="preserve"> Security Breach</w:t>
      </w:r>
      <w:r w:rsidRPr="0022764C">
        <w:rPr>
          <w:rFonts w:eastAsia="Calibri" w:cstheme="minorHAnsi"/>
          <w:bCs/>
          <w:szCs w:val="18"/>
          <w:lang w:eastAsia="en-GB"/>
          <w:rPrChange w:id="1591" w:author="stuart wolstenholme" w:date="2026-05-29T12:46:00Z" w16du:dateUtc="2026-05-29T11:46:00Z">
            <w:rPr>
              <w:rFonts w:eastAsia="Calibri" w:cstheme="minorHAnsi"/>
              <w:bCs/>
              <w:szCs w:val="18"/>
              <w:lang w:val="en-US" w:eastAsia="en-GB"/>
            </w:rPr>
          </w:rPrChange>
        </w:rPr>
        <w:t xml:space="preserve"> or</w:t>
      </w:r>
      <w:r w:rsidRPr="0022764C">
        <w:rPr>
          <w:rFonts w:eastAsia="Calibri" w:cstheme="minorHAnsi"/>
          <w:b/>
          <w:bCs/>
          <w:szCs w:val="18"/>
          <w:lang w:eastAsia="en-GB"/>
          <w:rPrChange w:id="1592" w:author="stuart wolstenholme" w:date="2026-05-29T12:46:00Z" w16du:dateUtc="2026-05-29T11:46:00Z">
            <w:rPr>
              <w:rFonts w:eastAsia="Calibri" w:cstheme="minorHAnsi"/>
              <w:b/>
              <w:bCs/>
              <w:szCs w:val="18"/>
              <w:lang w:val="en-US" w:eastAsia="en-GB"/>
            </w:rPr>
          </w:rPrChange>
        </w:rPr>
        <w:t xml:space="preserve"> Privacy Breach</w:t>
      </w:r>
      <w:r w:rsidRPr="0022764C">
        <w:rPr>
          <w:rFonts w:eastAsia="Calibri" w:cstheme="minorHAnsi"/>
          <w:bCs/>
          <w:szCs w:val="18"/>
          <w:lang w:eastAsia="en-GB"/>
          <w:rPrChange w:id="1593" w:author="stuart wolstenholme" w:date="2026-05-29T12:46:00Z" w16du:dateUtc="2026-05-29T11:46:00Z">
            <w:rPr>
              <w:rFonts w:eastAsia="Calibri" w:cstheme="minorHAnsi"/>
              <w:bCs/>
              <w:szCs w:val="18"/>
              <w:lang w:val="en-US" w:eastAsia="en-GB"/>
            </w:rPr>
          </w:rPrChange>
        </w:rPr>
        <w:t>, including printing costs, mailing and postage expenses, and the costs to engage a third party</w:t>
      </w:r>
      <w:r w:rsidRPr="0022764C">
        <w:rPr>
          <w:rFonts w:eastAsia="Calibri" w:cstheme="minorHAnsi"/>
          <w:b/>
          <w:bCs/>
          <w:szCs w:val="18"/>
          <w:lang w:eastAsia="en-GB"/>
          <w:rPrChange w:id="159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595" w:author="stuart wolstenholme" w:date="2026-05-29T12:46:00Z" w16du:dateUtc="2026-05-29T11:46:00Z">
            <w:rPr>
              <w:rFonts w:eastAsia="Calibri" w:cstheme="minorHAnsi"/>
              <w:bCs/>
              <w:szCs w:val="18"/>
              <w:lang w:val="en-US" w:eastAsia="en-GB"/>
            </w:rPr>
          </w:rPrChange>
        </w:rPr>
        <w:t xml:space="preserve">to mail </w:t>
      </w:r>
      <w:r w:rsidRPr="0022764C">
        <w:rPr>
          <w:rFonts w:eastAsia="Calibri" w:cstheme="minorHAnsi"/>
          <w:b/>
          <w:bCs/>
          <w:szCs w:val="18"/>
          <w:lang w:eastAsia="en-GB"/>
          <w:rPrChange w:id="1596"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597" w:author="stuart wolstenholme" w:date="2026-05-29T12:46:00Z" w16du:dateUtc="2026-05-29T11:46:00Z">
            <w:rPr>
              <w:rFonts w:eastAsia="Calibri" w:cstheme="minorHAnsi"/>
              <w:bCs/>
              <w:szCs w:val="18"/>
              <w:lang w:val="en-US" w:eastAsia="en-GB"/>
            </w:rPr>
          </w:rPrChange>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22764C" w:rsidRDefault="006936E8" w:rsidP="006936E8">
      <w:pPr>
        <w:spacing w:before="0" w:line="240" w:lineRule="auto"/>
        <w:rPr>
          <w:rFonts w:eastAsia="Calibri" w:cstheme="minorHAnsi"/>
          <w:bCs/>
          <w:szCs w:val="18"/>
          <w:lang w:eastAsia="en-GB"/>
          <w:rPrChange w:id="159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 the</w:t>
      </w:r>
      <w:r w:rsidRPr="0022764C">
        <w:rPr>
          <w:rFonts w:eastAsia="Calibri" w:cstheme="minorHAnsi"/>
          <w:b/>
          <w:bCs/>
          <w:szCs w:val="18"/>
          <w:lang w:eastAsia="en-GB"/>
          <w:rPrChange w:id="1599"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160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601" w:author="stuart wolstenholme" w:date="2026-05-29T12:46:00Z" w16du:dateUtc="2026-05-29T11:46:00Z">
            <w:rPr>
              <w:rFonts w:eastAsia="Calibri" w:cstheme="minorHAnsi"/>
              <w:bCs/>
              <w:szCs w:val="18"/>
              <w:lang w:val="en-US" w:eastAsia="en-GB"/>
            </w:rPr>
          </w:rPrChange>
        </w:rPr>
        <w:t xml:space="preserve">business activities occurring at an </w:t>
      </w:r>
      <w:r w:rsidRPr="0022764C">
        <w:rPr>
          <w:rFonts w:eastAsia="Calibri" w:cstheme="minorHAnsi"/>
          <w:b/>
          <w:bCs/>
          <w:szCs w:val="18"/>
          <w:lang w:eastAsia="en-GB"/>
          <w:rPrChange w:id="1602" w:author="stuart wolstenholme" w:date="2026-05-29T12:46:00Z" w16du:dateUtc="2026-05-29T11:46:00Z">
            <w:rPr>
              <w:rFonts w:eastAsia="Calibri" w:cstheme="minorHAnsi"/>
              <w:b/>
              <w:bCs/>
              <w:szCs w:val="18"/>
              <w:lang w:val="en-US" w:eastAsia="en-GB"/>
            </w:rPr>
          </w:rPrChange>
        </w:rPr>
        <w:t>Insured Location</w:t>
      </w:r>
      <w:r w:rsidRPr="0022764C">
        <w:rPr>
          <w:rFonts w:eastAsia="Calibri" w:cstheme="minorHAnsi"/>
          <w:bCs/>
          <w:szCs w:val="18"/>
          <w:lang w:eastAsia="en-GB"/>
          <w:rPrChange w:id="1603" w:author="stuart wolstenholme" w:date="2026-05-29T12:46:00Z" w16du:dateUtc="2026-05-29T11:46:00Z">
            <w:rPr>
              <w:rFonts w:eastAsia="Calibri" w:cstheme="minorHAnsi"/>
              <w:bCs/>
              <w:szCs w:val="18"/>
              <w:lang w:val="en-US" w:eastAsia="en-GB"/>
            </w:rPr>
          </w:rPrChange>
        </w:rPr>
        <w:t xml:space="preserve"> which rely on </w:t>
      </w:r>
      <w:r w:rsidRPr="0022764C">
        <w:rPr>
          <w:rFonts w:eastAsia="Calibri" w:cstheme="minorHAnsi"/>
          <w:b/>
          <w:bCs/>
          <w:szCs w:val="18"/>
          <w:lang w:eastAsia="en-GB"/>
          <w:rPrChange w:id="1604" w:author="stuart wolstenholme" w:date="2026-05-29T12:46:00Z" w16du:dateUtc="2026-05-29T11:46:00Z">
            <w:rPr>
              <w:rFonts w:eastAsia="Calibri" w:cstheme="minorHAnsi"/>
              <w:b/>
              <w:bCs/>
              <w:szCs w:val="18"/>
              <w:lang w:val="en-US" w:eastAsia="en-GB"/>
            </w:rPr>
          </w:rPrChange>
        </w:rPr>
        <w:t>Covered Property</w:t>
      </w:r>
      <w:r w:rsidRPr="0022764C">
        <w:rPr>
          <w:rFonts w:eastAsia="Calibri" w:cstheme="minorHAnsi"/>
          <w:bCs/>
          <w:szCs w:val="18"/>
          <w:lang w:eastAsia="en-GB"/>
          <w:rPrChange w:id="160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22764C" w:rsidRDefault="006936E8" w:rsidP="006936E8">
      <w:pPr>
        <w:spacing w:before="0" w:line="240" w:lineRule="auto"/>
        <w:rPr>
          <w:rFonts w:eastAsia="Calibri" w:cstheme="minorHAnsi"/>
          <w:bCs/>
          <w:szCs w:val="18"/>
          <w:lang w:eastAsia="en-GB"/>
          <w:rPrChange w:id="160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07" w:author="stuart wolstenholme" w:date="2026-05-29T12:46:00Z" w16du:dateUtc="2026-05-29T11:46:00Z">
            <w:rPr>
              <w:rFonts w:eastAsia="Calibri" w:cstheme="minorHAnsi"/>
              <w:bCs/>
              <w:szCs w:val="18"/>
              <w:lang w:val="en-US" w:eastAsia="en-GB"/>
            </w:rPr>
          </w:rPrChange>
        </w:rPr>
        <w:t xml:space="preserve">any tangible property, other than </w:t>
      </w:r>
      <w:r w:rsidRPr="0022764C">
        <w:rPr>
          <w:rFonts w:eastAsia="Calibri" w:cstheme="minorHAnsi"/>
          <w:b/>
          <w:bCs/>
          <w:szCs w:val="18"/>
          <w:lang w:eastAsia="en-GB"/>
          <w:rPrChange w:id="1608"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609"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610" w:author="stuart wolstenholme" w:date="2026-05-29T12:46:00Z" w16du:dateUtc="2026-05-29T11:46:00Z">
            <w:rPr>
              <w:rFonts w:eastAsia="Calibri" w:cstheme="minorHAnsi"/>
              <w:b/>
              <w:bCs/>
              <w:szCs w:val="18"/>
              <w:lang w:val="en-US" w:eastAsia="en-GB"/>
            </w:rPr>
          </w:rPrChange>
        </w:rPr>
        <w:t>Securities</w:t>
      </w:r>
      <w:r w:rsidRPr="0022764C">
        <w:rPr>
          <w:rFonts w:eastAsia="Calibri" w:cstheme="minorHAnsi"/>
          <w:bCs/>
          <w:szCs w:val="18"/>
          <w:lang w:eastAsia="en-GB"/>
          <w:rPrChange w:id="1611" w:author="stuart wolstenholme" w:date="2026-05-29T12:46:00Z" w16du:dateUtc="2026-05-29T11:46:00Z">
            <w:rPr>
              <w:rFonts w:eastAsia="Calibri" w:cstheme="minorHAnsi"/>
              <w:bCs/>
              <w:szCs w:val="18"/>
              <w:lang w:val="en-US" w:eastAsia="en-GB"/>
            </w:rPr>
          </w:rPrChange>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Times New Roman" w:cstheme="minorHAnsi"/>
          <w:b/>
          <w:szCs w:val="18"/>
          <w:rPrChange w:id="1612" w:author="stuart wolstenholme" w:date="2026-05-29T12:46:00Z" w16du:dateUtc="2026-05-29T11:46:00Z">
            <w:rPr>
              <w:rFonts w:eastAsia="Times New Roman" w:cstheme="minorHAnsi"/>
              <w:b/>
              <w:szCs w:val="18"/>
              <w:lang w:val="en-AU"/>
            </w:rPr>
          </w:rPrChange>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22764C">
        <w:rPr>
          <w:rFonts w:eastAsia="Calibri" w:cstheme="minorHAnsi"/>
          <w:b/>
          <w:bCs/>
          <w:kern w:val="2"/>
          <w:szCs w:val="18"/>
          <w14:ligatures w14:val="standardContextual"/>
          <w:rPrChange w:id="1613" w:author="stuart wolstenholme" w:date="2026-05-29T12:46:00Z" w16du:dateUtc="2026-05-29T11:46:00Z">
            <w:rPr>
              <w:rFonts w:eastAsia="Calibri" w:cstheme="minorHAnsi"/>
              <w:b/>
              <w:bCs/>
              <w:kern w:val="2"/>
              <w:szCs w:val="18"/>
              <w:lang w:val="en-AU"/>
              <w14:ligatures w14:val="standardContextual"/>
            </w:rPr>
          </w:rPrChange>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level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22764C">
        <w:rPr>
          <w:rFonts w:eastAsia="Calibri" w:cstheme="minorHAnsi"/>
          <w:bCs/>
          <w:szCs w:val="18"/>
          <w:lang w:eastAsia="en-GB"/>
          <w:rPrChange w:id="161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line="240" w:lineRule="auto"/>
        <w:rPr>
          <w:rFonts w:eastAsia="Calibri" w:cstheme="minorHAnsi"/>
          <w:szCs w:val="18"/>
          <w:rPrChange w:id="1615" w:author="stuart wolstenholme" w:date="2026-05-29T12:46:00Z" w16du:dateUtc="2026-05-29T11:46:00Z">
            <w:rPr>
              <w:rFonts w:eastAsia="Calibri" w:cstheme="minorHAnsi"/>
              <w:szCs w:val="18"/>
              <w:lang w:val="en-US"/>
            </w:rPr>
          </w:rPrChange>
        </w:rPr>
      </w:pPr>
    </w:p>
    <w:p w:rsidR="006936E8" w:rsidRPr="0022764C" w:rsidRDefault="006936E8" w:rsidP="006936E8">
      <w:pPr>
        <w:spacing w:before="0" w:line="240" w:lineRule="auto"/>
        <w:rPr>
          <w:rFonts w:eastAsia="Calibri" w:cstheme="minorHAnsi"/>
          <w:b/>
          <w:bCs/>
          <w:szCs w:val="18"/>
          <w:lang w:eastAsia="en-GB"/>
          <w:rPrChange w:id="1616"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rPrChange w:id="1617"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1618" w:author="stuart wolstenholme" w:date="2026-05-29T12:46:00Z" w16du:dateUtc="2026-05-29T11:46:00Z">
            <w:rPr>
              <w:rFonts w:eastAsia="Calibri" w:cstheme="minorHAnsi"/>
              <w:b/>
              <w:bCs/>
              <w:szCs w:val="18"/>
              <w:lang w:val="en-US"/>
            </w:rPr>
          </w:rPrChange>
        </w:rPr>
        <w:t>Period of Indemnity</w:t>
      </w:r>
      <w:r w:rsidRPr="0022764C">
        <w:rPr>
          <w:rFonts w:eastAsia="Calibri" w:cstheme="minorHAnsi"/>
          <w:szCs w:val="18"/>
          <w:rPrChange w:id="1619" w:author="stuart wolstenholme" w:date="2026-05-29T12:46:00Z" w16du:dateUtc="2026-05-29T11:46:00Z">
            <w:rPr>
              <w:rFonts w:eastAsia="Calibri" w:cstheme="minorHAnsi"/>
              <w:szCs w:val="18"/>
              <w:lang w:val="en-US"/>
            </w:rPr>
          </w:rPrChange>
        </w:rPr>
        <w:t xml:space="preserve"> shall not be affected by the expiration of the </w:t>
      </w:r>
      <w:r w:rsidRPr="0022764C">
        <w:rPr>
          <w:rFonts w:eastAsia="Calibri" w:cstheme="minorHAnsi"/>
          <w:b/>
          <w:bCs/>
          <w:szCs w:val="18"/>
          <w:rPrChange w:id="1620" w:author="stuart wolstenholme" w:date="2026-05-29T12:46:00Z" w16du:dateUtc="2026-05-29T11:46:00Z">
            <w:rPr>
              <w:rFonts w:eastAsia="Calibri" w:cstheme="minorHAnsi"/>
              <w:b/>
              <w:bCs/>
              <w:szCs w:val="18"/>
              <w:lang w:val="en-US"/>
            </w:rPr>
          </w:rPrChange>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szCs w:val="18"/>
          <w:rPrChange w:id="1621" w:author="stuart wolstenholme" w:date="2026-05-29T12:46:00Z" w16du:dateUtc="2026-05-29T11:46:00Z">
            <w:rPr>
              <w:rFonts w:eastAsia="Arial" w:cstheme="minorHAnsi"/>
              <w:szCs w:val="18"/>
              <w:lang w:val="en-US"/>
            </w:rPr>
          </w:rPrChange>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22764C" w:rsidRDefault="006936E8" w:rsidP="006936E8">
      <w:pPr>
        <w:spacing w:before="0" w:line="240" w:lineRule="auto"/>
        <w:rPr>
          <w:rFonts w:eastAsia="Calibri" w:cstheme="minorHAnsi"/>
          <w:szCs w:val="18"/>
          <w:lang w:eastAsia="en-GB"/>
          <w:rPrChange w:id="162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623" w:author="stuart wolstenholme" w:date="2026-05-29T12:46:00Z" w16du:dateUtc="2026-05-29T11:46:00Z">
            <w:rPr>
              <w:rFonts w:eastAsia="Calibri" w:cstheme="minorHAnsi"/>
              <w:szCs w:val="18"/>
              <w:lang w:val="en-US" w:eastAsia="en-GB"/>
            </w:rPr>
          </w:rPrChange>
        </w:rPr>
        <w:t xml:space="preserve">the period beginning on the date when the </w:t>
      </w:r>
      <w:r w:rsidRPr="0022764C">
        <w:rPr>
          <w:rFonts w:eastAsia="Calibri" w:cstheme="minorHAnsi"/>
          <w:b/>
          <w:szCs w:val="18"/>
          <w:lang w:eastAsia="en-GB"/>
          <w:rPrChange w:id="162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
          <w:bCs/>
          <w:szCs w:val="18"/>
          <w:lang w:eastAsia="en-GB"/>
          <w:rPrChange w:id="162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626" w:author="stuart wolstenholme" w:date="2026-05-29T12:46:00Z" w16du:dateUtc="2026-05-29T11:46:00Z">
            <w:rPr>
              <w:rFonts w:eastAsia="Calibri" w:cstheme="minorHAnsi"/>
              <w:szCs w:val="18"/>
              <w:lang w:val="en-US" w:eastAsia="en-GB"/>
            </w:rPr>
          </w:rPrChange>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627" w:author="stuart wolstenholme" w:date="2026-05-29T12:46:00Z" w16du:dateUtc="2026-05-29T11:46:00Z">
            <w:rPr>
              <w:rFonts w:eastAsia="Calibri" w:cstheme="minorHAnsi"/>
              <w:szCs w:val="18"/>
              <w:lang w:val="en-US" w:eastAsia="en-GB"/>
            </w:rPr>
          </w:rPrChange>
        </w:rPr>
        <w:t xml:space="preserve">the date when an </w:t>
      </w:r>
      <w:r w:rsidRPr="0022764C">
        <w:rPr>
          <w:rFonts w:eastAsia="Calibri" w:cstheme="minorHAnsi"/>
          <w:b/>
          <w:szCs w:val="18"/>
          <w:lang w:eastAsia="en-GB"/>
          <w:rPrChange w:id="1628"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62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630" w:author="stuart wolstenholme" w:date="2026-05-29T12:46:00Z" w16du:dateUtc="2026-05-29T11:46:00Z">
            <w:rPr>
              <w:rFonts w:eastAsia="Calibri" w:cstheme="minorHAnsi"/>
              <w:szCs w:val="18"/>
              <w:lang w:val="en-US" w:eastAsia="en-GB"/>
            </w:rPr>
          </w:rPrChange>
        </w:rPr>
        <w:t xml:space="preserve">is restored or could have been repaired or restored with reasonable speed to the same condition, functionality and level of service that existed prior to the </w:t>
      </w:r>
      <w:r w:rsidRPr="0022764C">
        <w:rPr>
          <w:rFonts w:eastAsia="Calibri" w:cstheme="minorHAnsi"/>
          <w:b/>
          <w:szCs w:val="18"/>
          <w:lang w:eastAsia="en-GB"/>
          <w:rPrChange w:id="1631"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632" w:author="stuart wolstenholme" w:date="2026-05-29T12:46:00Z" w16du:dateUtc="2026-05-29T11:46:00Z">
            <w:rPr>
              <w:rFonts w:eastAsia="Calibri" w:cstheme="minorHAnsi"/>
              <w:szCs w:val="18"/>
              <w:lang w:val="en-US" w:eastAsia="en-GB"/>
            </w:rPr>
          </w:rPrChange>
        </w:rPr>
        <w:t xml:space="preserve">, plus a maximum of thirty (30) additional consecutive days after the restoration of an </w:t>
      </w:r>
      <w:r w:rsidRPr="0022764C">
        <w:rPr>
          <w:rFonts w:eastAsia="Calibri" w:cstheme="minorHAnsi"/>
          <w:b/>
          <w:szCs w:val="18"/>
          <w:lang w:eastAsia="en-GB"/>
          <w:rPrChange w:id="1633"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63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635" w:author="stuart wolstenholme" w:date="2026-05-29T12:46:00Z" w16du:dateUtc="2026-05-29T11:46:00Z">
            <w:rPr>
              <w:rFonts w:eastAsia="Calibri" w:cstheme="minorHAnsi"/>
              <w:szCs w:val="18"/>
              <w:lang w:val="en-US" w:eastAsia="en-GB"/>
            </w:rPr>
          </w:rPrChange>
        </w:rPr>
        <w:t xml:space="preserve">to allow for restoration of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636"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637" w:author="stuart wolstenholme" w:date="2026-05-29T12:46:00Z" w16du:dateUtc="2026-05-29T11:46:00Z">
            <w:rPr>
              <w:rFonts w:eastAsia="Calibri" w:cstheme="minorHAnsi"/>
              <w:szCs w:val="18"/>
              <w:lang w:val="en-US" w:eastAsia="en-GB"/>
            </w:rPr>
          </w:rPrChange>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638" w:author="stuart wolstenholme" w:date="2026-05-29T12:46:00Z" w16du:dateUtc="2026-05-29T11:46:00Z">
            <w:rPr>
              <w:rFonts w:eastAsia="Calibri" w:cstheme="minorHAnsi"/>
              <w:szCs w:val="18"/>
              <w:lang w:val="en-US" w:eastAsia="en-GB"/>
            </w:rPr>
          </w:rPrChange>
        </w:rPr>
        <w:t>t</w:t>
      </w:r>
      <w:r w:rsidRPr="0022764C">
        <w:rPr>
          <w:rFonts w:eastAsia="Calibri" w:cstheme="minorHAnsi"/>
          <w:bCs/>
          <w:szCs w:val="18"/>
          <w:lang w:eastAsia="en-GB"/>
          <w:rPrChange w:id="1639" w:author="stuart wolstenholme" w:date="2026-05-29T12:46:00Z" w16du:dateUtc="2026-05-29T11:46:00Z">
            <w:rPr>
              <w:rFonts w:eastAsia="Calibri" w:cstheme="minorHAnsi"/>
              <w:bCs/>
              <w:szCs w:val="18"/>
              <w:lang w:val="en-US" w:eastAsia="en-GB"/>
            </w:rPr>
          </w:rPrChange>
        </w:rPr>
        <w:t xml:space="preserve">he last day of the period stated in </w:t>
      </w:r>
      <w:r w:rsidRPr="0022764C">
        <w:rPr>
          <w:rFonts w:eastAsia="Calibri" w:cstheme="minorHAnsi"/>
          <w:szCs w:val="18"/>
          <w:rPrChange w:id="1640"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641" w:author="stuart wolstenholme" w:date="2026-05-29T12:46:00Z" w16du:dateUtc="2026-05-29T11:46:00Z">
            <w:rPr>
              <w:rFonts w:eastAsia="Calibri" w:cstheme="minorHAnsi"/>
              <w:bCs/>
              <w:szCs w:val="18"/>
              <w:lang w:val="en-US" w:eastAsia="en-GB"/>
            </w:rPr>
          </w:rPrChange>
        </w:rPr>
        <w:t xml:space="preserve"> as the </w:t>
      </w:r>
      <w:r w:rsidRPr="0022764C">
        <w:rPr>
          <w:rFonts w:eastAsia="Calibri" w:cstheme="minorHAnsi"/>
          <w:b/>
          <w:bCs/>
          <w:szCs w:val="18"/>
          <w:lang w:eastAsia="en-GB"/>
          <w:rPrChange w:id="1642"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643" w:author="stuart wolstenholme" w:date="2026-05-29T12:46:00Z" w16du:dateUtc="2026-05-29T11:46:00Z">
            <w:rPr>
              <w:rFonts w:eastAsia="Calibri" w:cstheme="minorHAnsi"/>
              <w:bCs/>
              <w:szCs w:val="18"/>
              <w:lang w:val="en-US" w:eastAsia="en-GB"/>
            </w:rPr>
          </w:rPrChange>
        </w:rPr>
        <w:t>for Insuring Clause I (</w:t>
      </w:r>
      <w:r w:rsidRPr="0022764C">
        <w:rPr>
          <w:rFonts w:eastAsia="Calibri" w:cstheme="minorHAnsi"/>
          <w:szCs w:val="18"/>
          <w:lang w:eastAsia="en-GB"/>
          <w:rPrChange w:id="1644" w:author="stuart wolstenholme" w:date="2026-05-29T12:46:00Z" w16du:dateUtc="2026-05-29T11:46:00Z">
            <w:rPr>
              <w:rFonts w:eastAsia="Calibri" w:cstheme="minorHAnsi"/>
              <w:szCs w:val="18"/>
              <w:lang w:val="en-US" w:eastAsia="en-GB"/>
            </w:rPr>
          </w:rPrChange>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22764C">
        <w:rPr>
          <w:rFonts w:eastAsia="Calibri" w:cstheme="minorHAnsi"/>
          <w:bCs/>
          <w:szCs w:val="18"/>
          <w:rPrChange w:id="1645" w:author="stuart wolstenholme" w:date="2026-05-29T12:46:00Z" w16du:dateUtc="2026-05-29T11:46:00Z">
            <w:rPr>
              <w:rFonts w:eastAsia="Calibri" w:cstheme="minorHAnsi"/>
              <w:bCs/>
              <w:szCs w:val="18"/>
              <w:lang w:val="en-US"/>
            </w:rPr>
          </w:rPrChange>
        </w:rPr>
        <w:t>of fraudulent and intentionally misleading telephone calls, emails, texts, instant messages or other electronic communications or malicious websites to impersonate</w:t>
      </w:r>
      <w:r w:rsidRPr="0022764C">
        <w:rPr>
          <w:rFonts w:eastAsia="Calibri" w:cstheme="minorHAnsi"/>
          <w:b/>
          <w:bCs/>
          <w:szCs w:val="18"/>
          <w:rPrChange w:id="1646" w:author="stuart wolstenholme" w:date="2026-05-29T12:46:00Z" w16du:dateUtc="2026-05-29T11:46:00Z">
            <w:rPr>
              <w:rFonts w:eastAsia="Calibri" w:cstheme="minorHAnsi"/>
              <w:b/>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647"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Cs/>
          <w:szCs w:val="18"/>
          <w:rPrChange w:id="1648" w:author="stuart wolstenholme" w:date="2026-05-29T12:46:00Z" w16du:dateUtc="2026-05-29T11:46:00Z">
            <w:rPr>
              <w:rFonts w:eastAsia="Calibri" w:cstheme="minorHAnsi"/>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649"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50" w:author="stuart wolstenholme" w:date="2026-05-29T12:46:00Z" w16du:dateUtc="2026-05-29T11:46:00Z">
            <w:rPr>
              <w:rFonts w:eastAsia="Calibri" w:cstheme="minorHAnsi"/>
              <w:bCs/>
              <w:szCs w:val="18"/>
              <w:lang w:val="en-US"/>
            </w:rPr>
          </w:rPrChange>
        </w:rPr>
        <w:t xml:space="preserve">brand, </w:t>
      </w:r>
      <w:r w:rsidRPr="0022764C">
        <w:rPr>
          <w:rFonts w:eastAsia="Calibri" w:cstheme="minorHAnsi"/>
          <w:kern w:val="2"/>
          <w:szCs w:val="18"/>
          <w14:ligatures w14:val="standardContextual"/>
        </w:rPr>
        <w:t>the</w:t>
      </w:r>
      <w:r w:rsidRPr="0022764C">
        <w:rPr>
          <w:rFonts w:eastAsia="Calibri" w:cstheme="minorHAnsi"/>
          <w:b/>
          <w:bCs/>
          <w:szCs w:val="18"/>
          <w:rPrChange w:id="1651"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52" w:author="stuart wolstenholme" w:date="2026-05-29T12:46:00Z" w16du:dateUtc="2026-05-29T11:46:00Z">
            <w:rPr>
              <w:rFonts w:eastAsia="Calibri" w:cstheme="minorHAnsi"/>
              <w:bCs/>
              <w:szCs w:val="18"/>
              <w:lang w:val="en-US"/>
            </w:rPr>
          </w:rPrChange>
        </w:rPr>
        <w:t xml:space="preserve">services or </w:t>
      </w:r>
      <w:r w:rsidRPr="0022764C">
        <w:rPr>
          <w:rFonts w:eastAsia="Calibri" w:cstheme="minorHAnsi"/>
          <w:b/>
          <w:bCs/>
          <w:szCs w:val="18"/>
          <w:rPrChange w:id="1653" w:author="stuart wolstenholme" w:date="2026-05-29T12:46:00Z" w16du:dateUtc="2026-05-29T11:46:00Z">
            <w:rPr>
              <w:rFonts w:eastAsia="Calibri" w:cstheme="minorHAnsi"/>
              <w:b/>
              <w:bCs/>
              <w:szCs w:val="18"/>
              <w:lang w:val="en-US"/>
            </w:rPr>
          </w:rPrChange>
        </w:rPr>
        <w:t xml:space="preserve">Products </w:t>
      </w:r>
      <w:r w:rsidRPr="0022764C">
        <w:rPr>
          <w:rFonts w:eastAsia="Calibri" w:cstheme="minorHAnsi"/>
          <w:bCs/>
          <w:szCs w:val="18"/>
          <w:rPrChange w:id="1654" w:author="stuart wolstenholme" w:date="2026-05-29T12:46:00Z" w16du:dateUtc="2026-05-29T11:46:00Z">
            <w:rPr>
              <w:rFonts w:eastAsia="Calibri" w:cstheme="minorHAnsi"/>
              <w:bCs/>
              <w:szCs w:val="18"/>
              <w:lang w:val="en-US"/>
            </w:rPr>
          </w:rPrChange>
        </w:rPr>
        <w:t xml:space="preserve">to solicit </w:t>
      </w:r>
      <w:r w:rsidRPr="0022764C">
        <w:rPr>
          <w:rFonts w:eastAsia="Calibri" w:cstheme="minorHAnsi"/>
          <w:b/>
          <w:bCs/>
          <w:szCs w:val="18"/>
          <w:rPrChange w:id="1655" w:author="stuart wolstenholme" w:date="2026-05-29T12:46:00Z" w16du:dateUtc="2026-05-29T11:46:00Z">
            <w:rPr>
              <w:rFonts w:eastAsia="Calibri" w:cstheme="minorHAnsi"/>
              <w:b/>
              <w:bCs/>
              <w:szCs w:val="18"/>
              <w:lang w:val="en-US"/>
            </w:rPr>
          </w:rPrChange>
        </w:rPr>
        <w:t xml:space="preserve">Private Information </w:t>
      </w:r>
      <w:r w:rsidRPr="0022764C">
        <w:rPr>
          <w:rFonts w:eastAsia="Calibri" w:cstheme="minorHAnsi"/>
          <w:bCs/>
          <w:szCs w:val="18"/>
          <w:rPrChange w:id="1656" w:author="stuart wolstenholme" w:date="2026-05-29T12:46:00Z" w16du:dateUtc="2026-05-29T11:46:00Z">
            <w:rPr>
              <w:rFonts w:eastAsia="Calibri" w:cstheme="minorHAnsi"/>
              <w:bCs/>
              <w:szCs w:val="18"/>
              <w:lang w:val="en-US"/>
            </w:rPr>
          </w:rPrChange>
        </w:rPr>
        <w:t xml:space="preserve">from an </w:t>
      </w:r>
      <w:r w:rsidRPr="0022764C">
        <w:rPr>
          <w:rFonts w:eastAsia="Calibri" w:cstheme="minorHAnsi"/>
          <w:b/>
          <w:bCs/>
          <w:szCs w:val="18"/>
          <w:rPrChange w:id="1657" w:author="stuart wolstenholme" w:date="2026-05-29T12:46:00Z" w16du:dateUtc="2026-05-29T11:46:00Z">
            <w:rPr>
              <w:rFonts w:eastAsia="Calibri" w:cstheme="minorHAnsi"/>
              <w:b/>
              <w:bCs/>
              <w:szCs w:val="18"/>
              <w:lang w:val="en-US"/>
            </w:rPr>
          </w:rPrChange>
        </w:rPr>
        <w:t xml:space="preserve">Executive </w:t>
      </w:r>
      <w:r w:rsidRPr="0022764C">
        <w:rPr>
          <w:rFonts w:eastAsia="Calibri" w:cstheme="minorHAnsi"/>
          <w:bCs/>
          <w:szCs w:val="18"/>
          <w:rPrChange w:id="1658" w:author="stuart wolstenholme" w:date="2026-05-29T12:46:00Z" w16du:dateUtc="2026-05-29T11:46:00Z">
            <w:rPr>
              <w:rFonts w:eastAsia="Calibri" w:cstheme="minorHAnsi"/>
              <w:bCs/>
              <w:szCs w:val="18"/>
              <w:lang w:val="en-US"/>
            </w:rPr>
          </w:rPrChange>
        </w:rPr>
        <w:t xml:space="preserve">or </w:t>
      </w:r>
      <w:r w:rsidRPr="0022764C">
        <w:rPr>
          <w:rFonts w:eastAsia="Calibri" w:cstheme="minorHAnsi"/>
          <w:b/>
          <w:bCs/>
          <w:szCs w:val="18"/>
          <w:rPrChange w:id="1659" w:author="stuart wolstenholme" w:date="2026-05-29T12:46:00Z" w16du:dateUtc="2026-05-29T11:46:00Z">
            <w:rPr>
              <w:rFonts w:eastAsia="Calibri" w:cstheme="minorHAnsi"/>
              <w:b/>
              <w:bCs/>
              <w:szCs w:val="18"/>
              <w:lang w:val="en-US"/>
            </w:rPr>
          </w:rPrChange>
        </w:rPr>
        <w:t>Employee</w:t>
      </w:r>
      <w:r w:rsidRPr="0022764C">
        <w:rPr>
          <w:rFonts w:eastAsia="Calibri" w:cstheme="minorHAnsi"/>
          <w:bCs/>
          <w:szCs w:val="18"/>
          <w:rPrChange w:id="1660" w:author="stuart wolstenholme" w:date="2026-05-29T12:46:00Z" w16du:dateUtc="2026-05-29T11:46:00Z">
            <w:rPr>
              <w:rFonts w:eastAsia="Calibri" w:cstheme="minorHAnsi"/>
              <w:bCs/>
              <w:szCs w:val="18"/>
              <w:lang w:val="en-US"/>
            </w:rPr>
          </w:rPrChange>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22764C" w:rsidRDefault="006936E8" w:rsidP="006936E8">
      <w:pPr>
        <w:spacing w:before="0" w:line="240" w:lineRule="auto"/>
        <w:rPr>
          <w:rFonts w:eastAsia="Calibri" w:cstheme="minorHAnsi"/>
          <w:szCs w:val="18"/>
          <w:rPrChange w:id="1661"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662"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an </w:t>
      </w:r>
      <w:r w:rsidRPr="0022764C">
        <w:rPr>
          <w:rFonts w:eastAsia="Calibri" w:cstheme="minorHAnsi"/>
          <w:b/>
          <w:szCs w:val="18"/>
          <w:rPrChange w:id="1663"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64" w:author="stuart wolstenholme" w:date="2026-05-29T12:46:00Z" w16du:dateUtc="2026-05-29T11:46:00Z">
            <w:rPr>
              <w:rFonts w:eastAsia="Calibri" w:cstheme="minorHAnsi"/>
              <w:szCs w:val="18"/>
              <w:lang w:val="en-US"/>
            </w:rPr>
          </w:rPrChange>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665" w:author="stuart wolstenholme" w:date="2026-05-29T12:46:00Z" w16du:dateUtc="2026-05-29T11:46:00Z">
            <w:rPr>
              <w:rFonts w:eastAsia="Calibri" w:cstheme="minorHAnsi"/>
              <w:szCs w:val="18"/>
              <w:lang w:val="en-US"/>
            </w:rPr>
          </w:rPrChange>
        </w:rPr>
        <w:t xml:space="preserve">transfer or deliver </w:t>
      </w:r>
      <w:r w:rsidRPr="0022764C">
        <w:rPr>
          <w:rFonts w:eastAsia="Calibri" w:cstheme="minorHAnsi"/>
          <w:b/>
          <w:szCs w:val="18"/>
          <w:rPrChange w:id="1666"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1667"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66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69"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 xml:space="preserve">the </w:t>
      </w:r>
      <w:r w:rsidRPr="0022764C">
        <w:rPr>
          <w:rFonts w:eastAsia="Calibri" w:cstheme="minorHAnsi"/>
          <w:b/>
          <w:bCs/>
          <w:szCs w:val="18"/>
          <w:rPrChange w:id="1670" w:author="stuart wolstenholme" w:date="2026-05-29T12:46:00Z" w16du:dateUtc="2026-05-29T11:46:00Z">
            <w:rPr>
              <w:rFonts w:eastAsia="Calibri" w:cstheme="minorHAnsi"/>
              <w:b/>
              <w:bCs/>
              <w:szCs w:val="18"/>
              <w:lang w:val="en-US"/>
            </w:rPr>
          </w:rPrChange>
        </w:rPr>
        <w:t>Named Insured’s</w:t>
      </w:r>
      <w:r w:rsidRPr="0022764C">
        <w:rPr>
          <w:rFonts w:eastAsia="Calibri" w:cstheme="minorHAnsi"/>
          <w:b/>
          <w:szCs w:val="18"/>
          <w:rPrChange w:id="1671"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672"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673"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74" w:author="stuart wolstenholme" w:date="2026-05-29T12:46:00Z" w16du:dateUtc="2026-05-29T11:46:00Z">
            <w:rPr>
              <w:rFonts w:eastAsia="Calibri" w:cstheme="minorHAnsi"/>
              <w:szCs w:val="18"/>
              <w:lang w:val="en-US"/>
            </w:rPr>
          </w:rPrChange>
        </w:rPr>
        <w:t xml:space="preserve">customer or </w:t>
      </w:r>
      <w:r w:rsidRPr="0022764C">
        <w:rPr>
          <w:rFonts w:eastAsia="Calibri" w:cstheme="minorHAnsi"/>
          <w:kern w:val="2"/>
          <w:szCs w:val="18"/>
          <w14:ligatures w14:val="standardContextual"/>
        </w:rPr>
        <w:t>the</w:t>
      </w:r>
      <w:r w:rsidRPr="0022764C">
        <w:rPr>
          <w:rFonts w:eastAsia="Calibri" w:cstheme="minorHAnsi"/>
          <w:b/>
          <w:bCs/>
          <w:szCs w:val="18"/>
          <w:rPrChange w:id="1675"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76" w:author="stuart wolstenholme" w:date="2026-05-29T12:46:00Z" w16du:dateUtc="2026-05-29T11:46:00Z">
            <w:rPr>
              <w:rFonts w:eastAsia="Calibri" w:cstheme="minorHAnsi"/>
              <w:szCs w:val="18"/>
              <w:lang w:val="en-US"/>
            </w:rPr>
          </w:rPrChange>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677" w:author="stuart wolstenholme" w:date="2026-05-29T12:46:00Z" w16du:dateUtc="2026-05-29T11:46:00Z">
            <w:rPr>
              <w:rFonts w:eastAsia="Calibri" w:cstheme="minorHAnsi"/>
              <w:szCs w:val="18"/>
              <w:lang w:val="en-US"/>
            </w:rPr>
          </w:rPrChange>
        </w:rPr>
        <w:t xml:space="preserve">transfer or disburse </w:t>
      </w:r>
      <w:r w:rsidRPr="0022764C">
        <w:rPr>
          <w:rFonts w:eastAsia="Calibri" w:cstheme="minorHAnsi"/>
          <w:b/>
          <w:szCs w:val="18"/>
          <w:rPrChange w:id="1678"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1679"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1680"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1681" w:author="stuart wolstenholme" w:date="2026-05-29T12:46:00Z" w16du:dateUtc="2026-05-29T11:46:00Z">
            <w:rPr>
              <w:rFonts w:eastAsia="Calibri" w:cstheme="minorHAnsi"/>
              <w:szCs w:val="18"/>
              <w:lang w:val="en-US"/>
            </w:rPr>
          </w:rPrChange>
        </w:rPr>
        <w:t xml:space="preserve"> from a </w:t>
      </w:r>
      <w:r w:rsidRPr="0022764C">
        <w:rPr>
          <w:rFonts w:eastAsia="Calibri" w:cstheme="minorHAnsi"/>
          <w:b/>
          <w:szCs w:val="18"/>
          <w:rPrChange w:id="1682" w:author="stuart wolstenholme" w:date="2026-05-29T12:46:00Z" w16du:dateUtc="2026-05-29T11:46:00Z">
            <w:rPr>
              <w:rFonts w:eastAsia="Calibri" w:cstheme="minorHAnsi"/>
              <w:b/>
              <w:szCs w:val="18"/>
              <w:lang w:val="en-US"/>
            </w:rPr>
          </w:rPrChange>
        </w:rPr>
        <w:t>Financial Account</w:t>
      </w:r>
      <w:r w:rsidRPr="0022764C">
        <w:rPr>
          <w:rFonts w:eastAsia="Calibri" w:cstheme="minorHAnsi"/>
          <w:szCs w:val="18"/>
          <w:rPrChange w:id="1683"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68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85"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rPrChange w:id="1686"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68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688"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689"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1690" w:author="stuart wolstenholme" w:date="2026-05-29T12:46:00Z" w16du:dateUtc="2026-05-29T11:46:00Z">
            <w:rPr>
              <w:rFonts w:eastAsia="Calibri" w:cstheme="minorHAnsi"/>
              <w:szCs w:val="18"/>
              <w:lang w:val="en-US"/>
            </w:rPr>
          </w:rPrChange>
        </w:rPr>
        <w:t xml:space="preserve"> customer or </w:t>
      </w:r>
      <w:r w:rsidRPr="0022764C">
        <w:rPr>
          <w:rFonts w:eastAsia="Calibri" w:cstheme="minorHAnsi"/>
          <w:kern w:val="2"/>
          <w:szCs w:val="18"/>
          <w14:ligatures w14:val="standardContextual"/>
        </w:rPr>
        <w:t>the</w:t>
      </w:r>
      <w:r w:rsidRPr="0022764C">
        <w:rPr>
          <w:rFonts w:eastAsia="Calibri" w:cstheme="minorHAnsi"/>
          <w:b/>
          <w:bCs/>
          <w:szCs w:val="18"/>
          <w:rPrChange w:id="1691"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92" w:author="stuart wolstenholme" w:date="2026-05-29T12:46:00Z" w16du:dateUtc="2026-05-29T11:46:00Z">
            <w:rPr>
              <w:rFonts w:eastAsia="Calibri" w:cstheme="minorHAnsi"/>
              <w:szCs w:val="18"/>
              <w:lang w:val="en-US"/>
            </w:rPr>
          </w:rPrChange>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 w:val="19"/>
          <w:szCs w:val="19"/>
          <w:rPrChange w:id="1693" w:author="stuart wolstenholme" w:date="2026-05-29T12:46:00Z" w16du:dateUtc="2026-05-29T11:46:00Z">
            <w:rPr>
              <w:rFonts w:eastAsia="Calibri" w:cstheme="minorHAnsi"/>
              <w:bCs/>
              <w:sz w:val="19"/>
              <w:szCs w:val="19"/>
              <w:lang w:val="en-US"/>
            </w:rPr>
          </w:rPrChange>
        </w:rPr>
        <w:t xml:space="preserve">the </w:t>
      </w:r>
      <w:r w:rsidRPr="0022764C">
        <w:rPr>
          <w:rFonts w:eastAsia="Calibri" w:cstheme="minorHAnsi"/>
          <w:sz w:val="19"/>
          <w:szCs w:val="19"/>
          <w:rPrChange w:id="1694" w:author="stuart wolstenholme" w:date="2026-05-29T12:46:00Z" w16du:dateUtc="2026-05-29T11:46:00Z">
            <w:rPr>
              <w:rFonts w:eastAsia="Calibri" w:cstheme="minorHAnsi"/>
              <w:sz w:val="19"/>
              <w:szCs w:val="19"/>
              <w:lang w:val="en-US"/>
            </w:rPr>
          </w:rPrChange>
        </w:rPr>
        <w:t xml:space="preserve">loss of </w:t>
      </w:r>
      <w:r w:rsidRPr="0022764C">
        <w:rPr>
          <w:rFonts w:eastAsia="Calibri" w:cstheme="minorHAnsi"/>
          <w:b/>
          <w:sz w:val="19"/>
          <w:szCs w:val="19"/>
          <w:rPrChange w:id="1695" w:author="stuart wolstenholme" w:date="2026-05-29T12:46:00Z" w16du:dateUtc="2026-05-29T11:46:00Z">
            <w:rPr>
              <w:rFonts w:eastAsia="Calibri" w:cstheme="minorHAnsi"/>
              <w:b/>
              <w:sz w:val="19"/>
              <w:szCs w:val="19"/>
              <w:lang w:val="en-US"/>
            </w:rPr>
          </w:rPrChange>
        </w:rPr>
        <w:t>Money</w:t>
      </w:r>
      <w:r w:rsidRPr="0022764C">
        <w:rPr>
          <w:rFonts w:eastAsia="Calibri" w:cstheme="minorHAnsi"/>
          <w:sz w:val="19"/>
          <w:szCs w:val="19"/>
          <w:rPrChange w:id="1696"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b/>
          <w:sz w:val="19"/>
          <w:szCs w:val="19"/>
          <w:rPrChange w:id="1697" w:author="stuart wolstenholme" w:date="2026-05-29T12:46:00Z" w16du:dateUtc="2026-05-29T11:46:00Z">
            <w:rPr>
              <w:rFonts w:eastAsia="Calibri" w:cstheme="minorHAnsi"/>
              <w:b/>
              <w:sz w:val="19"/>
              <w:szCs w:val="19"/>
              <w:lang w:val="en-US"/>
            </w:rPr>
          </w:rPrChange>
        </w:rPr>
        <w:t>Securities</w:t>
      </w:r>
      <w:r w:rsidRPr="0022764C">
        <w:rPr>
          <w:rFonts w:eastAsia="Calibri" w:cstheme="minorHAnsi"/>
          <w:sz w:val="19"/>
          <w:szCs w:val="19"/>
          <w:rPrChange w:id="1698" w:author="stuart wolstenholme" w:date="2026-05-29T12:46:00Z" w16du:dateUtc="2026-05-29T11:46:00Z">
            <w:rPr>
              <w:rFonts w:eastAsia="Calibri" w:cstheme="minorHAnsi"/>
              <w:sz w:val="19"/>
              <w:szCs w:val="19"/>
              <w:lang w:val="en-US"/>
            </w:rPr>
          </w:rPrChange>
        </w:rPr>
        <w:t xml:space="preserve"> or </w:t>
      </w:r>
      <w:r w:rsidRPr="0022764C">
        <w:rPr>
          <w:rFonts w:eastAsia="Calibri" w:cstheme="minorHAnsi"/>
          <w:b/>
          <w:sz w:val="19"/>
          <w:szCs w:val="19"/>
          <w:rPrChange w:id="1699" w:author="stuart wolstenholme" w:date="2026-05-29T12:46:00Z" w16du:dateUtc="2026-05-29T11:46:00Z">
            <w:rPr>
              <w:rFonts w:eastAsia="Calibri" w:cstheme="minorHAnsi"/>
              <w:b/>
              <w:sz w:val="19"/>
              <w:szCs w:val="19"/>
              <w:lang w:val="en-US"/>
            </w:rPr>
          </w:rPrChange>
        </w:rPr>
        <w:t xml:space="preserve">Other Property </w:t>
      </w:r>
      <w:r w:rsidRPr="0022764C">
        <w:rPr>
          <w:rFonts w:eastAsia="Calibri" w:cstheme="minorHAnsi"/>
          <w:sz w:val="19"/>
          <w:szCs w:val="19"/>
          <w:rPrChange w:id="1700" w:author="stuart wolstenholme" w:date="2026-05-29T12:46:00Z" w16du:dateUtc="2026-05-29T11:46:00Z">
            <w:rPr>
              <w:rFonts w:eastAsia="Calibri" w:cstheme="minorHAnsi"/>
              <w:sz w:val="19"/>
              <w:szCs w:val="19"/>
              <w:lang w:val="en-US"/>
            </w:rPr>
          </w:rPrChange>
        </w:rPr>
        <w:t>that the</w:t>
      </w:r>
      <w:r w:rsidRPr="0022764C">
        <w:rPr>
          <w:rFonts w:eastAsia="Calibri" w:cstheme="minorHAnsi"/>
          <w:b/>
          <w:bCs/>
          <w:sz w:val="19"/>
          <w:szCs w:val="19"/>
          <w:rPrChange w:id="1701" w:author="stuart wolstenholme" w:date="2026-05-29T12:46:00Z" w16du:dateUtc="2026-05-29T11:46:00Z">
            <w:rPr>
              <w:rFonts w:eastAsia="Calibri" w:cstheme="minorHAnsi"/>
              <w:b/>
              <w:bCs/>
              <w:sz w:val="19"/>
              <w:szCs w:val="19"/>
              <w:lang w:val="en-US"/>
            </w:rPr>
          </w:rPrChange>
        </w:rPr>
        <w:t xml:space="preserve"> Named Insured </w:t>
      </w:r>
      <w:r w:rsidRPr="0022764C">
        <w:rPr>
          <w:rFonts w:eastAsia="Calibri" w:cstheme="minorHAnsi"/>
          <w:bCs/>
          <w:sz w:val="19"/>
          <w:szCs w:val="19"/>
          <w:rPrChange w:id="1702" w:author="stuart wolstenholme" w:date="2026-05-29T12:46:00Z" w16du:dateUtc="2026-05-29T11:46:00Z">
            <w:rPr>
              <w:rFonts w:eastAsia="Calibri" w:cstheme="minorHAnsi"/>
              <w:bCs/>
              <w:sz w:val="19"/>
              <w:szCs w:val="19"/>
              <w:lang w:val="en-US"/>
            </w:rPr>
          </w:rPrChange>
        </w:rPr>
        <w:t xml:space="preserve">sustains due to </w:t>
      </w:r>
      <w:r w:rsidRPr="0022764C">
        <w:rPr>
          <w:rFonts w:eastAsia="Calibri" w:cstheme="minorHAnsi"/>
          <w:b/>
          <w:bCs/>
          <w:sz w:val="19"/>
          <w:szCs w:val="19"/>
          <w:rPrChange w:id="1703" w:author="stuart wolstenholme" w:date="2026-05-29T12:46:00Z" w16du:dateUtc="2026-05-29T11:46:00Z">
            <w:rPr>
              <w:rFonts w:eastAsia="Calibri" w:cstheme="minorHAnsi"/>
              <w:b/>
              <w:bCs/>
              <w:sz w:val="19"/>
              <w:szCs w:val="19"/>
              <w:lang w:val="en-US"/>
            </w:rPr>
          </w:rPrChange>
        </w:rPr>
        <w:t>Phishing Fraud</w:t>
      </w:r>
      <w:r w:rsidRPr="0022764C">
        <w:rPr>
          <w:rFonts w:eastAsia="Calibri" w:cstheme="minorHAnsi"/>
          <w:sz w:val="19"/>
          <w:szCs w:val="19"/>
          <w:rPrChange w:id="1704" w:author="stuart wolstenholme" w:date="2026-05-29T12:46:00Z" w16du:dateUtc="2026-05-29T11:46:00Z">
            <w:rPr>
              <w:rFonts w:eastAsia="Calibri" w:cstheme="minorHAnsi"/>
              <w:sz w:val="19"/>
              <w:szCs w:val="19"/>
              <w:lang w:val="en-US"/>
            </w:rPr>
          </w:rPrChange>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705" w:author="stuart wolstenholme" w:date="2026-05-29T12:46:00Z" w16du:dateUtc="2026-05-29T11:46:00Z">
            <w:rPr>
              <w:rFonts w:eastAsia="Calibri" w:cstheme="minorHAnsi"/>
              <w:bCs/>
              <w:szCs w:val="18"/>
              <w:lang w:val="en-US"/>
            </w:rPr>
          </w:rPrChange>
        </w:rPr>
        <w:t xml:space="preserve">the </w:t>
      </w:r>
      <w:r w:rsidRPr="0022764C">
        <w:rPr>
          <w:rFonts w:eastAsia="Calibri" w:cstheme="minorHAnsi"/>
          <w:bCs/>
          <w:szCs w:val="18"/>
          <w:lang w:eastAsia="en-GB"/>
          <w:rPrChange w:id="1706" w:author="stuart wolstenholme" w:date="2026-05-29T12:46:00Z" w16du:dateUtc="2026-05-29T11:46:00Z">
            <w:rPr>
              <w:rFonts w:eastAsia="Calibri" w:cstheme="minorHAnsi"/>
              <w:bCs/>
              <w:szCs w:val="18"/>
              <w:lang w:val="en-US" w:eastAsia="en-GB"/>
            </w:rPr>
          </w:rPrChange>
        </w:rPr>
        <w:t xml:space="preserve">loss of </w:t>
      </w:r>
      <w:r w:rsidRPr="0022764C">
        <w:rPr>
          <w:rFonts w:eastAsia="Calibri" w:cstheme="minorHAnsi"/>
          <w:b/>
          <w:bCs/>
          <w:szCs w:val="18"/>
          <w:lang w:eastAsia="en-GB"/>
          <w:rPrChange w:id="1707"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708"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709"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710" w:author="stuart wolstenholme" w:date="2026-05-29T12:46:00Z" w16du:dateUtc="2026-05-29T11:46:00Z">
            <w:rPr>
              <w:rFonts w:eastAsia="Calibri" w:cstheme="minorHAnsi"/>
              <w:bCs/>
              <w:szCs w:val="18"/>
              <w:lang w:val="en-US" w:eastAsia="en-GB"/>
            </w:rPr>
          </w:rPrChange>
        </w:rPr>
        <w:t>that the</w:t>
      </w:r>
      <w:r w:rsidRPr="0022764C">
        <w:rPr>
          <w:rFonts w:eastAsia="Calibri" w:cstheme="minorHAnsi"/>
          <w:b/>
          <w:szCs w:val="18"/>
          <w:lang w:eastAsia="en-GB"/>
          <w:rPrChange w:id="171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712" w:author="stuart wolstenholme" w:date="2026-05-29T12:46:00Z" w16du:dateUtc="2026-05-29T11:46:00Z">
            <w:rPr>
              <w:rFonts w:eastAsia="Calibri" w:cstheme="minorHAnsi"/>
              <w:bCs/>
              <w:szCs w:val="18"/>
              <w:lang w:val="en-US" w:eastAsia="en-GB"/>
            </w:rPr>
          </w:rPrChange>
        </w:rPr>
        <w:t xml:space="preserve"> sustains to reimburse the</w:t>
      </w:r>
      <w:r w:rsidRPr="0022764C">
        <w:rPr>
          <w:rFonts w:eastAsia="Calibri" w:cstheme="minorHAnsi"/>
          <w:b/>
          <w:bCs/>
          <w:szCs w:val="18"/>
          <w:rPrChange w:id="1713"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lang w:eastAsia="en-GB"/>
          <w:rPrChange w:id="1714"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71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16" w:author="stuart wolstenholme" w:date="2026-05-29T12:46:00Z" w16du:dateUtc="2026-05-29T11:46:00Z">
            <w:rPr>
              <w:rFonts w:eastAsia="Calibri" w:cstheme="minorHAnsi"/>
              <w:bCs/>
              <w:szCs w:val="18"/>
              <w:lang w:val="en-US" w:eastAsia="en-GB"/>
            </w:rPr>
          </w:rPrChange>
        </w:rPr>
        <w:t xml:space="preserve">or customer for the loss of their </w:t>
      </w:r>
      <w:r w:rsidRPr="0022764C">
        <w:rPr>
          <w:rFonts w:eastAsia="Calibri" w:cstheme="minorHAnsi"/>
          <w:b/>
          <w:bCs/>
          <w:szCs w:val="18"/>
          <w:lang w:eastAsia="en-GB"/>
          <w:rPrChange w:id="1717"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718"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719"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720"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721"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bCs/>
          <w:szCs w:val="18"/>
          <w:lang w:eastAsia="en-GB"/>
          <w:rPrChange w:id="1722" w:author="stuart wolstenholme" w:date="2026-05-29T12:46:00Z" w16du:dateUtc="2026-05-29T11:46:00Z">
            <w:rPr>
              <w:rFonts w:eastAsia="Calibri" w:cstheme="minorHAnsi"/>
              <w:bCs/>
              <w:szCs w:val="18"/>
              <w:lang w:val="en-US" w:eastAsia="en-GB"/>
            </w:rPr>
          </w:rPrChange>
        </w:rPr>
        <w:t>, provided such reimbursement is made with</w:t>
      </w:r>
      <w:r w:rsidRPr="0022764C">
        <w:rPr>
          <w:rFonts w:eastAsia="Calibri" w:cstheme="minorHAnsi"/>
          <w:szCs w:val="18"/>
          <w:lang w:eastAsia="en-GB"/>
          <w:rPrChange w:id="172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724"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1725"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1726"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727" w:author="stuart wolstenholme" w:date="2026-05-29T12:46:00Z" w16du:dateUtc="2026-05-29T11:46:00Z">
            <w:rPr>
              <w:rFonts w:eastAsia="Calibri" w:cstheme="minorHAnsi"/>
              <w:bCs/>
              <w:szCs w:val="18"/>
              <w:lang w:val="en-US"/>
            </w:rPr>
          </w:rPrChange>
        </w:rPr>
        <w:t xml:space="preserve">expenses that the </w:t>
      </w:r>
      <w:r w:rsidRPr="0022764C">
        <w:rPr>
          <w:rFonts w:eastAsia="Calibri" w:cstheme="minorHAnsi"/>
          <w:b/>
          <w:szCs w:val="18"/>
          <w:rPrChange w:id="1728" w:author="stuart wolstenholme" w:date="2026-05-29T12:46:00Z" w16du:dateUtc="2026-05-29T11:46:00Z">
            <w:rPr>
              <w:rFonts w:eastAsia="Calibri" w:cstheme="minorHAnsi"/>
              <w:b/>
              <w:szCs w:val="18"/>
              <w:lang w:val="en-US"/>
            </w:rPr>
          </w:rPrChange>
        </w:rPr>
        <w:t>Named Insured</w:t>
      </w:r>
      <w:r w:rsidRPr="0022764C">
        <w:rPr>
          <w:rFonts w:eastAsia="Calibri" w:cstheme="minorHAnsi"/>
          <w:bCs/>
          <w:szCs w:val="18"/>
          <w:rPrChange w:id="1729" w:author="stuart wolstenholme" w:date="2026-05-29T12:46:00Z" w16du:dateUtc="2026-05-29T11:46:00Z">
            <w:rPr>
              <w:rFonts w:eastAsia="Calibri" w:cstheme="minorHAnsi"/>
              <w:bCs/>
              <w:szCs w:val="18"/>
              <w:lang w:val="en-US"/>
            </w:rPr>
          </w:rPrChange>
        </w:rPr>
        <w:t xml:space="preserve"> incurs with </w:t>
      </w:r>
      <w:r w:rsidRPr="0022764C">
        <w:rPr>
          <w:rFonts w:eastAsia="Calibri" w:cstheme="minorHAnsi"/>
          <w:b/>
          <w:szCs w:val="18"/>
          <w:rPrChange w:id="1730" w:author="stuart wolstenholme" w:date="2026-05-29T12:46:00Z" w16du:dateUtc="2026-05-29T11:46:00Z">
            <w:rPr>
              <w:rFonts w:eastAsia="Calibri" w:cstheme="minorHAnsi"/>
              <w:b/>
              <w:szCs w:val="18"/>
              <w:lang w:val="en-US"/>
            </w:rPr>
          </w:rPrChange>
        </w:rPr>
        <w:t>Insurers</w:t>
      </w:r>
      <w:r w:rsidRPr="0022764C">
        <w:rPr>
          <w:rFonts w:eastAsia="Calibri" w:cstheme="minorHAnsi"/>
          <w:bCs/>
          <w:szCs w:val="18"/>
          <w:rPrChange w:id="1731" w:author="stuart wolstenholme" w:date="2026-05-29T12:46:00Z" w16du:dateUtc="2026-05-29T11:46:00Z">
            <w:rPr>
              <w:rFonts w:eastAsia="Calibri" w:cstheme="minorHAnsi"/>
              <w:bCs/>
              <w:szCs w:val="18"/>
              <w:lang w:val="en-US"/>
            </w:rPr>
          </w:rPrChange>
        </w:rPr>
        <w:t xml:space="preserve"> prior written approval to create and issue a specific press release or to establish a specific website to advise the</w:t>
      </w:r>
      <w:r w:rsidRPr="0022764C">
        <w:rPr>
          <w:rFonts w:eastAsia="Calibri" w:cstheme="minorHAnsi"/>
          <w:b/>
          <w:bCs/>
          <w:szCs w:val="18"/>
          <w:rPrChange w:id="1732"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733" w:author="stuart wolstenholme" w:date="2026-05-29T12:46:00Z" w16du:dateUtc="2026-05-29T11:46:00Z">
            <w:rPr>
              <w:rFonts w:eastAsia="Calibri" w:cstheme="minorHAnsi"/>
              <w:bCs/>
              <w:szCs w:val="18"/>
              <w:lang w:val="en-US"/>
            </w:rPr>
          </w:rPrChange>
        </w:rPr>
        <w:t xml:space="preserve">customers and prospective customers of </w:t>
      </w:r>
      <w:r w:rsidRPr="0022764C">
        <w:rPr>
          <w:rFonts w:eastAsia="Calibri" w:cstheme="minorHAnsi"/>
          <w:b/>
          <w:bCs/>
          <w:szCs w:val="18"/>
          <w:rPrChange w:id="1734" w:author="stuart wolstenholme" w:date="2026-05-29T12:46:00Z" w16du:dateUtc="2026-05-29T11:46:00Z">
            <w:rPr>
              <w:rFonts w:eastAsia="Calibri" w:cstheme="minorHAnsi"/>
              <w:b/>
              <w:bCs/>
              <w:szCs w:val="18"/>
              <w:lang w:val="en-US"/>
            </w:rPr>
          </w:rPrChange>
        </w:rPr>
        <w:t>Phishing Fraud</w:t>
      </w:r>
      <w:r w:rsidRPr="0022764C">
        <w:rPr>
          <w:rFonts w:eastAsia="Calibri" w:cstheme="minorHAnsi"/>
          <w:szCs w:val="18"/>
          <w:rPrChange w:id="1735"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22764C" w:rsidRDefault="006936E8" w:rsidP="006936E8">
      <w:pPr>
        <w:spacing w:before="0" w:line="240" w:lineRule="auto"/>
        <w:rPr>
          <w:rFonts w:eastAsia="Calibri" w:cstheme="minorHAnsi"/>
          <w:szCs w:val="18"/>
          <w:lang w:eastAsia="en-GB"/>
          <w:rPrChange w:id="1736"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737" w:author="stuart wolstenholme" w:date="2026-05-29T12:46:00Z" w16du:dateUtc="2026-05-29T11:46:00Z">
            <w:rPr>
              <w:rFonts w:eastAsia="Calibri" w:cstheme="minorHAnsi"/>
              <w:szCs w:val="18"/>
              <w:lang w:val="en-US" w:eastAsia="en-GB"/>
            </w:rPr>
          </w:rPrChange>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22764C" w:rsidRDefault="006936E8" w:rsidP="006936E8">
      <w:pPr>
        <w:spacing w:before="0" w:line="240" w:lineRule="auto"/>
        <w:rPr>
          <w:rFonts w:eastAsia="Calibri" w:cstheme="minorHAnsi"/>
          <w:szCs w:val="18"/>
          <w:lang w:eastAsia="en-GB"/>
          <w:rPrChange w:id="173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739"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740"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41"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742"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43"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744"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45" w:author="stuart wolstenholme" w:date="2026-05-29T12:46:00Z" w16du:dateUtc="2026-05-29T11:46:00Z">
            <w:rPr>
              <w:rFonts w:eastAsia="Calibri" w:cstheme="minorHAnsi"/>
              <w:szCs w:val="18"/>
              <w:lang w:val="en-US" w:eastAsia="en-GB"/>
            </w:rPr>
          </w:rPrChange>
        </w:rPr>
        <w:t xml:space="preserve"> resulting from the same event or incident will be considered a single </w:t>
      </w:r>
      <w:r w:rsidRPr="0022764C">
        <w:rPr>
          <w:rFonts w:eastAsia="Calibri" w:cstheme="minorHAnsi"/>
          <w:b/>
          <w:bCs/>
          <w:szCs w:val="18"/>
          <w:lang w:eastAsia="en-GB"/>
          <w:rPrChange w:id="174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747"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748" w:author="stuart wolstenholme" w:date="2026-05-29T12:46:00Z" w16du:dateUtc="2026-05-29T11:46:00Z">
            <w:rPr>
              <w:rFonts w:eastAsia="Calibri" w:cstheme="minorHAnsi"/>
              <w:b/>
              <w:bCs/>
              <w:szCs w:val="18"/>
              <w:lang w:val="en-US" w:eastAsia="en-GB"/>
            </w:rPr>
          </w:rPrChange>
        </w:rPr>
        <w:t xml:space="preserve">Privacy Breaches </w:t>
      </w:r>
      <w:r w:rsidRPr="0022764C">
        <w:rPr>
          <w:rFonts w:eastAsia="Calibri" w:cstheme="minorHAnsi"/>
          <w:bCs/>
          <w:szCs w:val="18"/>
          <w:lang w:eastAsia="en-GB"/>
          <w:rPrChange w:id="1749"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75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1"/>
        </w:numPr>
        <w:spacing w:before="0" w:after="160" w:line="240" w:lineRule="auto"/>
        <w:rPr>
          <w:rFonts w:eastAsia="Calibri" w:cstheme="minorHAnsi"/>
          <w:szCs w:val="18"/>
          <w:lang w:eastAsia="en-GB"/>
          <w:rPrChange w:id="1751"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752"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175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51"/>
        </w:numPr>
        <w:spacing w:before="0" w:after="160" w:line="240" w:lineRule="auto"/>
        <w:rPr>
          <w:rFonts w:eastAsia="Calibri" w:cstheme="minorHAnsi"/>
          <w:szCs w:val="18"/>
          <w:lang w:eastAsia="en-GB"/>
          <w:rPrChange w:id="175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755" w:author="stuart wolstenholme" w:date="2026-05-29T12:46:00Z" w16du:dateUtc="2026-05-29T11:46:00Z">
            <w:rPr>
              <w:rFonts w:eastAsia="Calibri" w:cstheme="minorHAnsi"/>
              <w:szCs w:val="18"/>
              <w:lang w:val="en-US" w:eastAsia="en-GB"/>
            </w:rPr>
          </w:rPrChange>
        </w:rPr>
        <w:t xml:space="preserve">reasonable and necessary </w:t>
      </w:r>
      <w:r w:rsidRPr="0022764C">
        <w:rPr>
          <w:rFonts w:eastAsia="Calibri" w:cstheme="minorHAnsi"/>
          <w:b/>
          <w:szCs w:val="18"/>
          <w:lang w:eastAsia="en-GB"/>
          <w:rPrChange w:id="1756" w:author="stuart wolstenholme" w:date="2026-05-29T12:46:00Z" w16du:dateUtc="2026-05-29T11:46:00Z">
            <w:rPr>
              <w:rFonts w:eastAsia="Calibri" w:cstheme="minorHAnsi"/>
              <w:b/>
              <w:szCs w:val="18"/>
              <w:lang w:val="en-US" w:eastAsia="en-GB"/>
            </w:rPr>
          </w:rPrChange>
        </w:rPr>
        <w:t>Public Relations Expenses</w:t>
      </w:r>
      <w:r w:rsidRPr="0022764C">
        <w:rPr>
          <w:rFonts w:eastAsia="Calibri" w:cstheme="minorHAnsi"/>
          <w:szCs w:val="18"/>
          <w:lang w:eastAsia="en-GB"/>
          <w:rPrChange w:id="175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758"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75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760" w:author="stuart wolstenholme" w:date="2026-05-29T12:46:00Z" w16du:dateUtc="2026-05-29T11:46:00Z">
            <w:rPr>
              <w:rFonts w:eastAsia="Calibri" w:cstheme="minorHAnsi"/>
              <w:bCs/>
              <w:szCs w:val="18"/>
              <w:lang w:val="en-US" w:eastAsia="en-GB"/>
            </w:rPr>
          </w:rPrChange>
        </w:rPr>
        <w:t xml:space="preserve"> incurs, with </w:t>
      </w:r>
      <w:r w:rsidRPr="0022764C">
        <w:rPr>
          <w:rFonts w:eastAsia="Calibri" w:cstheme="minorHAnsi"/>
          <w:b/>
          <w:szCs w:val="18"/>
          <w:lang w:eastAsia="en-GB"/>
          <w:rPrChange w:id="1761"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762" w:author="stuart wolstenholme" w:date="2026-05-29T12:46:00Z" w16du:dateUtc="2026-05-29T11:46:00Z">
            <w:rPr>
              <w:rFonts w:eastAsia="Calibri" w:cstheme="minorHAnsi"/>
              <w:bCs/>
              <w:szCs w:val="18"/>
              <w:lang w:val="en-US" w:eastAsia="en-GB"/>
            </w:rPr>
          </w:rPrChange>
        </w:rPr>
        <w:t xml:space="preserve"> prior written approval, prior to or following the publication of an </w:t>
      </w:r>
      <w:r w:rsidRPr="0022764C">
        <w:rPr>
          <w:rFonts w:eastAsia="Calibri" w:cstheme="minorHAnsi"/>
          <w:b/>
          <w:bCs/>
          <w:szCs w:val="18"/>
          <w:lang w:eastAsia="en-GB"/>
          <w:rPrChange w:id="1763" w:author="stuart wolstenholme" w:date="2026-05-29T12:46:00Z" w16du:dateUtc="2026-05-29T11:46:00Z">
            <w:rPr>
              <w:rFonts w:eastAsia="Calibri" w:cstheme="minorHAnsi"/>
              <w:b/>
              <w:bCs/>
              <w:szCs w:val="18"/>
              <w:lang w:val="en-US" w:eastAsia="en-GB"/>
            </w:rPr>
          </w:rPrChange>
        </w:rPr>
        <w:t xml:space="preserve">Adverse Media Report </w:t>
      </w:r>
      <w:r w:rsidRPr="0022764C">
        <w:rPr>
          <w:rFonts w:eastAsia="Calibri" w:cstheme="minorHAnsi"/>
          <w:szCs w:val="18"/>
          <w:lang w:eastAsia="en-GB"/>
          <w:rPrChange w:id="1764" w:author="stuart wolstenholme" w:date="2026-05-29T12:46:00Z" w16du:dateUtc="2026-05-29T11:46:00Z">
            <w:rPr>
              <w:rFonts w:eastAsia="Calibri" w:cstheme="minorHAnsi"/>
              <w:szCs w:val="18"/>
              <w:lang w:val="en-US" w:eastAsia="en-GB"/>
            </w:rPr>
          </w:rPrChange>
        </w:rPr>
        <w:t xml:space="preserve">to avert or mitigate any material damage to </w:t>
      </w:r>
      <w:r w:rsidRPr="0022764C">
        <w:rPr>
          <w:rFonts w:eastAsia="Calibri" w:cstheme="minorHAnsi"/>
          <w:kern w:val="2"/>
          <w:szCs w:val="18"/>
          <w14:ligatures w14:val="standardContextual"/>
        </w:rPr>
        <w:t>the</w:t>
      </w:r>
      <w:r w:rsidRPr="0022764C">
        <w:rPr>
          <w:rFonts w:eastAsia="Calibri" w:cstheme="minorHAnsi"/>
          <w:b/>
          <w:szCs w:val="18"/>
          <w:lang w:eastAsia="en-GB"/>
          <w:rPrChange w:id="1765"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66"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767"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768"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769" w:author="stuart wolstenholme" w:date="2026-05-29T12:46:00Z" w16du:dateUtc="2026-05-29T11:46:00Z">
            <w:rPr>
              <w:rFonts w:eastAsia="Calibri" w:cstheme="minorHAnsi"/>
              <w:szCs w:val="18"/>
              <w:lang w:val="en-US" w:eastAsia="en-GB"/>
            </w:rPr>
          </w:rPrChange>
        </w:rPr>
        <w:t xml:space="preserve"> brand, which results or reasonably could result from the </w:t>
      </w:r>
      <w:r w:rsidRPr="0022764C">
        <w:rPr>
          <w:rFonts w:eastAsia="Calibri" w:cstheme="minorHAnsi"/>
          <w:b/>
          <w:bCs/>
          <w:szCs w:val="18"/>
          <w:lang w:eastAsia="en-GB"/>
          <w:rPrChange w:id="1770"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77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1"/>
        </w:numPr>
        <w:spacing w:before="0" w:after="160" w:line="240" w:lineRule="auto"/>
        <w:rPr>
          <w:rFonts w:eastAsia="Calibri" w:cstheme="minorHAnsi"/>
          <w:szCs w:val="18"/>
          <w:lang w:eastAsia="en-GB"/>
          <w:rPrChange w:id="1772"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73" w:author="stuart wolstenholme" w:date="2026-05-29T12:46:00Z" w16du:dateUtc="2026-05-29T11:46:00Z">
            <w:rPr>
              <w:rFonts w:eastAsia="Calibri" w:cstheme="minorHAnsi"/>
              <w:bCs/>
              <w:szCs w:val="18"/>
              <w:lang w:val="en-US" w:eastAsia="en-GB"/>
            </w:rPr>
          </w:rPrChange>
        </w:rPr>
        <w:t xml:space="preserve">reasonable and necessary legal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77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775" w:author="stuart wolstenholme" w:date="2026-05-29T12:46:00Z" w16du:dateUtc="2026-05-29T11:46:00Z">
            <w:rPr>
              <w:rFonts w:eastAsia="Calibri" w:cstheme="minorHAnsi"/>
              <w:bCs/>
              <w:szCs w:val="18"/>
              <w:lang w:val="en-US" w:eastAsia="en-GB"/>
            </w:rPr>
          </w:rPrChange>
        </w:rPr>
        <w:t xml:space="preserve">incurs </w:t>
      </w:r>
      <w:r w:rsidRPr="0022764C">
        <w:rPr>
          <w:rFonts w:eastAsia="Calibri" w:cstheme="minorHAnsi"/>
          <w:szCs w:val="18"/>
          <w:lang w:eastAsia="en-GB"/>
          <w:rPrChange w:id="1776" w:author="stuart wolstenholme" w:date="2026-05-29T12:46:00Z" w16du:dateUtc="2026-05-29T11:46:00Z">
            <w:rPr>
              <w:rFonts w:eastAsia="Calibri" w:cstheme="minorHAnsi"/>
              <w:szCs w:val="18"/>
              <w:lang w:val="en-US" w:eastAsia="en-GB"/>
            </w:rPr>
          </w:rPrChange>
        </w:rPr>
        <w:t xml:space="preserve">on </w:t>
      </w:r>
      <w:r w:rsidRPr="0022764C">
        <w:rPr>
          <w:rFonts w:eastAsia="Calibri" w:cstheme="minorHAnsi"/>
          <w:kern w:val="2"/>
          <w:szCs w:val="18"/>
          <w14:ligatures w14:val="standardContextual"/>
        </w:rPr>
        <w:t>the</w:t>
      </w:r>
      <w:r w:rsidRPr="0022764C">
        <w:rPr>
          <w:rFonts w:eastAsia="Calibri" w:cstheme="minorHAnsi"/>
          <w:b/>
          <w:szCs w:val="18"/>
          <w:lang w:eastAsia="en-GB"/>
          <w:rPrChange w:id="177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778" w:author="stuart wolstenholme" w:date="2026-05-29T12:46:00Z" w16du:dateUtc="2026-05-29T11:46:00Z">
            <w:rPr>
              <w:rFonts w:eastAsia="Calibri" w:cstheme="minorHAnsi"/>
              <w:szCs w:val="18"/>
              <w:lang w:val="en-US" w:eastAsia="en-GB"/>
            </w:rPr>
          </w:rPrChange>
        </w:rPr>
        <w:t xml:space="preserve">own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177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780"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781"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782" w:author="stuart wolstenholme" w:date="2026-05-29T12:46:00Z" w16du:dateUtc="2026-05-29T11:46:00Z">
            <w:rPr>
              <w:rFonts w:eastAsia="Calibri" w:cstheme="minorHAnsi"/>
              <w:szCs w:val="18"/>
              <w:lang w:val="en-US" w:eastAsia="en-GB"/>
            </w:rPr>
          </w:rPrChange>
        </w:rPr>
        <w:t xml:space="preserve"> to:</w:t>
      </w:r>
    </w:p>
    <w:p w:rsidR="006936E8" w:rsidRPr="0022764C" w:rsidRDefault="006936E8" w:rsidP="006936E8">
      <w:pPr>
        <w:numPr>
          <w:ilvl w:val="0"/>
          <w:numId w:val="452"/>
        </w:numPr>
        <w:spacing w:before="0" w:after="160" w:line="240" w:lineRule="auto"/>
        <w:rPr>
          <w:rFonts w:eastAsia="Calibri" w:cstheme="minorHAnsi"/>
          <w:szCs w:val="18"/>
          <w:lang w:eastAsia="en-GB"/>
          <w:rPrChange w:id="1783"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84" w:author="stuart wolstenholme" w:date="2026-05-29T12:46:00Z" w16du:dateUtc="2026-05-29T11:46:00Z">
            <w:rPr>
              <w:rFonts w:eastAsia="Calibri" w:cstheme="minorHAnsi"/>
              <w:bCs/>
              <w:szCs w:val="18"/>
              <w:lang w:val="en-US" w:eastAsia="en-GB"/>
            </w:rPr>
          </w:rPrChange>
        </w:rPr>
        <w:t>determine the scope, cause and extent of an actual or suspected</w:t>
      </w:r>
      <w:r w:rsidRPr="0022764C">
        <w:rPr>
          <w:rFonts w:eastAsia="Calibri" w:cstheme="minorHAnsi"/>
          <w:b/>
          <w:bCs/>
          <w:szCs w:val="18"/>
          <w:lang w:eastAsia="en-GB"/>
          <w:rPrChange w:id="1785" w:author="stuart wolstenholme" w:date="2026-05-29T12:46:00Z" w16du:dateUtc="2026-05-29T11:46:00Z">
            <w:rPr>
              <w:rFonts w:eastAsia="Calibri" w:cstheme="minorHAnsi"/>
              <w:b/>
              <w:bCs/>
              <w:szCs w:val="18"/>
              <w:lang w:val="en-US" w:eastAsia="en-GB"/>
            </w:rPr>
          </w:rPrChange>
        </w:rPr>
        <w:t xml:space="preserve"> Privacy Breach </w:t>
      </w:r>
      <w:r w:rsidRPr="0022764C">
        <w:rPr>
          <w:rFonts w:eastAsia="Calibri" w:cstheme="minorHAnsi"/>
          <w:bCs/>
          <w:szCs w:val="18"/>
          <w:lang w:eastAsia="en-GB"/>
          <w:rPrChange w:id="1786"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78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78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2"/>
        </w:numPr>
        <w:spacing w:before="0" w:after="160" w:line="240" w:lineRule="auto"/>
        <w:rPr>
          <w:rFonts w:eastAsia="Calibri" w:cstheme="minorHAnsi"/>
          <w:szCs w:val="18"/>
          <w:lang w:eastAsia="en-GB"/>
          <w:rPrChange w:id="1789"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90" w:author="stuart wolstenholme" w:date="2026-05-29T12:46:00Z" w16du:dateUtc="2026-05-29T11:46:00Z">
            <w:rPr>
              <w:rFonts w:eastAsia="Calibri" w:cstheme="minorHAnsi"/>
              <w:bCs/>
              <w:szCs w:val="18"/>
              <w:lang w:val="en-US" w:eastAsia="en-GB"/>
            </w:rPr>
          </w:rPrChange>
        </w:rPr>
        <w:t>determine the applicability of, and the</w:t>
      </w:r>
      <w:r w:rsidRPr="0022764C">
        <w:rPr>
          <w:rFonts w:eastAsia="Calibri" w:cstheme="minorHAnsi"/>
          <w:b/>
          <w:szCs w:val="18"/>
          <w:lang w:eastAsia="en-GB"/>
          <w:rPrChange w:id="1791"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92" w:author="stuart wolstenholme" w:date="2026-05-29T12:46:00Z" w16du:dateUtc="2026-05-29T11:46:00Z">
            <w:rPr>
              <w:rFonts w:eastAsia="Calibri" w:cstheme="minorHAnsi"/>
              <w:bCs/>
              <w:szCs w:val="18"/>
              <w:lang w:val="en-US" w:eastAsia="en-GB"/>
            </w:rPr>
          </w:rPrChange>
        </w:rPr>
        <w:t xml:space="preserve">obligations to comply with, </w:t>
      </w:r>
      <w:r w:rsidRPr="0022764C">
        <w:rPr>
          <w:rFonts w:eastAsia="Calibri" w:cstheme="minorHAnsi"/>
          <w:b/>
          <w:bCs/>
          <w:szCs w:val="18"/>
          <w:lang w:eastAsia="en-GB"/>
          <w:rPrChange w:id="1793"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794" w:author="stuart wolstenholme" w:date="2026-05-29T12:46:00Z" w16du:dateUtc="2026-05-29T11:46:00Z">
            <w:rPr>
              <w:rFonts w:eastAsia="Calibri" w:cstheme="minorHAnsi"/>
              <w:bCs/>
              <w:szCs w:val="18"/>
              <w:lang w:val="en-US" w:eastAsia="en-GB"/>
            </w:rPr>
          </w:rPrChange>
        </w:rPr>
        <w:t xml:space="preserve"> due to an actual or suspected </w:t>
      </w:r>
      <w:r w:rsidRPr="0022764C">
        <w:rPr>
          <w:rFonts w:eastAsia="Calibri" w:cstheme="minorHAnsi"/>
          <w:b/>
          <w:bCs/>
          <w:szCs w:val="18"/>
          <w:lang w:eastAsia="en-GB"/>
          <w:rPrChange w:id="179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96"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52"/>
        </w:numPr>
        <w:spacing w:before="0" w:after="160" w:line="240" w:lineRule="auto"/>
        <w:rPr>
          <w:rFonts w:eastAsia="Calibri" w:cstheme="minorHAnsi"/>
          <w:szCs w:val="18"/>
          <w:lang w:eastAsia="en-GB"/>
          <w:rPrChange w:id="179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98" w:author="stuart wolstenholme" w:date="2026-05-29T12:46:00Z" w16du:dateUtc="2026-05-29T11:46:00Z">
            <w:rPr>
              <w:rFonts w:eastAsia="Calibri" w:cstheme="minorHAnsi"/>
              <w:bCs/>
              <w:szCs w:val="18"/>
              <w:lang w:val="en-US" w:eastAsia="en-GB"/>
            </w:rPr>
          </w:rPrChange>
        </w:rPr>
        <w:t xml:space="preserve">draft a </w:t>
      </w:r>
      <w:r w:rsidRPr="0022764C">
        <w:rPr>
          <w:rFonts w:eastAsia="Calibri" w:cstheme="minorHAnsi"/>
          <w:b/>
          <w:bCs/>
          <w:szCs w:val="18"/>
          <w:lang w:eastAsia="en-GB"/>
          <w:rPrChange w:id="1799"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800" w:author="stuart wolstenholme" w:date="2026-05-29T12:46:00Z" w16du:dateUtc="2026-05-29T11:46:00Z">
            <w:rPr>
              <w:rFonts w:eastAsia="Calibri" w:cstheme="minorHAnsi"/>
              <w:bCs/>
              <w:szCs w:val="18"/>
              <w:lang w:val="en-US" w:eastAsia="en-GB"/>
            </w:rPr>
          </w:rPrChange>
        </w:rPr>
        <w:t xml:space="preserve">letter to be sent to parties affected by a </w:t>
      </w:r>
      <w:r w:rsidRPr="0022764C">
        <w:rPr>
          <w:rFonts w:eastAsia="Calibri" w:cstheme="minorHAnsi"/>
          <w:b/>
          <w:bCs/>
          <w:szCs w:val="18"/>
          <w:lang w:eastAsia="en-GB"/>
          <w:rPrChange w:id="180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80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3"/>
        </w:numPr>
        <w:spacing w:before="0" w:after="160" w:line="240" w:lineRule="auto"/>
        <w:rPr>
          <w:rFonts w:eastAsia="Calibri" w:cstheme="minorHAnsi"/>
          <w:szCs w:val="18"/>
          <w:lang w:eastAsia="en-GB"/>
          <w:rPrChange w:id="1803"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804" w:author="stuart wolstenholme" w:date="2026-05-29T12:46:00Z" w16du:dateUtc="2026-05-29T11:46:00Z">
            <w:rPr>
              <w:rFonts w:eastAsia="Calibri" w:cstheme="minorHAnsi"/>
              <w:bCs/>
              <w:szCs w:val="18"/>
              <w:lang w:val="en-US" w:eastAsia="en-GB"/>
            </w:rPr>
          </w:rPrChange>
        </w:rPr>
        <w:t>reasonable and necessary fees and costs that the</w:t>
      </w:r>
      <w:r w:rsidRPr="0022764C">
        <w:rPr>
          <w:rFonts w:eastAsia="Calibri" w:cstheme="minorHAnsi"/>
          <w:b/>
          <w:szCs w:val="18"/>
          <w:lang w:eastAsia="en-GB"/>
          <w:rPrChange w:id="180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806" w:author="stuart wolstenholme" w:date="2026-05-29T12:46:00Z" w16du:dateUtc="2026-05-29T11:46:00Z">
            <w:rPr>
              <w:rFonts w:eastAsia="Calibri" w:cstheme="minorHAnsi"/>
              <w:szCs w:val="18"/>
              <w:lang w:val="en-US" w:eastAsia="en-GB"/>
            </w:rPr>
          </w:rPrChange>
        </w:rPr>
        <w:t xml:space="preserve"> incurs </w:t>
      </w:r>
      <w:r w:rsidRPr="0022764C">
        <w:rPr>
          <w:rFonts w:eastAsia="Calibri" w:cstheme="minorHAnsi"/>
          <w:bCs/>
          <w:szCs w:val="18"/>
          <w:lang w:eastAsia="en-GB"/>
          <w:rPrChange w:id="1807"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80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809" w:author="stuart wolstenholme" w:date="2026-05-29T12:46:00Z" w16du:dateUtc="2026-05-29T11:46:00Z">
            <w:rPr>
              <w:rFonts w:eastAsia="Calibri" w:cstheme="minorHAnsi"/>
              <w:szCs w:val="18"/>
              <w:lang w:val="en-US" w:eastAsia="en-GB"/>
            </w:rPr>
          </w:rPrChange>
        </w:rPr>
        <w:t>behalf, or on behalf of a party for whom the</w:t>
      </w:r>
      <w:r w:rsidRPr="0022764C">
        <w:rPr>
          <w:rFonts w:eastAsia="Calibri" w:cstheme="minorHAnsi"/>
          <w:b/>
          <w:szCs w:val="18"/>
          <w:lang w:eastAsia="en-GB"/>
          <w:rPrChange w:id="1810"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811"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812"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81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814" w:author="stuart wolstenholme" w:date="2026-05-29T12:46:00Z" w16du:dateUtc="2026-05-29T11:46:00Z">
            <w:rPr>
              <w:rFonts w:eastAsia="Calibri" w:cstheme="minorHAnsi"/>
              <w:bCs/>
              <w:szCs w:val="18"/>
              <w:lang w:val="en-US" w:eastAsia="en-GB"/>
            </w:rPr>
          </w:rPrChange>
        </w:rPr>
        <w:t xml:space="preserve">to retain a qualified IT forensics firm or computer security expert to investigate and identify the source and scope of a </w:t>
      </w:r>
      <w:r w:rsidRPr="0022764C">
        <w:rPr>
          <w:rFonts w:eastAsia="Calibri" w:cstheme="minorHAnsi"/>
          <w:b/>
          <w:bCs/>
          <w:szCs w:val="18"/>
          <w:lang w:eastAsia="en-GB"/>
          <w:rPrChange w:id="1815"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816"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817"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818"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53"/>
        </w:numPr>
        <w:spacing w:before="0" w:after="160" w:line="240" w:lineRule="auto"/>
        <w:rPr>
          <w:rFonts w:eastAsia="Calibri" w:cstheme="minorHAnsi"/>
          <w:szCs w:val="18"/>
          <w:lang w:eastAsia="en-GB"/>
          <w:rPrChange w:id="1819"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820" w:author="stuart wolstenholme" w:date="2026-05-29T12:46:00Z" w16du:dateUtc="2026-05-29T11:46:00Z">
            <w:rPr>
              <w:rFonts w:eastAsia="Calibri" w:cstheme="minorHAnsi"/>
              <w:bCs/>
              <w:szCs w:val="18"/>
              <w:lang w:val="en-US" w:eastAsia="en-GB"/>
            </w:rPr>
          </w:rPrChange>
        </w:rPr>
        <w:t xml:space="preserve">overtime salaries of non-exempt </w:t>
      </w:r>
      <w:r w:rsidRPr="0022764C">
        <w:rPr>
          <w:rFonts w:eastAsia="Calibri" w:cstheme="minorHAnsi"/>
          <w:b/>
          <w:bCs/>
          <w:szCs w:val="18"/>
          <w:lang w:eastAsia="en-GB"/>
          <w:rPrChange w:id="1821" w:author="stuart wolstenholme" w:date="2026-05-29T12:46:00Z" w16du:dateUtc="2026-05-29T11:46:00Z">
            <w:rPr>
              <w:rFonts w:eastAsia="Calibri" w:cstheme="minorHAnsi"/>
              <w:b/>
              <w:bCs/>
              <w:szCs w:val="18"/>
              <w:lang w:val="en-US" w:eastAsia="en-GB"/>
            </w:rPr>
          </w:rPrChange>
        </w:rPr>
        <w:t xml:space="preserve">Employees </w:t>
      </w:r>
      <w:r w:rsidRPr="0022764C">
        <w:rPr>
          <w:rFonts w:eastAsia="Calibri" w:cstheme="minorHAnsi"/>
          <w:bCs/>
          <w:szCs w:val="18"/>
          <w:lang w:eastAsia="en-GB"/>
          <w:rPrChange w:id="1822" w:author="stuart wolstenholme" w:date="2026-05-29T12:46:00Z" w16du:dateUtc="2026-05-29T11:46:00Z">
            <w:rPr>
              <w:rFonts w:eastAsia="Calibri" w:cstheme="minorHAnsi"/>
              <w:bCs/>
              <w:szCs w:val="18"/>
              <w:lang w:val="en-US" w:eastAsia="en-GB"/>
            </w:rPr>
          </w:rPrChange>
        </w:rPr>
        <w:t xml:space="preserve">assigned to handle enquiries from parties affected by a </w:t>
      </w:r>
      <w:r w:rsidRPr="0022764C">
        <w:rPr>
          <w:rFonts w:eastAsia="Calibri" w:cstheme="minorHAnsi"/>
          <w:b/>
          <w:bCs/>
          <w:szCs w:val="18"/>
          <w:lang w:eastAsia="en-GB"/>
          <w:rPrChange w:id="182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82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szCs w:val="18"/>
          <w:rPrChange w:id="1825" w:author="stuart wolstenholme" w:date="2026-05-29T12:46:00Z" w16du:dateUtc="2026-05-29T11:46:00Z">
            <w:rPr>
              <w:rFonts w:eastAsia="Calibri" w:cstheme="minorHAnsi"/>
              <w:szCs w:val="18"/>
              <w:lang w:val="en-US"/>
            </w:rPr>
          </w:rPrChange>
        </w:rPr>
        <w:t xml:space="preserve">published policies provided to </w:t>
      </w:r>
      <w:r w:rsidRPr="0022764C">
        <w:rPr>
          <w:rFonts w:eastAsia="Calibri" w:cstheme="minorHAnsi"/>
          <w:b/>
          <w:szCs w:val="18"/>
          <w:rPrChange w:id="1826" w:author="stuart wolstenholme" w:date="2026-05-29T12:46:00Z" w16du:dateUtc="2026-05-29T11:46:00Z">
            <w:rPr>
              <w:rFonts w:eastAsia="Calibri" w:cstheme="minorHAnsi"/>
              <w:b/>
              <w:szCs w:val="18"/>
              <w:lang w:val="en-US"/>
            </w:rPr>
          </w:rPrChange>
        </w:rPr>
        <w:t xml:space="preserve">Employees </w:t>
      </w:r>
      <w:r w:rsidRPr="0022764C">
        <w:rPr>
          <w:rFonts w:eastAsia="Calibri" w:cstheme="minorHAnsi"/>
          <w:szCs w:val="18"/>
          <w:rPrChange w:id="1827" w:author="stuart wolstenholme" w:date="2026-05-29T12:46:00Z" w16du:dateUtc="2026-05-29T11:46:00Z">
            <w:rPr>
              <w:rFonts w:eastAsia="Calibri" w:cstheme="minorHAnsi"/>
              <w:szCs w:val="18"/>
              <w:lang w:val="en-US"/>
            </w:rPr>
          </w:rPrChange>
        </w:rPr>
        <w:t xml:space="preserve">or third parties that govern the collection, use, disclosure, correction, dissemination, confidentiality, integrity, accuracy or availability of </w:t>
      </w:r>
      <w:r w:rsidRPr="0022764C">
        <w:rPr>
          <w:rFonts w:eastAsia="Calibri" w:cstheme="minorHAnsi"/>
          <w:b/>
          <w:szCs w:val="18"/>
          <w:rPrChange w:id="1828"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829"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22764C" w:rsidRDefault="006936E8" w:rsidP="006936E8">
      <w:pPr>
        <w:spacing w:before="0" w:line="240" w:lineRule="auto"/>
        <w:rPr>
          <w:rFonts w:eastAsia="Calibri" w:cstheme="minorHAnsi"/>
          <w:szCs w:val="18"/>
          <w:lang w:eastAsia="en-GB"/>
          <w:rPrChange w:id="1830"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831" w:author="stuart wolstenholme" w:date="2026-05-29T12:46:00Z" w16du:dateUtc="2026-05-29T11:46:00Z">
            <w:rPr>
              <w:rFonts w:eastAsia="Calibri" w:cstheme="minorHAnsi"/>
              <w:bCs/>
              <w:szCs w:val="18"/>
              <w:lang w:val="en-US" w:eastAsia="en-GB"/>
            </w:rPr>
          </w:rPrChange>
        </w:rPr>
        <w:t xml:space="preserve">a civil or administrative proceeding, regulatory action, request for information or investigation instituted against an </w:t>
      </w:r>
      <w:r w:rsidRPr="0022764C">
        <w:rPr>
          <w:rFonts w:eastAsia="Calibri" w:cstheme="minorHAnsi"/>
          <w:b/>
          <w:bCs/>
          <w:szCs w:val="18"/>
          <w:lang w:eastAsia="en-GB"/>
          <w:rPrChange w:id="183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833" w:author="stuart wolstenholme" w:date="2026-05-29T12:46:00Z" w16du:dateUtc="2026-05-29T11:46:00Z">
            <w:rPr>
              <w:rFonts w:eastAsia="Calibri" w:cstheme="minorHAnsi"/>
              <w:bCs/>
              <w:szCs w:val="18"/>
              <w:lang w:val="en-US" w:eastAsia="en-GB"/>
            </w:rPr>
          </w:rPrChange>
        </w:rPr>
        <w:t xml:space="preserve"> by a </w:t>
      </w:r>
      <w:r w:rsidRPr="0022764C">
        <w:rPr>
          <w:rFonts w:eastAsia="Calibri" w:cstheme="minorHAnsi"/>
          <w:b/>
          <w:bCs/>
          <w:szCs w:val="18"/>
          <w:lang w:eastAsia="en-GB"/>
          <w:rPrChange w:id="1834"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835" w:author="stuart wolstenholme" w:date="2026-05-29T12:46:00Z" w16du:dateUtc="2026-05-29T11:46:00Z">
            <w:rPr>
              <w:rFonts w:eastAsia="Calibri" w:cstheme="minorHAnsi"/>
              <w:bCs/>
              <w:szCs w:val="18"/>
              <w:lang w:val="en-US" w:eastAsia="en-GB"/>
            </w:rPr>
          </w:rPrChange>
        </w:rPr>
        <w:t xml:space="preserve"> because of a </w:t>
      </w:r>
      <w:r w:rsidRPr="0022764C">
        <w:rPr>
          <w:rFonts w:eastAsia="Calibri" w:cstheme="minorHAnsi"/>
          <w:b/>
          <w:bCs/>
          <w:szCs w:val="18"/>
          <w:lang w:eastAsia="en-GB"/>
          <w:rPrChange w:id="1836"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37"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3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83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840"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841" w:author="stuart wolstenholme" w:date="2026-05-29T12:46:00Z" w16du:dateUtc="2026-05-29T11:46:00Z">
            <w:rPr>
              <w:rFonts w:eastAsia="Calibri" w:cstheme="minorHAnsi"/>
              <w:szCs w:val="18"/>
              <w:lang w:val="en-US" w:eastAsia="en-GB"/>
            </w:rPr>
          </w:rPrChange>
        </w:rPr>
        <w:t xml:space="preserve">does not include a </w:t>
      </w:r>
      <w:r w:rsidRPr="0022764C">
        <w:rPr>
          <w:rFonts w:eastAsia="Calibri" w:cstheme="minorHAnsi"/>
          <w:b/>
          <w:szCs w:val="18"/>
          <w:lang w:eastAsia="en-GB"/>
          <w:rPrChange w:id="1842"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8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szCs w:val="18"/>
          <w:rPrChange w:id="1844" w:author="stuart wolstenholme" w:date="2026-05-29T12:46:00Z" w16du:dateUtc="2026-05-29T11:46:00Z">
            <w:rPr>
              <w:rFonts w:eastAsia="Calibri" w:cstheme="minorHAnsi"/>
              <w:szCs w:val="18"/>
              <w:lang w:val="en-US"/>
            </w:rPr>
          </w:rPrChange>
        </w:rPr>
        <w:t xml:space="preserve">proprietary or confidential information owned by a third party that is in the care, custody or control of the </w:t>
      </w:r>
      <w:r w:rsidRPr="0022764C">
        <w:rPr>
          <w:rFonts w:eastAsia="Calibri" w:cstheme="minorHAnsi"/>
          <w:b/>
          <w:szCs w:val="18"/>
          <w:rPrChange w:id="1845"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846"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184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848" w:author="stuart wolstenholme" w:date="2026-05-29T12:46:00Z" w16du:dateUtc="2026-05-29T11:46:00Z">
            <w:rPr>
              <w:rFonts w:eastAsia="Calibri" w:cstheme="minorHAnsi"/>
              <w:szCs w:val="18"/>
              <w:lang w:val="en-US"/>
            </w:rPr>
          </w:rPrChange>
        </w:rPr>
        <w:t xml:space="preserve">or is used by the </w:t>
      </w:r>
      <w:r w:rsidRPr="0022764C">
        <w:rPr>
          <w:rFonts w:eastAsia="Calibri" w:cstheme="minorHAnsi"/>
          <w:b/>
          <w:szCs w:val="18"/>
          <w:rPrChange w:id="184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850" w:author="stuart wolstenholme" w:date="2026-05-29T12:46:00Z" w16du:dateUtc="2026-05-29T11:46:00Z">
            <w:rPr>
              <w:rFonts w:eastAsia="Calibri" w:cstheme="minorHAnsi"/>
              <w:szCs w:val="18"/>
              <w:lang w:val="en-US"/>
            </w:rPr>
          </w:rPrChange>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b/>
          <w:szCs w:val="18"/>
          <w:rPrChange w:id="1851" w:author="stuart wolstenholme" w:date="2026-05-29T12:46:00Z" w16du:dateUtc="2026-05-29T11:46:00Z">
            <w:rPr>
              <w:rFonts w:eastAsia="Calibri" w:cstheme="minorHAnsi"/>
              <w:b/>
              <w:szCs w:val="18"/>
              <w:lang w:val="en-US"/>
            </w:rPr>
          </w:rPrChange>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22764C" w:rsidRDefault="006936E8" w:rsidP="006936E8">
      <w:pPr>
        <w:spacing w:before="0" w:line="240" w:lineRule="auto"/>
        <w:rPr>
          <w:rFonts w:eastAsia="Calibri" w:cstheme="minorHAnsi"/>
          <w:bCs/>
          <w:szCs w:val="18"/>
          <w:lang w:eastAsia="en-GB"/>
          <w:rPrChange w:id="1852"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853" w:author="stuart wolstenholme" w:date="2026-05-29T12:46:00Z" w16du:dateUtc="2026-05-29T11:46:00Z">
            <w:rPr>
              <w:rFonts w:eastAsia="Calibri" w:cstheme="minorHAnsi"/>
              <w:bCs/>
              <w:szCs w:val="18"/>
              <w:lang w:val="en-US" w:eastAsia="en-GB"/>
            </w:rPr>
          </w:rPrChange>
        </w:rPr>
        <w:t xml:space="preserve">any tangible goods or devices that are manufactured, produced, processed, prepared, assembled, packaged, </w:t>
      </w:r>
      <w:del w:id="1854" w:author="stuart wolstenholme" w:date="2026-05-29T12:48:00Z" w16du:dateUtc="2026-05-29T11:48:00Z">
        <w:r w:rsidRPr="0022764C" w:rsidDel="0022764C">
          <w:rPr>
            <w:rFonts w:eastAsia="Calibri" w:cstheme="minorHAnsi"/>
            <w:bCs/>
            <w:szCs w:val="18"/>
            <w:lang w:eastAsia="en-GB"/>
            <w:rPrChange w:id="1855" w:author="stuart wolstenholme" w:date="2026-05-29T12:46:00Z" w16du:dateUtc="2026-05-29T11:46:00Z">
              <w:rPr>
                <w:rFonts w:eastAsia="Calibri" w:cstheme="minorHAnsi"/>
                <w:bCs/>
                <w:szCs w:val="18"/>
                <w:lang w:val="en-US" w:eastAsia="en-GB"/>
              </w:rPr>
            </w:rPrChange>
          </w:rPr>
          <w:delText>labeled</w:delText>
        </w:r>
      </w:del>
      <w:ins w:id="1856" w:author="stuart wolstenholme" w:date="2026-05-29T12:48:00Z" w16du:dateUtc="2026-05-29T11:48:00Z">
        <w:r w:rsidR="0022764C" w:rsidRPr="0022764C">
          <w:rPr>
            <w:rFonts w:eastAsia="Calibri" w:cstheme="minorHAnsi"/>
            <w:bCs/>
            <w:szCs w:val="18"/>
            <w:lang w:eastAsia="en-GB"/>
          </w:rPr>
          <w:t>labelled</w:t>
        </w:r>
      </w:ins>
      <w:r w:rsidRPr="0022764C">
        <w:rPr>
          <w:rFonts w:eastAsia="Calibri" w:cstheme="minorHAnsi"/>
          <w:bCs/>
          <w:szCs w:val="18"/>
          <w:lang w:eastAsia="en-GB"/>
          <w:rPrChange w:id="1857" w:author="stuart wolstenholme" w:date="2026-05-29T12:46:00Z" w16du:dateUtc="2026-05-29T11:46:00Z">
            <w:rPr>
              <w:rFonts w:eastAsia="Calibri" w:cstheme="minorHAnsi"/>
              <w:bCs/>
              <w:szCs w:val="18"/>
              <w:lang w:val="en-US" w:eastAsia="en-GB"/>
            </w:rPr>
          </w:rPrChange>
        </w:rPr>
        <w:t>, sold, handled or distributed by the</w:t>
      </w:r>
      <w:r w:rsidRPr="0022764C">
        <w:rPr>
          <w:rFonts w:eastAsia="Calibri" w:cstheme="minorHAnsi"/>
          <w:b/>
          <w:bCs/>
          <w:szCs w:val="18"/>
          <w:lang w:eastAsia="en-GB"/>
          <w:rPrChange w:id="1858"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859" w:author="stuart wolstenholme" w:date="2026-05-29T12:46:00Z" w16du:dateUtc="2026-05-29T11:46:00Z">
            <w:rPr>
              <w:rFonts w:eastAsia="Calibri" w:cstheme="minorHAnsi"/>
              <w:bCs/>
              <w:szCs w:val="18"/>
              <w:lang w:val="en-US" w:eastAsia="en-GB"/>
            </w:rPr>
          </w:rPrChange>
        </w:rPr>
        <w:t>, by others trading under the</w:t>
      </w:r>
      <w:r w:rsidRPr="0022764C">
        <w:rPr>
          <w:rFonts w:eastAsia="Calibri" w:cstheme="minorHAnsi"/>
          <w:b/>
          <w:bCs/>
          <w:szCs w:val="18"/>
          <w:lang w:eastAsia="en-GB"/>
          <w:rPrChange w:id="1860"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bCs/>
          <w:szCs w:val="18"/>
          <w:lang w:eastAsia="en-GB"/>
          <w:rPrChange w:id="1861" w:author="stuart wolstenholme" w:date="2026-05-29T12:46:00Z" w16du:dateUtc="2026-05-29T11:46:00Z">
            <w:rPr>
              <w:rFonts w:eastAsia="Calibri" w:cstheme="minorHAnsi"/>
              <w:bCs/>
              <w:szCs w:val="18"/>
              <w:lang w:val="en-US" w:eastAsia="en-GB"/>
            </w:rPr>
          </w:rPrChange>
        </w:rPr>
        <w:t>name, or by a person or organisation whose business or assets have been acquired by the</w:t>
      </w:r>
      <w:r w:rsidRPr="0022764C">
        <w:rPr>
          <w:rFonts w:eastAsia="Calibri" w:cstheme="minorHAnsi"/>
          <w:b/>
          <w:bCs/>
          <w:szCs w:val="18"/>
          <w:lang w:eastAsia="en-GB"/>
          <w:rPrChange w:id="1862"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863" w:author="stuart wolstenholme" w:date="2026-05-29T12:46:00Z" w16du:dateUtc="2026-05-29T11:46:00Z">
            <w:rPr>
              <w:rFonts w:eastAsia="Calibri" w:cstheme="minorHAnsi"/>
              <w:bCs/>
              <w:szCs w:val="18"/>
              <w:lang w:val="en-US" w:eastAsia="en-GB"/>
            </w:rPr>
          </w:rPrChange>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64" w:author="stuart wolstenholme" w:date="2026-05-29T12:46:00Z" w16du:dateUtc="2026-05-29T11:46:00Z">
            <w:rPr>
              <w:rFonts w:eastAsia="Calibri" w:cstheme="minorHAnsi"/>
              <w:szCs w:val="18"/>
              <w:lang w:val="en-US" w:eastAsia="en-GB"/>
            </w:rPr>
          </w:rPrChange>
        </w:rPr>
        <w:t xml:space="preserve">an error which occurs during the development or encoding of a computer program, software or application and which would, when in operation, result in a malfunction or incorrect operation of a </w:t>
      </w:r>
      <w:r w:rsidRPr="0022764C">
        <w:rPr>
          <w:rFonts w:eastAsia="Calibri" w:cstheme="minorHAnsi"/>
          <w:b/>
          <w:bCs/>
          <w:szCs w:val="18"/>
          <w:lang w:eastAsia="en-GB"/>
          <w:rPrChange w:id="1865"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86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867"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868" w:author="stuart wolstenholme" w:date="2026-05-29T12:46:00Z" w16du:dateUtc="2026-05-29T11:46:00Z">
            <w:rPr>
              <w:rFonts w:eastAsia="Calibri" w:cstheme="minorHAnsi"/>
              <w:szCs w:val="18"/>
              <w:lang w:val="en-US" w:eastAsia="en-GB"/>
            </w:rPr>
          </w:rPrChange>
        </w:rPr>
        <w:t xml:space="preserve">physical injury to, or impairment, destruction or corruption of, any tangible property, including the loss of use thereof. </w:t>
      </w:r>
      <w:r w:rsidRPr="0022764C">
        <w:rPr>
          <w:rFonts w:eastAsia="Calibri" w:cstheme="minorHAnsi"/>
          <w:b/>
          <w:bCs/>
          <w:szCs w:val="18"/>
          <w:lang w:eastAsia="en-GB"/>
          <w:rPrChange w:id="1869"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szCs w:val="18"/>
          <w:lang w:eastAsia="en-GB"/>
          <w:rPrChange w:id="1870" w:author="stuart wolstenholme" w:date="2026-05-29T12:46:00Z" w16du:dateUtc="2026-05-29T11:46:00Z">
            <w:rPr>
              <w:rFonts w:eastAsia="Calibri" w:cstheme="minorHAnsi"/>
              <w:szCs w:val="18"/>
              <w:lang w:val="en-US" w:eastAsia="en-GB"/>
            </w:rPr>
          </w:rPrChange>
        </w:rPr>
        <w:t xml:space="preserve"> is not considered tangible property. </w:t>
      </w:r>
      <w:r w:rsidRPr="0022764C">
        <w:rPr>
          <w:rFonts w:eastAsia="Calibri" w:cstheme="minorHAnsi"/>
          <w:b/>
          <w:szCs w:val="18"/>
          <w:lang w:eastAsia="en-GB"/>
          <w:rPrChange w:id="1871" w:author="stuart wolstenholme" w:date="2026-05-29T12:46:00Z" w16du:dateUtc="2026-05-29T11:46:00Z">
            <w:rPr>
              <w:rFonts w:eastAsia="Calibri" w:cstheme="minorHAnsi"/>
              <w:b/>
              <w:szCs w:val="18"/>
              <w:lang w:val="en-US" w:eastAsia="en-GB"/>
            </w:rPr>
          </w:rPrChange>
        </w:rPr>
        <w:t xml:space="preserve">Property Damage </w:t>
      </w:r>
      <w:r w:rsidRPr="0022764C">
        <w:rPr>
          <w:rFonts w:eastAsia="Calibri" w:cstheme="minorHAnsi"/>
          <w:szCs w:val="18"/>
          <w:lang w:eastAsia="en-GB"/>
          <w:rPrChange w:id="1872" w:author="stuart wolstenholme" w:date="2026-05-29T12:46:00Z" w16du:dateUtc="2026-05-29T11:46:00Z">
            <w:rPr>
              <w:rFonts w:eastAsia="Calibri" w:cstheme="minorHAnsi"/>
              <w:szCs w:val="18"/>
              <w:lang w:val="en-US" w:eastAsia="en-GB"/>
            </w:rPr>
          </w:rPrChange>
        </w:rPr>
        <w:t>does not include the loss of use of the</w:t>
      </w:r>
      <w:r w:rsidRPr="0022764C">
        <w:rPr>
          <w:rFonts w:eastAsia="Calibri" w:cstheme="minorHAnsi"/>
          <w:b/>
          <w:szCs w:val="18"/>
          <w:lang w:eastAsia="en-GB"/>
          <w:rPrChange w:id="187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874" w:author="stuart wolstenholme" w:date="2026-05-29T12:46:00Z" w16du:dateUtc="2026-05-29T11:46:00Z">
            <w:rPr>
              <w:rFonts w:eastAsia="Calibri" w:cstheme="minorHAnsi"/>
              <w:szCs w:val="18"/>
              <w:lang w:val="en-US" w:eastAsia="en-GB"/>
            </w:rPr>
          </w:rPrChange>
        </w:rPr>
        <w:t xml:space="preserve">computer hardware or electronic equipment which is caused by a </w:t>
      </w:r>
      <w:r w:rsidRPr="0022764C">
        <w:rPr>
          <w:rFonts w:eastAsia="Calibri" w:cstheme="minorHAnsi"/>
          <w:b/>
          <w:szCs w:val="18"/>
          <w:lang w:eastAsia="en-GB"/>
          <w:rPrChange w:id="1875"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szCs w:val="18"/>
          <w:lang w:eastAsia="en-GB"/>
          <w:rPrChange w:id="187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22764C" w:rsidRDefault="006936E8" w:rsidP="006936E8">
      <w:pPr>
        <w:spacing w:before="0" w:line="240" w:lineRule="auto"/>
        <w:rPr>
          <w:rFonts w:eastAsia="Calibri" w:cstheme="minorHAnsi"/>
          <w:szCs w:val="18"/>
          <w:lang w:eastAsia="en-GB"/>
          <w:rPrChange w:id="1877"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78" w:author="stuart wolstenholme" w:date="2026-05-29T12:46:00Z" w16du:dateUtc="2026-05-29T11:46:00Z">
            <w:rPr>
              <w:rFonts w:eastAsia="Calibri" w:cstheme="minorHAnsi"/>
              <w:szCs w:val="18"/>
              <w:lang w:val="en-US" w:eastAsia="en-GB"/>
            </w:rPr>
          </w:rPrChange>
        </w:rPr>
        <w:t xml:space="preserve">any of the following alleging a </w:t>
      </w:r>
      <w:r w:rsidRPr="0022764C">
        <w:rPr>
          <w:rFonts w:eastAsia="Calibri" w:cstheme="minorHAnsi"/>
          <w:b/>
          <w:szCs w:val="18"/>
          <w:lang w:eastAsia="en-GB"/>
          <w:rPrChange w:id="1879"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szCs w:val="18"/>
          <w:lang w:eastAsia="en-GB"/>
          <w:rPrChange w:id="188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1881"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1882"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83"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1884"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1885"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1886"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887"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888"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89"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90"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891"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92" w:author="stuart wolstenholme" w:date="2026-05-29T12:46:00Z" w16du:dateUtc="2026-05-29T11:46:00Z">
            <w:rPr>
              <w:rFonts w:eastAsia="Calibri" w:cstheme="minorHAnsi"/>
              <w:szCs w:val="18"/>
              <w:lang w:val="en-US" w:eastAsia="en-GB"/>
            </w:rPr>
          </w:rPrChange>
        </w:rPr>
        <w:t xml:space="preserve">an </w:t>
      </w:r>
      <w:r w:rsidRPr="0022764C">
        <w:rPr>
          <w:rFonts w:eastAsia="Calibri" w:cstheme="minorHAnsi"/>
          <w:b/>
          <w:szCs w:val="18"/>
          <w:lang w:eastAsia="en-GB"/>
          <w:rPrChange w:id="1893"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894" w:author="stuart wolstenholme" w:date="2026-05-29T12:46:00Z" w16du:dateUtc="2026-05-29T11:46:00Z">
            <w:rPr>
              <w:rFonts w:eastAsia="Calibri" w:cstheme="minorHAnsi"/>
              <w:szCs w:val="18"/>
              <w:lang w:val="en-US" w:eastAsia="en-GB"/>
            </w:rPr>
          </w:rPrChange>
        </w:rPr>
        <w:t xml:space="preserve">actual or alleged failure to prevent or avoid </w:t>
      </w:r>
      <w:r w:rsidRPr="0022764C">
        <w:rPr>
          <w:rFonts w:eastAsia="Calibri" w:cstheme="minorHAnsi"/>
          <w:b/>
          <w:bCs/>
          <w:szCs w:val="18"/>
          <w:lang w:eastAsia="en-GB"/>
          <w:rPrChange w:id="1895"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896"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89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98"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99"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90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del w:id="1901" w:author="stuart wolstenholme" w:date="2026-05-29T12:42:00Z" w16du:dateUtc="2026-05-29T11:42:00Z">
        <w:r w:rsidRPr="0022764C" w:rsidDel="00BB79CB">
          <w:rPr>
            <w:rFonts w:eastAsia="Calibri" w:cstheme="minorHAnsi"/>
            <w:kern w:val="2"/>
            <w:szCs w:val="18"/>
            <w:lang w:eastAsia="en-GB"/>
            <w14:ligatures w14:val="standardContextual"/>
          </w:rPr>
          <w:delText>third party</w:delText>
        </w:r>
      </w:del>
      <w:ins w:id="1902" w:author="stuart wolstenholme" w:date="2026-05-29T12:42:00Z" w16du:dateUtc="2026-05-29T11:42:00Z">
        <w:r w:rsidR="00BB79CB" w:rsidRPr="0022764C">
          <w:rPr>
            <w:rFonts w:eastAsia="Calibri" w:cstheme="minorHAnsi"/>
            <w:kern w:val="2"/>
            <w:szCs w:val="18"/>
            <w:lang w:eastAsia="en-GB"/>
            <w14:ligatures w14:val="standardContextual"/>
          </w:rPr>
          <w:t>third-party</w:t>
        </w:r>
      </w:ins>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903" w:author="stuart wolstenholme" w:date="2026-05-29T12:46:00Z" w16du:dateUtc="2026-05-29T11:46:00Z">
            <w:rPr>
              <w:rFonts w:eastAsia="Calibri" w:cstheme="minorHAnsi"/>
              <w:bCs/>
              <w:szCs w:val="18"/>
              <w:lang w:val="en-US" w:eastAsia="en-GB"/>
            </w:rPr>
          </w:rPrChange>
        </w:rPr>
        <w:t xml:space="preserve">means the governmental agency or regulatory authority responsible for investigating and enforcing </w:t>
      </w:r>
      <w:r w:rsidRPr="0022764C">
        <w:rPr>
          <w:rFonts w:eastAsia="Calibri" w:cstheme="minorHAnsi"/>
          <w:b/>
          <w:bCs/>
          <w:szCs w:val="18"/>
          <w:lang w:eastAsia="en-GB"/>
          <w:rPrChange w:id="1904"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905" w:author="stuart wolstenholme" w:date="2026-05-29T12:46:00Z" w16du:dateUtc="2026-05-29T11:46:00Z">
            <w:rPr>
              <w:rFonts w:eastAsia="Calibri" w:cstheme="minorHAnsi"/>
              <w:bCs/>
              <w:szCs w:val="18"/>
              <w:lang w:val="en-US" w:eastAsia="en-GB"/>
            </w:rPr>
          </w:rPrChange>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906" w:author="stuart wolstenholme" w:date="2026-05-29T12:46:00Z" w16du:dateUtc="2026-05-29T11:46:00Z">
            <w:rPr>
              <w:rFonts w:eastAsia="Calibri" w:cstheme="minorHAnsi"/>
              <w:szCs w:val="18"/>
              <w:lang w:val="en-US" w:eastAsia="en-GB"/>
            </w:rPr>
          </w:rPrChange>
        </w:rPr>
        <w:t xml:space="preserve">a sum of </w:t>
      </w:r>
      <w:r w:rsidRPr="0022764C">
        <w:rPr>
          <w:rFonts w:eastAsia="Calibri" w:cstheme="minorHAnsi"/>
          <w:b/>
          <w:szCs w:val="18"/>
          <w:lang w:eastAsia="en-GB"/>
          <w:rPrChange w:id="1907"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1908" w:author="stuart wolstenholme" w:date="2026-05-29T12:46:00Z" w16du:dateUtc="2026-05-29T11:46:00Z">
            <w:rPr>
              <w:rFonts w:eastAsia="Calibri" w:cstheme="minorHAnsi"/>
              <w:szCs w:val="18"/>
              <w:lang w:val="en-US" w:eastAsia="en-GB"/>
            </w:rPr>
          </w:rPrChange>
        </w:rPr>
        <w:t xml:space="preserve"> which an </w:t>
      </w:r>
      <w:r w:rsidRPr="0022764C">
        <w:rPr>
          <w:rFonts w:eastAsia="Calibri" w:cstheme="minorHAnsi"/>
          <w:b/>
          <w:szCs w:val="18"/>
          <w:lang w:eastAsia="en-GB"/>
          <w:rPrChange w:id="190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910" w:author="stuart wolstenholme" w:date="2026-05-29T12:46:00Z" w16du:dateUtc="2026-05-29T11:46:00Z">
            <w:rPr>
              <w:rFonts w:eastAsia="Calibri" w:cstheme="minorHAnsi"/>
              <w:szCs w:val="18"/>
              <w:lang w:val="en-US" w:eastAsia="en-GB"/>
            </w:rPr>
          </w:rPrChange>
        </w:rPr>
        <w:t xml:space="preserve"> is legally obligated to pay as a </w:t>
      </w:r>
      <w:r w:rsidRPr="0022764C">
        <w:rPr>
          <w:rFonts w:eastAsia="Calibri" w:cstheme="minorHAnsi"/>
          <w:b/>
          <w:szCs w:val="18"/>
          <w:lang w:eastAsia="en-GB"/>
          <w:rPrChange w:id="1911" w:author="stuart wolstenholme" w:date="2026-05-29T12:46:00Z" w16du:dateUtc="2026-05-29T11:46:00Z">
            <w:rPr>
              <w:rFonts w:eastAsia="Calibri" w:cstheme="minorHAnsi"/>
              <w:b/>
              <w:szCs w:val="18"/>
              <w:lang w:val="en-US" w:eastAsia="en-GB"/>
            </w:rPr>
          </w:rPrChange>
        </w:rPr>
        <w:t>Regulatory Authority’s</w:t>
      </w:r>
      <w:r w:rsidRPr="0022764C">
        <w:rPr>
          <w:rFonts w:eastAsia="Calibri" w:cstheme="minorHAnsi"/>
          <w:szCs w:val="18"/>
          <w:lang w:eastAsia="en-GB"/>
          <w:rPrChange w:id="1912" w:author="stuart wolstenholme" w:date="2026-05-29T12:46:00Z" w16du:dateUtc="2026-05-29T11:46:00Z">
            <w:rPr>
              <w:rFonts w:eastAsia="Calibri" w:cstheme="minorHAnsi"/>
              <w:szCs w:val="18"/>
              <w:lang w:val="en-US" w:eastAsia="en-GB"/>
            </w:rPr>
          </w:rPrChange>
        </w:rPr>
        <w:t xml:space="preserve"> award or fund for parties affected by a </w:t>
      </w:r>
      <w:r w:rsidRPr="0022764C">
        <w:rPr>
          <w:rFonts w:eastAsia="Calibri" w:cstheme="minorHAnsi"/>
          <w:b/>
          <w:szCs w:val="18"/>
          <w:lang w:eastAsia="en-GB"/>
          <w:rPrChange w:id="1913"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914" w:author="stuart wolstenholme" w:date="2026-05-29T12:46:00Z" w16du:dateUtc="2026-05-29T11:46:00Z">
            <w:rPr>
              <w:rFonts w:eastAsia="Calibri" w:cstheme="minorHAnsi"/>
              <w:szCs w:val="18"/>
              <w:lang w:val="en-US" w:eastAsia="en-GB"/>
            </w:rPr>
          </w:rPrChange>
        </w:rPr>
        <w:t xml:space="preserve">, due to an adverse judgment or settlement arising out of a </w:t>
      </w:r>
      <w:r w:rsidRPr="0022764C">
        <w:rPr>
          <w:rFonts w:eastAsia="Calibri" w:cstheme="minorHAnsi"/>
          <w:b/>
          <w:szCs w:val="18"/>
          <w:lang w:eastAsia="en-GB"/>
          <w:rPrChange w:id="1915" w:author="stuart wolstenholme" w:date="2026-05-29T12:46:00Z" w16du:dateUtc="2026-05-29T11:46:00Z">
            <w:rPr>
              <w:rFonts w:eastAsia="Calibri" w:cstheme="minorHAnsi"/>
              <w:b/>
              <w:szCs w:val="18"/>
              <w:lang w:val="en-US" w:eastAsia="en-GB"/>
            </w:rPr>
          </w:rPrChange>
        </w:rPr>
        <w:t>Privacy Regulatory Proceeding</w:t>
      </w:r>
      <w:r w:rsidRPr="0022764C">
        <w:rPr>
          <w:rFonts w:eastAsia="Calibri" w:cstheme="minorHAnsi"/>
          <w:szCs w:val="18"/>
          <w:lang w:eastAsia="en-GB"/>
          <w:rPrChange w:id="191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917" w:author="stuart wolstenholme" w:date="2026-05-29T12:46:00Z" w16du:dateUtc="2026-05-29T11:46:00Z">
            <w:rPr>
              <w:rFonts w:eastAsia="Calibri" w:cstheme="minorHAnsi"/>
              <w:bCs/>
              <w:szCs w:val="18"/>
              <w:lang w:val="en-US" w:eastAsia="en-GB"/>
            </w:rPr>
          </w:rPrChange>
        </w:rPr>
        <w:t xml:space="preserve">including consumer redress funds. </w:t>
      </w:r>
      <w:r w:rsidRPr="0022764C">
        <w:rPr>
          <w:rFonts w:eastAsia="Calibri" w:cstheme="minorHAnsi"/>
          <w:b/>
          <w:bCs/>
          <w:szCs w:val="18"/>
          <w:lang w:eastAsia="en-GB"/>
          <w:rPrChange w:id="1918" w:author="stuart wolstenholme" w:date="2026-05-29T12:46:00Z" w16du:dateUtc="2026-05-29T11:46:00Z">
            <w:rPr>
              <w:rFonts w:eastAsia="Calibri" w:cstheme="minorHAnsi"/>
              <w:b/>
              <w:bCs/>
              <w:szCs w:val="18"/>
              <w:lang w:val="en-US" w:eastAsia="en-GB"/>
            </w:rPr>
          </w:rPrChange>
        </w:rPr>
        <w:t xml:space="preserve">Regulatory Compensatory Award </w:t>
      </w:r>
      <w:r w:rsidRPr="0022764C">
        <w:rPr>
          <w:rFonts w:eastAsia="Calibri" w:cstheme="minorHAnsi"/>
          <w:bCs/>
          <w:szCs w:val="18"/>
          <w:lang w:eastAsia="en-GB"/>
          <w:rPrChange w:id="1919" w:author="stuart wolstenholme" w:date="2026-05-29T12:46:00Z" w16du:dateUtc="2026-05-29T11:46:00Z">
            <w:rPr>
              <w:rFonts w:eastAsia="Calibri" w:cstheme="minorHAnsi"/>
              <w:bCs/>
              <w:szCs w:val="18"/>
              <w:lang w:val="en-US" w:eastAsia="en-GB"/>
            </w:rPr>
          </w:rPrChange>
        </w:rPr>
        <w:t>does not</w:t>
      </w:r>
      <w:r w:rsidRPr="0022764C">
        <w:rPr>
          <w:rFonts w:eastAsia="Calibri" w:cstheme="minorHAnsi"/>
          <w:szCs w:val="18"/>
          <w:lang w:eastAsia="en-GB"/>
          <w:rPrChange w:id="1920" w:author="stuart wolstenholme" w:date="2026-05-29T12:46:00Z" w16du:dateUtc="2026-05-29T11:46:00Z">
            <w:rPr>
              <w:rFonts w:eastAsia="Calibri" w:cstheme="minorHAnsi"/>
              <w:szCs w:val="18"/>
              <w:lang w:val="en-US" w:eastAsia="en-GB"/>
            </w:rPr>
          </w:rPrChange>
        </w:rPr>
        <w:t xml:space="preserve"> include any criminal </w:t>
      </w:r>
      <w:r w:rsidRPr="0022764C">
        <w:rPr>
          <w:rFonts w:eastAsia="Calibri" w:cstheme="minorHAnsi"/>
          <w:bCs/>
          <w:szCs w:val="18"/>
          <w:lang w:eastAsia="en-GB"/>
          <w:rPrChange w:id="1921" w:author="stuart wolstenholme" w:date="2026-05-29T12:46:00Z" w16du:dateUtc="2026-05-29T11:46:00Z">
            <w:rPr>
              <w:rFonts w:eastAsia="Calibri" w:cstheme="minorHAnsi"/>
              <w:bCs/>
              <w:szCs w:val="18"/>
              <w:lang w:val="en-US" w:eastAsia="en-GB"/>
            </w:rPr>
          </w:rPrChange>
        </w:rPr>
        <w:t>fines or penalties of any nature whatsoever</w:t>
      </w:r>
      <w:r w:rsidRPr="0022764C">
        <w:rPr>
          <w:rFonts w:eastAsia="Calibri" w:cstheme="minorHAnsi"/>
          <w:szCs w:val="18"/>
          <w:lang w:eastAsia="en-GB"/>
          <w:rPrChange w:id="192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22764C" w:rsidRDefault="006936E8" w:rsidP="006936E8">
      <w:pPr>
        <w:spacing w:before="0" w:line="240" w:lineRule="auto"/>
        <w:rPr>
          <w:rFonts w:eastAsia="Calibri" w:cstheme="minorHAnsi"/>
          <w:bCs/>
          <w:szCs w:val="18"/>
          <w:lang w:eastAsia="en-GB"/>
          <w:rPrChange w:id="1923"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924"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925" w:author="stuart wolstenholme" w:date="2026-05-29T12:46:00Z" w16du:dateUtc="2026-05-29T11:46:00Z">
            <w:rPr>
              <w:rFonts w:eastAsia="Calibri" w:cstheme="minorHAnsi"/>
              <w:bCs/>
              <w:szCs w:val="18"/>
              <w:lang w:val="en-US" w:eastAsia="en-GB"/>
            </w:rPr>
          </w:rPrChange>
        </w:rPr>
        <w:t xml:space="preserve">civil fines or penalties imposed by a </w:t>
      </w:r>
      <w:r w:rsidRPr="0022764C">
        <w:rPr>
          <w:rFonts w:eastAsia="Calibri" w:cstheme="minorHAnsi"/>
          <w:b/>
          <w:bCs/>
          <w:szCs w:val="18"/>
          <w:lang w:eastAsia="en-GB"/>
          <w:rPrChange w:id="1926"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927"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928"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1929" w:author="stuart wolstenholme" w:date="2026-05-29T12:46:00Z" w16du:dateUtc="2026-05-29T11:46:00Z">
            <w:rPr>
              <w:rFonts w:eastAsia="Calibri" w:cstheme="minorHAnsi"/>
              <w:bCs/>
              <w:szCs w:val="18"/>
              <w:lang w:val="en-US" w:eastAsia="en-GB"/>
            </w:rPr>
          </w:rPrChange>
        </w:rPr>
        <w:t xml:space="preserve">as a result of a </w:t>
      </w:r>
      <w:r w:rsidRPr="0022764C">
        <w:rPr>
          <w:rFonts w:eastAsia="Calibri" w:cstheme="minorHAnsi"/>
          <w:b/>
          <w:bCs/>
          <w:szCs w:val="18"/>
          <w:lang w:eastAsia="en-GB"/>
          <w:rPrChange w:id="1930" w:author="stuart wolstenholme" w:date="2026-05-29T12:46:00Z" w16du:dateUtc="2026-05-29T11:46:00Z">
            <w:rPr>
              <w:rFonts w:eastAsia="Calibri" w:cstheme="minorHAnsi"/>
              <w:b/>
              <w:bCs/>
              <w:szCs w:val="18"/>
              <w:lang w:val="en-US" w:eastAsia="en-GB"/>
            </w:rPr>
          </w:rPrChange>
        </w:rPr>
        <w:t>Privacy Regulatory Proceeding</w:t>
      </w:r>
      <w:r w:rsidRPr="0022764C">
        <w:rPr>
          <w:rFonts w:eastAsia="Calibri" w:cstheme="minorHAnsi"/>
          <w:bCs/>
          <w:szCs w:val="18"/>
          <w:lang w:eastAsia="en-GB"/>
          <w:rPrChange w:id="193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32" w:author="stuart wolstenholme" w:date="2026-05-29T12:46:00Z" w16du:dateUtc="2026-05-29T11:46:00Z">
            <w:rPr>
              <w:rFonts w:eastAsia="Calibri" w:cstheme="minorHAnsi"/>
              <w:b/>
              <w:bCs/>
              <w:szCs w:val="18"/>
              <w:lang w:val="en-US" w:eastAsia="en-GB"/>
            </w:rPr>
          </w:rPrChange>
        </w:rPr>
        <w:t xml:space="preserve">Regulatory Fines and Penalties </w:t>
      </w:r>
      <w:r w:rsidRPr="0022764C">
        <w:rPr>
          <w:rFonts w:eastAsia="Calibri" w:cstheme="minorHAnsi"/>
          <w:bCs/>
          <w:szCs w:val="18"/>
          <w:lang w:eastAsia="en-GB"/>
          <w:rPrChange w:id="1933" w:author="stuart wolstenholme" w:date="2026-05-29T12:46:00Z" w16du:dateUtc="2026-05-29T11:46:00Z">
            <w:rPr>
              <w:rFonts w:eastAsia="Calibri" w:cstheme="minorHAnsi"/>
              <w:bCs/>
              <w:szCs w:val="18"/>
              <w:lang w:val="en-US" w:eastAsia="en-GB"/>
            </w:rPr>
          </w:rPrChange>
        </w:rPr>
        <w:t xml:space="preserve">does not include any amounts deemed uninsurable under the law pursuant to which this Policy is construed, criminal fines or penalties of any nature or </w:t>
      </w:r>
      <w:r w:rsidRPr="0022764C">
        <w:rPr>
          <w:rFonts w:eastAsia="Calibri" w:cstheme="minorHAnsi"/>
          <w:b/>
          <w:bCs/>
          <w:szCs w:val="18"/>
          <w:lang w:eastAsia="en-GB"/>
          <w:rPrChange w:id="1934" w:author="stuart wolstenholme" w:date="2026-05-29T12:46:00Z" w16du:dateUtc="2026-05-29T11:46:00Z">
            <w:rPr>
              <w:rFonts w:eastAsia="Calibri" w:cstheme="minorHAnsi"/>
              <w:b/>
              <w:bCs/>
              <w:szCs w:val="18"/>
              <w:lang w:val="en-US" w:eastAsia="en-GB"/>
            </w:rPr>
          </w:rPrChange>
        </w:rPr>
        <w:t>PCI DSS Fines and Assessments</w:t>
      </w:r>
      <w:r w:rsidRPr="0022764C">
        <w:rPr>
          <w:rFonts w:eastAsia="Calibri" w:cstheme="minorHAnsi"/>
          <w:bCs/>
          <w:szCs w:val="18"/>
          <w:lang w:eastAsia="en-GB"/>
          <w:rPrChange w:id="193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22764C">
        <w:rPr>
          <w:rFonts w:eastAsia="Times New Roman" w:cstheme="minorHAnsi"/>
          <w:bCs/>
          <w:snapToGrid w:val="0"/>
          <w:szCs w:val="18"/>
          <w:rPrChange w:id="1936" w:author="stuart wolstenholme" w:date="2026-05-29T12:46:00Z" w16du:dateUtc="2026-05-29T11:46:00Z">
            <w:rPr>
              <w:rFonts w:eastAsia="Times New Roman" w:cstheme="minorHAnsi"/>
              <w:bCs/>
              <w:snapToGrid w:val="0"/>
              <w:szCs w:val="18"/>
              <w:lang w:val="en-US"/>
            </w:rPr>
          </w:rPrChange>
        </w:rPr>
        <w:t>the reasonable amount that the</w:t>
      </w:r>
      <w:r w:rsidRPr="0022764C">
        <w:rPr>
          <w:rFonts w:eastAsia="Times New Roman" w:cstheme="minorHAnsi"/>
          <w:b/>
          <w:snapToGrid w:val="0"/>
          <w:szCs w:val="18"/>
          <w:rPrChange w:id="1937" w:author="stuart wolstenholme" w:date="2026-05-29T12:46:00Z" w16du:dateUtc="2026-05-29T11:46:00Z">
            <w:rPr>
              <w:rFonts w:eastAsia="Times New Roman" w:cstheme="minorHAnsi"/>
              <w:b/>
              <w:snapToGrid w:val="0"/>
              <w:szCs w:val="18"/>
              <w:lang w:val="en-US"/>
            </w:rPr>
          </w:rPrChange>
        </w:rPr>
        <w:t xml:space="preserve"> Named Insured</w:t>
      </w:r>
      <w:r w:rsidRPr="0022764C">
        <w:rPr>
          <w:rFonts w:eastAsia="Times New Roman" w:cstheme="minorHAnsi"/>
          <w:bCs/>
          <w:snapToGrid w:val="0"/>
          <w:szCs w:val="18"/>
          <w:rPrChange w:id="1938" w:author="stuart wolstenholme" w:date="2026-05-29T12:46:00Z" w16du:dateUtc="2026-05-29T11:46:00Z">
            <w:rPr>
              <w:rFonts w:eastAsia="Times New Roman" w:cstheme="minorHAnsi"/>
              <w:bCs/>
              <w:snapToGrid w:val="0"/>
              <w:szCs w:val="18"/>
              <w:lang w:val="en-US"/>
            </w:rPr>
          </w:rPrChange>
        </w:rPr>
        <w:t xml:space="preserve"> pays with </w:t>
      </w:r>
      <w:r w:rsidRPr="0022764C">
        <w:rPr>
          <w:rFonts w:eastAsia="Times New Roman" w:cstheme="minorHAnsi"/>
          <w:b/>
          <w:snapToGrid w:val="0"/>
          <w:szCs w:val="18"/>
          <w:rPrChange w:id="1939" w:author="stuart wolstenholme" w:date="2026-05-29T12:46:00Z" w16du:dateUtc="2026-05-29T11:46:00Z">
            <w:rPr>
              <w:rFonts w:eastAsia="Times New Roman" w:cstheme="minorHAnsi"/>
              <w:b/>
              <w:snapToGrid w:val="0"/>
              <w:szCs w:val="18"/>
              <w:lang w:val="en-US"/>
            </w:rPr>
          </w:rPrChange>
        </w:rPr>
        <w:t>Insurers</w:t>
      </w:r>
      <w:r w:rsidRPr="0022764C">
        <w:rPr>
          <w:rFonts w:eastAsia="Times New Roman" w:cstheme="minorHAnsi"/>
          <w:bCs/>
          <w:snapToGrid w:val="0"/>
          <w:szCs w:val="18"/>
          <w:rPrChange w:id="1940" w:author="stuart wolstenholme" w:date="2026-05-29T12:46:00Z" w16du:dateUtc="2026-05-29T11:46:00Z">
            <w:rPr>
              <w:rFonts w:eastAsia="Times New Roman" w:cstheme="minorHAnsi"/>
              <w:bCs/>
              <w:snapToGrid w:val="0"/>
              <w:szCs w:val="18"/>
              <w:lang w:val="en-US"/>
            </w:rPr>
          </w:rPrChange>
        </w:rPr>
        <w:t xml:space="preserve"> prior written approval </w:t>
      </w:r>
      <w:r w:rsidRPr="0022764C">
        <w:rPr>
          <w:rFonts w:eastAsia="Times New Roman" w:cstheme="minorHAnsi"/>
          <w:snapToGrid w:val="0"/>
          <w:szCs w:val="18"/>
          <w:rPrChange w:id="1941" w:author="stuart wolstenholme" w:date="2026-05-29T12:46:00Z" w16du:dateUtc="2026-05-29T11:46:00Z">
            <w:rPr>
              <w:rFonts w:eastAsia="Times New Roman" w:cstheme="minorHAnsi"/>
              <w:snapToGrid w:val="0"/>
              <w:szCs w:val="18"/>
              <w:lang w:val="en-US"/>
            </w:rPr>
          </w:rPrChange>
        </w:rPr>
        <w:t xml:space="preserve">to an </w:t>
      </w:r>
      <w:r w:rsidRPr="0022764C">
        <w:rPr>
          <w:rFonts w:eastAsia="Times New Roman" w:cstheme="minorHAnsi"/>
          <w:b/>
          <w:snapToGrid w:val="0"/>
          <w:szCs w:val="18"/>
          <w:rPrChange w:id="1942" w:author="stuart wolstenholme" w:date="2026-05-29T12:46:00Z" w16du:dateUtc="2026-05-29T11:46:00Z">
            <w:rPr>
              <w:rFonts w:eastAsia="Times New Roman" w:cstheme="minorHAnsi"/>
              <w:b/>
              <w:snapToGrid w:val="0"/>
              <w:szCs w:val="18"/>
              <w:lang w:val="en-US"/>
            </w:rPr>
          </w:rPrChange>
        </w:rPr>
        <w:t xml:space="preserve">Informant </w:t>
      </w:r>
      <w:r w:rsidRPr="0022764C">
        <w:rPr>
          <w:rFonts w:eastAsia="Times New Roman" w:cstheme="minorHAnsi"/>
          <w:snapToGrid w:val="0"/>
          <w:szCs w:val="18"/>
          <w:rPrChange w:id="1943" w:author="stuart wolstenholme" w:date="2026-05-29T12:46:00Z" w16du:dateUtc="2026-05-29T11:46:00Z">
            <w:rPr>
              <w:rFonts w:eastAsia="Times New Roman" w:cstheme="minorHAnsi"/>
              <w:snapToGrid w:val="0"/>
              <w:szCs w:val="18"/>
              <w:lang w:val="en-US"/>
            </w:rPr>
          </w:rPrChange>
        </w:rPr>
        <w:t xml:space="preserve">for information not otherwise available which leads to the arrest and conviction of any person who commits an illegal act that causes a </w:t>
      </w:r>
      <w:r w:rsidRPr="0022764C">
        <w:rPr>
          <w:rFonts w:eastAsia="Times New Roman" w:cstheme="minorHAnsi"/>
          <w:b/>
          <w:bCs/>
          <w:snapToGrid w:val="0"/>
          <w:szCs w:val="18"/>
          <w:rPrChange w:id="1944" w:author="stuart wolstenholme" w:date="2026-05-29T12:46:00Z" w16du:dateUtc="2026-05-29T11:46:00Z">
            <w:rPr>
              <w:rFonts w:eastAsia="Times New Roman" w:cstheme="minorHAnsi"/>
              <w:b/>
              <w:bCs/>
              <w:snapToGrid w:val="0"/>
              <w:szCs w:val="18"/>
              <w:lang w:val="en-US"/>
            </w:rPr>
          </w:rPrChange>
        </w:rPr>
        <w:t>First Party Insured Event</w:t>
      </w:r>
      <w:r w:rsidRPr="0022764C">
        <w:rPr>
          <w:rFonts w:eastAsia="Times New Roman" w:cstheme="minorHAnsi"/>
          <w:snapToGrid w:val="0"/>
          <w:szCs w:val="18"/>
          <w:rPrChange w:id="1945" w:author="stuart wolstenholme" w:date="2026-05-29T12:46:00Z" w16du:dateUtc="2026-05-29T11:46:00Z">
            <w:rPr>
              <w:rFonts w:eastAsia="Times New Roman" w:cstheme="minorHAnsi"/>
              <w:snapToGrid w:val="0"/>
              <w:szCs w:val="18"/>
              <w:lang w:val="en-US"/>
            </w:rPr>
          </w:rPrChange>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22764C" w:rsidRDefault="006936E8" w:rsidP="006936E8">
      <w:pPr>
        <w:spacing w:before="0" w:line="240" w:lineRule="auto"/>
        <w:rPr>
          <w:rFonts w:eastAsia="Calibri" w:cstheme="minorHAnsi"/>
          <w:bCs/>
          <w:szCs w:val="18"/>
          <w:lang w:eastAsia="en-GB"/>
          <w:rPrChange w:id="194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47" w:author="stuart wolstenholme" w:date="2026-05-29T12:46:00Z" w16du:dateUtc="2026-05-29T11:46:00Z">
            <w:rPr>
              <w:rFonts w:eastAsia="Calibri" w:cstheme="minorHAnsi"/>
              <w:bCs/>
              <w:szCs w:val="18"/>
              <w:lang w:val="en-US" w:eastAsia="en-GB"/>
            </w:rPr>
          </w:rPrChange>
        </w:rPr>
        <w:t xml:space="preserve">any of the following, but only if actually or allegedly committed by an </w:t>
      </w:r>
      <w:r w:rsidRPr="0022764C">
        <w:rPr>
          <w:rFonts w:eastAsia="Calibri" w:cstheme="minorHAnsi"/>
          <w:b/>
          <w:bCs/>
          <w:szCs w:val="18"/>
          <w:lang w:eastAsia="en-GB"/>
          <w:rPrChange w:id="194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94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del w:id="1950" w:author="stuart wolstenholme" w:date="2026-05-29T12:42:00Z" w16du:dateUtc="2026-05-29T11:42:00Z">
        <w:r w:rsidRPr="0022764C" w:rsidDel="00BB79CB">
          <w:rPr>
            <w:rFonts w:eastAsia="Calibri" w:cstheme="minorHAnsi"/>
            <w:b/>
            <w:bCs/>
            <w:kern w:val="2"/>
            <w:szCs w:val="18"/>
            <w:lang w:eastAsia="en-GB"/>
            <w14:ligatures w14:val="standardContextual"/>
          </w:rPr>
          <w:delText>Denial of Service</w:delText>
        </w:r>
      </w:del>
      <w:ins w:id="1951" w:author="stuart wolstenholme" w:date="2026-05-29T12:42:00Z" w16du:dateUtc="2026-05-29T11:42:00Z">
        <w:r w:rsidR="00BB79CB" w:rsidRPr="0022764C">
          <w:rPr>
            <w:rFonts w:eastAsia="Calibri" w:cstheme="minorHAnsi"/>
            <w:b/>
            <w:bCs/>
            <w:kern w:val="2"/>
            <w:szCs w:val="18"/>
            <w:lang w:eastAsia="en-GB"/>
            <w14:ligatures w14:val="standardContextual"/>
          </w:rPr>
          <w:t>Denial-of-Service</w:t>
        </w:r>
      </w:ins>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952" w:author="stuart wolstenholme" w:date="2026-05-29T12:46:00Z" w16du:dateUtc="2026-05-29T11:46:00Z">
            <w:rPr>
              <w:rFonts w:eastAsia="Calibri" w:cstheme="minorHAnsi"/>
              <w:szCs w:val="18"/>
              <w:lang w:val="en-US" w:eastAsia="en-GB"/>
            </w:rPr>
          </w:rPrChange>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953" w:author="stuart wolstenholme" w:date="2026-05-29T12:46:00Z" w16du:dateUtc="2026-05-29T11:46:00Z">
            <w:rPr>
              <w:rFonts w:eastAsia="Arial Unicode MS" w:cstheme="minorHAnsi"/>
              <w:bCs/>
              <w:szCs w:val="18"/>
              <w:lang w:val="en-US"/>
            </w:rPr>
          </w:rPrChange>
        </w:rPr>
        <w:t xml:space="preserve">a </w:t>
      </w:r>
      <w:r w:rsidRPr="0022764C">
        <w:rPr>
          <w:rFonts w:eastAsia="Arial Unicode MS" w:cstheme="minorHAnsi"/>
          <w:b/>
          <w:bCs/>
          <w:szCs w:val="18"/>
          <w:rPrChange w:id="1954" w:author="stuart wolstenholme" w:date="2026-05-29T12:46:00Z" w16du:dateUtc="2026-05-29T11:46:00Z">
            <w:rPr>
              <w:rFonts w:eastAsia="Arial Unicode MS" w:cstheme="minorHAnsi"/>
              <w:b/>
              <w:bCs/>
              <w:szCs w:val="18"/>
              <w:lang w:val="en-US"/>
            </w:rPr>
          </w:rPrChange>
        </w:rPr>
        <w:t>Hacking Attack</w:t>
      </w:r>
      <w:r w:rsidRPr="0022764C">
        <w:rPr>
          <w:rFonts w:eastAsia="Arial Unicode MS" w:cstheme="minorHAnsi"/>
          <w:bCs/>
          <w:szCs w:val="18"/>
          <w:rPrChange w:id="1955" w:author="stuart wolstenholme" w:date="2026-05-29T12:46:00Z" w16du:dateUtc="2026-05-29T11:46:00Z">
            <w:rPr>
              <w:rFonts w:eastAsia="Arial Unicode MS" w:cstheme="minorHAnsi"/>
              <w:bCs/>
              <w:szCs w:val="18"/>
              <w:lang w:val="en-US"/>
            </w:rPr>
          </w:rPrChange>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956" w:author="stuart wolstenholme" w:date="2026-05-29T12:46:00Z" w16du:dateUtc="2026-05-29T11:46:00Z">
            <w:rPr>
              <w:rFonts w:eastAsia="Arial Unicode MS" w:cstheme="minorHAnsi"/>
              <w:bCs/>
              <w:szCs w:val="18"/>
              <w:lang w:val="en-US"/>
            </w:rPr>
          </w:rPrChange>
        </w:rPr>
        <w:t>t</w:t>
      </w:r>
      <w:r w:rsidRPr="0022764C">
        <w:rPr>
          <w:rFonts w:eastAsia="Arial Unicode MS" w:cstheme="minorHAnsi"/>
          <w:szCs w:val="18"/>
          <w:rPrChange w:id="1957" w:author="stuart wolstenholme" w:date="2026-05-29T12:46:00Z" w16du:dateUtc="2026-05-29T11:46:00Z">
            <w:rPr>
              <w:rFonts w:eastAsia="Arial Unicode MS" w:cstheme="minorHAnsi"/>
              <w:szCs w:val="18"/>
              <w:lang w:val="en-US"/>
            </w:rPr>
          </w:rPrChange>
        </w:rPr>
        <w:t xml:space="preserve">he theft or loss of an unsecured </w:t>
      </w:r>
      <w:r w:rsidRPr="0022764C">
        <w:rPr>
          <w:rFonts w:eastAsia="Arial Unicode MS" w:cstheme="minorHAnsi"/>
          <w:b/>
          <w:szCs w:val="18"/>
          <w:rPrChange w:id="1958" w:author="stuart wolstenholme" w:date="2026-05-29T12:46:00Z" w16du:dateUtc="2026-05-29T11:46:00Z">
            <w:rPr>
              <w:rFonts w:eastAsia="Arial Unicode MS" w:cstheme="minorHAnsi"/>
              <w:b/>
              <w:szCs w:val="18"/>
              <w:lang w:val="en-US"/>
            </w:rPr>
          </w:rPrChange>
        </w:rPr>
        <w:t>Data</w:t>
      </w:r>
      <w:r w:rsidRPr="0022764C">
        <w:rPr>
          <w:rFonts w:eastAsia="Arial Unicode MS" w:cstheme="minorHAnsi"/>
          <w:szCs w:val="18"/>
          <w:rPrChange w:id="1959" w:author="stuart wolstenholme" w:date="2026-05-29T12:46:00Z" w16du:dateUtc="2026-05-29T11:46:00Z">
            <w:rPr>
              <w:rFonts w:eastAsia="Arial Unicode MS" w:cstheme="minorHAnsi"/>
              <w:szCs w:val="18"/>
              <w:lang w:val="en-US"/>
            </w:rPr>
          </w:rPrChange>
        </w:rPr>
        <w:t xml:space="preserve"> storage or </w:t>
      </w:r>
      <w:r w:rsidRPr="0022764C">
        <w:rPr>
          <w:rFonts w:eastAsia="Calibri" w:cstheme="minorHAnsi"/>
          <w:szCs w:val="18"/>
          <w:rPrChange w:id="1960" w:author="stuart wolstenholme" w:date="2026-05-29T12:46:00Z" w16du:dateUtc="2026-05-29T11:46:00Z">
            <w:rPr>
              <w:rFonts w:eastAsia="Calibri" w:cstheme="minorHAnsi"/>
              <w:szCs w:val="18"/>
              <w:lang w:val="en-US"/>
            </w:rPr>
          </w:rPrChange>
        </w:rPr>
        <w:t xml:space="preserve">mobile device containing </w:t>
      </w:r>
      <w:r w:rsidRPr="0022764C">
        <w:rPr>
          <w:rFonts w:eastAsia="Calibri" w:cstheme="minorHAnsi"/>
          <w:b/>
          <w:szCs w:val="18"/>
          <w:rPrChange w:id="1961"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962" w:author="stuart wolstenholme" w:date="2026-05-29T12:46:00Z" w16du:dateUtc="2026-05-29T11:46:00Z">
            <w:rPr>
              <w:rFonts w:eastAsia="Calibri" w:cstheme="minorHAnsi"/>
              <w:szCs w:val="18"/>
              <w:lang w:val="en-US"/>
            </w:rPr>
          </w:rPrChange>
        </w:rPr>
        <w:t>, including any smartphone, tablet or laptop which is owned by the</w:t>
      </w:r>
      <w:r w:rsidRPr="0022764C">
        <w:rPr>
          <w:rFonts w:eastAsia="Calibri" w:cstheme="minorHAnsi"/>
          <w:b/>
          <w:bCs/>
          <w:szCs w:val="18"/>
          <w:rPrChange w:id="1963" w:author="stuart wolstenholme" w:date="2026-05-29T12:46:00Z" w16du:dateUtc="2026-05-29T11:46:00Z">
            <w:rPr>
              <w:rFonts w:eastAsia="Calibri" w:cstheme="minorHAnsi"/>
              <w:b/>
              <w:bCs/>
              <w:szCs w:val="18"/>
              <w:lang w:val="en-US"/>
            </w:rPr>
          </w:rPrChange>
        </w:rPr>
        <w:t xml:space="preserve"> Named Insured </w:t>
      </w:r>
      <w:r w:rsidRPr="0022764C">
        <w:rPr>
          <w:rFonts w:eastAsia="Calibri" w:cstheme="minorHAnsi"/>
          <w:szCs w:val="18"/>
          <w:rPrChange w:id="1964" w:author="stuart wolstenholme" w:date="2026-05-29T12:46:00Z" w16du:dateUtc="2026-05-29T11:46:00Z">
            <w:rPr>
              <w:rFonts w:eastAsia="Calibri" w:cstheme="minorHAnsi"/>
              <w:szCs w:val="18"/>
              <w:lang w:val="en-US"/>
            </w:rPr>
          </w:rPrChange>
        </w:rPr>
        <w:t xml:space="preserve">and operated by an </w:t>
      </w:r>
      <w:r w:rsidRPr="0022764C">
        <w:rPr>
          <w:rFonts w:eastAsia="Calibri" w:cstheme="minorHAnsi"/>
          <w:b/>
          <w:szCs w:val="18"/>
          <w:rPrChange w:id="1965" w:author="stuart wolstenholme" w:date="2026-05-29T12:46:00Z" w16du:dateUtc="2026-05-29T11:46:00Z">
            <w:rPr>
              <w:rFonts w:eastAsia="Calibri" w:cstheme="minorHAnsi"/>
              <w:b/>
              <w:szCs w:val="18"/>
              <w:lang w:val="en-US"/>
            </w:rPr>
          </w:rPrChange>
        </w:rPr>
        <w:t>Insured</w:t>
      </w:r>
      <w:r w:rsidRPr="0022764C">
        <w:rPr>
          <w:rFonts w:eastAsia="Calibri" w:cstheme="minorHAnsi"/>
          <w:bCs/>
          <w:szCs w:val="18"/>
          <w:rPrChange w:id="1966" w:author="stuart wolstenholme" w:date="2026-05-29T12:46:00Z" w16du:dateUtc="2026-05-29T11:46:00Z">
            <w:rPr>
              <w:rFonts w:eastAsia="Calibri" w:cstheme="minorHAnsi"/>
              <w:bCs/>
              <w:szCs w:val="18"/>
              <w:lang w:val="en-US"/>
            </w:rPr>
          </w:rPrChange>
        </w:rPr>
        <w:t>,</w:t>
      </w:r>
      <w:r w:rsidRPr="0022764C">
        <w:rPr>
          <w:rFonts w:eastAsia="Calibri" w:cstheme="minorHAnsi"/>
          <w:szCs w:val="18"/>
          <w:rPrChange w:id="1967" w:author="stuart wolstenholme" w:date="2026-05-29T12:46:00Z" w16du:dateUtc="2026-05-29T11:46:00Z">
            <w:rPr>
              <w:rFonts w:eastAsia="Calibri" w:cstheme="minorHAnsi"/>
              <w:szCs w:val="18"/>
              <w:lang w:val="en-US"/>
            </w:rPr>
          </w:rPrChange>
        </w:rPr>
        <w:t xml:space="preserve"> or owned and operated by an </w:t>
      </w:r>
      <w:r w:rsidRPr="0022764C">
        <w:rPr>
          <w:rFonts w:eastAsia="Calibri" w:cstheme="minorHAnsi"/>
          <w:b/>
          <w:szCs w:val="18"/>
          <w:rPrChange w:id="1968" w:author="stuart wolstenholme" w:date="2026-05-29T12:46:00Z" w16du:dateUtc="2026-05-29T11:46:00Z">
            <w:rPr>
              <w:rFonts w:eastAsia="Calibri" w:cstheme="minorHAnsi"/>
              <w:b/>
              <w:szCs w:val="18"/>
              <w:lang w:val="en-US"/>
            </w:rPr>
          </w:rPrChange>
        </w:rPr>
        <w:t xml:space="preserve">Employee </w:t>
      </w:r>
      <w:r w:rsidRPr="0022764C">
        <w:rPr>
          <w:rFonts w:eastAsia="Calibri" w:cstheme="minorHAnsi"/>
          <w:szCs w:val="18"/>
          <w:rPrChange w:id="1969" w:author="stuart wolstenholme" w:date="2026-05-29T12:46:00Z" w16du:dateUtc="2026-05-29T11:46:00Z">
            <w:rPr>
              <w:rFonts w:eastAsia="Calibri" w:cstheme="minorHAnsi"/>
              <w:szCs w:val="18"/>
              <w:lang w:val="en-US"/>
            </w:rPr>
          </w:rPrChange>
        </w:rPr>
        <w:t xml:space="preserve">or </w:t>
      </w:r>
      <w:r w:rsidRPr="0022764C">
        <w:rPr>
          <w:rFonts w:eastAsia="Calibri" w:cstheme="minorHAnsi"/>
          <w:b/>
          <w:szCs w:val="18"/>
          <w:rPrChange w:id="1970" w:author="stuart wolstenholme" w:date="2026-05-29T12:46:00Z" w16du:dateUtc="2026-05-29T11:46:00Z">
            <w:rPr>
              <w:rFonts w:eastAsia="Calibri" w:cstheme="minorHAnsi"/>
              <w:b/>
              <w:szCs w:val="18"/>
              <w:lang w:val="en-US"/>
            </w:rPr>
          </w:rPrChange>
        </w:rPr>
        <w:t xml:space="preserve">Executive </w:t>
      </w:r>
      <w:r w:rsidRPr="0022764C">
        <w:rPr>
          <w:rFonts w:eastAsia="Calibri" w:cstheme="minorHAnsi"/>
          <w:szCs w:val="18"/>
          <w:rPrChange w:id="1971" w:author="stuart wolstenholme" w:date="2026-05-29T12:46:00Z" w16du:dateUtc="2026-05-29T11:46:00Z">
            <w:rPr>
              <w:rFonts w:eastAsia="Calibri" w:cstheme="minorHAnsi"/>
              <w:szCs w:val="18"/>
              <w:lang w:val="en-US"/>
            </w:rPr>
          </w:rPrChange>
        </w:rPr>
        <w:t>who has agreed in writing to the</w:t>
      </w:r>
      <w:r w:rsidRPr="0022764C">
        <w:rPr>
          <w:rFonts w:eastAsia="Calibri" w:cstheme="minorHAnsi"/>
          <w:b/>
          <w:bCs/>
          <w:szCs w:val="18"/>
          <w:rPrChange w:id="1972"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973" w:author="stuart wolstenholme" w:date="2026-05-29T12:46:00Z" w16du:dateUtc="2026-05-29T11:46:00Z">
            <w:rPr>
              <w:rFonts w:eastAsia="Calibri" w:cstheme="minorHAnsi"/>
              <w:szCs w:val="18"/>
              <w:lang w:val="en-US"/>
            </w:rPr>
          </w:rPrChange>
        </w:rPr>
        <w:t>corporate mobile device acceptable use and security policy (also known as a “Bring Your Own Device” policy).</w:t>
      </w:r>
    </w:p>
    <w:p w:rsidR="006936E8" w:rsidRPr="0022764C" w:rsidRDefault="006936E8" w:rsidP="006936E8">
      <w:pPr>
        <w:spacing w:before="0" w:line="240" w:lineRule="auto"/>
        <w:rPr>
          <w:rFonts w:eastAsia="Calibri" w:cstheme="minorHAnsi"/>
          <w:szCs w:val="18"/>
          <w:lang w:eastAsia="en-GB"/>
          <w:rPrChange w:id="197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975"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976"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77"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978"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79"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980"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81" w:author="stuart wolstenholme" w:date="2026-05-29T12:46:00Z" w16du:dateUtc="2026-05-29T11:46:00Z">
            <w:rPr>
              <w:rFonts w:eastAsia="Calibri" w:cstheme="minorHAnsi"/>
              <w:szCs w:val="18"/>
              <w:lang w:val="en-US" w:eastAsia="en-GB"/>
            </w:rPr>
          </w:rPrChange>
        </w:rPr>
        <w:t xml:space="preserve"> resulting from a continuing attack, event, incident or failure of computer security will be considered a single </w:t>
      </w:r>
      <w:r w:rsidRPr="0022764C">
        <w:rPr>
          <w:rFonts w:eastAsia="Calibri" w:cstheme="minorHAnsi"/>
          <w:b/>
          <w:bCs/>
          <w:szCs w:val="18"/>
          <w:lang w:eastAsia="en-GB"/>
          <w:rPrChange w:id="198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1983"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984" w:author="stuart wolstenholme" w:date="2026-05-29T12:46:00Z" w16du:dateUtc="2026-05-29T11:46:00Z">
            <w:rPr>
              <w:rFonts w:eastAsia="Calibri" w:cstheme="minorHAnsi"/>
              <w:b/>
              <w:bCs/>
              <w:szCs w:val="18"/>
              <w:lang w:val="en-US" w:eastAsia="en-GB"/>
            </w:rPr>
          </w:rPrChange>
        </w:rPr>
        <w:t xml:space="preserve">Security Breaches </w:t>
      </w:r>
      <w:r w:rsidRPr="0022764C">
        <w:rPr>
          <w:rFonts w:eastAsia="Calibri" w:cstheme="minorHAnsi"/>
          <w:bCs/>
          <w:szCs w:val="18"/>
          <w:lang w:eastAsia="en-GB"/>
          <w:rPrChange w:id="1985"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98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87"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988"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989" w:author="stuart wolstenholme" w:date="2026-05-29T12:46:00Z" w16du:dateUtc="2026-05-29T11:46:00Z">
            <w:rPr>
              <w:rFonts w:eastAsia="Calibri" w:cstheme="minorHAnsi"/>
              <w:bCs/>
              <w:szCs w:val="18"/>
              <w:lang w:val="en-US" w:eastAsia="en-GB"/>
            </w:rPr>
          </w:rPrChange>
        </w:rPr>
        <w:t xml:space="preserve">that is owned or leased by, and under the direct operational control of, a </w:t>
      </w:r>
      <w:r w:rsidRPr="0022764C">
        <w:rPr>
          <w:rFonts w:eastAsia="Calibri" w:cstheme="minorHAnsi"/>
          <w:b/>
          <w:szCs w:val="18"/>
          <w:lang w:eastAsia="en-GB"/>
          <w:rPrChange w:id="1990" w:author="stuart wolstenholme" w:date="2026-05-29T12:46:00Z" w16du:dateUtc="2026-05-29T11:46:00Z">
            <w:rPr>
              <w:rFonts w:eastAsia="Calibri" w:cstheme="minorHAnsi"/>
              <w:b/>
              <w:szCs w:val="18"/>
              <w:lang w:val="en-US" w:eastAsia="en-GB"/>
            </w:rPr>
          </w:rPrChange>
        </w:rPr>
        <w:t>BPO service provider</w:t>
      </w:r>
      <w:r w:rsidRPr="0022764C">
        <w:rPr>
          <w:rFonts w:eastAsia="Calibri" w:cstheme="minorHAnsi"/>
          <w:bCs/>
          <w:szCs w:val="18"/>
          <w:lang w:eastAsia="en-GB"/>
          <w:rPrChange w:id="1991"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992" w:author="stuart wolstenholme" w:date="2026-05-29T12:46:00Z" w16du:dateUtc="2026-05-29T11:46:00Z">
            <w:rPr>
              <w:rFonts w:eastAsia="Calibri" w:cstheme="minorHAnsi"/>
              <w:b/>
              <w:bCs/>
              <w:szCs w:val="18"/>
              <w:lang w:val="en-US" w:eastAsia="en-GB"/>
            </w:rPr>
          </w:rPrChange>
        </w:rPr>
        <w:t>Outsourced IT</w:t>
      </w:r>
      <w:r w:rsidRPr="0022764C">
        <w:rPr>
          <w:rFonts w:eastAsia="Calibri" w:cstheme="minorHAnsi"/>
          <w:bCs/>
          <w:szCs w:val="18"/>
          <w:lang w:eastAsia="en-GB"/>
          <w:rPrChange w:id="199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94" w:author="stuart wolstenholme" w:date="2026-05-29T12:46:00Z" w16du:dateUtc="2026-05-29T11:46:00Z">
            <w:rPr>
              <w:rFonts w:eastAsia="Calibri" w:cstheme="minorHAnsi"/>
              <w:b/>
              <w:bCs/>
              <w:szCs w:val="18"/>
              <w:lang w:val="en-US" w:eastAsia="en-GB"/>
            </w:rPr>
          </w:rPrChange>
        </w:rPr>
        <w:t>Service Provider</w:t>
      </w:r>
      <w:r w:rsidRPr="0022764C">
        <w:rPr>
          <w:rFonts w:eastAsia="Calibri" w:cstheme="minorHAnsi"/>
          <w:bCs/>
          <w:szCs w:val="18"/>
          <w:lang w:eastAsia="en-GB"/>
          <w:rPrChange w:id="199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22764C" w:rsidRDefault="006936E8" w:rsidP="006936E8">
      <w:pPr>
        <w:spacing w:before="0" w:line="240" w:lineRule="auto"/>
        <w:rPr>
          <w:rFonts w:eastAsia="Calibri" w:cstheme="minorHAnsi"/>
          <w:kern w:val="2"/>
          <w:szCs w:val="18"/>
          <w:lang w:eastAsia="en-GB"/>
          <w14:ligatures w14:val="standardContextual"/>
          <w:rPrChange w:id="1996"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Calibri" w:cstheme="minorHAnsi"/>
          <w:kern w:val="2"/>
          <w:szCs w:val="18"/>
          <w14:ligatures w14:val="standardContextual"/>
        </w:rPr>
        <w:t xml:space="preserve">means </w:t>
      </w:r>
      <w:r w:rsidRPr="0022764C">
        <w:rPr>
          <w:rFonts w:eastAsia="Calibri" w:cstheme="minorHAnsi"/>
          <w:kern w:val="2"/>
          <w:szCs w:val="18"/>
          <w:lang w:eastAsia="en-GB"/>
          <w14:ligatures w14:val="standardContextual"/>
          <w:rPrChange w:id="1997" w:author="stuart wolstenholme" w:date="2026-05-29T12:46:00Z" w16du:dateUtc="2026-05-29T11:46:00Z">
            <w:rPr>
              <w:rFonts w:eastAsia="Calibri" w:cstheme="minorHAnsi"/>
              <w:kern w:val="2"/>
              <w:szCs w:val="18"/>
              <w:lang w:val="en-US" w:eastAsia="en-GB"/>
              <w14:ligatures w14:val="standardContextual"/>
            </w:rPr>
          </w:rPrChange>
        </w:rPr>
        <w:t>reasonable and necessary costs</w:t>
      </w:r>
      <w:r w:rsidRPr="0022764C">
        <w:rPr>
          <w:rFonts w:eastAsia="Calibri" w:cstheme="minorHAnsi"/>
          <w:b/>
          <w:kern w:val="2"/>
          <w:szCs w:val="18"/>
          <w:lang w:eastAsia="en-GB"/>
          <w14:ligatures w14:val="standardContextual"/>
          <w:rPrChange w:id="1998"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999" w:author="stuart wolstenholme" w:date="2026-05-29T12:46:00Z" w16du:dateUtc="2026-05-29T11:46:00Z">
            <w:rPr>
              <w:rFonts w:eastAsia="Calibri" w:cstheme="minorHAnsi"/>
              <w:kern w:val="2"/>
              <w:szCs w:val="18"/>
              <w:lang w:val="en-US" w:eastAsia="en-GB"/>
              <w14:ligatures w14:val="standardContextual"/>
            </w:rPr>
          </w:rPrChange>
        </w:rPr>
        <w:t xml:space="preserve">and expenses that the </w:t>
      </w:r>
      <w:r w:rsidRPr="0022764C">
        <w:rPr>
          <w:rFonts w:eastAsia="Calibri" w:cstheme="minorHAnsi"/>
          <w:b/>
          <w:bCs/>
          <w:kern w:val="2"/>
          <w:szCs w:val="18"/>
          <w:lang w:eastAsia="en-GB"/>
          <w14:ligatures w14:val="standardContextual"/>
          <w:rPrChange w:id="2000" w:author="stuart wolstenholme" w:date="2026-05-29T12:46:00Z" w16du:dateUtc="2026-05-29T11:46:00Z">
            <w:rPr>
              <w:rFonts w:eastAsia="Calibri" w:cstheme="minorHAnsi"/>
              <w:b/>
              <w:bCs/>
              <w:kern w:val="2"/>
              <w:szCs w:val="18"/>
              <w:lang w:val="en-US" w:eastAsia="en-GB"/>
              <w14:ligatures w14:val="standardContextual"/>
            </w:rPr>
          </w:rPrChange>
        </w:rPr>
        <w:t xml:space="preserve">Named Insured </w:t>
      </w:r>
      <w:r w:rsidRPr="0022764C">
        <w:rPr>
          <w:rFonts w:eastAsia="Calibri" w:cstheme="minorHAnsi"/>
          <w:kern w:val="2"/>
          <w:szCs w:val="18"/>
          <w:lang w:eastAsia="en-GB"/>
          <w14:ligatures w14:val="standardContextual"/>
          <w:rPrChange w:id="2001" w:author="stuart wolstenholme" w:date="2026-05-29T12:46:00Z" w16du:dateUtc="2026-05-29T11:46:00Z">
            <w:rPr>
              <w:rFonts w:eastAsia="Calibri" w:cstheme="minorHAnsi"/>
              <w:kern w:val="2"/>
              <w:szCs w:val="18"/>
              <w:lang w:val="en-US" w:eastAsia="en-GB"/>
              <w14:ligatures w14:val="standardContextual"/>
            </w:rPr>
          </w:rPrChange>
        </w:rPr>
        <w:t>incurs</w:t>
      </w:r>
      <w:r w:rsidRPr="0022764C">
        <w:rPr>
          <w:rFonts w:eastAsia="Calibri" w:cstheme="minorHAnsi"/>
          <w:bCs/>
          <w:kern w:val="2"/>
          <w:szCs w:val="18"/>
          <w:lang w:eastAsia="en-GB"/>
          <w14:ligatures w14:val="standardContextual"/>
          <w:rPrChange w:id="2002" w:author="stuart wolstenholme" w:date="2026-05-29T12:46:00Z" w16du:dateUtc="2026-05-29T11:46:00Z">
            <w:rPr>
              <w:rFonts w:eastAsia="Calibri" w:cstheme="minorHAnsi"/>
              <w:bCs/>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2003" w:author="stuart wolstenholme" w:date="2026-05-29T12:46:00Z" w16du:dateUtc="2026-05-29T11:46:00Z">
            <w:rPr>
              <w:rFonts w:eastAsia="Calibri" w:cstheme="minorHAnsi"/>
              <w:kern w:val="2"/>
              <w:szCs w:val="18"/>
              <w:lang w:val="en-US" w:eastAsia="en-GB"/>
              <w14:ligatures w14:val="standardContextual"/>
            </w:rPr>
          </w:rPrChange>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22764C" w:rsidRDefault="006936E8" w:rsidP="006936E8">
      <w:pPr>
        <w:spacing w:before="0" w:line="240" w:lineRule="auto"/>
        <w:rPr>
          <w:rFonts w:eastAsia="Calibri" w:cstheme="minorHAnsi"/>
          <w:bCs/>
          <w:szCs w:val="18"/>
          <w:lang w:eastAsia="en-GB"/>
          <w:rPrChange w:id="200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05" w:author="stuart wolstenholme" w:date="2026-05-29T12:46:00Z" w16du:dateUtc="2026-05-29T11:46:00Z">
            <w:rPr>
              <w:rFonts w:eastAsia="Calibri" w:cstheme="minorHAnsi"/>
              <w:bCs/>
              <w:szCs w:val="18"/>
              <w:lang w:val="en-US" w:eastAsia="en-GB"/>
            </w:rPr>
          </w:rPrChange>
        </w:rPr>
        <w:t xml:space="preserve">an unplanned outage, interruption, failure, suspension or degradation of service of an </w:t>
      </w:r>
      <w:r w:rsidRPr="0022764C">
        <w:rPr>
          <w:rFonts w:eastAsia="Calibri" w:cstheme="minorHAnsi"/>
          <w:b/>
          <w:bCs/>
          <w:szCs w:val="18"/>
          <w:lang w:eastAsia="en-GB"/>
          <w:rPrChange w:id="200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2007" w:author="stuart wolstenholme" w:date="2026-05-29T12:46:00Z" w16du:dateUtc="2026-05-29T11:46:00Z">
            <w:rPr>
              <w:rFonts w:eastAsia="Calibri" w:cstheme="minorHAnsi"/>
              <w:bCs/>
              <w:szCs w:val="18"/>
              <w:lang w:val="en-US" w:eastAsia="en-GB"/>
            </w:rPr>
          </w:rPrChange>
        </w:rPr>
        <w:t xml:space="preserve">, including, but not limited to, any such outage, interruption, failure, suspension or degradation of service caused directly by a </w:t>
      </w:r>
      <w:r w:rsidRPr="0022764C">
        <w:rPr>
          <w:rFonts w:eastAsia="Calibri" w:cstheme="minorHAnsi"/>
          <w:b/>
          <w:bCs/>
          <w:szCs w:val="18"/>
          <w:lang w:eastAsia="en-GB"/>
          <w:rPrChange w:id="2008"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200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010" w:author="stuart wolstenholme" w:date="2026-05-29T12:46:00Z" w16du:dateUtc="2026-05-29T11:46:00Z">
            <w:rPr>
              <w:rFonts w:eastAsia="Calibri" w:cstheme="minorHAnsi"/>
              <w:b/>
              <w:bCs/>
              <w:szCs w:val="18"/>
              <w:lang w:val="en-US" w:eastAsia="en-GB"/>
            </w:rPr>
          </w:rPrChange>
        </w:rPr>
        <w:t>Voluntary Shutdown</w:t>
      </w:r>
      <w:r w:rsidRPr="0022764C">
        <w:rPr>
          <w:rFonts w:eastAsia="Calibri" w:cstheme="minorHAnsi"/>
          <w:bCs/>
          <w:szCs w:val="18"/>
          <w:lang w:eastAsia="en-GB"/>
          <w:rPrChange w:id="2011" w:author="stuart wolstenholme" w:date="2026-05-29T12:46:00Z" w16du:dateUtc="2026-05-29T11:46:00Z">
            <w:rPr>
              <w:rFonts w:eastAsia="Calibri" w:cstheme="minorHAnsi"/>
              <w:bCs/>
              <w:szCs w:val="18"/>
              <w:lang w:val="en-US" w:eastAsia="en-GB"/>
            </w:rPr>
          </w:rPrChange>
        </w:rPr>
        <w:t xml:space="preserve">, administrative error or </w:t>
      </w:r>
      <w:r w:rsidRPr="0022764C">
        <w:rPr>
          <w:rFonts w:eastAsia="Calibri" w:cstheme="minorHAnsi"/>
          <w:b/>
          <w:bCs/>
          <w:szCs w:val="18"/>
          <w:lang w:eastAsia="en-GB"/>
          <w:rPrChange w:id="2012" w:author="stuart wolstenholme" w:date="2026-05-29T12:46:00Z" w16du:dateUtc="2026-05-29T11:46:00Z">
            <w:rPr>
              <w:rFonts w:eastAsia="Calibri" w:cstheme="minorHAnsi"/>
              <w:b/>
              <w:bCs/>
              <w:szCs w:val="18"/>
              <w:lang w:val="en-US" w:eastAsia="en-GB"/>
            </w:rPr>
          </w:rPrChange>
        </w:rPr>
        <w:t>Programming Error</w:t>
      </w:r>
      <w:r w:rsidRPr="0022764C">
        <w:rPr>
          <w:rFonts w:eastAsia="Calibri" w:cstheme="minorHAnsi"/>
          <w:bCs/>
          <w:szCs w:val="18"/>
          <w:lang w:eastAsia="en-GB"/>
          <w:rPrChange w:id="201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014"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2015" w:author="stuart wolstenholme" w:date="2026-05-29T12:46:00Z" w16du:dateUtc="2026-05-29T11:46:00Z">
            <w:rPr>
              <w:rFonts w:eastAsia="Calibri" w:cstheme="minorHAnsi"/>
              <w:bCs/>
              <w:szCs w:val="18"/>
              <w:lang w:val="en-US" w:eastAsia="en-GB"/>
            </w:rPr>
          </w:rPrChange>
        </w:rPr>
        <w:t xml:space="preserve">does not include any </w:t>
      </w:r>
      <w:r w:rsidRPr="0022764C">
        <w:rPr>
          <w:rFonts w:eastAsia="Calibri" w:cstheme="minorHAnsi"/>
          <w:b/>
          <w:bCs/>
          <w:szCs w:val="18"/>
          <w:lang w:eastAsia="en-GB"/>
          <w:rPrChange w:id="2016" w:author="stuart wolstenholme" w:date="2026-05-29T12:46:00Z" w16du:dateUtc="2026-05-29T11:46:00Z">
            <w:rPr>
              <w:rFonts w:eastAsia="Calibri" w:cstheme="minorHAnsi"/>
              <w:b/>
              <w:bCs/>
              <w:szCs w:val="18"/>
              <w:lang w:val="en-US" w:eastAsia="en-GB"/>
            </w:rPr>
          </w:rPrChange>
        </w:rPr>
        <w:t>Dependent System Failure</w:t>
      </w:r>
      <w:r w:rsidRPr="0022764C">
        <w:rPr>
          <w:rFonts w:eastAsia="Calibri" w:cstheme="minorHAnsi"/>
          <w:bCs/>
          <w:szCs w:val="18"/>
          <w:lang w:eastAsia="en-GB"/>
          <w:rPrChange w:id="201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22764C" w:rsidRDefault="006936E8" w:rsidP="006936E8">
      <w:pPr>
        <w:spacing w:before="0" w:line="240" w:lineRule="auto"/>
        <w:rPr>
          <w:rFonts w:eastAsia="Calibri" w:cstheme="minorHAnsi"/>
          <w:szCs w:val="18"/>
          <w:lang w:eastAsia="en-GB"/>
          <w:rPrChange w:id="2018"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2019" w:author="stuart wolstenholme" w:date="2026-05-29T12:46:00Z" w16du:dateUtc="2026-05-29T11:46:00Z">
            <w:rPr>
              <w:rFonts w:eastAsia="Calibri" w:cstheme="minorHAnsi"/>
              <w:szCs w:val="18"/>
              <w:lang w:val="en-US" w:eastAsia="en-GB"/>
            </w:rPr>
          </w:rPrChange>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20" w:author="stuart wolstenholme" w:date="2026-05-29T12:46:00Z" w16du:dateUtc="2026-05-29T11:46:00Z">
            <w:rPr>
              <w:rFonts w:eastAsia="Calibri" w:cstheme="minorHAnsi"/>
              <w:bCs/>
              <w:szCs w:val="18"/>
              <w:lang w:val="en-US" w:eastAsia="en-GB"/>
            </w:rPr>
          </w:rPrChange>
        </w:rPr>
        <w:t xml:space="preserve">the intentional, unauthorised and fraudulent use of or access to an </w:t>
      </w:r>
      <w:r w:rsidRPr="0022764C">
        <w:rPr>
          <w:rFonts w:eastAsia="Calibri" w:cstheme="minorHAnsi"/>
          <w:b/>
          <w:bCs/>
          <w:szCs w:val="18"/>
          <w:lang w:eastAsia="en-GB"/>
          <w:rPrChange w:id="2021"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2022" w:author="stuart wolstenholme" w:date="2026-05-29T12:46:00Z" w16du:dateUtc="2026-05-29T11:46:00Z">
            <w:rPr>
              <w:rFonts w:eastAsia="Calibri" w:cstheme="minorHAnsi"/>
              <w:bCs/>
              <w:szCs w:val="18"/>
              <w:lang w:val="en-US" w:eastAsia="en-GB"/>
            </w:rPr>
          </w:rPrChange>
        </w:rPr>
        <w:t xml:space="preserve">as a direct result of a </w:t>
      </w:r>
      <w:r w:rsidRPr="0022764C">
        <w:rPr>
          <w:rFonts w:eastAsia="Calibri" w:cstheme="minorHAnsi"/>
          <w:b/>
          <w:bCs/>
          <w:szCs w:val="18"/>
          <w:lang w:eastAsia="en-GB"/>
          <w:rPrChange w:id="2023"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2024" w:author="stuart wolstenholme" w:date="2026-05-29T12:46:00Z" w16du:dateUtc="2026-05-29T11:46:00Z">
            <w:rPr>
              <w:rFonts w:eastAsia="Calibri" w:cstheme="minorHAnsi"/>
              <w:bCs/>
              <w:szCs w:val="18"/>
              <w:lang w:val="en-US" w:eastAsia="en-GB"/>
            </w:rPr>
          </w:rPrChange>
        </w:rPr>
        <w:t xml:space="preserve">, including </w:t>
      </w:r>
      <w:r w:rsidRPr="0022764C">
        <w:rPr>
          <w:rFonts w:eastAsia="Calibri" w:cstheme="minorHAnsi"/>
          <w:b/>
          <w:bCs/>
          <w:szCs w:val="18"/>
          <w:lang w:eastAsia="en-GB"/>
          <w:rPrChange w:id="2025" w:author="stuart wolstenholme" w:date="2026-05-29T12:46:00Z" w16du:dateUtc="2026-05-29T11:46:00Z">
            <w:rPr>
              <w:rFonts w:eastAsia="Calibri" w:cstheme="minorHAnsi"/>
              <w:b/>
              <w:bCs/>
              <w:szCs w:val="18"/>
              <w:lang w:val="en-US" w:eastAsia="en-GB"/>
            </w:rPr>
          </w:rPrChange>
        </w:rPr>
        <w:t>Cryptojacking</w:t>
      </w:r>
      <w:r w:rsidRPr="0022764C">
        <w:rPr>
          <w:rFonts w:eastAsia="Calibri" w:cstheme="minorHAnsi"/>
          <w:bCs/>
          <w:szCs w:val="18"/>
          <w:lang w:eastAsia="en-GB"/>
          <w:rPrChange w:id="2026" w:author="stuart wolstenholme" w:date="2026-05-29T12:46:00Z" w16du:dateUtc="2026-05-29T11:46:00Z">
            <w:rPr>
              <w:rFonts w:eastAsia="Calibri" w:cstheme="minorHAnsi"/>
              <w:bCs/>
              <w:szCs w:val="18"/>
              <w:lang w:val="en-US" w:eastAsia="en-GB"/>
            </w:rPr>
          </w:rPrChange>
        </w:rPr>
        <w:t xml:space="preserve">, which results in the fraudulent use of electricity, water, natural gas, oil, internet access, mobile </w:t>
      </w:r>
      <w:r w:rsidRPr="0022764C">
        <w:rPr>
          <w:rFonts w:eastAsia="Calibri" w:cstheme="minorHAnsi"/>
          <w:b/>
          <w:bCs/>
          <w:szCs w:val="18"/>
          <w:lang w:eastAsia="en-GB"/>
          <w:rPrChange w:id="2027"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bCs/>
          <w:szCs w:val="18"/>
          <w:lang w:eastAsia="en-GB"/>
          <w:rPrChange w:id="2028" w:author="stuart wolstenholme" w:date="2026-05-29T12:46:00Z" w16du:dateUtc="2026-05-29T11:46:00Z">
            <w:rPr>
              <w:rFonts w:eastAsia="Calibri" w:cstheme="minorHAnsi"/>
              <w:bCs/>
              <w:szCs w:val="18"/>
              <w:lang w:val="en-US" w:eastAsia="en-GB"/>
            </w:rPr>
          </w:rPrChange>
        </w:rPr>
        <w:t xml:space="preserve">, cable or satellite services, sewage, </w:t>
      </w:r>
      <w:r w:rsidRPr="0022764C">
        <w:rPr>
          <w:rFonts w:eastAsia="Calibri" w:cstheme="minorHAnsi"/>
          <w:b/>
          <w:bCs/>
          <w:szCs w:val="18"/>
          <w:lang w:eastAsia="en-GB"/>
          <w:rPrChange w:id="2029" w:author="stuart wolstenholme" w:date="2026-05-29T12:46:00Z" w16du:dateUtc="2026-05-29T11:46:00Z">
            <w:rPr>
              <w:rFonts w:eastAsia="Calibri" w:cstheme="minorHAnsi"/>
              <w:b/>
              <w:bCs/>
              <w:szCs w:val="18"/>
              <w:lang w:val="en-US" w:eastAsia="en-GB"/>
            </w:rPr>
          </w:rPrChange>
        </w:rPr>
        <w:t xml:space="preserve">Cloud Provider </w:t>
      </w:r>
      <w:r w:rsidRPr="0022764C">
        <w:rPr>
          <w:rFonts w:eastAsia="Calibri" w:cstheme="minorHAnsi"/>
          <w:bCs/>
          <w:szCs w:val="18"/>
          <w:lang w:eastAsia="en-GB"/>
          <w:rPrChange w:id="2030" w:author="stuart wolstenholme" w:date="2026-05-29T12:46:00Z" w16du:dateUtc="2026-05-29T11:46:00Z">
            <w:rPr>
              <w:rFonts w:eastAsia="Calibri" w:cstheme="minorHAnsi"/>
              <w:bCs/>
              <w:szCs w:val="18"/>
              <w:lang w:val="en-US" w:eastAsia="en-GB"/>
            </w:rPr>
          </w:rPrChange>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22764C" w:rsidRDefault="006936E8" w:rsidP="006936E8">
      <w:pPr>
        <w:spacing w:before="0" w:line="240" w:lineRule="auto"/>
        <w:rPr>
          <w:rFonts w:eastAsia="Calibri" w:cstheme="minorHAnsi"/>
          <w:bCs/>
          <w:szCs w:val="18"/>
          <w:lang w:eastAsia="en-GB"/>
          <w:rPrChange w:id="203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32" w:author="stuart wolstenholme" w:date="2026-05-29T12:46:00Z" w16du:dateUtc="2026-05-29T11:46:00Z">
            <w:rPr>
              <w:rFonts w:eastAsia="Calibri" w:cstheme="minorHAnsi"/>
              <w:bCs/>
              <w:szCs w:val="18"/>
              <w:lang w:val="en-US" w:eastAsia="en-GB"/>
            </w:rPr>
          </w:rPrChange>
        </w:rPr>
        <w:t xml:space="preserve">the overage charges or increased expenses that the </w:t>
      </w:r>
      <w:r w:rsidRPr="0022764C">
        <w:rPr>
          <w:rFonts w:eastAsia="Calibri" w:cstheme="minorHAnsi"/>
          <w:b/>
          <w:szCs w:val="18"/>
          <w:lang w:eastAsia="en-GB"/>
          <w:rPrChange w:id="2033"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Cs/>
          <w:szCs w:val="18"/>
          <w:lang w:eastAsia="en-GB"/>
          <w:rPrChange w:id="2034" w:author="stuart wolstenholme" w:date="2026-05-29T12:46:00Z" w16du:dateUtc="2026-05-29T11:46:00Z">
            <w:rPr>
              <w:rFonts w:eastAsia="Calibri" w:cstheme="minorHAnsi"/>
              <w:bCs/>
              <w:szCs w:val="18"/>
              <w:lang w:val="en-US" w:eastAsia="en-GB"/>
            </w:rPr>
          </w:rPrChange>
        </w:rPr>
        <w:t xml:space="preserve"> incurs as a direct result of </w:t>
      </w:r>
      <w:r w:rsidRPr="0022764C">
        <w:rPr>
          <w:rFonts w:eastAsia="Calibri" w:cstheme="minorHAnsi"/>
          <w:b/>
          <w:bCs/>
          <w:szCs w:val="18"/>
          <w:lang w:eastAsia="en-GB"/>
          <w:rPrChange w:id="2035"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bCs/>
          <w:szCs w:val="18"/>
          <w:lang w:eastAsia="en-GB"/>
          <w:rPrChange w:id="2036" w:author="stuart wolstenholme" w:date="2026-05-29T12:46:00Z" w16du:dateUtc="2026-05-29T11:46:00Z">
            <w:rPr>
              <w:rFonts w:eastAsia="Calibri" w:cstheme="minorHAnsi"/>
              <w:bCs/>
              <w:szCs w:val="18"/>
              <w:lang w:val="en-US" w:eastAsia="en-GB"/>
            </w:rPr>
          </w:rPrChange>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2037" w:author="stuart wolstenholme" w:date="2026-05-29T12:46:00Z" w16du:dateUtc="2026-05-29T11:46:00Z">
            <w:rPr>
              <w:rFonts w:eastAsia="Calibri" w:cstheme="minorHAnsi"/>
              <w:bCs/>
              <w:szCs w:val="18"/>
              <w:lang w:val="en-US" w:eastAsia="en-GB"/>
            </w:rPr>
          </w:rPrChange>
        </w:rPr>
        <w:t>such overage charges or increased expenses are charged to the</w:t>
      </w:r>
      <w:r w:rsidRPr="0022764C">
        <w:rPr>
          <w:rFonts w:eastAsia="Calibri" w:cstheme="minorHAnsi"/>
          <w:b/>
          <w:szCs w:val="18"/>
          <w:lang w:eastAsia="en-GB"/>
          <w:rPrChange w:id="203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40" w:author="stuart wolstenholme" w:date="2026-05-29T12:46:00Z" w16du:dateUtc="2026-05-29T11:46:00Z">
            <w:rPr>
              <w:rFonts w:eastAsia="Calibri" w:cstheme="minorHAnsi"/>
              <w:bCs/>
              <w:szCs w:val="18"/>
              <w:lang w:val="en-US" w:eastAsia="en-GB"/>
            </w:rPr>
          </w:rPrChange>
        </w:rPr>
        <w:t>in a periodic billing statement by the provider of the utility, service or resource, pursuant to a written contract or agreement executed between the</w:t>
      </w:r>
      <w:r w:rsidRPr="0022764C">
        <w:rPr>
          <w:rFonts w:eastAsia="Calibri" w:cstheme="minorHAnsi"/>
          <w:b/>
          <w:szCs w:val="18"/>
          <w:lang w:eastAsia="en-GB"/>
          <w:rPrChange w:id="20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43" w:author="stuart wolstenholme" w:date="2026-05-29T12:46:00Z" w16du:dateUtc="2026-05-29T11:46:00Z">
            <w:rPr>
              <w:rFonts w:eastAsia="Calibri" w:cstheme="minorHAnsi"/>
              <w:bCs/>
              <w:szCs w:val="18"/>
              <w:lang w:val="en-US" w:eastAsia="en-GB"/>
            </w:rPr>
          </w:rPrChange>
        </w:rPr>
        <w:t xml:space="preserve">and such provider before the </w:t>
      </w:r>
      <w:r w:rsidRPr="0022764C">
        <w:rPr>
          <w:rFonts w:eastAsia="Calibri" w:cstheme="minorHAnsi"/>
          <w:b/>
          <w:bCs/>
          <w:szCs w:val="18"/>
          <w:lang w:eastAsia="en-GB"/>
          <w:rPrChange w:id="2044"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2045" w:author="stuart wolstenholme" w:date="2026-05-29T12:46:00Z" w16du:dateUtc="2026-05-29T11:46:00Z">
            <w:rPr>
              <w:rFonts w:eastAsia="Calibri" w:cstheme="minorHAnsi"/>
              <w:bCs/>
              <w:szCs w:val="18"/>
              <w:lang w:val="en-US" w:eastAsia="en-GB"/>
            </w:rPr>
          </w:rPrChange>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2046" w:author="stuart wolstenholme" w:date="2026-05-29T12:46:00Z" w16du:dateUtc="2026-05-29T11:46:00Z">
            <w:rPr>
              <w:rFonts w:eastAsia="Calibri" w:cstheme="minorHAnsi"/>
              <w:bCs/>
              <w:szCs w:val="18"/>
              <w:lang w:val="en-US" w:eastAsia="en-GB"/>
            </w:rPr>
          </w:rPrChange>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22764C">
        <w:rPr>
          <w:rFonts w:eastAsia="Calibri" w:cstheme="minorHAnsi"/>
          <w:bCs/>
          <w:szCs w:val="18"/>
          <w:lang w:eastAsia="en-GB"/>
          <w:rPrChange w:id="2047" w:author="stuart wolstenholme" w:date="2026-05-29T12:46:00Z" w16du:dateUtc="2026-05-29T11:46:00Z">
            <w:rPr>
              <w:rFonts w:eastAsia="Calibri" w:cstheme="minorHAnsi"/>
              <w:bCs/>
              <w:szCs w:val="18"/>
              <w:lang w:val="en-US" w:eastAsia="en-GB"/>
            </w:rPr>
          </w:rPrChange>
        </w:rPr>
        <w:t xml:space="preserve">In determining the amount of </w:t>
      </w:r>
      <w:r w:rsidRPr="0022764C">
        <w:rPr>
          <w:rFonts w:eastAsia="Calibri" w:cstheme="minorHAnsi"/>
          <w:b/>
          <w:bCs/>
          <w:szCs w:val="18"/>
          <w:lang w:eastAsia="en-GB"/>
          <w:rPrChange w:id="2048" w:author="stuart wolstenholme" w:date="2026-05-29T12:46:00Z" w16du:dateUtc="2026-05-29T11:46:00Z">
            <w:rPr>
              <w:rFonts w:eastAsia="Calibri" w:cstheme="minorHAnsi"/>
              <w:b/>
              <w:bCs/>
              <w:szCs w:val="18"/>
              <w:lang w:val="en-US" w:eastAsia="en-GB"/>
            </w:rPr>
          </w:rPrChange>
        </w:rPr>
        <w:t xml:space="preserve">Utilities Fraud Loss </w:t>
      </w:r>
      <w:r w:rsidRPr="0022764C">
        <w:rPr>
          <w:rFonts w:eastAsia="Calibri" w:cstheme="minorHAnsi"/>
          <w:bCs/>
          <w:szCs w:val="18"/>
          <w:lang w:eastAsia="en-GB"/>
          <w:rPrChange w:id="2049" w:author="stuart wolstenholme" w:date="2026-05-29T12:46:00Z" w16du:dateUtc="2026-05-29T11:46:00Z">
            <w:rPr>
              <w:rFonts w:eastAsia="Calibri" w:cstheme="minorHAnsi"/>
              <w:bCs/>
              <w:szCs w:val="18"/>
              <w:lang w:val="en-US" w:eastAsia="en-GB"/>
            </w:rPr>
          </w:rPrChange>
        </w:rPr>
        <w:t xml:space="preserve">payable, due consideration will be given to </w:t>
      </w:r>
      <w:del w:id="2050" w:author="stuart wolstenholme" w:date="2026-05-29T12:42:00Z" w16du:dateUtc="2026-05-29T11:42:00Z">
        <w:r w:rsidRPr="0022764C" w:rsidDel="00BB79CB">
          <w:rPr>
            <w:rFonts w:eastAsia="Calibri" w:cstheme="minorHAnsi"/>
            <w:bCs/>
            <w:szCs w:val="18"/>
            <w:lang w:eastAsia="en-GB"/>
            <w:rPrChange w:id="2051" w:author="stuart wolstenholme" w:date="2026-05-29T12:46:00Z" w16du:dateUtc="2026-05-29T11:46:00Z">
              <w:rPr>
                <w:rFonts w:eastAsia="Calibri" w:cstheme="minorHAnsi"/>
                <w:bCs/>
                <w:szCs w:val="18"/>
                <w:lang w:val="en-US" w:eastAsia="en-GB"/>
              </w:rPr>
            </w:rPrChange>
          </w:rPr>
          <w:delText xml:space="preserve">the </w:delText>
        </w:r>
        <w:r w:rsidRPr="0022764C" w:rsidDel="00BB79CB">
          <w:rPr>
            <w:rFonts w:eastAsia="Calibri" w:cstheme="minorHAnsi"/>
            <w:b/>
            <w:szCs w:val="18"/>
            <w:lang w:eastAsia="en-GB"/>
            <w:rPrChange w:id="2052" w:author="stuart wolstenholme" w:date="2026-05-29T12:46:00Z" w16du:dateUtc="2026-05-29T11:46:00Z">
              <w:rPr>
                <w:rFonts w:eastAsia="Calibri" w:cstheme="minorHAnsi"/>
                <w:b/>
                <w:szCs w:val="18"/>
                <w:lang w:val="en-US" w:eastAsia="en-GB"/>
              </w:rPr>
            </w:rPrChange>
          </w:rPr>
          <w:delText xml:space="preserve"> Named</w:delText>
        </w:r>
      </w:del>
      <w:ins w:id="2053" w:author="stuart wolstenholme" w:date="2026-05-29T12:42:00Z" w16du:dateUtc="2026-05-29T11:42:00Z">
        <w:r w:rsidR="00BB79CB" w:rsidRPr="0022764C">
          <w:rPr>
            <w:rFonts w:eastAsia="Calibri" w:cstheme="minorHAnsi"/>
            <w:bCs/>
            <w:szCs w:val="18"/>
            <w:lang w:eastAsia="en-GB"/>
            <w:rPrChange w:id="2054" w:author="stuart wolstenholme" w:date="2026-05-29T12:46:00Z" w16du:dateUtc="2026-05-29T11:46:00Z">
              <w:rPr>
                <w:rFonts w:eastAsia="Calibri" w:cstheme="minorHAnsi"/>
                <w:bCs/>
                <w:szCs w:val="18"/>
                <w:lang w:val="en-US" w:eastAsia="en-GB"/>
              </w:rPr>
            </w:rPrChange>
          </w:rPr>
          <w:t xml:space="preserve">the </w:t>
        </w:r>
        <w:r w:rsidR="00BB79CB" w:rsidRPr="0022764C">
          <w:rPr>
            <w:rFonts w:eastAsia="Calibri" w:cstheme="minorHAnsi"/>
            <w:b/>
            <w:szCs w:val="18"/>
            <w:lang w:eastAsia="en-GB"/>
            <w:rPrChange w:id="2055" w:author="stuart wolstenholme" w:date="2026-05-29T12:46:00Z" w16du:dateUtc="2026-05-29T11:46:00Z">
              <w:rPr>
                <w:rFonts w:eastAsia="Calibri" w:cstheme="minorHAnsi"/>
                <w:b/>
                <w:szCs w:val="18"/>
                <w:lang w:val="en-US" w:eastAsia="en-GB"/>
              </w:rPr>
            </w:rPrChange>
          </w:rPr>
          <w:t>Named</w:t>
        </w:r>
      </w:ins>
      <w:r w:rsidRPr="0022764C">
        <w:rPr>
          <w:rFonts w:eastAsia="Calibri" w:cstheme="minorHAnsi"/>
          <w:b/>
          <w:szCs w:val="18"/>
          <w:lang w:eastAsia="en-GB"/>
          <w:rPrChange w:id="2056" w:author="stuart wolstenholme" w:date="2026-05-29T12:46:00Z" w16du:dateUtc="2026-05-29T11:46:00Z">
            <w:rPr>
              <w:rFonts w:eastAsia="Calibri" w:cstheme="minorHAnsi"/>
              <w:b/>
              <w:szCs w:val="18"/>
              <w:lang w:val="en-US" w:eastAsia="en-GB"/>
            </w:rPr>
          </w:rPrChange>
        </w:rPr>
        <w:t xml:space="preserve"> Insured’s </w:t>
      </w:r>
      <w:r w:rsidRPr="0022764C">
        <w:rPr>
          <w:rFonts w:eastAsia="Calibri" w:cstheme="minorHAnsi"/>
          <w:bCs/>
          <w:szCs w:val="18"/>
          <w:lang w:eastAsia="en-GB"/>
          <w:rPrChange w:id="2057" w:author="stuart wolstenholme" w:date="2026-05-29T12:46:00Z" w16du:dateUtc="2026-05-29T11:46:00Z">
            <w:rPr>
              <w:rFonts w:eastAsia="Calibri" w:cstheme="minorHAnsi"/>
              <w:bCs/>
              <w:szCs w:val="18"/>
              <w:lang w:val="en-US" w:eastAsia="en-GB"/>
            </w:rPr>
          </w:rPrChange>
        </w:rPr>
        <w:t xml:space="preserve">prior utility expenses and the probable utility expenses the </w:t>
      </w:r>
      <w:r w:rsidRPr="0022764C">
        <w:rPr>
          <w:rFonts w:eastAsia="Calibri" w:cstheme="minorHAnsi"/>
          <w:b/>
          <w:szCs w:val="18"/>
          <w:lang w:eastAsia="en-GB"/>
          <w:rPrChange w:id="2058"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
          <w:bCs/>
          <w:szCs w:val="18"/>
          <w:lang w:eastAsia="en-GB"/>
          <w:rPrChange w:id="205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60" w:author="stuart wolstenholme" w:date="2026-05-29T12:46:00Z" w16du:dateUtc="2026-05-29T11:46:00Z">
            <w:rPr>
              <w:rFonts w:eastAsia="Calibri" w:cstheme="minorHAnsi"/>
              <w:bCs/>
              <w:szCs w:val="18"/>
              <w:lang w:val="en-US" w:eastAsia="en-GB"/>
            </w:rPr>
          </w:rPrChange>
        </w:rPr>
        <w:t xml:space="preserve">would have incurred had no </w:t>
      </w:r>
      <w:r w:rsidRPr="0022764C">
        <w:rPr>
          <w:rFonts w:eastAsia="Calibri" w:cstheme="minorHAnsi"/>
          <w:b/>
          <w:bCs/>
          <w:szCs w:val="18"/>
          <w:lang w:eastAsia="en-GB"/>
          <w:rPrChange w:id="2061"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2062" w:author="stuart wolstenholme" w:date="2026-05-29T12:46:00Z" w16du:dateUtc="2026-05-29T11:46:00Z">
            <w:rPr>
              <w:rFonts w:eastAsia="Calibri" w:cstheme="minorHAnsi"/>
              <w:bCs/>
              <w:szCs w:val="18"/>
              <w:lang w:val="en-US" w:eastAsia="en-GB"/>
            </w:rPr>
          </w:rPrChange>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63"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064"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2065" w:author="stuart wolstenholme" w:date="2026-05-29T12:46:00Z" w16du:dateUtc="2026-05-29T11:46:00Z">
            <w:rPr>
              <w:rFonts w:eastAsia="Calibri" w:cstheme="minorHAnsi"/>
              <w:bCs/>
              <w:szCs w:val="18"/>
              <w:lang w:val="en-US" w:eastAsia="en-GB"/>
            </w:rPr>
          </w:rPrChange>
        </w:rPr>
        <w:t>legal responsibility for the liability of others, including legal responsibility the</w:t>
      </w:r>
      <w:r w:rsidRPr="0022764C">
        <w:rPr>
          <w:rFonts w:eastAsia="Calibri" w:cstheme="minorHAnsi"/>
          <w:b/>
          <w:szCs w:val="18"/>
          <w:lang w:eastAsia="en-GB"/>
          <w:rPrChange w:id="206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6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68" w:author="stuart wolstenholme" w:date="2026-05-29T12:46:00Z" w16du:dateUtc="2026-05-29T11:46:00Z">
            <w:rPr>
              <w:rFonts w:eastAsia="Calibri" w:cstheme="minorHAnsi"/>
              <w:bCs/>
              <w:szCs w:val="18"/>
              <w:lang w:val="en-US" w:eastAsia="en-GB"/>
            </w:rPr>
          </w:rPrChange>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Calibri" w:cstheme="majorHAnsi"/>
          <w:szCs w:val="22"/>
          <w:lang w:eastAsia="en-GB"/>
          <w:rPrChange w:id="2069" w:author="stuart wolstenholme" w:date="2026-05-29T12:46:00Z" w16du:dateUtc="2026-05-29T11:46:00Z">
            <w:rPr>
              <w:rFonts w:eastAsia="Calibri" w:cstheme="majorHAnsi"/>
              <w:szCs w:val="22"/>
              <w:lang w:val="en-US" w:eastAsia="en-GB"/>
            </w:rPr>
          </w:rPrChange>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2070" w:author="stuart wolstenholme" w:date="2026-05-29T12:46:00Z" w16du:dateUtc="2026-05-29T11:46:00Z">
            <w:rPr>
              <w:rFonts w:eastAsia="Calibri" w:cstheme="minorHAnsi"/>
              <w:bCs/>
              <w:szCs w:val="18"/>
              <w:lang w:val="en-US" w:eastAsia="en-GB"/>
            </w:rPr>
          </w:rPrChange>
        </w:rPr>
        <w:t xml:space="preserve">means an intentional and discretionary total or partial shutdown of an </w:t>
      </w:r>
      <w:r w:rsidRPr="0022764C">
        <w:rPr>
          <w:rFonts w:eastAsia="Calibri" w:cstheme="minorHAnsi"/>
          <w:b/>
          <w:bCs/>
          <w:szCs w:val="18"/>
          <w:lang w:eastAsia="en-GB"/>
          <w:rPrChange w:id="2071"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2072" w:author="stuart wolstenholme" w:date="2026-05-29T12:46:00Z" w16du:dateUtc="2026-05-29T11:46:00Z">
            <w:rPr>
              <w:rFonts w:eastAsia="Calibri" w:cstheme="minorHAnsi"/>
              <w:bCs/>
              <w:szCs w:val="18"/>
              <w:lang w:val="en-US" w:eastAsia="en-GB"/>
            </w:rPr>
          </w:rPrChange>
        </w:rPr>
        <w:t xml:space="preserve">based upon an </w:t>
      </w:r>
      <w:r w:rsidRPr="0022764C">
        <w:rPr>
          <w:rFonts w:eastAsia="Calibri" w:cstheme="minorHAnsi"/>
          <w:b/>
          <w:bCs/>
          <w:szCs w:val="18"/>
          <w:lang w:eastAsia="en-GB"/>
          <w:rPrChange w:id="2073" w:author="stuart wolstenholme" w:date="2026-05-29T12:46:00Z" w16du:dateUtc="2026-05-29T11:46:00Z">
            <w:rPr>
              <w:rFonts w:eastAsia="Calibri" w:cstheme="minorHAnsi"/>
              <w:b/>
              <w:bCs/>
              <w:szCs w:val="18"/>
              <w:lang w:val="en-US" w:eastAsia="en-GB"/>
            </w:rPr>
          </w:rPrChange>
        </w:rPr>
        <w:t>Executive’s</w:t>
      </w:r>
      <w:r w:rsidRPr="0022764C">
        <w:rPr>
          <w:rFonts w:eastAsia="Calibri" w:cstheme="minorHAnsi"/>
          <w:bCs/>
          <w:szCs w:val="18"/>
          <w:lang w:eastAsia="en-GB"/>
          <w:rPrChange w:id="2074" w:author="stuart wolstenholme" w:date="2026-05-29T12:46:00Z" w16du:dateUtc="2026-05-29T11:46:00Z">
            <w:rPr>
              <w:rFonts w:eastAsia="Calibri" w:cstheme="minorHAnsi"/>
              <w:bCs/>
              <w:szCs w:val="18"/>
              <w:lang w:val="en-US" w:eastAsia="en-GB"/>
            </w:rPr>
          </w:rPrChange>
        </w:rPr>
        <w:t xml:space="preserve"> reasonable belief that such total or partial shutdown is necessary to mitigate, minimise or avoid the economic impact of a </w:t>
      </w:r>
      <w:r w:rsidRPr="0022764C">
        <w:rPr>
          <w:rFonts w:eastAsia="Calibri" w:cstheme="minorHAnsi"/>
          <w:b/>
          <w:bCs/>
          <w:szCs w:val="18"/>
          <w:lang w:eastAsia="en-GB"/>
          <w:rPrChange w:id="2075" w:author="stuart wolstenholme" w:date="2026-05-29T12:46:00Z" w16du:dateUtc="2026-05-29T11:46:00Z">
            <w:rPr>
              <w:rFonts w:eastAsia="Calibri" w:cstheme="minorHAnsi"/>
              <w:b/>
              <w:bCs/>
              <w:szCs w:val="18"/>
              <w:lang w:val="en-US" w:eastAsia="en-GB"/>
            </w:rPr>
          </w:rPrChange>
        </w:rPr>
        <w:t xml:space="preserve">Hacking Attack </w:t>
      </w:r>
      <w:r w:rsidRPr="0022764C">
        <w:rPr>
          <w:rFonts w:eastAsia="Calibri" w:cstheme="minorHAnsi"/>
          <w:bCs/>
          <w:szCs w:val="18"/>
          <w:lang w:eastAsia="en-GB"/>
          <w:rPrChange w:id="2076"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207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2078" w:author="stuart wolstenholme" w:date="2026-05-29T12:46:00Z" w16du:dateUtc="2026-05-29T11:46:00Z">
            <w:rPr>
              <w:rFonts w:eastAsia="Calibri" w:cstheme="minorHAnsi"/>
              <w:bCs/>
              <w:szCs w:val="18"/>
              <w:lang w:val="en-US" w:eastAsia="en-GB"/>
            </w:rPr>
          </w:rPrChange>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22764C" w:rsidRDefault="006936E8" w:rsidP="006936E8">
      <w:pPr>
        <w:spacing w:before="0" w:line="240" w:lineRule="auto"/>
        <w:rPr>
          <w:rFonts w:eastAsia="Calibri" w:cstheme="minorHAnsi"/>
          <w:bCs/>
          <w:szCs w:val="18"/>
          <w:lang w:eastAsia="en-GB"/>
          <w:rPrChange w:id="207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80" w:author="stuart wolstenholme" w:date="2026-05-29T12:46:00Z" w16du:dateUtc="2026-05-29T11:46:00Z">
            <w:rPr>
              <w:rFonts w:eastAsia="Calibri" w:cstheme="minorHAnsi"/>
              <w:bCs/>
              <w:szCs w:val="18"/>
              <w:lang w:val="en-US" w:eastAsia="en-GB"/>
            </w:rPr>
          </w:rPrChange>
        </w:rPr>
        <w:t xml:space="preserve">the amount of time, as set forth in </w:t>
      </w:r>
      <w:r w:rsidRPr="0022764C">
        <w:rPr>
          <w:rFonts w:eastAsia="Calibri" w:cstheme="minorHAnsi"/>
          <w:szCs w:val="18"/>
          <w:rPrChange w:id="2081"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082" w:author="stuart wolstenholme" w:date="2026-05-29T12:46:00Z" w16du:dateUtc="2026-05-29T11:46:00Z">
            <w:rPr>
              <w:rFonts w:eastAsia="Calibri" w:cstheme="minorHAnsi"/>
              <w:bCs/>
              <w:szCs w:val="18"/>
              <w:lang w:val="en-US" w:eastAsia="en-GB"/>
            </w:rPr>
          </w:rPrChange>
        </w:rPr>
        <w:t>, that must elapse before any loss or expenses may be payable under Insuring Clauses H (</w:t>
      </w:r>
      <w:r w:rsidRPr="0022764C">
        <w:rPr>
          <w:rFonts w:eastAsia="Calibri" w:cstheme="minorHAnsi"/>
          <w:szCs w:val="18"/>
          <w:lang w:eastAsia="en-GB"/>
          <w:rPrChange w:id="2083" w:author="stuart wolstenholme" w:date="2026-05-29T12:46:00Z" w16du:dateUtc="2026-05-29T11:46:00Z">
            <w:rPr>
              <w:rFonts w:eastAsia="Calibri" w:cstheme="minorHAnsi"/>
              <w:szCs w:val="18"/>
              <w:lang w:val="en-US" w:eastAsia="en-GB"/>
            </w:rPr>
          </w:rPrChange>
        </w:rPr>
        <w:t>BrandGuard)</w:t>
      </w:r>
      <w:r w:rsidRPr="0022764C">
        <w:rPr>
          <w:rFonts w:eastAsia="Calibri" w:cstheme="minorHAnsi"/>
          <w:bCs/>
          <w:szCs w:val="18"/>
          <w:lang w:eastAsia="en-GB"/>
          <w:rPrChange w:id="2084" w:author="stuart wolstenholme" w:date="2026-05-29T12:46:00Z" w16du:dateUtc="2026-05-29T11:46:00Z">
            <w:rPr>
              <w:rFonts w:eastAsia="Calibri" w:cstheme="minorHAnsi"/>
              <w:bCs/>
              <w:szCs w:val="18"/>
              <w:lang w:val="en-US" w:eastAsia="en-GB"/>
            </w:rPr>
          </w:rPrChange>
        </w:rPr>
        <w:t xml:space="preserve"> or I b) (System Failure: Non-Physical Business Interruption). The </w:t>
      </w:r>
      <w:r w:rsidRPr="0022764C">
        <w:rPr>
          <w:rFonts w:eastAsia="Calibri" w:cstheme="minorHAnsi"/>
          <w:b/>
          <w:bCs/>
          <w:szCs w:val="18"/>
          <w:lang w:eastAsia="en-GB"/>
          <w:rPrChange w:id="2085" w:author="stuart wolstenholme" w:date="2026-05-29T12:46:00Z" w16du:dateUtc="2026-05-29T11:46:00Z">
            <w:rPr>
              <w:rFonts w:eastAsia="Calibri" w:cstheme="minorHAnsi"/>
              <w:b/>
              <w:bCs/>
              <w:szCs w:val="18"/>
              <w:lang w:val="en-US" w:eastAsia="en-GB"/>
            </w:rPr>
          </w:rPrChange>
        </w:rPr>
        <w:t xml:space="preserve">Waiting Period </w:t>
      </w:r>
      <w:r w:rsidRPr="0022764C">
        <w:rPr>
          <w:rFonts w:eastAsia="Calibri" w:cstheme="minorHAnsi"/>
          <w:bCs/>
          <w:szCs w:val="18"/>
          <w:lang w:eastAsia="en-GB"/>
          <w:rPrChange w:id="2086" w:author="stuart wolstenholme" w:date="2026-05-29T12:46:00Z" w16du:dateUtc="2026-05-29T11:46:00Z">
            <w:rPr>
              <w:rFonts w:eastAsia="Calibri" w:cstheme="minorHAnsi"/>
              <w:bCs/>
              <w:szCs w:val="18"/>
              <w:lang w:val="en-US" w:eastAsia="en-GB"/>
            </w:rPr>
          </w:rPrChange>
        </w:rPr>
        <w:t xml:space="preserve">applies to each </w:t>
      </w:r>
      <w:r w:rsidRPr="0022764C">
        <w:rPr>
          <w:rFonts w:eastAsia="Calibri" w:cstheme="minorHAnsi"/>
          <w:b/>
          <w:bCs/>
          <w:szCs w:val="18"/>
          <w:lang w:eastAsia="en-GB"/>
          <w:rPrChange w:id="2087"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2088" w:author="stuart wolstenholme" w:date="2026-05-29T12:46:00Z" w16du:dateUtc="2026-05-29T11:46:00Z">
            <w:rPr>
              <w:rFonts w:eastAsia="Calibri" w:cstheme="minorHAnsi"/>
              <w:bCs/>
              <w:szCs w:val="18"/>
              <w:lang w:val="en-US" w:eastAsia="en-GB"/>
            </w:rPr>
          </w:rPrChange>
        </w:rPr>
        <w:t xml:space="preserve">and </w:t>
      </w:r>
      <w:r w:rsidRPr="0022764C">
        <w:rPr>
          <w:rFonts w:eastAsia="Calibri" w:cstheme="minorHAnsi"/>
          <w:b/>
          <w:bCs/>
          <w:szCs w:val="18"/>
          <w:lang w:eastAsia="en-GB"/>
          <w:rPrChange w:id="2089" w:author="stuart wolstenholme" w:date="2026-05-29T12:46:00Z" w16du:dateUtc="2026-05-29T11:46:00Z">
            <w:rPr>
              <w:rFonts w:eastAsia="Calibri" w:cstheme="minorHAnsi"/>
              <w:b/>
              <w:bCs/>
              <w:szCs w:val="18"/>
              <w:lang w:val="en-US" w:eastAsia="en-GB"/>
            </w:rPr>
          </w:rPrChange>
        </w:rPr>
        <w:t>Period of Indemnity</w:t>
      </w:r>
      <w:r w:rsidRPr="0022764C">
        <w:rPr>
          <w:rFonts w:eastAsia="Calibri" w:cstheme="minorHAnsi"/>
          <w:bCs/>
          <w:szCs w:val="18"/>
          <w:lang w:eastAsia="en-GB"/>
          <w:rPrChange w:id="209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22764C" w:rsidRDefault="006936E8" w:rsidP="006936E8">
      <w:pPr>
        <w:spacing w:before="0" w:line="240" w:lineRule="auto"/>
        <w:ind w:left="360" w:hanging="360"/>
        <w:rPr>
          <w:rFonts w:eastAsia="Calibri" w:cstheme="minorHAnsi"/>
          <w:bCs/>
          <w:szCs w:val="18"/>
          <w:lang w:eastAsia="en-GB"/>
          <w:rPrChange w:id="209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22764C">
        <w:rPr>
          <w:rFonts w:eastAsia="Calibri" w:cstheme="minorHAnsi"/>
          <w:bCs/>
          <w:szCs w:val="18"/>
          <w:lang w:eastAsia="en-GB"/>
          <w:rPrChange w:id="2092"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szCs w:val="18"/>
          <w:lang w:eastAsia="en-GB"/>
          <w:rPrChange w:id="2093" w:author="stuart wolstenholme" w:date="2026-05-29T12:46:00Z" w16du:dateUtc="2026-05-29T11:46:00Z">
            <w:rPr>
              <w:rFonts w:eastAsia="Calibri" w:cstheme="minorHAnsi"/>
              <w:b/>
              <w:szCs w:val="18"/>
              <w:lang w:val="en-US" w:eastAsia="en-GB"/>
            </w:rPr>
          </w:rPrChange>
        </w:rPr>
        <w:t>Multimedia Wrongful Act</w:t>
      </w:r>
      <w:r w:rsidRPr="0022764C">
        <w:rPr>
          <w:rFonts w:eastAsia="Calibri" w:cstheme="minorHAnsi"/>
          <w:szCs w:val="18"/>
          <w:lang w:eastAsia="en-GB"/>
          <w:rPrChange w:id="209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2095" w:author="stuart wolstenholme" w:date="2026-05-29T12:46:00Z" w16du:dateUtc="2026-05-29T11:46:00Z">
            <w:rPr>
              <w:rFonts w:eastAsia="Calibri" w:cstheme="minorHAnsi"/>
              <w:szCs w:val="18"/>
              <w:lang w:val="en-US" w:eastAsia="en-GB"/>
            </w:rPr>
          </w:rPrChange>
        </w:rPr>
        <w:t>Insuring Clauses B, a</w:t>
      </w:r>
      <w:r w:rsidRPr="0022764C">
        <w:rPr>
          <w:rFonts w:eastAsia="Calibri" w:cstheme="minorHAnsi"/>
          <w:b/>
          <w:bCs/>
          <w:szCs w:val="18"/>
          <w:lang w:eastAsia="en-GB"/>
          <w:rPrChange w:id="2096" w:author="stuart wolstenholme" w:date="2026-05-29T12:46:00Z" w16du:dateUtc="2026-05-29T11:46:00Z">
            <w:rPr>
              <w:rFonts w:eastAsia="Calibri" w:cstheme="minorHAnsi"/>
              <w:b/>
              <w:bCs/>
              <w:szCs w:val="18"/>
              <w:lang w:val="en-US" w:eastAsia="en-GB"/>
            </w:rPr>
          </w:rPrChange>
        </w:rPr>
        <w:t xml:space="preserve"> Security and Privacy Wrongful Act</w:t>
      </w:r>
      <w:r w:rsidRPr="0022764C">
        <w:rPr>
          <w:rFonts w:eastAsia="Calibri" w:cstheme="minorHAnsi"/>
          <w:szCs w:val="18"/>
          <w:lang w:eastAsia="en-GB"/>
          <w:rPrChange w:id="209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2098" w:author="stuart wolstenholme" w:date="2026-05-29T12:46:00Z" w16du:dateUtc="2026-05-29T11:46:00Z">
            <w:rPr>
              <w:rFonts w:eastAsia="Calibri" w:cstheme="minorHAnsi"/>
              <w:szCs w:val="18"/>
              <w:lang w:val="en-US" w:eastAsia="en-GB"/>
            </w:rPr>
          </w:rPrChange>
        </w:rPr>
        <w:t xml:space="preserve">Insuring Clauses C and D, a </w:t>
      </w:r>
      <w:r w:rsidRPr="0022764C">
        <w:rPr>
          <w:rFonts w:eastAsia="Calibri" w:cstheme="minorHAnsi"/>
          <w:b/>
          <w:szCs w:val="18"/>
          <w:lang w:eastAsia="en-GB"/>
          <w:rPrChange w:id="2099"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bCs/>
          <w:szCs w:val="18"/>
          <w:lang w:eastAsia="en-GB"/>
          <w:rPrChange w:id="2100"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2101" w:author="stuart wolstenholme" w:date="2026-05-29T12:46:00Z" w16du:dateUtc="2026-05-29T11:46:00Z">
            <w:rPr>
              <w:rFonts w:eastAsia="Calibri" w:cstheme="minorHAnsi"/>
              <w:b/>
              <w:szCs w:val="18"/>
              <w:lang w:val="en-US" w:eastAsia="en-GB"/>
            </w:rPr>
          </w:rPrChange>
        </w:rPr>
        <w:t xml:space="preserve"> Privacy Breach</w:t>
      </w:r>
      <w:r w:rsidRPr="0022764C">
        <w:rPr>
          <w:rFonts w:eastAsia="Calibri" w:cstheme="minorHAnsi"/>
          <w:bCs/>
          <w:szCs w:val="18"/>
          <w:lang w:eastAsia="en-GB"/>
          <w:rPrChange w:id="210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2103" w:author="stuart wolstenholme" w:date="2026-05-29T12:46:00Z" w16du:dateUtc="2026-05-29T11:46:00Z">
            <w:rPr>
              <w:rFonts w:eastAsia="Calibri" w:cstheme="minorHAnsi"/>
              <w:bCs/>
              <w:szCs w:val="18"/>
              <w:lang w:val="en-US" w:eastAsia="en-GB"/>
            </w:rPr>
          </w:rPrChange>
        </w:rPr>
        <w:t xml:space="preserve">Insuring Clause E, </w:t>
      </w:r>
      <w:r w:rsidRPr="0022764C">
        <w:rPr>
          <w:rFonts w:eastAsia="Calibri" w:cstheme="minorHAnsi"/>
          <w:szCs w:val="18"/>
          <w:lang w:eastAsia="en-GB"/>
          <w:rPrChange w:id="2104"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105" w:author="stuart wolstenholme" w:date="2026-05-29T12:46:00Z" w16du:dateUtc="2026-05-29T11:46:00Z">
            <w:rPr>
              <w:rFonts w:eastAsia="Calibri" w:cstheme="minorHAnsi"/>
              <w:b/>
              <w:szCs w:val="18"/>
              <w:lang w:val="en-US" w:eastAsia="en-GB"/>
            </w:rPr>
          </w:rPrChange>
        </w:rPr>
        <w:t>Bodily Injury Wrongful Act</w:t>
      </w:r>
      <w:r w:rsidRPr="0022764C">
        <w:rPr>
          <w:rFonts w:eastAsia="Calibri" w:cstheme="minorHAnsi"/>
          <w:bCs/>
          <w:szCs w:val="18"/>
          <w:lang w:eastAsia="en-GB"/>
          <w:rPrChange w:id="2106"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2107" w:author="stuart wolstenholme" w:date="2026-05-29T12:46:00Z" w16du:dateUtc="2026-05-29T11:46:00Z">
            <w:rPr>
              <w:rFonts w:eastAsia="Calibri" w:cstheme="minorHAnsi"/>
              <w:bCs/>
              <w:szCs w:val="18"/>
              <w:lang w:val="en-US" w:eastAsia="en-GB"/>
            </w:rPr>
          </w:rPrChange>
        </w:rPr>
        <w:t xml:space="preserve">Insuring Clause F, a </w:t>
      </w:r>
      <w:r w:rsidRPr="0022764C">
        <w:rPr>
          <w:rFonts w:eastAsia="Calibri" w:cstheme="minorHAnsi"/>
          <w:b/>
          <w:szCs w:val="18"/>
          <w:lang w:eastAsia="en-GB"/>
          <w:rPrChange w:id="2108"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bCs/>
          <w:szCs w:val="18"/>
          <w:lang w:eastAsia="en-GB"/>
          <w:rPrChange w:id="2109" w:author="stuart wolstenholme" w:date="2026-05-29T12:46:00Z" w16du:dateUtc="2026-05-29T11:46:00Z">
            <w:rPr>
              <w:rFonts w:eastAsia="Calibri" w:cstheme="minorHAnsi"/>
              <w:bCs/>
              <w:szCs w:val="18"/>
              <w:lang w:val="en-US" w:eastAsia="en-GB"/>
            </w:rPr>
          </w:rPrChange>
        </w:rPr>
        <w:t>.</w:t>
      </w:r>
    </w:p>
    <w:p w:rsidR="00054903" w:rsidRPr="0022764C" w:rsidRDefault="00054903" w:rsidP="00054903">
      <w:pPr>
        <w:autoSpaceDE w:val="0"/>
        <w:autoSpaceDN w:val="0"/>
        <w:adjustRightInd w:val="0"/>
        <w:spacing w:before="0" w:after="160" w:line="240" w:lineRule="auto"/>
        <w:contextualSpacing/>
        <w:rPr>
          <w:rFonts w:eastAsia="Calibri" w:cstheme="minorHAnsi"/>
          <w:bCs/>
          <w:szCs w:val="18"/>
        </w:rPr>
      </w:pP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10" w:author="stuart wolstenholme" w:date="2026-05-29T12:46:00Z" w16du:dateUtc="2026-05-29T11:46:00Z">
            <w:rPr>
              <w:rFonts w:eastAsia="Calibri" w:cstheme="minorHAnsi"/>
              <w:szCs w:val="18"/>
              <w:lang w:val="en-US" w:eastAsia="en-GB"/>
            </w:rPr>
          </w:rPrChange>
        </w:rPr>
        <w:t xml:space="preserve">made by or on behalf of an </w:t>
      </w:r>
      <w:r w:rsidRPr="0022764C">
        <w:rPr>
          <w:rFonts w:eastAsia="Calibri" w:cstheme="minorHAnsi"/>
          <w:b/>
          <w:szCs w:val="18"/>
          <w:lang w:eastAsia="en-GB"/>
          <w:rPrChange w:id="2111"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112" w:author="stuart wolstenholme" w:date="2026-05-29T12:46:00Z" w16du:dateUtc="2026-05-29T11:46:00Z">
            <w:rPr>
              <w:rFonts w:eastAsia="Calibri" w:cstheme="minorHAnsi"/>
              <w:szCs w:val="18"/>
              <w:lang w:val="en-US" w:eastAsia="en-GB"/>
            </w:rPr>
          </w:rPrChange>
        </w:rPr>
        <w:t xml:space="preserve"> against another </w:t>
      </w:r>
      <w:r w:rsidRPr="0022764C">
        <w:rPr>
          <w:rFonts w:eastAsia="Calibri" w:cstheme="minorHAnsi"/>
          <w:b/>
          <w:szCs w:val="18"/>
          <w:lang w:eastAsia="en-GB"/>
          <w:rPrChange w:id="211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114"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2115"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16" w:author="stuart wolstenholme" w:date="2026-05-29T12:46:00Z" w16du:dateUtc="2026-05-29T11:46:00Z">
            <w:rPr>
              <w:rFonts w:eastAsia="Calibri" w:cstheme="minorHAnsi"/>
              <w:szCs w:val="18"/>
              <w:lang w:val="en-US" w:eastAsia="en-GB"/>
            </w:rPr>
          </w:rPrChange>
        </w:rPr>
        <w:t xml:space="preserve">under Insuring Clause B (Security and Privacy Liability) which is brought by any past, present or future </w:t>
      </w:r>
      <w:r w:rsidRPr="0022764C">
        <w:rPr>
          <w:rFonts w:eastAsia="Calibri" w:cstheme="minorHAnsi"/>
          <w:b/>
          <w:szCs w:val="18"/>
          <w:lang w:eastAsia="en-GB"/>
          <w:rPrChange w:id="2117"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2118" w:author="stuart wolstenholme" w:date="2026-05-29T12:46:00Z" w16du:dateUtc="2026-05-29T11:46:00Z">
            <w:rPr>
              <w:rFonts w:eastAsia="Calibri" w:cstheme="minorHAnsi"/>
              <w:szCs w:val="18"/>
              <w:lang w:val="en-US" w:eastAsia="en-GB"/>
            </w:rPr>
          </w:rPrChange>
        </w:rPr>
        <w:t xml:space="preserve">against </w:t>
      </w:r>
      <w:r w:rsidRPr="0022764C">
        <w:rPr>
          <w:rFonts w:eastAsia="Calibri" w:cstheme="minorHAnsi"/>
          <w:bCs/>
          <w:szCs w:val="18"/>
          <w:lang w:eastAsia="en-GB"/>
          <w:rPrChange w:id="2119"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12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12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22" w:author="stuart wolstenholme" w:date="2026-05-29T12:46:00Z" w16du:dateUtc="2026-05-29T11:46:00Z">
            <w:rPr>
              <w:rFonts w:eastAsia="Calibri" w:cstheme="minorHAnsi"/>
              <w:szCs w:val="18"/>
              <w:lang w:val="en-US" w:eastAsia="en-GB"/>
            </w:rPr>
          </w:rPrChange>
        </w:rPr>
        <w:t xml:space="preserve">based upon, arising from or in any way involving any of the following committed by an </w:t>
      </w:r>
      <w:r w:rsidRPr="0022764C">
        <w:rPr>
          <w:rFonts w:eastAsia="Calibri" w:cstheme="minorHAnsi"/>
          <w:b/>
          <w:szCs w:val="18"/>
          <w:lang w:eastAsia="en-GB"/>
          <w:rPrChange w:id="212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124" w:author="stuart wolstenholme" w:date="2026-05-29T12:46:00Z" w16du:dateUtc="2026-05-29T11:46:00Z">
            <w:rPr>
              <w:rFonts w:eastAsia="Calibri" w:cstheme="minorHAnsi"/>
              <w:szCs w:val="18"/>
              <w:lang w:val="en-US" w:eastAsia="en-GB"/>
            </w:rPr>
          </w:rPrChange>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25" w:author="stuart wolstenholme" w:date="2026-05-29T12:46:00Z" w16du:dateUtc="2026-05-29T11:46:00Z">
            <w:rPr>
              <w:rFonts w:eastAsia="Calibri" w:cstheme="minorHAnsi"/>
              <w:szCs w:val="18"/>
              <w:lang w:val="en-US" w:eastAsia="en-GB"/>
            </w:rPr>
          </w:rPrChange>
        </w:rPr>
        <w:t xml:space="preserve">a </w:t>
      </w:r>
      <w:del w:id="2126" w:author="stuart wolstenholme" w:date="2026-05-29T12:48:00Z" w16du:dateUtc="2026-05-29T11:48:00Z">
        <w:r w:rsidRPr="0022764C" w:rsidDel="0022764C">
          <w:rPr>
            <w:rFonts w:eastAsia="Calibri" w:cstheme="minorHAnsi"/>
            <w:szCs w:val="18"/>
            <w:lang w:eastAsia="en-GB"/>
            <w:rPrChange w:id="2127" w:author="stuart wolstenholme" w:date="2026-05-29T12:46:00Z" w16du:dateUtc="2026-05-29T11:46:00Z">
              <w:rPr>
                <w:rFonts w:eastAsia="Calibri" w:cstheme="minorHAnsi"/>
                <w:szCs w:val="18"/>
                <w:lang w:val="en-US" w:eastAsia="en-GB"/>
              </w:rPr>
            </w:rPrChange>
          </w:rPr>
          <w:delText>willful</w:delText>
        </w:r>
      </w:del>
      <w:ins w:id="2128" w:author="stuart wolstenholme" w:date="2026-05-29T12:48:00Z" w16du:dateUtc="2026-05-29T11:48:00Z">
        <w:r w:rsidR="0022764C" w:rsidRPr="0022764C">
          <w:rPr>
            <w:rFonts w:eastAsia="Calibri" w:cstheme="minorHAnsi"/>
            <w:szCs w:val="18"/>
            <w:lang w:eastAsia="en-GB"/>
          </w:rPr>
          <w:t>wilful</w:t>
        </w:r>
      </w:ins>
      <w:r w:rsidRPr="0022764C">
        <w:rPr>
          <w:rFonts w:eastAsia="Calibri" w:cstheme="minorHAnsi"/>
          <w:szCs w:val="18"/>
          <w:lang w:eastAsia="en-GB"/>
          <w:rPrChange w:id="2129" w:author="stuart wolstenholme" w:date="2026-05-29T12:46:00Z" w16du:dateUtc="2026-05-29T11:46:00Z">
            <w:rPr>
              <w:rFonts w:eastAsia="Calibri" w:cstheme="minorHAnsi"/>
              <w:szCs w:val="18"/>
              <w:lang w:val="en-US" w:eastAsia="en-GB"/>
            </w:rPr>
          </w:rPrChange>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30" w:author="stuart wolstenholme" w:date="2026-05-29T12:46:00Z" w16du:dateUtc="2026-05-29T11:46:00Z">
            <w:rPr>
              <w:rFonts w:eastAsia="Calibri" w:cstheme="minorHAnsi"/>
              <w:szCs w:val="18"/>
              <w:lang w:val="en-US" w:eastAsia="en-GB"/>
            </w:rPr>
          </w:rPrChange>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31" w:author="stuart wolstenholme" w:date="2026-05-29T12:46:00Z" w16du:dateUtc="2026-05-29T11:46:00Z">
            <w:rPr>
              <w:rFonts w:eastAsia="Calibri" w:cstheme="minorHAnsi"/>
              <w:szCs w:val="18"/>
              <w:lang w:val="en-US" w:eastAsia="en-GB"/>
            </w:rPr>
          </w:rPrChange>
        </w:rPr>
        <w:t xml:space="preserve">the gaining of any profit or advantage to which an </w:t>
      </w:r>
      <w:r w:rsidRPr="0022764C">
        <w:rPr>
          <w:rFonts w:eastAsia="Calibri" w:cstheme="minorHAnsi"/>
          <w:b/>
          <w:szCs w:val="18"/>
          <w:lang w:eastAsia="en-GB"/>
          <w:rPrChange w:id="2132"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33" w:author="stuart wolstenholme" w:date="2026-05-29T12:46:00Z" w16du:dateUtc="2026-05-29T11:46:00Z">
            <w:rPr>
              <w:rFonts w:eastAsia="Calibri" w:cstheme="minorHAnsi"/>
              <w:szCs w:val="18"/>
              <w:lang w:val="en-US" w:eastAsia="en-GB"/>
            </w:rPr>
          </w:rPrChange>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22764C">
        <w:rPr>
          <w:rFonts w:eastAsia="Calibri" w:cstheme="minorHAnsi"/>
          <w:szCs w:val="18"/>
          <w:lang w:eastAsia="en-GB"/>
          <w:rPrChange w:id="2134" w:author="stuart wolstenholme" w:date="2026-05-29T12:46:00Z" w16du:dateUtc="2026-05-29T11:46:00Z">
            <w:rPr>
              <w:rFonts w:eastAsia="Calibri" w:cstheme="minorHAnsi"/>
              <w:szCs w:val="18"/>
              <w:lang w:val="en-US" w:eastAsia="en-GB"/>
            </w:rPr>
          </w:rPrChange>
        </w:rPr>
        <w:t xml:space="preserve">pay </w:t>
      </w:r>
      <w:r w:rsidRPr="0022764C">
        <w:rPr>
          <w:rFonts w:eastAsia="Calibri" w:cstheme="minorHAnsi"/>
          <w:b/>
          <w:bCs/>
          <w:szCs w:val="18"/>
          <w:lang w:eastAsia="en-GB"/>
          <w:rPrChange w:id="2135"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13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137" w:author="stuart wolstenholme" w:date="2026-05-29T12:46:00Z" w16du:dateUtc="2026-05-29T11:46:00Z">
            <w:rPr>
              <w:rFonts w:eastAsia="Calibri" w:cstheme="minorHAnsi"/>
              <w:szCs w:val="18"/>
              <w:lang w:val="en-US" w:eastAsia="en-GB"/>
            </w:rPr>
          </w:rPrChange>
        </w:rPr>
        <w:t xml:space="preserve">incurred in connection with the defence of any conduct described in this Exclusion until such time as there is a final, non-appealable adjudication in a judicial, administrative or alternative dispute proceeding, or by an </w:t>
      </w:r>
      <w:r w:rsidRPr="0022764C">
        <w:rPr>
          <w:rFonts w:eastAsia="Calibri" w:cstheme="minorHAnsi"/>
          <w:b/>
          <w:szCs w:val="18"/>
          <w:lang w:eastAsia="en-GB"/>
          <w:rPrChange w:id="2138"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139" w:author="stuart wolstenholme" w:date="2026-05-29T12:46:00Z" w16du:dateUtc="2026-05-29T11:46:00Z">
            <w:rPr>
              <w:rFonts w:eastAsia="Calibri" w:cstheme="minorHAnsi"/>
              <w:szCs w:val="18"/>
              <w:lang w:val="en-US" w:eastAsia="en-GB"/>
            </w:rPr>
          </w:rPrChange>
        </w:rPr>
        <w:t xml:space="preserve">own admission in a proceeding or otherwise. </w:t>
      </w:r>
      <w:r w:rsidRPr="0022764C">
        <w:rPr>
          <w:rFonts w:eastAsia="Calibri" w:cstheme="minorHAnsi"/>
          <w:b/>
          <w:szCs w:val="18"/>
        </w:rPr>
        <w:t>Insurers</w:t>
      </w:r>
      <w:r w:rsidRPr="0022764C">
        <w:rPr>
          <w:rFonts w:eastAsia="Calibri" w:cstheme="minorHAnsi"/>
          <w:bCs/>
          <w:szCs w:val="18"/>
          <w:lang w:eastAsia="en-GB"/>
          <w:rPrChange w:id="2140" w:author="stuart wolstenholme" w:date="2026-05-29T12:46:00Z" w16du:dateUtc="2026-05-29T11:46:00Z">
            <w:rPr>
              <w:rFonts w:eastAsia="Calibri" w:cstheme="minorHAnsi"/>
              <w:bCs/>
              <w:szCs w:val="18"/>
              <w:lang w:val="en-US" w:eastAsia="en-GB"/>
            </w:rPr>
          </w:rPrChange>
        </w:rPr>
        <w:t xml:space="preserve"> will </w:t>
      </w:r>
      <w:r w:rsidRPr="0022764C">
        <w:rPr>
          <w:rFonts w:eastAsia="Calibri" w:cstheme="minorHAnsi"/>
          <w:szCs w:val="18"/>
          <w:lang w:eastAsia="en-GB"/>
          <w:rPrChange w:id="2141" w:author="stuart wolstenholme" w:date="2026-05-29T12:46:00Z" w16du:dateUtc="2026-05-29T11:46:00Z">
            <w:rPr>
              <w:rFonts w:eastAsia="Calibri" w:cstheme="minorHAnsi"/>
              <w:szCs w:val="18"/>
              <w:lang w:val="en-US" w:eastAsia="en-GB"/>
            </w:rPr>
          </w:rPrChange>
        </w:rPr>
        <w:t xml:space="preserve">have the right to recover </w:t>
      </w:r>
      <w:r w:rsidRPr="0022764C">
        <w:rPr>
          <w:rFonts w:eastAsia="Calibri" w:cstheme="minorHAnsi"/>
          <w:b/>
          <w:bCs/>
          <w:szCs w:val="18"/>
          <w:lang w:eastAsia="en-GB"/>
          <w:rPrChange w:id="2142" w:author="stuart wolstenholme" w:date="2026-05-29T12:46:00Z" w16du:dateUtc="2026-05-29T11:46:00Z">
            <w:rPr>
              <w:rFonts w:eastAsia="Calibri" w:cstheme="minorHAnsi"/>
              <w:b/>
              <w:bCs/>
              <w:szCs w:val="18"/>
              <w:lang w:val="en-US" w:eastAsia="en-GB"/>
            </w:rPr>
          </w:rPrChange>
        </w:rPr>
        <w:t xml:space="preserve">Defence Costs </w:t>
      </w:r>
      <w:r w:rsidRPr="0022764C">
        <w:rPr>
          <w:rFonts w:eastAsia="Calibri" w:cstheme="minorHAnsi"/>
          <w:bCs/>
          <w:szCs w:val="18"/>
          <w:lang w:eastAsia="en-GB"/>
          <w:rPrChange w:id="2143" w:author="stuart wolstenholme" w:date="2026-05-29T12:46:00Z" w16du:dateUtc="2026-05-29T11:46:00Z">
            <w:rPr>
              <w:rFonts w:eastAsia="Calibri" w:cstheme="minorHAnsi"/>
              <w:bCs/>
              <w:szCs w:val="18"/>
              <w:lang w:val="en-US" w:eastAsia="en-GB"/>
            </w:rPr>
          </w:rPrChange>
        </w:rPr>
        <w:t xml:space="preserve">incurred in defending any such </w:t>
      </w:r>
      <w:r w:rsidRPr="0022764C">
        <w:rPr>
          <w:rFonts w:eastAsia="Calibri" w:cstheme="minorHAnsi"/>
          <w:b/>
          <w:bCs/>
          <w:szCs w:val="18"/>
          <w:lang w:eastAsia="en-GB"/>
          <w:rPrChange w:id="2144"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145" w:author="stuart wolstenholme" w:date="2026-05-29T12:46:00Z" w16du:dateUtc="2026-05-29T11:46:00Z">
            <w:rPr>
              <w:rFonts w:eastAsia="Calibri" w:cstheme="minorHAnsi"/>
              <w:bCs/>
              <w:szCs w:val="18"/>
              <w:lang w:val="en-US" w:eastAsia="en-GB"/>
            </w:rPr>
          </w:rPrChange>
        </w:rPr>
        <w:t xml:space="preserve">from </w:t>
      </w:r>
      <w:r w:rsidRPr="0022764C">
        <w:rPr>
          <w:rFonts w:eastAsia="Calibri" w:cstheme="minorHAnsi"/>
          <w:szCs w:val="18"/>
          <w:lang w:eastAsia="en-GB"/>
          <w:rPrChange w:id="2146"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14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48" w:author="stuart wolstenholme" w:date="2026-05-29T12:46:00Z" w16du:dateUtc="2026-05-29T11:46:00Z">
            <w:rPr>
              <w:rFonts w:eastAsia="Calibri" w:cstheme="minorHAnsi"/>
              <w:szCs w:val="18"/>
              <w:lang w:val="en-US" w:eastAsia="en-GB"/>
            </w:rPr>
          </w:rPrChange>
        </w:rPr>
        <w:t xml:space="preserve">found to have committed the conduct described in this Exclusion. This Exclusion does not apply to any </w:t>
      </w:r>
      <w:r w:rsidRPr="0022764C">
        <w:rPr>
          <w:rFonts w:eastAsia="Calibri" w:cstheme="minorHAnsi"/>
          <w:b/>
          <w:szCs w:val="18"/>
          <w:lang w:eastAsia="en-GB"/>
          <w:rPrChange w:id="214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50" w:author="stuart wolstenholme" w:date="2026-05-29T12:46:00Z" w16du:dateUtc="2026-05-29T11:46:00Z">
            <w:rPr>
              <w:rFonts w:eastAsia="Calibri" w:cstheme="minorHAnsi"/>
              <w:szCs w:val="18"/>
              <w:lang w:val="en-US" w:eastAsia="en-GB"/>
            </w:rPr>
          </w:rPrChange>
        </w:rPr>
        <w:t>who did not commit, participate in or have prior knowledge of any conduct to which this Exclusion would otherwise apply.</w:t>
      </w:r>
    </w:p>
    <w:p w:rsidR="006936E8" w:rsidRPr="0022764C" w:rsidRDefault="006936E8" w:rsidP="006936E8">
      <w:pPr>
        <w:spacing w:before="0" w:after="160" w:line="259" w:lineRule="auto"/>
        <w:ind w:left="720"/>
        <w:contextualSpacing/>
        <w:rPr>
          <w:rFonts w:eastAsia="Calibri" w:cstheme="minorHAnsi"/>
          <w:szCs w:val="18"/>
          <w:lang w:eastAsia="en-GB"/>
          <w:rPrChange w:id="2151" w:author="stuart wolstenholme" w:date="2026-05-29T12:46:00Z" w16du:dateUtc="2026-05-29T11:46:00Z">
            <w:rPr>
              <w:rFonts w:eastAsia="Calibri" w:cstheme="minorHAnsi"/>
              <w:szCs w:val="18"/>
              <w:lang w:val="en-US" w:eastAsia="en-GB"/>
            </w:rPr>
          </w:rPrChange>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52" w:author="stuart wolstenholme" w:date="2026-05-29T12:46:00Z" w16du:dateUtc="2026-05-29T11:46:00Z">
            <w:rPr>
              <w:rFonts w:eastAsia="Calibri" w:cstheme="minorHAnsi"/>
              <w:szCs w:val="18"/>
              <w:lang w:val="en-US" w:eastAsia="en-GB"/>
            </w:rPr>
          </w:rPrChange>
        </w:rPr>
        <w:t xml:space="preserve">for </w:t>
      </w:r>
      <w:r w:rsidRPr="0022764C">
        <w:rPr>
          <w:rFonts w:eastAsia="Calibri" w:cstheme="minorHAnsi"/>
          <w:b/>
          <w:bCs/>
          <w:szCs w:val="18"/>
          <w:lang w:eastAsia="en-GB"/>
          <w:rPrChange w:id="2153" w:author="stuart wolstenholme" w:date="2026-05-29T12:46:00Z" w16du:dateUtc="2026-05-29T11:46:00Z">
            <w:rPr>
              <w:rFonts w:eastAsia="Calibri" w:cstheme="minorHAnsi"/>
              <w:b/>
              <w:bCs/>
              <w:szCs w:val="18"/>
              <w:lang w:val="en-US" w:eastAsia="en-GB"/>
            </w:rPr>
          </w:rPrChange>
        </w:rPr>
        <w:t xml:space="preserve">Bodily Injury </w:t>
      </w:r>
      <w:r w:rsidRPr="0022764C">
        <w:rPr>
          <w:rFonts w:eastAsia="Calibri" w:cstheme="minorHAnsi"/>
          <w:szCs w:val="18"/>
          <w:lang w:eastAsia="en-GB"/>
          <w:rPrChange w:id="2154"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2155"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szCs w:val="18"/>
          <w:lang w:eastAsia="en-GB"/>
          <w:rPrChange w:id="2156"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2157"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szCs w:val="18"/>
          <w:lang w:eastAsia="en-GB"/>
          <w:rPrChange w:id="2158"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159" w:author="stuart wolstenholme" w:date="2026-05-29T12:46:00Z" w16du:dateUtc="2026-05-29T11:46:00Z">
            <w:rPr>
              <w:rFonts w:eastAsia="Calibri" w:cstheme="minorHAnsi"/>
              <w:b/>
              <w:szCs w:val="18"/>
              <w:lang w:val="en-US" w:eastAsia="en-GB"/>
            </w:rPr>
          </w:rPrChange>
        </w:rPr>
        <w:t xml:space="preserve"> Property Damage Claim</w:t>
      </w:r>
      <w:r w:rsidRPr="0022764C">
        <w:rPr>
          <w:rFonts w:eastAsia="Calibri" w:cstheme="minorHAnsi"/>
          <w:szCs w:val="18"/>
          <w:lang w:eastAsia="en-GB"/>
          <w:rPrChange w:id="2160"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161"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16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22764C">
        <w:rPr>
          <w:rFonts w:eastAsia="Calibri" w:cstheme="minorHAnsi"/>
          <w:szCs w:val="18"/>
          <w:lang w:eastAsia="en-GB"/>
          <w:rPrChange w:id="2163" w:author="stuart wolstenholme" w:date="2026-05-29T12:46:00Z" w16du:dateUtc="2026-05-29T11:46:00Z">
            <w:rPr>
              <w:rFonts w:eastAsia="Calibri" w:cstheme="minorHAnsi"/>
              <w:szCs w:val="18"/>
              <w:lang w:val="en-US" w:eastAsia="en-GB"/>
            </w:rPr>
          </w:rPrChange>
        </w:rPr>
        <w:t xml:space="preserve">upon, arising from or in any way involving any of the following, regardless of any other cause or event that contributes concurrently or in any sequence to the </w:t>
      </w:r>
      <w:r w:rsidRPr="0022764C">
        <w:rPr>
          <w:rFonts w:eastAsia="Calibri" w:cstheme="minorHAnsi"/>
          <w:b/>
          <w:szCs w:val="18"/>
          <w:lang w:eastAsia="en-GB"/>
          <w:rPrChange w:id="216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16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66" w:author="stuart wolstenholme" w:date="2026-05-29T12:46:00Z" w16du:dateUtc="2026-05-29T11:46:00Z">
            <w:rPr>
              <w:rFonts w:eastAsia="Calibri" w:cstheme="minorHAnsi"/>
              <w:szCs w:val="18"/>
              <w:lang w:val="en-US" w:eastAsia="en-GB"/>
            </w:rPr>
          </w:rPrChange>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67" w:author="stuart wolstenholme" w:date="2026-05-29T12:46:00Z" w16du:dateUtc="2026-05-29T11:46:00Z">
            <w:rPr>
              <w:rFonts w:eastAsia="Calibri" w:cstheme="minorHAnsi"/>
              <w:szCs w:val="18"/>
              <w:lang w:val="en-US" w:eastAsia="en-GB"/>
            </w:rPr>
          </w:rPrChange>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68" w:author="stuart wolstenholme" w:date="2026-05-29T12:46:00Z" w16du:dateUtc="2026-05-29T11:46:00Z">
            <w:rPr>
              <w:rFonts w:eastAsia="Calibri" w:cstheme="minorHAnsi"/>
              <w:szCs w:val="18"/>
              <w:lang w:val="en-US" w:eastAsia="en-GB"/>
            </w:rPr>
          </w:rPrChange>
        </w:rPr>
        <w:t>the cessation of the</w:t>
      </w:r>
      <w:r w:rsidRPr="0022764C">
        <w:rPr>
          <w:rFonts w:eastAsia="Calibri" w:cstheme="minorHAnsi"/>
          <w:b/>
          <w:bCs/>
          <w:szCs w:val="18"/>
          <w:lang w:eastAsia="en-GB"/>
          <w:rPrChange w:id="2169"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2170" w:author="stuart wolstenholme" w:date="2026-05-29T12:46:00Z" w16du:dateUtc="2026-05-29T11:46:00Z">
            <w:rPr>
              <w:rFonts w:eastAsia="Calibri" w:cstheme="minorHAnsi"/>
              <w:szCs w:val="18"/>
              <w:lang w:val="en-US" w:eastAsia="en-GB"/>
            </w:rPr>
          </w:rPrChange>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22764C">
        <w:rPr>
          <w:rFonts w:eastAsia="Calibri" w:cstheme="minorHAnsi"/>
          <w:kern w:val="2"/>
          <w:szCs w:val="18"/>
          <w:lang w:eastAsia="en-GB"/>
          <w:rPrChange w:id="2171" w:author="stuart wolstenholme" w:date="2026-05-29T12:46:00Z" w16du:dateUtc="2026-05-29T11:46:00Z">
            <w:rPr>
              <w:rFonts w:eastAsia="Calibri" w:cstheme="minorHAnsi"/>
              <w:kern w:val="2"/>
              <w:szCs w:val="18"/>
              <w:lang w:val="en-US" w:eastAsia="en-GB"/>
            </w:rPr>
          </w:rPrChange>
        </w:rPr>
        <w:t xml:space="preserve">based upon, arising from or in any way involving the actual or alleged inaccurate, inadequate or incomplete description of the price of goods, </w:t>
      </w:r>
      <w:r w:rsidRPr="0022764C">
        <w:rPr>
          <w:rFonts w:eastAsia="Calibri" w:cstheme="minorHAnsi"/>
          <w:b/>
          <w:kern w:val="2"/>
          <w:szCs w:val="18"/>
          <w:lang w:eastAsia="en-GB"/>
          <w:rPrChange w:id="2172" w:author="stuart wolstenholme" w:date="2026-05-29T12:46:00Z" w16du:dateUtc="2026-05-29T11:46:00Z">
            <w:rPr>
              <w:rFonts w:eastAsia="Calibri" w:cstheme="minorHAnsi"/>
              <w:b/>
              <w:kern w:val="2"/>
              <w:szCs w:val="18"/>
              <w:lang w:val="en-US" w:eastAsia="en-GB"/>
            </w:rPr>
          </w:rPrChange>
        </w:rPr>
        <w:t>Products</w:t>
      </w:r>
      <w:r w:rsidRPr="0022764C">
        <w:rPr>
          <w:rFonts w:eastAsia="Calibri" w:cstheme="minorHAnsi"/>
          <w:kern w:val="2"/>
          <w:szCs w:val="18"/>
          <w:lang w:eastAsia="en-GB"/>
          <w:rPrChange w:id="2173" w:author="stuart wolstenholme" w:date="2026-05-29T12:46:00Z" w16du:dateUtc="2026-05-29T11:46:00Z">
            <w:rPr>
              <w:rFonts w:eastAsia="Calibri" w:cstheme="minorHAnsi"/>
              <w:kern w:val="2"/>
              <w:szCs w:val="18"/>
              <w:lang w:val="en-US" w:eastAsia="en-GB"/>
            </w:rPr>
          </w:rPrChange>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2174" w:author="stuart wolstenholme" w:date="2026-05-29T12:46:00Z" w16du:dateUtc="2026-05-29T11:46:00Z">
            <w:rPr>
              <w:rFonts w:eastAsia="Calibri" w:cstheme="minorHAnsi"/>
              <w:szCs w:val="18"/>
              <w:lang w:val="en-US" w:eastAsia="en-GB"/>
            </w:rPr>
          </w:rPrChange>
        </w:rPr>
        <w:t xml:space="preserve">upon, arising from or in any way involving any breach of any express, implied, actual or constructive </w:t>
      </w:r>
      <w:r w:rsidRPr="0022764C">
        <w:rPr>
          <w:rFonts w:eastAsia="Calibri" w:cstheme="minorHAnsi"/>
          <w:szCs w:val="18"/>
          <w:lang w:eastAsia="en-GB"/>
          <w:rPrChange w:id="2175" w:author="stuart wolstenholme" w:date="2026-05-29T12:46:00Z" w16du:dateUtc="2026-05-29T11:46:00Z">
            <w:rPr>
              <w:rFonts w:eastAsia="Calibri" w:cstheme="minorHAnsi"/>
              <w:szCs w:val="18"/>
              <w:lang w:val="en-US" w:eastAsia="en-GB"/>
            </w:rPr>
          </w:rPrChange>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76" w:author="stuart wolstenholme" w:date="2026-05-29T12:46:00Z" w16du:dateUtc="2026-05-29T11:46:00Z">
            <w:rPr>
              <w:rFonts w:eastAsia="Calibri" w:cstheme="minorHAnsi"/>
              <w:szCs w:val="18"/>
              <w:lang w:val="en-US" w:eastAsia="en-GB"/>
            </w:rPr>
          </w:rPrChange>
        </w:rPr>
        <w:t xml:space="preserve">any liability or obligation an </w:t>
      </w:r>
      <w:r w:rsidRPr="0022764C">
        <w:rPr>
          <w:rFonts w:eastAsia="Calibri" w:cstheme="minorHAnsi"/>
          <w:b/>
          <w:bCs/>
          <w:szCs w:val="18"/>
          <w:lang w:eastAsia="en-GB"/>
          <w:rPrChange w:id="217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178" w:author="stuart wolstenholme" w:date="2026-05-29T12:46:00Z" w16du:dateUtc="2026-05-29T11:46:00Z">
            <w:rPr>
              <w:rFonts w:eastAsia="Calibri" w:cstheme="minorHAnsi"/>
              <w:szCs w:val="18"/>
              <w:lang w:val="en-US" w:eastAsia="en-GB"/>
            </w:rPr>
          </w:rPrChange>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22764C">
        <w:rPr>
          <w:rFonts w:eastAsia="Calibri" w:cstheme="minorHAnsi"/>
          <w:szCs w:val="18"/>
          <w:lang w:eastAsia="en-GB"/>
          <w:rPrChange w:id="2179" w:author="stuart wolstenholme" w:date="2026-05-29T12:46:00Z" w16du:dateUtc="2026-05-29T11:46:00Z">
            <w:rPr>
              <w:rFonts w:eastAsia="Calibri" w:cstheme="minorHAnsi"/>
              <w:szCs w:val="18"/>
              <w:lang w:val="en-US" w:eastAsia="en-GB"/>
            </w:rPr>
          </w:rPrChange>
        </w:rPr>
        <w:t>an actual or alleged breach of the</w:t>
      </w:r>
      <w:r w:rsidRPr="0022764C">
        <w:rPr>
          <w:rFonts w:eastAsia="Calibri" w:cstheme="minorHAnsi"/>
          <w:b/>
          <w:szCs w:val="18"/>
          <w:lang w:eastAsia="en-GB"/>
          <w:rPrChange w:id="2180" w:author="stuart wolstenholme" w:date="2026-05-29T12:46:00Z" w16du:dateUtc="2026-05-29T11:46:00Z">
            <w:rPr>
              <w:rFonts w:eastAsia="Calibri" w:cstheme="minorHAnsi"/>
              <w:b/>
              <w:szCs w:val="18"/>
              <w:lang w:val="en-US" w:eastAsia="en-GB"/>
            </w:rPr>
          </w:rPrChange>
        </w:rPr>
        <w:t xml:space="preserve"> Named Insured’s Privacy Policy</w:t>
      </w:r>
      <w:r w:rsidRPr="0022764C">
        <w:rPr>
          <w:rFonts w:eastAsia="Calibri" w:cstheme="minorHAnsi"/>
          <w:bCs/>
          <w:szCs w:val="18"/>
          <w:lang w:eastAsia="en-GB"/>
          <w:rPrChange w:id="218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82" w:author="stuart wolstenholme" w:date="2026-05-29T12:46:00Z" w16du:dateUtc="2026-05-29T11:46:00Z">
            <w:rPr>
              <w:rFonts w:eastAsia="Calibri" w:cstheme="minorHAnsi"/>
              <w:szCs w:val="18"/>
              <w:lang w:val="en-US" w:eastAsia="en-GB"/>
            </w:rPr>
          </w:rPrChange>
        </w:rPr>
        <w:t xml:space="preserve">an actual or alleged breach of an express, implied, actual or constructive contract, warranty, guarantee or promise to protect </w:t>
      </w:r>
      <w:r w:rsidRPr="0022764C">
        <w:rPr>
          <w:rFonts w:eastAsia="Calibri" w:cstheme="minorHAnsi"/>
          <w:b/>
          <w:szCs w:val="18"/>
          <w:lang w:eastAsia="en-GB"/>
          <w:rPrChange w:id="2183" w:author="stuart wolstenholme" w:date="2026-05-29T12:46:00Z" w16du:dateUtc="2026-05-29T11:46:00Z">
            <w:rPr>
              <w:rFonts w:eastAsia="Calibri" w:cstheme="minorHAnsi"/>
              <w:b/>
              <w:szCs w:val="18"/>
              <w:lang w:val="en-US" w:eastAsia="en-GB"/>
            </w:rPr>
          </w:rPrChange>
        </w:rPr>
        <w:t>Private Information</w:t>
      </w:r>
      <w:r w:rsidRPr="0022764C">
        <w:rPr>
          <w:rFonts w:eastAsia="Calibri" w:cstheme="minorHAnsi"/>
          <w:bCs/>
          <w:szCs w:val="18"/>
          <w:lang w:eastAsia="en-GB"/>
          <w:rPrChange w:id="218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85"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218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187" w:author="stuart wolstenholme" w:date="2026-05-29T12:46:00Z" w16du:dateUtc="2026-05-29T11:46:00Z">
            <w:rPr>
              <w:rFonts w:eastAsia="Calibri" w:cstheme="minorHAnsi"/>
              <w:szCs w:val="18"/>
              <w:lang w:val="en-US" w:eastAsia="en-GB"/>
            </w:rPr>
          </w:rPrChange>
        </w:rPr>
        <w:t xml:space="preserve"> under Insuring Clause B (Security and Privacy Liability) for an unintentional </w:t>
      </w:r>
      <w:r w:rsidRPr="0022764C">
        <w:rPr>
          <w:rFonts w:eastAsia="Calibri" w:cstheme="minorHAnsi"/>
          <w:szCs w:val="18"/>
          <w:lang w:eastAsia="en-GB"/>
          <w:rPrChange w:id="2188" w:author="stuart wolstenholme" w:date="2026-05-29T12:46:00Z" w16du:dateUtc="2026-05-29T11:46:00Z">
            <w:rPr>
              <w:rFonts w:eastAsia="Calibri" w:cstheme="minorHAnsi"/>
              <w:szCs w:val="18"/>
              <w:lang w:val="en-AU" w:eastAsia="en-GB"/>
            </w:rPr>
          </w:rPrChange>
        </w:rPr>
        <w:t xml:space="preserve">breach by an </w:t>
      </w:r>
      <w:r w:rsidRPr="0022764C">
        <w:rPr>
          <w:rFonts w:eastAsia="Calibri" w:cstheme="minorHAnsi"/>
          <w:b/>
          <w:szCs w:val="18"/>
          <w:lang w:eastAsia="en-GB"/>
          <w:rPrChange w:id="2189" w:author="stuart wolstenholme" w:date="2026-05-29T12:46:00Z" w16du:dateUtc="2026-05-29T11:46:00Z">
            <w:rPr>
              <w:rFonts w:eastAsia="Calibri" w:cstheme="minorHAnsi"/>
              <w:b/>
              <w:szCs w:val="18"/>
              <w:lang w:val="en-AU" w:eastAsia="en-GB"/>
            </w:rPr>
          </w:rPrChange>
        </w:rPr>
        <w:t xml:space="preserve">Insured </w:t>
      </w:r>
      <w:r w:rsidRPr="0022764C">
        <w:rPr>
          <w:rFonts w:eastAsia="Calibri" w:cstheme="minorHAnsi"/>
          <w:szCs w:val="18"/>
          <w:lang w:eastAsia="en-GB"/>
          <w:rPrChange w:id="2190" w:author="stuart wolstenholme" w:date="2026-05-29T12:46:00Z" w16du:dateUtc="2026-05-29T11:46:00Z">
            <w:rPr>
              <w:rFonts w:eastAsia="Calibri" w:cstheme="minorHAnsi"/>
              <w:szCs w:val="18"/>
              <w:lang w:val="en-AU" w:eastAsia="en-GB"/>
            </w:rPr>
          </w:rPrChange>
        </w:rPr>
        <w:t xml:space="preserve">of the provisions of a confidentiality or non-disclosure agreement relating to the confidentiality of </w:t>
      </w:r>
      <w:r w:rsidRPr="0022764C">
        <w:rPr>
          <w:rFonts w:eastAsia="Calibri" w:cstheme="minorHAnsi"/>
          <w:b/>
          <w:szCs w:val="18"/>
          <w:lang w:eastAsia="en-GB"/>
          <w:rPrChange w:id="2191" w:author="stuart wolstenholme" w:date="2026-05-29T12:46:00Z" w16du:dateUtc="2026-05-29T11:46:00Z">
            <w:rPr>
              <w:rFonts w:eastAsia="Calibri" w:cstheme="minorHAnsi"/>
              <w:b/>
              <w:szCs w:val="18"/>
              <w:lang w:val="en-AU" w:eastAsia="en-GB"/>
            </w:rPr>
          </w:rPrChange>
        </w:rPr>
        <w:t>Private Information</w:t>
      </w:r>
      <w:r w:rsidRPr="0022764C">
        <w:rPr>
          <w:rFonts w:eastAsia="Calibri" w:cstheme="minorHAnsi"/>
          <w:szCs w:val="18"/>
          <w:lang w:eastAsia="en-GB"/>
          <w:rPrChange w:id="2192" w:author="stuart wolstenholme" w:date="2026-05-29T12:46:00Z" w16du:dateUtc="2026-05-29T11:46:00Z">
            <w:rPr>
              <w:rFonts w:eastAsia="Calibri" w:cstheme="minorHAnsi"/>
              <w:szCs w:val="18"/>
              <w:lang w:val="en-AU" w:eastAsia="en-GB"/>
            </w:rPr>
          </w:rPrChange>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kern w:val="2"/>
          <w:szCs w:val="18"/>
          <w:lang w:eastAsia="en-GB"/>
          <w:rPrChange w:id="2193" w:author="stuart wolstenholme" w:date="2026-05-29T12:46:00Z" w16du:dateUtc="2026-05-29T11:46:00Z">
            <w:rPr>
              <w:rFonts w:eastAsia="Calibri" w:cstheme="minorHAnsi"/>
              <w:kern w:val="2"/>
              <w:szCs w:val="18"/>
              <w:lang w:val="en-AU" w:eastAsia="en-GB"/>
            </w:rPr>
          </w:rPrChange>
        </w:rPr>
        <w:t xml:space="preserve">a </w:t>
      </w:r>
      <w:r w:rsidRPr="0022764C">
        <w:rPr>
          <w:rFonts w:eastAsia="Calibri" w:cstheme="minorHAnsi"/>
          <w:b/>
          <w:bCs/>
          <w:kern w:val="2"/>
          <w:szCs w:val="18"/>
          <w:lang w:eastAsia="en-GB"/>
          <w:rPrChange w:id="2194" w:author="stuart wolstenholme" w:date="2026-05-29T12:46:00Z" w16du:dateUtc="2026-05-29T11:46:00Z">
            <w:rPr>
              <w:rFonts w:eastAsia="Calibri" w:cstheme="minorHAnsi"/>
              <w:b/>
              <w:bCs/>
              <w:kern w:val="2"/>
              <w:szCs w:val="18"/>
              <w:lang w:val="en-AU" w:eastAsia="en-GB"/>
            </w:rPr>
          </w:rPrChange>
        </w:rPr>
        <w:t>Claim</w:t>
      </w:r>
      <w:r w:rsidRPr="0022764C">
        <w:rPr>
          <w:rFonts w:eastAsia="Calibri" w:cstheme="minorHAnsi"/>
          <w:kern w:val="2"/>
          <w:szCs w:val="18"/>
          <w:lang w:eastAsia="en-GB"/>
          <w:rPrChange w:id="2195" w:author="stuart wolstenholme" w:date="2026-05-29T12:46:00Z" w16du:dateUtc="2026-05-29T11:46:00Z">
            <w:rPr>
              <w:rFonts w:eastAsia="Calibri" w:cstheme="minorHAnsi"/>
              <w:kern w:val="2"/>
              <w:szCs w:val="18"/>
              <w:lang w:val="en-AU" w:eastAsia="en-GB"/>
            </w:rPr>
          </w:rPrChange>
        </w:rPr>
        <w:t xml:space="preserve"> under Insuring Clause D (</w:t>
      </w:r>
      <w:r w:rsidRPr="0022764C">
        <w:rPr>
          <w:rFonts w:eastAsia="Calibri" w:cstheme="minorHAnsi"/>
          <w:kern w:val="2"/>
          <w:szCs w:val="18"/>
          <w:lang w:eastAsia="en-GB"/>
          <w:rPrChange w:id="2196" w:author="stuart wolstenholme" w:date="2026-05-29T12:46:00Z" w16du:dateUtc="2026-05-29T11:46:00Z">
            <w:rPr>
              <w:rFonts w:eastAsia="Calibri" w:cstheme="minorHAnsi"/>
              <w:kern w:val="2"/>
              <w:szCs w:val="18"/>
              <w:lang w:val="en-US" w:eastAsia="en-GB"/>
            </w:rPr>
          </w:rPrChange>
        </w:rPr>
        <w:t xml:space="preserve">PCI DSS Liability) for an unintentional breach of the provisions of a </w:t>
      </w:r>
      <w:r w:rsidRPr="0022764C">
        <w:rPr>
          <w:rFonts w:eastAsia="Calibri" w:cstheme="minorHAnsi"/>
          <w:b/>
          <w:kern w:val="2"/>
          <w:szCs w:val="18"/>
          <w:lang w:eastAsia="en-GB"/>
          <w:rPrChange w:id="2197" w:author="stuart wolstenholme" w:date="2026-05-29T12:46:00Z" w16du:dateUtc="2026-05-29T11:46:00Z">
            <w:rPr>
              <w:rFonts w:eastAsia="Calibri" w:cstheme="minorHAnsi"/>
              <w:b/>
              <w:kern w:val="2"/>
              <w:szCs w:val="18"/>
              <w:lang w:val="en-US" w:eastAsia="en-GB"/>
            </w:rPr>
          </w:rPrChange>
        </w:rPr>
        <w:t xml:space="preserve">Merchant Services Agreement </w:t>
      </w:r>
      <w:r w:rsidRPr="0022764C">
        <w:rPr>
          <w:rFonts w:eastAsia="Calibri" w:cstheme="minorHAnsi"/>
          <w:kern w:val="2"/>
          <w:szCs w:val="18"/>
          <w:lang w:eastAsia="en-GB"/>
          <w:rPrChange w:id="2198" w:author="stuart wolstenholme" w:date="2026-05-29T12:46:00Z" w16du:dateUtc="2026-05-29T11:46:00Z">
            <w:rPr>
              <w:rFonts w:eastAsia="Calibri" w:cstheme="minorHAnsi"/>
              <w:kern w:val="2"/>
              <w:szCs w:val="18"/>
              <w:lang w:val="en-US" w:eastAsia="en-GB"/>
            </w:rPr>
          </w:rPrChange>
        </w:rPr>
        <w:t xml:space="preserve">relating to compliance with the </w:t>
      </w:r>
      <w:r w:rsidRPr="0022764C">
        <w:rPr>
          <w:rFonts w:eastAsia="Calibri" w:cstheme="minorHAnsi"/>
          <w:b/>
          <w:kern w:val="2"/>
          <w:szCs w:val="18"/>
          <w:lang w:eastAsia="en-GB"/>
          <w:rPrChange w:id="2199" w:author="stuart wolstenholme" w:date="2026-05-29T12:46:00Z" w16du:dateUtc="2026-05-29T11:46:00Z">
            <w:rPr>
              <w:rFonts w:eastAsia="Calibri" w:cstheme="minorHAnsi"/>
              <w:b/>
              <w:kern w:val="2"/>
              <w:szCs w:val="18"/>
              <w:lang w:val="en-US" w:eastAsia="en-GB"/>
            </w:rPr>
          </w:rPrChange>
        </w:rPr>
        <w:t>PCI DSS Standard</w:t>
      </w:r>
      <w:r w:rsidRPr="0022764C">
        <w:rPr>
          <w:rFonts w:eastAsia="Calibri" w:cstheme="minorHAnsi"/>
          <w:kern w:val="2"/>
          <w:szCs w:val="18"/>
          <w:lang w:eastAsia="en-GB"/>
          <w:rPrChange w:id="2200" w:author="stuart wolstenholme" w:date="2026-05-29T12:46:00Z" w16du:dateUtc="2026-05-29T11:46:00Z">
            <w:rPr>
              <w:rFonts w:eastAsia="Calibri" w:cstheme="minorHAnsi"/>
              <w:kern w:val="2"/>
              <w:szCs w:val="18"/>
              <w:lang w:val="en-US" w:eastAsia="en-GB"/>
            </w:rPr>
          </w:rPrChange>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2201" w:author="stuart wolstenholme" w:date="2026-05-29T12:46:00Z" w16du:dateUtc="2026-05-29T11:46:00Z">
            <w:rPr>
              <w:rFonts w:eastAsia="Calibri" w:cstheme="minorHAnsi"/>
              <w:szCs w:val="18"/>
              <w:lang w:val="en-US" w:eastAsia="en-GB"/>
            </w:rPr>
          </w:rPrChange>
        </w:rPr>
        <w:t xml:space="preserve">upon, arising from or in any way involving any liability assumed by any </w:t>
      </w:r>
      <w:r w:rsidRPr="0022764C">
        <w:rPr>
          <w:rFonts w:eastAsia="Calibri" w:cstheme="minorHAnsi"/>
          <w:b/>
          <w:szCs w:val="18"/>
          <w:lang w:eastAsia="en-GB"/>
          <w:rPrChange w:id="2202"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203" w:author="stuart wolstenholme" w:date="2026-05-29T12:46:00Z" w16du:dateUtc="2026-05-29T11:46:00Z">
            <w:rPr>
              <w:rFonts w:eastAsia="Calibri" w:cstheme="minorHAnsi"/>
              <w:szCs w:val="18"/>
              <w:lang w:val="en-US" w:eastAsia="en-GB"/>
            </w:rPr>
          </w:rPrChange>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204" w:author="stuart wolstenholme" w:date="2026-05-29T12:46:00Z" w16du:dateUtc="2026-05-29T11:46:00Z">
            <w:rPr>
              <w:rFonts w:eastAsia="Calibri" w:cstheme="minorHAnsi"/>
              <w:szCs w:val="18"/>
              <w:lang w:val="en-US" w:eastAsia="en-GB"/>
            </w:rPr>
          </w:rPrChange>
        </w:rPr>
        <w:t xml:space="preserve">any liability an </w:t>
      </w:r>
      <w:r w:rsidRPr="0022764C">
        <w:rPr>
          <w:rFonts w:eastAsia="Calibri" w:cstheme="minorHAnsi"/>
          <w:b/>
          <w:bCs/>
          <w:szCs w:val="18"/>
          <w:lang w:eastAsia="en-GB"/>
          <w:rPrChange w:id="2205"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206" w:author="stuart wolstenholme" w:date="2026-05-29T12:46:00Z" w16du:dateUtc="2026-05-29T11:46:00Z">
            <w:rPr>
              <w:rFonts w:eastAsia="Calibri" w:cstheme="minorHAnsi"/>
              <w:szCs w:val="18"/>
              <w:lang w:val="en-US" w:eastAsia="en-GB"/>
            </w:rPr>
          </w:rPrChange>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20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20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209" w:author="stuart wolstenholme" w:date="2026-05-29T12:46:00Z" w16du:dateUtc="2026-05-29T11:46:00Z">
            <w:rPr>
              <w:rFonts w:eastAsia="Calibri" w:cstheme="minorHAnsi"/>
              <w:szCs w:val="18"/>
              <w:lang w:val="en-US" w:eastAsia="en-GB"/>
            </w:rPr>
          </w:rPrChange>
        </w:rPr>
        <w:t xml:space="preserve">under Insuring Clause A (Multimedia Liability) or Insuring Clause B (Security and Privacy Liability) for liability </w:t>
      </w:r>
      <w:r w:rsidRPr="0022764C">
        <w:rPr>
          <w:rFonts w:eastAsia="Calibri" w:cstheme="minorHAnsi"/>
          <w:b/>
          <w:szCs w:val="18"/>
          <w:lang w:eastAsia="en-GB"/>
          <w:rPrChange w:id="2210" w:author="stuart wolstenholme" w:date="2026-05-29T12:46:00Z" w16du:dateUtc="2026-05-29T11:46:00Z">
            <w:rPr>
              <w:rFonts w:eastAsia="Calibri" w:cstheme="minorHAnsi"/>
              <w:b/>
              <w:szCs w:val="18"/>
              <w:lang w:val="en-US" w:eastAsia="en-GB"/>
            </w:rPr>
          </w:rPrChange>
        </w:rPr>
        <w:t>Assumed Under Contract</w:t>
      </w:r>
      <w:r w:rsidRPr="0022764C">
        <w:rPr>
          <w:rFonts w:eastAsia="Calibri" w:cstheme="minorHAnsi"/>
          <w:szCs w:val="18"/>
          <w:lang w:eastAsia="en-GB"/>
          <w:rPrChange w:id="2211"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21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21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214" w:author="stuart wolstenholme" w:date="2026-05-29T12:46:00Z" w16du:dateUtc="2026-05-29T11:46:00Z">
            <w:rPr>
              <w:rFonts w:eastAsia="Calibri" w:cstheme="minorHAnsi"/>
              <w:szCs w:val="18"/>
              <w:lang w:val="en-US" w:eastAsia="en-GB"/>
            </w:rPr>
          </w:rPrChange>
        </w:rPr>
        <w:t xml:space="preserve">under </w:t>
      </w:r>
      <w:r w:rsidRPr="0022764C">
        <w:rPr>
          <w:rFonts w:eastAsia="Calibri" w:cstheme="minorHAnsi"/>
          <w:color w:val="000000"/>
          <w:szCs w:val="18"/>
          <w:lang w:eastAsia="en-GB"/>
          <w:rPrChange w:id="2215" w:author="stuart wolstenholme" w:date="2026-05-29T12:46:00Z" w16du:dateUtc="2026-05-29T11:46:00Z">
            <w:rPr>
              <w:rFonts w:eastAsia="Calibri" w:cstheme="minorHAnsi"/>
              <w:color w:val="000000"/>
              <w:szCs w:val="18"/>
              <w:lang w:val="en-AU" w:eastAsia="en-GB"/>
            </w:rPr>
          </w:rPrChange>
        </w:rPr>
        <w:t>Insuring Clause D (</w:t>
      </w:r>
      <w:r w:rsidRPr="0022764C">
        <w:rPr>
          <w:rFonts w:eastAsia="Calibri" w:cstheme="minorHAnsi"/>
          <w:color w:val="000000"/>
          <w:szCs w:val="18"/>
          <w:lang w:eastAsia="en-GB"/>
          <w:rPrChange w:id="2216" w:author="stuart wolstenholme" w:date="2026-05-29T12:46:00Z" w16du:dateUtc="2026-05-29T11:46:00Z">
            <w:rPr>
              <w:rFonts w:eastAsia="Calibri" w:cstheme="minorHAnsi"/>
              <w:color w:val="000000"/>
              <w:szCs w:val="18"/>
              <w:lang w:val="en-US" w:eastAsia="en-GB"/>
            </w:rPr>
          </w:rPrChange>
        </w:rPr>
        <w:t xml:space="preserve">PCI DSS Liability) </w:t>
      </w:r>
      <w:r w:rsidRPr="0022764C">
        <w:rPr>
          <w:rFonts w:eastAsia="Calibri" w:cstheme="minorHAnsi"/>
          <w:szCs w:val="18"/>
          <w:lang w:eastAsia="en-GB"/>
          <w:rPrChange w:id="2217" w:author="stuart wolstenholme" w:date="2026-05-29T12:46:00Z" w16du:dateUtc="2026-05-29T11:46:00Z">
            <w:rPr>
              <w:rFonts w:eastAsia="Calibri" w:cstheme="minorHAnsi"/>
              <w:szCs w:val="18"/>
              <w:lang w:val="en-US" w:eastAsia="en-GB"/>
            </w:rPr>
          </w:rPrChange>
        </w:rPr>
        <w:t xml:space="preserve">for liability for </w:t>
      </w:r>
      <w:r w:rsidRPr="0022764C">
        <w:rPr>
          <w:rFonts w:eastAsia="Calibri" w:cstheme="minorHAnsi"/>
          <w:b/>
          <w:szCs w:val="18"/>
          <w:lang w:eastAsia="en-GB"/>
          <w:rPrChange w:id="2218"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219" w:author="stuart wolstenholme" w:date="2026-05-29T12:46:00Z" w16du:dateUtc="2026-05-29T11:46:00Z">
            <w:rPr>
              <w:rFonts w:eastAsia="Calibri" w:cstheme="minorHAnsi"/>
              <w:szCs w:val="18"/>
              <w:lang w:val="en-US" w:eastAsia="en-GB"/>
            </w:rPr>
          </w:rPrChange>
        </w:rPr>
        <w:t xml:space="preserve">assumed by </w:t>
      </w:r>
      <w:r w:rsidRPr="0022764C">
        <w:rPr>
          <w:rFonts w:eastAsia="Calibri" w:cstheme="minorHAnsi"/>
          <w:color w:val="000000"/>
          <w:szCs w:val="18"/>
          <w:lang w:eastAsia="en-GB"/>
          <w:rPrChange w:id="2220"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szCs w:val="18"/>
          <w:lang w:eastAsia="en-GB"/>
          <w:rPrChange w:id="2221"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szCs w:val="18"/>
          <w:lang w:eastAsia="en-GB"/>
          <w:rPrChange w:id="2222" w:author="stuart wolstenholme" w:date="2026-05-29T12:46:00Z" w16du:dateUtc="2026-05-29T11:46:00Z">
            <w:rPr>
              <w:rFonts w:eastAsia="Calibri" w:cstheme="minorHAnsi"/>
              <w:szCs w:val="18"/>
              <w:lang w:val="en-US" w:eastAsia="en-GB"/>
            </w:rPr>
          </w:rPrChange>
        </w:rPr>
        <w:t xml:space="preserve">under a </w:t>
      </w:r>
      <w:r w:rsidRPr="0022764C">
        <w:rPr>
          <w:rFonts w:eastAsia="Calibri" w:cstheme="minorHAnsi"/>
          <w:b/>
          <w:szCs w:val="18"/>
          <w:lang w:eastAsia="en-GB"/>
          <w:rPrChange w:id="2223" w:author="stuart wolstenholme" w:date="2026-05-29T12:46:00Z" w16du:dateUtc="2026-05-29T11:46:00Z">
            <w:rPr>
              <w:rFonts w:eastAsia="Calibri" w:cstheme="minorHAnsi"/>
              <w:b/>
              <w:szCs w:val="18"/>
              <w:lang w:val="en-US" w:eastAsia="en-GB"/>
            </w:rPr>
          </w:rPrChange>
        </w:rPr>
        <w:t>Merchant Services Agreement</w:t>
      </w:r>
      <w:r w:rsidRPr="0022764C">
        <w:rPr>
          <w:rFonts w:eastAsia="Calibri" w:cstheme="minorHAnsi"/>
          <w:szCs w:val="18"/>
          <w:lang w:eastAsia="en-GB"/>
          <w:rPrChange w:id="222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25" w:author="stuart wolstenholme" w:date="2026-05-29T12:46:00Z" w16du:dateUtc="2026-05-29T11:46:00Z">
            <w:rPr>
              <w:rFonts w:eastAsia="Calibri" w:cstheme="minorHAnsi"/>
              <w:szCs w:val="18"/>
              <w:lang w:val="en-US" w:eastAsia="en-GB"/>
            </w:rPr>
          </w:rPrChange>
        </w:rPr>
        <w:t>based upon, arising from or in any way involving</w:t>
      </w:r>
      <w:r w:rsidRPr="0022764C">
        <w:rPr>
          <w:rFonts w:eastAsia="Arial" w:cstheme="minorHAnsi"/>
          <w:szCs w:val="18"/>
          <w:rPrChange w:id="2226" w:author="stuart wolstenholme" w:date="2026-05-29T12:46:00Z" w16du:dateUtc="2026-05-29T11:46:00Z">
            <w:rPr>
              <w:rFonts w:eastAsia="Arial" w:cstheme="minorHAnsi"/>
              <w:szCs w:val="18"/>
              <w:lang w:val="en-US"/>
            </w:rPr>
          </w:rPrChange>
        </w:rPr>
        <w:t xml:space="preserve"> seepage, pollution or contamination of any kind, including but not limited to </w:t>
      </w:r>
      <w:r w:rsidRPr="0022764C">
        <w:rPr>
          <w:rFonts w:eastAsia="Calibri" w:cstheme="minorHAnsi"/>
          <w:szCs w:val="18"/>
          <w:lang w:eastAsia="en-GB"/>
          <w:rPrChange w:id="2227" w:author="stuart wolstenholme" w:date="2026-05-29T12:46:00Z" w16du:dateUtc="2026-05-29T11:46:00Z">
            <w:rPr>
              <w:rFonts w:eastAsia="Calibri" w:cstheme="minorHAnsi"/>
              <w:szCs w:val="18"/>
              <w:lang w:val="en-US" w:eastAsia="en-GB"/>
            </w:rPr>
          </w:rPrChange>
        </w:rPr>
        <w:t xml:space="preserve">asbestos, smoke, vapor, soot, fumes, acids, alkalis, chemicals and waste. However, this Exclusion does not apply to a </w:t>
      </w:r>
      <w:r w:rsidRPr="0022764C">
        <w:rPr>
          <w:rFonts w:eastAsia="Calibri" w:cstheme="minorHAnsi"/>
          <w:b/>
          <w:szCs w:val="18"/>
          <w:lang w:eastAsia="en-GB"/>
          <w:rPrChange w:id="2228" w:author="stuart wolstenholme" w:date="2026-05-29T12:46:00Z" w16du:dateUtc="2026-05-29T11:46:00Z">
            <w:rPr>
              <w:rFonts w:eastAsia="Calibri" w:cstheme="minorHAnsi"/>
              <w:b/>
              <w:szCs w:val="18"/>
              <w:lang w:val="en-US" w:eastAsia="en-GB"/>
            </w:rPr>
          </w:rPrChange>
        </w:rPr>
        <w:t xml:space="preserve">Bodily Injury Claim </w:t>
      </w:r>
      <w:r w:rsidRPr="0022764C">
        <w:rPr>
          <w:rFonts w:eastAsia="Calibri" w:cstheme="minorHAnsi"/>
          <w:szCs w:val="18"/>
          <w:lang w:eastAsia="en-GB"/>
          <w:rPrChange w:id="2229"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230"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223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2" w:author="stuart wolstenholme" w:date="2026-05-29T12:46:00Z" w16du:dateUtc="2026-05-29T11:46:00Z">
            <w:rPr>
              <w:rFonts w:eastAsia="Calibri" w:cstheme="minorHAnsi"/>
              <w:szCs w:val="18"/>
              <w:lang w:val="en-US" w:eastAsia="en-GB"/>
            </w:rPr>
          </w:rPrChange>
        </w:rPr>
        <w:t xml:space="preserve">based upon, arising from or in any way involving </w:t>
      </w:r>
      <w:r w:rsidRPr="0022764C">
        <w:rPr>
          <w:rFonts w:eastAsia="Calibri" w:cstheme="minorHAnsi"/>
          <w:b/>
          <w:szCs w:val="18"/>
          <w:lang w:eastAsia="en-GB"/>
          <w:rPrChange w:id="2233"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2234" w:author="stuart wolstenholme" w:date="2026-05-29T12:46:00Z" w16du:dateUtc="2026-05-29T11:46:00Z">
            <w:rPr>
              <w:rFonts w:eastAsia="Calibri" w:cstheme="minorHAnsi"/>
              <w:szCs w:val="18"/>
              <w:lang w:val="en-US" w:eastAsia="en-GB"/>
            </w:rPr>
          </w:rPrChange>
        </w:rPr>
        <w:t xml:space="preserve">caused by or resulting from </w:t>
      </w:r>
      <w:r w:rsidRPr="0022764C">
        <w:rPr>
          <w:rFonts w:eastAsia="Calibri" w:cstheme="minorHAnsi"/>
          <w:b/>
          <w:szCs w:val="18"/>
          <w:lang w:eastAsia="en-GB"/>
          <w:rPrChange w:id="2235" w:author="stuart wolstenholme" w:date="2026-05-29T12:46:00Z" w16du:dateUtc="2026-05-29T11:46:00Z">
            <w:rPr>
              <w:rFonts w:eastAsia="Calibri" w:cstheme="minorHAnsi"/>
              <w:b/>
              <w:szCs w:val="18"/>
              <w:lang w:val="en-US" w:eastAsia="en-GB"/>
            </w:rPr>
          </w:rPrChange>
        </w:rPr>
        <w:t>Unauthorised Trading</w:t>
      </w:r>
      <w:r w:rsidRPr="0022764C">
        <w:rPr>
          <w:rFonts w:eastAsia="Calibri" w:cstheme="minorHAnsi"/>
          <w:szCs w:val="18"/>
          <w:lang w:eastAsia="en-GB"/>
          <w:rPrChange w:id="223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7"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8" w:author="stuart wolstenholme" w:date="2026-05-29T12:46:00Z" w16du:dateUtc="2026-05-29T11:46:00Z">
            <w:rPr>
              <w:rFonts w:eastAsia="Calibri" w:cstheme="minorHAnsi"/>
              <w:szCs w:val="18"/>
              <w:lang w:val="en-US" w:eastAsia="en-GB"/>
            </w:rPr>
          </w:rPrChange>
        </w:rPr>
        <w:t xml:space="preserve">the actual or alleged purchase or sale of </w:t>
      </w:r>
      <w:r w:rsidRPr="0022764C">
        <w:rPr>
          <w:rFonts w:eastAsia="Calibri" w:cstheme="minorHAnsi"/>
          <w:b/>
          <w:szCs w:val="18"/>
          <w:lang w:eastAsia="en-GB"/>
          <w:rPrChange w:id="2239"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4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41" w:author="stuart wolstenholme" w:date="2026-05-29T12:46:00Z" w16du:dateUtc="2026-05-29T11:46:00Z">
            <w:rPr>
              <w:rFonts w:eastAsia="Calibri" w:cstheme="minorHAnsi"/>
              <w:szCs w:val="18"/>
              <w:lang w:val="en-US" w:eastAsia="en-GB"/>
            </w:rPr>
          </w:rPrChange>
        </w:rPr>
        <w:t xml:space="preserve">the actual or alleged loss of value of any </w:t>
      </w:r>
      <w:r w:rsidRPr="0022764C">
        <w:rPr>
          <w:rFonts w:eastAsia="Calibri" w:cstheme="minorHAnsi"/>
          <w:b/>
          <w:szCs w:val="18"/>
          <w:lang w:eastAsia="en-GB"/>
          <w:rPrChange w:id="2242"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44" w:author="stuart wolstenholme" w:date="2026-05-29T12:46:00Z" w16du:dateUtc="2026-05-29T11:46:00Z">
            <w:rPr>
              <w:rFonts w:eastAsia="Calibri" w:cstheme="minorHAnsi"/>
              <w:szCs w:val="18"/>
              <w:lang w:val="en-US" w:eastAsia="en-GB"/>
            </w:rPr>
          </w:rPrChange>
        </w:rPr>
        <w:t xml:space="preserve">the offer of, or solicitation of an offer, to purchase or sell </w:t>
      </w:r>
      <w:r w:rsidRPr="0022764C">
        <w:rPr>
          <w:rFonts w:eastAsia="Calibri" w:cstheme="minorHAnsi"/>
          <w:b/>
          <w:szCs w:val="18"/>
          <w:lang w:eastAsia="en-GB"/>
          <w:rPrChange w:id="2245"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46"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47" w:author="stuart wolstenholme" w:date="2026-05-29T12:46:00Z" w16du:dateUtc="2026-05-29T11:46:00Z">
            <w:rPr>
              <w:rFonts w:eastAsia="Calibri" w:cstheme="minorHAnsi"/>
              <w:szCs w:val="18"/>
              <w:lang w:val="en-US" w:eastAsia="en-GB"/>
            </w:rPr>
          </w:rPrChange>
        </w:rPr>
        <w:t xml:space="preserve">the violation of any </w:t>
      </w:r>
      <w:r w:rsidRPr="0022764C">
        <w:rPr>
          <w:rFonts w:eastAsia="Calibri" w:cstheme="minorHAnsi"/>
          <w:b/>
          <w:szCs w:val="18"/>
          <w:lang w:eastAsia="en-GB"/>
          <w:rPrChange w:id="2248"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49" w:author="stuart wolstenholme" w:date="2026-05-29T12:46:00Z" w16du:dateUtc="2026-05-29T11:46:00Z">
            <w:rPr>
              <w:rFonts w:eastAsia="Calibri" w:cstheme="minorHAnsi"/>
              <w:szCs w:val="18"/>
              <w:lang w:val="en-US" w:eastAsia="en-GB"/>
            </w:rPr>
          </w:rPrChange>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250" w:author="stuart wolstenholme" w:date="2026-05-29T12:46:00Z" w16du:dateUtc="2026-05-29T11:46:00Z">
            <w:rPr>
              <w:rFonts w:eastAsia="Calibri" w:cstheme="minorHAnsi"/>
              <w:szCs w:val="18"/>
              <w:lang w:val="en-US" w:eastAsia="en-GB"/>
            </w:rPr>
          </w:rPrChange>
        </w:rPr>
        <w:t>However, Exclusion 10</w:t>
      </w:r>
      <w:r w:rsidRPr="0022764C">
        <w:rPr>
          <w:rFonts w:eastAsia="Calibri" w:cstheme="minorHAnsi"/>
          <w:bCs/>
          <w:szCs w:val="18"/>
          <w:lang w:eastAsia="en-GB"/>
          <w:rPrChange w:id="2251" w:author="stuart wolstenholme" w:date="2026-05-29T12:46:00Z" w16du:dateUtc="2026-05-29T11:46:00Z">
            <w:rPr>
              <w:rFonts w:eastAsia="Calibri" w:cstheme="minorHAnsi"/>
              <w:bCs/>
              <w:szCs w:val="18"/>
              <w:lang w:val="en-US" w:eastAsia="en-GB"/>
            </w:rPr>
          </w:rPrChange>
        </w:rPr>
        <w:t>.4)</w:t>
      </w:r>
      <w:r w:rsidRPr="0022764C">
        <w:rPr>
          <w:rFonts w:eastAsia="Calibri" w:cstheme="minorHAnsi"/>
          <w:szCs w:val="18"/>
          <w:lang w:eastAsia="en-GB"/>
          <w:rPrChange w:id="2252" w:author="stuart wolstenholme" w:date="2026-05-29T12:46:00Z" w16du:dateUtc="2026-05-29T11:46:00Z">
            <w:rPr>
              <w:rFonts w:eastAsia="Calibri" w:cstheme="minorHAnsi"/>
              <w:szCs w:val="18"/>
              <w:lang w:val="en-US" w:eastAsia="en-GB"/>
            </w:rPr>
          </w:rPrChange>
        </w:rPr>
        <w:t xml:space="preserve"> does not apply to a </w:t>
      </w:r>
      <w:r w:rsidRPr="0022764C">
        <w:rPr>
          <w:rFonts w:eastAsia="Calibri" w:cstheme="minorHAnsi"/>
          <w:b/>
          <w:szCs w:val="18"/>
          <w:lang w:eastAsia="en-GB"/>
          <w:rPrChange w:id="2253"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2254" w:author="stuart wolstenholme" w:date="2026-05-29T12:46:00Z" w16du:dateUtc="2026-05-29T11:46:00Z">
            <w:rPr>
              <w:rFonts w:eastAsia="Calibri" w:cstheme="minorHAnsi"/>
              <w:szCs w:val="18"/>
              <w:lang w:val="en-US" w:eastAsia="en-GB"/>
            </w:rPr>
          </w:rPrChange>
        </w:rPr>
        <w:t xml:space="preserve">or a </w:t>
      </w:r>
      <w:r w:rsidRPr="0022764C">
        <w:rPr>
          <w:rFonts w:eastAsia="Calibri" w:cstheme="minorHAnsi"/>
          <w:b/>
          <w:szCs w:val="18"/>
          <w:lang w:eastAsia="en-GB"/>
          <w:rPrChange w:id="2255"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256" w:author="stuart wolstenholme" w:date="2026-05-29T12:46:00Z" w16du:dateUtc="2026-05-29T11:46:00Z">
            <w:rPr>
              <w:rFonts w:eastAsia="Calibri" w:cstheme="minorHAnsi"/>
              <w:szCs w:val="18"/>
              <w:lang w:val="en-US" w:eastAsia="en-GB"/>
            </w:rPr>
          </w:rPrChange>
        </w:rPr>
        <w:t xml:space="preserve">under Insuring Clause B (Security and Privacy Liability) alleging violation of </w:t>
      </w:r>
      <w:r w:rsidRPr="0022764C">
        <w:rPr>
          <w:rFonts w:eastAsia="Calibri" w:cstheme="minorHAnsi"/>
          <w:b/>
          <w:szCs w:val="18"/>
          <w:lang w:eastAsia="en-GB"/>
          <w:rPrChange w:id="2257" w:author="stuart wolstenholme" w:date="2026-05-29T12:46:00Z" w16du:dateUtc="2026-05-29T11:46:00Z">
            <w:rPr>
              <w:rFonts w:eastAsia="Calibri" w:cstheme="minorHAnsi"/>
              <w:b/>
              <w:szCs w:val="18"/>
              <w:lang w:val="en-US" w:eastAsia="en-GB"/>
            </w:rPr>
          </w:rPrChange>
        </w:rPr>
        <w:t xml:space="preserve">Securities </w:t>
      </w:r>
      <w:r w:rsidRPr="0022764C">
        <w:rPr>
          <w:rFonts w:eastAsia="Calibri" w:cstheme="minorHAnsi"/>
          <w:szCs w:val="18"/>
          <w:lang w:eastAsia="en-GB"/>
          <w:rPrChange w:id="2258" w:author="stuart wolstenholme" w:date="2026-05-29T12:46:00Z" w16du:dateUtc="2026-05-29T11:46:00Z">
            <w:rPr>
              <w:rFonts w:eastAsia="Calibri" w:cstheme="minorHAnsi"/>
              <w:szCs w:val="18"/>
              <w:lang w:val="en-US" w:eastAsia="en-GB"/>
            </w:rPr>
          </w:rPrChange>
        </w:rPr>
        <w:t xml:space="preserve">laws concerning the security, access or use of a customer’s </w:t>
      </w:r>
      <w:r w:rsidRPr="0022764C">
        <w:rPr>
          <w:rFonts w:eastAsia="Calibri" w:cstheme="minorHAnsi"/>
          <w:b/>
          <w:bCs/>
          <w:szCs w:val="18"/>
          <w:lang w:eastAsia="en-GB"/>
          <w:rPrChange w:id="2259"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2260" w:author="stuart wolstenholme" w:date="2026-05-29T12:46:00Z" w16du:dateUtc="2026-05-29T11:46:00Z">
            <w:rPr>
              <w:rFonts w:eastAsia="Calibri" w:cstheme="minorHAnsi"/>
              <w:bCs/>
              <w:szCs w:val="18"/>
              <w:lang w:val="en-US" w:eastAsia="en-GB"/>
            </w:rPr>
          </w:rPrChange>
        </w:rPr>
        <w:t xml:space="preserve">which was obtained in the course of a </w:t>
      </w:r>
      <w:r w:rsidRPr="0022764C">
        <w:rPr>
          <w:rFonts w:eastAsia="Calibri" w:cstheme="minorHAnsi"/>
          <w:b/>
          <w:bCs/>
          <w:szCs w:val="18"/>
          <w:lang w:eastAsia="en-GB"/>
          <w:rPrChange w:id="2261"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2262" w:author="stuart wolstenholme" w:date="2026-05-29T12:46:00Z" w16du:dateUtc="2026-05-29T11:46:00Z">
            <w:rPr>
              <w:rFonts w:eastAsia="Calibri" w:cstheme="minorHAnsi"/>
              <w:bCs/>
              <w:szCs w:val="18"/>
              <w:lang w:val="en-US" w:eastAsia="en-GB"/>
            </w:rPr>
          </w:rPrChange>
        </w:rPr>
        <w:t>transaction.</w:t>
      </w:r>
    </w:p>
    <w:p w:rsidR="006936E8" w:rsidRPr="0022764C" w:rsidRDefault="006936E8" w:rsidP="006936E8">
      <w:pPr>
        <w:spacing w:before="0" w:after="160" w:line="259" w:lineRule="auto"/>
        <w:ind w:left="720"/>
        <w:contextualSpacing/>
        <w:rPr>
          <w:rFonts w:eastAsia="Calibri" w:cstheme="minorHAnsi"/>
          <w:szCs w:val="18"/>
          <w:lang w:eastAsia="en-GB"/>
          <w:rPrChange w:id="2263"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64" w:author="stuart wolstenholme" w:date="2026-05-29T12:46:00Z" w16du:dateUtc="2026-05-29T11:46:00Z">
            <w:rPr>
              <w:rFonts w:eastAsia="Calibri" w:cstheme="minorHAnsi"/>
              <w:szCs w:val="18"/>
              <w:lang w:val="en-US" w:eastAsia="en-GB"/>
            </w:rPr>
          </w:rPrChange>
        </w:rPr>
        <w:t xml:space="preserve">based upon, arising from or in any way involving the actual or alleged government enforcement of any local or foreign regulation.  However, this Exclusion does not apply to a </w:t>
      </w:r>
      <w:r w:rsidRPr="0022764C">
        <w:rPr>
          <w:rFonts w:eastAsia="Calibri" w:cstheme="minorHAnsi"/>
          <w:b/>
          <w:szCs w:val="18"/>
          <w:lang w:eastAsia="en-GB"/>
          <w:rPrChange w:id="2265" w:author="stuart wolstenholme" w:date="2026-05-29T12:46:00Z" w16du:dateUtc="2026-05-29T11:46:00Z">
            <w:rPr>
              <w:rFonts w:eastAsia="Calibri" w:cstheme="minorHAnsi"/>
              <w:b/>
              <w:szCs w:val="18"/>
              <w:lang w:val="en-US" w:eastAsia="en-GB"/>
            </w:rPr>
          </w:rPrChange>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22764C">
        <w:rPr>
          <w:rFonts w:eastAsia="Calibri" w:cstheme="minorHAnsi"/>
          <w:szCs w:val="18"/>
          <w:lang w:eastAsia="en-GB"/>
          <w:rPrChange w:id="2266" w:author="stuart wolstenholme" w:date="2026-05-29T12:46:00Z" w16du:dateUtc="2026-05-29T11:46:00Z">
            <w:rPr>
              <w:rFonts w:eastAsia="Calibri" w:cstheme="minorHAnsi"/>
              <w:szCs w:val="18"/>
              <w:lang w:val="en-US" w:eastAsia="en-GB"/>
            </w:rPr>
          </w:rPrChange>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67" w:author="stuart wolstenholme" w:date="2026-05-29T12:46:00Z" w16du:dateUtc="2026-05-29T11:46:00Z">
            <w:rPr>
              <w:rFonts w:eastAsia="Calibri" w:cstheme="minorHAnsi"/>
              <w:szCs w:val="18"/>
              <w:lang w:val="en-US" w:eastAsia="en-GB"/>
            </w:rPr>
          </w:rPrChange>
        </w:rPr>
        <w:t>any employer-</w:t>
      </w:r>
      <w:r w:rsidRPr="0022764C">
        <w:rPr>
          <w:rFonts w:eastAsia="Calibri" w:cstheme="minorHAnsi"/>
          <w:b/>
          <w:bCs/>
          <w:szCs w:val="18"/>
          <w:lang w:eastAsia="en-GB"/>
          <w:rPrChange w:id="2268" w:author="stuart wolstenholme" w:date="2026-05-29T12:46:00Z" w16du:dateUtc="2026-05-29T11:46:00Z">
            <w:rPr>
              <w:rFonts w:eastAsia="Calibri" w:cstheme="minorHAnsi"/>
              <w:b/>
              <w:bCs/>
              <w:szCs w:val="18"/>
              <w:lang w:val="en-US" w:eastAsia="en-GB"/>
            </w:rPr>
          </w:rPrChange>
        </w:rPr>
        <w:t xml:space="preserve">Employee </w:t>
      </w:r>
      <w:r w:rsidRPr="0022764C">
        <w:rPr>
          <w:rFonts w:eastAsia="Calibri" w:cstheme="minorHAnsi"/>
          <w:szCs w:val="18"/>
          <w:lang w:eastAsia="en-GB"/>
          <w:rPrChange w:id="2269" w:author="stuart wolstenholme" w:date="2026-05-29T12:46:00Z" w16du:dateUtc="2026-05-29T11:46:00Z">
            <w:rPr>
              <w:rFonts w:eastAsia="Calibri" w:cstheme="minorHAnsi"/>
              <w:szCs w:val="18"/>
              <w:lang w:val="en-US" w:eastAsia="en-GB"/>
            </w:rPr>
          </w:rPrChange>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0" w:author="stuart wolstenholme" w:date="2026-05-29T12:46:00Z" w16du:dateUtc="2026-05-29T11:46:00Z">
            <w:rPr>
              <w:rFonts w:eastAsia="Calibri" w:cstheme="minorHAnsi"/>
              <w:szCs w:val="18"/>
              <w:lang w:val="en-US" w:eastAsia="en-GB"/>
            </w:rPr>
          </w:rPrChange>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1" w:author="stuart wolstenholme" w:date="2026-05-29T12:46:00Z" w16du:dateUtc="2026-05-29T11:46:00Z">
            <w:rPr>
              <w:rFonts w:eastAsia="Calibri" w:cstheme="minorHAnsi"/>
              <w:szCs w:val="18"/>
              <w:lang w:val="en-US" w:eastAsia="en-GB"/>
            </w:rPr>
          </w:rPrChange>
        </w:rPr>
        <w:t xml:space="preserve">any misconduct with respect to </w:t>
      </w:r>
      <w:r w:rsidRPr="0022764C">
        <w:rPr>
          <w:rFonts w:eastAsia="Calibri" w:cstheme="minorHAnsi"/>
          <w:b/>
          <w:bCs/>
          <w:szCs w:val="18"/>
          <w:lang w:eastAsia="en-GB"/>
          <w:rPrChange w:id="2272"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bCs/>
          <w:szCs w:val="18"/>
          <w:lang w:eastAsia="en-GB"/>
          <w:rPrChange w:id="2273"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bCs/>
          <w:szCs w:val="18"/>
          <w:lang w:eastAsia="en-GB"/>
          <w:rPrChange w:id="2274" w:author="stuart wolstenholme" w:date="2026-05-29T12:46:00Z" w16du:dateUtc="2026-05-29T11:46:00Z">
            <w:rPr>
              <w:rFonts w:eastAsia="Calibri" w:cstheme="minorHAnsi"/>
              <w:bCs/>
              <w:szCs w:val="18"/>
              <w:lang w:val="en-US" w:eastAsia="en-GB"/>
            </w:rPr>
          </w:rPrChange>
        </w:rPr>
        <w:t xml:space="preserve">However, this Exclusion does not apply to a </w:t>
      </w:r>
      <w:r w:rsidRPr="0022764C">
        <w:rPr>
          <w:rFonts w:eastAsia="Calibri" w:cstheme="minorHAnsi"/>
          <w:b/>
          <w:bCs/>
          <w:szCs w:val="18"/>
          <w:lang w:eastAsia="en-GB"/>
          <w:rPrChange w:id="227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276" w:author="stuart wolstenholme" w:date="2026-05-29T12:46:00Z" w16du:dateUtc="2026-05-29T11:46:00Z">
            <w:rPr>
              <w:rFonts w:eastAsia="Calibri" w:cstheme="minorHAnsi"/>
              <w:bCs/>
              <w:szCs w:val="18"/>
              <w:lang w:val="en-US" w:eastAsia="en-GB"/>
            </w:rPr>
          </w:rPrChange>
        </w:rPr>
        <w:t xml:space="preserve"> under Insuring Clauses B (</w:t>
      </w:r>
      <w:r w:rsidRPr="0022764C">
        <w:rPr>
          <w:rFonts w:eastAsia="Calibri" w:cstheme="minorHAnsi"/>
          <w:szCs w:val="18"/>
          <w:lang w:eastAsia="en-GB"/>
          <w:rPrChange w:id="2277" w:author="stuart wolstenholme" w:date="2026-05-29T12:46:00Z" w16du:dateUtc="2026-05-29T11:46:00Z">
            <w:rPr>
              <w:rFonts w:eastAsia="Calibri" w:cstheme="minorHAnsi"/>
              <w:szCs w:val="18"/>
              <w:lang w:val="en-US" w:eastAsia="en-GB"/>
            </w:rPr>
          </w:rPrChange>
        </w:rPr>
        <w:t xml:space="preserve">Security and Privacy Liability), C (Privacy Regulatory Defense and Penalties) </w:t>
      </w:r>
      <w:r w:rsidRPr="0022764C">
        <w:rPr>
          <w:rFonts w:eastAsia="Calibri" w:cstheme="minorHAnsi"/>
          <w:bCs/>
          <w:szCs w:val="18"/>
          <w:lang w:eastAsia="en-GB"/>
          <w:rPrChange w:id="2278" w:author="stuart wolstenholme" w:date="2026-05-29T12:46:00Z" w16du:dateUtc="2026-05-29T11:46:00Z">
            <w:rPr>
              <w:rFonts w:eastAsia="Calibri" w:cstheme="minorHAnsi"/>
              <w:bCs/>
              <w:szCs w:val="18"/>
              <w:lang w:val="en-US" w:eastAsia="en-GB"/>
            </w:rPr>
          </w:rPrChange>
        </w:rPr>
        <w:t xml:space="preserve">or G (Breach Event Costs) which is based upon or arising from a breach of the </w:t>
      </w:r>
      <w:r w:rsidRPr="0022764C">
        <w:rPr>
          <w:rFonts w:eastAsia="Calibri" w:cstheme="minorHAnsi"/>
          <w:b/>
          <w:bCs/>
          <w:szCs w:val="18"/>
          <w:lang w:eastAsia="en-GB"/>
          <w:rPrChange w:id="2279"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2280" w:author="stuart wolstenholme" w:date="2026-05-29T12:46:00Z" w16du:dateUtc="2026-05-29T11:46:00Z">
            <w:rPr>
              <w:rFonts w:eastAsia="Calibri" w:cstheme="minorHAnsi"/>
              <w:bCs/>
              <w:szCs w:val="18"/>
              <w:lang w:val="en-US" w:eastAsia="en-GB"/>
            </w:rPr>
          </w:rPrChange>
        </w:rPr>
        <w:t xml:space="preserve">of any </w:t>
      </w:r>
      <w:r w:rsidRPr="0022764C">
        <w:rPr>
          <w:rFonts w:eastAsia="Calibri" w:cstheme="minorHAnsi"/>
          <w:b/>
          <w:bCs/>
          <w:szCs w:val="18"/>
          <w:lang w:eastAsia="en-GB"/>
          <w:rPrChange w:id="2281" w:author="stuart wolstenholme" w:date="2026-05-29T12:46:00Z" w16du:dateUtc="2026-05-29T11:46:00Z">
            <w:rPr>
              <w:rFonts w:eastAsia="Calibri" w:cstheme="minorHAnsi"/>
              <w:b/>
              <w:bCs/>
              <w:szCs w:val="18"/>
              <w:lang w:val="en-US" w:eastAsia="en-GB"/>
            </w:rPr>
          </w:rPrChange>
        </w:rPr>
        <w:t>Employee</w:t>
      </w:r>
      <w:r w:rsidRPr="0022764C">
        <w:rPr>
          <w:rFonts w:eastAsia="Calibri" w:cstheme="minorHAnsi"/>
          <w:bCs/>
          <w:szCs w:val="18"/>
          <w:lang w:eastAsia="en-GB"/>
          <w:rPrChange w:id="228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3" w:author="stuart wolstenholme" w:date="2026-05-29T12:46:00Z" w16du:dateUtc="2026-05-29T11:46:00Z">
            <w:rPr>
              <w:rFonts w:eastAsia="Calibri" w:cstheme="minorHAnsi"/>
              <w:szCs w:val="18"/>
              <w:lang w:val="en-US" w:eastAsia="en-GB"/>
            </w:rPr>
          </w:rPrChange>
        </w:rPr>
        <w:t xml:space="preserve">based upon, arising from or in any way involving any actual or alleged harassment or discrimination including, but not limited to, discrimination based on age, </w:t>
      </w:r>
      <w:del w:id="2284" w:author="stuart wolstenholme" w:date="2026-05-29T12:48:00Z" w16du:dateUtc="2026-05-29T11:48:00Z">
        <w:r w:rsidRPr="0022764C" w:rsidDel="0022764C">
          <w:rPr>
            <w:rFonts w:eastAsia="Calibri" w:cstheme="minorHAnsi"/>
            <w:szCs w:val="18"/>
            <w:lang w:eastAsia="en-GB"/>
            <w:rPrChange w:id="2285" w:author="stuart wolstenholme" w:date="2026-05-29T12:46:00Z" w16du:dateUtc="2026-05-29T11:46:00Z">
              <w:rPr>
                <w:rFonts w:eastAsia="Calibri" w:cstheme="minorHAnsi"/>
                <w:szCs w:val="18"/>
                <w:lang w:val="en-US" w:eastAsia="en-GB"/>
              </w:rPr>
            </w:rPrChange>
          </w:rPr>
          <w:delText>color</w:delText>
        </w:r>
      </w:del>
      <w:ins w:id="2286" w:author="stuart wolstenholme" w:date="2026-05-29T12:48:00Z" w16du:dateUtc="2026-05-29T11:48:00Z">
        <w:r w:rsidR="0022764C" w:rsidRPr="0022764C">
          <w:rPr>
            <w:rFonts w:eastAsia="Calibri" w:cstheme="minorHAnsi"/>
            <w:szCs w:val="18"/>
            <w:lang w:eastAsia="en-GB"/>
          </w:rPr>
          <w:t>colour</w:t>
        </w:r>
      </w:ins>
      <w:r w:rsidRPr="0022764C">
        <w:rPr>
          <w:rFonts w:eastAsia="Calibri" w:cstheme="minorHAnsi"/>
          <w:szCs w:val="18"/>
          <w:lang w:eastAsia="en-GB"/>
          <w:rPrChange w:id="2287" w:author="stuart wolstenholme" w:date="2026-05-29T12:46:00Z" w16du:dateUtc="2026-05-29T11:46:00Z">
            <w:rPr>
              <w:rFonts w:eastAsia="Calibri" w:cstheme="minorHAnsi"/>
              <w:szCs w:val="18"/>
              <w:lang w:val="en-US" w:eastAsia="en-GB"/>
            </w:rPr>
          </w:rPrChange>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8" w:author="stuart wolstenholme" w:date="2026-05-29T12:46:00Z" w16du:dateUtc="2026-05-29T11:46:00Z">
            <w:rPr>
              <w:rFonts w:eastAsia="Calibri" w:cstheme="minorHAnsi"/>
              <w:szCs w:val="18"/>
              <w:lang w:val="en-US" w:eastAsia="en-GB"/>
            </w:rPr>
          </w:rPrChange>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Arial" w:cstheme="minorHAnsi"/>
          <w:szCs w:val="18"/>
          <w:rPrChange w:id="2289" w:author="stuart wolstenholme" w:date="2026-05-29T12:46:00Z" w16du:dateUtc="2026-05-29T11:46:00Z">
            <w:rPr>
              <w:rFonts w:eastAsia="Arial" w:cstheme="minorHAnsi"/>
              <w:szCs w:val="18"/>
              <w:lang w:val="en-US"/>
            </w:rPr>
          </w:rPrChange>
        </w:rPr>
      </w:pPr>
      <w:r w:rsidRPr="0022764C">
        <w:rPr>
          <w:rFonts w:eastAsia="Arial" w:cstheme="minorHAnsi"/>
          <w:szCs w:val="18"/>
          <w:rPrChange w:id="2290" w:author="stuart wolstenholme" w:date="2026-05-29T12:46:00Z" w16du:dateUtc="2026-05-29T11:46:00Z">
            <w:rPr>
              <w:rFonts w:eastAsia="Arial" w:cstheme="minorHAnsi"/>
              <w:szCs w:val="18"/>
              <w:lang w:val="en-US"/>
            </w:rPr>
          </w:rPrChange>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91"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292"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b/>
          <w:bCs/>
          <w:szCs w:val="18"/>
          <w:lang w:eastAsia="en-GB"/>
          <w:rPrChange w:id="2293" w:author="stuart wolstenholme" w:date="2026-05-29T12:46:00Z" w16du:dateUtc="2026-05-29T11:46:00Z">
            <w:rPr>
              <w:rFonts w:eastAsia="Calibri" w:cstheme="minorHAnsi"/>
              <w:b/>
              <w:bCs/>
              <w:szCs w:val="18"/>
              <w:lang w:val="en-US" w:eastAsia="en-GB"/>
            </w:rPr>
          </w:rPrChange>
        </w:rPr>
        <w:t xml:space="preserve">Insured’s </w:t>
      </w:r>
      <w:r w:rsidRPr="0022764C">
        <w:rPr>
          <w:rFonts w:eastAsia="Calibri" w:cstheme="minorHAnsi"/>
          <w:bCs/>
          <w:szCs w:val="18"/>
          <w:lang w:eastAsia="en-GB"/>
          <w:rPrChange w:id="2294" w:author="stuart wolstenholme" w:date="2026-05-29T12:46:00Z" w16du:dateUtc="2026-05-29T11:46:00Z">
            <w:rPr>
              <w:rFonts w:eastAsia="Calibri" w:cstheme="minorHAnsi"/>
              <w:bCs/>
              <w:szCs w:val="18"/>
              <w:lang w:val="en-US" w:eastAsia="en-GB"/>
            </w:rPr>
          </w:rPrChange>
        </w:rPr>
        <w:t>failure</w:t>
      </w:r>
      <w:r w:rsidRPr="0022764C">
        <w:rPr>
          <w:rFonts w:eastAsia="Calibri" w:cstheme="minorHAnsi"/>
          <w:b/>
          <w:szCs w:val="18"/>
          <w:lang w:eastAsia="en-GB"/>
          <w:rPrChange w:id="229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296" w:author="stuart wolstenholme" w:date="2026-05-29T12:46:00Z" w16du:dateUtc="2026-05-29T11:46:00Z">
            <w:rPr>
              <w:rFonts w:eastAsia="Calibri" w:cstheme="minorHAnsi"/>
              <w:szCs w:val="18"/>
              <w:lang w:val="en-US" w:eastAsia="en-GB"/>
            </w:rPr>
          </w:rPrChange>
        </w:rPr>
        <w:t xml:space="preserve">to comply with or follow the </w:t>
      </w:r>
      <w:r w:rsidRPr="0022764C">
        <w:rPr>
          <w:rFonts w:eastAsia="Calibri" w:cstheme="minorHAnsi"/>
          <w:b/>
          <w:szCs w:val="18"/>
          <w:lang w:eastAsia="en-GB"/>
          <w:rPrChange w:id="2297" w:author="stuart wolstenholme" w:date="2026-05-29T12:46:00Z" w16du:dateUtc="2026-05-29T11:46:00Z">
            <w:rPr>
              <w:rFonts w:eastAsia="Calibri" w:cstheme="minorHAnsi"/>
              <w:b/>
              <w:szCs w:val="18"/>
              <w:lang w:val="en-US" w:eastAsia="en-GB"/>
            </w:rPr>
          </w:rPrChange>
        </w:rPr>
        <w:t>PCI Data Security Standard</w:t>
      </w:r>
      <w:r w:rsidRPr="0022764C">
        <w:rPr>
          <w:rFonts w:eastAsia="Calibri" w:cstheme="minorHAnsi"/>
          <w:szCs w:val="18"/>
          <w:lang w:eastAsia="en-GB"/>
          <w:rPrChange w:id="2298" w:author="stuart wolstenholme" w:date="2026-05-29T12:46:00Z" w16du:dateUtc="2026-05-29T11:46:00Z">
            <w:rPr>
              <w:rFonts w:eastAsia="Calibri" w:cstheme="minorHAnsi"/>
              <w:szCs w:val="18"/>
              <w:lang w:val="en-US" w:eastAsia="en-GB"/>
            </w:rPr>
          </w:rPrChange>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99" w:author="stuart wolstenholme" w:date="2026-05-29T12:46:00Z" w16du:dateUtc="2026-05-29T11:46:00Z">
            <w:rPr>
              <w:rFonts w:eastAsia="Calibri" w:cstheme="minorHAnsi"/>
              <w:szCs w:val="18"/>
              <w:lang w:val="en-US" w:eastAsia="en-GB"/>
            </w:rPr>
          </w:rPrChange>
        </w:rPr>
        <w:t xml:space="preserve">the implementation or maintenance of, or compliance with, any security measures or standards relating to any payment card </w:t>
      </w:r>
      <w:r w:rsidRPr="0022764C">
        <w:rPr>
          <w:rFonts w:eastAsia="Calibri" w:cstheme="minorHAnsi"/>
          <w:b/>
          <w:szCs w:val="18"/>
          <w:lang w:eastAsia="en-GB"/>
          <w:rPrChange w:id="2300"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2301" w:author="stuart wolstenholme" w:date="2026-05-29T12:46:00Z" w16du:dateUtc="2026-05-29T11:46:00Z">
            <w:rPr>
              <w:rFonts w:eastAsia="Calibri" w:cstheme="minorHAnsi"/>
              <w:szCs w:val="18"/>
              <w:lang w:val="en-US" w:eastAsia="en-GB"/>
            </w:rPr>
          </w:rPrChange>
        </w:rPr>
        <w:t xml:space="preserve"> including, but not limited to, any fine or penalty imposed by a payment card company on a merchant bank or payment processor that </w:t>
      </w:r>
      <w:r w:rsidRPr="0022764C">
        <w:rPr>
          <w:rFonts w:eastAsia="Calibri" w:cstheme="minorHAnsi"/>
          <w:bCs/>
          <w:szCs w:val="18"/>
          <w:lang w:eastAsia="en-GB"/>
          <w:rPrChange w:id="2302"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303"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szCs w:val="18"/>
          <w:lang w:eastAsia="en-GB"/>
          <w:rPrChange w:id="2304" w:author="stuart wolstenholme" w:date="2026-05-29T12:46:00Z" w16du:dateUtc="2026-05-29T11:46:00Z">
            <w:rPr>
              <w:rFonts w:eastAsia="Calibri" w:cstheme="minorHAnsi"/>
              <w:szCs w:val="18"/>
              <w:lang w:val="en-US" w:eastAsia="en-GB"/>
            </w:rPr>
          </w:rPrChange>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305" w:author="stuart wolstenholme" w:date="2026-05-29T12:46:00Z" w16du:dateUtc="2026-05-29T11:46:00Z">
            <w:rPr>
              <w:rFonts w:eastAsia="Calibri" w:cstheme="minorHAnsi"/>
              <w:szCs w:val="18"/>
              <w:lang w:val="en-US" w:eastAsia="en-GB"/>
            </w:rPr>
          </w:rPrChange>
        </w:rPr>
        <w:t xml:space="preserve">However, this Exclusion does not apply to a </w:t>
      </w:r>
      <w:r w:rsidRPr="0022764C">
        <w:rPr>
          <w:rFonts w:eastAsia="Calibri" w:cstheme="minorHAnsi"/>
          <w:b/>
          <w:szCs w:val="18"/>
          <w:lang w:eastAsia="en-GB"/>
          <w:rPrChange w:id="2306"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230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8"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9" w:author="stuart wolstenholme" w:date="2026-05-29T12:46:00Z" w16du:dateUtc="2026-05-29T11:46:00Z">
            <w:rPr>
              <w:rFonts w:eastAsia="Calibri" w:cstheme="minorHAnsi"/>
              <w:szCs w:val="18"/>
              <w:lang w:val="en-US" w:eastAsia="en-GB"/>
            </w:rPr>
          </w:rPrChange>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10" w:author="stuart wolstenholme" w:date="2026-05-29T12:46:00Z" w16du:dateUtc="2026-05-29T11:46:00Z">
            <w:rPr>
              <w:rFonts w:eastAsia="Calibri" w:cstheme="minorHAnsi"/>
              <w:szCs w:val="18"/>
              <w:lang w:val="en-US" w:eastAsia="en-GB"/>
            </w:rPr>
          </w:rPrChange>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311" w:author="stuart wolstenholme" w:date="2026-05-29T12:46:00Z" w16du:dateUtc="2026-05-29T11:46:00Z">
            <w:rPr>
              <w:rFonts w:eastAsia="Calibri" w:cstheme="minorHAnsi"/>
              <w:szCs w:val="18"/>
              <w:lang w:val="en-US" w:eastAsia="en-GB"/>
            </w:rPr>
          </w:rPrChange>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2312" w:name="_Hlk165299802"/>
      <w:r w:rsidRPr="0022764C">
        <w:rPr>
          <w:rFonts w:eastAsia="Calibri" w:cstheme="minorHAnsi"/>
          <w:szCs w:val="18"/>
          <w:lang w:eastAsia="en-GB"/>
          <w:rPrChange w:id="2313" w:author="stuart wolstenholme" w:date="2026-05-29T12:46:00Z" w16du:dateUtc="2026-05-29T11:46:00Z">
            <w:rPr>
              <w:rFonts w:eastAsia="Calibri" w:cstheme="minorHAnsi"/>
              <w:szCs w:val="18"/>
              <w:lang w:val="en-US" w:eastAsia="en-GB"/>
            </w:rPr>
          </w:rPrChange>
        </w:rPr>
        <w:t xml:space="preserve">allegations of unfair competition that form a part of a </w:t>
      </w:r>
      <w:r w:rsidRPr="0022764C">
        <w:rPr>
          <w:rFonts w:eastAsia="Calibri" w:cstheme="minorHAnsi"/>
          <w:b/>
          <w:szCs w:val="18"/>
          <w:lang w:eastAsia="en-GB"/>
          <w:rPrChange w:id="231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15" w:author="stuart wolstenholme" w:date="2026-05-29T12:46:00Z" w16du:dateUtc="2026-05-29T11:46:00Z">
            <w:rPr>
              <w:rFonts w:eastAsia="Calibri" w:cstheme="minorHAnsi"/>
              <w:szCs w:val="18"/>
              <w:lang w:val="en-US" w:eastAsia="en-GB"/>
            </w:rPr>
          </w:rPrChange>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16" w:author="stuart wolstenholme" w:date="2026-05-29T12:46:00Z" w16du:dateUtc="2026-05-29T11:46:00Z">
            <w:rPr>
              <w:rFonts w:eastAsia="Calibri" w:cstheme="minorHAnsi"/>
              <w:szCs w:val="18"/>
              <w:lang w:val="en-US" w:eastAsia="en-GB"/>
            </w:rPr>
          </w:rPrChange>
        </w:rPr>
        <w:t xml:space="preserve">allegations of deceptive trade practices that form a part of a </w:t>
      </w:r>
      <w:r w:rsidRPr="0022764C">
        <w:rPr>
          <w:rFonts w:eastAsia="Calibri" w:cstheme="minorHAnsi"/>
          <w:b/>
          <w:szCs w:val="18"/>
          <w:lang w:eastAsia="en-GB"/>
          <w:rPrChange w:id="2317"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318" w:author="stuart wolstenholme" w:date="2026-05-29T12:46:00Z" w16du:dateUtc="2026-05-29T11:46:00Z">
            <w:rPr>
              <w:rFonts w:eastAsia="Calibri" w:cstheme="minorHAnsi"/>
              <w:szCs w:val="18"/>
              <w:lang w:val="en-US" w:eastAsia="en-GB"/>
            </w:rPr>
          </w:rPrChange>
        </w:rPr>
        <w:t>under Insuring Clauses B (Security and Privacy Liability) or C (Privacy Regulatory Defense and Penalties).</w:t>
      </w:r>
    </w:p>
    <w:bookmarkEnd w:id="2312"/>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19" w:author="stuart wolstenholme" w:date="2026-05-29T12:46:00Z" w16du:dateUtc="2026-05-29T11:46:00Z">
            <w:rPr>
              <w:rFonts w:eastAsia="Calibri" w:cstheme="minorHAnsi"/>
              <w:szCs w:val="18"/>
              <w:lang w:val="en-US" w:eastAsia="en-GB"/>
            </w:rPr>
          </w:rPrChange>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20" w:author="stuart wolstenholme" w:date="2026-05-29T12:46:00Z" w16du:dateUtc="2026-05-29T11:46:00Z">
            <w:rPr>
              <w:rFonts w:eastAsia="Calibri" w:cstheme="minorHAnsi"/>
              <w:szCs w:val="18"/>
              <w:lang w:val="en-US" w:eastAsia="en-GB"/>
            </w:rPr>
          </w:rPrChange>
        </w:rPr>
        <w:t xml:space="preserve">based upon, arising from or in any way involving the misappropriation, theft, copying, display or publication of any trade secret. However, this Exclusion does not apply to a </w:t>
      </w:r>
      <w:r w:rsidRPr="0022764C">
        <w:rPr>
          <w:rFonts w:eastAsia="Calibri" w:cstheme="minorHAnsi"/>
          <w:b/>
          <w:szCs w:val="18"/>
          <w:lang w:eastAsia="en-GB"/>
          <w:rPrChange w:id="2321"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22" w:author="stuart wolstenholme" w:date="2026-05-29T12:46:00Z" w16du:dateUtc="2026-05-29T11:46:00Z">
            <w:rPr>
              <w:rFonts w:eastAsia="Calibri" w:cstheme="minorHAnsi"/>
              <w:szCs w:val="18"/>
              <w:lang w:val="en-US" w:eastAsia="en-GB"/>
            </w:rPr>
          </w:rPrChange>
        </w:rPr>
        <w:t xml:space="preserve"> under Insuring Clause B (Security and Privacy Liability) for failure to prevent the misappropriation of a trade secret which results from a </w:t>
      </w:r>
      <w:r w:rsidRPr="0022764C">
        <w:rPr>
          <w:rFonts w:eastAsia="Calibri" w:cstheme="minorHAnsi"/>
          <w:b/>
          <w:szCs w:val="18"/>
          <w:lang w:eastAsia="en-GB"/>
          <w:rPrChange w:id="2323" w:author="stuart wolstenholme" w:date="2026-05-29T12:46:00Z" w16du:dateUtc="2026-05-29T11:46:00Z">
            <w:rPr>
              <w:rFonts w:eastAsia="Calibri" w:cstheme="minorHAnsi"/>
              <w:b/>
              <w:szCs w:val="18"/>
              <w:lang w:val="en-US" w:eastAsia="en-GB"/>
            </w:rPr>
          </w:rPrChange>
        </w:rPr>
        <w:t>Security and Privacy Wrongful Act</w:t>
      </w:r>
      <w:r w:rsidRPr="0022764C">
        <w:rPr>
          <w:rFonts w:eastAsia="Calibri" w:cstheme="minorHAnsi"/>
          <w:bCs/>
          <w:szCs w:val="18"/>
          <w:lang w:eastAsia="en-GB"/>
          <w:rPrChange w:id="232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25" w:author="stuart wolstenholme" w:date="2026-05-29T12:46:00Z" w16du:dateUtc="2026-05-29T11:46:00Z">
            <w:rPr>
              <w:rFonts w:eastAsia="Calibri" w:cstheme="minorHAnsi"/>
              <w:szCs w:val="18"/>
              <w:lang w:val="en-US" w:eastAsia="en-GB"/>
            </w:rPr>
          </w:rPrChange>
        </w:rPr>
        <w:t xml:space="preserve">based upon, arising from or in any way involving the confiscation, commandeering, requisition or destruction of, or damage to, computer </w:t>
      </w:r>
      <w:r w:rsidRPr="0022764C">
        <w:rPr>
          <w:rFonts w:eastAsia="Calibri" w:cstheme="minorHAnsi"/>
          <w:bCs/>
          <w:szCs w:val="18"/>
          <w:lang w:eastAsia="en-GB"/>
          <w:rPrChange w:id="2326" w:author="stuart wolstenholme" w:date="2026-05-29T12:46:00Z" w16du:dateUtc="2026-05-29T11:46:00Z">
            <w:rPr>
              <w:rFonts w:eastAsia="Calibri" w:cstheme="minorHAnsi"/>
              <w:bCs/>
              <w:szCs w:val="18"/>
              <w:lang w:val="en-US" w:eastAsia="en-GB"/>
            </w:rPr>
          </w:rPrChange>
        </w:rPr>
        <w:t>hardware</w:t>
      </w:r>
      <w:r w:rsidRPr="0022764C">
        <w:rPr>
          <w:rFonts w:eastAsia="Calibri" w:cstheme="minorHAnsi"/>
          <w:b/>
          <w:bCs/>
          <w:szCs w:val="18"/>
          <w:lang w:eastAsia="en-GB"/>
          <w:rPrChange w:id="232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2328" w:author="stuart wolstenholme" w:date="2026-05-29T12:46:00Z" w16du:dateUtc="2026-05-29T11:46:00Z">
            <w:rPr>
              <w:rFonts w:eastAsia="Calibri" w:cstheme="minorHAnsi"/>
              <w:szCs w:val="18"/>
              <w:lang w:val="en-US" w:eastAsia="en-GB"/>
            </w:rPr>
          </w:rPrChange>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329" w:author="stuart wolstenholme" w:date="2026-05-29T12:46:00Z" w16du:dateUtc="2026-05-29T11:46:00Z">
            <w:rPr>
              <w:rFonts w:eastAsia="Arial" w:cstheme="minorHAnsi"/>
              <w:szCs w:val="18"/>
              <w:lang w:val="it-IT"/>
            </w:rPr>
          </w:rPrChange>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330" w:author="stuart wolstenholme" w:date="2026-05-29T12:46:00Z" w16du:dateUtc="2026-05-29T11:46:00Z">
            <w:rPr>
              <w:rFonts w:eastAsia="Arial" w:cstheme="minorHAnsi"/>
              <w:szCs w:val="18"/>
              <w:lang w:val="it-IT"/>
            </w:rPr>
          </w:rPrChange>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22764C" w:rsidRDefault="006936E8" w:rsidP="006936E8">
      <w:pPr>
        <w:spacing w:before="0" w:after="160" w:line="259" w:lineRule="auto"/>
        <w:contextualSpacing/>
        <w:rPr>
          <w:rFonts w:eastAsia="Times New Roman" w:cstheme="minorHAnsi"/>
          <w:szCs w:val="18"/>
          <w:rPrChange w:id="2331" w:author="stuart wolstenholme" w:date="2026-05-29T12:46:00Z" w16du:dateUtc="2026-05-29T11:46:00Z">
            <w:rPr>
              <w:rFonts w:eastAsia="Times New Roman" w:cstheme="minorHAnsi"/>
              <w:szCs w:val="18"/>
              <w:lang w:val="en-US"/>
            </w:rPr>
          </w:rPrChange>
        </w:rPr>
      </w:pPr>
      <w:r w:rsidRPr="0022764C">
        <w:rPr>
          <w:rFonts w:eastAsia="Calibri" w:cstheme="minorHAnsi"/>
          <w:kern w:val="2"/>
          <w:szCs w:val="18"/>
          <w14:ligatures w14:val="standardContextual"/>
        </w:rPr>
        <w:t xml:space="preserve">Insurers </w:t>
      </w:r>
      <w:r w:rsidRPr="0022764C">
        <w:rPr>
          <w:rFonts w:eastAsia="Times New Roman" w:cstheme="minorHAnsi"/>
          <w:szCs w:val="18"/>
          <w:rPrChange w:id="2332" w:author="stuart wolstenholme" w:date="2026-05-29T12:46:00Z" w16du:dateUtc="2026-05-29T11:46:00Z">
            <w:rPr>
              <w:rFonts w:eastAsia="Times New Roman" w:cstheme="minorHAnsi"/>
              <w:szCs w:val="18"/>
              <w:lang w:val="en-US"/>
            </w:rPr>
          </w:rPrChange>
        </w:rPr>
        <w:t>will not be liable under any First Party Insuring Clause of this Policy for:</w:t>
      </w:r>
    </w:p>
    <w:p w:rsidR="006936E8" w:rsidRPr="0022764C" w:rsidRDefault="006936E8" w:rsidP="006936E8">
      <w:pPr>
        <w:spacing w:before="0" w:after="160" w:line="259" w:lineRule="auto"/>
        <w:contextualSpacing/>
        <w:rPr>
          <w:rFonts w:eastAsia="Times New Roman" w:cstheme="minorHAnsi"/>
          <w:szCs w:val="18"/>
          <w:rPrChange w:id="2333" w:author="stuart wolstenholme" w:date="2026-05-29T12:46:00Z" w16du:dateUtc="2026-05-29T11:46:00Z">
            <w:rPr>
              <w:rFonts w:eastAsia="Times New Roman" w:cstheme="minorHAnsi"/>
              <w:szCs w:val="18"/>
              <w:lang w:val="en-US"/>
            </w:rPr>
          </w:rPrChange>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334" w:author="stuart wolstenholme" w:date="2026-05-29T12:46:00Z" w16du:dateUtc="2026-05-29T11:46:00Z">
            <w:rPr>
              <w:rFonts w:eastAsia="Times New Roman" w:cstheme="minorHAnsi"/>
              <w:szCs w:val="18"/>
              <w:lang w:val="en-US"/>
            </w:rPr>
          </w:rPrChange>
        </w:rPr>
        <w:t xml:space="preserve">any direct loss, costs or expenses incurred by any person falling within definition a) and b) of the </w:t>
      </w:r>
      <w:r w:rsidRPr="0022764C">
        <w:rPr>
          <w:rFonts w:eastAsia="Times New Roman" w:cstheme="minorHAnsi"/>
          <w:b/>
          <w:bCs/>
          <w:szCs w:val="18"/>
          <w:rPrChange w:id="2335" w:author="stuart wolstenholme" w:date="2026-05-29T12:46:00Z" w16du:dateUtc="2026-05-29T11:46:00Z">
            <w:rPr>
              <w:rFonts w:eastAsia="Times New Roman" w:cstheme="minorHAnsi"/>
              <w:b/>
              <w:bCs/>
              <w:szCs w:val="18"/>
              <w:lang w:val="en-US"/>
            </w:rPr>
          </w:rPrChange>
        </w:rPr>
        <w:t>Insured</w:t>
      </w:r>
      <w:r w:rsidRPr="0022764C">
        <w:rPr>
          <w:rFonts w:eastAsia="Times New Roman" w:cstheme="minorHAnsi"/>
          <w:szCs w:val="18"/>
          <w:rPrChange w:id="2336" w:author="stuart wolstenholme" w:date="2026-05-29T12:46:00Z" w16du:dateUtc="2026-05-29T11:46:00Z">
            <w:rPr>
              <w:rFonts w:eastAsia="Times New Roman" w:cstheme="minorHAnsi"/>
              <w:szCs w:val="18"/>
              <w:lang w:val="en-US"/>
            </w:rPr>
          </w:rPrChange>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37" w:author="stuart wolstenholme" w:date="2026-05-29T12:46:00Z" w16du:dateUtc="2026-05-29T11:46:00Z">
            <w:rPr>
              <w:rFonts w:eastAsia="Calibri" w:cstheme="minorHAnsi"/>
              <w:szCs w:val="18"/>
              <w:lang w:val="en-US" w:eastAsia="en-GB"/>
            </w:rPr>
          </w:rPrChange>
        </w:rPr>
        <w:t xml:space="preserve">any liability to any third party for whatever reason, including contractual penalties, </w:t>
      </w:r>
      <w:r w:rsidRPr="0022764C">
        <w:rPr>
          <w:rFonts w:eastAsia="Calibri" w:cstheme="minorHAnsi"/>
          <w:b/>
          <w:szCs w:val="18"/>
          <w:lang w:eastAsia="en-GB"/>
          <w:rPrChange w:id="2338"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339" w:author="stuart wolstenholme" w:date="2026-05-29T12:46:00Z" w16du:dateUtc="2026-05-29T11:46:00Z">
            <w:rPr>
              <w:rFonts w:eastAsia="Calibri" w:cstheme="minorHAnsi"/>
              <w:szCs w:val="18"/>
              <w:lang w:val="en-US" w:eastAsia="en-GB"/>
            </w:rPr>
          </w:rPrChange>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40" w:author="stuart wolstenholme" w:date="2026-05-29T12:46:00Z" w16du:dateUtc="2026-05-29T11:46:00Z">
            <w:rPr>
              <w:rFonts w:eastAsia="Calibri" w:cstheme="minorHAnsi"/>
              <w:szCs w:val="18"/>
              <w:lang w:val="en-US" w:eastAsia="en-GB"/>
            </w:rPr>
          </w:rPrChange>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41"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342"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343" w:author="stuart wolstenholme" w:date="2026-05-29T12:46:00Z" w16du:dateUtc="2026-05-29T11:46:00Z">
            <w:rPr>
              <w:rFonts w:eastAsia="Calibri" w:cstheme="minorHAnsi"/>
              <w:szCs w:val="18"/>
              <w:lang w:val="en-US" w:eastAsia="en-GB"/>
            </w:rPr>
          </w:rPrChange>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22764C">
        <w:rPr>
          <w:rFonts w:eastAsia="Calibri" w:cstheme="minorHAnsi"/>
          <w:b/>
          <w:szCs w:val="18"/>
          <w:lang w:eastAsia="en-GB"/>
          <w:rPrChange w:id="2344"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34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46" w:author="stuart wolstenholme" w:date="2026-05-29T12:46:00Z" w16du:dateUtc="2026-05-29T11:46:00Z">
            <w:rPr>
              <w:rFonts w:eastAsia="Calibri" w:cstheme="minorHAnsi"/>
              <w:szCs w:val="18"/>
              <w:lang w:val="en-US" w:eastAsia="en-GB"/>
            </w:rPr>
          </w:rPrChange>
        </w:rPr>
        <w:t xml:space="preserve">business interruption loss or costs or expenses resulting from lost productivity, including the throttling or capping of bandwidth by an internet or mobile </w:t>
      </w:r>
      <w:r w:rsidRPr="0022764C">
        <w:rPr>
          <w:rFonts w:eastAsia="Calibri" w:cstheme="minorHAnsi"/>
          <w:b/>
          <w:szCs w:val="18"/>
          <w:lang w:eastAsia="en-GB"/>
          <w:rPrChange w:id="2347"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2348" w:author="stuart wolstenholme" w:date="2026-05-29T12:46:00Z" w16du:dateUtc="2026-05-29T11:46:00Z">
            <w:rPr>
              <w:rFonts w:eastAsia="Calibri" w:cstheme="minorHAnsi"/>
              <w:szCs w:val="18"/>
              <w:lang w:val="en-US" w:eastAsia="en-GB"/>
            </w:rPr>
          </w:rPrChange>
        </w:rPr>
        <w:t xml:space="preserve">service provider due to </w:t>
      </w:r>
      <w:r w:rsidRPr="0022764C">
        <w:rPr>
          <w:rFonts w:eastAsia="Calibri" w:cstheme="minorHAnsi"/>
          <w:b/>
          <w:szCs w:val="18"/>
          <w:lang w:eastAsia="en-GB"/>
          <w:rPrChange w:id="2349"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350" w:author="stuart wolstenholme" w:date="2026-05-29T12:46:00Z" w16du:dateUtc="2026-05-29T11:46:00Z">
            <w:rPr>
              <w:rFonts w:eastAsia="Calibri" w:cstheme="minorHAnsi"/>
              <w:szCs w:val="18"/>
              <w:lang w:val="en-US" w:eastAsia="en-GB"/>
            </w:rPr>
          </w:rPrChange>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22764C" w:rsidRDefault="006936E8" w:rsidP="006936E8">
      <w:pPr>
        <w:autoSpaceDE w:val="0"/>
        <w:autoSpaceDN w:val="0"/>
        <w:adjustRightInd w:val="0"/>
        <w:spacing w:before="0" w:line="240" w:lineRule="auto"/>
        <w:rPr>
          <w:rFonts w:eastAsia="Arial" w:cstheme="minorHAnsi"/>
          <w:bCs/>
          <w:color w:val="000000"/>
          <w:szCs w:val="18"/>
          <w:rPrChange w:id="2351" w:author="stuart wolstenholme" w:date="2026-05-29T12:46:00Z" w16du:dateUtc="2026-05-29T11:46:00Z">
            <w:rPr>
              <w:rFonts w:eastAsia="Arial" w:cstheme="minorHAnsi"/>
              <w:bCs/>
              <w:color w:val="000000"/>
              <w:szCs w:val="18"/>
              <w:lang w:val="it-IT"/>
            </w:rPr>
          </w:rPrChange>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22764C">
        <w:rPr>
          <w:rFonts w:eastAsia="Calibri" w:cstheme="minorHAnsi"/>
          <w:kern w:val="2"/>
          <w:szCs w:val="18"/>
          <w:lang w:eastAsia="en-GB"/>
          <w:rPrChange w:id="2352" w:author="stuart wolstenholme" w:date="2026-05-29T12:46:00Z" w16du:dateUtc="2026-05-29T11:46:00Z">
            <w:rPr>
              <w:rFonts w:eastAsia="Calibri" w:cstheme="minorHAnsi"/>
              <w:kern w:val="2"/>
              <w:szCs w:val="18"/>
              <w:lang w:val="en-US" w:eastAsia="en-GB"/>
            </w:rPr>
          </w:rPrChange>
        </w:rPr>
        <w:t xml:space="preserve">made directly by or on behalf of any client or customer of the </w:t>
      </w:r>
      <w:r w:rsidRPr="0022764C">
        <w:rPr>
          <w:rFonts w:eastAsia="Calibri" w:cstheme="minorHAnsi"/>
          <w:b/>
          <w:bCs/>
          <w:kern w:val="2"/>
          <w:szCs w:val="18"/>
          <w:lang w:eastAsia="en-GB"/>
          <w:rPrChange w:id="2353"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354" w:author="stuart wolstenholme" w:date="2026-05-29T12:46:00Z" w16du:dateUtc="2026-05-29T11:46:00Z">
            <w:rPr>
              <w:rFonts w:eastAsia="Calibri" w:cstheme="minorHAnsi"/>
              <w:kern w:val="2"/>
              <w:szCs w:val="18"/>
              <w:lang w:val="en-US" w:eastAsia="en-GB"/>
            </w:rPr>
          </w:rPrChange>
        </w:rPr>
        <w:t xml:space="preserve">which is based upon a breach of any duty owed by the </w:t>
      </w:r>
      <w:r w:rsidRPr="0022764C">
        <w:rPr>
          <w:rFonts w:eastAsia="Calibri" w:cstheme="minorHAnsi"/>
          <w:b/>
          <w:bCs/>
          <w:kern w:val="2"/>
          <w:szCs w:val="18"/>
          <w:lang w:eastAsia="en-GB"/>
          <w:rPrChange w:id="2355"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356" w:author="stuart wolstenholme" w:date="2026-05-29T12:46:00Z" w16du:dateUtc="2026-05-29T11:46:00Z">
            <w:rPr>
              <w:rFonts w:eastAsia="Calibri" w:cstheme="minorHAnsi"/>
              <w:kern w:val="2"/>
              <w:szCs w:val="18"/>
              <w:lang w:val="en-US" w:eastAsia="en-GB"/>
            </w:rPr>
          </w:rPrChange>
        </w:rPr>
        <w:t xml:space="preserve">under a contract to provide professional services.  However, this Exclusion will not apply to any </w:t>
      </w:r>
      <w:r w:rsidRPr="0022764C">
        <w:rPr>
          <w:rFonts w:eastAsia="Calibri" w:cstheme="minorHAnsi"/>
          <w:b/>
          <w:bCs/>
          <w:kern w:val="2"/>
          <w:szCs w:val="18"/>
          <w:lang w:eastAsia="en-GB"/>
          <w:rPrChange w:id="2357" w:author="stuart wolstenholme" w:date="2026-05-29T12:46:00Z" w16du:dateUtc="2026-05-29T11:46:00Z">
            <w:rPr>
              <w:rFonts w:eastAsia="Calibri" w:cstheme="minorHAnsi"/>
              <w:b/>
              <w:bCs/>
              <w:kern w:val="2"/>
              <w:szCs w:val="18"/>
              <w:lang w:val="en-US" w:eastAsia="en-GB"/>
            </w:rPr>
          </w:rPrChange>
        </w:rPr>
        <w:t xml:space="preserve">Claim </w:t>
      </w:r>
      <w:r w:rsidRPr="0022764C">
        <w:rPr>
          <w:rFonts w:eastAsia="Calibri" w:cstheme="minorHAnsi"/>
          <w:kern w:val="2"/>
          <w:szCs w:val="18"/>
          <w:lang w:eastAsia="en-GB"/>
          <w:rPrChange w:id="2358" w:author="stuart wolstenholme" w:date="2026-05-29T12:46:00Z" w16du:dateUtc="2026-05-29T11:46:00Z">
            <w:rPr>
              <w:rFonts w:eastAsia="Calibri" w:cstheme="minorHAnsi"/>
              <w:kern w:val="2"/>
              <w:szCs w:val="18"/>
              <w:lang w:val="en-US" w:eastAsia="en-GB"/>
            </w:rPr>
          </w:rPrChange>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22764C">
        <w:rPr>
          <w:rFonts w:eastAsia="Arial" w:cstheme="minorHAnsi"/>
          <w:b/>
          <w:kern w:val="2"/>
          <w:rPrChange w:id="2359"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60" w:author="stuart wolstenholme" w:date="2026-05-29T12:46:00Z" w16du:dateUtc="2026-05-29T11:46:00Z">
            <w:rPr>
              <w:rFonts w:eastAsia="Arial" w:cstheme="minorHAnsi"/>
              <w:kern w:val="2"/>
              <w:lang w:val="it-IT"/>
            </w:rPr>
          </w:rPrChange>
        </w:rPr>
        <w:t xml:space="preserve"> will not be liable under Insuring Clauses E and F for</w:t>
      </w:r>
      <w:r w:rsidRPr="0022764C">
        <w:rPr>
          <w:rFonts w:eastAsia="Arial" w:cstheme="minorHAnsi"/>
          <w:bCs/>
          <w:kern w:val="2"/>
          <w:rPrChange w:id="2361" w:author="stuart wolstenholme" w:date="2026-05-29T12:46:00Z" w16du:dateUtc="2026-05-29T11:46:00Z">
            <w:rPr>
              <w:rFonts w:eastAsia="Arial" w:cstheme="minorHAnsi"/>
              <w:bCs/>
              <w:kern w:val="2"/>
              <w:lang w:val="it-IT"/>
            </w:rPr>
          </w:rPrChange>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362" w:author="stuart wolstenholme" w:date="2026-05-29T12:46:00Z" w16du:dateUtc="2026-05-29T11:46:00Z">
            <w:rPr>
              <w:rFonts w:eastAsia="Times New Roman" w:cstheme="minorHAnsi"/>
              <w:szCs w:val="18"/>
              <w:lang w:val="en-US"/>
            </w:rPr>
          </w:rPrChange>
        </w:rPr>
        <w:t xml:space="preserve">any </w:t>
      </w:r>
      <w:r w:rsidRPr="0022764C">
        <w:rPr>
          <w:rFonts w:eastAsia="Times New Roman" w:cstheme="minorHAnsi"/>
          <w:b/>
          <w:szCs w:val="18"/>
          <w:rPrChange w:id="2363" w:author="stuart wolstenholme" w:date="2026-05-29T12:46:00Z" w16du:dateUtc="2026-05-29T11:46:00Z">
            <w:rPr>
              <w:rFonts w:eastAsia="Times New Roman" w:cstheme="minorHAnsi"/>
              <w:b/>
              <w:szCs w:val="18"/>
              <w:lang w:val="en-US"/>
            </w:rPr>
          </w:rPrChange>
        </w:rPr>
        <w:t xml:space="preserve">Bodily Injury Claim </w:t>
      </w:r>
      <w:r w:rsidRPr="0022764C">
        <w:rPr>
          <w:rFonts w:eastAsia="Times New Roman" w:cstheme="minorHAnsi"/>
          <w:szCs w:val="18"/>
          <w:rPrChange w:id="2364" w:author="stuart wolstenholme" w:date="2026-05-29T12:46:00Z" w16du:dateUtc="2026-05-29T11:46:00Z">
            <w:rPr>
              <w:rFonts w:eastAsia="Times New Roman" w:cstheme="minorHAnsi"/>
              <w:szCs w:val="18"/>
              <w:lang w:val="en-US"/>
            </w:rPr>
          </w:rPrChange>
        </w:rPr>
        <w:t xml:space="preserve">or </w:t>
      </w:r>
      <w:r w:rsidRPr="0022764C">
        <w:rPr>
          <w:rFonts w:eastAsia="Times New Roman" w:cstheme="minorHAnsi"/>
          <w:b/>
          <w:szCs w:val="18"/>
          <w:rPrChange w:id="2365" w:author="stuart wolstenholme" w:date="2026-05-29T12:46:00Z" w16du:dateUtc="2026-05-29T11:46:00Z">
            <w:rPr>
              <w:rFonts w:eastAsia="Times New Roman" w:cstheme="minorHAnsi"/>
              <w:b/>
              <w:szCs w:val="18"/>
              <w:lang w:val="en-US"/>
            </w:rPr>
          </w:rPrChange>
        </w:rPr>
        <w:t>Property Damage Claim</w:t>
      </w:r>
      <w:r w:rsidRPr="0022764C">
        <w:rPr>
          <w:rFonts w:eastAsia="Times New Roman" w:cstheme="minorHAnsi"/>
          <w:szCs w:val="18"/>
          <w:rPrChange w:id="2366" w:author="stuart wolstenholme" w:date="2026-05-29T12:46:00Z" w16du:dateUtc="2026-05-29T11:46:00Z">
            <w:rPr>
              <w:rFonts w:eastAsia="Times New Roman" w:cstheme="minorHAnsi"/>
              <w:szCs w:val="18"/>
              <w:lang w:val="en-US"/>
            </w:rPr>
          </w:rPrChange>
        </w:rPr>
        <w:t xml:space="preserve"> based upon, </w:t>
      </w:r>
      <w:r w:rsidRPr="0022764C">
        <w:rPr>
          <w:rFonts w:eastAsia="Times New Roman" w:cstheme="minorHAnsi"/>
          <w:szCs w:val="18"/>
        </w:rPr>
        <w:t xml:space="preserve">arising from or in any way involving </w:t>
      </w:r>
      <w:r w:rsidRPr="0022764C">
        <w:rPr>
          <w:rFonts w:eastAsia="Times New Roman" w:cstheme="minorHAnsi"/>
          <w:szCs w:val="18"/>
          <w:rPrChange w:id="2367" w:author="stuart wolstenholme" w:date="2026-05-29T12:46:00Z" w16du:dateUtc="2026-05-29T11:46:00Z">
            <w:rPr>
              <w:rFonts w:eastAsia="Times New Roman" w:cstheme="minorHAnsi"/>
              <w:szCs w:val="18"/>
              <w:lang w:val="en-US"/>
            </w:rPr>
          </w:rPrChange>
        </w:rPr>
        <w:t xml:space="preserve">actual or alleged warranties or representations made at any time with respect to the fitness, quality, durability, performance or use of </w:t>
      </w:r>
      <w:r w:rsidRPr="0022764C">
        <w:rPr>
          <w:rFonts w:eastAsia="Times New Roman" w:cstheme="minorHAnsi"/>
          <w:b/>
          <w:szCs w:val="18"/>
          <w:rPrChange w:id="2368"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369" w:author="stuart wolstenholme" w:date="2026-05-29T12:46:00Z" w16du:dateUtc="2026-05-29T11:46:00Z">
            <w:rPr>
              <w:rFonts w:eastAsia="Times New Roman" w:cstheme="minorHAnsi"/>
              <w:szCs w:val="18"/>
              <w:lang w:val="en-US"/>
            </w:rPr>
          </w:rPrChange>
        </w:rPr>
        <w:t xml:space="preserve">, or the providing of, or failure to provide, warnings or instructions for </w:t>
      </w:r>
      <w:r w:rsidRPr="0022764C">
        <w:rPr>
          <w:rFonts w:eastAsia="Times New Roman" w:cstheme="minorHAnsi"/>
          <w:b/>
          <w:szCs w:val="18"/>
          <w:rPrChange w:id="2370"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371" w:author="stuart wolstenholme" w:date="2026-05-29T12:46:00Z" w16du:dateUtc="2026-05-29T11:46:00Z">
            <w:rPr>
              <w:rFonts w:eastAsia="Times New Roman" w:cstheme="minorHAnsi"/>
              <w:szCs w:val="18"/>
              <w:lang w:val="en-US"/>
            </w:rPr>
          </w:rPrChange>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22764C" w:rsidRDefault="006936E8" w:rsidP="006936E8">
      <w:pPr>
        <w:autoSpaceDE w:val="0"/>
        <w:autoSpaceDN w:val="0"/>
        <w:adjustRightInd w:val="0"/>
        <w:spacing w:before="0" w:line="240" w:lineRule="auto"/>
        <w:rPr>
          <w:rFonts w:eastAsia="Arial" w:cstheme="minorHAnsi"/>
          <w:bCs/>
          <w:color w:val="000000"/>
          <w:rPrChange w:id="2372" w:author="stuart wolstenholme" w:date="2026-05-29T12:46:00Z" w16du:dateUtc="2026-05-29T11:46:00Z">
            <w:rPr>
              <w:rFonts w:eastAsia="Arial" w:cstheme="minorHAnsi"/>
              <w:bCs/>
              <w:color w:val="000000"/>
              <w:lang w:val="it-IT"/>
            </w:rPr>
          </w:rPrChange>
        </w:rPr>
      </w:pPr>
      <w:r w:rsidRPr="0022764C">
        <w:rPr>
          <w:rFonts w:eastAsia="Arial" w:cstheme="minorHAnsi"/>
          <w:b/>
          <w:color w:val="000000"/>
          <w:rPrChange w:id="2373" w:author="stuart wolstenholme" w:date="2026-05-29T12:46:00Z" w16du:dateUtc="2026-05-29T11:46:00Z">
            <w:rPr>
              <w:rFonts w:eastAsia="Arial" w:cstheme="minorHAnsi"/>
              <w:b/>
              <w:color w:val="000000"/>
              <w:lang w:val="it-IT"/>
            </w:rPr>
          </w:rPrChange>
        </w:rPr>
        <w:t>Insurers</w:t>
      </w:r>
      <w:r w:rsidRPr="0022764C">
        <w:rPr>
          <w:rFonts w:eastAsia="Arial" w:cstheme="minorHAnsi"/>
          <w:color w:val="000000"/>
          <w:rPrChange w:id="2374" w:author="stuart wolstenholme" w:date="2026-05-29T12:46:00Z" w16du:dateUtc="2026-05-29T11:46:00Z">
            <w:rPr>
              <w:rFonts w:eastAsia="Arial" w:cstheme="minorHAnsi"/>
              <w:color w:val="000000"/>
              <w:lang w:val="it-IT"/>
            </w:rPr>
          </w:rPrChange>
        </w:rPr>
        <w:t xml:space="preserve"> will not be liable under Insuring Clause H for any </w:t>
      </w:r>
      <w:r w:rsidRPr="0022764C">
        <w:rPr>
          <w:rFonts w:eastAsia="Arial" w:cstheme="minorHAnsi"/>
          <w:bCs/>
          <w:color w:val="000000"/>
          <w:rPrChange w:id="2375" w:author="stuart wolstenholme" w:date="2026-05-29T12:46:00Z" w16du:dateUtc="2026-05-29T11:46:00Z">
            <w:rPr>
              <w:rFonts w:eastAsia="Arial" w:cstheme="minorHAnsi"/>
              <w:bCs/>
              <w:color w:val="000000"/>
              <w:lang w:val="it-IT"/>
            </w:rPr>
          </w:rPrChange>
        </w:rPr>
        <w:t xml:space="preserve">costs, </w:t>
      </w:r>
      <w:del w:id="2376" w:author="stuart wolstenholme" w:date="2026-05-29T12:49:00Z" w16du:dateUtc="2026-05-29T11:49:00Z">
        <w:r w:rsidRPr="0022764C" w:rsidDel="0022764C">
          <w:rPr>
            <w:rFonts w:eastAsia="Arial" w:cstheme="minorHAnsi"/>
            <w:bCs/>
            <w:color w:val="000000"/>
            <w:rPrChange w:id="2377" w:author="stuart wolstenholme" w:date="2026-05-29T12:46:00Z" w16du:dateUtc="2026-05-29T11:46:00Z">
              <w:rPr>
                <w:rFonts w:eastAsia="Arial" w:cstheme="minorHAnsi"/>
                <w:bCs/>
                <w:color w:val="000000"/>
                <w:lang w:val="it-IT"/>
              </w:rPr>
            </w:rPrChange>
          </w:rPr>
          <w:delText>liabliity</w:delText>
        </w:r>
      </w:del>
      <w:ins w:id="2378" w:author="stuart wolstenholme" w:date="2026-05-29T12:49:00Z" w16du:dateUtc="2026-05-29T11:49:00Z">
        <w:r w:rsidR="0022764C" w:rsidRPr="0022764C">
          <w:rPr>
            <w:rFonts w:eastAsia="Arial" w:cstheme="minorHAnsi"/>
            <w:bCs/>
            <w:color w:val="000000"/>
          </w:rPr>
          <w:t>liability</w:t>
        </w:r>
      </w:ins>
      <w:r w:rsidRPr="0022764C">
        <w:rPr>
          <w:rFonts w:eastAsia="Arial" w:cstheme="minorHAnsi"/>
          <w:bCs/>
          <w:color w:val="000000"/>
          <w:rPrChange w:id="2379" w:author="stuart wolstenholme" w:date="2026-05-29T12:46:00Z" w16du:dateUtc="2026-05-29T11:46:00Z">
            <w:rPr>
              <w:rFonts w:eastAsia="Arial" w:cstheme="minorHAnsi"/>
              <w:bCs/>
              <w:color w:val="000000"/>
              <w:lang w:val="it-IT"/>
            </w:rPr>
          </w:rPrChange>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22764C">
        <w:rPr>
          <w:rFonts w:eastAsia="Calibri" w:cstheme="minorHAnsi"/>
          <w:szCs w:val="18"/>
          <w:lang w:eastAsia="en-GB"/>
          <w:rPrChange w:id="2380"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22764C">
        <w:rPr>
          <w:rFonts w:eastAsia="Calibri" w:cstheme="minorHAnsi"/>
          <w:szCs w:val="18"/>
          <w:lang w:eastAsia="en-GB"/>
          <w:rPrChange w:id="2381"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22764C">
        <w:rPr>
          <w:rFonts w:eastAsia="Calibri" w:cstheme="minorHAnsi"/>
          <w:color w:val="000000"/>
          <w:szCs w:val="18"/>
          <w:lang w:eastAsia="en-GB"/>
          <w:rPrChange w:id="2382"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22764C">
        <w:rPr>
          <w:rFonts w:eastAsia="Calibri" w:cstheme="minorHAnsi"/>
          <w:color w:val="000000"/>
          <w:szCs w:val="18"/>
          <w:lang w:eastAsia="en-GB"/>
          <w:rPrChange w:id="2383"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22764C">
        <w:rPr>
          <w:rFonts w:eastAsia="Calibri" w:cstheme="minorHAnsi"/>
          <w:color w:val="000000"/>
          <w:szCs w:val="18"/>
          <w:lang w:eastAsia="en-GB"/>
          <w:rPrChange w:id="2384"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2385" w:author="stuart wolstenholme" w:date="2026-05-29T12:46:00Z" w16du:dateUtc="2026-05-29T11:46:00Z">
            <w:rPr>
              <w:rFonts w:eastAsia="Calibri" w:cstheme="minorHAnsi"/>
              <w:bCs/>
              <w:szCs w:val="18"/>
              <w:lang w:val="en-US" w:eastAsia="en-GB"/>
            </w:rPr>
          </w:rPrChange>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22764C" w:rsidRDefault="006936E8" w:rsidP="006936E8">
      <w:pPr>
        <w:spacing w:before="240" w:after="160" w:line="259" w:lineRule="auto"/>
        <w:rPr>
          <w:rFonts w:eastAsia="Arial" w:cstheme="minorHAnsi"/>
          <w:kern w:val="2"/>
          <w:rPrChange w:id="2386" w:author="stuart wolstenholme" w:date="2026-05-29T12:46:00Z" w16du:dateUtc="2026-05-29T11:46:00Z">
            <w:rPr>
              <w:rFonts w:eastAsia="Arial" w:cstheme="minorHAnsi"/>
              <w:kern w:val="2"/>
              <w:lang w:val="it-IT"/>
            </w:rPr>
          </w:rPrChange>
        </w:rPr>
      </w:pPr>
      <w:r w:rsidRPr="0022764C">
        <w:rPr>
          <w:rFonts w:eastAsia="Arial" w:cstheme="minorHAnsi"/>
          <w:b/>
          <w:kern w:val="2"/>
          <w:rPrChange w:id="2387"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88" w:author="stuart wolstenholme" w:date="2026-05-29T12:46:00Z" w16du:dateUtc="2026-05-29T11:46:00Z">
            <w:rPr>
              <w:rFonts w:eastAsia="Arial" w:cstheme="minorHAnsi"/>
              <w:kern w:val="2"/>
              <w:lang w:val="it-IT"/>
            </w:rPr>
          </w:rPrChange>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89" w:author="stuart wolstenholme" w:date="2026-05-29T12:46:00Z" w16du:dateUtc="2026-05-29T11:46:00Z">
            <w:rPr>
              <w:rFonts w:eastAsia="Calibri" w:cstheme="minorHAnsi"/>
              <w:szCs w:val="18"/>
              <w:lang w:val="en-US" w:eastAsia="en-GB"/>
            </w:rPr>
          </w:rPrChange>
        </w:rPr>
        <w:t xml:space="preserve">the cost of restoring, updating or replacing </w:t>
      </w:r>
      <w:r w:rsidRPr="0022764C">
        <w:rPr>
          <w:rFonts w:eastAsia="Calibri" w:cstheme="minorHAnsi"/>
          <w:b/>
          <w:bCs/>
          <w:szCs w:val="18"/>
          <w:lang w:eastAsia="en-GB"/>
          <w:rPrChange w:id="2390"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2391" w:author="stuart wolstenholme" w:date="2026-05-29T12:46:00Z" w16du:dateUtc="2026-05-29T11:46:00Z">
            <w:rPr>
              <w:rFonts w:eastAsia="Calibri" w:cstheme="minorHAnsi"/>
              <w:szCs w:val="18"/>
              <w:lang w:val="en-US" w:eastAsia="en-GB"/>
            </w:rPr>
          </w:rPrChange>
        </w:rPr>
        <w:t xml:space="preserve">to a level beyond that which existed prior to the </w:t>
      </w:r>
      <w:r w:rsidRPr="0022764C">
        <w:rPr>
          <w:rFonts w:eastAsia="Calibri" w:cstheme="minorHAnsi"/>
          <w:b/>
          <w:szCs w:val="18"/>
          <w:lang w:eastAsia="en-GB"/>
          <w:rPrChange w:id="2392"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393"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94" w:author="stuart wolstenholme" w:date="2026-05-29T12:46:00Z" w16du:dateUtc="2026-05-29T11:46:00Z">
            <w:rPr>
              <w:rFonts w:eastAsia="Calibri" w:cstheme="minorHAnsi"/>
              <w:szCs w:val="18"/>
              <w:lang w:val="en-US" w:eastAsia="en-GB"/>
            </w:rPr>
          </w:rPrChange>
        </w:rPr>
        <w:t xml:space="preserve">physical damage to, or the costs to repair or replace, any </w:t>
      </w:r>
      <w:r w:rsidRPr="0022764C">
        <w:rPr>
          <w:rFonts w:eastAsia="Calibri" w:cstheme="minorHAnsi"/>
          <w:bCs/>
          <w:szCs w:val="18"/>
          <w:lang w:eastAsia="en-GB"/>
          <w:rPrChange w:id="2395" w:author="stuart wolstenholme" w:date="2026-05-29T12:46:00Z" w16du:dateUtc="2026-05-29T11:46:00Z">
            <w:rPr>
              <w:rFonts w:eastAsia="Calibri" w:cstheme="minorHAnsi"/>
              <w:bCs/>
              <w:szCs w:val="18"/>
              <w:lang w:val="en-US" w:eastAsia="en-GB"/>
            </w:rPr>
          </w:rPrChange>
        </w:rPr>
        <w:t>computer hardware</w:t>
      </w:r>
      <w:r w:rsidRPr="0022764C">
        <w:rPr>
          <w:rFonts w:eastAsia="Calibri" w:cstheme="minorHAnsi"/>
          <w:szCs w:val="18"/>
          <w:lang w:eastAsia="en-GB"/>
          <w:rPrChange w:id="2396"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97" w:author="stuart wolstenholme" w:date="2026-05-29T12:46:00Z" w16du:dateUtc="2026-05-29T11:46:00Z">
            <w:rPr>
              <w:rFonts w:eastAsia="Calibri" w:cstheme="minorHAnsi"/>
              <w:b/>
              <w:szCs w:val="18"/>
              <w:lang w:val="en-US" w:eastAsia="en-GB"/>
            </w:rPr>
          </w:rPrChange>
        </w:rPr>
        <w:t xml:space="preserve">Data </w:t>
      </w:r>
      <w:del w:id="2398" w:author="stuart wolstenholme" w:date="2026-05-29T12:49:00Z" w16du:dateUtc="2026-05-29T11:49:00Z">
        <w:r w:rsidRPr="0022764C" w:rsidDel="0022764C">
          <w:rPr>
            <w:rFonts w:eastAsia="Calibri" w:cstheme="minorHAnsi"/>
            <w:szCs w:val="18"/>
            <w:lang w:eastAsia="en-GB"/>
            <w:rPrChange w:id="2399" w:author="stuart wolstenholme" w:date="2026-05-29T12:46:00Z" w16du:dateUtc="2026-05-29T11:46:00Z">
              <w:rPr>
                <w:rFonts w:eastAsia="Calibri" w:cstheme="minorHAnsi"/>
                <w:szCs w:val="18"/>
                <w:lang w:val="en-US" w:eastAsia="en-GB"/>
              </w:rPr>
            </w:rPrChange>
          </w:rPr>
          <w:delText>center</w:delText>
        </w:r>
      </w:del>
      <w:ins w:id="2400" w:author="stuart wolstenholme" w:date="2026-05-29T12:49:00Z" w16du:dateUtc="2026-05-29T11:49:00Z">
        <w:r w:rsidR="0022764C" w:rsidRPr="0022764C">
          <w:rPr>
            <w:rFonts w:eastAsia="Calibri" w:cstheme="minorHAnsi"/>
            <w:szCs w:val="18"/>
            <w:lang w:eastAsia="en-GB"/>
          </w:rPr>
          <w:t>centre</w:t>
        </w:r>
      </w:ins>
      <w:r w:rsidRPr="0022764C">
        <w:rPr>
          <w:rFonts w:eastAsia="Calibri" w:cstheme="minorHAnsi"/>
          <w:szCs w:val="18"/>
          <w:lang w:eastAsia="en-GB"/>
          <w:rPrChange w:id="240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402" w:author="stuart wolstenholme" w:date="2026-05-29T12:46:00Z" w16du:dateUtc="2026-05-29T11:46:00Z">
            <w:rPr>
              <w:rFonts w:eastAsia="Calibri" w:cstheme="minorHAnsi"/>
              <w:szCs w:val="18"/>
              <w:lang w:val="en-US" w:eastAsia="en-GB"/>
            </w:rPr>
          </w:rPrChange>
        </w:rPr>
        <w:t xml:space="preserve">the economic or market value of </w:t>
      </w:r>
      <w:r w:rsidRPr="0022764C">
        <w:rPr>
          <w:rFonts w:eastAsia="Calibri" w:cstheme="minorHAnsi"/>
          <w:b/>
          <w:bCs/>
          <w:szCs w:val="18"/>
          <w:lang w:eastAsia="en-GB"/>
          <w:rPrChange w:id="2403"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40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405" w:author="stuart wolstenholme" w:date="2026-05-29T12:46:00Z" w16du:dateUtc="2026-05-29T11:46:00Z">
            <w:rPr>
              <w:rFonts w:eastAsia="Calibri" w:cstheme="minorHAnsi"/>
              <w:szCs w:val="18"/>
              <w:lang w:val="en-US" w:eastAsia="en-GB"/>
            </w:rPr>
          </w:rPrChange>
        </w:rPr>
        <w:t xml:space="preserve">the costs or expenses incurred to identify, patch or remediate software </w:t>
      </w:r>
      <w:r w:rsidRPr="0022764C">
        <w:rPr>
          <w:rFonts w:eastAsia="Calibri" w:cstheme="minorHAnsi"/>
          <w:b/>
          <w:szCs w:val="18"/>
          <w:lang w:eastAsia="en-GB"/>
          <w:rPrChange w:id="2406" w:author="stuart wolstenholme" w:date="2026-05-29T12:46:00Z" w16du:dateUtc="2026-05-29T11:46:00Z">
            <w:rPr>
              <w:rFonts w:eastAsia="Calibri" w:cstheme="minorHAnsi"/>
              <w:b/>
              <w:szCs w:val="18"/>
              <w:lang w:val="en-US" w:eastAsia="en-GB"/>
            </w:rPr>
          </w:rPrChange>
        </w:rPr>
        <w:t>Programming Errors</w:t>
      </w:r>
      <w:r w:rsidRPr="0022764C">
        <w:rPr>
          <w:rFonts w:eastAsia="Calibri" w:cstheme="minorHAnsi"/>
          <w:szCs w:val="18"/>
          <w:lang w:eastAsia="en-GB"/>
          <w:rPrChange w:id="2407"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2408"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2409" w:author="stuart wolstenholme" w:date="2026-05-29T12:46:00Z" w16du:dateUtc="2026-05-29T11:46:00Z">
            <w:rPr>
              <w:rFonts w:eastAsia="Calibri" w:cstheme="minorHAnsi"/>
              <w:szCs w:val="18"/>
              <w:lang w:val="en-US" w:eastAsia="en-GB"/>
            </w:rPr>
          </w:rPrChange>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410" w:author="stuart wolstenholme" w:date="2026-05-29T12:46:00Z" w16du:dateUtc="2026-05-29T11:46:00Z">
            <w:rPr>
              <w:rFonts w:eastAsia="Calibri" w:cstheme="minorHAnsi"/>
              <w:szCs w:val="18"/>
              <w:lang w:val="en-US" w:eastAsia="en-GB"/>
            </w:rPr>
          </w:rPrChange>
        </w:rPr>
        <w:t xml:space="preserve">the cost to upgrade, improve, repair, redesign, reconfigure or maintain an </w:t>
      </w:r>
      <w:r w:rsidRPr="0022764C">
        <w:rPr>
          <w:rFonts w:eastAsia="Calibri" w:cstheme="minorHAnsi"/>
          <w:b/>
          <w:szCs w:val="18"/>
          <w:lang w:eastAsia="en-GB"/>
          <w:rPrChange w:id="2411"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szCs w:val="18"/>
          <w:lang w:eastAsia="en-GB"/>
          <w:rPrChange w:id="2412" w:author="stuart wolstenholme" w:date="2026-05-29T12:46:00Z" w16du:dateUtc="2026-05-29T11:46:00Z">
            <w:rPr>
              <w:rFonts w:eastAsia="Calibri" w:cstheme="minorHAnsi"/>
              <w:szCs w:val="18"/>
              <w:lang w:val="en-US" w:eastAsia="en-GB"/>
            </w:rPr>
          </w:rPrChange>
        </w:rPr>
        <w:t xml:space="preserve"> to a level of functionality beyond that which existed prior to the </w:t>
      </w:r>
      <w:r w:rsidRPr="0022764C">
        <w:rPr>
          <w:rFonts w:eastAsia="Calibri" w:cstheme="minorHAnsi"/>
          <w:b/>
          <w:szCs w:val="18"/>
          <w:lang w:eastAsia="en-GB"/>
          <w:rPrChange w:id="2413"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41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415" w:author="stuart wolstenholme" w:date="2026-05-29T12:46:00Z" w16du:dateUtc="2026-05-29T11:46:00Z">
            <w:rPr>
              <w:rFonts w:eastAsia="Calibri" w:cstheme="minorHAnsi"/>
              <w:szCs w:val="18"/>
              <w:lang w:val="en-US" w:eastAsia="en-GB"/>
            </w:rPr>
          </w:rPrChange>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416" w:author="stuart wolstenholme" w:date="2026-05-29T12:46:00Z" w16du:dateUtc="2026-05-29T11:46:00Z">
            <w:rPr>
              <w:rFonts w:eastAsia="Calibri" w:cstheme="minorHAnsi"/>
              <w:szCs w:val="18"/>
              <w:lang w:val="en-US" w:eastAsia="en-GB"/>
            </w:rPr>
          </w:rPrChange>
        </w:rPr>
        <w:t xml:space="preserve">the cost to upgrade, improve, repair, redesign, reconfigure or maintain a </w:t>
      </w:r>
      <w:r w:rsidRPr="0022764C">
        <w:rPr>
          <w:rFonts w:eastAsia="Calibri" w:cstheme="minorHAnsi"/>
          <w:b/>
          <w:szCs w:val="18"/>
          <w:lang w:eastAsia="en-GB"/>
          <w:rPrChange w:id="2417" w:author="stuart wolstenholme" w:date="2026-05-29T12:46:00Z" w16du:dateUtc="2026-05-29T11:46:00Z">
            <w:rPr>
              <w:rFonts w:eastAsia="Calibri" w:cstheme="minorHAnsi"/>
              <w:b/>
              <w:szCs w:val="18"/>
              <w:lang w:val="en-US" w:eastAsia="en-GB"/>
            </w:rPr>
          </w:rPrChange>
        </w:rPr>
        <w:t xml:space="preserve">Service Provider </w:t>
      </w:r>
      <w:r w:rsidRPr="0022764C">
        <w:rPr>
          <w:rFonts w:eastAsia="Calibri" w:cstheme="minorHAnsi"/>
          <w:b/>
          <w:bCs/>
          <w:szCs w:val="18"/>
          <w:lang w:eastAsia="en-GB"/>
          <w:rPrChange w:id="2418"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bCs/>
          <w:szCs w:val="18"/>
          <w:lang w:eastAsia="en-GB"/>
          <w:rPrChange w:id="241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420" w:author="stuart wolstenholme" w:date="2026-05-29T12:46:00Z" w16du:dateUtc="2026-05-29T11:46:00Z">
            <w:rPr>
              <w:rFonts w:eastAsia="Calibri" w:cstheme="minorHAnsi"/>
              <w:bCs/>
              <w:szCs w:val="18"/>
              <w:lang w:val="en-US" w:eastAsia="en-GB"/>
            </w:rPr>
          </w:rPrChange>
        </w:rPr>
        <w:t xml:space="preserve">loss of goodwill or harm to </w:t>
      </w:r>
      <w:r w:rsidRPr="0022764C">
        <w:rPr>
          <w:rFonts w:eastAsia="Calibri" w:cstheme="minorHAnsi"/>
          <w:szCs w:val="18"/>
          <w:lang w:eastAsia="en-GB"/>
          <w:rPrChange w:id="2421"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422" w:author="stuart wolstenholme" w:date="2026-05-29T12:46:00Z" w16du:dateUtc="2026-05-29T11:46:00Z">
            <w:rPr>
              <w:rFonts w:eastAsia="Calibri" w:cstheme="minorHAnsi"/>
              <w:b/>
              <w:bCs/>
              <w:szCs w:val="18"/>
              <w:lang w:val="en-US" w:eastAsia="en-GB"/>
            </w:rPr>
          </w:rPrChange>
        </w:rPr>
        <w:t xml:space="preserve">Named Insured’s </w:t>
      </w:r>
      <w:r w:rsidRPr="0022764C">
        <w:rPr>
          <w:rFonts w:eastAsia="Calibri" w:cstheme="minorHAnsi"/>
          <w:szCs w:val="18"/>
          <w:lang w:eastAsia="en-GB"/>
          <w:rPrChange w:id="2423" w:author="stuart wolstenholme" w:date="2026-05-29T12:46:00Z" w16du:dateUtc="2026-05-29T11:46:00Z">
            <w:rPr>
              <w:rFonts w:eastAsia="Calibri" w:cstheme="minorHAnsi"/>
              <w:szCs w:val="18"/>
              <w:lang w:val="en-US" w:eastAsia="en-GB"/>
            </w:rPr>
          </w:rPrChange>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22764C" w:rsidRDefault="006936E8" w:rsidP="006936E8">
      <w:pPr>
        <w:spacing w:before="0" w:after="160" w:line="259" w:lineRule="auto"/>
        <w:contextualSpacing/>
        <w:rPr>
          <w:rFonts w:eastAsia="Arial" w:cstheme="minorHAnsi"/>
          <w:kern w:val="2"/>
          <w:rPrChange w:id="2424" w:author="stuart wolstenholme" w:date="2026-05-29T12:46:00Z" w16du:dateUtc="2026-05-29T11:46:00Z">
            <w:rPr>
              <w:rFonts w:eastAsia="Arial" w:cstheme="minorHAnsi"/>
              <w:kern w:val="2"/>
              <w:lang w:val="it-IT"/>
            </w:rPr>
          </w:rPrChange>
        </w:rPr>
      </w:pPr>
      <w:r w:rsidRPr="0022764C">
        <w:rPr>
          <w:rFonts w:eastAsia="Arial" w:cstheme="minorHAnsi"/>
          <w:b/>
          <w:kern w:val="2"/>
          <w:rPrChange w:id="2425"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426" w:author="stuart wolstenholme" w:date="2026-05-29T12:46:00Z" w16du:dateUtc="2026-05-29T11:46:00Z">
            <w:rPr>
              <w:rFonts w:eastAsia="Arial" w:cstheme="minorHAnsi"/>
              <w:kern w:val="2"/>
              <w:lang w:val="it-IT"/>
            </w:rPr>
          </w:rPrChange>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22764C">
        <w:rPr>
          <w:rFonts w:eastAsia="Calibri" w:cstheme="minorHAnsi"/>
          <w:szCs w:val="18"/>
          <w:lang w:eastAsia="en-GB"/>
          <w:rPrChange w:id="2427" w:author="stuart wolstenholme" w:date="2026-05-29T12:46:00Z" w16du:dateUtc="2026-05-29T11:46:00Z">
            <w:rPr>
              <w:rFonts w:eastAsia="Calibri" w:cstheme="minorHAnsi"/>
              <w:szCs w:val="18"/>
              <w:lang w:val="en-US" w:eastAsia="en-GB"/>
            </w:rPr>
          </w:rPrChange>
        </w:rPr>
        <w:t xml:space="preserve">the seizure, confiscation, nationalisation, requisition or destruction of an </w:t>
      </w:r>
      <w:r w:rsidRPr="0022764C">
        <w:rPr>
          <w:rFonts w:eastAsia="Calibri" w:cstheme="minorHAnsi"/>
          <w:b/>
          <w:szCs w:val="18"/>
          <w:lang w:eastAsia="en-GB"/>
          <w:rPrChange w:id="2428" w:author="stuart wolstenholme" w:date="2026-05-29T12:46:00Z" w16du:dateUtc="2026-05-29T11:46:00Z">
            <w:rPr>
              <w:rFonts w:eastAsia="Calibri" w:cstheme="minorHAnsi"/>
              <w:b/>
              <w:szCs w:val="18"/>
              <w:lang w:val="en-US" w:eastAsia="en-GB"/>
            </w:rPr>
          </w:rPrChange>
        </w:rPr>
        <w:t xml:space="preserve">Insured Telecommunications System </w:t>
      </w:r>
      <w:r w:rsidRPr="0022764C">
        <w:rPr>
          <w:rFonts w:eastAsia="Calibri" w:cstheme="minorHAnsi"/>
          <w:szCs w:val="18"/>
          <w:lang w:eastAsia="en-GB"/>
          <w:rPrChange w:id="2429" w:author="stuart wolstenholme" w:date="2026-05-29T12:46:00Z" w16du:dateUtc="2026-05-29T11:46:00Z">
            <w:rPr>
              <w:rFonts w:eastAsia="Calibri" w:cstheme="minorHAnsi"/>
              <w:szCs w:val="18"/>
              <w:lang w:val="en-US" w:eastAsia="en-GB"/>
            </w:rPr>
          </w:rPrChange>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430"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
          <w:szCs w:val="18"/>
          <w:lang w:eastAsia="en-GB"/>
          <w:rPrChange w:id="2431"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2432" w:author="stuart wolstenholme" w:date="2026-05-29T12:46:00Z" w16du:dateUtc="2026-05-29T11:46:00Z">
            <w:rPr>
              <w:rFonts w:eastAsia="Calibri" w:cstheme="minorHAnsi"/>
              <w:szCs w:val="18"/>
              <w:lang w:val="en-US" w:eastAsia="en-GB"/>
            </w:rPr>
          </w:rPrChange>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22764C">
        <w:rPr>
          <w:rFonts w:eastAsia="Calibri" w:cstheme="minorHAnsi"/>
          <w:szCs w:val="18"/>
          <w:lang w:eastAsia="en-GB"/>
          <w:rPrChange w:id="2433"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22764C">
        <w:rPr>
          <w:rFonts w:eastAsia="Calibri" w:cstheme="minorHAnsi"/>
          <w:szCs w:val="18"/>
          <w:lang w:eastAsia="en-GB"/>
          <w:rPrChange w:id="2434"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22764C">
        <w:rPr>
          <w:rFonts w:eastAsia="Arial" w:cstheme="minorHAnsi"/>
          <w:b/>
          <w:kern w:val="2"/>
          <w:szCs w:val="18"/>
          <w:rPrChange w:id="2435" w:author="stuart wolstenholme" w:date="2026-05-29T12:46:00Z" w16du:dateUtc="2026-05-29T11:46:00Z">
            <w:rPr>
              <w:rFonts w:eastAsia="Arial" w:cstheme="minorHAnsi"/>
              <w:b/>
              <w:kern w:val="2"/>
              <w:szCs w:val="18"/>
              <w:lang w:val="it-IT"/>
            </w:rPr>
          </w:rPrChange>
        </w:rPr>
        <w:t>Insurers</w:t>
      </w:r>
      <w:r w:rsidRPr="0022764C">
        <w:rPr>
          <w:rFonts w:eastAsia="Arial" w:cstheme="minorHAnsi"/>
          <w:kern w:val="2"/>
          <w:szCs w:val="18"/>
          <w:rPrChange w:id="2436" w:author="stuart wolstenholme" w:date="2026-05-29T12:46:00Z" w16du:dateUtc="2026-05-29T11:46:00Z">
            <w:rPr>
              <w:rFonts w:eastAsia="Arial" w:cstheme="minorHAnsi"/>
              <w:kern w:val="2"/>
              <w:szCs w:val="18"/>
              <w:lang w:val="it-IT"/>
            </w:rPr>
          </w:rPrChange>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37" w:author="stuart wolstenholme" w:date="2026-05-29T12:46:00Z" w16du:dateUtc="2026-05-29T11:46:00Z">
            <w:rPr>
              <w:rFonts w:eastAsia="Times New Roman" w:cstheme="minorHAnsi"/>
              <w:szCs w:val="18"/>
              <w:lang w:val="en-US"/>
            </w:rPr>
          </w:rPrChange>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38" w:author="stuart wolstenholme" w:date="2026-05-29T12:46:00Z" w16du:dateUtc="2026-05-29T11:46:00Z">
            <w:rPr>
              <w:rFonts w:eastAsia="Times New Roman" w:cstheme="minorHAnsi"/>
              <w:szCs w:val="18"/>
              <w:lang w:val="en-US"/>
            </w:rPr>
          </w:rPrChange>
        </w:rPr>
        <w:t xml:space="preserve">costs to upgrade, redesign, reconfigure or maintain an </w:t>
      </w:r>
      <w:r w:rsidRPr="0022764C">
        <w:rPr>
          <w:rFonts w:eastAsia="Times New Roman" w:cstheme="minorHAnsi"/>
          <w:b/>
          <w:szCs w:val="18"/>
          <w:rPrChange w:id="2439"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2440"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
          <w:szCs w:val="18"/>
          <w:rPrChange w:id="2441" w:author="stuart wolstenholme" w:date="2026-05-29T12:46:00Z" w16du:dateUtc="2026-05-29T11:46:00Z">
            <w:rPr>
              <w:rFonts w:eastAsia="Times New Roman" w:cstheme="minorHAnsi"/>
              <w:b/>
              <w:szCs w:val="18"/>
              <w:lang w:val="en-US"/>
            </w:rPr>
          </w:rPrChange>
        </w:rPr>
        <w:t>Computer System</w:t>
      </w:r>
      <w:r w:rsidRPr="0022764C">
        <w:rPr>
          <w:rFonts w:eastAsia="Times New Roman" w:cstheme="minorHAnsi"/>
          <w:szCs w:val="18"/>
          <w:rPrChange w:id="2442" w:author="stuart wolstenholme" w:date="2026-05-29T12:46:00Z" w16du:dateUtc="2026-05-29T11:46:00Z">
            <w:rPr>
              <w:rFonts w:eastAsia="Times New Roman" w:cstheme="minorHAnsi"/>
              <w:szCs w:val="18"/>
              <w:lang w:val="en-US"/>
            </w:rPr>
          </w:rPrChange>
        </w:rPr>
        <w:t xml:space="preserve"> to a level of functionality beyond that which existed prior to a </w:t>
      </w:r>
      <w:r w:rsidRPr="0022764C">
        <w:rPr>
          <w:rFonts w:eastAsia="Times New Roman" w:cstheme="minorHAnsi"/>
          <w:b/>
          <w:szCs w:val="18"/>
          <w:rPrChange w:id="2443"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2444" w:author="stuart wolstenholme" w:date="2026-05-29T12:46:00Z" w16du:dateUtc="2026-05-29T11:46:00Z">
            <w:rPr>
              <w:rFonts w:eastAsia="Times New Roman"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45" w:author="stuart wolstenholme" w:date="2026-05-29T12:46:00Z" w16du:dateUtc="2026-05-29T11:46:00Z">
            <w:rPr>
              <w:rFonts w:eastAsia="Times New Roman" w:cstheme="minorHAnsi"/>
              <w:szCs w:val="18"/>
              <w:lang w:val="en-US"/>
            </w:rPr>
          </w:rPrChange>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46" w:author="stuart wolstenholme" w:date="2026-05-29T12:46:00Z" w16du:dateUtc="2026-05-29T11:46:00Z">
            <w:rPr>
              <w:rFonts w:eastAsia="Times New Roman" w:cstheme="minorHAnsi"/>
              <w:szCs w:val="18"/>
              <w:lang w:val="en-US"/>
            </w:rPr>
          </w:rPrChange>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47" w:author="stuart wolstenholme" w:date="2026-05-29T12:46:00Z" w16du:dateUtc="2026-05-29T11:46:00Z">
            <w:rPr>
              <w:rFonts w:eastAsia="Times New Roman" w:cstheme="minorHAnsi"/>
              <w:szCs w:val="18"/>
              <w:lang w:val="en-US"/>
            </w:rPr>
          </w:rPrChange>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48" w:author="stuart wolstenholme" w:date="2026-05-29T12:46:00Z" w16du:dateUtc="2026-05-29T11:46:00Z">
            <w:rPr>
              <w:rFonts w:eastAsia="Times New Roman" w:cstheme="minorHAnsi"/>
              <w:szCs w:val="18"/>
              <w:lang w:val="en-US"/>
            </w:rPr>
          </w:rPrChange>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49" w:author="stuart wolstenholme" w:date="2026-05-29T12:46:00Z" w16du:dateUtc="2026-05-29T11:46:00Z">
            <w:rPr>
              <w:rFonts w:eastAsia="Times New Roman" w:cstheme="minorHAnsi"/>
              <w:szCs w:val="18"/>
              <w:lang w:val="en-US"/>
            </w:rPr>
          </w:rPrChange>
        </w:rPr>
        <w:t xml:space="preserve">incoming or outgoing voice, </w:t>
      </w:r>
      <w:r w:rsidRPr="0022764C">
        <w:rPr>
          <w:rFonts w:eastAsia="Times New Roman" w:cstheme="minorHAnsi"/>
          <w:b/>
          <w:szCs w:val="18"/>
          <w:rPrChange w:id="2450" w:author="stuart wolstenholme" w:date="2026-05-29T12:46:00Z" w16du:dateUtc="2026-05-29T11:46:00Z">
            <w:rPr>
              <w:rFonts w:eastAsia="Times New Roman" w:cstheme="minorHAnsi"/>
              <w:b/>
              <w:szCs w:val="18"/>
              <w:lang w:val="en-US"/>
            </w:rPr>
          </w:rPrChange>
        </w:rPr>
        <w:t>Data</w:t>
      </w:r>
      <w:r w:rsidRPr="0022764C">
        <w:rPr>
          <w:rFonts w:eastAsia="Times New Roman" w:cstheme="minorHAnsi"/>
          <w:szCs w:val="18"/>
          <w:rPrChange w:id="2451" w:author="stuart wolstenholme" w:date="2026-05-29T12:46:00Z" w16du:dateUtc="2026-05-29T11:46:00Z">
            <w:rPr>
              <w:rFonts w:eastAsia="Times New Roman" w:cstheme="minorHAnsi"/>
              <w:szCs w:val="18"/>
              <w:lang w:val="en-US"/>
            </w:rPr>
          </w:rPrChange>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22764C" w:rsidRDefault="006936E8" w:rsidP="006936E8">
      <w:pPr>
        <w:spacing w:before="0" w:after="160" w:line="259" w:lineRule="auto"/>
        <w:ind w:left="360"/>
        <w:contextualSpacing/>
        <w:rPr>
          <w:rFonts w:eastAsia="Times New Roman" w:cstheme="minorHAnsi"/>
          <w:b/>
          <w:szCs w:val="18"/>
          <w:rPrChange w:id="2452" w:author="stuart wolstenholme" w:date="2026-05-29T12:46:00Z" w16du:dateUtc="2026-05-29T11:46:00Z">
            <w:rPr>
              <w:rFonts w:eastAsia="Times New Roman" w:cstheme="minorHAnsi"/>
              <w:b/>
              <w:szCs w:val="18"/>
              <w:lang w:val="en-US"/>
            </w:rPr>
          </w:rPrChange>
        </w:rPr>
      </w:pPr>
      <w:r w:rsidRPr="0022764C">
        <w:rPr>
          <w:rFonts w:eastAsia="Times New Roman" w:cstheme="minorHAnsi"/>
          <w:szCs w:val="18"/>
          <w:rPrChange w:id="2453" w:author="stuart wolstenholme" w:date="2026-05-29T12:46:00Z" w16du:dateUtc="2026-05-29T11:46:00Z">
            <w:rPr>
              <w:rFonts w:eastAsia="Times New Roman" w:cstheme="minorHAnsi"/>
              <w:szCs w:val="18"/>
              <w:lang w:val="en-US"/>
            </w:rPr>
          </w:rPrChange>
        </w:rPr>
        <w:t xml:space="preserve">However, this Exclusion does not apply to loss resulting from an outage of any of the foregoing services or systems, if such services or systems are under </w:t>
      </w:r>
      <w:r w:rsidRPr="0022764C">
        <w:rPr>
          <w:rFonts w:eastAsia="Calibri" w:cstheme="minorHAnsi"/>
          <w:szCs w:val="18"/>
          <w:lang w:eastAsia="en-GB"/>
          <w:rPrChange w:id="2454"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rPrChange w:id="2455"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szCs w:val="18"/>
          <w:rPrChange w:id="2456" w:author="stuart wolstenholme" w:date="2026-05-29T12:46:00Z" w16du:dateUtc="2026-05-29T11:46:00Z">
            <w:rPr>
              <w:rFonts w:eastAsia="Times New Roman" w:cstheme="minorHAnsi"/>
              <w:szCs w:val="18"/>
              <w:lang w:val="en-US"/>
            </w:rPr>
          </w:rPrChange>
        </w:rPr>
        <w:t xml:space="preserve">direct operational control and the outage is directly caused by a </w:t>
      </w:r>
      <w:r w:rsidRPr="0022764C">
        <w:rPr>
          <w:rFonts w:eastAsia="Times New Roman" w:cstheme="minorHAnsi"/>
          <w:b/>
          <w:szCs w:val="18"/>
          <w:rPrChange w:id="2457"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bCs/>
          <w:szCs w:val="18"/>
          <w:rPrChange w:id="2458" w:author="stuart wolstenholme" w:date="2026-05-29T12:46:00Z" w16du:dateUtc="2026-05-29T11:46:00Z">
            <w:rPr>
              <w:rFonts w:eastAsia="Times New Roman" w:cstheme="minorHAnsi"/>
              <w:bCs/>
              <w:szCs w:val="18"/>
              <w:lang w:val="en-US"/>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22764C">
        <w:rPr>
          <w:rFonts w:eastAsia="Times New Roman" w:cstheme="minorHAnsi"/>
          <w:szCs w:val="18"/>
          <w:rPrChange w:id="2459" w:author="stuart wolstenholme" w:date="2026-05-29T12:46:00Z" w16du:dateUtc="2026-05-29T11:46:00Z">
            <w:rPr>
              <w:rFonts w:eastAsia="Times New Roman" w:cstheme="minorHAnsi"/>
              <w:szCs w:val="18"/>
              <w:lang w:val="en-US"/>
            </w:rPr>
          </w:rPrChange>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22764C" w:rsidRDefault="006936E8" w:rsidP="006936E8">
      <w:pPr>
        <w:spacing w:before="0" w:after="160" w:line="259" w:lineRule="auto"/>
        <w:ind w:left="360"/>
        <w:contextualSpacing/>
        <w:rPr>
          <w:rFonts w:eastAsia="Calibri" w:cstheme="minorHAnsi"/>
          <w:b/>
          <w:bCs/>
          <w:szCs w:val="18"/>
          <w:rPrChange w:id="2460" w:author="stuart wolstenholme" w:date="2026-05-29T12:46:00Z" w16du:dateUtc="2026-05-29T11:46:00Z">
            <w:rPr>
              <w:rFonts w:eastAsia="Calibri" w:cstheme="minorHAnsi"/>
              <w:b/>
              <w:bCs/>
              <w:szCs w:val="18"/>
              <w:lang w:val="en-US"/>
            </w:rPr>
          </w:rPrChange>
        </w:rPr>
      </w:pPr>
      <w:r w:rsidRPr="0022764C">
        <w:rPr>
          <w:rFonts w:eastAsia="Arial" w:cstheme="minorHAnsi"/>
          <w:szCs w:val="18"/>
          <w:rPrChange w:id="2461"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462"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463"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46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465"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466"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467"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468" w:author="stuart wolstenholme" w:date="2026-05-29T12:46:00Z" w16du:dateUtc="2026-05-29T11:46:00Z">
            <w:rPr>
              <w:rFonts w:eastAsia="Calibri" w:cstheme="minorHAnsi"/>
              <w:szCs w:val="18"/>
              <w:lang w:val="en-US" w:eastAsia="en-GB"/>
            </w:rPr>
          </w:rPrChange>
        </w:rPr>
        <w:t xml:space="preserve">as soon as practicable during the </w:t>
      </w:r>
      <w:r w:rsidRPr="0022764C">
        <w:rPr>
          <w:rFonts w:eastAsia="Calibri" w:cstheme="minorHAnsi"/>
          <w:b/>
          <w:szCs w:val="18"/>
          <w:lang w:eastAsia="en-GB"/>
          <w:rPrChange w:id="2469" w:author="stuart wolstenholme" w:date="2026-05-29T12:46:00Z" w16du:dateUtc="2026-05-29T11:46:00Z">
            <w:rPr>
              <w:rFonts w:eastAsia="Calibri" w:cstheme="minorHAnsi"/>
              <w:b/>
              <w:szCs w:val="18"/>
              <w:lang w:val="en-US" w:eastAsia="en-GB"/>
            </w:rPr>
          </w:rPrChange>
        </w:rPr>
        <w:t>Period of Insurance</w:t>
      </w:r>
      <w:r w:rsidRPr="0022764C">
        <w:rPr>
          <w:rFonts w:eastAsia="Calibri" w:cstheme="minorHAnsi"/>
          <w:szCs w:val="18"/>
          <w:lang w:eastAsia="en-GB"/>
          <w:rPrChange w:id="2470" w:author="stuart wolstenholme" w:date="2026-05-29T12:46:00Z" w16du:dateUtc="2026-05-29T11:46:00Z">
            <w:rPr>
              <w:rFonts w:eastAsia="Calibri" w:cstheme="minorHAnsi"/>
              <w:szCs w:val="18"/>
              <w:lang w:val="en-US" w:eastAsia="en-GB"/>
            </w:rPr>
          </w:rPrChange>
        </w:rPr>
        <w:t xml:space="preserve">, but no later than sixty (60) days after expiration of the </w:t>
      </w:r>
      <w:r w:rsidRPr="0022764C">
        <w:rPr>
          <w:rFonts w:eastAsia="Calibri" w:cstheme="minorHAnsi"/>
          <w:b/>
          <w:bCs/>
          <w:szCs w:val="18"/>
          <w:rPrChange w:id="2471" w:author="stuart wolstenholme" w:date="2026-05-29T12:46:00Z" w16du:dateUtc="2026-05-29T11:46:00Z">
            <w:rPr>
              <w:rFonts w:eastAsia="Calibri" w:cstheme="minorHAnsi"/>
              <w:b/>
              <w:bCs/>
              <w:szCs w:val="18"/>
              <w:lang w:val="en-US"/>
            </w:rPr>
          </w:rPrChange>
        </w:rPr>
        <w:t>Period of Insurance</w:t>
      </w:r>
      <w:r w:rsidRPr="0022764C">
        <w:rPr>
          <w:rFonts w:eastAsia="Calibri" w:cstheme="minorHAnsi"/>
          <w:szCs w:val="18"/>
          <w:rPrChange w:id="2472" w:author="stuart wolstenholme" w:date="2026-05-29T12:46:00Z" w16du:dateUtc="2026-05-29T11:46:00Z">
            <w:rPr>
              <w:rFonts w:eastAsia="Calibri"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22764C" w:rsidRDefault="006936E8" w:rsidP="006936E8">
      <w:pPr>
        <w:spacing w:before="0" w:after="160" w:line="259" w:lineRule="auto"/>
        <w:ind w:left="360"/>
        <w:contextualSpacing/>
        <w:rPr>
          <w:rFonts w:eastAsia="Calibri" w:cstheme="minorHAnsi"/>
          <w:bCs/>
          <w:szCs w:val="18"/>
          <w:lang w:eastAsia="en-GB"/>
          <w:rPrChange w:id="2473"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2474"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475"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476"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47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478"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479"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480"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bCs/>
          <w:szCs w:val="18"/>
          <w:lang w:eastAsia="en-GB"/>
          <w:rPrChange w:id="2481" w:author="stuart wolstenholme" w:date="2026-05-29T12:46:00Z" w16du:dateUtc="2026-05-29T11:46:00Z">
            <w:rPr>
              <w:rFonts w:eastAsia="Calibri" w:cstheme="minorHAnsi"/>
              <w:bCs/>
              <w:szCs w:val="18"/>
              <w:lang w:val="en-US" w:eastAsia="en-GB"/>
            </w:rPr>
          </w:rPrChange>
        </w:rPr>
        <w:t xml:space="preserve">during the </w:t>
      </w:r>
      <w:r w:rsidRPr="0022764C">
        <w:rPr>
          <w:rFonts w:eastAsia="Calibri" w:cstheme="minorHAnsi"/>
          <w:b/>
          <w:szCs w:val="18"/>
          <w:lang w:eastAsia="en-GB"/>
          <w:rPrChange w:id="2482"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bCs/>
          <w:szCs w:val="18"/>
          <w:lang w:eastAsia="en-GB"/>
          <w:rPrChange w:id="2483"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248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Change w:id="2485"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486" w:author="stuart wolstenholme" w:date="2026-05-29T12:46:00Z" w16du:dateUtc="2026-05-29T11:46:00Z">
            <w:rPr>
              <w:rFonts w:eastAsia="Arial" w:cstheme="minorHAnsi"/>
              <w:sz w:val="19"/>
              <w:szCs w:val="19"/>
              <w:lang w:val="en-US"/>
            </w:rPr>
          </w:rPrChange>
        </w:rPr>
        <w:t xml:space="preserve">The </w:t>
      </w:r>
      <w:r w:rsidRPr="0022764C">
        <w:rPr>
          <w:rFonts w:eastAsia="Arial" w:cstheme="minorHAnsi"/>
          <w:b/>
          <w:bCs/>
          <w:sz w:val="19"/>
          <w:szCs w:val="19"/>
          <w:rPrChange w:id="2487" w:author="stuart wolstenholme" w:date="2026-05-29T12:46:00Z" w16du:dateUtc="2026-05-29T11:46:00Z">
            <w:rPr>
              <w:rFonts w:eastAsia="Arial" w:cstheme="minorHAnsi"/>
              <w:b/>
              <w:bCs/>
              <w:sz w:val="19"/>
              <w:szCs w:val="19"/>
              <w:lang w:val="en-US"/>
            </w:rPr>
          </w:rPrChange>
        </w:rPr>
        <w:t>Insured's</w:t>
      </w:r>
      <w:r w:rsidRPr="0022764C">
        <w:rPr>
          <w:rFonts w:eastAsia="Arial" w:cstheme="minorHAnsi"/>
          <w:sz w:val="19"/>
          <w:szCs w:val="19"/>
          <w:rPrChange w:id="2488" w:author="stuart wolstenholme" w:date="2026-05-29T12:46:00Z" w16du:dateUtc="2026-05-29T11:46:00Z">
            <w:rPr>
              <w:rFonts w:eastAsia="Arial" w:cstheme="minorHAnsi"/>
              <w:sz w:val="19"/>
              <w:szCs w:val="19"/>
              <w:lang w:val="en-US"/>
            </w:rPr>
          </w:rPrChange>
        </w:rPr>
        <w:t xml:space="preserve"> duties in the event of an </w:t>
      </w:r>
      <w:r w:rsidRPr="0022764C">
        <w:rPr>
          <w:rFonts w:eastAsia="Arial" w:cstheme="minorHAnsi"/>
          <w:b/>
          <w:bCs/>
          <w:sz w:val="19"/>
          <w:szCs w:val="19"/>
          <w:rPrChange w:id="2489" w:author="stuart wolstenholme" w:date="2026-05-29T12:46:00Z" w16du:dateUtc="2026-05-29T11:46:00Z">
            <w:rPr>
              <w:rFonts w:eastAsia="Arial" w:cstheme="minorHAnsi"/>
              <w:b/>
              <w:bCs/>
              <w:sz w:val="19"/>
              <w:szCs w:val="19"/>
              <w:lang w:val="en-US"/>
            </w:rPr>
          </w:rPrChange>
        </w:rPr>
        <w:t>Occurrence</w:t>
      </w:r>
      <w:r w:rsidRPr="0022764C">
        <w:rPr>
          <w:rFonts w:eastAsia="Arial" w:cstheme="minorHAnsi"/>
          <w:sz w:val="19"/>
          <w:szCs w:val="19"/>
          <w:rPrChange w:id="2490" w:author="stuart wolstenholme" w:date="2026-05-29T12:46:00Z" w16du:dateUtc="2026-05-29T11:46:00Z">
            <w:rPr>
              <w:rFonts w:eastAsia="Arial" w:cstheme="minorHAnsi"/>
              <w:sz w:val="19"/>
              <w:szCs w:val="19"/>
              <w:lang w:val="en-US"/>
            </w:rPr>
          </w:rPrChange>
        </w:rPr>
        <w:t xml:space="preserve"> are as follows:</w:t>
      </w:r>
    </w:p>
    <w:p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491"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492" w:author="stuart wolstenholme" w:date="2026-05-29T12:46:00Z" w16du:dateUtc="2026-05-29T11:46:00Z">
            <w:rPr>
              <w:rFonts w:eastAsia="Arial" w:cstheme="minorHAnsi"/>
              <w:sz w:val="19"/>
              <w:szCs w:val="19"/>
              <w:lang w:val="en-US"/>
            </w:rPr>
          </w:rPrChange>
        </w:rPr>
        <w:t xml:space="preserve">As a condition precedent to their right to cover under this Policy, an </w:t>
      </w:r>
      <w:r w:rsidRPr="0022764C">
        <w:rPr>
          <w:rFonts w:eastAsia="Arial" w:cstheme="minorHAnsi"/>
          <w:b/>
          <w:bCs/>
          <w:sz w:val="19"/>
          <w:szCs w:val="19"/>
          <w:rPrChange w:id="2493" w:author="stuart wolstenholme" w:date="2026-05-29T12:46:00Z" w16du:dateUtc="2026-05-29T11:46:00Z">
            <w:rPr>
              <w:rFonts w:eastAsia="Arial" w:cstheme="minorHAnsi"/>
              <w:b/>
              <w:bCs/>
              <w:sz w:val="19"/>
              <w:szCs w:val="19"/>
              <w:lang w:val="en-US"/>
            </w:rPr>
          </w:rPrChange>
        </w:rPr>
        <w:t>Executive</w:t>
      </w:r>
      <w:r w:rsidRPr="0022764C">
        <w:rPr>
          <w:rFonts w:eastAsia="Calibri" w:cstheme="minorHAnsi"/>
          <w:sz w:val="19"/>
          <w:szCs w:val="19"/>
          <w:lang w:eastAsia="en-GB"/>
          <w:rPrChange w:id="2494"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sz w:val="19"/>
          <w:szCs w:val="19"/>
          <w:rPrChange w:id="2495" w:author="stuart wolstenholme" w:date="2026-05-29T12:46:00Z" w16du:dateUtc="2026-05-29T11:46:00Z">
            <w:rPr>
              <w:rFonts w:eastAsia="Arial" w:cstheme="minorHAnsi"/>
              <w:sz w:val="19"/>
              <w:szCs w:val="19"/>
              <w:lang w:val="en-US"/>
            </w:rPr>
          </w:rPrChange>
        </w:rPr>
        <w:t>must</w:t>
      </w:r>
      <w:r w:rsidRPr="0022764C">
        <w:rPr>
          <w:rFonts w:eastAsia="Calibri" w:cstheme="minorHAnsi"/>
          <w:sz w:val="19"/>
          <w:szCs w:val="19"/>
          <w:lang w:eastAsia="en-GB"/>
          <w:rPrChange w:id="2496" w:author="stuart wolstenholme" w:date="2026-05-29T12:46:00Z" w16du:dateUtc="2026-05-29T11:46:00Z">
            <w:rPr>
              <w:rFonts w:eastAsia="Calibri" w:cstheme="minorHAnsi"/>
              <w:sz w:val="19"/>
              <w:szCs w:val="19"/>
              <w:lang w:val="en-US" w:eastAsia="en-GB"/>
            </w:rPr>
          </w:rPrChange>
        </w:rPr>
        <w:t xml:space="preserve"> provide immediate written notice to </w:t>
      </w:r>
      <w:r w:rsidRPr="0022764C">
        <w:rPr>
          <w:rFonts w:eastAsia="Calibri" w:cstheme="minorHAnsi"/>
          <w:b/>
          <w:bCs/>
          <w:sz w:val="19"/>
          <w:szCs w:val="19"/>
          <w:lang w:eastAsia="en-GB"/>
          <w:rPrChange w:id="2497"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bCs/>
          <w:sz w:val="19"/>
          <w:szCs w:val="19"/>
          <w:lang w:eastAsia="en-GB"/>
          <w:rPrChange w:id="2498"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sz w:val="19"/>
          <w:szCs w:val="19"/>
          <w:lang w:eastAsia="en-GB"/>
          <w:rPrChange w:id="2499" w:author="stuart wolstenholme" w:date="2026-05-29T12:46:00Z" w16du:dateUtc="2026-05-29T11:46:00Z">
            <w:rPr>
              <w:rFonts w:eastAsia="Calibri" w:cstheme="minorHAnsi"/>
              <w:sz w:val="19"/>
              <w:szCs w:val="19"/>
              <w:lang w:val="en-US" w:eastAsia="en-GB"/>
            </w:rPr>
          </w:rPrChange>
        </w:rPr>
        <w:t xml:space="preserve">of any </w:t>
      </w:r>
      <w:r w:rsidRPr="0022764C">
        <w:rPr>
          <w:rFonts w:eastAsia="Calibri" w:cstheme="minorHAnsi"/>
          <w:b/>
          <w:sz w:val="19"/>
          <w:szCs w:val="19"/>
          <w:lang w:eastAsia="en-GB"/>
          <w:rPrChange w:id="2500" w:author="stuart wolstenholme" w:date="2026-05-29T12:46:00Z" w16du:dateUtc="2026-05-29T11:46:00Z">
            <w:rPr>
              <w:rFonts w:eastAsia="Calibri" w:cstheme="minorHAnsi"/>
              <w:b/>
              <w:sz w:val="19"/>
              <w:szCs w:val="19"/>
              <w:lang w:val="en-US" w:eastAsia="en-GB"/>
            </w:rPr>
          </w:rPrChange>
        </w:rPr>
        <w:t>Occurrence</w:t>
      </w:r>
      <w:r w:rsidRPr="0022764C">
        <w:rPr>
          <w:rFonts w:eastAsia="Calibri" w:cstheme="minorHAnsi"/>
          <w:bCs/>
          <w:sz w:val="19"/>
          <w:szCs w:val="19"/>
          <w:lang w:eastAsia="en-GB"/>
          <w:rPrChange w:id="2501"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502"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Change w:id="2503" w:author="stuart wolstenholme" w:date="2026-05-29T12:46:00Z" w16du:dateUtc="2026-05-29T11:46:00Z">
            <w:rPr>
              <w:rFonts w:eastAsia="Calibri" w:cstheme="minorHAnsi"/>
              <w:sz w:val="19"/>
              <w:szCs w:val="19"/>
              <w:lang w:val="en-US" w:eastAsia="en-GB"/>
            </w:rPr>
          </w:rPrChange>
        </w:rPr>
        <w:t>The</w:t>
      </w:r>
      <w:r w:rsidRPr="0022764C">
        <w:rPr>
          <w:rFonts w:eastAsia="Calibri" w:cstheme="minorHAnsi"/>
          <w:b/>
          <w:bCs/>
          <w:sz w:val="19"/>
          <w:szCs w:val="19"/>
          <w:lang w:eastAsia="en-GB"/>
          <w:rPrChange w:id="2504" w:author="stuart wolstenholme" w:date="2026-05-29T12:46:00Z" w16du:dateUtc="2026-05-29T11:46:00Z">
            <w:rPr>
              <w:rFonts w:eastAsia="Calibri" w:cstheme="minorHAnsi"/>
              <w:b/>
              <w:bCs/>
              <w:sz w:val="19"/>
              <w:szCs w:val="19"/>
              <w:lang w:val="en-US" w:eastAsia="en-GB"/>
            </w:rPr>
          </w:rPrChange>
        </w:rPr>
        <w:t xml:space="preserve"> Named Insured</w:t>
      </w:r>
      <w:r w:rsidRPr="0022764C">
        <w:rPr>
          <w:rFonts w:eastAsia="Calibri" w:cstheme="minorHAnsi"/>
          <w:sz w:val="19"/>
          <w:szCs w:val="19"/>
          <w:lang w:eastAsia="en-GB"/>
          <w:rPrChange w:id="2505" w:author="stuart wolstenholme" w:date="2026-05-29T12:46:00Z" w16du:dateUtc="2026-05-29T11:46:00Z">
            <w:rPr>
              <w:rFonts w:eastAsia="Calibri" w:cstheme="minorHAnsi"/>
              <w:sz w:val="19"/>
              <w:szCs w:val="19"/>
              <w:lang w:val="en-US" w:eastAsia="en-GB"/>
            </w:rPr>
          </w:rPrChange>
        </w:rPr>
        <w:t xml:space="preserve"> must:</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506"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507"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508"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22764C">
        <w:rPr>
          <w:rFonts w:eastAsia="Calibri" w:cstheme="minorHAnsi"/>
          <w:szCs w:val="18"/>
          <w:lang w:eastAsia="en-GB"/>
          <w:rPrChange w:id="2509"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510"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the time and origin of the loss;</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511" w:author="stuart wolstenholme" w:date="2026-05-29T12:46:00Z" w16du:dateUtc="2026-05-29T11:46:00Z">
            <w:rPr>
              <w:rFonts w:eastAsia="Calibri" w:cstheme="minorHAnsi"/>
              <w:sz w:val="19"/>
              <w:szCs w:val="19"/>
              <w:lang w:val="en-US" w:eastAsia="en-GB"/>
            </w:rPr>
          </w:rPrChange>
        </w:rPr>
      </w:pPr>
      <w:r w:rsidRPr="0022764C">
        <w:rPr>
          <w:rFonts w:eastAsia="Calibri" w:cstheme="minorHAnsi"/>
          <w:szCs w:val="18"/>
          <w:lang w:eastAsia="en-GB"/>
          <w:rPrChange w:id="2512"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513"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514"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515"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516"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517"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 xml:space="preserve">as often as may be reasonably required exhibit to any person designated by </w:t>
      </w:r>
      <w:r w:rsidRPr="0022764C">
        <w:rPr>
          <w:rFonts w:eastAsia="Calibri" w:cstheme="minorHAnsi"/>
          <w:b/>
          <w:bCs/>
          <w:sz w:val="19"/>
          <w:szCs w:val="19"/>
          <w:lang w:eastAsia="en-GB"/>
          <w:rPrChange w:id="2518"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all that remains of any property, submit to examination under oath by any person designated by </w:t>
      </w:r>
      <w:r w:rsidRPr="0022764C">
        <w:rPr>
          <w:rFonts w:eastAsia="Calibri" w:cstheme="minorHAnsi"/>
          <w:b/>
          <w:bCs/>
          <w:sz w:val="19"/>
          <w:szCs w:val="19"/>
          <w:lang w:eastAsia="en-GB"/>
          <w:rPrChange w:id="2519"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and sign all written records of examinations, and produce for examination, at the </w:t>
      </w:r>
      <w:r w:rsidRPr="0022764C">
        <w:rPr>
          <w:rFonts w:eastAsia="Calibri" w:cstheme="minorHAnsi"/>
          <w:b/>
          <w:bCs/>
          <w:sz w:val="19"/>
          <w:szCs w:val="19"/>
          <w:lang w:eastAsia="en-GB"/>
          <w:rPrChange w:id="2520"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request, </w:t>
      </w:r>
      <w:r w:rsidRPr="0022764C">
        <w:rPr>
          <w:rFonts w:eastAsia="Calibri" w:cstheme="minorHAnsi"/>
          <w:sz w:val="19"/>
          <w:szCs w:val="19"/>
          <w:lang w:eastAsia="en-GB"/>
          <w:rPrChange w:id="2521" w:author="stuart wolstenholme" w:date="2026-05-29T12:46:00Z" w16du:dateUtc="2026-05-29T11:46:00Z">
            <w:rPr>
              <w:rFonts w:eastAsia="Calibri" w:cstheme="minorHAnsi"/>
              <w:sz w:val="19"/>
              <w:szCs w:val="19"/>
              <w:lang w:val="en-US" w:eastAsia="en-GB"/>
            </w:rPr>
          </w:rPrChange>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22764C">
        <w:rPr>
          <w:rFonts w:eastAsia="Calibri" w:cstheme="minorHAnsi"/>
          <w:b/>
          <w:bCs/>
          <w:sz w:val="19"/>
          <w:szCs w:val="19"/>
          <w:lang w:eastAsia="en-GB"/>
          <w:rPrChange w:id="2522" w:author="stuart wolstenholme" w:date="2026-05-29T12:46:00Z" w16du:dateUtc="2026-05-29T11:46:00Z">
            <w:rPr>
              <w:rFonts w:eastAsia="Calibri" w:cstheme="minorHAnsi"/>
              <w:b/>
              <w:bCs/>
              <w:sz w:val="19"/>
              <w:szCs w:val="19"/>
              <w:lang w:val="en-US" w:eastAsia="en-GB"/>
            </w:rPr>
          </w:rPrChange>
        </w:rPr>
        <w:t>Insurer</w:t>
      </w:r>
      <w:r w:rsidRPr="0022764C">
        <w:rPr>
          <w:rFonts w:eastAsia="Calibri" w:cstheme="minorHAnsi"/>
          <w:sz w:val="19"/>
          <w:szCs w:val="19"/>
          <w:lang w:eastAsia="en-GB"/>
        </w:rPr>
        <w:t xml:space="preserve"> and permit extracts and machine copies to be made.</w:t>
      </w:r>
    </w:p>
    <w:p w:rsidR="006936E8" w:rsidRPr="0022764C" w:rsidRDefault="006936E8" w:rsidP="006936E8">
      <w:pPr>
        <w:spacing w:before="0" w:after="160" w:line="259" w:lineRule="auto"/>
        <w:ind w:left="360"/>
        <w:contextualSpacing/>
        <w:rPr>
          <w:rFonts w:eastAsia="Calibri" w:cstheme="minorHAnsi"/>
          <w:b/>
          <w:sz w:val="19"/>
          <w:szCs w:val="19"/>
          <w:lang w:eastAsia="en-GB"/>
          <w:rPrChange w:id="2523" w:author="stuart wolstenholme" w:date="2026-05-29T12:46:00Z" w16du:dateUtc="2026-05-29T11:46:00Z">
            <w:rPr>
              <w:rFonts w:eastAsia="Calibri" w:cstheme="minorHAnsi"/>
              <w:b/>
              <w:sz w:val="19"/>
              <w:szCs w:val="19"/>
              <w:lang w:val="en-US" w:eastAsia="en-GB"/>
            </w:rPr>
          </w:rPrChange>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bCs/>
          <w:sz w:val="19"/>
          <w:szCs w:val="19"/>
          <w:lang w:eastAsia="en-GB"/>
          <w:rPrChange w:id="2524"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525"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22764C">
        <w:rPr>
          <w:rFonts w:eastAsia="Calibri" w:cstheme="minorHAnsi"/>
          <w:bCs/>
          <w:sz w:val="19"/>
          <w:szCs w:val="19"/>
          <w:lang w:eastAsia="en-GB"/>
          <w:rPrChange w:id="2526"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527"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must give written notice to </w:t>
      </w:r>
      <w:r w:rsidRPr="0022764C">
        <w:rPr>
          <w:rFonts w:eastAsia="Calibri" w:cstheme="minorHAnsi"/>
          <w:szCs w:val="18"/>
          <w:lang w:eastAsia="en-GB"/>
          <w:rPrChange w:id="2528"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22764C">
        <w:rPr>
          <w:rFonts w:eastAsia="Calibri" w:cstheme="minorHAnsi"/>
          <w:sz w:val="19"/>
          <w:szCs w:val="19"/>
          <w:lang w:eastAsia="en-GB"/>
          <w:rPrChange w:id="2529"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Cs w:val="18"/>
          <w:lang w:eastAsia="en-GB"/>
          <w:rPrChange w:id="2530"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31"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532" w:author="stuart wolstenholme" w:date="2026-05-29T12:46:00Z" w16du:dateUtc="2026-05-29T11:46:00Z">
            <w:rPr>
              <w:rFonts w:eastAsia="Calibri" w:cstheme="minorHAnsi"/>
              <w:sz w:val="19"/>
              <w:szCs w:val="19"/>
              <w:lang w:val="en-US" w:eastAsia="en-GB"/>
            </w:rPr>
          </w:rPrChange>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533" w:author="stuart wolstenholme" w:date="2026-05-29T12:46:00Z" w16du:dateUtc="2026-05-29T11:46:00Z">
            <w:rPr>
              <w:rFonts w:eastAsia="Calibri" w:cstheme="minorHAnsi"/>
              <w:sz w:val="19"/>
              <w:szCs w:val="19"/>
              <w:lang w:val="en-US" w:eastAsia="en-GB"/>
            </w:rPr>
          </w:rPrChange>
        </w:rPr>
        <w:t xml:space="preserve">in the event of insured physical damage to such </w:t>
      </w:r>
      <w:r w:rsidRPr="0022764C">
        <w:rPr>
          <w:rFonts w:eastAsia="Calibri" w:cstheme="minorHAnsi"/>
          <w:b/>
          <w:sz w:val="19"/>
          <w:szCs w:val="19"/>
          <w:lang w:eastAsia="en-GB"/>
          <w:rPrChange w:id="2534"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535" w:author="stuart wolstenholme" w:date="2026-05-29T12:46:00Z" w16du:dateUtc="2026-05-29T11:46:00Z">
            <w:rPr>
              <w:rFonts w:eastAsia="Calibri" w:cstheme="minorHAnsi"/>
              <w:sz w:val="19"/>
              <w:szCs w:val="19"/>
              <w:lang w:val="en-US" w:eastAsia="en-GB"/>
            </w:rPr>
          </w:rPrChange>
        </w:rPr>
        <w:t xml:space="preserve">, provided proper testing is done to </w:t>
      </w:r>
      <w:r w:rsidRPr="0022764C">
        <w:rPr>
          <w:rFonts w:eastAsia="Calibri" w:cstheme="minorHAnsi"/>
          <w:sz w:val="19"/>
          <w:szCs w:val="19"/>
          <w:lang w:eastAsia="en-GB"/>
          <w:rPrChange w:id="2536" w:author="stuart wolstenholme" w:date="2026-05-29T12:46:00Z" w16du:dateUtc="2026-05-29T11:46:00Z">
            <w:rPr>
              <w:rFonts w:eastAsia="Calibri" w:cstheme="minorHAnsi"/>
              <w:sz w:val="19"/>
              <w:szCs w:val="19"/>
              <w:lang w:val="en-US" w:eastAsia="en-GB"/>
            </w:rPr>
          </w:rPrChange>
        </w:rPr>
        <w:lastRenderedPageBreak/>
        <w:t xml:space="preserve">show which </w:t>
      </w:r>
      <w:r w:rsidRPr="0022764C">
        <w:rPr>
          <w:rFonts w:eastAsia="Calibri" w:cstheme="minorHAnsi"/>
          <w:b/>
          <w:sz w:val="19"/>
          <w:szCs w:val="19"/>
          <w:lang w:eastAsia="en-GB"/>
        </w:rPr>
        <w:t>Covered Property</w:t>
      </w:r>
      <w:r w:rsidRPr="0022764C">
        <w:rPr>
          <w:rFonts w:eastAsia="Calibri" w:cstheme="minorHAnsi"/>
          <w:sz w:val="19"/>
          <w:szCs w:val="19"/>
          <w:lang w:eastAsia="en-GB"/>
          <w:rPrChange w:id="2537" w:author="stuart wolstenholme" w:date="2026-05-29T12:46:00Z" w16du:dateUtc="2026-05-29T11:46:00Z">
            <w:rPr>
              <w:rFonts w:eastAsia="Calibri" w:cstheme="minorHAnsi"/>
              <w:sz w:val="19"/>
              <w:szCs w:val="19"/>
              <w:lang w:val="en-US" w:eastAsia="en-GB"/>
            </w:rPr>
          </w:rPrChange>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538" w:author="stuart wolstenholme" w:date="2026-05-29T12:46:00Z" w16du:dateUtc="2026-05-29T11:46:00Z">
            <w:rPr>
              <w:rFonts w:eastAsia="Calibri" w:cstheme="minorHAnsi"/>
              <w:sz w:val="19"/>
              <w:szCs w:val="19"/>
              <w:lang w:val="en-US" w:eastAsia="en-GB"/>
            </w:rPr>
          </w:rPrChange>
        </w:rPr>
        <w:t>using reasonable judgment,</w:t>
      </w:r>
      <w:r w:rsidRPr="0022764C">
        <w:rPr>
          <w:rFonts w:eastAsia="Calibri" w:cstheme="minorHAnsi"/>
          <w:szCs w:val="18"/>
          <w:lang w:eastAsia="en-GB"/>
          <w:rPrChange w:id="2539" w:author="stuart wolstenholme" w:date="2026-05-29T12:46:00Z" w16du:dateUtc="2026-05-29T11:46:00Z">
            <w:rPr>
              <w:rFonts w:eastAsia="Calibri" w:cstheme="minorHAnsi"/>
              <w:szCs w:val="18"/>
              <w:lang w:val="en-US" w:eastAsia="en-GB"/>
            </w:rPr>
          </w:rPrChange>
        </w:rPr>
        <w:t xml:space="preserve"> the</w:t>
      </w:r>
      <w:r w:rsidRPr="0022764C">
        <w:rPr>
          <w:rFonts w:eastAsia="Calibri" w:cstheme="minorHAnsi"/>
          <w:b/>
          <w:sz w:val="19"/>
          <w:szCs w:val="19"/>
          <w:lang w:eastAsia="en-GB"/>
          <w:rPrChange w:id="2540"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541" w:author="stuart wolstenholme" w:date="2026-05-29T12:46:00Z" w16du:dateUtc="2026-05-29T11:46:00Z">
            <w:rPr>
              <w:rFonts w:eastAsia="Calibri" w:cstheme="minorHAnsi"/>
              <w:sz w:val="19"/>
              <w:szCs w:val="19"/>
              <w:lang w:val="en-US" w:eastAsia="en-GB"/>
            </w:rPr>
          </w:rPrChange>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542" w:author="stuart wolstenholme" w:date="2026-05-29T12:46:00Z" w16du:dateUtc="2026-05-29T11:46:00Z">
            <w:rPr>
              <w:rFonts w:eastAsia="Calibri" w:cstheme="minorHAnsi"/>
              <w:sz w:val="19"/>
              <w:szCs w:val="19"/>
              <w:lang w:val="en-US" w:eastAsia="en-GB"/>
            </w:rPr>
          </w:rPrChange>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b/>
          <w:sz w:val="19"/>
          <w:szCs w:val="19"/>
          <w:lang w:eastAsia="en-GB"/>
          <w:rPrChange w:id="2543"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544" w:author="stuart wolstenholme" w:date="2026-05-29T12:46:00Z" w16du:dateUtc="2026-05-29T11:46:00Z">
            <w:rPr>
              <w:rFonts w:eastAsia="Calibri" w:cstheme="minorHAnsi"/>
              <w:sz w:val="19"/>
              <w:szCs w:val="19"/>
              <w:lang w:val="en-US" w:eastAsia="en-GB"/>
            </w:rPr>
          </w:rPrChange>
        </w:rPr>
        <w:t xml:space="preserve"> so judged by </w:t>
      </w:r>
      <w:r w:rsidRPr="0022764C">
        <w:rPr>
          <w:rFonts w:eastAsia="Calibri" w:cstheme="minorHAnsi"/>
          <w:szCs w:val="18"/>
          <w:lang w:eastAsia="en-GB"/>
          <w:rPrChange w:id="2545"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46"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547" w:author="stuart wolstenholme" w:date="2026-05-29T12:46:00Z" w16du:dateUtc="2026-05-29T11:46:00Z">
            <w:rPr>
              <w:rFonts w:eastAsia="Calibri" w:cstheme="minorHAnsi"/>
              <w:sz w:val="19"/>
              <w:szCs w:val="19"/>
              <w:lang w:val="en-US" w:eastAsia="en-GB"/>
            </w:rPr>
          </w:rPrChange>
        </w:rPr>
        <w:t xml:space="preserve">to be unfit for reprocessing or selling will not be sold or disposed of except by </w:t>
      </w:r>
      <w:r w:rsidRPr="0022764C">
        <w:rPr>
          <w:rFonts w:eastAsia="Calibri" w:cstheme="minorHAnsi"/>
          <w:szCs w:val="18"/>
          <w:lang w:eastAsia="en-GB"/>
          <w:rPrChange w:id="2548"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49"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550" w:author="stuart wolstenholme" w:date="2026-05-29T12:46:00Z" w16du:dateUtc="2026-05-29T11:46:00Z">
            <w:rPr>
              <w:rFonts w:eastAsia="Calibri" w:cstheme="minorHAnsi"/>
              <w:sz w:val="19"/>
              <w:szCs w:val="19"/>
              <w:lang w:val="en-US" w:eastAsia="en-GB"/>
            </w:rPr>
          </w:rPrChange>
        </w:rPr>
        <w:t xml:space="preserve"> or with </w:t>
      </w:r>
      <w:r w:rsidRPr="0022764C">
        <w:rPr>
          <w:rFonts w:eastAsia="Calibri" w:cstheme="minorHAnsi"/>
          <w:szCs w:val="18"/>
          <w:lang w:eastAsia="en-GB"/>
          <w:rPrChange w:id="2551"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52"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sz w:val="19"/>
          <w:szCs w:val="19"/>
          <w:lang w:eastAsia="en-GB"/>
          <w:rPrChange w:id="2553" w:author="stuart wolstenholme" w:date="2026-05-29T12:46:00Z" w16du:dateUtc="2026-05-29T11:46:00Z">
            <w:rPr>
              <w:rFonts w:eastAsia="Calibri" w:cstheme="minorHAnsi"/>
              <w:sz w:val="19"/>
              <w:szCs w:val="19"/>
              <w:lang w:val="en-US" w:eastAsia="en-GB"/>
            </w:rPr>
          </w:rPrChange>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554" w:author="stuart wolstenholme" w:date="2026-05-29T12:46:00Z" w16du:dateUtc="2026-05-29T11:46:00Z">
            <w:rPr>
              <w:rFonts w:eastAsia="Calibri" w:cstheme="minorHAnsi"/>
              <w:sz w:val="19"/>
              <w:szCs w:val="19"/>
              <w:lang w:val="en-US" w:eastAsia="en-GB"/>
            </w:rPr>
          </w:rPrChange>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22764C">
        <w:rPr>
          <w:rFonts w:eastAsia="Calibri" w:cstheme="minorHAnsi"/>
          <w:szCs w:val="18"/>
          <w:lang w:eastAsia="en-GB"/>
          <w:rPrChange w:id="2555"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56"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22764C">
        <w:rPr>
          <w:rFonts w:eastAsia="Calibri" w:cstheme="minorHAnsi"/>
          <w:szCs w:val="18"/>
          <w:lang w:eastAsia="en-GB"/>
          <w:rPrChange w:id="2557" w:author="stuart wolstenholme" w:date="2026-05-29T12:46:00Z" w16du:dateUtc="2026-05-29T11:46:00Z">
            <w:rPr>
              <w:rFonts w:eastAsia="Calibri" w:cstheme="minorHAnsi"/>
              <w:szCs w:val="18"/>
              <w:lang w:val="en-US" w:eastAsia="en-GB"/>
            </w:rPr>
          </w:rPrChange>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22764C" w:rsidRDefault="006936E8" w:rsidP="006936E8">
      <w:pPr>
        <w:spacing w:before="0" w:after="160" w:line="259" w:lineRule="auto"/>
        <w:ind w:left="360"/>
        <w:contextualSpacing/>
        <w:rPr>
          <w:rFonts w:eastAsia="Calibri" w:cstheme="minorHAnsi"/>
          <w:b/>
          <w:szCs w:val="18"/>
          <w:lang w:eastAsia="en-GB"/>
          <w:rPrChange w:id="2558"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2484"/>
    <w:p w:rsidR="006936E8" w:rsidRPr="0022764C" w:rsidRDefault="006936E8" w:rsidP="006936E8">
      <w:pPr>
        <w:spacing w:before="0" w:after="160" w:line="259" w:lineRule="auto"/>
        <w:ind w:left="360"/>
        <w:contextualSpacing/>
        <w:rPr>
          <w:rFonts w:eastAsia="Calibri" w:cstheme="minorHAnsi"/>
          <w:szCs w:val="18"/>
          <w:lang w:eastAsia="en-GB"/>
          <w:rPrChange w:id="255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60" w:author="stuart wolstenholme" w:date="2026-05-29T12:46:00Z" w16du:dateUtc="2026-05-29T11:46:00Z">
            <w:rPr>
              <w:rFonts w:eastAsia="Calibri" w:cstheme="minorHAnsi"/>
              <w:szCs w:val="18"/>
              <w:lang w:val="en-US" w:eastAsia="en-GB"/>
            </w:rPr>
          </w:rPrChange>
        </w:rPr>
        <w:t xml:space="preserve">If, during the </w:t>
      </w:r>
      <w:r w:rsidRPr="0022764C">
        <w:rPr>
          <w:rFonts w:eastAsia="Calibri" w:cstheme="minorHAnsi"/>
          <w:b/>
          <w:bCs/>
          <w:szCs w:val="18"/>
          <w:lang w:eastAsia="en-GB"/>
          <w:rPrChange w:id="2561"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szCs w:val="18"/>
          <w:lang w:eastAsia="en-GB"/>
          <w:rPrChange w:id="2562" w:author="stuart wolstenholme" w:date="2026-05-29T12:46:00Z" w16du:dateUtc="2026-05-29T11:46:00Z">
            <w:rPr>
              <w:rFonts w:eastAsia="Calibri" w:cstheme="minorHAnsi"/>
              <w:szCs w:val="18"/>
              <w:lang w:val="en-US" w:eastAsia="en-GB"/>
            </w:rPr>
          </w:rPrChange>
        </w:rPr>
        <w:t xml:space="preserve">, an </w:t>
      </w:r>
      <w:r w:rsidRPr="0022764C">
        <w:rPr>
          <w:rFonts w:eastAsia="Calibri" w:cstheme="minorHAnsi"/>
          <w:b/>
          <w:bCs/>
          <w:szCs w:val="18"/>
          <w:lang w:eastAsia="en-GB"/>
          <w:rPrChange w:id="2563" w:author="stuart wolstenholme" w:date="2026-05-29T12:46:00Z" w16du:dateUtc="2026-05-29T11:46:00Z">
            <w:rPr>
              <w:rFonts w:eastAsia="Calibri" w:cstheme="minorHAnsi"/>
              <w:b/>
              <w:bCs/>
              <w:szCs w:val="18"/>
              <w:lang w:val="en-US" w:eastAsia="en-GB"/>
            </w:rPr>
          </w:rPrChange>
        </w:rPr>
        <w:t xml:space="preserve">Executive </w:t>
      </w:r>
      <w:r w:rsidRPr="0022764C">
        <w:rPr>
          <w:rFonts w:eastAsia="Calibri" w:cstheme="minorHAnsi"/>
          <w:szCs w:val="18"/>
          <w:lang w:eastAsia="en-GB"/>
          <w:rPrChange w:id="2564" w:author="stuart wolstenholme" w:date="2026-05-29T12:46:00Z" w16du:dateUtc="2026-05-29T11:46:00Z">
            <w:rPr>
              <w:rFonts w:eastAsia="Calibri" w:cstheme="minorHAnsi"/>
              <w:szCs w:val="18"/>
              <w:lang w:val="en-US" w:eastAsia="en-GB"/>
            </w:rPr>
          </w:rPrChange>
        </w:rPr>
        <w:t xml:space="preserve">becomes aware of any incident, act, fact or circumstance that could reasonably be a basis for a </w:t>
      </w:r>
      <w:r w:rsidRPr="0022764C">
        <w:rPr>
          <w:rFonts w:eastAsia="Calibri" w:cstheme="minorHAnsi"/>
          <w:b/>
          <w:bCs/>
          <w:szCs w:val="18"/>
          <w:lang w:eastAsia="en-GB"/>
          <w:rPrChange w:id="2565"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566" w:author="stuart wolstenholme" w:date="2026-05-29T12:46:00Z" w16du:dateUtc="2026-05-29T11:46:00Z">
            <w:rPr>
              <w:rFonts w:eastAsia="Calibri" w:cstheme="minorHAnsi"/>
              <w:bCs/>
              <w:szCs w:val="18"/>
              <w:lang w:val="en-US" w:eastAsia="en-GB"/>
            </w:rPr>
          </w:rPrChange>
        </w:rPr>
        <w:t xml:space="preserve">under any </w:t>
      </w:r>
      <w:del w:id="2567" w:author="stuart wolstenholme" w:date="2026-05-29T12:49:00Z" w16du:dateUtc="2026-05-29T11:49:00Z">
        <w:r w:rsidRPr="0022764C" w:rsidDel="0022764C">
          <w:rPr>
            <w:rFonts w:eastAsia="Calibri" w:cstheme="minorHAnsi"/>
            <w:bCs/>
            <w:szCs w:val="18"/>
            <w:lang w:eastAsia="en-GB"/>
            <w:rPrChange w:id="2568" w:author="stuart wolstenholme" w:date="2026-05-29T12:46:00Z" w16du:dateUtc="2026-05-29T11:46:00Z">
              <w:rPr>
                <w:rFonts w:eastAsia="Calibri" w:cstheme="minorHAnsi"/>
                <w:bCs/>
                <w:szCs w:val="18"/>
                <w:lang w:val="en-US" w:eastAsia="en-GB"/>
              </w:rPr>
            </w:rPrChange>
          </w:rPr>
          <w:delText>Third Party</w:delText>
        </w:r>
      </w:del>
      <w:ins w:id="2569" w:author="stuart wolstenholme" w:date="2026-05-29T12:49:00Z" w16du:dateUtc="2026-05-29T11:49:00Z">
        <w:r w:rsidR="0022764C" w:rsidRPr="0022764C">
          <w:rPr>
            <w:rFonts w:eastAsia="Calibri" w:cstheme="minorHAnsi"/>
            <w:bCs/>
            <w:szCs w:val="18"/>
            <w:lang w:eastAsia="en-GB"/>
          </w:rPr>
          <w:t>Third-Party</w:t>
        </w:r>
      </w:ins>
      <w:r w:rsidRPr="0022764C">
        <w:rPr>
          <w:rFonts w:eastAsia="Calibri" w:cstheme="minorHAnsi"/>
          <w:bCs/>
          <w:szCs w:val="18"/>
          <w:lang w:eastAsia="en-GB"/>
          <w:rPrChange w:id="2570" w:author="stuart wolstenholme" w:date="2026-05-29T12:46:00Z" w16du:dateUtc="2026-05-29T11:46:00Z">
            <w:rPr>
              <w:rFonts w:eastAsia="Calibri" w:cstheme="minorHAnsi"/>
              <w:bCs/>
              <w:szCs w:val="18"/>
              <w:lang w:val="en-US" w:eastAsia="en-GB"/>
            </w:rPr>
          </w:rPrChange>
        </w:rPr>
        <w:t xml:space="preserve"> Liability Insuring Clause of this Policy, and if the</w:t>
      </w:r>
      <w:r w:rsidRPr="0022764C">
        <w:rPr>
          <w:rFonts w:eastAsia="Calibri" w:cstheme="minorHAnsi"/>
          <w:szCs w:val="18"/>
          <w:lang w:eastAsia="en-GB"/>
          <w:rPrChange w:id="257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572"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2573" w:author="stuart wolstenholme" w:date="2026-05-29T12:46:00Z" w16du:dateUtc="2026-05-29T11:46:00Z">
            <w:rPr>
              <w:rFonts w:eastAsia="Calibri" w:cstheme="minorHAnsi"/>
              <w:szCs w:val="18"/>
              <w:lang w:val="en-US" w:eastAsia="en-GB"/>
            </w:rPr>
          </w:rPrChange>
        </w:rPr>
        <w:t xml:space="preserve">gives written notice to the </w:t>
      </w:r>
      <w:r w:rsidRPr="0022764C">
        <w:rPr>
          <w:rFonts w:eastAsia="Calibri" w:cstheme="minorHAnsi"/>
          <w:b/>
          <w:bCs/>
          <w:szCs w:val="18"/>
          <w:lang w:eastAsia="en-GB"/>
          <w:rPrChange w:id="257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75" w:author="stuart wolstenholme" w:date="2026-05-29T12:46:00Z" w16du:dateUtc="2026-05-29T11:46:00Z">
            <w:rPr>
              <w:rFonts w:eastAsia="Calibri" w:cstheme="minorHAnsi"/>
              <w:szCs w:val="18"/>
              <w:lang w:val="en-US" w:eastAsia="en-GB"/>
            </w:rPr>
          </w:rPrChange>
        </w:rPr>
        <w:t xml:space="preserve"> during the </w:t>
      </w:r>
      <w:r w:rsidRPr="0022764C">
        <w:rPr>
          <w:rFonts w:eastAsia="Calibri" w:cstheme="minorHAnsi"/>
          <w:b/>
          <w:bCs/>
          <w:szCs w:val="18"/>
          <w:lang w:eastAsia="en-GB"/>
          <w:rPrChange w:id="2576"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bCs/>
          <w:szCs w:val="18"/>
          <w:lang w:eastAsia="en-GB"/>
          <w:rPrChange w:id="2577" w:author="stuart wolstenholme" w:date="2026-05-29T12:46:00Z" w16du:dateUtc="2026-05-29T11:46:00Z">
            <w:rPr>
              <w:rFonts w:eastAsia="Calibri" w:cstheme="minorHAnsi"/>
              <w:bCs/>
              <w:szCs w:val="18"/>
              <w:lang w:val="en-US" w:eastAsia="en-GB"/>
            </w:rPr>
          </w:rPrChange>
        </w:rPr>
        <w:t xml:space="preserve"> that describes</w:t>
      </w:r>
      <w:r w:rsidRPr="0022764C">
        <w:rPr>
          <w:rFonts w:eastAsia="Calibri" w:cstheme="minorHAnsi"/>
          <w:szCs w:val="18"/>
          <w:lang w:eastAsia="en-GB"/>
          <w:rPrChange w:id="257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79"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80" w:author="stuart wolstenholme" w:date="2026-05-29T12:46:00Z" w16du:dateUtc="2026-05-29T11:46:00Z">
            <w:rPr>
              <w:rFonts w:eastAsia="Calibri" w:cstheme="minorHAnsi"/>
              <w:szCs w:val="18"/>
              <w:lang w:val="en-US" w:eastAsia="en-GB"/>
            </w:rPr>
          </w:rPrChange>
        </w:rPr>
        <w:t xml:space="preserve">the specific details of the incident, act, fact or circumstance that could reasonably be the basis for the </w:t>
      </w:r>
      <w:r w:rsidRPr="0022764C">
        <w:rPr>
          <w:rFonts w:eastAsia="Calibri" w:cstheme="minorHAnsi"/>
          <w:b/>
          <w:bCs/>
          <w:szCs w:val="18"/>
          <w:lang w:eastAsia="en-GB"/>
          <w:rPrChange w:id="258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8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83"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84" w:author="stuart wolstenholme" w:date="2026-05-29T12:46:00Z" w16du:dateUtc="2026-05-29T11:46:00Z">
            <w:rPr>
              <w:rFonts w:eastAsia="Calibri" w:cstheme="minorHAnsi"/>
              <w:szCs w:val="18"/>
              <w:lang w:val="en-US" w:eastAsia="en-GB"/>
            </w:rPr>
          </w:rPrChange>
        </w:rPr>
        <w:t xml:space="preserve">the possible </w:t>
      </w:r>
      <w:r w:rsidRPr="0022764C">
        <w:rPr>
          <w:rFonts w:eastAsia="Calibri" w:cstheme="minorHAnsi"/>
          <w:b/>
          <w:bCs/>
          <w:szCs w:val="18"/>
          <w:lang w:eastAsia="en-GB"/>
          <w:rPrChange w:id="2585"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586"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58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588"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589" w:author="stuart wolstenholme" w:date="2026-05-29T12:46:00Z" w16du:dateUtc="2026-05-29T11:46:00Z">
            <w:rPr>
              <w:rFonts w:eastAsia="Calibri" w:cstheme="minorHAnsi"/>
              <w:szCs w:val="18"/>
              <w:lang w:val="en-US" w:eastAsia="en-GB"/>
            </w:rPr>
          </w:rPrChange>
        </w:rPr>
        <w:t xml:space="preserve"> or other amounts to which this Policy applies that may result or has resulted from the incident, act, fact or circumstance; and</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90"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91" w:author="stuart wolstenholme" w:date="2026-05-29T12:46:00Z" w16du:dateUtc="2026-05-29T11:46:00Z">
            <w:rPr>
              <w:rFonts w:eastAsia="Calibri" w:cstheme="minorHAnsi"/>
              <w:szCs w:val="18"/>
              <w:lang w:val="en-US" w:eastAsia="en-GB"/>
            </w:rPr>
          </w:rPrChange>
        </w:rPr>
        <w:t>the details regarding how the</w:t>
      </w:r>
      <w:r w:rsidRPr="0022764C">
        <w:rPr>
          <w:rFonts w:eastAsia="Calibri" w:cstheme="minorHAnsi"/>
          <w:b/>
          <w:bCs/>
          <w:szCs w:val="18"/>
          <w:lang w:eastAsia="en-GB"/>
          <w:rPrChange w:id="2592" w:author="stuart wolstenholme" w:date="2026-05-29T12:46:00Z" w16du:dateUtc="2026-05-29T11:46:00Z">
            <w:rPr>
              <w:rFonts w:eastAsia="Calibri" w:cstheme="minorHAnsi"/>
              <w:b/>
              <w:bCs/>
              <w:szCs w:val="18"/>
              <w:lang w:val="en-US" w:eastAsia="en-GB"/>
            </w:rPr>
          </w:rPrChange>
        </w:rPr>
        <w:t xml:space="preserve"> Executive </w:t>
      </w:r>
      <w:r w:rsidRPr="0022764C">
        <w:rPr>
          <w:rFonts w:eastAsia="Calibri" w:cstheme="minorHAnsi"/>
          <w:szCs w:val="18"/>
          <w:lang w:eastAsia="en-GB"/>
          <w:rPrChange w:id="2593" w:author="stuart wolstenholme" w:date="2026-05-29T12:46:00Z" w16du:dateUtc="2026-05-29T11:46:00Z">
            <w:rPr>
              <w:rFonts w:eastAsia="Calibri" w:cstheme="minorHAnsi"/>
              <w:szCs w:val="18"/>
              <w:lang w:val="en-US" w:eastAsia="en-GB"/>
            </w:rPr>
          </w:rPrChange>
        </w:rPr>
        <w:t>first became aware of the incident, act, fact or circumstance,</w:t>
      </w:r>
    </w:p>
    <w:p w:rsidR="006936E8" w:rsidRPr="0022764C" w:rsidRDefault="006936E8" w:rsidP="006936E8">
      <w:pPr>
        <w:spacing w:before="0" w:after="160" w:line="259" w:lineRule="auto"/>
        <w:ind w:left="360"/>
        <w:contextualSpacing/>
        <w:rPr>
          <w:rFonts w:eastAsia="Calibri" w:cstheme="minorHAnsi"/>
          <w:szCs w:val="18"/>
          <w:lang w:eastAsia="en-GB"/>
          <w:rPrChange w:id="259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95" w:author="stuart wolstenholme" w:date="2026-05-29T12:46:00Z" w16du:dateUtc="2026-05-29T11:46:00Z">
            <w:rPr>
              <w:rFonts w:eastAsia="Calibri" w:cstheme="minorHAnsi"/>
              <w:szCs w:val="18"/>
              <w:lang w:val="en-US" w:eastAsia="en-GB"/>
            </w:rPr>
          </w:rPrChange>
        </w:rPr>
        <w:t xml:space="preserve">then any </w:t>
      </w:r>
      <w:r w:rsidRPr="0022764C">
        <w:rPr>
          <w:rFonts w:eastAsia="Calibri" w:cstheme="minorHAnsi"/>
          <w:b/>
          <w:bCs/>
          <w:szCs w:val="18"/>
          <w:lang w:eastAsia="en-GB"/>
          <w:rPrChange w:id="2596"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szCs w:val="18"/>
          <w:lang w:eastAsia="en-GB"/>
          <w:rPrChange w:id="2597" w:author="stuart wolstenholme" w:date="2026-05-29T12:46:00Z" w16du:dateUtc="2026-05-29T11:46:00Z">
            <w:rPr>
              <w:rFonts w:eastAsia="Calibri" w:cstheme="minorHAnsi"/>
              <w:szCs w:val="18"/>
              <w:lang w:val="en-US" w:eastAsia="en-GB"/>
            </w:rPr>
          </w:rPrChange>
        </w:rPr>
        <w:t xml:space="preserve">arising out of such reported incident, act, fact or circumstance will be considered to be a </w:t>
      </w:r>
      <w:r w:rsidRPr="0022764C">
        <w:rPr>
          <w:rFonts w:eastAsia="Calibri" w:cstheme="minorHAnsi"/>
          <w:b/>
          <w:bCs/>
          <w:szCs w:val="18"/>
          <w:lang w:eastAsia="en-GB"/>
          <w:rPrChange w:id="259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99" w:author="stuart wolstenholme" w:date="2026-05-29T12:46:00Z" w16du:dateUtc="2026-05-29T11:46:00Z">
            <w:rPr>
              <w:rFonts w:eastAsia="Calibri" w:cstheme="minorHAnsi"/>
              <w:szCs w:val="18"/>
              <w:lang w:val="en-US" w:eastAsia="en-GB"/>
            </w:rPr>
          </w:rPrChange>
        </w:rPr>
        <w:t xml:space="preserve"> first made on the date when the </w:t>
      </w:r>
      <w:r w:rsidRPr="0022764C">
        <w:rPr>
          <w:rFonts w:eastAsia="Calibri" w:cstheme="minorHAnsi"/>
          <w:b/>
          <w:bCs/>
          <w:szCs w:val="18"/>
          <w:lang w:eastAsia="en-GB"/>
          <w:rPrChange w:id="260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01" w:author="stuart wolstenholme" w:date="2026-05-29T12:46:00Z" w16du:dateUtc="2026-05-29T11:46:00Z">
            <w:rPr>
              <w:rFonts w:eastAsia="Calibri" w:cstheme="minorHAnsi"/>
              <w:szCs w:val="18"/>
              <w:lang w:val="en-US" w:eastAsia="en-GB"/>
            </w:rPr>
          </w:rPrChange>
        </w:rPr>
        <w:t xml:space="preserve"> first received written notice complying with the above requirements.</w:t>
      </w:r>
    </w:p>
    <w:p w:rsidR="006936E8" w:rsidRPr="0022764C" w:rsidRDefault="006936E8" w:rsidP="006936E8">
      <w:pPr>
        <w:spacing w:before="0" w:after="160" w:line="259" w:lineRule="auto"/>
        <w:ind w:left="360"/>
        <w:contextualSpacing/>
        <w:rPr>
          <w:rFonts w:eastAsia="Calibri" w:cstheme="minorHAnsi"/>
          <w:sz w:val="19"/>
          <w:szCs w:val="19"/>
          <w:lang w:eastAsia="en-GB"/>
          <w:rPrChange w:id="2602" w:author="stuart wolstenholme" w:date="2026-05-29T12:46:00Z" w16du:dateUtc="2026-05-29T11:46:00Z">
            <w:rPr>
              <w:rFonts w:eastAsia="Calibri" w:cstheme="minorHAnsi"/>
              <w:sz w:val="19"/>
              <w:szCs w:val="19"/>
              <w:lang w:val="en-US" w:eastAsia="en-GB"/>
            </w:rPr>
          </w:rPrChange>
        </w:rPr>
      </w:pPr>
    </w:p>
    <w:p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603"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604" w:author="stuart wolstenholme" w:date="2026-05-29T12:46:00Z" w16du:dateUtc="2026-05-29T11:46:00Z">
            <w:rPr>
              <w:rFonts w:eastAsia="Calibri" w:cstheme="minorHAnsi"/>
              <w:b/>
              <w:bCs/>
              <w:sz w:val="22"/>
              <w:szCs w:val="22"/>
              <w:lang w:val="en-US"/>
            </w:rPr>
          </w:rPrChange>
        </w:rPr>
        <w:t xml:space="preserve">Defence, Settlement and Investigation of Claims under the </w:t>
      </w:r>
      <w:del w:id="2605" w:author="stuart wolstenholme" w:date="2026-05-29T12:49:00Z" w16du:dateUtc="2026-05-29T11:49:00Z">
        <w:r w:rsidRPr="0022764C" w:rsidDel="0022764C">
          <w:rPr>
            <w:rFonts w:eastAsia="Calibri" w:cstheme="minorHAnsi"/>
            <w:b/>
            <w:bCs/>
            <w:sz w:val="22"/>
            <w:szCs w:val="22"/>
            <w:rPrChange w:id="2606" w:author="stuart wolstenholme" w:date="2026-05-29T12:46:00Z" w16du:dateUtc="2026-05-29T11:46:00Z">
              <w:rPr>
                <w:rFonts w:eastAsia="Calibri" w:cstheme="minorHAnsi"/>
                <w:b/>
                <w:bCs/>
                <w:sz w:val="22"/>
                <w:szCs w:val="22"/>
                <w:lang w:val="en-US"/>
              </w:rPr>
            </w:rPrChange>
          </w:rPr>
          <w:delText>Third Party</w:delText>
        </w:r>
      </w:del>
      <w:ins w:id="2607" w:author="stuart wolstenholme" w:date="2026-05-29T12:49:00Z" w16du:dateUtc="2026-05-29T11:49:00Z">
        <w:r w:rsidR="0022764C" w:rsidRPr="0022764C">
          <w:rPr>
            <w:rFonts w:eastAsia="Calibri" w:cstheme="minorHAnsi"/>
            <w:b/>
            <w:bCs/>
            <w:sz w:val="22"/>
            <w:szCs w:val="22"/>
          </w:rPr>
          <w:t>Third-Party</w:t>
        </w:r>
      </w:ins>
      <w:r w:rsidRPr="0022764C">
        <w:rPr>
          <w:rFonts w:eastAsia="Calibri" w:cstheme="minorHAnsi"/>
          <w:b/>
          <w:bCs/>
          <w:sz w:val="22"/>
          <w:szCs w:val="22"/>
          <w:rPrChange w:id="2608" w:author="stuart wolstenholme" w:date="2026-05-29T12:46:00Z" w16du:dateUtc="2026-05-29T11:46:00Z">
            <w:rPr>
              <w:rFonts w:eastAsia="Calibri" w:cstheme="minorHAnsi"/>
              <w:b/>
              <w:bCs/>
              <w:sz w:val="22"/>
              <w:szCs w:val="22"/>
              <w:lang w:val="en-US"/>
            </w:rPr>
          </w:rPrChange>
        </w:rPr>
        <w:t xml:space="preserve"> Liability Insuring Clauses</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09"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61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11" w:author="stuart wolstenholme" w:date="2026-05-29T12:46:00Z" w16du:dateUtc="2026-05-29T11:46:00Z">
            <w:rPr>
              <w:rFonts w:eastAsia="Calibri" w:cstheme="minorHAnsi"/>
              <w:szCs w:val="18"/>
              <w:lang w:val="en-US" w:eastAsia="en-GB"/>
            </w:rPr>
          </w:rPrChange>
        </w:rPr>
        <w:t xml:space="preserve"> have the right and duty to defend any </w:t>
      </w:r>
      <w:r w:rsidRPr="0022764C">
        <w:rPr>
          <w:rFonts w:eastAsia="Calibri" w:cstheme="minorHAnsi"/>
          <w:b/>
          <w:bCs/>
          <w:szCs w:val="18"/>
          <w:lang w:eastAsia="en-GB"/>
          <w:rPrChange w:id="2612"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61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614" w:author="stuart wolstenholme" w:date="2026-05-29T12:46:00Z" w16du:dateUtc="2026-05-29T11:46:00Z">
            <w:rPr>
              <w:rFonts w:eastAsia="Calibri" w:cstheme="minorHAnsi"/>
              <w:szCs w:val="18"/>
              <w:lang w:val="en-US" w:eastAsia="en-GB"/>
            </w:rPr>
          </w:rPrChange>
        </w:rPr>
        <w:t xml:space="preserve">under any </w:t>
      </w:r>
      <w:del w:id="2615" w:author="stuart wolstenholme" w:date="2026-05-29T12:49:00Z" w16du:dateUtc="2026-05-29T11:49:00Z">
        <w:r w:rsidRPr="0022764C" w:rsidDel="0022764C">
          <w:rPr>
            <w:rFonts w:eastAsia="Calibri" w:cstheme="minorHAnsi"/>
            <w:szCs w:val="18"/>
            <w:lang w:eastAsia="en-GB"/>
            <w:rPrChange w:id="2616" w:author="stuart wolstenholme" w:date="2026-05-29T12:46:00Z" w16du:dateUtc="2026-05-29T11:46:00Z">
              <w:rPr>
                <w:rFonts w:eastAsia="Calibri" w:cstheme="minorHAnsi"/>
                <w:szCs w:val="18"/>
                <w:lang w:val="en-US" w:eastAsia="en-GB"/>
              </w:rPr>
            </w:rPrChange>
          </w:rPr>
          <w:delText>Third Party</w:delText>
        </w:r>
      </w:del>
      <w:ins w:id="2617" w:author="stuart wolstenholme" w:date="2026-05-29T12:49:00Z" w16du:dateUtc="2026-05-29T11:49:00Z">
        <w:r w:rsidR="0022764C" w:rsidRPr="0022764C">
          <w:rPr>
            <w:rFonts w:eastAsia="Calibri" w:cstheme="minorHAnsi"/>
            <w:szCs w:val="18"/>
            <w:lang w:eastAsia="en-GB"/>
          </w:rPr>
          <w:t>Third-Party</w:t>
        </w:r>
      </w:ins>
      <w:r w:rsidRPr="0022764C">
        <w:rPr>
          <w:rFonts w:eastAsia="Calibri" w:cstheme="minorHAnsi"/>
          <w:szCs w:val="18"/>
          <w:lang w:eastAsia="en-GB"/>
          <w:rPrChange w:id="2618" w:author="stuart wolstenholme" w:date="2026-05-29T12:46:00Z" w16du:dateUtc="2026-05-29T11:46:00Z">
            <w:rPr>
              <w:rFonts w:eastAsia="Calibri" w:cstheme="minorHAnsi"/>
              <w:szCs w:val="18"/>
              <w:lang w:val="en-US" w:eastAsia="en-GB"/>
            </w:rPr>
          </w:rPrChange>
        </w:rPr>
        <w:t xml:space="preserve"> Liability Insuring Clause of this Policy, even if the allegations of the </w:t>
      </w:r>
      <w:r w:rsidRPr="0022764C">
        <w:rPr>
          <w:rFonts w:eastAsia="Calibri" w:cstheme="minorHAnsi"/>
          <w:b/>
          <w:bCs/>
          <w:szCs w:val="18"/>
          <w:lang w:eastAsia="en-GB"/>
          <w:rPrChange w:id="2619"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620" w:author="stuart wolstenholme" w:date="2026-05-29T12:46:00Z" w16du:dateUtc="2026-05-29T11:46:00Z">
            <w:rPr>
              <w:rFonts w:eastAsia="Calibri" w:cstheme="minorHAnsi"/>
              <w:szCs w:val="18"/>
              <w:lang w:val="en-US" w:eastAsia="en-GB"/>
            </w:rPr>
          </w:rPrChange>
        </w:rPr>
        <w:t xml:space="preserve"> are groundless, false or fraudulent, including</w:t>
      </w:r>
      <w:r w:rsidRPr="0022764C">
        <w:rPr>
          <w:rFonts w:eastAsia="Times New Roman" w:cstheme="minorHAnsi"/>
          <w:szCs w:val="18"/>
          <w:rPrChange w:id="2621" w:author="stuart wolstenholme" w:date="2026-05-29T12:46:00Z" w16du:dateUtc="2026-05-29T11:46:00Z">
            <w:rPr>
              <w:rFonts w:eastAsia="Times New Roman" w:cstheme="minorHAnsi"/>
              <w:szCs w:val="18"/>
              <w:lang w:val="en-US"/>
            </w:rPr>
          </w:rPrChange>
        </w:rPr>
        <w:t xml:space="preserve"> the right to appoint a lawyer to defend any such </w:t>
      </w:r>
      <w:r w:rsidRPr="0022764C">
        <w:rPr>
          <w:rFonts w:eastAsia="Times New Roman" w:cstheme="minorHAnsi"/>
          <w:b/>
          <w:szCs w:val="18"/>
          <w:rPrChange w:id="2622" w:author="stuart wolstenholme" w:date="2026-05-29T12:46:00Z" w16du:dateUtc="2026-05-29T11:46:00Z">
            <w:rPr>
              <w:rFonts w:eastAsia="Times New Roman" w:cstheme="minorHAnsi"/>
              <w:b/>
              <w:szCs w:val="18"/>
              <w:lang w:val="en-US"/>
            </w:rPr>
          </w:rPrChange>
        </w:rPr>
        <w:t>Claim</w:t>
      </w:r>
      <w:r w:rsidRPr="0022764C">
        <w:rPr>
          <w:rFonts w:eastAsia="Times New Roman" w:cstheme="minorHAnsi"/>
          <w:szCs w:val="18"/>
          <w:rPrChange w:id="2623" w:author="stuart wolstenholme" w:date="2026-05-29T12:46:00Z" w16du:dateUtc="2026-05-29T11:46:00Z">
            <w:rPr>
              <w:rFonts w:eastAsia="Times New Roman" w:cstheme="minorHAnsi"/>
              <w:szCs w:val="18"/>
              <w:lang w:val="en-US"/>
            </w:rPr>
          </w:rPrChange>
        </w:rPr>
        <w: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24"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25"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62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27" w:author="stuart wolstenholme" w:date="2026-05-29T12:46:00Z" w16du:dateUtc="2026-05-29T11:46:00Z">
            <w:rPr>
              <w:rFonts w:eastAsia="Calibri" w:cstheme="minorHAnsi"/>
              <w:szCs w:val="18"/>
              <w:lang w:val="en-US" w:eastAsia="en-GB"/>
            </w:rPr>
          </w:rPrChange>
        </w:rPr>
        <w:t xml:space="preserve"> payment of </w:t>
      </w:r>
      <w:r w:rsidRPr="0022764C">
        <w:rPr>
          <w:rFonts w:eastAsia="Calibri" w:cstheme="minorHAnsi"/>
          <w:b/>
          <w:szCs w:val="18"/>
          <w:lang w:eastAsia="en-GB"/>
          <w:rPrChange w:id="2628" w:author="stuart wolstenholme" w:date="2026-05-29T12:46:00Z" w16du:dateUtc="2026-05-29T11:46:00Z">
            <w:rPr>
              <w:rFonts w:eastAsia="Calibri" w:cstheme="minorHAnsi"/>
              <w:b/>
              <w:szCs w:val="18"/>
              <w:lang w:val="en-US" w:eastAsia="en-GB"/>
            </w:rPr>
          </w:rPrChange>
        </w:rPr>
        <w:t>Defence Costs</w:t>
      </w:r>
      <w:r w:rsidRPr="0022764C">
        <w:rPr>
          <w:rFonts w:eastAsia="Calibri" w:cstheme="minorHAnsi"/>
          <w:szCs w:val="18"/>
          <w:lang w:eastAsia="en-GB"/>
          <w:rPrChange w:id="2629" w:author="stuart wolstenholme" w:date="2026-05-29T12:46:00Z" w16du:dateUtc="2026-05-29T11:46:00Z">
            <w:rPr>
              <w:rFonts w:eastAsia="Calibri" w:cstheme="minorHAnsi"/>
              <w:szCs w:val="18"/>
              <w:lang w:val="en-US" w:eastAsia="en-GB"/>
            </w:rPr>
          </w:rPrChange>
        </w:rPr>
        <w:t xml:space="preserve"> or any other amounts reduces, and may completely exhaust, the </w:t>
      </w:r>
      <w:r w:rsidRPr="0022764C">
        <w:rPr>
          <w:rFonts w:eastAsia="Calibri" w:cstheme="minorHAnsi"/>
          <w:b/>
          <w:bCs/>
          <w:szCs w:val="18"/>
          <w:lang w:eastAsia="en-GB"/>
          <w:rPrChange w:id="2630"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631" w:author="stuart wolstenholme" w:date="2026-05-29T12:46:00Z" w16du:dateUtc="2026-05-29T11:46:00Z">
            <w:rPr>
              <w:rFonts w:eastAsia="Calibri" w:cstheme="minorHAnsi"/>
              <w:szCs w:val="18"/>
              <w:lang w:val="en-US" w:eastAsia="en-GB"/>
            </w:rPr>
          </w:rPrChange>
        </w:rPr>
        <w:t xml:space="preserve"> available to pay </w:t>
      </w:r>
      <w:r w:rsidRPr="0022764C">
        <w:rPr>
          <w:rFonts w:eastAsia="Calibri" w:cstheme="minorHAnsi"/>
          <w:b/>
          <w:bCs/>
          <w:szCs w:val="18"/>
          <w:lang w:eastAsia="en-GB"/>
          <w:rPrChange w:id="2632"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633"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634" w:author="stuart wolstenholme" w:date="2026-05-29T12:46:00Z" w16du:dateUtc="2026-05-29T11:46:00Z">
            <w:rPr>
              <w:rFonts w:eastAsia="Calibri" w:cstheme="minorHAnsi"/>
              <w:szCs w:val="18"/>
              <w:lang w:val="en-US" w:eastAsia="en-GB"/>
            </w:rPr>
          </w:rPrChange>
        </w:rPr>
        <w:t xml:space="preserve"> where applicable, under this Policy.</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35"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36"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63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38" w:author="stuart wolstenholme" w:date="2026-05-29T12:46:00Z" w16du:dateUtc="2026-05-29T11:46:00Z">
            <w:rPr>
              <w:rFonts w:eastAsia="Calibri" w:cstheme="minorHAnsi"/>
              <w:szCs w:val="18"/>
              <w:lang w:val="en-US" w:eastAsia="en-GB"/>
            </w:rPr>
          </w:rPrChange>
        </w:rPr>
        <w:t xml:space="preserve"> duty to defend any </w:t>
      </w:r>
      <w:r w:rsidRPr="0022764C">
        <w:rPr>
          <w:rFonts w:eastAsia="Calibri" w:cstheme="minorHAnsi"/>
          <w:b/>
          <w:szCs w:val="18"/>
          <w:lang w:eastAsia="en-GB"/>
          <w:rPrChange w:id="263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40"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64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642"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43"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44" w:author="stuart wolstenholme" w:date="2026-05-29T12:46:00Z" w16du:dateUtc="2026-05-29T11:46:00Z">
            <w:rPr>
              <w:rFonts w:eastAsia="Calibri" w:cstheme="minorHAnsi"/>
              <w:szCs w:val="18"/>
              <w:lang w:val="en-US" w:eastAsia="en-GB"/>
            </w:rPr>
          </w:rPrChange>
        </w:rPr>
        <w:t xml:space="preserve"> or other amounts, shall cease upon exhaustion of the applicable </w:t>
      </w:r>
      <w:r w:rsidRPr="0022764C">
        <w:rPr>
          <w:rFonts w:eastAsia="Calibri" w:cstheme="minorHAnsi"/>
          <w:b/>
          <w:bCs/>
          <w:szCs w:val="18"/>
          <w:lang w:eastAsia="en-GB"/>
          <w:rPrChange w:id="2645"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646" w:author="stuart wolstenholme" w:date="2026-05-29T12:46:00Z" w16du:dateUtc="2026-05-29T11:46:00Z">
            <w:rPr>
              <w:rFonts w:eastAsia="Calibri" w:cstheme="minorHAnsi"/>
              <w:szCs w:val="18"/>
              <w:lang w:val="en-US" w:eastAsia="en-GB"/>
            </w:rPr>
          </w:rPrChange>
        </w:rPr>
        <w:t xml:space="preserve"> or the Maximum Policy Aggregate Limit, whichever is first. Upon exhaustion, the </w:t>
      </w:r>
      <w:r w:rsidRPr="0022764C">
        <w:rPr>
          <w:rFonts w:eastAsia="Calibri" w:cstheme="minorHAnsi"/>
          <w:b/>
          <w:bCs/>
          <w:szCs w:val="18"/>
          <w:lang w:eastAsia="en-GB"/>
          <w:rPrChange w:id="2647"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648" w:author="stuart wolstenholme" w:date="2026-05-29T12:46:00Z" w16du:dateUtc="2026-05-29T11:46:00Z">
            <w:rPr>
              <w:rFonts w:eastAsia="Calibri" w:cstheme="minorHAnsi"/>
              <w:szCs w:val="18"/>
              <w:lang w:val="en-US" w:eastAsia="en-GB"/>
            </w:rPr>
          </w:rPrChange>
        </w:rPr>
        <w:t xml:space="preserve"> will have the right to withdraw from the defence of a </w:t>
      </w:r>
      <w:r w:rsidRPr="0022764C">
        <w:rPr>
          <w:rFonts w:eastAsia="Calibri" w:cstheme="minorHAnsi"/>
          <w:b/>
          <w:szCs w:val="18"/>
          <w:lang w:eastAsia="en-GB"/>
          <w:rPrChange w:id="264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50" w:author="stuart wolstenholme" w:date="2026-05-29T12:46:00Z" w16du:dateUtc="2026-05-29T11:46:00Z">
            <w:rPr>
              <w:rFonts w:eastAsia="Calibri" w:cstheme="minorHAnsi"/>
              <w:szCs w:val="18"/>
              <w:lang w:val="en-US" w:eastAsia="en-GB"/>
            </w:rPr>
          </w:rPrChange>
        </w:rPr>
        <w:t xml:space="preserve"> by tendering control to </w:t>
      </w:r>
      <w:r w:rsidRPr="0022764C">
        <w:rPr>
          <w:rFonts w:eastAsia="Calibri" w:cstheme="minorHAnsi"/>
          <w:bCs/>
          <w:szCs w:val="18"/>
          <w:lang w:eastAsia="en-GB"/>
          <w:rPrChange w:id="2651"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65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65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54"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55" w:author="stuart wolstenholme" w:date="2026-05-29T12:46:00Z" w16du:dateUtc="2026-05-29T11:46:00Z">
            <w:rPr>
              <w:rFonts w:eastAsia="Calibri" w:cstheme="minorHAnsi"/>
              <w:szCs w:val="18"/>
              <w:lang w:val="en-US" w:eastAsia="en-GB"/>
            </w:rPr>
          </w:rPrChange>
        </w:rPr>
        <w:t xml:space="preserve">No </w:t>
      </w:r>
      <w:r w:rsidRPr="0022764C">
        <w:rPr>
          <w:rFonts w:eastAsia="Calibri" w:cstheme="minorHAnsi"/>
          <w:b/>
          <w:szCs w:val="18"/>
          <w:lang w:eastAsia="en-GB"/>
          <w:rPrChange w:id="265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657" w:author="stuart wolstenholme" w:date="2026-05-29T12:46:00Z" w16du:dateUtc="2026-05-29T11:46:00Z">
            <w:rPr>
              <w:rFonts w:eastAsia="Calibri" w:cstheme="minorHAnsi"/>
              <w:szCs w:val="18"/>
              <w:lang w:val="en-US" w:eastAsia="en-GB"/>
            </w:rPr>
          </w:rPrChange>
        </w:rPr>
        <w:t xml:space="preserve"> shall pay any </w:t>
      </w:r>
      <w:r w:rsidRPr="0022764C">
        <w:rPr>
          <w:rFonts w:eastAsia="Calibri" w:cstheme="minorHAnsi"/>
          <w:b/>
          <w:szCs w:val="18"/>
          <w:lang w:eastAsia="en-GB"/>
          <w:rPrChange w:id="2658"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65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660"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6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62"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6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64"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65"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666"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667" w:author="stuart wolstenholme" w:date="2026-05-29T12:46:00Z" w16du:dateUtc="2026-05-29T11:46:00Z">
            <w:rPr>
              <w:rFonts w:eastAsia="Calibri" w:cstheme="minorHAnsi"/>
              <w:szCs w:val="18"/>
              <w:lang w:val="en-US" w:eastAsia="en-GB"/>
            </w:rPr>
          </w:rPrChange>
        </w:rPr>
        <w:t xml:space="preserve">, or settle or offer to settle any </w:t>
      </w:r>
      <w:r w:rsidRPr="0022764C">
        <w:rPr>
          <w:rFonts w:eastAsia="Calibri" w:cstheme="minorHAnsi"/>
          <w:b/>
          <w:szCs w:val="18"/>
          <w:lang w:eastAsia="en-GB"/>
          <w:rPrChange w:id="2668"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69" w:author="stuart wolstenholme" w:date="2026-05-29T12:46:00Z" w16du:dateUtc="2026-05-29T11:46:00Z">
            <w:rPr>
              <w:rFonts w:eastAsia="Calibri" w:cstheme="minorHAnsi"/>
              <w:szCs w:val="18"/>
              <w:lang w:val="en-US" w:eastAsia="en-GB"/>
            </w:rPr>
          </w:rPrChange>
        </w:rPr>
        <w:t xml:space="preserve">, assume any contractual obligation, admit liability, make any payment, or confess or otherwise consent to any judgment without </w:t>
      </w:r>
      <w:r w:rsidRPr="0022764C">
        <w:rPr>
          <w:rFonts w:eastAsia="Calibri" w:cstheme="minorHAnsi"/>
          <w:b/>
          <w:bCs/>
          <w:szCs w:val="18"/>
          <w:lang w:eastAsia="en-GB"/>
          <w:rPrChange w:id="267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71" w:author="stuart wolstenholme" w:date="2026-05-29T12:46:00Z" w16du:dateUtc="2026-05-29T11:46:00Z">
            <w:rPr>
              <w:rFonts w:eastAsia="Calibri" w:cstheme="minorHAnsi"/>
              <w:szCs w:val="18"/>
              <w:lang w:val="en-US" w:eastAsia="en-GB"/>
            </w:rPr>
          </w:rPrChange>
        </w:rPr>
        <w:t xml:space="preserve"> prior written approval. </w:t>
      </w:r>
      <w:r w:rsidRPr="0022764C">
        <w:rPr>
          <w:rFonts w:eastAsia="Calibri" w:cstheme="minorHAnsi"/>
          <w:b/>
          <w:bCs/>
          <w:szCs w:val="18"/>
          <w:lang w:eastAsia="en-GB"/>
          <w:rPrChange w:id="267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73" w:author="stuart wolstenholme" w:date="2026-05-29T12:46:00Z" w16du:dateUtc="2026-05-29T11:46:00Z">
            <w:rPr>
              <w:rFonts w:eastAsia="Calibri" w:cstheme="minorHAnsi"/>
              <w:szCs w:val="18"/>
              <w:lang w:val="en-US" w:eastAsia="en-GB"/>
            </w:rPr>
          </w:rPrChange>
        </w:rPr>
        <w:t xml:space="preserve"> shall not be liable for any </w:t>
      </w:r>
      <w:r w:rsidRPr="0022764C">
        <w:rPr>
          <w:rFonts w:eastAsia="Calibri" w:cstheme="minorHAnsi"/>
          <w:b/>
          <w:szCs w:val="18"/>
          <w:lang w:eastAsia="en-GB"/>
          <w:rPrChange w:id="267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bCs/>
          <w:szCs w:val="18"/>
          <w:lang w:eastAsia="en-GB"/>
          <w:rPrChange w:id="267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76"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7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78"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7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80"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8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82"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683" w:author="stuart wolstenholme" w:date="2026-05-29T12:46:00Z" w16du:dateUtc="2026-05-29T11:46:00Z">
            <w:rPr>
              <w:rFonts w:eastAsia="Calibri" w:cstheme="minorHAnsi"/>
              <w:szCs w:val="18"/>
              <w:lang w:val="en-US" w:eastAsia="en-GB"/>
            </w:rPr>
          </w:rPrChange>
        </w:rPr>
        <w:t xml:space="preserve">, settlement, judgment, assumed obligation, admitted liability or payment to which the </w:t>
      </w:r>
      <w:r w:rsidRPr="0022764C">
        <w:rPr>
          <w:rFonts w:eastAsia="Calibri" w:cstheme="minorHAnsi"/>
          <w:b/>
          <w:bCs/>
          <w:szCs w:val="18"/>
          <w:lang w:eastAsia="en-GB"/>
          <w:rPrChange w:id="268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85" w:author="stuart wolstenholme" w:date="2026-05-29T12:46:00Z" w16du:dateUtc="2026-05-29T11:46:00Z">
            <w:rPr>
              <w:rFonts w:eastAsia="Calibri" w:cstheme="minorHAnsi"/>
              <w:szCs w:val="18"/>
              <w:lang w:val="en-US" w:eastAsia="en-GB"/>
            </w:rPr>
          </w:rPrChange>
        </w:rPr>
        <w:t xml:space="preserve"> have not given their prior written approval. </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86"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687"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688" w:author="stuart wolstenholme" w:date="2026-05-29T12:46:00Z" w16du:dateUtc="2026-05-29T11:46:00Z">
            <w:rPr>
              <w:rFonts w:eastAsia="Calibri" w:cstheme="minorHAnsi"/>
              <w:szCs w:val="18"/>
              <w:lang w:val="en-US" w:eastAsia="en-GB"/>
            </w:rPr>
          </w:rPrChange>
        </w:rPr>
        <w:t xml:space="preserve">will not settle any </w:t>
      </w:r>
      <w:r w:rsidRPr="0022764C">
        <w:rPr>
          <w:rFonts w:eastAsia="Calibri" w:cstheme="minorHAnsi"/>
          <w:b/>
          <w:szCs w:val="18"/>
          <w:lang w:eastAsia="en-GB"/>
          <w:rPrChange w:id="268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90"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69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692"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693"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9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95"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96"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697"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698" w:author="stuart wolstenholme" w:date="2026-05-29T12:46:00Z" w16du:dateUtc="2026-05-29T11:46:00Z">
            <w:rPr>
              <w:rFonts w:eastAsia="Calibri" w:cstheme="minorHAnsi"/>
              <w:szCs w:val="18"/>
              <w:lang w:val="en-US" w:eastAsia="en-GB"/>
            </w:rPr>
          </w:rPrChange>
        </w:rPr>
        <w:t xml:space="preserve">without the </w:t>
      </w:r>
      <w:r w:rsidRPr="0022764C">
        <w:rPr>
          <w:rFonts w:eastAsia="Calibri" w:cstheme="minorHAnsi"/>
          <w:b/>
          <w:szCs w:val="18"/>
          <w:lang w:eastAsia="en-GB"/>
          <w:rPrChange w:id="2699"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szCs w:val="18"/>
          <w:lang w:eastAsia="en-GB"/>
          <w:rPrChange w:id="2700" w:author="stuart wolstenholme" w:date="2026-05-29T12:46:00Z" w16du:dateUtc="2026-05-29T11:46:00Z">
            <w:rPr>
              <w:rFonts w:eastAsia="Calibri" w:cstheme="minorHAnsi"/>
              <w:szCs w:val="18"/>
              <w:lang w:val="en-US" w:eastAsia="en-GB"/>
            </w:rPr>
          </w:rPrChange>
        </w:rPr>
        <w:t xml:space="preserve"> consent.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701"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702" w:author="stuart wolstenholme" w:date="2026-05-29T12:46:00Z" w16du:dateUtc="2026-05-29T11:46:00Z">
            <w:rPr>
              <w:rFonts w:eastAsia="Calibri" w:cstheme="minorHAnsi"/>
              <w:szCs w:val="18"/>
              <w:lang w:val="en-US" w:eastAsia="en-GB"/>
            </w:rPr>
          </w:rPrChange>
        </w:rPr>
        <w:t>If an</w:t>
      </w:r>
      <w:r w:rsidRPr="0022764C">
        <w:rPr>
          <w:rFonts w:eastAsia="Calibri" w:cstheme="minorHAnsi"/>
          <w:bCs/>
          <w:szCs w:val="18"/>
          <w:lang w:eastAsia="en-GB"/>
          <w:rPrChange w:id="270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704"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705" w:author="stuart wolstenholme" w:date="2026-05-29T12:46:00Z" w16du:dateUtc="2026-05-29T11:46:00Z">
            <w:rPr>
              <w:rFonts w:eastAsia="Calibri" w:cstheme="minorHAnsi"/>
              <w:szCs w:val="18"/>
              <w:lang w:val="en-US" w:eastAsia="en-GB"/>
            </w:rPr>
          </w:rPrChange>
        </w:rPr>
        <w:t xml:space="preserve"> refuses to consent to any settlement or compromise recommended by </w:t>
      </w:r>
      <w:r w:rsidRPr="0022764C">
        <w:rPr>
          <w:rFonts w:eastAsia="Calibri" w:cstheme="minorHAnsi"/>
          <w:b/>
          <w:bCs/>
          <w:szCs w:val="18"/>
          <w:lang w:eastAsia="en-GB"/>
          <w:rPrChange w:id="270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07" w:author="stuart wolstenholme" w:date="2026-05-29T12:46:00Z" w16du:dateUtc="2026-05-29T11:46:00Z">
            <w:rPr>
              <w:rFonts w:eastAsia="Calibri" w:cstheme="minorHAnsi"/>
              <w:szCs w:val="18"/>
              <w:lang w:val="en-US" w:eastAsia="en-GB"/>
            </w:rPr>
          </w:rPrChange>
        </w:rPr>
        <w:t xml:space="preserve"> that is acceptable to the claimant, and such </w:t>
      </w:r>
      <w:r w:rsidRPr="0022764C">
        <w:rPr>
          <w:rFonts w:eastAsia="Calibri" w:cstheme="minorHAnsi"/>
          <w:b/>
          <w:szCs w:val="18"/>
          <w:lang w:eastAsia="en-GB"/>
          <w:rPrChange w:id="270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709" w:author="stuart wolstenholme" w:date="2026-05-29T12:46:00Z" w16du:dateUtc="2026-05-29T11:46:00Z">
            <w:rPr>
              <w:rFonts w:eastAsia="Calibri" w:cstheme="minorHAnsi"/>
              <w:szCs w:val="18"/>
              <w:lang w:val="en-US" w:eastAsia="en-GB"/>
            </w:rPr>
          </w:rPrChange>
        </w:rPr>
        <w:t xml:space="preserve"> elects to contest the </w:t>
      </w:r>
      <w:r w:rsidRPr="0022764C">
        <w:rPr>
          <w:rFonts w:eastAsia="Calibri" w:cstheme="minorHAnsi"/>
          <w:b/>
          <w:bCs/>
          <w:szCs w:val="18"/>
          <w:lang w:eastAsia="en-GB"/>
          <w:rPrChange w:id="2710"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711" w:author="stuart wolstenholme" w:date="2026-05-29T12:46:00Z" w16du:dateUtc="2026-05-29T11:46:00Z">
            <w:rPr>
              <w:rFonts w:eastAsia="Calibri" w:cstheme="minorHAnsi"/>
              <w:szCs w:val="18"/>
              <w:lang w:val="en-US" w:eastAsia="en-GB"/>
            </w:rPr>
          </w:rPrChange>
        </w:rPr>
        <w:t xml:space="preserve"> or continue any legal proceedings in connection with such </w:t>
      </w:r>
      <w:r w:rsidRPr="0022764C">
        <w:rPr>
          <w:rFonts w:eastAsia="Calibri" w:cstheme="minorHAnsi"/>
          <w:b/>
          <w:szCs w:val="18"/>
          <w:lang w:eastAsia="en-GB"/>
          <w:rPrChange w:id="2712"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713"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71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15" w:author="stuart wolstenholme" w:date="2026-05-29T12:46:00Z" w16du:dateUtc="2026-05-29T11:46:00Z">
            <w:rPr>
              <w:rFonts w:eastAsia="Calibri" w:cstheme="minorHAnsi"/>
              <w:szCs w:val="18"/>
              <w:lang w:val="en-US" w:eastAsia="en-GB"/>
            </w:rPr>
          </w:rPrChange>
        </w:rPr>
        <w:t xml:space="preserve"> liability for such </w:t>
      </w:r>
      <w:r w:rsidRPr="0022764C">
        <w:rPr>
          <w:rFonts w:eastAsia="Calibri" w:cstheme="minorHAnsi"/>
          <w:b/>
          <w:szCs w:val="18"/>
          <w:lang w:eastAsia="en-GB"/>
          <w:rPrChange w:id="2716"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717" w:author="stuart wolstenholme" w:date="2026-05-29T12:46:00Z" w16du:dateUtc="2026-05-29T11:46:00Z">
            <w:rPr>
              <w:rFonts w:eastAsia="Calibri" w:cstheme="minorHAnsi"/>
              <w:szCs w:val="18"/>
              <w:lang w:val="en-US" w:eastAsia="en-GB"/>
            </w:rPr>
          </w:rPrChange>
        </w:rPr>
        <w:t xml:space="preserve"> shall</w:t>
      </w:r>
      <w:r w:rsidRPr="0022764C">
        <w:rPr>
          <w:rFonts w:eastAsia="Calibri" w:cstheme="minorHAnsi"/>
          <w:bCs/>
          <w:szCs w:val="18"/>
          <w:lang w:eastAsia="en-GB"/>
          <w:rPrChange w:id="271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719" w:author="stuart wolstenholme" w:date="2026-05-29T12:46:00Z" w16du:dateUtc="2026-05-29T11:46:00Z">
            <w:rPr>
              <w:rFonts w:eastAsia="Calibri" w:cstheme="minorHAnsi"/>
              <w:szCs w:val="18"/>
              <w:lang w:val="en-US" w:eastAsia="en-GB"/>
            </w:rPr>
          </w:rPrChange>
        </w:rPr>
        <w:t>not exceed:</w:t>
      </w:r>
    </w:p>
    <w:p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72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721" w:author="stuart wolstenholme" w:date="2026-05-29T12:46:00Z" w16du:dateUtc="2026-05-29T11:46:00Z">
            <w:rPr>
              <w:rFonts w:eastAsia="Calibri" w:cstheme="minorHAnsi"/>
              <w:szCs w:val="18"/>
              <w:lang w:val="en-US" w:eastAsia="en-GB"/>
            </w:rPr>
          </w:rPrChange>
        </w:rPr>
        <w:t xml:space="preserve">the amount for which the </w:t>
      </w:r>
      <w:r w:rsidRPr="0022764C">
        <w:rPr>
          <w:rFonts w:eastAsia="Calibri" w:cstheme="minorHAnsi"/>
          <w:b/>
          <w:bCs/>
          <w:szCs w:val="18"/>
          <w:lang w:eastAsia="en-GB"/>
          <w:rPrChange w:id="2722"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723" w:author="stuart wolstenholme" w:date="2026-05-29T12:46:00Z" w16du:dateUtc="2026-05-29T11:46:00Z">
            <w:rPr>
              <w:rFonts w:eastAsia="Calibri" w:cstheme="minorHAnsi"/>
              <w:szCs w:val="18"/>
              <w:lang w:val="en-US" w:eastAsia="en-GB"/>
            </w:rPr>
          </w:rPrChange>
        </w:rPr>
        <w:t xml:space="preserve"> could have been settled, less the remaining </w:t>
      </w:r>
      <w:r w:rsidRPr="0022764C">
        <w:rPr>
          <w:rFonts w:eastAsia="Calibri" w:cstheme="minorHAnsi"/>
          <w:b/>
          <w:bCs/>
          <w:szCs w:val="18"/>
          <w:lang w:eastAsia="en-GB"/>
          <w:rPrChange w:id="2724"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725" w:author="stuart wolstenholme" w:date="2026-05-29T12:46:00Z" w16du:dateUtc="2026-05-29T11:46:00Z">
            <w:rPr>
              <w:rFonts w:eastAsia="Calibri" w:cstheme="minorHAnsi"/>
              <w:szCs w:val="18"/>
              <w:lang w:val="en-US" w:eastAsia="en-GB"/>
            </w:rPr>
          </w:rPrChange>
        </w:rPr>
        <w:t xml:space="preserve">, plus </w:t>
      </w:r>
      <w:r w:rsidRPr="0022764C">
        <w:rPr>
          <w:rFonts w:eastAsia="Calibri" w:cstheme="minorHAnsi"/>
          <w:b/>
          <w:bCs/>
          <w:szCs w:val="18"/>
          <w:lang w:eastAsia="en-GB"/>
          <w:rPrChange w:id="2726"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727" w:author="stuart wolstenholme" w:date="2026-05-29T12:46:00Z" w16du:dateUtc="2026-05-29T11:46:00Z">
            <w:rPr>
              <w:rFonts w:eastAsia="Calibri" w:cstheme="minorHAnsi"/>
              <w:szCs w:val="18"/>
              <w:lang w:val="en-US" w:eastAsia="en-GB"/>
            </w:rPr>
          </w:rPrChange>
        </w:rPr>
        <w:t xml:space="preserve"> incurred up to the date such </w:t>
      </w:r>
      <w:r w:rsidRPr="0022764C">
        <w:rPr>
          <w:rFonts w:eastAsia="Calibri" w:cstheme="minorHAnsi"/>
          <w:b/>
          <w:szCs w:val="18"/>
          <w:lang w:eastAsia="en-GB"/>
          <w:rPrChange w:id="272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729" w:author="stuart wolstenholme" w:date="2026-05-29T12:46:00Z" w16du:dateUtc="2026-05-29T11:46:00Z">
            <w:rPr>
              <w:rFonts w:eastAsia="Calibri" w:cstheme="minorHAnsi"/>
              <w:szCs w:val="18"/>
              <w:lang w:val="en-US" w:eastAsia="en-GB"/>
            </w:rPr>
          </w:rPrChange>
        </w:rPr>
        <w:t xml:space="preserve"> withheld consent to such settlement, plus</w:t>
      </w:r>
    </w:p>
    <w:p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73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731" w:author="stuart wolstenholme" w:date="2026-05-29T12:46:00Z" w16du:dateUtc="2026-05-29T11:46:00Z">
            <w:rPr>
              <w:rFonts w:eastAsia="Calibri" w:cstheme="minorHAnsi"/>
              <w:szCs w:val="18"/>
              <w:lang w:val="en-US" w:eastAsia="en-GB"/>
            </w:rPr>
          </w:rPrChange>
        </w:rPr>
        <w:t xml:space="preserve">seventy percent (70%) of any </w:t>
      </w:r>
      <w:r w:rsidRPr="0022764C">
        <w:rPr>
          <w:rFonts w:eastAsia="Calibri" w:cstheme="minorHAnsi"/>
          <w:b/>
          <w:bCs/>
          <w:szCs w:val="18"/>
          <w:lang w:eastAsia="en-GB"/>
          <w:rPrChange w:id="273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73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34"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bCs/>
          <w:szCs w:val="18"/>
          <w:lang w:eastAsia="en-GB"/>
          <w:rPrChange w:id="2735"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73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737"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73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39"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74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741"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742"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74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44" w:author="stuart wolstenholme" w:date="2026-05-29T12:46:00Z" w16du:dateUtc="2026-05-29T11:46:00Z">
            <w:rPr>
              <w:rFonts w:eastAsia="Calibri" w:cstheme="minorHAnsi"/>
              <w:szCs w:val="18"/>
              <w:lang w:val="en-US" w:eastAsia="en-GB"/>
            </w:rPr>
          </w:rPrChange>
        </w:rPr>
        <w:t xml:space="preserve">whichever applies, incurred after the date such </w:t>
      </w:r>
      <w:r w:rsidRPr="0022764C">
        <w:rPr>
          <w:rFonts w:eastAsia="Calibri" w:cstheme="minorHAnsi"/>
          <w:b/>
          <w:szCs w:val="18"/>
          <w:lang w:eastAsia="en-GB"/>
          <w:rPrChange w:id="2745"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746" w:author="stuart wolstenholme" w:date="2026-05-29T12:46:00Z" w16du:dateUtc="2026-05-29T11:46:00Z">
            <w:rPr>
              <w:rFonts w:eastAsia="Calibri" w:cstheme="minorHAnsi"/>
              <w:szCs w:val="18"/>
              <w:lang w:val="en-US" w:eastAsia="en-GB"/>
            </w:rPr>
          </w:rPrChange>
        </w:rPr>
        <w:t xml:space="preserve"> withheld consent to such settlement or compromise, </w:t>
      </w:r>
      <w:r w:rsidRPr="0022764C">
        <w:rPr>
          <w:rFonts w:eastAsia="Calibri" w:cstheme="minorHAnsi"/>
          <w:szCs w:val="18"/>
          <w:rPrChange w:id="2747" w:author="stuart wolstenholme" w:date="2026-05-29T12:46:00Z" w16du:dateUtc="2026-05-29T11:46:00Z">
            <w:rPr>
              <w:rFonts w:eastAsia="Calibri" w:cstheme="minorHAnsi"/>
              <w:szCs w:val="18"/>
              <w:lang w:val="en-US"/>
            </w:rPr>
          </w:rPrChange>
        </w:rPr>
        <w:t xml:space="preserve">subject always to all other terms and conditions of this Policy, including, but not </w:t>
      </w:r>
      <w:r w:rsidRPr="0022764C">
        <w:rPr>
          <w:rFonts w:eastAsia="Calibri" w:cstheme="minorHAnsi"/>
          <w:szCs w:val="18"/>
          <w:rPrChange w:id="2748" w:author="stuart wolstenholme" w:date="2026-05-29T12:46:00Z" w16du:dateUtc="2026-05-29T11:46:00Z">
            <w:rPr>
              <w:rFonts w:eastAsia="Calibri" w:cstheme="minorHAnsi"/>
              <w:szCs w:val="18"/>
              <w:lang w:val="en-US"/>
            </w:rPr>
          </w:rPrChange>
        </w:rPr>
        <w:lastRenderedPageBreak/>
        <w:t xml:space="preserve">limited to, the applicable </w:t>
      </w:r>
      <w:r w:rsidRPr="0022764C">
        <w:rPr>
          <w:rFonts w:eastAsia="Calibri" w:cstheme="minorHAnsi"/>
          <w:b/>
          <w:bCs/>
          <w:szCs w:val="18"/>
          <w:rPrChange w:id="2749"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750" w:author="stuart wolstenholme" w:date="2026-05-29T12:46:00Z" w16du:dateUtc="2026-05-29T11:46:00Z">
            <w:rPr>
              <w:rFonts w:eastAsia="Calibri" w:cstheme="minorHAnsi"/>
              <w:szCs w:val="18"/>
              <w:lang w:val="en-US"/>
            </w:rPr>
          </w:rPrChange>
        </w:rPr>
        <w:t xml:space="preserve"> and the </w:t>
      </w:r>
      <w:r w:rsidRPr="0022764C">
        <w:rPr>
          <w:rFonts w:eastAsia="Calibri" w:cstheme="minorHAnsi"/>
          <w:b/>
          <w:bCs/>
          <w:szCs w:val="18"/>
          <w:lang w:eastAsia="en-GB"/>
          <w:rPrChange w:id="2751"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rPrChange w:id="2752" w:author="stuart wolstenholme" w:date="2026-05-29T12:46:00Z" w16du:dateUtc="2026-05-29T11:46:00Z">
            <w:rPr>
              <w:rFonts w:eastAsia="Calibri" w:cstheme="minorHAnsi"/>
              <w:szCs w:val="18"/>
              <w:lang w:val="en-US"/>
            </w:rPr>
          </w:rPrChange>
        </w:rPr>
        <w:t>.</w:t>
      </w:r>
    </w:p>
    <w:p w:rsidR="006936E8" w:rsidRPr="0022764C" w:rsidRDefault="006936E8" w:rsidP="006936E8">
      <w:pPr>
        <w:spacing w:before="0" w:after="160" w:line="259" w:lineRule="auto"/>
        <w:ind w:left="1080"/>
        <w:contextualSpacing/>
        <w:rPr>
          <w:rFonts w:eastAsia="Calibri" w:cstheme="minorHAnsi"/>
          <w:szCs w:val="18"/>
          <w:rPrChange w:id="2753" w:author="stuart wolstenholme" w:date="2026-05-29T12:46:00Z" w16du:dateUtc="2026-05-29T11:46:00Z">
            <w:rPr>
              <w:rFonts w:eastAsia="Calibri" w:cstheme="minorHAnsi"/>
              <w:szCs w:val="18"/>
              <w:lang w:val="en-US"/>
            </w:rPr>
          </w:rPrChange>
        </w:rPr>
      </w:pPr>
      <w:r w:rsidRPr="0022764C">
        <w:rPr>
          <w:rFonts w:eastAsia="Calibri" w:cstheme="minorHAnsi"/>
          <w:szCs w:val="18"/>
          <w:rPrChange w:id="2754" w:author="stuart wolstenholme" w:date="2026-05-29T12:46:00Z" w16du:dateUtc="2026-05-29T11:46:00Z">
            <w:rPr>
              <w:rFonts w:eastAsia="Calibri" w:cstheme="minorHAnsi"/>
              <w:szCs w:val="18"/>
              <w:lang w:val="en-US"/>
            </w:rPr>
          </w:rPrChange>
        </w:rPr>
        <w:t xml:space="preserve">However, the above will not apply </w:t>
      </w:r>
      <w:r w:rsidRPr="0022764C">
        <w:rPr>
          <w:rFonts w:eastAsia="Calibri" w:cstheme="minorHAnsi"/>
          <w:szCs w:val="18"/>
          <w:lang w:eastAsia="en-GB"/>
          <w:rPrChange w:id="2755" w:author="stuart wolstenholme" w:date="2026-05-29T12:46:00Z" w16du:dateUtc="2026-05-29T11:46:00Z">
            <w:rPr>
              <w:rFonts w:eastAsia="Calibri" w:cstheme="minorHAnsi"/>
              <w:szCs w:val="18"/>
              <w:lang w:val="en-US" w:eastAsia="en-GB"/>
            </w:rPr>
          </w:rPrChange>
        </w:rPr>
        <w:t xml:space="preserve">to any settlement where the total incurred </w:t>
      </w:r>
      <w:r w:rsidRPr="0022764C">
        <w:rPr>
          <w:rFonts w:eastAsia="Calibri" w:cstheme="minorHAnsi"/>
          <w:b/>
          <w:bCs/>
          <w:szCs w:val="18"/>
          <w:lang w:eastAsia="en-GB"/>
          <w:rPrChange w:id="2756"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757" w:author="stuart wolstenholme" w:date="2026-05-29T12:46:00Z" w16du:dateUtc="2026-05-29T11:46:00Z">
            <w:rPr>
              <w:rFonts w:eastAsia="Calibri" w:cstheme="minorHAnsi"/>
              <w:szCs w:val="18"/>
              <w:lang w:val="en-US" w:eastAsia="en-GB"/>
            </w:rPr>
          </w:rPrChange>
        </w:rPr>
        <w:t xml:space="preserve"> and </w:t>
      </w:r>
      <w:r w:rsidRPr="0022764C">
        <w:rPr>
          <w:rFonts w:eastAsia="Calibri" w:cstheme="minorHAnsi"/>
          <w:b/>
          <w:szCs w:val="18"/>
          <w:lang w:eastAsia="en-GB"/>
          <w:rPrChange w:id="2758"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75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60"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76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62"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763"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764"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765" w:author="stuart wolstenholme" w:date="2026-05-29T12:46:00Z" w16du:dateUtc="2026-05-29T11:46:00Z">
            <w:rPr>
              <w:rFonts w:eastAsia="Calibri" w:cstheme="minorHAnsi"/>
              <w:szCs w:val="18"/>
              <w:lang w:val="en-US" w:eastAsia="en-GB"/>
            </w:rPr>
          </w:rPrChange>
        </w:rPr>
        <w:t xml:space="preserve">, whichever applies, do not exceed the applicable </w:t>
      </w:r>
      <w:r w:rsidRPr="0022764C">
        <w:rPr>
          <w:rFonts w:eastAsia="Calibri" w:cstheme="minorHAnsi"/>
          <w:b/>
          <w:bCs/>
          <w:szCs w:val="18"/>
          <w:lang w:eastAsia="en-GB"/>
          <w:rPrChange w:id="276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76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contextualSpacing/>
        <w:rPr>
          <w:rFonts w:eastAsia="Calibri" w:cstheme="minorHAnsi"/>
          <w:b/>
          <w:bCs/>
          <w:szCs w:val="18"/>
          <w:rPrChange w:id="2768"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rPrChange w:id="2769" w:author="stuart wolstenholme" w:date="2026-05-29T12:46:00Z" w16du:dateUtc="2026-05-29T11:46:00Z">
            <w:rPr>
              <w:rFonts w:eastAsia="Calibri" w:cstheme="minorHAnsi"/>
              <w:b/>
              <w:bCs/>
              <w:szCs w:val="18"/>
              <w:lang w:val="en-US"/>
            </w:rPr>
          </w:rPrChange>
        </w:rPr>
        <w:tab/>
      </w:r>
      <w:r w:rsidRPr="0022764C">
        <w:rPr>
          <w:rFonts w:eastAsia="Calibri" w:cstheme="minorHAnsi"/>
          <w:b/>
          <w:bCs/>
          <w:szCs w:val="18"/>
          <w:rPrChange w:id="2770" w:author="stuart wolstenholme" w:date="2026-05-29T12:46:00Z" w16du:dateUtc="2026-05-29T11:46:00Z">
            <w:rPr>
              <w:rFonts w:eastAsia="Calibri" w:cstheme="minorHAnsi"/>
              <w:b/>
              <w:bCs/>
              <w:szCs w:val="18"/>
              <w:lang w:val="en-US"/>
            </w:rPr>
          </w:rPrChange>
        </w:rPr>
        <w:tab/>
      </w:r>
    </w:p>
    <w:p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771"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772" w:author="stuart wolstenholme" w:date="2026-05-29T12:46:00Z" w16du:dateUtc="2026-05-29T11:46:00Z">
            <w:rPr>
              <w:rFonts w:eastAsia="Calibri" w:cstheme="minorHAnsi"/>
              <w:b/>
              <w:bCs/>
              <w:sz w:val="22"/>
              <w:szCs w:val="22"/>
              <w:lang w:val="en-US"/>
            </w:rPr>
          </w:rPrChange>
        </w:rPr>
        <w:t>Choice of Counsel / Lawyer (applicable to all Insuring Clauses)</w:t>
      </w:r>
    </w:p>
    <w:p w:rsidR="006936E8" w:rsidRPr="0022764C" w:rsidRDefault="006936E8" w:rsidP="006936E8">
      <w:pPr>
        <w:numPr>
          <w:ilvl w:val="0"/>
          <w:numId w:val="479"/>
        </w:numPr>
        <w:spacing w:before="0" w:after="160" w:line="259" w:lineRule="auto"/>
        <w:contextualSpacing/>
        <w:rPr>
          <w:rFonts w:eastAsia="Calibri" w:cstheme="minorHAnsi"/>
          <w:b/>
          <w:bCs/>
          <w:szCs w:val="18"/>
          <w:rPrChange w:id="2773"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77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75" w:author="stuart wolstenholme" w:date="2026-05-29T12:46:00Z" w16du:dateUtc="2026-05-29T11:46:00Z">
            <w:rPr>
              <w:rFonts w:eastAsia="Calibri" w:cstheme="minorHAnsi"/>
              <w:szCs w:val="18"/>
              <w:lang w:val="en-US" w:eastAsia="en-GB"/>
            </w:rPr>
          </w:rPrChange>
        </w:rPr>
        <w:t xml:space="preserve"> may consider an </w:t>
      </w:r>
      <w:r w:rsidRPr="0022764C">
        <w:rPr>
          <w:rFonts w:eastAsia="Calibri" w:cstheme="minorHAnsi"/>
          <w:b/>
          <w:szCs w:val="18"/>
          <w:lang w:eastAsia="en-GB"/>
          <w:rPrChange w:id="2776"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777" w:author="stuart wolstenholme" w:date="2026-05-29T12:46:00Z" w16du:dateUtc="2026-05-29T11:46:00Z">
            <w:rPr>
              <w:rFonts w:eastAsia="Calibri" w:cstheme="minorHAnsi"/>
              <w:szCs w:val="18"/>
              <w:lang w:val="en-US" w:eastAsia="en-GB"/>
            </w:rPr>
          </w:rPrChange>
        </w:rPr>
        <w:t xml:space="preserve">choice of counsel or lawyer to defend any </w:t>
      </w:r>
      <w:r w:rsidRPr="0022764C">
        <w:rPr>
          <w:rFonts w:eastAsia="Calibri" w:cstheme="minorHAnsi"/>
          <w:b/>
          <w:szCs w:val="18"/>
          <w:lang w:eastAsia="en-GB"/>
          <w:rPrChange w:id="2778"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779" w:author="stuart wolstenholme" w:date="2026-05-29T12:46:00Z" w16du:dateUtc="2026-05-29T11:46:00Z">
            <w:rPr>
              <w:rFonts w:eastAsia="Calibri" w:cstheme="minorHAnsi"/>
              <w:szCs w:val="18"/>
              <w:lang w:val="en-US" w:eastAsia="en-GB"/>
            </w:rPr>
          </w:rPrChange>
        </w:rPr>
        <w:t xml:space="preserve">, or to advise and consult on the appropriate course of action with respect to any </w:t>
      </w:r>
      <w:r w:rsidRPr="0022764C">
        <w:rPr>
          <w:rFonts w:eastAsia="Calibri" w:cstheme="minorHAnsi"/>
          <w:b/>
          <w:szCs w:val="18"/>
          <w:lang w:eastAsia="en-GB"/>
          <w:rPrChange w:id="2780" w:author="stuart wolstenholme" w:date="2026-05-29T12:46:00Z" w16du:dateUtc="2026-05-29T11:46:00Z">
            <w:rPr>
              <w:rFonts w:eastAsia="Calibri" w:cstheme="minorHAnsi"/>
              <w:b/>
              <w:szCs w:val="18"/>
              <w:lang w:val="en-US" w:eastAsia="en-GB"/>
            </w:rPr>
          </w:rPrChange>
        </w:rPr>
        <w:t>First Party Insured Event</w:t>
      </w:r>
      <w:r w:rsidRPr="0022764C">
        <w:rPr>
          <w:rFonts w:eastAsia="Calibri" w:cstheme="minorHAnsi"/>
          <w:szCs w:val="18"/>
          <w:lang w:eastAsia="en-GB"/>
          <w:rPrChange w:id="2781" w:author="stuart wolstenholme" w:date="2026-05-29T12:46:00Z" w16du:dateUtc="2026-05-29T11:46:00Z">
            <w:rPr>
              <w:rFonts w:eastAsia="Calibri" w:cstheme="minorHAnsi"/>
              <w:szCs w:val="18"/>
              <w:lang w:val="en-US" w:eastAsia="en-GB"/>
            </w:rPr>
          </w:rPrChange>
        </w:rPr>
        <w:t xml:space="preserve">, but the final decision on selection of counsel or lawyer rests with </w:t>
      </w:r>
      <w:r w:rsidRPr="0022764C">
        <w:rPr>
          <w:rFonts w:eastAsia="Calibri" w:cstheme="minorHAnsi"/>
          <w:b/>
          <w:bCs/>
          <w:szCs w:val="18"/>
          <w:lang w:eastAsia="en-GB"/>
          <w:rPrChange w:id="278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83" w:author="stuart wolstenholme" w:date="2026-05-29T12:46:00Z" w16du:dateUtc="2026-05-29T11:46:00Z">
            <w:rPr>
              <w:rFonts w:eastAsia="Calibri" w:cstheme="minorHAnsi"/>
              <w:szCs w:val="18"/>
              <w:lang w:val="en-US" w:eastAsia="en-GB"/>
            </w:rPr>
          </w:rPrChange>
        </w:rPr>
        <w:t xml:space="preserve">. No </w:t>
      </w:r>
      <w:r w:rsidRPr="0022764C">
        <w:rPr>
          <w:rFonts w:eastAsia="Calibri" w:cstheme="minorHAnsi"/>
          <w:b/>
          <w:szCs w:val="18"/>
          <w:lang w:eastAsia="en-GB"/>
          <w:rPrChange w:id="2784"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785" w:author="stuart wolstenholme" w:date="2026-05-29T12:46:00Z" w16du:dateUtc="2026-05-29T11:46:00Z">
            <w:rPr>
              <w:rFonts w:eastAsia="Calibri" w:cstheme="minorHAnsi"/>
              <w:szCs w:val="18"/>
              <w:lang w:val="en-US" w:eastAsia="en-GB"/>
            </w:rPr>
          </w:rPrChange>
        </w:rPr>
        <w:t xml:space="preserve">shall appoint counsel or lawyer without </w:t>
      </w:r>
      <w:r w:rsidRPr="0022764C">
        <w:rPr>
          <w:rFonts w:eastAsia="Calibri" w:cstheme="minorHAnsi"/>
          <w:b/>
          <w:szCs w:val="18"/>
          <w:lang w:eastAsia="en-GB"/>
          <w:rPrChange w:id="2786"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2787"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278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9"/>
        </w:numPr>
        <w:spacing w:before="0" w:after="160" w:line="259" w:lineRule="auto"/>
        <w:contextualSpacing/>
        <w:rPr>
          <w:rFonts w:eastAsia="Calibri" w:cstheme="minorHAnsi"/>
          <w:b/>
          <w:bCs/>
          <w:szCs w:val="18"/>
          <w:rPrChange w:id="2789"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790"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791" w:author="stuart wolstenholme" w:date="2026-05-29T12:46:00Z" w16du:dateUtc="2026-05-29T11:46:00Z">
            <w:rPr>
              <w:rFonts w:eastAsia="Calibri" w:cstheme="minorHAnsi"/>
              <w:szCs w:val="18"/>
              <w:lang w:val="en-US" w:eastAsia="en-GB"/>
            </w:rPr>
          </w:rPrChange>
        </w:rPr>
        <w:t xml:space="preserve">will have no obligation to pay </w:t>
      </w:r>
      <w:r w:rsidRPr="0022764C">
        <w:rPr>
          <w:rFonts w:eastAsia="Calibri" w:cstheme="minorHAnsi"/>
          <w:b/>
          <w:bCs/>
          <w:szCs w:val="18"/>
          <w:lang w:eastAsia="en-GB"/>
          <w:rPrChange w:id="279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79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94"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2795" w:author="stuart wolstenholme" w:date="2026-05-29T12:46:00Z" w16du:dateUtc="2026-05-29T11:46:00Z">
            <w:rPr>
              <w:rFonts w:eastAsia="Calibri" w:cstheme="minorHAnsi"/>
              <w:szCs w:val="18"/>
              <w:lang w:val="en-US" w:eastAsia="en-GB"/>
            </w:rPr>
          </w:rPrChange>
        </w:rPr>
        <w:t xml:space="preserve"> or any other legal expenses incurred by an </w:t>
      </w:r>
      <w:r w:rsidRPr="0022764C">
        <w:rPr>
          <w:rFonts w:eastAsia="Calibri" w:cstheme="minorHAnsi"/>
          <w:b/>
          <w:szCs w:val="18"/>
          <w:lang w:eastAsia="en-GB"/>
          <w:rPrChange w:id="2796"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797" w:author="stuart wolstenholme" w:date="2026-05-29T12:46:00Z" w16du:dateUtc="2026-05-29T11:46:00Z">
            <w:rPr>
              <w:rFonts w:eastAsia="Calibri" w:cstheme="minorHAnsi"/>
              <w:szCs w:val="18"/>
              <w:lang w:val="en-US" w:eastAsia="en-GB"/>
            </w:rPr>
          </w:rPrChange>
        </w:rPr>
        <w:t xml:space="preserve">before the notice of </w:t>
      </w:r>
      <w:r w:rsidRPr="0022764C">
        <w:rPr>
          <w:rFonts w:eastAsia="Calibri" w:cstheme="minorHAnsi"/>
          <w:b/>
          <w:szCs w:val="18"/>
          <w:lang w:eastAsia="en-GB"/>
          <w:rPrChange w:id="279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799" w:author="stuart wolstenholme" w:date="2026-05-29T12:46:00Z" w16du:dateUtc="2026-05-29T11:46:00Z">
            <w:rPr>
              <w:rFonts w:eastAsia="Calibri" w:cstheme="minorHAnsi"/>
              <w:szCs w:val="18"/>
              <w:lang w:val="en-US" w:eastAsia="en-GB"/>
            </w:rPr>
          </w:rPrChange>
        </w:rPr>
        <w:t xml:space="preserve">is received by </w:t>
      </w:r>
      <w:r w:rsidRPr="0022764C">
        <w:rPr>
          <w:rFonts w:eastAsia="Calibri" w:cstheme="minorHAnsi"/>
          <w:b/>
          <w:bCs/>
          <w:szCs w:val="18"/>
          <w:lang w:eastAsia="en-GB"/>
          <w:rPrChange w:id="2800"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801" w:author="stuart wolstenholme" w:date="2026-05-29T12:46:00Z" w16du:dateUtc="2026-05-29T11:46:00Z">
            <w:rPr>
              <w:rFonts w:eastAsia="Calibri" w:cstheme="minorHAnsi"/>
              <w:szCs w:val="18"/>
              <w:lang w:val="en-US" w:eastAsia="en-GB"/>
            </w:rPr>
          </w:rPrChange>
        </w:rPr>
        <w:t xml:space="preserve">or without </w:t>
      </w:r>
      <w:r w:rsidRPr="0022764C">
        <w:rPr>
          <w:rFonts w:eastAsia="Calibri" w:cstheme="minorHAnsi"/>
          <w:b/>
          <w:bCs/>
          <w:szCs w:val="18"/>
          <w:lang w:eastAsia="en-GB"/>
          <w:rPrChange w:id="280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03" w:author="stuart wolstenholme" w:date="2026-05-29T12:46:00Z" w16du:dateUtc="2026-05-29T11:46:00Z">
            <w:rPr>
              <w:rFonts w:eastAsia="Calibri" w:cstheme="minorHAnsi"/>
              <w:szCs w:val="18"/>
              <w:lang w:val="en-US" w:eastAsia="en-GB"/>
            </w:rPr>
          </w:rPrChange>
        </w:rPr>
        <w:t xml:space="preserve"> prior written approval.</w:t>
      </w:r>
    </w:p>
    <w:p w:rsidR="006936E8" w:rsidRPr="0022764C" w:rsidRDefault="006936E8" w:rsidP="006936E8">
      <w:pPr>
        <w:spacing w:before="0" w:after="160" w:line="259" w:lineRule="auto"/>
        <w:ind w:left="720" w:hanging="360"/>
        <w:contextualSpacing/>
        <w:rPr>
          <w:rFonts w:eastAsia="Calibri" w:cstheme="minorHAnsi"/>
          <w:b/>
          <w:bCs/>
          <w:szCs w:val="18"/>
          <w:rPrChange w:id="2804" w:author="stuart wolstenholme" w:date="2026-05-29T12:46:00Z" w16du:dateUtc="2026-05-29T11:46:00Z">
            <w:rPr>
              <w:rFonts w:eastAsia="Calibri" w:cstheme="minorHAnsi"/>
              <w:b/>
              <w:bCs/>
              <w:szCs w:val="18"/>
              <w:lang w:val="en-US"/>
            </w:rPr>
          </w:rPrChange>
        </w:rPr>
      </w:pPr>
    </w:p>
    <w:p w:rsidR="006936E8" w:rsidRPr="0022764C" w:rsidRDefault="006936E8" w:rsidP="006936E8">
      <w:pPr>
        <w:pStyle w:val="Heading2"/>
        <w:numPr>
          <w:ilvl w:val="0"/>
          <w:numId w:val="527"/>
        </w:numPr>
        <w:spacing w:before="0" w:after="160" w:line="259" w:lineRule="auto"/>
        <w:ind w:left="360"/>
        <w:contextualSpacing/>
        <w:rPr>
          <w:rFonts w:eastAsia="Calibri" w:cstheme="minorHAnsi"/>
          <w:b/>
          <w:szCs w:val="22"/>
          <w:rPrChange w:id="2805" w:author="stuart wolstenholme" w:date="2026-05-29T12:46:00Z" w16du:dateUtc="2026-05-29T11:46:00Z">
            <w:rPr>
              <w:rFonts w:eastAsia="Calibri" w:cstheme="minorHAnsi"/>
              <w:b/>
              <w:szCs w:val="22"/>
              <w:lang w:val="en-US"/>
            </w:rPr>
          </w:rPrChange>
        </w:rPr>
      </w:pPr>
      <w:r w:rsidRPr="0022764C">
        <w:rPr>
          <w:rFonts w:eastAsia="Calibri" w:cstheme="minorHAnsi"/>
          <w:b/>
          <w:szCs w:val="22"/>
          <w:lang w:eastAsia="en-GB"/>
          <w:rPrChange w:id="2806" w:author="stuart wolstenholme" w:date="2026-05-29T12:46:00Z" w16du:dateUtc="2026-05-29T11:46:00Z">
            <w:rPr>
              <w:rFonts w:eastAsia="Calibri" w:cstheme="minorHAnsi"/>
              <w:b/>
              <w:szCs w:val="22"/>
              <w:lang w:val="en-US" w:eastAsia="en-GB"/>
            </w:rPr>
          </w:rPrChange>
        </w:rPr>
        <w:t>Related Claims</w:t>
      </w:r>
    </w:p>
    <w:p w:rsidR="006936E8" w:rsidRPr="0022764C" w:rsidRDefault="006936E8" w:rsidP="006936E8">
      <w:pPr>
        <w:numPr>
          <w:ilvl w:val="0"/>
          <w:numId w:val="480"/>
        </w:numPr>
        <w:spacing w:before="0" w:after="160" w:line="259" w:lineRule="auto"/>
        <w:contextualSpacing/>
        <w:rPr>
          <w:rFonts w:eastAsia="Calibri" w:cstheme="minorHAnsi"/>
          <w:b/>
          <w:szCs w:val="18"/>
          <w:lang w:eastAsia="en-GB"/>
          <w:rPrChange w:id="2807"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808" w:author="stuart wolstenholme" w:date="2026-05-29T12:46:00Z" w16du:dateUtc="2026-05-29T11:46:00Z">
            <w:rPr>
              <w:rFonts w:eastAsia="Calibri" w:cstheme="minorHAnsi"/>
              <w:szCs w:val="18"/>
              <w:lang w:val="en-US" w:eastAsia="en-GB"/>
            </w:rPr>
          </w:rPrChange>
        </w:rPr>
        <w:t xml:space="preserve">All </w:t>
      </w:r>
      <w:r w:rsidRPr="0022764C">
        <w:rPr>
          <w:rFonts w:eastAsia="Calibri" w:cstheme="minorHAnsi"/>
          <w:b/>
          <w:bCs/>
          <w:szCs w:val="18"/>
          <w:lang w:eastAsia="en-GB"/>
          <w:rPrChange w:id="2809"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10" w:author="stuart wolstenholme" w:date="2026-05-29T12:46:00Z" w16du:dateUtc="2026-05-29T11:46:00Z">
            <w:rPr>
              <w:rFonts w:eastAsia="Calibri" w:cstheme="minorHAnsi"/>
              <w:bCs/>
              <w:szCs w:val="18"/>
              <w:lang w:val="en-US" w:eastAsia="en-GB"/>
            </w:rPr>
          </w:rPrChange>
        </w:rPr>
        <w:t xml:space="preserve"> which </w:t>
      </w:r>
      <w:r w:rsidRPr="0022764C">
        <w:rPr>
          <w:rFonts w:eastAsia="Calibri" w:cstheme="minorHAnsi"/>
          <w:szCs w:val="18"/>
          <w:lang w:eastAsia="en-GB"/>
          <w:rPrChange w:id="2811" w:author="stuart wolstenholme" w:date="2026-05-29T12:46:00Z" w16du:dateUtc="2026-05-29T11:46:00Z">
            <w:rPr>
              <w:rFonts w:eastAsia="Calibri" w:cstheme="minorHAnsi"/>
              <w:szCs w:val="18"/>
              <w:lang w:val="en-US" w:eastAsia="en-GB"/>
            </w:rPr>
          </w:rPrChange>
        </w:rPr>
        <w:t xml:space="preserve">arise out of the same, related or continuing </w:t>
      </w:r>
      <w:r w:rsidRPr="0022764C">
        <w:rPr>
          <w:rFonts w:eastAsia="Calibri" w:cstheme="minorHAnsi"/>
          <w:b/>
          <w:szCs w:val="18"/>
          <w:lang w:eastAsia="en-GB"/>
          <w:rPrChange w:id="2812"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813"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814"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815" w:author="stuart wolstenholme" w:date="2026-05-29T12:46:00Z" w16du:dateUtc="2026-05-29T11:46:00Z">
            <w:rPr>
              <w:rFonts w:eastAsia="Calibri" w:cstheme="minorHAnsi"/>
              <w:szCs w:val="18"/>
              <w:lang w:val="en-US" w:eastAsia="en-GB"/>
            </w:rPr>
          </w:rPrChange>
        </w:rPr>
        <w:t xml:space="preserve"> will be treated as follows:</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16"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817"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818"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819" w:author="stuart wolstenholme" w:date="2026-05-29T12:46:00Z" w16du:dateUtc="2026-05-29T11:46:00Z">
            <w:rPr>
              <w:rFonts w:eastAsia="Calibri" w:cstheme="minorHAnsi"/>
              <w:szCs w:val="18"/>
              <w:lang w:val="en-US" w:eastAsia="en-GB"/>
            </w:rPr>
          </w:rPrChange>
        </w:rPr>
        <w:t xml:space="preserve">will be considered to be a single </w:t>
      </w:r>
      <w:r w:rsidRPr="0022764C">
        <w:rPr>
          <w:rFonts w:eastAsia="Calibri" w:cstheme="minorHAnsi"/>
          <w:b/>
          <w:bCs/>
          <w:szCs w:val="18"/>
          <w:lang w:eastAsia="en-GB"/>
          <w:rPrChange w:id="2820"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82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822" w:author="stuart wolstenholme" w:date="2026-05-29T12:46:00Z" w16du:dateUtc="2026-05-29T11:46:00Z">
            <w:rPr>
              <w:rFonts w:eastAsia="Calibri" w:cstheme="minorHAnsi"/>
              <w:szCs w:val="18"/>
              <w:lang w:val="en-US" w:eastAsia="en-GB"/>
            </w:rPr>
          </w:rPrChange>
        </w:rPr>
        <w:t xml:space="preserve">regardless of the number of claimants or </w:t>
      </w:r>
      <w:r w:rsidRPr="0022764C">
        <w:rPr>
          <w:rFonts w:eastAsia="Calibri" w:cstheme="minorHAnsi"/>
          <w:b/>
          <w:szCs w:val="18"/>
          <w:lang w:eastAsia="en-GB"/>
          <w:rPrChange w:id="2823"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bCs/>
          <w:szCs w:val="18"/>
          <w:lang w:eastAsia="en-GB"/>
          <w:rPrChange w:id="282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2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826"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827"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828" w:author="stuart wolstenholme" w:date="2026-05-29T12:46:00Z" w16du:dateUtc="2026-05-29T11:46:00Z">
            <w:rPr>
              <w:rFonts w:eastAsia="Calibri" w:cstheme="minorHAnsi"/>
              <w:szCs w:val="18"/>
              <w:lang w:val="en-US" w:eastAsia="en-GB"/>
            </w:rPr>
          </w:rPrChange>
        </w:rPr>
        <w:t>will be considered</w:t>
      </w:r>
      <w:r w:rsidRPr="0022764C">
        <w:rPr>
          <w:rFonts w:eastAsia="Calibri" w:cstheme="minorHAnsi"/>
          <w:b/>
          <w:szCs w:val="18"/>
          <w:lang w:eastAsia="en-GB"/>
          <w:rPrChange w:id="282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830" w:author="stuart wolstenholme" w:date="2026-05-29T12:46:00Z" w16du:dateUtc="2026-05-29T11:46:00Z">
            <w:rPr>
              <w:rFonts w:eastAsia="Calibri" w:cstheme="minorHAnsi"/>
              <w:szCs w:val="18"/>
              <w:lang w:val="en-US" w:eastAsia="en-GB"/>
            </w:rPr>
          </w:rPrChange>
        </w:rPr>
        <w:t xml:space="preserve">to have been first made on the date the earliest of all such </w:t>
      </w:r>
      <w:r w:rsidRPr="0022764C">
        <w:rPr>
          <w:rFonts w:eastAsia="Calibri" w:cstheme="minorHAnsi"/>
          <w:b/>
          <w:bCs/>
          <w:szCs w:val="18"/>
          <w:lang w:eastAsia="en-GB"/>
          <w:rPrChange w:id="2831"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32" w:author="stuart wolstenholme" w:date="2026-05-29T12:46:00Z" w16du:dateUtc="2026-05-29T11:46:00Z">
            <w:rPr>
              <w:rFonts w:eastAsia="Calibri" w:cstheme="minorHAnsi"/>
              <w:bCs/>
              <w:szCs w:val="18"/>
              <w:lang w:val="en-US" w:eastAsia="en-GB"/>
            </w:rPr>
          </w:rPrChange>
        </w:rPr>
        <w:t xml:space="preserve"> is first made</w:t>
      </w:r>
      <w:r w:rsidRPr="0022764C">
        <w:rPr>
          <w:rFonts w:eastAsia="Calibri" w:cstheme="minorHAnsi"/>
          <w:szCs w:val="18"/>
          <w:lang w:eastAsia="en-GB"/>
          <w:rPrChange w:id="2833" w:author="stuart wolstenholme" w:date="2026-05-29T12:46:00Z" w16du:dateUtc="2026-05-29T11:46:00Z">
            <w:rPr>
              <w:rFonts w:eastAsia="Calibri" w:cstheme="minorHAnsi"/>
              <w:szCs w:val="18"/>
              <w:lang w:val="en-US" w:eastAsia="en-GB"/>
            </w:rPr>
          </w:rPrChange>
        </w:rPr>
        <w:t xml:space="preserve"> and will be considered to be first reported to </w:t>
      </w:r>
      <w:r w:rsidRPr="0022764C">
        <w:rPr>
          <w:rFonts w:eastAsia="Calibri" w:cstheme="minorHAnsi"/>
          <w:b/>
          <w:bCs/>
          <w:szCs w:val="18"/>
          <w:lang w:eastAsia="en-GB"/>
          <w:rPrChange w:id="283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35" w:author="stuart wolstenholme" w:date="2026-05-29T12:46:00Z" w16du:dateUtc="2026-05-29T11:46:00Z">
            <w:rPr>
              <w:rFonts w:eastAsia="Calibri" w:cstheme="minorHAnsi"/>
              <w:szCs w:val="18"/>
              <w:lang w:val="en-US" w:eastAsia="en-GB"/>
            </w:rPr>
          </w:rPrChange>
        </w:rPr>
        <w:t xml:space="preserve"> on the date the earliest of all such </w:t>
      </w:r>
      <w:r w:rsidRPr="0022764C">
        <w:rPr>
          <w:rFonts w:eastAsia="Calibri" w:cstheme="minorHAnsi"/>
          <w:b/>
          <w:bCs/>
          <w:szCs w:val="18"/>
          <w:lang w:eastAsia="en-GB"/>
          <w:rPrChange w:id="283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37" w:author="stuart wolstenholme" w:date="2026-05-29T12:46:00Z" w16du:dateUtc="2026-05-29T11:46:00Z">
            <w:rPr>
              <w:rFonts w:eastAsia="Calibri" w:cstheme="minorHAnsi"/>
              <w:bCs/>
              <w:szCs w:val="18"/>
              <w:lang w:val="en-US" w:eastAsia="en-GB"/>
            </w:rPr>
          </w:rPrChange>
        </w:rPr>
        <w:t xml:space="preserve"> is reported to </w:t>
      </w:r>
      <w:r w:rsidRPr="0022764C">
        <w:rPr>
          <w:rFonts w:eastAsia="Calibri" w:cstheme="minorHAnsi"/>
          <w:b/>
          <w:bCs/>
          <w:szCs w:val="18"/>
          <w:lang w:eastAsia="en-GB"/>
          <w:rPrChange w:id="283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3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40"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841"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842"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843" w:author="stuart wolstenholme" w:date="2026-05-29T12:46:00Z" w16du:dateUtc="2026-05-29T11:46:00Z">
            <w:rPr>
              <w:rFonts w:eastAsia="Calibri" w:cstheme="minorHAnsi"/>
              <w:szCs w:val="18"/>
              <w:lang w:val="en-US" w:eastAsia="en-GB"/>
            </w:rPr>
          </w:rPrChange>
        </w:rPr>
        <w:t xml:space="preserve">will be subject to the applicable Limit of Liability of the Policy in effect when the earliest of all such </w:t>
      </w:r>
      <w:r w:rsidRPr="0022764C">
        <w:rPr>
          <w:rFonts w:eastAsia="Calibri" w:cstheme="minorHAnsi"/>
          <w:b/>
          <w:bCs/>
          <w:szCs w:val="18"/>
          <w:lang w:eastAsia="en-GB"/>
          <w:rPrChange w:id="2844"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45" w:author="stuart wolstenholme" w:date="2026-05-29T12:46:00Z" w16du:dateUtc="2026-05-29T11:46:00Z">
            <w:rPr>
              <w:rFonts w:eastAsia="Calibri" w:cstheme="minorHAnsi"/>
              <w:bCs/>
              <w:szCs w:val="18"/>
              <w:lang w:val="en-US" w:eastAsia="en-GB"/>
            </w:rPr>
          </w:rPrChange>
        </w:rPr>
        <w:t xml:space="preserve"> is first made; and</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46" w:author="stuart wolstenholme" w:date="2026-05-29T12:46:00Z" w16du:dateUtc="2026-05-29T11:46:00Z">
            <w:rPr>
              <w:rFonts w:eastAsia="Calibri" w:cstheme="minorHAnsi"/>
              <w:b/>
              <w:szCs w:val="18"/>
              <w:lang w:val="en-US" w:eastAsia="en-GB"/>
            </w:rPr>
          </w:rPrChange>
        </w:rPr>
      </w:pPr>
      <w:r w:rsidRPr="0022764C">
        <w:rPr>
          <w:rFonts w:eastAsia="Calibri" w:cstheme="minorHAnsi"/>
          <w:bCs/>
          <w:szCs w:val="18"/>
          <w:lang w:eastAsia="en-GB"/>
          <w:rPrChange w:id="2847" w:author="stuart wolstenholme" w:date="2026-05-29T12:46:00Z" w16du:dateUtc="2026-05-29T11:46:00Z">
            <w:rPr>
              <w:rFonts w:eastAsia="Calibri" w:cstheme="minorHAnsi"/>
              <w:bCs/>
              <w:szCs w:val="18"/>
              <w:lang w:val="en-US" w:eastAsia="en-GB"/>
            </w:rPr>
          </w:rPrChange>
        </w:rPr>
        <w:t xml:space="preserve">only one </w:t>
      </w:r>
      <w:r w:rsidRPr="0022764C">
        <w:rPr>
          <w:rFonts w:eastAsia="Calibri" w:cstheme="minorHAnsi"/>
          <w:b/>
          <w:szCs w:val="18"/>
          <w:lang w:eastAsia="en-GB"/>
          <w:rPrChange w:id="2848" w:author="stuart wolstenholme" w:date="2026-05-29T12:46:00Z" w16du:dateUtc="2026-05-29T11:46:00Z">
            <w:rPr>
              <w:rFonts w:eastAsia="Calibri" w:cstheme="minorHAnsi"/>
              <w:b/>
              <w:szCs w:val="18"/>
              <w:lang w:val="en-US" w:eastAsia="en-GB"/>
            </w:rPr>
          </w:rPrChange>
        </w:rPr>
        <w:t xml:space="preserve">Excess </w:t>
      </w:r>
      <w:r w:rsidRPr="0022764C">
        <w:rPr>
          <w:rFonts w:eastAsia="Calibri" w:cstheme="minorHAnsi"/>
          <w:bCs/>
          <w:szCs w:val="18"/>
          <w:lang w:eastAsia="en-GB"/>
          <w:rPrChange w:id="2849" w:author="stuart wolstenholme" w:date="2026-05-29T12:46:00Z" w16du:dateUtc="2026-05-29T11:46:00Z">
            <w:rPr>
              <w:rFonts w:eastAsia="Calibri" w:cstheme="minorHAnsi"/>
              <w:bCs/>
              <w:szCs w:val="18"/>
              <w:lang w:val="en-US" w:eastAsia="en-GB"/>
            </w:rPr>
          </w:rPrChange>
        </w:rPr>
        <w:t xml:space="preserve">will apply to such </w:t>
      </w:r>
      <w:r w:rsidRPr="0022764C">
        <w:rPr>
          <w:rFonts w:eastAsia="Calibri" w:cstheme="minorHAnsi"/>
          <w:b/>
          <w:bCs/>
          <w:szCs w:val="18"/>
          <w:lang w:eastAsia="en-GB"/>
          <w:rPrChange w:id="2850"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85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82"/>
        </w:numPr>
        <w:spacing w:before="0" w:after="160" w:line="259" w:lineRule="auto"/>
        <w:contextualSpacing/>
        <w:rPr>
          <w:rFonts w:eastAsia="Calibri" w:cstheme="minorHAnsi"/>
          <w:szCs w:val="18"/>
          <w:lang w:eastAsia="en-GB"/>
          <w:rPrChange w:id="285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853" w:author="stuart wolstenholme" w:date="2026-05-29T12:46:00Z" w16du:dateUtc="2026-05-29T11:46:00Z">
            <w:rPr>
              <w:rFonts w:eastAsia="Calibri" w:cstheme="minorHAnsi"/>
              <w:szCs w:val="18"/>
              <w:lang w:val="en-US" w:eastAsia="en-GB"/>
            </w:rPr>
          </w:rPrChange>
        </w:rPr>
        <w:t xml:space="preserve">If multiple Insuring Clauses of this Policy apply to any </w:t>
      </w:r>
      <w:r w:rsidRPr="0022764C">
        <w:rPr>
          <w:rFonts w:eastAsia="Calibri" w:cstheme="minorHAnsi"/>
          <w:b/>
          <w:szCs w:val="18"/>
          <w:lang w:eastAsia="en-GB"/>
          <w:rPrChange w:id="285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855"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85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57" w:author="stuart wolstenholme" w:date="2026-05-29T12:46:00Z" w16du:dateUtc="2026-05-29T11:46:00Z">
            <w:rPr>
              <w:rFonts w:eastAsia="Calibri" w:cstheme="minorHAnsi"/>
              <w:szCs w:val="18"/>
              <w:lang w:val="en-US" w:eastAsia="en-GB"/>
            </w:rPr>
          </w:rPrChange>
        </w:rPr>
        <w:t xml:space="preserve"> total maximum Limit of Liability under this Policy for such </w:t>
      </w:r>
      <w:r w:rsidRPr="0022764C">
        <w:rPr>
          <w:rFonts w:eastAsia="Calibri" w:cstheme="minorHAnsi"/>
          <w:b/>
          <w:szCs w:val="18"/>
          <w:lang w:eastAsia="en-GB"/>
          <w:rPrChange w:id="285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859" w:author="stuart wolstenholme" w:date="2026-05-29T12:46:00Z" w16du:dateUtc="2026-05-29T11:46:00Z">
            <w:rPr>
              <w:rFonts w:eastAsia="Calibri" w:cstheme="minorHAnsi"/>
              <w:szCs w:val="18"/>
              <w:lang w:val="en-US" w:eastAsia="en-GB"/>
            </w:rPr>
          </w:rPrChange>
        </w:rPr>
        <w:t xml:space="preserve">shall be the Maximum Policy Aggregate Limit. However, </w:t>
      </w:r>
      <w:r w:rsidRPr="0022764C">
        <w:rPr>
          <w:rFonts w:eastAsia="Calibri" w:cstheme="minorHAnsi"/>
          <w:b/>
          <w:bCs/>
          <w:szCs w:val="18"/>
          <w:lang w:eastAsia="en-GB"/>
          <w:rPrChange w:id="286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61" w:author="stuart wolstenholme" w:date="2026-05-29T12:46:00Z" w16du:dateUtc="2026-05-29T11:46:00Z">
            <w:rPr>
              <w:rFonts w:eastAsia="Calibri" w:cstheme="minorHAnsi"/>
              <w:szCs w:val="18"/>
              <w:lang w:val="en-US" w:eastAsia="en-GB"/>
            </w:rPr>
          </w:rPrChange>
        </w:rPr>
        <w:t xml:space="preserve"> will never pay more under any one Insuring Clause than the applicable Limit applicable to that Insuring Clause as stated in the Schedule. </w:t>
      </w:r>
      <w:r w:rsidRPr="0022764C">
        <w:rPr>
          <w:rFonts w:eastAsia="Calibri" w:cstheme="minorHAnsi"/>
          <w:bCs/>
          <w:szCs w:val="18"/>
          <w:lang w:eastAsia="en-GB"/>
          <w:rPrChange w:id="2862"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863"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64" w:author="stuart wolstenholme" w:date="2026-05-29T12:46:00Z" w16du:dateUtc="2026-05-29T11:46:00Z">
            <w:rPr>
              <w:rFonts w:eastAsia="Calibri" w:cstheme="minorHAnsi"/>
              <w:szCs w:val="18"/>
              <w:lang w:val="en-US" w:eastAsia="en-GB"/>
            </w:rPr>
          </w:rPrChange>
        </w:rPr>
        <w:t xml:space="preserve"> have the sole discretion to allocate amounts paid, if any, against the appropriate Limit of Liability.</w:t>
      </w:r>
    </w:p>
    <w:p w:rsidR="006936E8" w:rsidRPr="0022764C" w:rsidRDefault="006936E8" w:rsidP="006936E8">
      <w:pPr>
        <w:spacing w:before="0" w:after="160" w:line="259" w:lineRule="auto"/>
        <w:ind w:left="1080"/>
        <w:contextualSpacing/>
        <w:rPr>
          <w:rFonts w:eastAsia="Calibri" w:cstheme="minorHAnsi"/>
          <w:b/>
          <w:szCs w:val="18"/>
          <w:lang w:eastAsia="en-GB"/>
          <w:rPrChange w:id="2865"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28"/>
        </w:numPr>
        <w:spacing w:before="0" w:after="160" w:line="259" w:lineRule="auto"/>
        <w:ind w:left="360"/>
        <w:contextualSpacing/>
        <w:rPr>
          <w:rFonts w:eastAsia="Calibri" w:cstheme="minorHAnsi"/>
          <w:b/>
          <w:szCs w:val="22"/>
          <w:rPrChange w:id="2866" w:author="stuart wolstenholme" w:date="2026-05-29T12:46:00Z" w16du:dateUtc="2026-05-29T11:46:00Z">
            <w:rPr>
              <w:rFonts w:eastAsia="Calibri" w:cstheme="minorHAnsi"/>
              <w:b/>
              <w:szCs w:val="22"/>
              <w:lang w:val="en-US"/>
            </w:rPr>
          </w:rPrChange>
        </w:rPr>
      </w:pPr>
      <w:r w:rsidRPr="0022764C">
        <w:rPr>
          <w:rFonts w:eastAsia="Calibri" w:cstheme="minorHAnsi"/>
          <w:b/>
          <w:szCs w:val="22"/>
          <w:rPrChange w:id="2867" w:author="stuart wolstenholme" w:date="2026-05-29T12:46:00Z" w16du:dateUtc="2026-05-29T11:46:00Z">
            <w:rPr>
              <w:rFonts w:eastAsia="Calibri" w:cstheme="minorHAnsi"/>
              <w:b/>
              <w:szCs w:val="22"/>
              <w:lang w:val="en-US"/>
            </w:rPr>
          </w:rPrChange>
        </w:rPr>
        <w:t>Excess Applicable to Each Insuring Clause</w:t>
      </w:r>
    </w:p>
    <w:p w:rsidR="006936E8" w:rsidRPr="0022764C" w:rsidRDefault="006936E8" w:rsidP="006936E8">
      <w:pPr>
        <w:numPr>
          <w:ilvl w:val="0"/>
          <w:numId w:val="484"/>
        </w:numPr>
        <w:spacing w:before="0" w:after="160" w:line="259" w:lineRule="auto"/>
        <w:contextualSpacing/>
        <w:rPr>
          <w:rFonts w:eastAsia="Calibri" w:cstheme="minorHAnsi"/>
          <w:szCs w:val="18"/>
          <w:rPrChange w:id="2868"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869"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87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71" w:author="stuart wolstenholme" w:date="2026-05-29T12:46:00Z" w16du:dateUtc="2026-05-29T11:46:00Z">
            <w:rPr>
              <w:rFonts w:eastAsia="Calibri" w:cstheme="minorHAnsi"/>
              <w:szCs w:val="18"/>
              <w:lang w:val="en-US" w:eastAsia="en-GB"/>
            </w:rPr>
          </w:rPrChange>
        </w:rPr>
        <w:t xml:space="preserve"> amount for each Insuring Clause, as stated in the Schedule, applies separately to </w:t>
      </w:r>
      <w:r w:rsidRPr="0022764C">
        <w:rPr>
          <w:rFonts w:eastAsia="Calibri" w:cstheme="minorHAnsi"/>
          <w:szCs w:val="18"/>
          <w:lang w:eastAsia="en-GB"/>
          <w:rPrChange w:id="2872" w:author="stuart wolstenholme" w:date="2026-05-29T12:46:00Z" w16du:dateUtc="2026-05-29T11:46:00Z">
            <w:rPr>
              <w:rFonts w:eastAsia="Calibri" w:cstheme="minorHAnsi"/>
              <w:szCs w:val="18"/>
              <w:lang w:val="en-US" w:eastAsia="en-GB"/>
            </w:rPr>
          </w:rPrChange>
        </w:rPr>
        <w:t xml:space="preserve">each </w:t>
      </w:r>
      <w:r w:rsidRPr="0022764C">
        <w:rPr>
          <w:rFonts w:eastAsia="Calibri" w:cstheme="minorHAnsi"/>
          <w:b/>
          <w:bCs/>
          <w:szCs w:val="18"/>
          <w:lang w:eastAsia="en-GB"/>
          <w:rPrChange w:id="2873"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87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szCs w:val="18"/>
          <w:rPrChange w:id="2875"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2876"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2877" w:author="stuart wolstenholme" w:date="2026-05-29T12:46:00Z" w16du:dateUtc="2026-05-29T11:46:00Z">
            <w:rPr>
              <w:rFonts w:eastAsia="Calibri" w:cstheme="minorHAnsi"/>
              <w:szCs w:val="18"/>
              <w:lang w:val="en-US"/>
            </w:rPr>
          </w:rPrChange>
        </w:rPr>
        <w:t xml:space="preserve"> shall not be reduced by the amount of any </w:t>
      </w:r>
      <w:r w:rsidRPr="0022764C">
        <w:rPr>
          <w:rFonts w:eastAsia="Calibri" w:cstheme="minorHAnsi"/>
          <w:b/>
          <w:bCs/>
          <w:szCs w:val="18"/>
          <w:rPrChange w:id="2878"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879" w:author="stuart wolstenholme" w:date="2026-05-29T12:46:00Z" w16du:dateUtc="2026-05-29T11:46:00Z">
            <w:rPr>
              <w:rFonts w:eastAsia="Calibri" w:cstheme="minorHAnsi"/>
              <w:szCs w:val="18"/>
              <w:lang w:val="en-US"/>
            </w:rPr>
          </w:rPrChange>
        </w:rPr>
        <w:t>.</w:t>
      </w:r>
    </w:p>
    <w:p w:rsidR="006936E8" w:rsidRPr="0022764C" w:rsidRDefault="006936E8" w:rsidP="006936E8">
      <w:pPr>
        <w:numPr>
          <w:ilvl w:val="0"/>
          <w:numId w:val="484"/>
        </w:numPr>
        <w:spacing w:before="0" w:after="160" w:line="259" w:lineRule="auto"/>
        <w:contextualSpacing/>
        <w:rPr>
          <w:rFonts w:eastAsia="Calibri" w:cstheme="minorHAnsi"/>
          <w:szCs w:val="18"/>
          <w:rPrChange w:id="2880"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881" w:author="stuart wolstenholme" w:date="2026-05-29T12:46:00Z" w16du:dateUtc="2026-05-29T11:46:00Z">
            <w:rPr>
              <w:rFonts w:eastAsia="Calibri" w:cstheme="minorHAnsi"/>
              <w:szCs w:val="18"/>
              <w:lang w:val="en-US" w:eastAsia="en-GB"/>
            </w:rPr>
          </w:rPrChange>
        </w:rPr>
        <w:t xml:space="preserve">If more than one Insuring Clause applies to a </w:t>
      </w:r>
      <w:r w:rsidRPr="0022764C">
        <w:rPr>
          <w:rFonts w:eastAsia="Calibri" w:cstheme="minorHAnsi"/>
          <w:b/>
          <w:szCs w:val="18"/>
          <w:lang w:eastAsia="en-GB"/>
          <w:rPrChange w:id="2882"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883" w:author="stuart wolstenholme" w:date="2026-05-29T12:46:00Z" w16du:dateUtc="2026-05-29T11:46:00Z">
            <w:rPr>
              <w:rFonts w:eastAsia="Calibri" w:cstheme="minorHAnsi"/>
              <w:szCs w:val="18"/>
              <w:lang w:val="en-US" w:eastAsia="en-GB"/>
            </w:rPr>
          </w:rPrChange>
        </w:rPr>
        <w:t xml:space="preserve">, only the single highest </w:t>
      </w:r>
      <w:r w:rsidRPr="0022764C">
        <w:rPr>
          <w:rFonts w:eastAsia="Calibri" w:cstheme="minorHAnsi"/>
          <w:b/>
          <w:bCs/>
          <w:szCs w:val="18"/>
          <w:lang w:eastAsia="en-GB"/>
          <w:rPrChange w:id="2884"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85" w:author="stuart wolstenholme" w:date="2026-05-29T12:46:00Z" w16du:dateUtc="2026-05-29T11:46:00Z">
            <w:rPr>
              <w:rFonts w:eastAsia="Calibri" w:cstheme="minorHAnsi"/>
              <w:szCs w:val="18"/>
              <w:lang w:val="en-US" w:eastAsia="en-GB"/>
            </w:rPr>
          </w:rPrChange>
        </w:rPr>
        <w:t xml:space="preserve"> will apply to such </w:t>
      </w:r>
      <w:r w:rsidRPr="0022764C">
        <w:rPr>
          <w:rFonts w:eastAsia="Calibri" w:cstheme="minorHAnsi"/>
          <w:b/>
          <w:szCs w:val="18"/>
          <w:lang w:eastAsia="en-GB"/>
          <w:rPrChange w:id="2886" w:author="stuart wolstenholme" w:date="2026-05-29T12:46:00Z" w16du:dateUtc="2026-05-29T11:46:00Z">
            <w:rPr>
              <w:rFonts w:eastAsia="Calibri" w:cstheme="minorHAnsi"/>
              <w:b/>
              <w:szCs w:val="18"/>
              <w:lang w:val="en-US" w:eastAsia="en-GB"/>
            </w:rPr>
          </w:rPrChange>
        </w:rPr>
        <w:t>Claim.</w:t>
      </w:r>
    </w:p>
    <w:p w:rsidR="006936E8" w:rsidRPr="0022764C" w:rsidRDefault="006936E8" w:rsidP="006936E8">
      <w:pPr>
        <w:numPr>
          <w:ilvl w:val="0"/>
          <w:numId w:val="484"/>
        </w:numPr>
        <w:spacing w:before="0" w:after="160" w:line="259" w:lineRule="auto"/>
        <w:contextualSpacing/>
        <w:rPr>
          <w:rFonts w:eastAsia="Calibri" w:cstheme="minorHAnsi"/>
          <w:szCs w:val="18"/>
          <w:rPrChange w:id="2887"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888"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889"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2890" w:author="stuart wolstenholme" w:date="2026-05-29T12:46:00Z" w16du:dateUtc="2026-05-29T11:46:00Z">
            <w:rPr>
              <w:rFonts w:eastAsia="Calibri" w:cstheme="minorHAnsi"/>
              <w:szCs w:val="18"/>
              <w:lang w:val="en-US" w:eastAsia="en-GB"/>
            </w:rPr>
          </w:rPrChange>
        </w:rPr>
        <w:t xml:space="preserve"> payment of the applicable </w:t>
      </w:r>
      <w:r w:rsidRPr="0022764C">
        <w:rPr>
          <w:rFonts w:eastAsia="Calibri" w:cstheme="minorHAnsi"/>
          <w:b/>
          <w:bCs/>
          <w:szCs w:val="18"/>
          <w:lang w:eastAsia="en-GB"/>
          <w:rPrChange w:id="2891"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92" w:author="stuart wolstenholme" w:date="2026-05-29T12:46:00Z" w16du:dateUtc="2026-05-29T11:46:00Z">
            <w:rPr>
              <w:rFonts w:eastAsia="Calibri" w:cstheme="minorHAnsi"/>
              <w:szCs w:val="18"/>
              <w:lang w:val="en-US" w:eastAsia="en-GB"/>
            </w:rPr>
          </w:rPrChange>
        </w:rPr>
        <w:t xml:space="preserve"> is a condition precedent to payment by the </w:t>
      </w:r>
      <w:r w:rsidRPr="0022764C">
        <w:rPr>
          <w:rFonts w:eastAsia="Calibri" w:cstheme="minorHAnsi"/>
          <w:b/>
          <w:bCs/>
          <w:szCs w:val="18"/>
          <w:lang w:eastAsia="en-GB"/>
          <w:rPrChange w:id="2893"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94" w:author="stuart wolstenholme" w:date="2026-05-29T12:46:00Z" w16du:dateUtc="2026-05-29T11:46:00Z">
            <w:rPr>
              <w:rFonts w:eastAsia="Calibri" w:cstheme="minorHAnsi"/>
              <w:szCs w:val="18"/>
              <w:lang w:val="en-US" w:eastAsia="en-GB"/>
            </w:rPr>
          </w:rPrChange>
        </w:rPr>
        <w:t xml:space="preserve"> of any amounts under this Policy, and the </w:t>
      </w:r>
      <w:r w:rsidRPr="0022764C">
        <w:rPr>
          <w:rFonts w:eastAsia="Calibri" w:cstheme="minorHAnsi"/>
          <w:b/>
          <w:bCs/>
          <w:szCs w:val="18"/>
          <w:lang w:eastAsia="en-GB"/>
          <w:rPrChange w:id="2895"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96" w:author="stuart wolstenholme" w:date="2026-05-29T12:46:00Z" w16du:dateUtc="2026-05-29T11:46:00Z">
            <w:rPr>
              <w:rFonts w:eastAsia="Calibri" w:cstheme="minorHAnsi"/>
              <w:szCs w:val="18"/>
              <w:lang w:val="en-US" w:eastAsia="en-GB"/>
            </w:rPr>
          </w:rPrChange>
        </w:rPr>
        <w:t xml:space="preserve"> shall only be liable for the amount that exceeds the </w:t>
      </w:r>
      <w:r w:rsidRPr="0022764C">
        <w:rPr>
          <w:rFonts w:eastAsia="Calibri" w:cstheme="minorHAnsi"/>
          <w:b/>
          <w:bCs/>
          <w:szCs w:val="18"/>
          <w:lang w:eastAsia="en-GB"/>
          <w:rPrChange w:id="2897"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98" w:author="stuart wolstenholme" w:date="2026-05-29T12:46:00Z" w16du:dateUtc="2026-05-29T11:46:00Z">
            <w:rPr>
              <w:rFonts w:eastAsia="Calibri" w:cstheme="minorHAnsi"/>
              <w:szCs w:val="18"/>
              <w:lang w:val="en-US" w:eastAsia="en-GB"/>
            </w:rPr>
          </w:rPrChange>
        </w:rPr>
        <w:t xml:space="preserve">, up to the applicable </w:t>
      </w:r>
      <w:r w:rsidRPr="0022764C">
        <w:rPr>
          <w:rFonts w:eastAsia="Calibri" w:cstheme="minorHAnsi"/>
          <w:b/>
          <w:bCs/>
          <w:szCs w:val="18"/>
          <w:lang w:eastAsia="en-GB"/>
          <w:rPrChange w:id="2899"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900" w:author="stuart wolstenholme" w:date="2026-05-29T12:46:00Z" w16du:dateUtc="2026-05-29T11:46:00Z">
            <w:rPr>
              <w:rFonts w:eastAsia="Calibri" w:cstheme="minorHAnsi"/>
              <w:szCs w:val="18"/>
              <w:lang w:val="en-US" w:eastAsia="en-GB"/>
            </w:rPr>
          </w:rPrChange>
        </w:rPr>
        <w:t xml:space="preserve"> stated in the Schedule.</w:t>
      </w:r>
    </w:p>
    <w:p w:rsidR="006936E8" w:rsidRPr="0022764C" w:rsidRDefault="006936E8" w:rsidP="006936E8">
      <w:pPr>
        <w:numPr>
          <w:ilvl w:val="0"/>
          <w:numId w:val="484"/>
        </w:numPr>
        <w:spacing w:before="0" w:after="160" w:line="259" w:lineRule="auto"/>
        <w:contextualSpacing/>
        <w:rPr>
          <w:rFonts w:eastAsia="Calibri" w:cstheme="minorHAnsi"/>
          <w:szCs w:val="18"/>
          <w:rPrChange w:id="2901"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902"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903"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904" w:author="stuart wolstenholme" w:date="2026-05-29T12:46:00Z" w16du:dateUtc="2026-05-29T11:46:00Z">
            <w:rPr>
              <w:rFonts w:eastAsia="Calibri" w:cstheme="minorHAnsi"/>
              <w:szCs w:val="18"/>
              <w:lang w:val="en-US" w:eastAsia="en-GB"/>
            </w:rPr>
          </w:rPrChange>
        </w:rPr>
        <w:t xml:space="preserve"> must make direct payments within the </w:t>
      </w:r>
      <w:r w:rsidRPr="0022764C">
        <w:rPr>
          <w:rFonts w:eastAsia="Calibri" w:cstheme="minorHAnsi"/>
          <w:b/>
          <w:bCs/>
          <w:szCs w:val="18"/>
          <w:lang w:eastAsia="en-GB"/>
          <w:rPrChange w:id="2905"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906" w:author="stuart wolstenholme" w:date="2026-05-29T12:46:00Z" w16du:dateUtc="2026-05-29T11:46:00Z">
            <w:rPr>
              <w:rFonts w:eastAsia="Calibri" w:cstheme="minorHAnsi"/>
              <w:szCs w:val="18"/>
              <w:lang w:val="en-US" w:eastAsia="en-GB"/>
            </w:rPr>
          </w:rPrChange>
        </w:rPr>
        <w:t xml:space="preserve"> to the appropriate parties designated by the </w:t>
      </w:r>
      <w:r w:rsidRPr="0022764C">
        <w:rPr>
          <w:rFonts w:eastAsia="Calibri" w:cstheme="minorHAnsi"/>
          <w:b/>
          <w:bCs/>
          <w:szCs w:val="18"/>
          <w:lang w:eastAsia="en-GB"/>
          <w:rPrChange w:id="2907"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90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1080"/>
        <w:contextualSpacing/>
        <w:rPr>
          <w:rFonts w:eastAsia="Calibri" w:cstheme="minorHAnsi"/>
          <w:szCs w:val="18"/>
          <w:rPrChange w:id="2909" w:author="stuart wolstenholme" w:date="2026-05-29T12:46:00Z" w16du:dateUtc="2026-05-29T11:46:00Z">
            <w:rPr>
              <w:rFonts w:eastAsia="Calibri" w:cstheme="minorHAnsi"/>
              <w:szCs w:val="18"/>
              <w:lang w:val="en-US"/>
            </w:rPr>
          </w:rPrChange>
        </w:rPr>
      </w:pPr>
    </w:p>
    <w:p w:rsidR="006936E8" w:rsidRPr="0022764C" w:rsidRDefault="006936E8" w:rsidP="006936E8">
      <w:pPr>
        <w:pStyle w:val="Heading2"/>
        <w:numPr>
          <w:ilvl w:val="0"/>
          <w:numId w:val="529"/>
        </w:numPr>
        <w:spacing w:before="0" w:after="160" w:line="259" w:lineRule="auto"/>
        <w:ind w:left="360"/>
        <w:contextualSpacing/>
        <w:rPr>
          <w:rFonts w:eastAsia="Calibri" w:cstheme="minorHAnsi"/>
          <w:szCs w:val="18"/>
          <w:rPrChange w:id="2910" w:author="stuart wolstenholme" w:date="2026-05-29T12:46:00Z" w16du:dateUtc="2026-05-29T11:46:00Z">
            <w:rPr>
              <w:rFonts w:eastAsia="Calibri" w:cstheme="minorHAnsi"/>
              <w:szCs w:val="18"/>
              <w:lang w:val="en-US"/>
            </w:rPr>
          </w:rPrChange>
        </w:rPr>
      </w:pPr>
      <w:r w:rsidRPr="0022764C">
        <w:rPr>
          <w:rFonts w:eastAsia="Calibri" w:cstheme="minorHAnsi"/>
          <w:b/>
          <w:szCs w:val="22"/>
          <w:rPrChange w:id="2911" w:author="stuart wolstenholme" w:date="2026-05-29T12:46:00Z" w16du:dateUtc="2026-05-29T11:46:00Z">
            <w:rPr>
              <w:rFonts w:eastAsia="Calibri" w:cstheme="minorHAnsi"/>
              <w:b/>
              <w:szCs w:val="22"/>
              <w:lang w:val="en-US"/>
            </w:rPr>
          </w:rPrChange>
        </w:rPr>
        <w:t>Waiting Period</w:t>
      </w:r>
    </w:p>
    <w:p w:rsidR="006936E8" w:rsidRPr="0022764C" w:rsidRDefault="006936E8" w:rsidP="006936E8">
      <w:pPr>
        <w:spacing w:before="0" w:after="160" w:line="259" w:lineRule="auto"/>
        <w:ind w:left="360"/>
        <w:contextualSpacing/>
        <w:rPr>
          <w:rFonts w:eastAsia="Calibri" w:cstheme="minorHAnsi"/>
          <w:szCs w:val="18"/>
          <w:lang w:eastAsia="en-GB"/>
          <w:rPrChange w:id="291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913"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914" w:author="stuart wolstenholme" w:date="2026-05-29T12:46:00Z" w16du:dateUtc="2026-05-29T11:46:00Z">
            <w:rPr>
              <w:rFonts w:eastAsia="Calibri" w:cstheme="minorHAnsi"/>
              <w:b/>
              <w:bCs/>
              <w:szCs w:val="18"/>
              <w:lang w:val="en-US" w:eastAsia="en-GB"/>
            </w:rPr>
          </w:rPrChange>
        </w:rPr>
        <w:t>Waiting Periods</w:t>
      </w:r>
      <w:r w:rsidRPr="0022764C">
        <w:rPr>
          <w:rFonts w:eastAsia="Calibri" w:cstheme="minorHAnsi"/>
          <w:bCs/>
          <w:szCs w:val="18"/>
          <w:lang w:eastAsia="en-GB"/>
          <w:rPrChange w:id="291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916" w:author="stuart wolstenholme" w:date="2026-05-29T12:46:00Z" w16du:dateUtc="2026-05-29T11:46:00Z">
            <w:rPr>
              <w:rFonts w:eastAsia="Calibri" w:cstheme="minorHAnsi"/>
              <w:szCs w:val="18"/>
              <w:lang w:val="en-US" w:eastAsia="en-GB"/>
            </w:rPr>
          </w:rPrChange>
        </w:rPr>
        <w:t xml:space="preserve">set forth in </w:t>
      </w:r>
      <w:r w:rsidRPr="0022764C">
        <w:rPr>
          <w:rFonts w:eastAsia="Calibri" w:cstheme="minorHAnsi"/>
          <w:szCs w:val="18"/>
          <w:rPrChange w:id="2917"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918" w:author="stuart wolstenholme" w:date="2026-05-29T12:46:00Z" w16du:dateUtc="2026-05-29T11:46:00Z">
            <w:rPr>
              <w:rFonts w:eastAsia="Calibri" w:cstheme="minorHAnsi"/>
              <w:bCs/>
              <w:szCs w:val="18"/>
              <w:lang w:val="en-US" w:eastAsia="en-GB"/>
            </w:rPr>
          </w:rPrChange>
        </w:rPr>
        <w:t xml:space="preserve"> apply solely to Insuring Clauses H (BrandGuard) and I b) (System Failure Coverage: Non-Physical Business Interruption)</w:t>
      </w:r>
      <w:r w:rsidRPr="0022764C">
        <w:rPr>
          <w:rFonts w:eastAsia="Calibri" w:cstheme="minorHAnsi"/>
          <w:szCs w:val="18"/>
          <w:lang w:eastAsia="en-GB"/>
          <w:rPrChange w:id="2919"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szCs w:val="18"/>
          <w:lang w:eastAsia="en-GB"/>
          <w:rPrChange w:id="2920" w:author="stuart wolstenholme" w:date="2026-05-29T12:46:00Z" w16du:dateUtc="2026-05-29T11:46:00Z">
            <w:rPr>
              <w:rFonts w:eastAsia="Calibri" w:cstheme="minorHAnsi"/>
              <w:b/>
              <w:szCs w:val="18"/>
              <w:lang w:val="en-US" w:eastAsia="en-GB"/>
            </w:rPr>
          </w:rPrChange>
        </w:rPr>
        <w:t>Waiting Period</w:t>
      </w:r>
      <w:r w:rsidRPr="0022764C">
        <w:rPr>
          <w:rFonts w:eastAsia="Calibri" w:cstheme="minorHAnsi"/>
          <w:szCs w:val="18"/>
          <w:lang w:eastAsia="en-GB"/>
          <w:rPrChange w:id="2921" w:author="stuart wolstenholme" w:date="2026-05-29T12:46:00Z" w16du:dateUtc="2026-05-29T11:46:00Z">
            <w:rPr>
              <w:rFonts w:eastAsia="Calibri" w:cstheme="minorHAnsi"/>
              <w:szCs w:val="18"/>
              <w:lang w:val="en-US" w:eastAsia="en-GB"/>
            </w:rPr>
          </w:rPrChange>
        </w:rPr>
        <w:t xml:space="preserve"> applies to each </w:t>
      </w:r>
      <w:r w:rsidRPr="0022764C">
        <w:rPr>
          <w:rFonts w:eastAsia="Calibri" w:cstheme="minorHAnsi"/>
          <w:b/>
          <w:szCs w:val="18"/>
          <w:lang w:eastAsia="en-GB"/>
          <w:rPrChange w:id="2922"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2923"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924"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92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szCs w:val="18"/>
          <w:lang w:eastAsia="en-GB"/>
          <w:rPrChange w:id="2926"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2"/>
        <w:numPr>
          <w:ilvl w:val="0"/>
          <w:numId w:val="529"/>
        </w:numPr>
        <w:spacing w:before="0" w:after="160" w:line="259" w:lineRule="auto"/>
        <w:ind w:left="360"/>
        <w:contextualSpacing/>
        <w:rPr>
          <w:rFonts w:eastAsia="Calibri" w:cstheme="minorHAnsi"/>
          <w:b/>
          <w:szCs w:val="22"/>
          <w:rPrChange w:id="2927" w:author="stuart wolstenholme" w:date="2026-05-29T12:46:00Z" w16du:dateUtc="2026-05-29T11:46:00Z">
            <w:rPr>
              <w:rFonts w:eastAsia="Calibri" w:cstheme="minorHAnsi"/>
              <w:b/>
              <w:szCs w:val="22"/>
              <w:lang w:val="en-US"/>
            </w:rPr>
          </w:rPrChange>
        </w:rPr>
      </w:pPr>
      <w:r w:rsidRPr="0022764C">
        <w:rPr>
          <w:rFonts w:eastAsia="Calibri" w:cstheme="minorHAnsi"/>
          <w:b/>
          <w:szCs w:val="22"/>
          <w:rPrChange w:id="2928" w:author="stuart wolstenholme" w:date="2026-05-29T12:46:00Z" w16du:dateUtc="2026-05-29T11:46:00Z">
            <w:rPr>
              <w:rFonts w:eastAsia="Calibri" w:cstheme="minorHAnsi"/>
              <w:b/>
              <w:szCs w:val="22"/>
              <w:lang w:val="en-US"/>
            </w:rPr>
          </w:rPrChange>
        </w:rPr>
        <w:t>Territorial Limits</w:t>
      </w:r>
    </w:p>
    <w:p w:rsidR="006936E8" w:rsidRPr="0022764C" w:rsidRDefault="006936E8" w:rsidP="006936E8">
      <w:pPr>
        <w:spacing w:before="0" w:after="160" w:line="259" w:lineRule="auto"/>
        <w:ind w:left="360"/>
        <w:contextualSpacing/>
        <w:rPr>
          <w:rFonts w:eastAsia="Calibri" w:cstheme="minorHAnsi"/>
          <w:szCs w:val="18"/>
          <w:lang w:eastAsia="en-GB"/>
          <w:rPrChange w:id="292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930" w:author="stuart wolstenholme" w:date="2026-05-29T12:46:00Z" w16du:dateUtc="2026-05-29T11:46:00Z">
            <w:rPr>
              <w:rFonts w:eastAsia="Calibri" w:cstheme="minorHAnsi"/>
              <w:szCs w:val="18"/>
              <w:lang w:val="en-US" w:eastAsia="en-GB"/>
            </w:rPr>
          </w:rPrChange>
        </w:rPr>
        <w:t xml:space="preserve">This Policy applies to </w:t>
      </w:r>
      <w:r w:rsidRPr="0022764C">
        <w:rPr>
          <w:rFonts w:eastAsia="Calibri" w:cstheme="minorHAnsi"/>
          <w:b/>
          <w:bCs/>
          <w:szCs w:val="18"/>
          <w:lang w:eastAsia="en-GB"/>
          <w:rPrChange w:id="2931"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932"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933" w:author="stuart wolstenholme" w:date="2026-05-29T12:46:00Z" w16du:dateUtc="2026-05-29T11:46:00Z">
            <w:rPr>
              <w:rFonts w:eastAsia="Calibri" w:cstheme="minorHAnsi"/>
              <w:szCs w:val="18"/>
              <w:lang w:val="en-US" w:eastAsia="en-GB"/>
            </w:rPr>
          </w:rPrChange>
        </w:rPr>
        <w:t xml:space="preserve">brought or maintained, </w:t>
      </w:r>
      <w:r w:rsidRPr="0022764C">
        <w:rPr>
          <w:rFonts w:eastAsia="Calibri" w:cstheme="minorHAnsi"/>
          <w:b/>
          <w:szCs w:val="18"/>
          <w:lang w:eastAsia="en-GB"/>
          <w:rPrChange w:id="2934"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935" w:author="stuart wolstenholme" w:date="2026-05-29T12:46:00Z" w16du:dateUtc="2026-05-29T11:46:00Z">
            <w:rPr>
              <w:rFonts w:eastAsia="Calibri" w:cstheme="minorHAnsi"/>
              <w:szCs w:val="18"/>
              <w:lang w:val="en-US" w:eastAsia="en-GB"/>
            </w:rPr>
          </w:rPrChange>
        </w:rPr>
        <w:t xml:space="preserve"> committed and </w:t>
      </w:r>
      <w:r w:rsidRPr="0022764C">
        <w:rPr>
          <w:rFonts w:eastAsia="Calibri" w:cstheme="minorHAnsi"/>
          <w:b/>
          <w:szCs w:val="18"/>
          <w:lang w:eastAsia="en-GB"/>
          <w:rPrChange w:id="2936"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937" w:author="stuart wolstenholme" w:date="2026-05-29T12:46:00Z" w16du:dateUtc="2026-05-29T11:46:00Z">
            <w:rPr>
              <w:rFonts w:eastAsia="Calibri" w:cstheme="minorHAnsi"/>
              <w:szCs w:val="18"/>
              <w:lang w:val="en-US" w:eastAsia="en-GB"/>
            </w:rPr>
          </w:rPrChange>
        </w:rPr>
        <w:t xml:space="preserve"> taking place anywhere in the world other than in relation to Insuring Clause M (Property Damage Loss) where cover applies only to </w:t>
      </w:r>
      <w:r w:rsidRPr="0022764C">
        <w:rPr>
          <w:rFonts w:eastAsia="Calibri" w:cstheme="minorHAnsi"/>
          <w:b/>
          <w:szCs w:val="18"/>
          <w:lang w:eastAsia="en-GB"/>
          <w:rPrChange w:id="2938"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939"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940" w:author="stuart wolstenholme" w:date="2026-05-29T12:46:00Z" w16du:dateUtc="2026-05-29T11:46:00Z">
            <w:rPr>
              <w:rFonts w:eastAsia="Calibri" w:cstheme="minorHAnsi"/>
              <w:b/>
              <w:szCs w:val="18"/>
              <w:lang w:val="en-US" w:eastAsia="en-GB"/>
            </w:rPr>
          </w:rPrChange>
        </w:rPr>
        <w:t xml:space="preserve">Operations </w:t>
      </w:r>
      <w:r w:rsidRPr="0022764C">
        <w:rPr>
          <w:rFonts w:eastAsia="Calibri" w:cstheme="minorHAnsi"/>
          <w:szCs w:val="18"/>
          <w:lang w:eastAsia="en-GB"/>
          <w:rPrChange w:id="2941" w:author="stuart wolstenholme" w:date="2026-05-29T12:46:00Z" w16du:dateUtc="2026-05-29T11:46:00Z">
            <w:rPr>
              <w:rFonts w:eastAsia="Calibri" w:cstheme="minorHAnsi"/>
              <w:szCs w:val="18"/>
              <w:lang w:val="en-US" w:eastAsia="en-GB"/>
            </w:rPr>
          </w:rPrChange>
        </w:rPr>
        <w:t xml:space="preserve">at an </w:t>
      </w:r>
      <w:r w:rsidRPr="0022764C">
        <w:rPr>
          <w:rFonts w:eastAsia="Calibri" w:cstheme="minorHAnsi"/>
          <w:b/>
          <w:szCs w:val="18"/>
          <w:lang w:eastAsia="en-GB"/>
          <w:rPrChange w:id="2942"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943"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spacing w:before="0" w:after="160" w:line="259" w:lineRule="auto"/>
        <w:contextualSpacing/>
        <w:rPr>
          <w:rFonts w:eastAsia="Calibri" w:cstheme="minorHAnsi"/>
          <w:szCs w:val="18"/>
          <w:lang w:eastAsia="en-GB"/>
          <w:rPrChange w:id="2944"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1"/>
        <w:numPr>
          <w:ilvl w:val="0"/>
          <w:numId w:val="529"/>
        </w:numPr>
        <w:spacing w:before="0" w:after="160" w:line="259" w:lineRule="auto"/>
        <w:ind w:left="360"/>
        <w:contextualSpacing/>
        <w:rPr>
          <w:rFonts w:eastAsia="Calibri" w:cstheme="minorHAnsi"/>
          <w:b/>
          <w:sz w:val="22"/>
          <w:szCs w:val="22"/>
          <w:rPrChange w:id="2945" w:author="stuart wolstenholme" w:date="2026-05-29T12:46:00Z" w16du:dateUtc="2026-05-29T11:46:00Z">
            <w:rPr>
              <w:rFonts w:eastAsia="Calibri" w:cstheme="minorHAnsi"/>
              <w:b/>
              <w:sz w:val="22"/>
              <w:szCs w:val="22"/>
              <w:lang w:val="en-US"/>
            </w:rPr>
          </w:rPrChange>
        </w:rPr>
      </w:pPr>
      <w:r w:rsidRPr="0022764C">
        <w:rPr>
          <w:rFonts w:eastAsia="Calibri" w:cstheme="minorHAnsi"/>
          <w:b/>
          <w:sz w:val="22"/>
          <w:szCs w:val="22"/>
          <w:rPrChange w:id="2946" w:author="stuart wolstenholme" w:date="2026-05-29T12:46:00Z" w16du:dateUtc="2026-05-29T11:46:00Z">
            <w:rPr>
              <w:rFonts w:eastAsia="Calibri" w:cstheme="minorHAnsi"/>
              <w:b/>
              <w:sz w:val="22"/>
              <w:szCs w:val="22"/>
              <w:lang w:val="en-US"/>
            </w:rPr>
          </w:rPrChange>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22764C">
        <w:rPr>
          <w:rFonts w:eastAsia="Calibri" w:cstheme="minorHAnsi"/>
          <w:szCs w:val="18"/>
          <w:lang w:eastAsia="en-GB"/>
          <w:rPrChange w:id="2947"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2948" w:author="stuart wolstenholme" w:date="2026-05-29T12:46:00Z" w16du:dateUtc="2026-05-29T11:46:00Z">
            <w:rPr>
              <w:rFonts w:eastAsia="Calibri" w:cstheme="minorHAnsi"/>
              <w:b/>
              <w:szCs w:val="18"/>
              <w:lang w:val="en-US" w:eastAsia="en-GB"/>
            </w:rPr>
          </w:rPrChange>
        </w:rPr>
        <w:t xml:space="preserve">Brand Loss </w:t>
      </w:r>
      <w:r w:rsidRPr="0022764C">
        <w:rPr>
          <w:rFonts w:eastAsia="Calibri" w:cstheme="minorHAnsi"/>
          <w:szCs w:val="18"/>
          <w:lang w:eastAsia="en-GB"/>
          <w:rPrChange w:id="2949" w:author="stuart wolstenholme" w:date="2026-05-29T12:46:00Z" w16du:dateUtc="2026-05-29T11:46:00Z">
            <w:rPr>
              <w:rFonts w:eastAsia="Calibri" w:cstheme="minorHAnsi"/>
              <w:szCs w:val="18"/>
              <w:lang w:val="en-US" w:eastAsia="en-GB"/>
            </w:rPr>
          </w:rPrChange>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50"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bCs/>
          <w:szCs w:val="18"/>
          <w:lang w:eastAsia="en-GB"/>
          <w:rPrChange w:id="2951"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95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53"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szCs w:val="18"/>
          <w:lang w:eastAsia="en-GB"/>
          <w:rPrChange w:id="2954"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95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956"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957"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95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59" w:author="stuart wolstenholme" w:date="2026-05-29T12:46:00Z" w16du:dateUtc="2026-05-29T11:46:00Z">
            <w:rPr>
              <w:rFonts w:eastAsia="Calibri" w:cstheme="minorHAnsi"/>
              <w:szCs w:val="18"/>
              <w:lang w:val="en-US" w:eastAsia="en-GB"/>
            </w:rPr>
          </w:rPrChange>
        </w:rPr>
        <w:t>whichever applies, and the</w:t>
      </w:r>
      <w:r w:rsidRPr="0022764C">
        <w:rPr>
          <w:rFonts w:eastAsia="Calibri" w:cstheme="minorHAnsi"/>
          <w:b/>
          <w:bCs/>
          <w:szCs w:val="18"/>
          <w:lang w:eastAsia="en-GB"/>
          <w:rPrChange w:id="296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96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62" w:author="stuart wolstenholme" w:date="2026-05-29T12:46:00Z" w16du:dateUtc="2026-05-29T11:46:00Z">
            <w:rPr>
              <w:rFonts w:eastAsia="Calibri" w:cstheme="minorHAnsi"/>
              <w:szCs w:val="18"/>
              <w:lang w:val="en-US" w:eastAsia="en-GB"/>
            </w:rPr>
          </w:rPrChange>
        </w:rPr>
        <w:t xml:space="preserve">likely net profit had no </w:t>
      </w:r>
      <w:r w:rsidRPr="0022764C">
        <w:rPr>
          <w:rFonts w:eastAsia="Calibri" w:cstheme="minorHAnsi"/>
          <w:b/>
          <w:szCs w:val="18"/>
          <w:lang w:eastAsia="en-GB"/>
          <w:rPrChange w:id="2963"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964" w:author="stuart wolstenholme" w:date="2026-05-29T12:46:00Z" w16du:dateUtc="2026-05-29T11:46:00Z">
            <w:rPr>
              <w:rFonts w:eastAsia="Calibri" w:cstheme="minorHAnsi"/>
              <w:szCs w:val="18"/>
              <w:lang w:val="en-US" w:eastAsia="en-GB"/>
            </w:rPr>
          </w:rPrChange>
        </w:rPr>
        <w:t xml:space="preserve">been published or </w:t>
      </w:r>
      <w:r w:rsidRPr="0022764C">
        <w:rPr>
          <w:rFonts w:eastAsia="Calibri" w:cstheme="minorHAnsi"/>
          <w:b/>
          <w:szCs w:val="18"/>
          <w:lang w:eastAsia="en-GB"/>
          <w:rPrChange w:id="2965"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966" w:author="stuart wolstenholme" w:date="2026-05-29T12:46:00Z" w16du:dateUtc="2026-05-29T11:46:00Z">
            <w:rPr>
              <w:rFonts w:eastAsia="Calibri" w:cstheme="minorHAnsi"/>
              <w:szCs w:val="18"/>
              <w:lang w:val="en-US" w:eastAsia="en-GB"/>
            </w:rPr>
          </w:rPrChange>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67"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968"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969"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97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971" w:author="stuart wolstenholme" w:date="2026-05-29T12:46:00Z" w16du:dateUtc="2026-05-29T11:46:00Z">
            <w:rPr>
              <w:rFonts w:eastAsia="Calibri" w:cstheme="minorHAnsi"/>
              <w:szCs w:val="18"/>
              <w:lang w:val="en-US" w:eastAsia="en-GB"/>
            </w:rPr>
          </w:rPrChange>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72"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97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74" w:author="stuart wolstenholme" w:date="2026-05-29T12:46:00Z" w16du:dateUtc="2026-05-29T11:46:00Z">
            <w:rPr>
              <w:rFonts w:eastAsia="Calibri" w:cstheme="minorHAnsi"/>
              <w:szCs w:val="18"/>
              <w:lang w:val="en-US" w:eastAsia="en-GB"/>
            </w:rPr>
          </w:rPrChange>
        </w:rPr>
        <w:t>documentation of the trends in the</w:t>
      </w:r>
      <w:r w:rsidRPr="0022764C">
        <w:rPr>
          <w:rFonts w:eastAsia="Calibri" w:cstheme="minorHAnsi"/>
          <w:b/>
          <w:bCs/>
          <w:szCs w:val="18"/>
          <w:lang w:eastAsia="en-GB"/>
          <w:rPrChange w:id="297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976" w:author="stuart wolstenholme" w:date="2026-05-29T12:46:00Z" w16du:dateUtc="2026-05-29T11:46:00Z">
            <w:rPr>
              <w:rFonts w:eastAsia="Calibri" w:cstheme="minorHAnsi"/>
              <w:szCs w:val="18"/>
              <w:lang w:val="en-US" w:eastAsia="en-GB"/>
            </w:rPr>
          </w:rPrChange>
        </w:rPr>
        <w:t xml:space="preserve"> business and variations in or other circumstances affecting the</w:t>
      </w:r>
      <w:r w:rsidRPr="0022764C">
        <w:rPr>
          <w:rFonts w:eastAsia="Calibri" w:cstheme="minorHAnsi"/>
          <w:b/>
          <w:szCs w:val="18"/>
          <w:lang w:eastAsia="en-GB"/>
          <w:rPrChange w:id="297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78" w:author="stuart wolstenholme" w:date="2026-05-29T12:46:00Z" w16du:dateUtc="2026-05-29T11:46:00Z">
            <w:rPr>
              <w:rFonts w:eastAsia="Calibri" w:cstheme="minorHAnsi"/>
              <w:szCs w:val="18"/>
              <w:lang w:val="en-US" w:eastAsia="en-GB"/>
            </w:rPr>
          </w:rPrChange>
        </w:rPr>
        <w:t>business before or after the</w:t>
      </w:r>
      <w:r w:rsidRPr="0022764C">
        <w:rPr>
          <w:rFonts w:eastAsia="Calibri" w:cstheme="minorHAnsi"/>
          <w:b/>
          <w:szCs w:val="18"/>
          <w:lang w:eastAsia="en-GB"/>
          <w:rPrChange w:id="2979" w:author="stuart wolstenholme" w:date="2026-05-29T12:46:00Z" w16du:dateUtc="2026-05-29T11:46:00Z">
            <w:rPr>
              <w:rFonts w:eastAsia="Calibri" w:cstheme="minorHAnsi"/>
              <w:b/>
              <w:szCs w:val="18"/>
              <w:lang w:val="en-US" w:eastAsia="en-GB"/>
            </w:rPr>
          </w:rPrChange>
        </w:rPr>
        <w:t xml:space="preserve"> Adverse Media Report </w:t>
      </w:r>
      <w:r w:rsidRPr="0022764C">
        <w:rPr>
          <w:rFonts w:eastAsia="Calibri" w:cstheme="minorHAnsi"/>
          <w:szCs w:val="18"/>
          <w:lang w:eastAsia="en-GB"/>
          <w:rPrChange w:id="298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981"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982"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98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84" w:author="stuart wolstenholme" w:date="2026-05-29T12:46:00Z" w16du:dateUtc="2026-05-29T11:46:00Z">
            <w:rPr>
              <w:rFonts w:eastAsia="Calibri" w:cstheme="minorHAnsi"/>
              <w:szCs w:val="18"/>
              <w:lang w:val="en-US" w:eastAsia="en-GB"/>
            </w:rPr>
          </w:rPrChange>
        </w:rPr>
        <w:t xml:space="preserve">business had no </w:t>
      </w:r>
      <w:r w:rsidRPr="0022764C">
        <w:rPr>
          <w:rFonts w:eastAsia="Calibri" w:cstheme="minorHAnsi"/>
          <w:b/>
          <w:szCs w:val="18"/>
          <w:lang w:eastAsia="en-GB"/>
          <w:rPrChange w:id="2985" w:author="stuart wolstenholme" w:date="2026-05-29T12:46:00Z" w16du:dateUtc="2026-05-29T11:46:00Z">
            <w:rPr>
              <w:rFonts w:eastAsia="Calibri" w:cstheme="minorHAnsi"/>
              <w:b/>
              <w:szCs w:val="18"/>
              <w:lang w:val="en-US" w:eastAsia="en-GB"/>
            </w:rPr>
          </w:rPrChange>
        </w:rPr>
        <w:t>Adverse Media Report</w:t>
      </w:r>
      <w:r w:rsidRPr="0022764C">
        <w:rPr>
          <w:rFonts w:eastAsia="Calibri" w:cstheme="minorHAnsi"/>
          <w:szCs w:val="18"/>
          <w:lang w:eastAsia="en-GB"/>
          <w:rPrChange w:id="2986" w:author="stuart wolstenholme" w:date="2026-05-29T12:46:00Z" w16du:dateUtc="2026-05-29T11:46:00Z">
            <w:rPr>
              <w:rFonts w:eastAsia="Calibri" w:cstheme="minorHAnsi"/>
              <w:szCs w:val="18"/>
              <w:lang w:val="en-US" w:eastAsia="en-GB"/>
            </w:rPr>
          </w:rPrChange>
        </w:rPr>
        <w:t xml:space="preserve"> been published or </w:t>
      </w:r>
      <w:r w:rsidRPr="0022764C">
        <w:rPr>
          <w:rFonts w:eastAsia="Calibri" w:cstheme="minorHAnsi"/>
          <w:b/>
          <w:szCs w:val="18"/>
          <w:lang w:eastAsia="en-GB"/>
          <w:rPrChange w:id="2987"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988" w:author="stuart wolstenholme" w:date="2026-05-29T12:46:00Z" w16du:dateUtc="2026-05-29T11:46:00Z">
            <w:rPr>
              <w:rFonts w:eastAsia="Calibri" w:cstheme="minorHAnsi"/>
              <w:szCs w:val="18"/>
              <w:lang w:val="en-US" w:eastAsia="en-GB"/>
            </w:rPr>
          </w:rPrChange>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89" w:author="stuart wolstenholme" w:date="2026-05-29T12:46:00Z" w16du:dateUtc="2026-05-29T11:46:00Z">
            <w:rPr>
              <w:rFonts w:eastAsia="Calibri" w:cstheme="minorHAnsi"/>
              <w:szCs w:val="18"/>
              <w:lang w:val="en-US" w:eastAsia="en-GB"/>
            </w:rPr>
          </w:rPrChange>
        </w:rPr>
        <w:t xml:space="preserve">any fixed operating expenses, including ordinary payroll, but only to the extent that such operating expenses must continue during the </w:t>
      </w:r>
      <w:r w:rsidRPr="0022764C">
        <w:rPr>
          <w:rFonts w:eastAsia="Calibri" w:cstheme="minorHAnsi"/>
          <w:b/>
          <w:szCs w:val="18"/>
          <w:lang w:eastAsia="en-GB"/>
          <w:rPrChange w:id="2990"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99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szCs w:val="18"/>
          <w:lang w:eastAsia="en-GB"/>
          <w:rPrChange w:id="299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993" w:author="stuart wolstenholme" w:date="2026-05-29T12:46:00Z" w16du:dateUtc="2026-05-29T11:46:00Z">
            <w:rPr>
              <w:rFonts w:eastAsia="Calibri" w:cstheme="minorHAnsi"/>
              <w:szCs w:val="18"/>
              <w:lang w:val="en-US" w:eastAsia="en-GB"/>
            </w:rPr>
          </w:rPrChange>
        </w:rPr>
        <w:lastRenderedPageBreak/>
        <w:t xml:space="preserve">For purposes of calculating </w:t>
      </w:r>
      <w:r w:rsidRPr="0022764C">
        <w:rPr>
          <w:rFonts w:eastAsia="Calibri" w:cstheme="minorHAnsi"/>
          <w:b/>
          <w:szCs w:val="18"/>
          <w:lang w:eastAsia="en-GB"/>
          <w:rPrChange w:id="2994" w:author="stuart wolstenholme" w:date="2026-05-29T12:46:00Z" w16du:dateUtc="2026-05-29T11:46:00Z">
            <w:rPr>
              <w:rFonts w:eastAsia="Calibri" w:cstheme="minorHAnsi"/>
              <w:b/>
              <w:szCs w:val="18"/>
              <w:lang w:val="en-US" w:eastAsia="en-GB"/>
            </w:rPr>
          </w:rPrChange>
        </w:rPr>
        <w:t>Brand Loss</w:t>
      </w:r>
      <w:r w:rsidRPr="0022764C">
        <w:rPr>
          <w:rFonts w:eastAsia="Calibri" w:cstheme="minorHAnsi"/>
          <w:szCs w:val="18"/>
          <w:lang w:eastAsia="en-GB"/>
          <w:rPrChange w:id="2995"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99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97"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998"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999"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300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3001"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300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003"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3004"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3005" w:author="stuart wolstenholme" w:date="2026-05-29T12:46:00Z" w16du:dateUtc="2026-05-29T11:46:00Z">
            <w:rPr>
              <w:rFonts w:eastAsia="Calibri" w:cstheme="minorHAnsi"/>
              <w:szCs w:val="18"/>
              <w:lang w:val="en-US" w:eastAsia="en-GB"/>
            </w:rPr>
          </w:rPrChange>
        </w:rPr>
        <w:t xml:space="preserve"> or services sold, delivered or rendered in the normal course of </w:t>
      </w:r>
      <w:r w:rsidRPr="0022764C">
        <w:rPr>
          <w:rFonts w:eastAsia="Calibri" w:cstheme="minorHAnsi"/>
          <w:bCs/>
          <w:szCs w:val="18"/>
          <w:lang w:eastAsia="en-GB"/>
          <w:rPrChange w:id="3006"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300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08" w:author="stuart wolstenholme" w:date="2026-05-29T12:46:00Z" w16du:dateUtc="2026-05-29T11:46:00Z">
            <w:rPr>
              <w:rFonts w:eastAsia="Calibri" w:cstheme="minorHAnsi"/>
              <w:szCs w:val="18"/>
              <w:lang w:val="en-US" w:eastAsia="en-GB"/>
            </w:rPr>
          </w:rPrChange>
        </w:rPr>
        <w:t xml:space="preserve"> business.</w:t>
      </w:r>
    </w:p>
    <w:p w:rsidR="00B55393" w:rsidRPr="0022764C" w:rsidRDefault="00B55393" w:rsidP="006936E8">
      <w:pPr>
        <w:spacing w:before="0" w:after="160" w:line="259" w:lineRule="auto"/>
        <w:ind w:left="720"/>
        <w:contextualSpacing/>
        <w:rPr>
          <w:rFonts w:eastAsia="Calibri" w:cstheme="minorHAnsi"/>
          <w:szCs w:val="18"/>
          <w:lang w:eastAsia="en-GB"/>
          <w:rPrChange w:id="3009" w:author="stuart wolstenholme" w:date="2026-05-29T12:46:00Z" w16du:dateUtc="2026-05-29T11:46:00Z">
            <w:rPr>
              <w:rFonts w:eastAsia="Calibri" w:cstheme="minorHAnsi"/>
              <w:szCs w:val="18"/>
              <w:lang w:val="en-US" w:eastAsia="en-GB"/>
            </w:rPr>
          </w:rPrChange>
        </w:rPr>
      </w:pPr>
    </w:p>
    <w:p w:rsidR="00B0161D" w:rsidRPr="0022764C" w:rsidRDefault="00B0161D" w:rsidP="006936E8">
      <w:pPr>
        <w:spacing w:before="0" w:after="160" w:line="259" w:lineRule="auto"/>
        <w:ind w:left="720"/>
        <w:contextualSpacing/>
        <w:rPr>
          <w:rFonts w:eastAsia="Calibri" w:cstheme="minorHAnsi"/>
          <w:szCs w:val="18"/>
          <w:lang w:eastAsia="en-GB"/>
          <w:rPrChange w:id="3010" w:author="stuart wolstenholme" w:date="2026-05-29T12:46:00Z" w16du:dateUtc="2026-05-29T11:46:00Z">
            <w:rPr>
              <w:rFonts w:eastAsia="Calibri" w:cstheme="minorHAnsi"/>
              <w:szCs w:val="18"/>
              <w:lang w:val="en-US" w:eastAsia="en-GB"/>
            </w:rPr>
          </w:rPrChange>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22764C" w:rsidRDefault="006936E8" w:rsidP="006936E8">
      <w:pPr>
        <w:spacing w:before="0" w:after="160" w:line="259" w:lineRule="auto"/>
        <w:ind w:left="720"/>
        <w:contextualSpacing/>
        <w:rPr>
          <w:rFonts w:eastAsia="Calibri" w:cstheme="minorHAnsi"/>
          <w:szCs w:val="18"/>
          <w:lang w:eastAsia="en-GB"/>
          <w:rPrChange w:id="3011"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3012"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3013" w:author="stuart wolstenholme" w:date="2026-05-29T12:46:00Z" w16du:dateUtc="2026-05-29T11:46:00Z">
            <w:rPr>
              <w:rFonts w:eastAsia="Calibri" w:cstheme="minorHAnsi"/>
              <w:szCs w:val="18"/>
              <w:lang w:val="en-US" w:eastAsia="en-GB"/>
            </w:rPr>
          </w:rPrChange>
        </w:rPr>
        <w:t xml:space="preserve"> under Insuring Clause I a) (</w:t>
      </w:r>
      <w:r w:rsidRPr="0022764C">
        <w:rPr>
          <w:rFonts w:eastAsia="Calibri" w:cstheme="minorHAnsi"/>
          <w:bCs/>
          <w:szCs w:val="18"/>
          <w:lang w:eastAsia="en-GB"/>
          <w:rPrChange w:id="3014" w:author="stuart wolstenholme" w:date="2026-05-29T12:46:00Z" w16du:dateUtc="2026-05-29T11:46:00Z">
            <w:rPr>
              <w:rFonts w:eastAsia="Calibri" w:cstheme="minorHAnsi"/>
              <w:bCs/>
              <w:szCs w:val="18"/>
              <w:lang w:val="en-US" w:eastAsia="en-GB"/>
            </w:rPr>
          </w:rPrChange>
        </w:rPr>
        <w:t xml:space="preserve">System Failure: Data Recovery) </w:t>
      </w:r>
      <w:r w:rsidRPr="0022764C">
        <w:rPr>
          <w:rFonts w:eastAsia="Calibri" w:cstheme="minorHAnsi"/>
          <w:szCs w:val="18"/>
          <w:lang w:eastAsia="en-GB"/>
          <w:rPrChange w:id="3015" w:author="stuart wolstenholme" w:date="2026-05-29T12:46:00Z" w16du:dateUtc="2026-05-29T11:46:00Z">
            <w:rPr>
              <w:rFonts w:eastAsia="Calibri" w:cstheme="minorHAnsi"/>
              <w:szCs w:val="18"/>
              <w:lang w:val="en-US" w:eastAsia="en-GB"/>
            </w:rPr>
          </w:rPrChange>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3016" w:author="stuart wolstenholme" w:date="2026-05-29T12:46:00Z" w16du:dateUtc="2026-05-29T11:46:00Z">
            <w:rPr>
              <w:rFonts w:eastAsia="Calibri" w:cstheme="minorHAnsi"/>
              <w:szCs w:val="18"/>
              <w:lang w:val="en-US" w:eastAsia="en-GB"/>
            </w:rPr>
          </w:rPrChange>
        </w:rPr>
        <w:t xml:space="preserve">If the impacted </w:t>
      </w:r>
      <w:r w:rsidRPr="0022764C">
        <w:rPr>
          <w:rFonts w:eastAsia="Calibri" w:cstheme="minorHAnsi"/>
          <w:b/>
          <w:bCs/>
          <w:szCs w:val="18"/>
          <w:lang w:eastAsia="en-GB"/>
          <w:rPrChange w:id="3017" w:author="stuart wolstenholme" w:date="2026-05-29T12:46:00Z" w16du:dateUtc="2026-05-29T11:46:00Z">
            <w:rPr>
              <w:rFonts w:eastAsia="Calibri" w:cstheme="minorHAnsi"/>
              <w:b/>
              <w:bCs/>
              <w:szCs w:val="18"/>
              <w:lang w:val="en-US" w:eastAsia="en-GB"/>
            </w:rPr>
          </w:rPrChange>
        </w:rPr>
        <w:t>Digital Asset</w:t>
      </w:r>
      <w:r w:rsidRPr="0022764C">
        <w:rPr>
          <w:rFonts w:eastAsia="Calibri" w:cstheme="minorHAnsi"/>
          <w:szCs w:val="18"/>
          <w:lang w:eastAsia="en-GB"/>
          <w:rPrChange w:id="3018" w:author="stuart wolstenholme" w:date="2026-05-29T12:46:00Z" w16du:dateUtc="2026-05-29T11:46:00Z">
            <w:rPr>
              <w:rFonts w:eastAsia="Calibri" w:cstheme="minorHAnsi"/>
              <w:szCs w:val="18"/>
              <w:lang w:val="en-US" w:eastAsia="en-GB"/>
            </w:rPr>
          </w:rPrChange>
        </w:rPr>
        <w:t xml:space="preserve"> was purchased from a third party, the </w:t>
      </w:r>
      <w:r w:rsidRPr="0022764C">
        <w:rPr>
          <w:rFonts w:eastAsia="Calibri" w:cstheme="minorHAnsi"/>
          <w:b/>
          <w:szCs w:val="18"/>
          <w:lang w:eastAsia="en-GB"/>
          <w:rPrChange w:id="301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020" w:author="stuart wolstenholme" w:date="2026-05-29T12:46:00Z" w16du:dateUtc="2026-05-29T11:46:00Z">
            <w:rPr>
              <w:rFonts w:eastAsia="Calibri" w:cstheme="minorHAnsi"/>
              <w:szCs w:val="18"/>
              <w:lang w:val="en-US" w:eastAsia="en-GB"/>
            </w:rPr>
          </w:rPrChange>
        </w:rPr>
        <w:t xml:space="preserve"> will pay only the lesser of the original purchase price of the </w:t>
      </w:r>
      <w:r w:rsidRPr="0022764C">
        <w:rPr>
          <w:rFonts w:eastAsia="Calibri" w:cstheme="minorHAnsi"/>
          <w:b/>
          <w:szCs w:val="18"/>
          <w:lang w:eastAsia="en-GB"/>
          <w:rPrChange w:id="3021" w:author="stuart wolstenholme" w:date="2026-05-29T12:46:00Z" w16du:dateUtc="2026-05-29T11:46:00Z">
            <w:rPr>
              <w:rFonts w:eastAsia="Calibri" w:cstheme="minorHAnsi"/>
              <w:b/>
              <w:szCs w:val="18"/>
              <w:lang w:val="en-US" w:eastAsia="en-GB"/>
            </w:rPr>
          </w:rPrChange>
        </w:rPr>
        <w:t xml:space="preserve">Digital Asset </w:t>
      </w:r>
      <w:r w:rsidRPr="0022764C">
        <w:rPr>
          <w:rFonts w:eastAsia="Calibri" w:cstheme="minorHAnsi"/>
          <w:szCs w:val="18"/>
          <w:lang w:eastAsia="en-GB"/>
          <w:rPrChange w:id="3022" w:author="stuart wolstenholme" w:date="2026-05-29T12:46:00Z" w16du:dateUtc="2026-05-29T11:46:00Z">
            <w:rPr>
              <w:rFonts w:eastAsia="Calibri" w:cstheme="minorHAnsi"/>
              <w:szCs w:val="18"/>
              <w:lang w:val="en-US" w:eastAsia="en-GB"/>
            </w:rPr>
          </w:rPrChange>
        </w:rPr>
        <w:t xml:space="preserve">or the reasonable and necessary </w:t>
      </w:r>
      <w:r w:rsidRPr="0022764C">
        <w:rPr>
          <w:rFonts w:eastAsia="Calibri" w:cstheme="minorHAnsi"/>
          <w:b/>
          <w:szCs w:val="18"/>
          <w:lang w:eastAsia="en-GB"/>
          <w:rPrChange w:id="3023"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bCs/>
          <w:szCs w:val="18"/>
          <w:lang w:eastAsia="en-GB"/>
          <w:rPrChange w:id="302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3025" w:author="stuart wolstenholme" w:date="2026-05-29T12:46:00Z" w16du:dateUtc="2026-05-29T11:46:00Z">
            <w:rPr>
              <w:rFonts w:eastAsia="Calibri" w:cstheme="minorHAnsi"/>
              <w:szCs w:val="18"/>
              <w:lang w:val="en-US" w:eastAsia="en-GB"/>
            </w:rPr>
          </w:rPrChange>
        </w:rPr>
        <w:t xml:space="preserve">If it is determined that the </w:t>
      </w:r>
      <w:r w:rsidRPr="0022764C">
        <w:rPr>
          <w:rFonts w:eastAsia="Calibri" w:cstheme="minorHAnsi"/>
          <w:b/>
          <w:bCs/>
          <w:szCs w:val="18"/>
          <w:lang w:eastAsia="en-GB"/>
          <w:rPrChange w:id="3026"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3027" w:author="stuart wolstenholme" w:date="2026-05-29T12:46:00Z" w16du:dateUtc="2026-05-29T11:46:00Z">
            <w:rPr>
              <w:rFonts w:eastAsia="Calibri" w:cstheme="minorHAnsi"/>
              <w:szCs w:val="18"/>
              <w:lang w:val="en-US" w:eastAsia="en-GB"/>
            </w:rPr>
          </w:rPrChange>
        </w:rPr>
        <w:t xml:space="preserve"> cannot be replaced, restored or recreated, the </w:t>
      </w:r>
      <w:r w:rsidRPr="0022764C">
        <w:rPr>
          <w:rFonts w:eastAsia="Calibri" w:cstheme="minorHAnsi"/>
          <w:b/>
          <w:szCs w:val="18"/>
          <w:lang w:eastAsia="en-GB"/>
          <w:rPrChange w:id="3028"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029" w:author="stuart wolstenholme" w:date="2026-05-29T12:46:00Z" w16du:dateUtc="2026-05-29T11:46:00Z">
            <w:rPr>
              <w:rFonts w:eastAsia="Calibri" w:cstheme="minorHAnsi"/>
              <w:szCs w:val="18"/>
              <w:lang w:val="en-US" w:eastAsia="en-GB"/>
            </w:rPr>
          </w:rPrChange>
        </w:rPr>
        <w:t xml:space="preserve"> will only reimburse the actual and necessary </w:t>
      </w:r>
      <w:r w:rsidRPr="0022764C">
        <w:rPr>
          <w:rFonts w:eastAsia="Calibri" w:cstheme="minorHAnsi"/>
          <w:b/>
          <w:szCs w:val="18"/>
          <w:lang w:eastAsia="en-GB"/>
          <w:rPrChange w:id="3030"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3031" w:author="stuart wolstenholme" w:date="2026-05-29T12:46:00Z" w16du:dateUtc="2026-05-29T11:46:00Z">
            <w:rPr>
              <w:rFonts w:eastAsia="Calibri" w:cstheme="minorHAnsi"/>
              <w:szCs w:val="18"/>
              <w:lang w:val="en-US" w:eastAsia="en-GB"/>
            </w:rPr>
          </w:rPrChange>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Cs/>
          <w:szCs w:val="18"/>
          <w:lang w:eastAsia="en-GB"/>
          <w:rPrChange w:id="3032"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szCs w:val="18"/>
          <w:lang w:eastAsia="en-GB"/>
          <w:rPrChange w:id="3033"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3034" w:author="stuart wolstenholme" w:date="2026-05-29T12:46:00Z" w16du:dateUtc="2026-05-29T11:46:00Z">
            <w:rPr>
              <w:rFonts w:eastAsia="Calibri" w:cstheme="minorHAnsi"/>
              <w:szCs w:val="18"/>
              <w:lang w:val="en-US" w:eastAsia="en-GB"/>
            </w:rPr>
          </w:rPrChange>
        </w:rPr>
        <w:t xml:space="preserve"> payable under Insuring Clause I b) (</w:t>
      </w:r>
      <w:r w:rsidRPr="0022764C">
        <w:rPr>
          <w:rFonts w:eastAsia="Calibri" w:cstheme="minorHAnsi"/>
          <w:bCs/>
          <w:szCs w:val="18"/>
          <w:lang w:eastAsia="en-GB"/>
          <w:rPrChange w:id="3035" w:author="stuart wolstenholme" w:date="2026-05-29T12:46:00Z" w16du:dateUtc="2026-05-29T11:46:00Z">
            <w:rPr>
              <w:rFonts w:eastAsia="Calibri" w:cstheme="minorHAnsi"/>
              <w:bCs/>
              <w:szCs w:val="18"/>
              <w:lang w:val="en-US" w:eastAsia="en-GB"/>
            </w:rPr>
          </w:rPrChange>
        </w:rPr>
        <w:t xml:space="preserve">System Failure: Non-Physical Business Interruption) </w:t>
      </w:r>
      <w:r w:rsidRPr="0022764C">
        <w:rPr>
          <w:rFonts w:eastAsia="Calibri" w:cstheme="minorHAnsi"/>
          <w:szCs w:val="18"/>
          <w:lang w:eastAsia="en-GB"/>
          <w:rPrChange w:id="3036" w:author="stuart wolstenholme" w:date="2026-05-29T12:46:00Z" w16du:dateUtc="2026-05-29T11:46:00Z">
            <w:rPr>
              <w:rFonts w:eastAsia="Calibri" w:cstheme="minorHAnsi"/>
              <w:szCs w:val="18"/>
              <w:lang w:val="en-US" w:eastAsia="en-GB"/>
            </w:rPr>
          </w:rPrChange>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37"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38"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39" w:author="stuart wolstenholme" w:date="2026-05-29T12:46:00Z" w16du:dateUtc="2026-05-29T11:46:00Z">
            <w:rPr>
              <w:rFonts w:eastAsia="Calibri" w:cstheme="minorHAnsi"/>
              <w:szCs w:val="18"/>
              <w:lang w:val="en-US" w:eastAsia="en-GB"/>
            </w:rPr>
          </w:rPrChange>
        </w:rPr>
        <w:t xml:space="preserve"> net profit, as could have been reasonably projected, but which has been lost as a direct result of a</w:t>
      </w:r>
      <w:r w:rsidRPr="0022764C">
        <w:rPr>
          <w:rFonts w:eastAsia="Calibri" w:cstheme="minorHAnsi"/>
          <w:b/>
          <w:bCs/>
          <w:szCs w:val="18"/>
          <w:lang w:eastAsia="en-GB"/>
          <w:rPrChange w:id="3040" w:author="stuart wolstenholme" w:date="2026-05-29T12:46:00Z" w16du:dateUtc="2026-05-29T11:46:00Z">
            <w:rPr>
              <w:rFonts w:eastAsia="Calibri" w:cstheme="minorHAnsi"/>
              <w:b/>
              <w:bCs/>
              <w:szCs w:val="18"/>
              <w:lang w:val="en-US" w:eastAsia="en-GB"/>
            </w:rPr>
          </w:rPrChange>
        </w:rPr>
        <w:t xml:space="preserve"> System Failure</w:t>
      </w:r>
      <w:r w:rsidRPr="0022764C">
        <w:rPr>
          <w:rFonts w:eastAsia="Calibri" w:cstheme="minorHAnsi"/>
          <w:bCs/>
          <w:szCs w:val="18"/>
          <w:lang w:eastAsia="en-GB"/>
          <w:rPrChange w:id="3041" w:author="stuart wolstenholme" w:date="2026-05-29T12:46:00Z" w16du:dateUtc="2026-05-29T11:46:00Z">
            <w:rPr>
              <w:rFonts w:eastAsia="Calibri" w:cstheme="minorHAnsi"/>
              <w:bCs/>
              <w:szCs w:val="18"/>
              <w:lang w:val="en-US" w:eastAsia="en-GB"/>
            </w:rPr>
          </w:rPrChange>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42" w:author="stuart wolstenholme" w:date="2026-05-29T12:46:00Z" w16du:dateUtc="2026-05-29T11:46:00Z">
            <w:rPr>
              <w:rFonts w:eastAsia="Calibri" w:cstheme="minorHAnsi"/>
              <w:szCs w:val="18"/>
              <w:lang w:val="en-US" w:eastAsia="en-GB"/>
            </w:rPr>
          </w:rPrChange>
        </w:rPr>
        <w:t xml:space="preserve">any fixed operating expenses incurred, including ordinary payroll, but only to the extent that such operating expenses must continue during the </w:t>
      </w:r>
      <w:r w:rsidRPr="0022764C">
        <w:rPr>
          <w:rFonts w:eastAsia="Calibri" w:cstheme="minorHAnsi"/>
          <w:b/>
          <w:bCs/>
          <w:szCs w:val="18"/>
          <w:lang w:eastAsia="en-GB"/>
          <w:rPrChange w:id="3043" w:author="stuart wolstenholme" w:date="2026-05-29T12:46:00Z" w16du:dateUtc="2026-05-29T11:46:00Z">
            <w:rPr>
              <w:rFonts w:eastAsia="Calibri" w:cstheme="minorHAnsi"/>
              <w:b/>
              <w:bCs/>
              <w:szCs w:val="18"/>
              <w:lang w:val="en-US" w:eastAsia="en-GB"/>
            </w:rPr>
          </w:rPrChange>
        </w:rPr>
        <w:t>Period of Restoration</w:t>
      </w:r>
      <w:r w:rsidRPr="0022764C">
        <w:rPr>
          <w:rFonts w:eastAsia="Calibri" w:cstheme="minorHAnsi"/>
          <w:szCs w:val="18"/>
          <w:lang w:eastAsia="en-GB"/>
          <w:rPrChange w:id="304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
          <w:szCs w:val="18"/>
          <w:lang w:eastAsia="en-GB"/>
          <w:rPrChange w:id="3045"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3046" w:author="stuart wolstenholme" w:date="2026-05-29T12:46:00Z" w16du:dateUtc="2026-05-29T11:46:00Z">
            <w:rPr>
              <w:rFonts w:eastAsia="Calibri" w:cstheme="minorHAnsi"/>
              <w:szCs w:val="18"/>
              <w:lang w:val="en-US" w:eastAsia="en-GB"/>
            </w:rPr>
          </w:rPrChange>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47"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szCs w:val="18"/>
          <w:lang w:eastAsia="en-GB"/>
          <w:rPrChange w:id="30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49"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bCs/>
          <w:szCs w:val="18"/>
          <w:lang w:eastAsia="en-GB"/>
          <w:rPrChange w:id="3050"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3051" w:author="stuart wolstenholme" w:date="2026-05-29T12:46:00Z" w16du:dateUtc="2026-05-29T11:46:00Z">
            <w:rPr>
              <w:rFonts w:eastAsia="Calibri" w:cstheme="minorHAnsi"/>
              <w:szCs w:val="18"/>
              <w:lang w:val="en-US" w:eastAsia="en-GB"/>
            </w:rPr>
          </w:rPrChange>
        </w:rPr>
        <w:t>and the</w:t>
      </w:r>
      <w:r w:rsidRPr="0022764C">
        <w:rPr>
          <w:rFonts w:eastAsia="Calibri" w:cstheme="minorHAnsi"/>
          <w:b/>
          <w:szCs w:val="18"/>
          <w:lang w:eastAsia="en-GB"/>
          <w:rPrChange w:id="30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53" w:author="stuart wolstenholme" w:date="2026-05-29T12:46:00Z" w16du:dateUtc="2026-05-29T11:46:00Z">
            <w:rPr>
              <w:rFonts w:eastAsia="Calibri" w:cstheme="minorHAnsi"/>
              <w:szCs w:val="18"/>
              <w:lang w:val="en-US" w:eastAsia="en-GB"/>
            </w:rPr>
          </w:rPrChange>
        </w:rPr>
        <w:t xml:space="preserve">likely net profit had no such </w:t>
      </w:r>
      <w:r w:rsidRPr="0022764C">
        <w:rPr>
          <w:rFonts w:eastAsia="Calibri" w:cstheme="minorHAnsi"/>
          <w:b/>
          <w:bCs/>
          <w:szCs w:val="18"/>
          <w:lang w:eastAsia="en-GB"/>
          <w:rPrChange w:id="3054"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3055" w:author="stuart wolstenholme" w:date="2026-05-29T12:46:00Z" w16du:dateUtc="2026-05-29T11:46:00Z">
            <w:rPr>
              <w:rFonts w:eastAsia="Calibri" w:cstheme="minorHAnsi"/>
              <w:szCs w:val="18"/>
              <w:lang w:val="en-US" w:eastAsia="en-GB"/>
            </w:rPr>
          </w:rPrChange>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56"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3057"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3058"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3059"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3060" w:author="stuart wolstenholme" w:date="2026-05-29T12:46:00Z" w16du:dateUtc="2026-05-29T11:46:00Z">
            <w:rPr>
              <w:rFonts w:eastAsia="Calibri" w:cstheme="minorHAnsi"/>
              <w:szCs w:val="18"/>
              <w:lang w:val="en-US" w:eastAsia="en-GB"/>
            </w:rPr>
          </w:rPrChange>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61"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6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63" w:author="stuart wolstenholme" w:date="2026-05-29T12:46:00Z" w16du:dateUtc="2026-05-29T11:46:00Z">
            <w:rPr>
              <w:rFonts w:eastAsia="Calibri" w:cstheme="minorHAnsi"/>
              <w:szCs w:val="18"/>
              <w:lang w:val="en-US" w:eastAsia="en-GB"/>
            </w:rPr>
          </w:rPrChange>
        </w:rPr>
        <w:t>documentation of the trends in their business and variations in or other circumstances affecting the</w:t>
      </w:r>
      <w:r w:rsidRPr="0022764C">
        <w:rPr>
          <w:rFonts w:eastAsia="Calibri" w:cstheme="minorHAnsi"/>
          <w:b/>
          <w:szCs w:val="18"/>
          <w:lang w:eastAsia="en-GB"/>
          <w:rPrChange w:id="3064"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65" w:author="stuart wolstenholme" w:date="2026-05-29T12:46:00Z" w16du:dateUtc="2026-05-29T11:46:00Z">
            <w:rPr>
              <w:rFonts w:eastAsia="Calibri" w:cstheme="minorHAnsi"/>
              <w:szCs w:val="18"/>
              <w:lang w:val="en-US" w:eastAsia="en-GB"/>
            </w:rPr>
          </w:rPrChange>
        </w:rPr>
        <w:t xml:space="preserve"> business before or after the</w:t>
      </w:r>
      <w:r w:rsidRPr="0022764C">
        <w:rPr>
          <w:rFonts w:eastAsia="Calibri" w:cstheme="minorHAnsi"/>
          <w:b/>
          <w:szCs w:val="18"/>
          <w:lang w:eastAsia="en-GB"/>
          <w:rPrChange w:id="306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bCs/>
          <w:szCs w:val="18"/>
          <w:lang w:eastAsia="en-GB"/>
          <w:rPrChange w:id="3067" w:author="stuart wolstenholme" w:date="2026-05-29T12:46:00Z" w16du:dateUtc="2026-05-29T11:46:00Z">
            <w:rPr>
              <w:rFonts w:eastAsia="Calibri" w:cstheme="minorHAnsi"/>
              <w:b/>
              <w:bCs/>
              <w:szCs w:val="18"/>
              <w:lang w:val="en-US" w:eastAsia="en-GB"/>
            </w:rPr>
          </w:rPrChange>
        </w:rPr>
        <w:t>System Failure</w:t>
      </w:r>
      <w:r w:rsidRPr="0022764C">
        <w:rPr>
          <w:rFonts w:eastAsia="Calibri" w:cstheme="minorHAnsi"/>
          <w:szCs w:val="18"/>
          <w:lang w:eastAsia="en-GB"/>
          <w:rPrChange w:id="3068"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306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70" w:author="stuart wolstenholme" w:date="2026-05-29T12:46:00Z" w16du:dateUtc="2026-05-29T11:46:00Z">
            <w:rPr>
              <w:rFonts w:eastAsia="Calibri" w:cstheme="minorHAnsi"/>
              <w:szCs w:val="18"/>
              <w:lang w:val="en-US" w:eastAsia="en-GB"/>
            </w:rPr>
          </w:rPrChange>
        </w:rPr>
        <w:t xml:space="preserve">business had no such </w:t>
      </w:r>
      <w:r w:rsidRPr="0022764C">
        <w:rPr>
          <w:rFonts w:eastAsia="Calibri" w:cstheme="minorHAnsi"/>
          <w:b/>
          <w:bCs/>
          <w:szCs w:val="18"/>
          <w:lang w:eastAsia="en-GB"/>
          <w:rPrChange w:id="3071"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3072" w:author="stuart wolstenholme" w:date="2026-05-29T12:46:00Z" w16du:dateUtc="2026-05-29T11:46:00Z">
            <w:rPr>
              <w:rFonts w:eastAsia="Calibri" w:cstheme="minorHAnsi"/>
              <w:bCs/>
              <w:szCs w:val="18"/>
              <w:lang w:val="en-US" w:eastAsia="en-GB"/>
            </w:rPr>
          </w:rPrChange>
        </w:rPr>
        <w:t>occurred.</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szCs w:val="18"/>
          <w:lang w:eastAsia="en-GB"/>
          <w:rPrChange w:id="3073"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3074"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3075"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307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077"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3078"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3079"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308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3081"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308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083"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3084"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3085" w:author="stuart wolstenholme" w:date="2026-05-29T12:46:00Z" w16du:dateUtc="2026-05-29T11:46:00Z">
            <w:rPr>
              <w:rFonts w:eastAsia="Calibri" w:cstheme="minorHAnsi"/>
              <w:szCs w:val="18"/>
              <w:lang w:val="en-US" w:eastAsia="en-GB"/>
            </w:rPr>
          </w:rPrChange>
        </w:rPr>
        <w:t xml:space="preserve"> or services sold, delivered or rendered in the normal course of the</w:t>
      </w:r>
      <w:r w:rsidRPr="0022764C">
        <w:rPr>
          <w:rFonts w:eastAsia="Calibri" w:cstheme="minorHAnsi"/>
          <w:b/>
          <w:szCs w:val="18"/>
          <w:lang w:eastAsia="en-GB"/>
          <w:rPrChange w:id="308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87" w:author="stuart wolstenholme" w:date="2026-05-29T12:46:00Z" w16du:dateUtc="2026-05-29T11:46:00Z">
            <w:rPr>
              <w:rFonts w:eastAsia="Calibri" w:cstheme="minorHAnsi"/>
              <w:szCs w:val="18"/>
              <w:lang w:val="en-US" w:eastAsia="en-GB"/>
            </w:rPr>
          </w:rPrChange>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lang w:eastAsia="en-GB"/>
          <w:rPrChange w:id="3088" w:author="stuart wolstenholme" w:date="2026-05-29T12:46:00Z" w16du:dateUtc="2026-05-29T11:46:00Z">
            <w:rPr>
              <w:rFonts w:eastAsia="Calibri" w:cstheme="minorHAnsi"/>
              <w:b/>
              <w:szCs w:val="22"/>
              <w:lang w:val="en-US" w:eastAsia="en-GB"/>
            </w:rPr>
          </w:rPrChange>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lang w:eastAsia="en-GB"/>
          <w:rPrChange w:id="3089" w:author="stuart wolstenholme" w:date="2026-05-29T12:46:00Z" w16du:dateUtc="2026-05-29T11:46:00Z">
            <w:rPr>
              <w:rFonts w:eastAsia="Calibri" w:cstheme="minorHAnsi"/>
              <w:szCs w:val="18"/>
              <w:lang w:val="en-US" w:eastAsia="en-GB"/>
            </w:rPr>
          </w:rPrChange>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22764C">
        <w:rPr>
          <w:rFonts w:eastAsia="Calibri" w:cstheme="minorHAnsi"/>
          <w:szCs w:val="18"/>
          <w:lang w:eastAsia="en-GB"/>
          <w:rPrChange w:id="3090" w:author="stuart wolstenholme" w:date="2026-05-29T12:46:00Z" w16du:dateUtc="2026-05-29T11:46:00Z">
            <w:rPr>
              <w:rFonts w:eastAsia="Calibri" w:cstheme="minorHAnsi"/>
              <w:szCs w:val="18"/>
              <w:lang w:val="en-US" w:eastAsia="en-GB"/>
            </w:rPr>
          </w:rPrChange>
        </w:rPr>
        <w:t xml:space="preserve">Loss, </w:t>
      </w:r>
      <w:r w:rsidRPr="0022764C">
        <w:rPr>
          <w:rFonts w:eastAsia="Calibri" w:cstheme="minorHAnsi"/>
          <w:bCs/>
          <w:szCs w:val="18"/>
          <w:lang w:eastAsia="en-GB"/>
        </w:rPr>
        <w:t xml:space="preserve">if any, under Insuring Clause M (Property Damage Loss) will be adjusted with and payable to </w:t>
      </w:r>
      <w:r w:rsidRPr="0022764C">
        <w:rPr>
          <w:rFonts w:eastAsia="Calibri" w:cstheme="minorHAnsi"/>
          <w:szCs w:val="18"/>
          <w:lang w:eastAsia="en-GB"/>
          <w:rPrChange w:id="3091"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9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as may be directed by </w:t>
      </w:r>
      <w:r w:rsidRPr="0022764C">
        <w:rPr>
          <w:rFonts w:eastAsia="Calibri" w:cstheme="minorHAnsi"/>
          <w:szCs w:val="18"/>
          <w:lang w:eastAsia="en-GB"/>
          <w:rPrChange w:id="3093"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9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22764C">
        <w:rPr>
          <w:rFonts w:eastAsia="Calibri" w:cstheme="minorHAnsi"/>
          <w:szCs w:val="18"/>
          <w:lang w:eastAsia="en-GB"/>
          <w:rPrChange w:id="3095"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kern w:val="2"/>
          <w:szCs w:val="18"/>
          <w:lang w:eastAsia="en-GB"/>
          <w14:ligatures w14:val="standardContextual"/>
          <w:rPrChange w:id="3096" w:author="stuart wolstenholme" w:date="2026-05-29T12:46:00Z" w16du:dateUtc="2026-05-29T11:46:00Z">
            <w:rPr>
              <w:rFonts w:eastAsia="Calibri" w:cstheme="minorHAnsi"/>
              <w:b/>
              <w:bCs/>
              <w:kern w:val="2"/>
              <w:szCs w:val="18"/>
              <w:lang w:val="en-US" w:eastAsia="en-GB"/>
              <w14:ligatures w14:val="standardContextual"/>
            </w:rPr>
          </w:rPrChange>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22764C" w:rsidRDefault="006936E8" w:rsidP="006936E8">
      <w:pPr>
        <w:spacing w:before="0" w:after="160" w:line="259" w:lineRule="auto"/>
        <w:ind w:left="1800" w:hanging="360"/>
        <w:contextualSpacing/>
        <w:rPr>
          <w:rFonts w:eastAsia="Calibri" w:cstheme="minorHAnsi"/>
          <w:szCs w:val="18"/>
          <w:lang w:eastAsia="en-GB"/>
          <w:rPrChange w:id="309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309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99"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the selling price of real property or machinery and equipment, other than stock, offered for sale on the date of loss;</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100"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101"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22764C">
        <w:rPr>
          <w:rFonts w:eastAsia="Calibri" w:cstheme="minorHAnsi"/>
          <w:szCs w:val="18"/>
          <w:lang w:eastAsia="en-GB"/>
          <w:rPrChange w:id="310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103"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22764C">
        <w:rPr>
          <w:rFonts w:eastAsia="Calibri" w:cstheme="minorHAnsi"/>
          <w:szCs w:val="18"/>
          <w:lang w:eastAsia="en-GB"/>
          <w:rPrChange w:id="3104"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10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szCs w:val="18"/>
          <w:lang w:eastAsia="en-GB"/>
          <w:rPrChange w:id="3106" w:author="stuart wolstenholme" w:date="2026-05-29T12:46:00Z" w16du:dateUtc="2026-05-29T11:46:00Z">
            <w:rPr>
              <w:rFonts w:eastAsia="Calibri" w:cstheme="minorHAnsi"/>
              <w:b/>
              <w:szCs w:val="18"/>
              <w:lang w:val="en-US" w:eastAsia="en-GB"/>
            </w:rPr>
          </w:rPrChange>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22764C" w:rsidRDefault="006936E8" w:rsidP="006936E8">
      <w:pPr>
        <w:spacing w:before="0" w:after="160" w:line="259" w:lineRule="auto"/>
        <w:ind w:left="1800"/>
        <w:contextualSpacing/>
        <w:rPr>
          <w:rFonts w:eastAsia="Calibri" w:cstheme="minorHAnsi"/>
          <w:szCs w:val="18"/>
          <w:lang w:eastAsia="en-GB"/>
          <w:rPrChange w:id="3107"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524"/>
        </w:numPr>
        <w:spacing w:before="0" w:after="160" w:line="259" w:lineRule="auto"/>
        <w:contextualSpacing/>
        <w:rPr>
          <w:rFonts w:eastAsia="Calibri" w:cstheme="minorHAnsi"/>
          <w:b/>
          <w:bCs/>
          <w:szCs w:val="18"/>
          <w:lang w:eastAsia="en-GB"/>
          <w:rPrChange w:id="3108"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3109"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3110" w:author="stuart wolstenholme" w:date="2026-05-29T12:46:00Z" w16du:dateUtc="2026-05-29T11:46:00Z">
            <w:rPr>
              <w:rFonts w:eastAsia="Calibri" w:cstheme="minorHAnsi"/>
              <w:b/>
              <w:szCs w:val="18"/>
              <w:lang w:val="en-US" w:eastAsia="en-GB"/>
            </w:rPr>
          </w:rPrChange>
        </w:rPr>
        <w:t xml:space="preserve"> Insured</w:t>
      </w:r>
      <w:r w:rsidRPr="0022764C">
        <w:rPr>
          <w:rFonts w:eastAsia="Calibri" w:cstheme="minorHAnsi"/>
          <w:szCs w:val="18"/>
          <w:lang w:eastAsia="en-GB"/>
          <w:rPrChange w:id="3111" w:author="stuart wolstenholme" w:date="2026-05-29T12:46:00Z" w16du:dateUtc="2026-05-29T11:46:00Z">
            <w:rPr>
              <w:rFonts w:eastAsia="Calibri" w:cstheme="minorHAnsi"/>
              <w:szCs w:val="18"/>
              <w:lang w:val="en-US" w:eastAsia="en-GB"/>
            </w:rPr>
          </w:rPrChange>
        </w:rPr>
        <w:t xml:space="preserve"> may elect not to repair or replace </w:t>
      </w:r>
      <w:r w:rsidRPr="0022764C">
        <w:rPr>
          <w:rFonts w:eastAsia="Calibri" w:cstheme="minorHAnsi"/>
          <w:b/>
          <w:szCs w:val="18"/>
          <w:lang w:eastAsia="en-GB"/>
          <w:rPrChange w:id="3112" w:author="stuart wolstenholme" w:date="2026-05-29T12:46:00Z" w16du:dateUtc="2026-05-29T11:46:00Z">
            <w:rPr>
              <w:rFonts w:eastAsia="Calibri" w:cstheme="minorHAnsi"/>
              <w:b/>
              <w:szCs w:val="18"/>
              <w:lang w:val="en-US" w:eastAsia="en-GB"/>
            </w:rPr>
          </w:rPrChange>
        </w:rPr>
        <w:t>Covered Property</w:t>
      </w:r>
      <w:r w:rsidRPr="0022764C">
        <w:rPr>
          <w:rFonts w:eastAsia="Calibri" w:cstheme="minorHAnsi"/>
          <w:szCs w:val="18"/>
          <w:lang w:eastAsia="en-GB"/>
          <w:rPrChange w:id="3113" w:author="stuart wolstenholme" w:date="2026-05-29T12:46:00Z" w16du:dateUtc="2026-05-29T11:46:00Z">
            <w:rPr>
              <w:rFonts w:eastAsia="Calibri" w:cstheme="minorHAnsi"/>
              <w:szCs w:val="18"/>
              <w:lang w:val="en-US" w:eastAsia="en-GB"/>
            </w:rPr>
          </w:rPrChange>
        </w:rPr>
        <w:t xml:space="preserve"> that is lost, damaged or destroyed. Loss settlement may be elected on the lesser of repair or replacement cost basis if the proceeds of such loss settlement are expended on other capital expenditures related to the </w:t>
      </w:r>
      <w:r w:rsidRPr="0022764C">
        <w:rPr>
          <w:rFonts w:eastAsia="Calibri" w:cstheme="minorHAnsi"/>
          <w:b/>
          <w:bCs/>
          <w:szCs w:val="18"/>
          <w:lang w:eastAsia="en-GB"/>
          <w:rPrChange w:id="3114"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311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3116" w:author="stuart wolstenholme" w:date="2026-05-29T12:46:00Z" w16du:dateUtc="2026-05-29T11:46:00Z">
            <w:rPr>
              <w:rFonts w:eastAsia="Calibri" w:cstheme="minorHAnsi"/>
              <w:b/>
              <w:szCs w:val="18"/>
              <w:lang w:val="en-US" w:eastAsia="en-GB"/>
            </w:rPr>
          </w:rPrChange>
        </w:rPr>
        <w:t>Operations</w:t>
      </w:r>
      <w:r w:rsidRPr="0022764C">
        <w:rPr>
          <w:rFonts w:eastAsia="Calibri" w:cstheme="minorHAnsi"/>
          <w:szCs w:val="18"/>
          <w:lang w:eastAsia="en-GB"/>
          <w:rPrChange w:id="3117" w:author="stuart wolstenholme" w:date="2026-05-29T12:46:00Z" w16du:dateUtc="2026-05-29T11:46:00Z">
            <w:rPr>
              <w:rFonts w:eastAsia="Calibri" w:cstheme="minorHAnsi"/>
              <w:szCs w:val="18"/>
              <w:lang w:val="en-US" w:eastAsia="en-GB"/>
            </w:rPr>
          </w:rPrChange>
        </w:rPr>
        <w:t xml:space="preserve"> within two (2) years from the date of loss. As a condition of collecting under this provision, such expenditure must be unplanned as of the date of the loss and must be made at an </w:t>
      </w:r>
      <w:r w:rsidRPr="0022764C">
        <w:rPr>
          <w:rFonts w:eastAsia="Calibri" w:cstheme="minorHAnsi"/>
          <w:b/>
          <w:szCs w:val="18"/>
          <w:lang w:eastAsia="en-GB"/>
          <w:rPrChange w:id="3118"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311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bCs/>
          <w:sz w:val="22"/>
          <w:szCs w:val="22"/>
          <w:lang w:eastAsia="en-GB"/>
          <w:rPrChange w:id="3120" w:author="stuart wolstenholme" w:date="2026-05-29T12:46:00Z" w16du:dateUtc="2026-05-29T11:46:00Z">
            <w:rPr>
              <w:rFonts w:eastAsia="Calibri" w:cstheme="minorHAnsi"/>
              <w:b/>
              <w:bCs/>
              <w:sz w:val="22"/>
              <w:szCs w:val="22"/>
              <w:lang w:val="en-US" w:eastAsia="en-GB"/>
            </w:rPr>
          </w:rPrChange>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3121" w:name="_Hlk166765119"/>
      <w:r w:rsidRPr="0022764C">
        <w:rPr>
          <w:rFonts w:eastAsia="Calibri" w:cstheme="minorHAnsi"/>
          <w:b/>
          <w:szCs w:val="22"/>
        </w:rPr>
        <w:t>Mergers and Acquisitions</w:t>
      </w:r>
    </w:p>
    <w:p w:rsidR="006936E8" w:rsidRPr="0022764C" w:rsidRDefault="006936E8" w:rsidP="006936E8">
      <w:pPr>
        <w:spacing w:before="0" w:after="160" w:line="259" w:lineRule="auto"/>
        <w:ind w:left="360"/>
        <w:contextualSpacing/>
        <w:rPr>
          <w:rFonts w:eastAsia="Times New Roman" w:cstheme="minorHAnsi"/>
          <w:b/>
          <w:bCs/>
          <w:szCs w:val="18"/>
          <w:lang w:eastAsia="en-GB"/>
          <w:rPrChange w:id="3122" w:author="stuart wolstenholme" w:date="2026-05-29T12:46:00Z" w16du:dateUtc="2026-05-29T11:46:00Z">
            <w:rPr>
              <w:rFonts w:eastAsia="Times New Roman" w:cstheme="minorHAnsi"/>
              <w:b/>
              <w:bCs/>
              <w:szCs w:val="18"/>
              <w:lang w:val="en-US" w:eastAsia="en-GB"/>
            </w:rPr>
          </w:rPrChange>
        </w:rPr>
      </w:pPr>
      <w:r w:rsidRPr="0022764C">
        <w:rPr>
          <w:rFonts w:eastAsia="Times New Roman" w:cstheme="minorHAnsi"/>
          <w:bCs/>
          <w:szCs w:val="18"/>
          <w:lang w:eastAsia="en-GB"/>
          <w:rPrChange w:id="3123"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3124"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3125" w:author="stuart wolstenholme" w:date="2026-05-29T12:46:00Z" w16du:dateUtc="2026-05-29T11:46:00Z">
            <w:rPr>
              <w:rFonts w:eastAsia="Times New Roman" w:cstheme="minorHAnsi"/>
              <w:bCs/>
              <w:szCs w:val="18"/>
              <w:lang w:val="en-US" w:eastAsia="en-GB"/>
            </w:rPr>
          </w:rPrChange>
        </w:rPr>
        <w:t>,</w:t>
      </w:r>
      <w:r w:rsidRPr="0022764C">
        <w:rPr>
          <w:rFonts w:eastAsia="Calibri" w:cstheme="minorHAnsi"/>
          <w:szCs w:val="18"/>
          <w:lang w:eastAsia="en-GB"/>
          <w:rPrChange w:id="3126" w:author="stuart wolstenholme" w:date="2026-05-29T12:46:00Z" w16du:dateUtc="2026-05-29T11:46:00Z">
            <w:rPr>
              <w:rFonts w:eastAsia="Calibri" w:cstheme="minorHAnsi"/>
              <w:szCs w:val="18"/>
              <w:lang w:val="en-US" w:eastAsia="en-GB"/>
            </w:rPr>
          </w:rPrChange>
        </w:rPr>
        <w:t xml:space="preserve"> the</w:t>
      </w:r>
      <w:r w:rsidRPr="0022764C">
        <w:rPr>
          <w:rFonts w:eastAsia="Times New Roman" w:cstheme="minorHAnsi"/>
          <w:b/>
          <w:szCs w:val="18"/>
          <w:lang w:eastAsia="en-GB"/>
          <w:rPrChange w:id="3127" w:author="stuart wolstenholme" w:date="2026-05-29T12:46:00Z" w16du:dateUtc="2026-05-29T11:46:00Z">
            <w:rPr>
              <w:rFonts w:eastAsia="Times New Roman" w:cstheme="minorHAnsi"/>
              <w:b/>
              <w:szCs w:val="18"/>
              <w:lang w:val="en-US" w:eastAsia="en-GB"/>
            </w:rPr>
          </w:rPrChange>
        </w:rPr>
        <w:t xml:space="preserve"> Named Insured</w:t>
      </w:r>
      <w:r w:rsidRPr="0022764C">
        <w:rPr>
          <w:rFonts w:eastAsia="Times New Roman" w:cstheme="minorHAnsi"/>
          <w:szCs w:val="18"/>
          <w:lang w:eastAsia="en-GB"/>
          <w:rPrChange w:id="3128" w:author="stuart wolstenholme" w:date="2026-05-29T12:46:00Z" w16du:dateUtc="2026-05-29T11:46:00Z">
            <w:rPr>
              <w:rFonts w:eastAsia="Times New Roman" w:cstheme="minorHAnsi"/>
              <w:szCs w:val="18"/>
              <w:lang w:val="en-US" w:eastAsia="en-GB"/>
            </w:rPr>
          </w:rPrChange>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29" w:author="stuart wolstenholme" w:date="2026-05-29T12:46:00Z" w16du:dateUtc="2026-05-29T11:46:00Z">
            <w:rPr>
              <w:rFonts w:eastAsia="Arial" w:cstheme="minorHAnsi"/>
              <w:szCs w:val="18"/>
              <w:lang w:val="en-US"/>
            </w:rPr>
          </w:rPrChange>
        </w:rPr>
        <w:t xml:space="preserve">purchases assets or acquires liabilities from another entity in an amount no greater than 10% of </w:t>
      </w:r>
      <w:r w:rsidRPr="0022764C">
        <w:rPr>
          <w:rFonts w:eastAsia="Calibri" w:cstheme="minorHAnsi"/>
          <w:szCs w:val="18"/>
          <w:lang w:eastAsia="en-GB"/>
          <w:rPrChange w:id="3130"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1"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132" w:author="stuart wolstenholme" w:date="2026-05-29T12:46:00Z" w16du:dateUtc="2026-05-29T11:46:00Z">
            <w:rPr>
              <w:rFonts w:eastAsia="Arial" w:cstheme="minorHAnsi"/>
              <w:szCs w:val="18"/>
              <w:lang w:val="en-US"/>
            </w:rPr>
          </w:rPrChange>
        </w:rPr>
        <w:t xml:space="preserve"> assets as listed in its most recent financial statement; or</w:t>
      </w:r>
      <w:r w:rsidRPr="0022764C">
        <w:rPr>
          <w:rFonts w:eastAsia="Calibri" w:cstheme="minorHAnsi"/>
          <w:sz w:val="19"/>
          <w:szCs w:val="19"/>
          <w:rPrChange w:id="3133" w:author="stuart wolstenholme" w:date="2026-05-29T12:46:00Z" w16du:dateUtc="2026-05-29T11:46:00Z">
            <w:rPr>
              <w:rFonts w:eastAsia="Calibri" w:cstheme="minorHAnsi"/>
              <w:sz w:val="19"/>
              <w:szCs w:val="19"/>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34" w:author="stuart wolstenholme" w:date="2026-05-29T12:46:00Z" w16du:dateUtc="2026-05-29T11:46:00Z">
            <w:rPr>
              <w:rFonts w:eastAsia="Arial" w:cstheme="minorHAnsi"/>
              <w:szCs w:val="18"/>
              <w:lang w:val="en-US"/>
            </w:rPr>
          </w:rPrChange>
        </w:rPr>
        <w:t xml:space="preserve">acquires another entity whose annual revenues are no more than 10% of </w:t>
      </w:r>
      <w:r w:rsidRPr="0022764C">
        <w:rPr>
          <w:rFonts w:eastAsia="Calibri" w:cstheme="minorHAnsi"/>
          <w:szCs w:val="18"/>
          <w:lang w:eastAsia="en-GB"/>
          <w:rPrChange w:id="3135"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6"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szCs w:val="18"/>
          <w:rPrChange w:id="3137" w:author="stuart wolstenholme" w:date="2026-05-29T12:46:00Z" w16du:dateUtc="2026-05-29T11:46:00Z">
            <w:rPr>
              <w:rFonts w:eastAsia="Arial" w:cstheme="minorHAnsi"/>
              <w:szCs w:val="18"/>
              <w:lang w:val="en-US"/>
            </w:rPr>
          </w:rPrChange>
        </w:rPr>
        <w:t>annual revenues for their last completed financial year; and</w:t>
      </w:r>
      <w:r w:rsidRPr="0022764C">
        <w:rPr>
          <w:rFonts w:eastAsia="Calibri" w:cstheme="minorHAnsi"/>
          <w:szCs w:val="18"/>
          <w:rPrChange w:id="3138" w:author="stuart wolstenholme" w:date="2026-05-29T12:46:00Z" w16du:dateUtc="2026-05-29T11:46:00Z">
            <w:rPr>
              <w:rFonts w:eastAsia="Calibri" w:cstheme="minorHAnsi"/>
              <w:szCs w:val="18"/>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39" w:author="stuart wolstenholme" w:date="2026-05-29T12:46:00Z" w16du:dateUtc="2026-05-29T11:46:00Z">
            <w:rPr>
              <w:rFonts w:eastAsia="Arial" w:cstheme="minorHAnsi"/>
              <w:szCs w:val="18"/>
              <w:lang w:val="en-US"/>
            </w:rPr>
          </w:rPrChange>
        </w:rPr>
        <w:t>there is no material deviation to the</w:t>
      </w:r>
      <w:r w:rsidRPr="0022764C">
        <w:rPr>
          <w:rFonts w:eastAsia="Arial" w:cstheme="minorHAnsi"/>
          <w:b/>
          <w:bCs/>
          <w:szCs w:val="18"/>
          <w:rPrChange w:id="3140"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bCs/>
          <w:szCs w:val="18"/>
          <w:rPrChange w:id="3141" w:author="stuart wolstenholme" w:date="2026-05-29T12:46:00Z" w16du:dateUtc="2026-05-29T11:46:00Z">
            <w:rPr>
              <w:rFonts w:eastAsia="Arial" w:cstheme="minorHAnsi"/>
              <w:bCs/>
              <w:szCs w:val="18"/>
              <w:lang w:val="en-US"/>
            </w:rPr>
          </w:rPrChange>
        </w:rPr>
        <w:t>business activities</w:t>
      </w:r>
      <w:r w:rsidRPr="0022764C">
        <w:rPr>
          <w:rFonts w:eastAsia="Arial" w:cstheme="minorHAnsi"/>
          <w:szCs w:val="18"/>
          <w:rPrChange w:id="3142" w:author="stuart wolstenholme" w:date="2026-05-29T12:46:00Z" w16du:dateUtc="2026-05-29T11:46:00Z">
            <w:rPr>
              <w:rFonts w:eastAsia="Arial" w:cstheme="minorHAnsi"/>
              <w:szCs w:val="18"/>
              <w:lang w:val="en-US"/>
            </w:rPr>
          </w:rPrChange>
        </w:rPr>
        <w:t>; and</w:t>
      </w:r>
      <w:r w:rsidRPr="0022764C">
        <w:rPr>
          <w:rFonts w:eastAsia="Calibri" w:cstheme="minorHAnsi"/>
          <w:sz w:val="19"/>
          <w:szCs w:val="19"/>
          <w:rPrChange w:id="3143" w:author="stuart wolstenholme" w:date="2026-05-29T12:46:00Z" w16du:dateUtc="2026-05-29T11:46:00Z">
            <w:rPr>
              <w:rFonts w:eastAsia="Calibri" w:cstheme="minorHAnsi"/>
              <w:sz w:val="19"/>
              <w:szCs w:val="19"/>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44" w:author="stuart wolstenholme" w:date="2026-05-29T12:46:00Z" w16du:dateUtc="2026-05-29T11:46:00Z">
            <w:rPr>
              <w:rFonts w:eastAsia="Arial" w:cstheme="minorHAnsi"/>
              <w:szCs w:val="18"/>
              <w:lang w:val="en-US"/>
            </w:rPr>
          </w:rPrChange>
        </w:rPr>
        <w:t>prior to the acquisition, not being aware of any cyber claims or circumstances</w:t>
      </w:r>
      <w:r w:rsidRPr="0022764C">
        <w:rPr>
          <w:rFonts w:eastAsia="Arial" w:cstheme="minorHAnsi"/>
          <w:b/>
          <w:szCs w:val="18"/>
          <w:rPrChange w:id="3145" w:author="stuart wolstenholme" w:date="2026-05-29T12:46:00Z" w16du:dateUtc="2026-05-29T11:46:00Z">
            <w:rPr>
              <w:rFonts w:eastAsia="Arial" w:cstheme="minorHAnsi"/>
              <w:b/>
              <w:szCs w:val="18"/>
              <w:lang w:val="en-US"/>
            </w:rPr>
          </w:rPrChange>
        </w:rPr>
        <w:t xml:space="preserve"> </w:t>
      </w:r>
      <w:r w:rsidRPr="0022764C">
        <w:rPr>
          <w:rFonts w:eastAsia="Arial" w:cstheme="minorHAnsi"/>
          <w:szCs w:val="18"/>
          <w:rPrChange w:id="3146" w:author="stuart wolstenholme" w:date="2026-05-29T12:46:00Z" w16du:dateUtc="2026-05-29T11:46:00Z">
            <w:rPr>
              <w:rFonts w:eastAsia="Arial" w:cstheme="minorHAnsi"/>
              <w:szCs w:val="18"/>
              <w:lang w:val="en-US"/>
            </w:rPr>
          </w:rPrChange>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22764C">
        <w:rPr>
          <w:rFonts w:eastAsia="Times New Roman" w:cstheme="minorHAnsi"/>
          <w:b/>
          <w:bCs/>
          <w:szCs w:val="18"/>
          <w:lang w:eastAsia="en-GB"/>
          <w:rPrChange w:id="3147" w:author="stuart wolstenholme" w:date="2026-05-29T12:46:00Z" w16du:dateUtc="2026-05-29T11:46:00Z">
            <w:rPr>
              <w:rFonts w:eastAsia="Times New Roman" w:cstheme="minorHAnsi"/>
              <w:b/>
              <w:bCs/>
              <w:szCs w:val="18"/>
              <w:lang w:val="en-US" w:eastAsia="en-GB"/>
            </w:rPr>
          </w:rPrChange>
        </w:rPr>
        <w:t xml:space="preserve">Claims </w:t>
      </w:r>
      <w:r w:rsidRPr="0022764C">
        <w:rPr>
          <w:rFonts w:eastAsia="Times New Roman" w:cstheme="minorHAnsi"/>
          <w:bCs/>
          <w:szCs w:val="18"/>
          <w:lang w:eastAsia="en-GB"/>
          <w:rPrChange w:id="3148" w:author="stuart wolstenholme" w:date="2026-05-29T12:46:00Z" w16du:dateUtc="2026-05-29T11:46:00Z">
            <w:rPr>
              <w:rFonts w:eastAsia="Times New Roman" w:cstheme="minorHAnsi"/>
              <w:bCs/>
              <w:szCs w:val="18"/>
              <w:lang w:val="en-US" w:eastAsia="en-GB"/>
            </w:rPr>
          </w:rPrChange>
        </w:rPr>
        <w:t xml:space="preserve">for </w:t>
      </w:r>
      <w:r w:rsidRPr="0022764C">
        <w:rPr>
          <w:rFonts w:eastAsia="Times New Roman" w:cstheme="minorHAnsi"/>
          <w:b/>
          <w:bCs/>
          <w:szCs w:val="18"/>
          <w:lang w:eastAsia="en-GB"/>
          <w:rPrChange w:id="3149" w:author="stuart wolstenholme" w:date="2026-05-29T12:46:00Z" w16du:dateUtc="2026-05-29T11:46:00Z">
            <w:rPr>
              <w:rFonts w:eastAsia="Times New Roman" w:cstheme="minorHAnsi"/>
              <w:b/>
              <w:bCs/>
              <w:szCs w:val="18"/>
              <w:lang w:val="en-US" w:eastAsia="en-GB"/>
            </w:rPr>
          </w:rPrChange>
        </w:rPr>
        <w:t xml:space="preserve">Wrongful Acts </w:t>
      </w:r>
      <w:r w:rsidRPr="0022764C">
        <w:rPr>
          <w:rFonts w:eastAsia="Times New Roman" w:cstheme="minorHAnsi"/>
          <w:bCs/>
          <w:szCs w:val="18"/>
          <w:lang w:eastAsia="en-GB"/>
          <w:rPrChange w:id="3150" w:author="stuart wolstenholme" w:date="2026-05-29T12:46:00Z" w16du:dateUtc="2026-05-29T11:46:00Z">
            <w:rPr>
              <w:rFonts w:eastAsia="Times New Roman" w:cstheme="minorHAnsi"/>
              <w:bCs/>
              <w:szCs w:val="18"/>
              <w:lang w:val="en-US" w:eastAsia="en-GB"/>
            </w:rPr>
          </w:rPrChange>
        </w:rPr>
        <w:t xml:space="preserve">or </w:t>
      </w:r>
      <w:r w:rsidRPr="0022764C">
        <w:rPr>
          <w:rFonts w:eastAsia="Times New Roman" w:cstheme="minorHAnsi"/>
          <w:b/>
          <w:bCs/>
          <w:szCs w:val="18"/>
          <w:lang w:eastAsia="en-GB"/>
          <w:rPrChange w:id="3151" w:author="stuart wolstenholme" w:date="2026-05-29T12:46:00Z" w16du:dateUtc="2026-05-29T11:46:00Z">
            <w:rPr>
              <w:rFonts w:eastAsia="Times New Roman" w:cstheme="minorHAnsi"/>
              <w:b/>
              <w:bCs/>
              <w:szCs w:val="18"/>
              <w:lang w:val="en-US" w:eastAsia="en-GB"/>
            </w:rPr>
          </w:rPrChange>
        </w:rPr>
        <w:t xml:space="preserve">First Party Insured Events </w:t>
      </w:r>
      <w:r w:rsidRPr="0022764C">
        <w:rPr>
          <w:rFonts w:eastAsia="Times New Roman" w:cstheme="minorHAnsi"/>
          <w:bCs/>
          <w:szCs w:val="18"/>
          <w:lang w:eastAsia="en-GB"/>
          <w:rPrChange w:id="3152" w:author="stuart wolstenholme" w:date="2026-05-29T12:46:00Z" w16du:dateUtc="2026-05-29T11:46:00Z">
            <w:rPr>
              <w:rFonts w:eastAsia="Times New Roman" w:cstheme="minorHAnsi"/>
              <w:bCs/>
              <w:szCs w:val="18"/>
              <w:lang w:val="en-US" w:eastAsia="en-GB"/>
            </w:rPr>
          </w:rPrChange>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22764C">
        <w:rPr>
          <w:rFonts w:eastAsia="Times New Roman" w:cstheme="minorHAnsi"/>
          <w:bCs/>
          <w:szCs w:val="18"/>
          <w:lang w:eastAsia="en-GB"/>
          <w:rPrChange w:id="3153"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3154"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3155" w:author="stuart wolstenholme" w:date="2026-05-29T12:46:00Z" w16du:dateUtc="2026-05-29T11:46:00Z">
            <w:rPr>
              <w:rFonts w:eastAsia="Times New Roman" w:cstheme="minorHAnsi"/>
              <w:bCs/>
              <w:szCs w:val="18"/>
              <w:lang w:val="en-US" w:eastAsia="en-GB"/>
            </w:rPr>
          </w:rPrChange>
        </w:rPr>
        <w:t xml:space="preserve">, </w:t>
      </w:r>
      <w:r w:rsidRPr="0022764C">
        <w:rPr>
          <w:rFonts w:eastAsia="Calibri" w:cstheme="minorHAnsi"/>
          <w:szCs w:val="18"/>
          <w:lang w:eastAsia="en-GB"/>
          <w:rPrChange w:id="3156"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lang w:eastAsia="en-GB"/>
          <w:rPrChange w:id="3157" w:author="stuart wolstenholme" w:date="2026-05-29T12:46:00Z" w16du:dateUtc="2026-05-29T11:46:00Z">
            <w:rPr>
              <w:rFonts w:eastAsia="Times New Roman" w:cstheme="minorHAnsi"/>
              <w:b/>
              <w:szCs w:val="18"/>
              <w:lang w:val="en-US" w:eastAsia="en-GB"/>
            </w:rPr>
          </w:rPrChange>
        </w:rPr>
        <w:t xml:space="preserve"> Named Insured </w:t>
      </w:r>
      <w:r w:rsidRPr="0022764C">
        <w:rPr>
          <w:rFonts w:eastAsia="Times New Roman" w:cstheme="minorHAnsi"/>
          <w:bCs/>
          <w:szCs w:val="18"/>
          <w:lang w:eastAsia="en-GB"/>
          <w:rPrChange w:id="3158" w:author="stuart wolstenholme" w:date="2026-05-29T12:46:00Z" w16du:dateUtc="2026-05-29T11:46:00Z">
            <w:rPr>
              <w:rFonts w:eastAsia="Times New Roman" w:cstheme="minorHAnsi"/>
              <w:bCs/>
              <w:szCs w:val="18"/>
              <w:lang w:val="en-US" w:eastAsia="en-GB"/>
            </w:rPr>
          </w:rPrChange>
        </w:rPr>
        <w:t xml:space="preserve">sells a subsidiary then that subsidiary will continue to be an </w:t>
      </w:r>
      <w:r w:rsidRPr="0022764C">
        <w:rPr>
          <w:rFonts w:eastAsia="Times New Roman" w:cstheme="minorHAnsi"/>
          <w:b/>
          <w:bCs/>
          <w:szCs w:val="18"/>
          <w:lang w:eastAsia="en-GB"/>
          <w:rPrChange w:id="3159" w:author="stuart wolstenholme" w:date="2026-05-29T12:46:00Z" w16du:dateUtc="2026-05-29T11:46:00Z">
            <w:rPr>
              <w:rFonts w:eastAsia="Times New Roman" w:cstheme="minorHAnsi"/>
              <w:b/>
              <w:bCs/>
              <w:szCs w:val="18"/>
              <w:lang w:val="en-US" w:eastAsia="en-GB"/>
            </w:rPr>
          </w:rPrChange>
        </w:rPr>
        <w:t xml:space="preserve">Insured </w:t>
      </w:r>
      <w:r w:rsidRPr="0022764C">
        <w:rPr>
          <w:rFonts w:eastAsia="Times New Roman" w:cstheme="minorHAnsi"/>
          <w:bCs/>
          <w:szCs w:val="18"/>
          <w:lang w:eastAsia="en-GB"/>
          <w:rPrChange w:id="3160" w:author="stuart wolstenholme" w:date="2026-05-29T12:46:00Z" w16du:dateUtc="2026-05-29T11:46:00Z">
            <w:rPr>
              <w:rFonts w:eastAsia="Times New Roman" w:cstheme="minorHAnsi"/>
              <w:bCs/>
              <w:szCs w:val="18"/>
              <w:lang w:val="en-US" w:eastAsia="en-GB"/>
            </w:rPr>
          </w:rPrChange>
        </w:rPr>
        <w:t xml:space="preserve">for the duration of the </w:t>
      </w:r>
      <w:r w:rsidRPr="0022764C">
        <w:rPr>
          <w:rFonts w:eastAsia="Times New Roman" w:cstheme="minorHAnsi"/>
          <w:b/>
          <w:bCs/>
          <w:szCs w:val="18"/>
          <w:lang w:eastAsia="en-GB"/>
          <w:rPrChange w:id="3161" w:author="stuart wolstenholme" w:date="2026-05-29T12:46:00Z" w16du:dateUtc="2026-05-29T11:46:00Z">
            <w:rPr>
              <w:rFonts w:eastAsia="Times New Roman" w:cstheme="minorHAnsi"/>
              <w:b/>
              <w:bCs/>
              <w:szCs w:val="18"/>
              <w:lang w:val="en-US" w:eastAsia="en-GB"/>
            </w:rPr>
          </w:rPrChange>
        </w:rPr>
        <w:t>Period of Insurance</w:t>
      </w:r>
      <w:r w:rsidRPr="0022764C">
        <w:rPr>
          <w:rFonts w:eastAsia="Times New Roman" w:cstheme="minorHAnsi"/>
          <w:bCs/>
          <w:szCs w:val="18"/>
          <w:lang w:eastAsia="en-GB"/>
          <w:rPrChange w:id="3162" w:author="stuart wolstenholme" w:date="2026-05-29T12:46:00Z" w16du:dateUtc="2026-05-29T11:46:00Z">
            <w:rPr>
              <w:rFonts w:eastAsia="Times New Roman" w:cstheme="minorHAnsi"/>
              <w:bCs/>
              <w:szCs w:val="18"/>
              <w:lang w:val="en-US" w:eastAsia="en-GB"/>
            </w:rPr>
          </w:rPrChange>
        </w:rPr>
        <w:t xml:space="preserve">, but only with respect to </w:t>
      </w:r>
      <w:r w:rsidRPr="0022764C">
        <w:rPr>
          <w:rFonts w:eastAsia="Times New Roman" w:cstheme="minorHAnsi"/>
          <w:b/>
          <w:bCs/>
          <w:szCs w:val="18"/>
          <w:lang w:eastAsia="en-GB"/>
          <w:rPrChange w:id="3163" w:author="stuart wolstenholme" w:date="2026-05-29T12:46:00Z" w16du:dateUtc="2026-05-29T11:46:00Z">
            <w:rPr>
              <w:rFonts w:eastAsia="Times New Roman" w:cstheme="minorHAnsi"/>
              <w:b/>
              <w:bCs/>
              <w:szCs w:val="18"/>
              <w:lang w:val="en-US" w:eastAsia="en-GB"/>
            </w:rPr>
          </w:rPrChange>
        </w:rPr>
        <w:t>Claims</w:t>
      </w:r>
      <w:r w:rsidRPr="0022764C">
        <w:rPr>
          <w:rFonts w:eastAsia="Times New Roman" w:cstheme="minorHAnsi"/>
          <w:bCs/>
          <w:szCs w:val="18"/>
          <w:lang w:eastAsia="en-GB"/>
          <w:rPrChange w:id="3164" w:author="stuart wolstenholme" w:date="2026-05-29T12:46:00Z" w16du:dateUtc="2026-05-29T11:46:00Z">
            <w:rPr>
              <w:rFonts w:eastAsia="Times New Roman" w:cstheme="minorHAnsi"/>
              <w:bCs/>
              <w:szCs w:val="18"/>
              <w:lang w:val="en-US" w:eastAsia="en-GB"/>
            </w:rPr>
          </w:rPrChange>
        </w:rPr>
        <w:t xml:space="preserve"> for </w:t>
      </w:r>
      <w:r w:rsidRPr="0022764C">
        <w:rPr>
          <w:rFonts w:eastAsia="Times New Roman" w:cstheme="minorHAnsi"/>
          <w:b/>
          <w:bCs/>
          <w:szCs w:val="18"/>
          <w:lang w:eastAsia="en-GB"/>
          <w:rPrChange w:id="3165" w:author="stuart wolstenholme" w:date="2026-05-29T12:46:00Z" w16du:dateUtc="2026-05-29T11:46:00Z">
            <w:rPr>
              <w:rFonts w:eastAsia="Times New Roman" w:cstheme="minorHAnsi"/>
              <w:b/>
              <w:bCs/>
              <w:szCs w:val="18"/>
              <w:lang w:val="en-US" w:eastAsia="en-GB"/>
            </w:rPr>
          </w:rPrChange>
        </w:rPr>
        <w:t>Wrongful Acts</w:t>
      </w:r>
      <w:r w:rsidRPr="0022764C">
        <w:rPr>
          <w:rFonts w:eastAsia="Times New Roman" w:cstheme="minorHAnsi"/>
          <w:bCs/>
          <w:szCs w:val="18"/>
          <w:lang w:eastAsia="en-GB"/>
          <w:rPrChange w:id="3166" w:author="stuart wolstenholme" w:date="2026-05-29T12:46:00Z" w16du:dateUtc="2026-05-29T11:46:00Z">
            <w:rPr>
              <w:rFonts w:eastAsia="Times New Roman" w:cstheme="minorHAnsi"/>
              <w:bCs/>
              <w:szCs w:val="18"/>
              <w:lang w:val="en-US" w:eastAsia="en-GB"/>
            </w:rPr>
          </w:rPrChange>
        </w:rPr>
        <w:t xml:space="preserve"> or </w:t>
      </w:r>
      <w:r w:rsidRPr="0022764C">
        <w:rPr>
          <w:rFonts w:eastAsia="Times New Roman" w:cstheme="minorHAnsi"/>
          <w:b/>
          <w:bCs/>
          <w:szCs w:val="18"/>
          <w:lang w:eastAsia="en-GB"/>
          <w:rPrChange w:id="3167" w:author="stuart wolstenholme" w:date="2026-05-29T12:46:00Z" w16du:dateUtc="2026-05-29T11:46:00Z">
            <w:rPr>
              <w:rFonts w:eastAsia="Times New Roman" w:cstheme="minorHAnsi"/>
              <w:b/>
              <w:bCs/>
              <w:szCs w:val="18"/>
              <w:lang w:val="en-US" w:eastAsia="en-GB"/>
            </w:rPr>
          </w:rPrChange>
        </w:rPr>
        <w:t>First Party Insured Events</w:t>
      </w:r>
      <w:r w:rsidRPr="0022764C">
        <w:rPr>
          <w:rFonts w:eastAsia="Times New Roman" w:cstheme="minorHAnsi"/>
          <w:bCs/>
          <w:szCs w:val="18"/>
          <w:lang w:eastAsia="en-GB"/>
          <w:rPrChange w:id="3168" w:author="stuart wolstenholme" w:date="2026-05-29T12:46:00Z" w16du:dateUtc="2026-05-29T11:46:00Z">
            <w:rPr>
              <w:rFonts w:eastAsia="Times New Roman" w:cstheme="minorHAnsi"/>
              <w:bCs/>
              <w:szCs w:val="18"/>
              <w:lang w:val="en-US" w:eastAsia="en-GB"/>
            </w:rPr>
          </w:rPrChange>
        </w:rPr>
        <w:t xml:space="preserve"> that occur on or after the applicable </w:t>
      </w:r>
      <w:r w:rsidRPr="0022764C">
        <w:rPr>
          <w:rFonts w:eastAsia="Calibri" w:cstheme="minorHAnsi"/>
          <w:szCs w:val="18"/>
          <w:lang w:eastAsia="en-GB"/>
          <w:rPrChange w:id="3169" w:author="stuart wolstenholme" w:date="2026-05-29T12:46:00Z" w16du:dateUtc="2026-05-29T11:46:00Z">
            <w:rPr>
              <w:rFonts w:eastAsia="Calibri" w:cstheme="minorHAnsi"/>
              <w:szCs w:val="18"/>
              <w:lang w:val="en-US" w:eastAsia="en-GB"/>
            </w:rPr>
          </w:rPrChange>
        </w:rPr>
        <w:t xml:space="preserve">Retroactive Date </w:t>
      </w:r>
      <w:r w:rsidRPr="0022764C">
        <w:rPr>
          <w:rFonts w:eastAsia="Times New Roman" w:cstheme="minorHAnsi"/>
          <w:bCs/>
          <w:szCs w:val="18"/>
          <w:lang w:eastAsia="en-GB"/>
          <w:rPrChange w:id="3170" w:author="stuart wolstenholme" w:date="2026-05-29T12:46:00Z" w16du:dateUtc="2026-05-29T11:46:00Z">
            <w:rPr>
              <w:rFonts w:eastAsia="Times New Roman" w:cstheme="minorHAnsi"/>
              <w:bCs/>
              <w:szCs w:val="18"/>
              <w:lang w:val="en-US" w:eastAsia="en-GB"/>
            </w:rPr>
          </w:rPrChange>
        </w:rPr>
        <w:t>and prior to the effective date of the sale. The</w:t>
      </w:r>
      <w:r w:rsidRPr="0022764C">
        <w:rPr>
          <w:rFonts w:eastAsia="Times New Roman" w:cstheme="minorHAnsi"/>
          <w:b/>
          <w:bCs/>
          <w:szCs w:val="18"/>
          <w:lang w:eastAsia="en-GB"/>
          <w:rPrChange w:id="3171" w:author="stuart wolstenholme" w:date="2026-05-29T12:46:00Z" w16du:dateUtc="2026-05-29T11:46:00Z">
            <w:rPr>
              <w:rFonts w:eastAsia="Times New Roman" w:cstheme="minorHAnsi"/>
              <w:b/>
              <w:bCs/>
              <w:szCs w:val="18"/>
              <w:lang w:val="en-US" w:eastAsia="en-GB"/>
            </w:rPr>
          </w:rPrChange>
        </w:rPr>
        <w:t xml:space="preserve"> Named Insured</w:t>
      </w:r>
      <w:r w:rsidRPr="0022764C">
        <w:rPr>
          <w:rFonts w:eastAsia="Times New Roman" w:cstheme="minorHAnsi"/>
          <w:bCs/>
          <w:szCs w:val="18"/>
          <w:lang w:eastAsia="en-GB"/>
          <w:rPrChange w:id="3172" w:author="stuart wolstenholme" w:date="2026-05-29T12:46:00Z" w16du:dateUtc="2026-05-29T11:46:00Z">
            <w:rPr>
              <w:rFonts w:eastAsia="Times New Roman" w:cstheme="minorHAnsi"/>
              <w:bCs/>
              <w:szCs w:val="18"/>
              <w:lang w:val="en-US" w:eastAsia="en-GB"/>
            </w:rPr>
          </w:rPrChange>
        </w:rPr>
        <w:t xml:space="preserve"> must give </w:t>
      </w:r>
      <w:r w:rsidRPr="0022764C">
        <w:rPr>
          <w:rFonts w:eastAsia="Calibri" w:cstheme="minorHAnsi"/>
          <w:b/>
          <w:bCs/>
          <w:szCs w:val="18"/>
          <w:rPrChange w:id="3173" w:author="stuart wolstenholme" w:date="2026-05-29T12:46:00Z" w16du:dateUtc="2026-05-29T11:46:00Z">
            <w:rPr>
              <w:rFonts w:eastAsia="Calibri" w:cstheme="minorHAnsi"/>
              <w:b/>
              <w:bCs/>
              <w:szCs w:val="18"/>
              <w:lang w:val="en-US"/>
            </w:rPr>
          </w:rPrChange>
        </w:rPr>
        <w:t>Insurers</w:t>
      </w:r>
      <w:r w:rsidRPr="0022764C">
        <w:rPr>
          <w:rFonts w:eastAsia="Times New Roman" w:cstheme="minorHAnsi"/>
          <w:bCs/>
          <w:szCs w:val="18"/>
          <w:lang w:eastAsia="en-GB"/>
          <w:rPrChange w:id="3174" w:author="stuart wolstenholme" w:date="2026-05-29T12:46:00Z" w16du:dateUtc="2026-05-29T11:46:00Z">
            <w:rPr>
              <w:rFonts w:eastAsia="Times New Roman" w:cstheme="minorHAnsi"/>
              <w:bCs/>
              <w:szCs w:val="18"/>
              <w:lang w:val="en-US" w:eastAsia="en-GB"/>
            </w:rPr>
          </w:rPrChange>
        </w:rPr>
        <w:t xml:space="preserve"> written notice of any such sale within sixty (60) days of the effective date of the sale. There will be no return premium.</w:t>
      </w:r>
    </w:p>
    <w:bookmarkEnd w:id="3121"/>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22764C" w:rsidRDefault="006936E8" w:rsidP="006936E8">
      <w:pPr>
        <w:pStyle w:val="Heading2"/>
        <w:numPr>
          <w:ilvl w:val="0"/>
          <w:numId w:val="497"/>
        </w:numPr>
        <w:spacing w:before="0" w:after="160" w:line="259" w:lineRule="auto"/>
        <w:contextualSpacing/>
        <w:rPr>
          <w:rFonts w:eastAsia="Calibri" w:cstheme="minorHAnsi"/>
          <w:b/>
          <w:szCs w:val="22"/>
          <w:lang w:eastAsia="en-GB"/>
          <w:rPrChange w:id="3175"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176" w:author="stuart wolstenholme" w:date="2026-05-29T12:46:00Z" w16du:dateUtc="2026-05-29T11:46:00Z">
            <w:rPr>
              <w:rFonts w:eastAsia="Calibri" w:cstheme="minorHAnsi"/>
              <w:b/>
              <w:szCs w:val="22"/>
              <w:lang w:val="en-US" w:eastAsia="en-GB"/>
            </w:rPr>
          </w:rPrChange>
        </w:rPr>
        <w:t>Assistance and Cooperation</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177"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3178" w:author="stuart wolstenholme" w:date="2026-05-29T12:46:00Z" w16du:dateUtc="2026-05-29T11:46:00Z">
            <w:rPr>
              <w:rFonts w:eastAsia="Calibri" w:cstheme="minorHAnsi"/>
              <w:szCs w:val="18"/>
              <w:lang w:val="en-US" w:eastAsia="en-GB"/>
            </w:rPr>
          </w:rPrChange>
        </w:rPr>
        <w:t xml:space="preserve">As a condition precedent to coverage under this Policy, every </w:t>
      </w:r>
      <w:r w:rsidRPr="0022764C">
        <w:rPr>
          <w:rFonts w:eastAsia="Calibri" w:cstheme="minorHAnsi"/>
          <w:b/>
          <w:bCs/>
          <w:szCs w:val="18"/>
          <w:lang w:eastAsia="en-GB"/>
          <w:rPrChange w:id="3179"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3180" w:author="stuart wolstenholme" w:date="2026-05-29T12:46:00Z" w16du:dateUtc="2026-05-29T11:46:00Z">
            <w:rPr>
              <w:rFonts w:eastAsia="Calibri" w:cstheme="minorHAnsi"/>
              <w:bCs/>
              <w:szCs w:val="18"/>
              <w:lang w:val="en-US" w:eastAsia="en-GB"/>
            </w:rPr>
          </w:rPrChange>
        </w:rPr>
        <w:t xml:space="preserve">shall cooperate with </w:t>
      </w:r>
      <w:r w:rsidRPr="0022764C">
        <w:rPr>
          <w:rFonts w:eastAsia="Calibri" w:cstheme="minorHAnsi"/>
          <w:b/>
          <w:szCs w:val="18"/>
          <w:lang w:eastAsia="en-GB"/>
          <w:rPrChange w:id="3181"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3182" w:author="stuart wolstenholme" w:date="2026-05-29T12:46:00Z" w16du:dateUtc="2026-05-29T11:46:00Z">
            <w:rPr>
              <w:rFonts w:eastAsia="Calibri" w:cstheme="minorHAnsi"/>
              <w:bCs/>
              <w:szCs w:val="18"/>
              <w:lang w:val="en-US" w:eastAsia="en-GB"/>
            </w:rPr>
          </w:rPrChange>
        </w:rPr>
        <w:t xml:space="preserve"> and its representatives</w:t>
      </w:r>
      <w:r w:rsidRPr="0022764C">
        <w:rPr>
          <w:rFonts w:eastAsia="Calibri" w:cstheme="minorHAnsi"/>
          <w:szCs w:val="18"/>
          <w:lang w:eastAsia="en-GB"/>
          <w:rPrChange w:id="3183" w:author="stuart wolstenholme" w:date="2026-05-29T12:46:00Z" w16du:dateUtc="2026-05-29T11:46:00Z">
            <w:rPr>
              <w:rFonts w:eastAsia="Calibri" w:cstheme="minorHAnsi"/>
              <w:szCs w:val="18"/>
              <w:lang w:val="en-US" w:eastAsia="en-GB"/>
            </w:rPr>
          </w:rPrChange>
        </w:rPr>
        <w:t xml:space="preserve"> and, upon the </w:t>
      </w:r>
      <w:r w:rsidRPr="0022764C">
        <w:rPr>
          <w:rFonts w:eastAsia="Calibri" w:cstheme="minorHAnsi"/>
          <w:b/>
          <w:szCs w:val="18"/>
          <w:lang w:eastAsia="en-GB"/>
          <w:rPrChange w:id="3184"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85" w:author="stuart wolstenholme" w:date="2026-05-29T12:46:00Z" w16du:dateUtc="2026-05-29T11:46:00Z">
            <w:rPr>
              <w:rFonts w:eastAsia="Calibri" w:cstheme="minorHAnsi"/>
              <w:szCs w:val="18"/>
              <w:lang w:val="en-US" w:eastAsia="en-GB"/>
            </w:rPr>
          </w:rPrChange>
        </w:rPr>
        <w:t xml:space="preserve"> request, shall submit to examination by a representative of the </w:t>
      </w:r>
      <w:r w:rsidRPr="0022764C">
        <w:rPr>
          <w:rFonts w:eastAsia="Calibri" w:cstheme="minorHAnsi"/>
          <w:b/>
          <w:szCs w:val="18"/>
          <w:lang w:eastAsia="en-GB"/>
          <w:rPrChange w:id="318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87" w:author="stuart wolstenholme" w:date="2026-05-29T12:46:00Z" w16du:dateUtc="2026-05-29T11:46:00Z">
            <w:rPr>
              <w:rFonts w:eastAsia="Calibri" w:cstheme="minorHAnsi"/>
              <w:szCs w:val="18"/>
              <w:lang w:val="en-US" w:eastAsia="en-GB"/>
            </w:rPr>
          </w:rPrChange>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22764C">
        <w:rPr>
          <w:rFonts w:eastAsia="Calibri" w:cstheme="minorHAnsi"/>
          <w:b/>
          <w:szCs w:val="18"/>
          <w:lang w:eastAsia="en-GB"/>
          <w:rPrChange w:id="3188"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89" w:author="stuart wolstenholme" w:date="2026-05-29T12:46:00Z" w16du:dateUtc="2026-05-29T11:46:00Z">
            <w:rPr>
              <w:rFonts w:eastAsia="Calibri" w:cstheme="minorHAnsi"/>
              <w:szCs w:val="18"/>
              <w:lang w:val="en-US" w:eastAsia="en-GB"/>
            </w:rPr>
          </w:rPrChange>
        </w:rPr>
        <w:t xml:space="preserve"> representatives for the purpose of investigation and/or defense, all without charge to the </w:t>
      </w:r>
      <w:r w:rsidRPr="0022764C">
        <w:rPr>
          <w:rFonts w:eastAsia="Calibri" w:cstheme="minorHAnsi"/>
          <w:b/>
          <w:szCs w:val="18"/>
          <w:lang w:eastAsia="en-GB"/>
          <w:rPrChange w:id="319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91" w:author="stuart wolstenholme" w:date="2026-05-29T12:46:00Z" w16du:dateUtc="2026-05-29T11:46:00Z">
            <w:rPr>
              <w:rFonts w:eastAsia="Calibri" w:cstheme="minorHAnsi"/>
              <w:szCs w:val="18"/>
              <w:lang w:val="en-US" w:eastAsia="en-GB"/>
            </w:rPr>
          </w:rPrChange>
        </w:rPr>
        <w:t xml:space="preserve">, except as provided under Insuring Clause O (Court Attendance Costs). Every </w:t>
      </w:r>
      <w:r w:rsidRPr="0022764C">
        <w:rPr>
          <w:rFonts w:eastAsia="Calibri" w:cstheme="minorHAnsi"/>
          <w:b/>
          <w:szCs w:val="18"/>
          <w:lang w:eastAsia="en-GB"/>
          <w:rPrChange w:id="3192"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193" w:author="stuart wolstenholme" w:date="2026-05-29T12:46:00Z" w16du:dateUtc="2026-05-29T11:46:00Z">
            <w:rPr>
              <w:rFonts w:eastAsia="Calibri" w:cstheme="minorHAnsi"/>
              <w:szCs w:val="18"/>
              <w:lang w:val="en-US" w:eastAsia="en-GB"/>
            </w:rPr>
          </w:rPrChange>
        </w:rPr>
        <w:t xml:space="preserve"> shall further cooperate with </w:t>
      </w:r>
      <w:r w:rsidRPr="0022764C">
        <w:rPr>
          <w:rFonts w:eastAsia="Calibri" w:cstheme="minorHAnsi"/>
          <w:b/>
          <w:szCs w:val="18"/>
          <w:lang w:eastAsia="en-GB"/>
          <w:rPrChange w:id="3194"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95" w:author="stuart wolstenholme" w:date="2026-05-29T12:46:00Z" w16du:dateUtc="2026-05-29T11:46:00Z">
            <w:rPr>
              <w:rFonts w:eastAsia="Calibri" w:cstheme="minorHAnsi"/>
              <w:szCs w:val="18"/>
              <w:lang w:val="en-US" w:eastAsia="en-GB"/>
            </w:rPr>
          </w:rPrChange>
        </w:rPr>
        <w:t xml:space="preserve">s to do whatever is necessary to secure and effect any rights of indemnity, contribution or apportionment that any </w:t>
      </w:r>
      <w:r w:rsidRPr="0022764C">
        <w:rPr>
          <w:rFonts w:eastAsia="Calibri" w:cstheme="minorHAnsi"/>
          <w:b/>
          <w:szCs w:val="18"/>
          <w:lang w:eastAsia="en-GB"/>
          <w:rPrChange w:id="3196"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3197" w:author="stuart wolstenholme" w:date="2026-05-29T12:46:00Z" w16du:dateUtc="2026-05-29T11:46:00Z">
            <w:rPr>
              <w:rFonts w:eastAsia="Calibri" w:cstheme="minorHAnsi"/>
              <w:szCs w:val="18"/>
              <w:lang w:val="en-US" w:eastAsia="en-GB"/>
            </w:rPr>
          </w:rPrChange>
        </w:rPr>
        <w:t xml:space="preserve">may have. No </w:t>
      </w:r>
      <w:r w:rsidRPr="0022764C">
        <w:rPr>
          <w:rFonts w:eastAsia="Calibri" w:cstheme="minorHAnsi"/>
          <w:b/>
          <w:szCs w:val="18"/>
          <w:lang w:eastAsia="en-GB"/>
          <w:rPrChange w:id="3198"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3199" w:author="stuart wolstenholme" w:date="2026-05-29T12:46:00Z" w16du:dateUtc="2026-05-29T11:46:00Z">
            <w:rPr>
              <w:rFonts w:eastAsia="Calibri" w:cstheme="minorHAnsi"/>
              <w:szCs w:val="18"/>
              <w:lang w:val="en-US" w:eastAsia="en-GB"/>
            </w:rPr>
          </w:rPrChange>
        </w:rPr>
        <w:t xml:space="preserve">shall take any action which in any way increases the </w:t>
      </w:r>
      <w:r w:rsidRPr="0022764C">
        <w:rPr>
          <w:rFonts w:eastAsia="Calibri" w:cstheme="minorHAnsi"/>
          <w:b/>
          <w:szCs w:val="18"/>
          <w:lang w:eastAsia="en-GB"/>
          <w:rPrChange w:id="320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201"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3202" w:author="stuart wolstenholme" w:date="2026-05-29T12:46:00Z" w16du:dateUtc="2026-05-29T11:46:00Z">
            <w:rPr>
              <w:rFonts w:eastAsia="Calibri" w:cstheme="minorHAnsi"/>
              <w:b/>
              <w:bCs/>
              <w:szCs w:val="18"/>
              <w:lang w:val="en-US" w:eastAsia="en-GB"/>
            </w:rPr>
          </w:rPrChange>
        </w:rPr>
        <w:t>s</w:t>
      </w:r>
      <w:r w:rsidRPr="0022764C">
        <w:rPr>
          <w:rFonts w:eastAsia="Calibri" w:cstheme="minorHAnsi"/>
          <w:szCs w:val="18"/>
          <w:lang w:eastAsia="en-GB"/>
          <w:rPrChange w:id="3203" w:author="stuart wolstenholme" w:date="2026-05-29T12:46:00Z" w16du:dateUtc="2026-05-29T11:46:00Z">
            <w:rPr>
              <w:rFonts w:eastAsia="Calibri" w:cstheme="minorHAnsi"/>
              <w:szCs w:val="18"/>
              <w:lang w:val="en-US" w:eastAsia="en-GB"/>
            </w:rPr>
          </w:rPrChange>
        </w:rPr>
        <w:t xml:space="preserve"> exposure under this Policy.</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204"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3205" w:author="stuart wolstenholme" w:date="2026-05-29T12:46:00Z" w16du:dateUtc="2026-05-29T11:46:00Z">
            <w:rPr>
              <w:rFonts w:eastAsia="Calibri" w:cstheme="minorHAnsi"/>
              <w:szCs w:val="18"/>
              <w:lang w:val="en-US" w:eastAsia="en-GB"/>
            </w:rPr>
          </w:rPrChange>
        </w:rPr>
        <w:t>Every</w:t>
      </w:r>
      <w:r w:rsidRPr="0022764C">
        <w:rPr>
          <w:rFonts w:eastAsia="Calibri" w:cstheme="minorHAnsi"/>
          <w:b/>
          <w:bCs/>
          <w:szCs w:val="18"/>
          <w:lang w:eastAsia="en-GB"/>
          <w:rPrChange w:id="3206"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3207" w:author="stuart wolstenholme" w:date="2026-05-29T12:46:00Z" w16du:dateUtc="2026-05-29T11:46:00Z">
            <w:rPr>
              <w:rFonts w:eastAsia="Calibri" w:cstheme="minorHAnsi"/>
              <w:szCs w:val="18"/>
              <w:lang w:val="en-US" w:eastAsia="en-GB"/>
            </w:rPr>
          </w:rPrChange>
        </w:rPr>
        <w:t xml:space="preserve"> must execute or cause to be executed all papers and render all assistance as reasonably requested by the </w:t>
      </w:r>
      <w:r w:rsidRPr="0022764C">
        <w:rPr>
          <w:rFonts w:eastAsia="Calibri" w:cstheme="minorHAnsi"/>
          <w:b/>
          <w:szCs w:val="18"/>
          <w:lang w:eastAsia="en-GB"/>
          <w:rPrChange w:id="3208"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209" w:author="stuart wolstenholme" w:date="2026-05-29T12:46:00Z" w16du:dateUtc="2026-05-29T11:46:00Z">
            <w:rPr>
              <w:rFonts w:eastAsia="Calibri" w:cstheme="minorHAnsi"/>
              <w:bCs/>
              <w:szCs w:val="18"/>
              <w:lang w:val="en-US" w:eastAsia="en-GB"/>
            </w:rPr>
          </w:rPrChange>
        </w:rPr>
        <w:t>, which</w:t>
      </w:r>
      <w:r w:rsidRPr="0022764C">
        <w:rPr>
          <w:rFonts w:eastAsia="Calibri" w:cstheme="minorHAnsi"/>
          <w:szCs w:val="18"/>
          <w:lang w:eastAsia="en-GB"/>
          <w:rPrChange w:id="3210" w:author="stuart wolstenholme" w:date="2026-05-29T12:46:00Z" w16du:dateUtc="2026-05-29T11:46:00Z">
            <w:rPr>
              <w:rFonts w:eastAsia="Calibri" w:cstheme="minorHAnsi"/>
              <w:szCs w:val="18"/>
              <w:lang w:val="en-US" w:eastAsia="en-GB"/>
            </w:rPr>
          </w:rPrChange>
        </w:rPr>
        <w:t xml:space="preserve"> may require an </w:t>
      </w:r>
      <w:r w:rsidRPr="0022764C">
        <w:rPr>
          <w:rFonts w:eastAsia="Calibri" w:cstheme="minorHAnsi"/>
          <w:b/>
          <w:bCs/>
          <w:szCs w:val="18"/>
          <w:lang w:eastAsia="en-GB"/>
          <w:rPrChange w:id="3211"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3212" w:author="stuart wolstenholme" w:date="2026-05-29T12:46:00Z" w16du:dateUtc="2026-05-29T11:46:00Z">
            <w:rPr>
              <w:rFonts w:eastAsia="Calibri" w:cstheme="minorHAnsi"/>
              <w:szCs w:val="18"/>
              <w:lang w:val="en-US" w:eastAsia="en-GB"/>
            </w:rPr>
          </w:rPrChange>
        </w:rPr>
        <w:t xml:space="preserve"> to provide copies of a third party's system security and event logs.</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213"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3214" w:author="stuart wolstenholme" w:date="2026-05-29T12:46:00Z" w16du:dateUtc="2026-05-29T11:46:00Z">
            <w:rPr>
              <w:rFonts w:eastAsia="Calibri" w:cstheme="minorHAnsi"/>
              <w:bCs/>
              <w:szCs w:val="18"/>
              <w:lang w:val="en-US" w:eastAsia="en-GB"/>
            </w:rPr>
          </w:rPrChange>
        </w:rPr>
        <w:t xml:space="preserve">No </w:t>
      </w:r>
      <w:r w:rsidRPr="0022764C">
        <w:rPr>
          <w:rFonts w:eastAsia="Calibri" w:cstheme="minorHAnsi"/>
          <w:b/>
          <w:bCs/>
          <w:szCs w:val="18"/>
          <w:lang w:eastAsia="en-GB"/>
          <w:rPrChange w:id="3215"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3216" w:author="stuart wolstenholme" w:date="2026-05-29T12:46:00Z" w16du:dateUtc="2026-05-29T11:46:00Z">
            <w:rPr>
              <w:rFonts w:eastAsia="Calibri" w:cstheme="minorHAnsi"/>
              <w:szCs w:val="18"/>
              <w:lang w:val="en-US" w:eastAsia="en-GB"/>
            </w:rPr>
          </w:rPrChange>
        </w:rPr>
        <w:t xml:space="preserve"> will admit liability, make any payment, assume any obligation, incur any expense, enter into any settlement, stipulate to any judgment or award or dispose of any </w:t>
      </w:r>
      <w:r w:rsidRPr="0022764C">
        <w:rPr>
          <w:rFonts w:eastAsia="Calibri" w:cstheme="minorHAnsi"/>
          <w:b/>
          <w:bCs/>
          <w:szCs w:val="18"/>
          <w:lang w:eastAsia="en-GB"/>
          <w:rPrChange w:id="321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3218" w:author="stuart wolstenholme" w:date="2026-05-29T12:46:00Z" w16du:dateUtc="2026-05-29T11:46:00Z">
            <w:rPr>
              <w:rFonts w:eastAsia="Calibri" w:cstheme="minorHAnsi"/>
              <w:szCs w:val="18"/>
              <w:lang w:val="en-US" w:eastAsia="en-GB"/>
            </w:rPr>
          </w:rPrChange>
        </w:rPr>
        <w:t xml:space="preserve"> without </w:t>
      </w:r>
      <w:r w:rsidRPr="0022764C">
        <w:rPr>
          <w:rFonts w:eastAsia="Calibri" w:cstheme="minorHAnsi"/>
          <w:b/>
          <w:bCs/>
          <w:szCs w:val="18"/>
          <w:lang w:eastAsia="en-GB"/>
          <w:rPrChange w:id="321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3220" w:author="stuart wolstenholme" w:date="2026-05-29T12:46:00Z" w16du:dateUtc="2026-05-29T11:46:00Z">
            <w:rPr>
              <w:rFonts w:eastAsia="Calibri" w:cstheme="minorHAnsi"/>
              <w:szCs w:val="18"/>
              <w:lang w:val="en-US" w:eastAsia="en-GB"/>
            </w:rPr>
          </w:rPrChange>
        </w:rPr>
        <w:t xml:space="preserve"> prior written agreement, unless otherwise permitted under any Insuring Clause of this Policy. However, the prompt public admission of a </w:t>
      </w:r>
      <w:r w:rsidRPr="0022764C">
        <w:rPr>
          <w:rFonts w:eastAsia="Calibri" w:cstheme="minorHAnsi"/>
          <w:b/>
          <w:szCs w:val="18"/>
          <w:lang w:eastAsia="en-GB"/>
          <w:rPrChange w:id="3221" w:author="stuart wolstenholme" w:date="2026-05-29T12:46:00Z" w16du:dateUtc="2026-05-29T11:46:00Z">
            <w:rPr>
              <w:rFonts w:eastAsia="Calibri" w:cstheme="minorHAnsi"/>
              <w:b/>
              <w:szCs w:val="18"/>
              <w:lang w:val="en-US" w:eastAsia="en-GB"/>
            </w:rPr>
          </w:rPrChange>
        </w:rPr>
        <w:t xml:space="preserve">Privacy Breach </w:t>
      </w:r>
      <w:r w:rsidRPr="0022764C">
        <w:rPr>
          <w:rFonts w:eastAsia="Calibri" w:cstheme="minorHAnsi"/>
          <w:szCs w:val="18"/>
          <w:lang w:eastAsia="en-GB"/>
          <w:rPrChange w:id="3222"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322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3224" w:author="stuart wolstenholme" w:date="2026-05-29T12:46:00Z" w16du:dateUtc="2026-05-29T11:46:00Z">
            <w:rPr>
              <w:rFonts w:eastAsia="Calibri" w:cstheme="minorHAnsi"/>
              <w:szCs w:val="18"/>
              <w:lang w:val="en-US" w:eastAsia="en-GB"/>
            </w:rPr>
          </w:rPrChange>
        </w:rPr>
        <w:t xml:space="preserve"> potentially impacting the </w:t>
      </w:r>
      <w:r w:rsidRPr="0022764C">
        <w:rPr>
          <w:rFonts w:eastAsia="Calibri" w:cstheme="minorHAnsi"/>
          <w:b/>
          <w:szCs w:val="18"/>
          <w:lang w:eastAsia="en-GB"/>
          <w:rPrChange w:id="3225" w:author="stuart wolstenholme" w:date="2026-05-29T12:46:00Z" w16du:dateUtc="2026-05-29T11:46:00Z">
            <w:rPr>
              <w:rFonts w:eastAsia="Calibri" w:cstheme="minorHAnsi"/>
              <w:b/>
              <w:szCs w:val="18"/>
              <w:lang w:val="en-US" w:eastAsia="en-GB"/>
            </w:rPr>
          </w:rPrChange>
        </w:rPr>
        <w:t>Personally Identifiable Information</w:t>
      </w:r>
      <w:r w:rsidRPr="0022764C">
        <w:rPr>
          <w:rFonts w:eastAsia="Calibri" w:cstheme="minorHAnsi"/>
          <w:szCs w:val="18"/>
          <w:lang w:eastAsia="en-GB"/>
          <w:rPrChange w:id="3226"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3227"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szCs w:val="18"/>
          <w:lang w:eastAsia="en-GB"/>
          <w:rPrChange w:id="3228" w:author="stuart wolstenholme" w:date="2026-05-29T12:46:00Z" w16du:dateUtc="2026-05-29T11:46:00Z">
            <w:rPr>
              <w:rFonts w:eastAsia="Calibri" w:cstheme="minorHAnsi"/>
              <w:szCs w:val="18"/>
              <w:lang w:val="en-US" w:eastAsia="en-GB"/>
            </w:rPr>
          </w:rPrChange>
        </w:rPr>
        <w:t xml:space="preserve"> or third parties, as required by </w:t>
      </w:r>
      <w:r w:rsidRPr="0022764C">
        <w:rPr>
          <w:rFonts w:eastAsia="Calibri" w:cstheme="minorHAnsi"/>
          <w:b/>
          <w:szCs w:val="18"/>
          <w:lang w:eastAsia="en-GB"/>
          <w:rPrChange w:id="3229" w:author="stuart wolstenholme" w:date="2026-05-29T12:46:00Z" w16du:dateUtc="2026-05-29T11:46:00Z">
            <w:rPr>
              <w:rFonts w:eastAsia="Calibri" w:cstheme="minorHAnsi"/>
              <w:b/>
              <w:szCs w:val="18"/>
              <w:lang w:val="en-US" w:eastAsia="en-GB"/>
            </w:rPr>
          </w:rPrChange>
        </w:rPr>
        <w:t>Privacy Regulations</w:t>
      </w:r>
      <w:r w:rsidRPr="0022764C">
        <w:rPr>
          <w:rFonts w:eastAsia="Calibri" w:cstheme="minorHAnsi"/>
          <w:szCs w:val="18"/>
          <w:lang w:eastAsia="en-GB"/>
          <w:rPrChange w:id="3230"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3231" w:author="stuart wolstenholme" w:date="2026-05-29T12:46:00Z" w16du:dateUtc="2026-05-29T11:46:00Z">
            <w:rPr>
              <w:rFonts w:eastAsia="Calibri" w:cstheme="minorHAnsi"/>
              <w:b/>
              <w:szCs w:val="18"/>
              <w:lang w:val="en-US" w:eastAsia="en-GB"/>
            </w:rPr>
          </w:rPrChange>
        </w:rPr>
        <w:t>Card Association</w:t>
      </w:r>
      <w:r w:rsidRPr="0022764C">
        <w:rPr>
          <w:rFonts w:eastAsia="Calibri" w:cstheme="minorHAnsi"/>
          <w:szCs w:val="18"/>
          <w:lang w:eastAsia="en-GB"/>
          <w:rPrChange w:id="3232" w:author="stuart wolstenholme" w:date="2026-05-29T12:46:00Z" w16du:dateUtc="2026-05-29T11:46:00Z">
            <w:rPr>
              <w:rFonts w:eastAsia="Calibri" w:cstheme="minorHAnsi"/>
              <w:szCs w:val="18"/>
              <w:lang w:val="en-US" w:eastAsia="en-GB"/>
            </w:rPr>
          </w:rPrChange>
        </w:rPr>
        <w:t xml:space="preserve"> operating requirements, will not be considered an admission of liability requiring </w:t>
      </w:r>
      <w:r w:rsidRPr="0022764C">
        <w:rPr>
          <w:rFonts w:eastAsia="Calibri" w:cstheme="minorHAnsi"/>
          <w:b/>
          <w:bCs/>
          <w:szCs w:val="18"/>
          <w:lang w:eastAsia="en-GB"/>
          <w:rPrChange w:id="3233"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3234" w:author="stuart wolstenholme" w:date="2026-05-29T12:46:00Z" w16du:dateUtc="2026-05-29T11:46:00Z">
            <w:rPr>
              <w:rFonts w:eastAsia="Calibri" w:cstheme="minorHAnsi"/>
              <w:szCs w:val="18"/>
              <w:lang w:val="en-US" w:eastAsia="en-GB"/>
            </w:rPr>
          </w:rPrChange>
        </w:rPr>
        <w:t xml:space="preserve"> prior written agreement; provided, however, that the </w:t>
      </w:r>
      <w:r w:rsidRPr="0022764C">
        <w:rPr>
          <w:rFonts w:eastAsia="Calibri" w:cstheme="minorHAnsi"/>
          <w:b/>
          <w:bCs/>
          <w:szCs w:val="18"/>
          <w:lang w:eastAsia="en-GB"/>
          <w:rPrChange w:id="3235"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
          <w:szCs w:val="18"/>
          <w:lang w:eastAsia="en-GB"/>
          <w:rPrChange w:id="323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237" w:author="stuart wolstenholme" w:date="2026-05-29T12:46:00Z" w16du:dateUtc="2026-05-29T11:46:00Z">
            <w:rPr>
              <w:rFonts w:eastAsia="Calibri" w:cstheme="minorHAnsi"/>
              <w:szCs w:val="18"/>
              <w:lang w:val="en-US" w:eastAsia="en-GB"/>
            </w:rPr>
          </w:rPrChange>
        </w:rPr>
        <w:t xml:space="preserve">must provide notice to the </w:t>
      </w:r>
      <w:r w:rsidRPr="0022764C">
        <w:rPr>
          <w:rFonts w:eastAsia="Calibri" w:cstheme="minorHAnsi"/>
          <w:b/>
          <w:szCs w:val="18"/>
          <w:lang w:eastAsia="en-GB"/>
          <w:rPrChange w:id="3238"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239" w:author="stuart wolstenholme" w:date="2026-05-29T12:46:00Z" w16du:dateUtc="2026-05-29T11:46:00Z">
            <w:rPr>
              <w:rFonts w:eastAsia="Calibri" w:cstheme="minorHAnsi"/>
              <w:szCs w:val="18"/>
              <w:lang w:val="en-US" w:eastAsia="en-GB"/>
            </w:rPr>
          </w:rPrChange>
        </w:rPr>
        <w:t xml:space="preserve">, in accordance with Notification and Claims Condition D of this Policy, of such public admission, if it is a circumstance that could lead to a </w:t>
      </w:r>
      <w:r w:rsidRPr="0022764C">
        <w:rPr>
          <w:rFonts w:eastAsia="Calibri" w:cstheme="minorHAnsi"/>
          <w:b/>
          <w:bCs/>
          <w:szCs w:val="18"/>
          <w:lang w:eastAsia="en-GB"/>
          <w:rPrChange w:id="3240"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 w:val="19"/>
          <w:szCs w:val="19"/>
          <w:lang w:eastAsia="en-GB"/>
          <w:rPrChange w:id="3241"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spacing w:before="0" w:after="160" w:line="259" w:lineRule="auto"/>
        <w:ind w:left="1080"/>
        <w:contextualSpacing/>
        <w:rPr>
          <w:rFonts w:eastAsia="Calibri" w:cstheme="minorHAnsi"/>
          <w:b/>
          <w:bCs/>
          <w:szCs w:val="18"/>
          <w:lang w:eastAsia="en-GB"/>
          <w:rPrChange w:id="3242" w:author="stuart wolstenholme" w:date="2026-05-29T12:46:00Z" w16du:dateUtc="2026-05-29T11:46:00Z">
            <w:rPr>
              <w:rFonts w:eastAsia="Calibri" w:cstheme="minorHAnsi"/>
              <w:b/>
              <w:bCs/>
              <w:szCs w:val="18"/>
              <w:lang w:val="en-US" w:eastAsia="en-GB"/>
            </w:rPr>
          </w:rPrChange>
        </w:rPr>
      </w:pPr>
    </w:p>
    <w:p w:rsidR="006936E8" w:rsidRPr="0022764C" w:rsidRDefault="006936E8" w:rsidP="006936E8">
      <w:pPr>
        <w:pStyle w:val="Heading2"/>
        <w:numPr>
          <w:ilvl w:val="0"/>
          <w:numId w:val="499"/>
        </w:numPr>
        <w:spacing w:before="0" w:after="160" w:line="259" w:lineRule="auto"/>
        <w:contextualSpacing/>
        <w:rPr>
          <w:rFonts w:eastAsia="Calibri" w:cstheme="minorHAnsi"/>
          <w:b/>
          <w:szCs w:val="22"/>
          <w:lang w:eastAsia="en-GB"/>
          <w:rPrChange w:id="3243"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44" w:author="stuart wolstenholme" w:date="2026-05-29T12:46:00Z" w16du:dateUtc="2026-05-29T11:46:00Z">
            <w:rPr>
              <w:rFonts w:eastAsia="Calibri" w:cstheme="minorHAnsi"/>
              <w:b/>
              <w:szCs w:val="22"/>
              <w:lang w:val="en-US" w:eastAsia="en-GB"/>
            </w:rPr>
          </w:rPrChange>
        </w:rPr>
        <w:t>Subrogation</w:t>
      </w:r>
    </w:p>
    <w:p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3245"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rPrChange w:id="3246" w:author="stuart wolstenholme" w:date="2026-05-29T12:46:00Z" w16du:dateUtc="2026-05-29T11:46:00Z">
            <w:rPr>
              <w:rFonts w:eastAsia="Calibri" w:cstheme="minorHAnsi"/>
              <w:szCs w:val="18"/>
              <w:lang w:val="en-US"/>
            </w:rPr>
          </w:rPrChange>
        </w:rPr>
        <w:t xml:space="preserve">If any payment is made under this Policy, the </w:t>
      </w:r>
      <w:r w:rsidRPr="0022764C">
        <w:rPr>
          <w:rFonts w:eastAsia="Calibri" w:cstheme="minorHAnsi"/>
          <w:b/>
          <w:szCs w:val="18"/>
          <w:lang w:eastAsia="en-GB"/>
          <w:rPrChange w:id="3247"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48" w:author="stuart wolstenholme" w:date="2026-05-29T12:46:00Z" w16du:dateUtc="2026-05-29T11:46:00Z">
            <w:rPr>
              <w:rFonts w:eastAsia="Calibri" w:cstheme="minorHAnsi"/>
              <w:szCs w:val="18"/>
              <w:lang w:val="en-US"/>
            </w:rPr>
          </w:rPrChange>
        </w:rPr>
        <w:t xml:space="preserve"> shall be subrogated to the extent of such payment to all rights of recovery thereof, and the </w:t>
      </w:r>
      <w:r w:rsidRPr="0022764C">
        <w:rPr>
          <w:rFonts w:eastAsia="Calibri" w:cstheme="minorHAnsi"/>
          <w:b/>
          <w:szCs w:val="18"/>
          <w:rPrChange w:id="324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50" w:author="stuart wolstenholme" w:date="2026-05-29T12:46:00Z" w16du:dateUtc="2026-05-29T11:46:00Z">
            <w:rPr>
              <w:rFonts w:eastAsia="Calibri" w:cstheme="minorHAnsi"/>
              <w:szCs w:val="18"/>
              <w:lang w:val="en-US"/>
            </w:rPr>
          </w:rPrChange>
        </w:rPr>
        <w:t xml:space="preserve"> shall execute all documents required and do everything that may be necessary to secure such rights, including the execution of such documents necessary to enable the </w:t>
      </w:r>
      <w:r w:rsidRPr="0022764C">
        <w:rPr>
          <w:rFonts w:eastAsia="Calibri" w:cstheme="minorHAnsi"/>
          <w:b/>
          <w:szCs w:val="18"/>
          <w:lang w:eastAsia="en-GB"/>
          <w:rPrChange w:id="325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52" w:author="stuart wolstenholme" w:date="2026-05-29T12:46:00Z" w16du:dateUtc="2026-05-29T11:46:00Z">
            <w:rPr>
              <w:rFonts w:eastAsia="Calibri" w:cstheme="minorHAnsi"/>
              <w:szCs w:val="18"/>
              <w:lang w:val="en-US"/>
            </w:rPr>
          </w:rPrChange>
        </w:rPr>
        <w:t xml:space="preserve"> to effectively bring proceedings in the name of any </w:t>
      </w:r>
      <w:r w:rsidRPr="0022764C">
        <w:rPr>
          <w:rFonts w:eastAsia="Calibri" w:cstheme="minorHAnsi"/>
          <w:b/>
          <w:szCs w:val="18"/>
          <w:rPrChange w:id="3253"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54" w:author="stuart wolstenholme" w:date="2026-05-29T12:46:00Z" w16du:dateUtc="2026-05-29T11:46:00Z">
            <w:rPr>
              <w:rFonts w:eastAsia="Calibri" w:cstheme="minorHAnsi"/>
              <w:szCs w:val="18"/>
              <w:lang w:val="en-US"/>
            </w:rPr>
          </w:rPrChange>
        </w:rPr>
        <w:t xml:space="preserve">, and shall provide all other assistance and cooperation which the </w:t>
      </w:r>
      <w:r w:rsidRPr="0022764C">
        <w:rPr>
          <w:rFonts w:eastAsia="Calibri" w:cstheme="minorHAnsi"/>
          <w:b/>
          <w:szCs w:val="18"/>
          <w:lang w:eastAsia="en-GB"/>
          <w:rPrChange w:id="325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56" w:author="stuart wolstenholme" w:date="2026-05-29T12:46:00Z" w16du:dateUtc="2026-05-29T11:46:00Z">
            <w:rPr>
              <w:rFonts w:eastAsia="Calibri" w:cstheme="minorHAnsi"/>
              <w:szCs w:val="18"/>
              <w:lang w:val="en-US"/>
            </w:rPr>
          </w:rPrChange>
        </w:rPr>
        <w:t xml:space="preserve"> may reasonably require. The </w:t>
      </w:r>
      <w:r w:rsidRPr="0022764C">
        <w:rPr>
          <w:rFonts w:eastAsia="Calibri" w:cstheme="minorHAnsi"/>
          <w:b/>
          <w:szCs w:val="18"/>
          <w:rPrChange w:id="3257"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58" w:author="stuart wolstenholme" w:date="2026-05-29T12:46:00Z" w16du:dateUtc="2026-05-29T11:46:00Z">
            <w:rPr>
              <w:rFonts w:eastAsia="Calibri" w:cstheme="minorHAnsi"/>
              <w:szCs w:val="18"/>
              <w:lang w:val="en-US"/>
            </w:rPr>
          </w:rPrChange>
        </w:rPr>
        <w:t xml:space="preserve"> shall do nothing after a </w:t>
      </w:r>
      <w:r w:rsidRPr="0022764C">
        <w:rPr>
          <w:rFonts w:eastAsia="Calibri" w:cstheme="minorHAnsi"/>
          <w:b/>
          <w:szCs w:val="18"/>
          <w:rPrChange w:id="3259" w:author="stuart wolstenholme" w:date="2026-05-29T12:46:00Z" w16du:dateUtc="2026-05-29T11:46:00Z">
            <w:rPr>
              <w:rFonts w:eastAsia="Calibri" w:cstheme="minorHAnsi"/>
              <w:b/>
              <w:szCs w:val="18"/>
              <w:lang w:val="en-US"/>
            </w:rPr>
          </w:rPrChange>
        </w:rPr>
        <w:lastRenderedPageBreak/>
        <w:t>Claim</w:t>
      </w:r>
      <w:r w:rsidRPr="0022764C">
        <w:rPr>
          <w:rFonts w:eastAsia="Calibri" w:cstheme="minorHAnsi"/>
          <w:szCs w:val="18"/>
          <w:rPrChange w:id="3260" w:author="stuart wolstenholme" w:date="2026-05-29T12:46:00Z" w16du:dateUtc="2026-05-29T11:46:00Z">
            <w:rPr>
              <w:rFonts w:eastAsia="Calibri" w:cstheme="minorHAnsi"/>
              <w:szCs w:val="18"/>
              <w:lang w:val="en-US"/>
            </w:rPr>
          </w:rPrChange>
        </w:rPr>
        <w:t xml:space="preserve"> is made to prejudice the </w:t>
      </w:r>
      <w:r w:rsidRPr="0022764C">
        <w:rPr>
          <w:rFonts w:eastAsia="Calibri" w:cstheme="minorHAnsi"/>
          <w:b/>
          <w:szCs w:val="18"/>
          <w:lang w:eastAsia="en-GB"/>
          <w:rPrChange w:id="3261"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rPrChange w:id="3262" w:author="stuart wolstenholme" w:date="2026-05-29T12:46:00Z" w16du:dateUtc="2026-05-29T11:46:00Z">
            <w:rPr>
              <w:rFonts w:eastAsia="Calibri" w:cstheme="minorHAnsi"/>
              <w:szCs w:val="18"/>
              <w:lang w:val="en-US"/>
            </w:rPr>
          </w:rPrChange>
        </w:rPr>
        <w:t xml:space="preserve"> subrogation rights.</w:t>
      </w:r>
    </w:p>
    <w:p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3263"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lang w:eastAsia="en-GB"/>
          <w:rPrChange w:id="3264" w:author="stuart wolstenholme" w:date="2026-05-29T12:46:00Z" w16du:dateUtc="2026-05-29T11:46:00Z">
            <w:rPr>
              <w:rFonts w:eastAsia="Calibri" w:cstheme="minorHAnsi"/>
              <w:szCs w:val="18"/>
              <w:lang w:val="en-US" w:eastAsia="en-GB"/>
            </w:rPr>
          </w:rPrChange>
        </w:rPr>
        <w:t xml:space="preserve">Any recoveries shall be applied first to subrogation expenses, second to </w:t>
      </w:r>
      <w:r w:rsidRPr="0022764C">
        <w:rPr>
          <w:rFonts w:eastAsia="Calibri" w:cstheme="minorHAnsi"/>
          <w:b/>
          <w:bCs/>
          <w:szCs w:val="18"/>
          <w:lang w:eastAsia="en-GB"/>
          <w:rPrChange w:id="3265"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szCs w:val="18"/>
          <w:lang w:eastAsia="en-GB"/>
          <w:rPrChange w:id="326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326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3268" w:author="stuart wolstenholme" w:date="2026-05-29T12:46:00Z" w16du:dateUtc="2026-05-29T11:46:00Z">
            <w:rPr>
              <w:rFonts w:eastAsia="Calibri" w:cstheme="minorHAnsi"/>
              <w:szCs w:val="18"/>
              <w:lang w:val="en-US" w:eastAsia="en-GB"/>
            </w:rPr>
          </w:rPrChange>
        </w:rPr>
        <w:t xml:space="preserve"> or any other amounts incurred by the </w:t>
      </w:r>
      <w:r w:rsidRPr="0022764C">
        <w:rPr>
          <w:rFonts w:eastAsia="Calibri" w:cstheme="minorHAnsi"/>
          <w:b/>
          <w:szCs w:val="18"/>
          <w:lang w:eastAsia="en-GB"/>
          <w:rPrChange w:id="326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270" w:author="stuart wolstenholme" w:date="2026-05-29T12:46:00Z" w16du:dateUtc="2026-05-29T11:46:00Z">
            <w:rPr>
              <w:rFonts w:eastAsia="Calibri" w:cstheme="minorHAnsi"/>
              <w:szCs w:val="18"/>
              <w:lang w:val="en-US" w:eastAsia="en-GB"/>
            </w:rPr>
          </w:rPrChange>
        </w:rPr>
        <w:t xml:space="preserve">, and lastly to the </w:t>
      </w:r>
      <w:r w:rsidRPr="0022764C">
        <w:rPr>
          <w:rFonts w:eastAsia="Calibri" w:cstheme="minorHAnsi"/>
          <w:b/>
          <w:bCs/>
          <w:szCs w:val="18"/>
          <w:lang w:eastAsia="en-GB"/>
          <w:rPrChange w:id="3271"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3272" w:author="stuart wolstenholme" w:date="2026-05-29T12:46:00Z" w16du:dateUtc="2026-05-29T11:46:00Z">
            <w:rPr>
              <w:rFonts w:eastAsia="Calibri" w:cstheme="minorHAnsi"/>
              <w:szCs w:val="18"/>
              <w:lang w:val="en-US" w:eastAsia="en-GB"/>
            </w:rPr>
          </w:rPrChange>
        </w:rPr>
        <w:t>. Any additional amounts recovered will be paid to</w:t>
      </w:r>
      <w:r w:rsidRPr="0022764C">
        <w:rPr>
          <w:rFonts w:eastAsia="Calibri" w:cstheme="minorHAnsi"/>
          <w:b/>
          <w:bCs/>
          <w:szCs w:val="18"/>
          <w:lang w:eastAsia="en-GB"/>
          <w:rPrChange w:id="327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3274"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bCs/>
          <w:szCs w:val="18"/>
          <w:lang w:eastAsia="en-GB"/>
          <w:rPrChange w:id="3275" w:author="stuart wolstenholme" w:date="2026-05-29T12:46:00Z" w16du:dateUtc="2026-05-29T11:46:00Z">
            <w:rPr>
              <w:rFonts w:eastAsia="Calibri" w:cstheme="minorHAnsi"/>
              <w:b/>
              <w:bCs/>
              <w:szCs w:val="18"/>
              <w:lang w:val="en-US" w:eastAsia="en-GB"/>
            </w:rPr>
          </w:rPrChange>
        </w:rPr>
        <w:t xml:space="preserve"> Insured.</w:t>
      </w:r>
    </w:p>
    <w:p w:rsidR="006936E8" w:rsidRPr="0022764C" w:rsidRDefault="006936E8" w:rsidP="006936E8">
      <w:pPr>
        <w:spacing w:before="0" w:after="160" w:line="259" w:lineRule="auto"/>
        <w:ind w:left="1080"/>
        <w:contextualSpacing/>
        <w:rPr>
          <w:rFonts w:eastAsia="Calibri" w:cstheme="minorHAnsi"/>
          <w:bCs/>
          <w:szCs w:val="18"/>
          <w:lang w:eastAsia="en-GB"/>
          <w:rPrChange w:id="3276" w:author="stuart wolstenholme" w:date="2026-05-29T12:46:00Z" w16du:dateUtc="2026-05-29T11:46:00Z">
            <w:rPr>
              <w:rFonts w:eastAsia="Calibri" w:cstheme="minorHAnsi"/>
              <w:bCs/>
              <w:szCs w:val="18"/>
              <w:lang w:val="en-US" w:eastAsia="en-GB"/>
            </w:rPr>
          </w:rPrChange>
        </w:rPr>
      </w:pPr>
    </w:p>
    <w:p w:rsidR="006936E8" w:rsidRPr="0022764C" w:rsidRDefault="006936E8" w:rsidP="006936E8">
      <w:pPr>
        <w:pStyle w:val="Heading2"/>
        <w:numPr>
          <w:ilvl w:val="0"/>
          <w:numId w:val="501"/>
        </w:numPr>
        <w:spacing w:before="0" w:after="160" w:line="259" w:lineRule="auto"/>
        <w:contextualSpacing/>
        <w:rPr>
          <w:rFonts w:eastAsia="Calibri" w:cstheme="minorHAnsi"/>
          <w:b/>
          <w:szCs w:val="22"/>
          <w:lang w:eastAsia="en-GB"/>
          <w:rPrChange w:id="3277"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78" w:author="stuart wolstenholme" w:date="2026-05-29T12:46:00Z" w16du:dateUtc="2026-05-29T11:46:00Z">
            <w:rPr>
              <w:rFonts w:eastAsia="Calibri" w:cstheme="minorHAnsi"/>
              <w:b/>
              <w:szCs w:val="22"/>
              <w:lang w:val="en-US" w:eastAsia="en-GB"/>
            </w:rPr>
          </w:rPrChange>
        </w:rPr>
        <w:t>Other Insurance</w:t>
      </w:r>
    </w:p>
    <w:p w:rsidR="006936E8" w:rsidRPr="0022764C" w:rsidRDefault="006936E8" w:rsidP="006936E8">
      <w:pPr>
        <w:spacing w:before="0" w:after="160" w:line="259" w:lineRule="auto"/>
        <w:ind w:left="360"/>
        <w:contextualSpacing/>
        <w:rPr>
          <w:rFonts w:eastAsia="Times New Roman" w:cstheme="minorHAnsi"/>
          <w:szCs w:val="18"/>
          <w:rPrChange w:id="3279" w:author="stuart wolstenholme" w:date="2026-05-29T12:46:00Z" w16du:dateUtc="2026-05-29T11:46:00Z">
            <w:rPr>
              <w:rFonts w:eastAsia="Times New Roman" w:cstheme="minorHAnsi"/>
              <w:szCs w:val="18"/>
              <w:lang w:val="en-US"/>
            </w:rPr>
          </w:rPrChange>
        </w:rPr>
      </w:pPr>
      <w:r w:rsidRPr="0022764C">
        <w:rPr>
          <w:rFonts w:eastAsia="Times New Roman" w:cstheme="minorHAnsi"/>
          <w:szCs w:val="18"/>
          <w:rPrChange w:id="3280" w:author="stuart wolstenholme" w:date="2026-05-29T12:46:00Z" w16du:dateUtc="2026-05-29T11:46:00Z">
            <w:rPr>
              <w:rFonts w:eastAsia="Times New Roman" w:cstheme="minorHAnsi"/>
              <w:szCs w:val="18"/>
              <w:lang w:val="en-US"/>
            </w:rPr>
          </w:rPrChange>
        </w:rPr>
        <w:t xml:space="preserve">If other valid and collectible insurance is available to any </w:t>
      </w:r>
      <w:r w:rsidRPr="0022764C">
        <w:rPr>
          <w:rFonts w:eastAsia="Times New Roman" w:cstheme="minorHAnsi"/>
          <w:b/>
          <w:szCs w:val="18"/>
          <w:rPrChange w:id="3281"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282" w:author="stuart wolstenholme" w:date="2026-05-29T12:46:00Z" w16du:dateUtc="2026-05-29T11:46:00Z">
            <w:rPr>
              <w:rFonts w:eastAsia="Times New Roman" w:cstheme="minorHAnsi"/>
              <w:szCs w:val="18"/>
              <w:lang w:val="en-US"/>
            </w:rPr>
          </w:rPrChange>
        </w:rPr>
        <w:t xml:space="preserve">for a </w:t>
      </w:r>
      <w:r w:rsidRPr="0022764C">
        <w:rPr>
          <w:rFonts w:eastAsia="Times New Roman" w:cstheme="minorHAnsi"/>
          <w:b/>
          <w:szCs w:val="18"/>
          <w:rPrChange w:id="3283" w:author="stuart wolstenholme" w:date="2026-05-29T12:46:00Z" w16du:dateUtc="2026-05-29T11:46:00Z">
            <w:rPr>
              <w:rFonts w:eastAsia="Times New Roman" w:cstheme="minorHAnsi"/>
              <w:b/>
              <w:szCs w:val="18"/>
              <w:lang w:val="en-US"/>
            </w:rPr>
          </w:rPrChange>
        </w:rPr>
        <w:t xml:space="preserve">Claim </w:t>
      </w:r>
      <w:r w:rsidRPr="0022764C">
        <w:rPr>
          <w:rFonts w:eastAsia="Times New Roman" w:cstheme="minorHAnsi"/>
          <w:szCs w:val="18"/>
          <w:rPrChange w:id="3284" w:author="stuart wolstenholme" w:date="2026-05-29T12:46:00Z" w16du:dateUtc="2026-05-29T11:46:00Z">
            <w:rPr>
              <w:rFonts w:eastAsia="Times New Roman" w:cstheme="minorHAnsi"/>
              <w:szCs w:val="18"/>
              <w:lang w:val="en-US"/>
            </w:rPr>
          </w:rPrChange>
        </w:rPr>
        <w:t xml:space="preserve">to which this Policy applies, the </w:t>
      </w:r>
      <w:r w:rsidRPr="0022764C">
        <w:rPr>
          <w:rFonts w:eastAsia="Calibri" w:cstheme="minorHAnsi"/>
          <w:b/>
          <w:szCs w:val="18"/>
          <w:lang w:eastAsia="en-GB"/>
          <w:rPrChange w:id="3285" w:author="stuart wolstenholme" w:date="2026-05-29T12:46:00Z" w16du:dateUtc="2026-05-29T11:46:00Z">
            <w:rPr>
              <w:rFonts w:eastAsia="Calibri" w:cstheme="minorHAnsi"/>
              <w:b/>
              <w:szCs w:val="18"/>
              <w:lang w:val="en-US" w:eastAsia="en-GB"/>
            </w:rPr>
          </w:rPrChange>
        </w:rPr>
        <w:t>Insurer's</w:t>
      </w:r>
      <w:r w:rsidRPr="0022764C">
        <w:rPr>
          <w:rFonts w:eastAsia="Times New Roman" w:cstheme="minorHAnsi"/>
          <w:szCs w:val="18"/>
          <w:rPrChange w:id="3286" w:author="stuart wolstenholme" w:date="2026-05-29T12:46:00Z" w16du:dateUtc="2026-05-29T11:46:00Z">
            <w:rPr>
              <w:rFonts w:eastAsia="Times New Roman" w:cstheme="minorHAnsi"/>
              <w:szCs w:val="18"/>
              <w:lang w:val="en-US"/>
            </w:rPr>
          </w:rPrChange>
        </w:rPr>
        <w:t xml:space="preserve"> obligations are limited as follows:</w:t>
      </w:r>
    </w:p>
    <w:p w:rsidR="006936E8" w:rsidRPr="0022764C" w:rsidRDefault="006936E8" w:rsidP="006936E8">
      <w:pPr>
        <w:numPr>
          <w:ilvl w:val="0"/>
          <w:numId w:val="502"/>
        </w:numPr>
        <w:spacing w:before="0" w:after="160" w:line="259" w:lineRule="auto"/>
        <w:contextualSpacing/>
        <w:rPr>
          <w:rFonts w:eastAsia="Calibri" w:cstheme="minorHAnsi"/>
          <w:bCs/>
          <w:szCs w:val="18"/>
          <w:lang w:eastAsia="en-GB"/>
          <w:rPrChange w:id="3287"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3288" w:author="stuart wolstenholme" w:date="2026-05-29T12:46:00Z" w16du:dateUtc="2026-05-29T11:46:00Z">
            <w:rPr>
              <w:rFonts w:eastAsia="Calibri" w:cstheme="minorHAnsi"/>
              <w:b/>
              <w:szCs w:val="18"/>
              <w:lang w:val="en-US" w:eastAsia="en-GB"/>
            </w:rPr>
          </w:rPrChange>
        </w:rPr>
        <w:t xml:space="preserve">Primary Insurance </w:t>
      </w:r>
      <w:r w:rsidRPr="0022764C">
        <w:rPr>
          <w:rFonts w:eastAsia="Calibri" w:cstheme="minorHAnsi"/>
          <w:bCs/>
          <w:szCs w:val="18"/>
          <w:lang w:eastAsia="en-GB"/>
          <w:rPrChange w:id="3289" w:author="stuart wolstenholme" w:date="2026-05-29T12:46:00Z" w16du:dateUtc="2026-05-29T11:46:00Z">
            <w:rPr>
              <w:rFonts w:eastAsia="Calibri" w:cstheme="minorHAnsi"/>
              <w:bCs/>
              <w:szCs w:val="18"/>
              <w:lang w:val="en-US" w:eastAsia="en-GB"/>
            </w:rPr>
          </w:rPrChange>
        </w:rPr>
        <w:t xml:space="preserve">- All First Party Insuring Clauses of this Policy except Insuring Clause M (Property Damage Loss) </w:t>
      </w:r>
      <w:r w:rsidRPr="0022764C">
        <w:rPr>
          <w:rFonts w:eastAsia="Times New Roman" w:cstheme="minorHAnsi"/>
          <w:szCs w:val="18"/>
          <w:rPrChange w:id="3290" w:author="stuart wolstenholme" w:date="2026-05-29T12:46:00Z" w16du:dateUtc="2026-05-29T11:46:00Z">
            <w:rPr>
              <w:rFonts w:eastAsia="Times New Roman" w:cstheme="minorHAnsi"/>
              <w:szCs w:val="18"/>
              <w:lang w:val="en-US"/>
            </w:rPr>
          </w:rPrChange>
        </w:rPr>
        <w:t xml:space="preserve">are primary to any other valid and collectible insurance available to any </w:t>
      </w:r>
      <w:r w:rsidRPr="0022764C">
        <w:rPr>
          <w:rFonts w:eastAsia="Times New Roman" w:cstheme="minorHAnsi"/>
          <w:b/>
          <w:szCs w:val="18"/>
          <w:rPrChange w:id="3291"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3292" w:author="stuart wolstenholme" w:date="2026-05-29T12:46:00Z" w16du:dateUtc="2026-05-29T11:46:00Z">
            <w:rPr>
              <w:rFonts w:eastAsia="Times New Roman" w:cstheme="minorHAnsi"/>
              <w:szCs w:val="18"/>
              <w:lang w:val="en-US"/>
            </w:rPr>
          </w:rPrChange>
        </w:rPr>
        <w:t>.</w:t>
      </w:r>
    </w:p>
    <w:p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293"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294" w:author="stuart wolstenholme" w:date="2026-05-29T12:46:00Z" w16du:dateUtc="2026-05-29T11:46:00Z">
            <w:rPr>
              <w:rFonts w:eastAsia="Calibri" w:cstheme="minorHAnsi"/>
              <w:b/>
              <w:szCs w:val="18"/>
              <w:lang w:val="en-US" w:eastAsia="en-GB"/>
            </w:rPr>
          </w:rPrChange>
        </w:rPr>
        <w:t>Excess Insurance</w:t>
      </w:r>
      <w:r w:rsidRPr="0022764C">
        <w:rPr>
          <w:rFonts w:eastAsia="Calibri" w:cstheme="minorHAnsi"/>
          <w:bCs/>
          <w:szCs w:val="18"/>
          <w:lang w:eastAsia="en-GB"/>
          <w:rPrChange w:id="329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29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297" w:author="stuart wolstenholme" w:date="2026-05-29T12:46:00Z" w16du:dateUtc="2026-05-29T11:46:00Z">
            <w:rPr>
              <w:rFonts w:eastAsia="Calibri" w:cstheme="minorHAnsi"/>
              <w:bCs/>
              <w:szCs w:val="18"/>
              <w:lang w:val="en-US" w:eastAsia="en-GB"/>
            </w:rPr>
          </w:rPrChange>
        </w:rPr>
        <w:t xml:space="preserve">All Third Party Insuring Clauses of this Policy </w:t>
      </w:r>
      <w:r w:rsidRPr="0022764C">
        <w:rPr>
          <w:rFonts w:eastAsia="Times New Roman" w:cstheme="minorHAnsi"/>
          <w:szCs w:val="18"/>
          <w:rPrChange w:id="3298" w:author="stuart wolstenholme" w:date="2026-05-29T12:46:00Z" w16du:dateUtc="2026-05-29T11:46:00Z">
            <w:rPr>
              <w:rFonts w:eastAsia="Times New Roman" w:cstheme="minorHAnsi"/>
              <w:szCs w:val="18"/>
              <w:lang w:val="en-US"/>
            </w:rPr>
          </w:rPrChange>
        </w:rPr>
        <w:t xml:space="preserve">are excess </w:t>
      </w:r>
      <w:r w:rsidRPr="0022764C">
        <w:rPr>
          <w:rFonts w:eastAsia="Calibri" w:cstheme="minorHAnsi"/>
          <w:szCs w:val="18"/>
          <w:rPrChange w:id="3299" w:author="stuart wolstenholme" w:date="2026-05-29T12:46:00Z" w16du:dateUtc="2026-05-29T11:46:00Z">
            <w:rPr>
              <w:rFonts w:eastAsia="Calibri" w:cstheme="minorHAnsi"/>
              <w:szCs w:val="18"/>
              <w:lang w:val="en-US"/>
            </w:rPr>
          </w:rPrChange>
        </w:rPr>
        <w:t xml:space="preserve">over any other valid and collectible insurance (including the amount of any </w:t>
      </w:r>
      <w:r w:rsidRPr="0022764C">
        <w:rPr>
          <w:rFonts w:eastAsia="Calibri" w:cstheme="minorHAnsi"/>
          <w:b/>
          <w:bCs/>
          <w:szCs w:val="18"/>
          <w:rPrChange w:id="3300"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3301" w:author="stuart wolstenholme" w:date="2026-05-29T12:46:00Z" w16du:dateUtc="2026-05-29T11:46:00Z">
            <w:rPr>
              <w:rFonts w:eastAsia="Calibri" w:cstheme="minorHAnsi"/>
              <w:szCs w:val="18"/>
              <w:lang w:val="en-US"/>
            </w:rPr>
          </w:rPrChange>
        </w:rPr>
        <w:t xml:space="preserve"> and/or retentions) available to any </w:t>
      </w:r>
      <w:r w:rsidRPr="0022764C">
        <w:rPr>
          <w:rFonts w:eastAsia="Calibri" w:cstheme="minorHAnsi"/>
          <w:b/>
          <w:szCs w:val="18"/>
          <w:rPrChange w:id="3302"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303" w:author="stuart wolstenholme" w:date="2026-05-29T12:46:00Z" w16du:dateUtc="2026-05-29T11:46:00Z">
            <w:rPr>
              <w:rFonts w:eastAsia="Calibri" w:cstheme="minorHAnsi"/>
              <w:szCs w:val="18"/>
              <w:lang w:val="en-US"/>
            </w:rPr>
          </w:rPrChange>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304"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305" w:author="stuart wolstenholme" w:date="2026-05-29T12:46:00Z" w16du:dateUtc="2026-05-29T11:46:00Z">
            <w:rPr>
              <w:rFonts w:eastAsia="Calibri" w:cstheme="minorHAnsi"/>
              <w:b/>
              <w:szCs w:val="18"/>
              <w:lang w:val="en-US" w:eastAsia="en-GB"/>
            </w:rPr>
          </w:rPrChange>
        </w:rPr>
        <w:t>Contingent Insurance</w:t>
      </w:r>
      <w:r w:rsidRPr="0022764C">
        <w:rPr>
          <w:rFonts w:eastAsia="Calibri" w:cstheme="minorHAnsi"/>
          <w:bCs/>
          <w:szCs w:val="18"/>
          <w:lang w:eastAsia="en-GB"/>
          <w:rPrChange w:id="330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30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308" w:author="stuart wolstenholme" w:date="2026-05-29T12:46:00Z" w16du:dateUtc="2026-05-29T11:46:00Z">
            <w:rPr>
              <w:rFonts w:eastAsia="Calibri" w:cstheme="minorHAnsi"/>
              <w:bCs/>
              <w:szCs w:val="18"/>
              <w:lang w:val="en-US" w:eastAsia="en-GB"/>
            </w:rPr>
          </w:rPrChange>
        </w:rPr>
        <w:t>Insuring Clause M (Property Damage Loss)</w:t>
      </w:r>
      <w:r w:rsidRPr="0022764C">
        <w:rPr>
          <w:rFonts w:eastAsia="Calibri" w:cstheme="minorHAnsi"/>
          <w:b/>
          <w:szCs w:val="18"/>
          <w:lang w:eastAsia="en-GB"/>
          <w:rPrChange w:id="3309" w:author="stuart wolstenholme" w:date="2026-05-29T12:46:00Z" w16du:dateUtc="2026-05-29T11:46:00Z">
            <w:rPr>
              <w:rFonts w:eastAsia="Calibri" w:cstheme="minorHAnsi"/>
              <w:b/>
              <w:szCs w:val="18"/>
              <w:lang w:val="en-US" w:eastAsia="en-GB"/>
            </w:rPr>
          </w:rPrChange>
        </w:rPr>
        <w:t xml:space="preserve"> </w:t>
      </w:r>
      <w:r w:rsidRPr="0022764C">
        <w:rPr>
          <w:rFonts w:eastAsia="Times New Roman" w:cstheme="minorHAnsi"/>
          <w:snapToGrid w:val="0"/>
          <w:szCs w:val="18"/>
          <w:rPrChange w:id="3310" w:author="stuart wolstenholme" w:date="2026-05-29T12:46:00Z" w16du:dateUtc="2026-05-29T11:46:00Z">
            <w:rPr>
              <w:rFonts w:eastAsia="Times New Roman" w:cstheme="minorHAnsi"/>
              <w:snapToGrid w:val="0"/>
              <w:szCs w:val="18"/>
              <w:lang w:val="en-US"/>
            </w:rPr>
          </w:rPrChange>
        </w:rPr>
        <w:t xml:space="preserve">provides coverage for physical loss of or damage to </w:t>
      </w:r>
      <w:r w:rsidRPr="0022764C">
        <w:rPr>
          <w:rFonts w:eastAsia="Times New Roman" w:cstheme="minorHAnsi"/>
          <w:b/>
          <w:snapToGrid w:val="0"/>
          <w:szCs w:val="18"/>
          <w:rPrChange w:id="3311" w:author="stuart wolstenholme" w:date="2026-05-29T12:46:00Z" w16du:dateUtc="2026-05-29T11:46:00Z">
            <w:rPr>
              <w:rFonts w:eastAsia="Times New Roman" w:cstheme="minorHAnsi"/>
              <w:b/>
              <w:snapToGrid w:val="0"/>
              <w:szCs w:val="18"/>
              <w:lang w:val="en-US"/>
            </w:rPr>
          </w:rPrChange>
        </w:rPr>
        <w:t xml:space="preserve">Covered Property </w:t>
      </w:r>
      <w:r w:rsidRPr="0022764C">
        <w:rPr>
          <w:rFonts w:eastAsia="Times New Roman" w:cstheme="minorHAnsi"/>
          <w:snapToGrid w:val="0"/>
          <w:szCs w:val="18"/>
          <w:rPrChange w:id="3312" w:author="stuart wolstenholme" w:date="2026-05-29T12:46:00Z" w16du:dateUtc="2026-05-29T11:46:00Z">
            <w:rPr>
              <w:rFonts w:eastAsia="Times New Roman" w:cstheme="minorHAnsi"/>
              <w:snapToGrid w:val="0"/>
              <w:szCs w:val="18"/>
              <w:lang w:val="en-US"/>
            </w:rPr>
          </w:rPrChange>
        </w:rPr>
        <w:t>only in the absence of other valid and collectible insurance.</w:t>
      </w:r>
    </w:p>
    <w:p w:rsidR="006936E8" w:rsidRPr="0022764C" w:rsidRDefault="006936E8" w:rsidP="006936E8">
      <w:pPr>
        <w:spacing w:before="0" w:after="160" w:line="259" w:lineRule="auto"/>
        <w:ind w:left="1080"/>
        <w:contextualSpacing/>
        <w:rPr>
          <w:rFonts w:eastAsia="Calibri" w:cstheme="minorHAnsi"/>
          <w:b/>
          <w:szCs w:val="18"/>
          <w:lang w:eastAsia="en-GB"/>
          <w:rPrChange w:id="3313"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14"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15" w:author="stuart wolstenholme" w:date="2026-05-29T12:46:00Z" w16du:dateUtc="2026-05-29T11:46:00Z">
            <w:rPr>
              <w:rFonts w:eastAsia="Calibri" w:cstheme="minorHAnsi"/>
              <w:b/>
              <w:szCs w:val="22"/>
              <w:lang w:val="en-US" w:eastAsia="en-GB"/>
            </w:rPr>
          </w:rPrChange>
        </w:rPr>
        <w:t>Cancellation</w:t>
      </w:r>
    </w:p>
    <w:p w:rsidR="006936E8" w:rsidRPr="0022764C" w:rsidRDefault="006936E8" w:rsidP="006936E8">
      <w:pPr>
        <w:spacing w:before="0" w:after="160" w:line="259" w:lineRule="auto"/>
        <w:ind w:left="360"/>
        <w:contextualSpacing/>
        <w:rPr>
          <w:rFonts w:eastAsia="Calibri" w:cstheme="minorHAnsi"/>
          <w:bCs/>
          <w:szCs w:val="18"/>
          <w:lang w:eastAsia="en-GB"/>
          <w:rPrChange w:id="3316" w:author="stuart wolstenholme" w:date="2026-05-29T12:46:00Z" w16du:dateUtc="2026-05-29T11:46:00Z">
            <w:rPr>
              <w:rFonts w:eastAsia="Calibri" w:cstheme="minorHAnsi"/>
              <w:bCs/>
              <w:szCs w:val="18"/>
              <w:lang w:val="en-US" w:eastAsia="en-GB"/>
            </w:rPr>
          </w:rPrChange>
        </w:rPr>
      </w:pPr>
      <w:r w:rsidRPr="0022764C">
        <w:rPr>
          <w:rFonts w:eastAsia="Calibri" w:cstheme="minorHAnsi"/>
          <w:bCs/>
          <w:szCs w:val="18"/>
          <w:lang w:eastAsia="en-GB"/>
          <w:rPrChange w:id="3317" w:author="stuart wolstenholme" w:date="2026-05-29T12:46:00Z" w16du:dateUtc="2026-05-29T11:46:00Z">
            <w:rPr>
              <w:rFonts w:eastAsia="Calibri" w:cstheme="minorHAnsi"/>
              <w:bCs/>
              <w:szCs w:val="18"/>
              <w:lang w:val="en-US" w:eastAsia="en-GB"/>
            </w:rPr>
          </w:rPrChange>
        </w:rPr>
        <w:t xml:space="preserve">This Policy may be cancelled by or on behalf of the </w:t>
      </w:r>
      <w:r w:rsidRPr="0022764C">
        <w:rPr>
          <w:rFonts w:eastAsia="Calibri" w:cstheme="minorHAnsi"/>
          <w:b/>
          <w:szCs w:val="18"/>
          <w:lang w:eastAsia="en-GB"/>
          <w:rPrChange w:id="3318"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319" w:author="stuart wolstenholme" w:date="2026-05-29T12:46:00Z" w16du:dateUtc="2026-05-29T11:46:00Z">
            <w:rPr>
              <w:rFonts w:eastAsia="Calibri" w:cstheme="minorHAnsi"/>
              <w:bCs/>
              <w:szCs w:val="18"/>
              <w:lang w:val="en-US" w:eastAsia="en-GB"/>
            </w:rPr>
          </w:rPrChange>
        </w:rPr>
        <w:t xml:space="preserve"> by fourteen </w:t>
      </w:r>
      <w:del w:id="3320" w:author="stuart wolstenholme" w:date="2026-05-29T12:49:00Z" w16du:dateUtc="2026-05-29T11:49:00Z">
        <w:r w:rsidRPr="0022764C" w:rsidDel="0022764C">
          <w:rPr>
            <w:rFonts w:eastAsia="Calibri" w:cstheme="minorHAnsi"/>
            <w:bCs/>
            <w:szCs w:val="18"/>
            <w:lang w:eastAsia="en-GB"/>
            <w:rPrChange w:id="3321" w:author="stuart wolstenholme" w:date="2026-05-29T12:46:00Z" w16du:dateUtc="2026-05-29T11:46:00Z">
              <w:rPr>
                <w:rFonts w:eastAsia="Calibri" w:cstheme="minorHAnsi"/>
                <w:bCs/>
                <w:szCs w:val="18"/>
                <w:lang w:val="en-US" w:eastAsia="en-GB"/>
              </w:rPr>
            </w:rPrChange>
          </w:rPr>
          <w:delText>days notice</w:delText>
        </w:r>
      </w:del>
      <w:ins w:id="3322" w:author="stuart wolstenholme" w:date="2026-05-29T12:49:00Z" w16du:dateUtc="2026-05-29T11:49:00Z">
        <w:r w:rsidR="0022764C" w:rsidRPr="0022764C">
          <w:rPr>
            <w:rFonts w:eastAsia="Calibri" w:cstheme="minorHAnsi"/>
            <w:bCs/>
            <w:szCs w:val="18"/>
            <w:lang w:eastAsia="en-GB"/>
          </w:rPr>
          <w:t>days’ notice</w:t>
        </w:r>
      </w:ins>
      <w:r w:rsidRPr="0022764C">
        <w:rPr>
          <w:rFonts w:eastAsia="Calibri" w:cstheme="minorHAnsi"/>
          <w:bCs/>
          <w:szCs w:val="18"/>
          <w:lang w:eastAsia="en-GB"/>
          <w:rPrChange w:id="3323" w:author="stuart wolstenholme" w:date="2026-05-29T12:46:00Z" w16du:dateUtc="2026-05-29T11:46:00Z">
            <w:rPr>
              <w:rFonts w:eastAsia="Calibri" w:cstheme="minorHAnsi"/>
              <w:bCs/>
              <w:szCs w:val="18"/>
              <w:lang w:val="en-US" w:eastAsia="en-GB"/>
            </w:rPr>
          </w:rPrChange>
        </w:rPr>
        <w:t xml:space="preserve"> given in writing to the </w:t>
      </w:r>
      <w:r w:rsidRPr="0022764C">
        <w:rPr>
          <w:rFonts w:eastAsia="Calibri" w:cstheme="minorHAnsi"/>
          <w:b/>
          <w:szCs w:val="18"/>
          <w:lang w:eastAsia="en-GB"/>
          <w:rPrChange w:id="332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bCs/>
          <w:szCs w:val="18"/>
          <w:lang w:eastAsia="en-GB"/>
          <w:rPrChange w:id="332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sz w:val="22"/>
          <w:szCs w:val="22"/>
          <w:lang w:eastAsia="en-GB"/>
          <w:rPrChange w:id="3326" w:author="stuart wolstenholme" w:date="2026-05-29T12:46:00Z" w16du:dateUtc="2026-05-29T11:46:00Z">
            <w:rPr>
              <w:rFonts w:eastAsia="Calibri" w:cstheme="minorHAnsi"/>
              <w:b/>
              <w:sz w:val="22"/>
              <w:szCs w:val="22"/>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27"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28" w:author="stuart wolstenholme" w:date="2026-05-29T12:46:00Z" w16du:dateUtc="2026-05-29T11:46:00Z">
            <w:rPr>
              <w:rFonts w:eastAsia="Calibri" w:cstheme="minorHAnsi"/>
              <w:b/>
              <w:szCs w:val="22"/>
              <w:lang w:val="en-US" w:eastAsia="en-GB"/>
            </w:rPr>
          </w:rPrChange>
        </w:rPr>
        <w:t>Dishonest or Fraudulent Act or Omission</w:t>
      </w:r>
    </w:p>
    <w:p w:rsidR="006936E8" w:rsidRPr="0022764C" w:rsidRDefault="006936E8" w:rsidP="006936E8">
      <w:pPr>
        <w:spacing w:before="0" w:after="160" w:line="259" w:lineRule="auto"/>
        <w:ind w:left="360"/>
        <w:contextualSpacing/>
        <w:rPr>
          <w:rFonts w:eastAsia="Calibri" w:cstheme="minorHAnsi"/>
          <w:b/>
          <w:szCs w:val="18"/>
          <w:lang w:eastAsia="en-GB"/>
          <w:rPrChange w:id="3329"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30" w:author="stuart wolstenholme" w:date="2026-05-29T12:46:00Z" w16du:dateUtc="2026-05-29T11:46:00Z">
            <w:rPr>
              <w:rFonts w:eastAsia="Arial" w:cstheme="minorHAnsi"/>
              <w:szCs w:val="18"/>
              <w:lang w:val="en-US"/>
            </w:rPr>
          </w:rPrChange>
        </w:rPr>
        <w:t xml:space="preserve">In the event of a loss or </w:t>
      </w:r>
      <w:r w:rsidRPr="0022764C">
        <w:rPr>
          <w:rFonts w:eastAsia="Arial" w:cstheme="minorHAnsi"/>
          <w:b/>
          <w:bCs/>
          <w:szCs w:val="18"/>
          <w:rPrChange w:id="3331"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332" w:author="stuart wolstenholme" w:date="2026-05-29T12:46:00Z" w16du:dateUtc="2026-05-29T11:46:00Z">
            <w:rPr>
              <w:rFonts w:eastAsia="Arial" w:cstheme="minorHAnsi"/>
              <w:szCs w:val="18"/>
              <w:lang w:val="en-US"/>
            </w:rPr>
          </w:rPrChange>
        </w:rPr>
        <w:t xml:space="preserve"> which involves the dishonest, fraudulent or malicious act or omission of any former or present</w:t>
      </w:r>
      <w:r w:rsidRPr="0022764C">
        <w:rPr>
          <w:rFonts w:eastAsia="Arial" w:cstheme="minorHAnsi"/>
          <w:b/>
          <w:szCs w:val="18"/>
          <w:rPrChange w:id="3333" w:author="stuart wolstenholme" w:date="2026-05-29T12:46:00Z" w16du:dateUtc="2026-05-29T11:46:00Z">
            <w:rPr>
              <w:rFonts w:eastAsia="Arial" w:cstheme="minorHAnsi"/>
              <w:b/>
              <w:szCs w:val="18"/>
              <w:lang w:val="en-US"/>
            </w:rPr>
          </w:rPrChange>
        </w:rPr>
        <w:t xml:space="preserve"> </w:t>
      </w:r>
      <w:del w:id="3334" w:author="stuart wolstenholme" w:date="2026-05-29T12:49:00Z" w16du:dateUtc="2026-05-29T11:49:00Z">
        <w:r w:rsidRPr="0022764C" w:rsidDel="0022764C">
          <w:rPr>
            <w:rFonts w:eastAsia="Arial" w:cstheme="minorHAnsi"/>
            <w:b/>
            <w:szCs w:val="18"/>
            <w:rPrChange w:id="3335" w:author="stuart wolstenholme" w:date="2026-05-29T12:46:00Z" w16du:dateUtc="2026-05-29T11:46:00Z">
              <w:rPr>
                <w:rFonts w:eastAsia="Arial" w:cstheme="minorHAnsi"/>
                <w:b/>
                <w:szCs w:val="18"/>
                <w:lang w:val="en-US"/>
              </w:rPr>
            </w:rPrChange>
          </w:rPr>
          <w:delText>Employee</w:delText>
        </w:r>
        <w:r w:rsidRPr="0022764C" w:rsidDel="0022764C">
          <w:rPr>
            <w:rFonts w:eastAsia="Arial" w:cstheme="minorHAnsi"/>
            <w:bCs/>
            <w:szCs w:val="18"/>
            <w:rPrChange w:id="3336" w:author="stuart wolstenholme" w:date="2026-05-29T12:46:00Z" w16du:dateUtc="2026-05-29T11:46:00Z">
              <w:rPr>
                <w:rFonts w:eastAsia="Arial" w:cstheme="minorHAnsi"/>
                <w:bCs/>
                <w:szCs w:val="18"/>
                <w:lang w:val="en-US"/>
              </w:rPr>
            </w:rPrChange>
          </w:rPr>
          <w:delText xml:space="preserve">, </w:delText>
        </w:r>
        <w:r w:rsidRPr="0022764C" w:rsidDel="0022764C">
          <w:rPr>
            <w:rFonts w:eastAsia="Calibri" w:cstheme="minorHAnsi"/>
            <w:szCs w:val="18"/>
            <w:lang w:eastAsia="en-GB"/>
            <w:rPrChange w:id="3337" w:author="stuart wolstenholme" w:date="2026-05-29T12:46:00Z" w16du:dateUtc="2026-05-29T11:46:00Z">
              <w:rPr>
                <w:rFonts w:eastAsia="Calibri" w:cstheme="minorHAnsi"/>
                <w:szCs w:val="18"/>
                <w:lang w:val="en-US" w:eastAsia="en-GB"/>
              </w:rPr>
            </w:rPrChange>
          </w:rPr>
          <w:delText xml:space="preserve"> the</w:delText>
        </w:r>
      </w:del>
      <w:ins w:id="3338" w:author="stuart wolstenholme" w:date="2026-05-29T12:49:00Z" w16du:dateUtc="2026-05-29T11:49:00Z">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ins>
      <w:r w:rsidRPr="0022764C">
        <w:rPr>
          <w:rFonts w:eastAsia="Arial" w:cstheme="minorHAnsi"/>
          <w:b/>
          <w:bCs/>
          <w:szCs w:val="18"/>
          <w:rPrChange w:id="3339"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40" w:author="stuart wolstenholme" w:date="2026-05-29T12:46:00Z" w16du:dateUtc="2026-05-29T11:46:00Z">
            <w:rPr>
              <w:rFonts w:eastAsia="Arial" w:cstheme="minorHAnsi"/>
              <w:szCs w:val="18"/>
              <w:lang w:val="en-US"/>
            </w:rPr>
          </w:rPrChange>
        </w:rPr>
        <w:t xml:space="preserve"> shall take all reasonable action (including legal proceedings) to obtain reimbursement from the </w:t>
      </w:r>
      <w:r w:rsidRPr="0022764C">
        <w:rPr>
          <w:rFonts w:eastAsia="Arial" w:cstheme="minorHAnsi"/>
          <w:b/>
          <w:szCs w:val="18"/>
          <w:rPrChange w:id="3341" w:author="stuart wolstenholme" w:date="2026-05-29T12:46:00Z" w16du:dateUtc="2026-05-29T11:46:00Z">
            <w:rPr>
              <w:rFonts w:eastAsia="Arial" w:cstheme="minorHAnsi"/>
              <w:b/>
              <w:szCs w:val="18"/>
              <w:lang w:val="en-US"/>
            </w:rPr>
          </w:rPrChange>
        </w:rPr>
        <w:t xml:space="preserve">Employee </w:t>
      </w:r>
      <w:r w:rsidRPr="0022764C">
        <w:rPr>
          <w:rFonts w:eastAsia="Arial" w:cstheme="minorHAnsi"/>
          <w:szCs w:val="18"/>
          <w:rPrChange w:id="3342" w:author="stuart wolstenholme" w:date="2026-05-29T12:46:00Z" w16du:dateUtc="2026-05-29T11:46:00Z">
            <w:rPr>
              <w:rFonts w:eastAsia="Arial" w:cstheme="minorHAnsi"/>
              <w:szCs w:val="18"/>
              <w:lang w:val="en-US"/>
            </w:rPr>
          </w:rPrChange>
        </w:rPr>
        <w:t xml:space="preserve">concerned (and from any </w:t>
      </w:r>
      <w:r w:rsidRPr="0022764C">
        <w:rPr>
          <w:rFonts w:eastAsia="Arial" w:cstheme="minorHAnsi"/>
          <w:b/>
          <w:szCs w:val="18"/>
          <w:rPrChange w:id="3343"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44" w:author="stuart wolstenholme" w:date="2026-05-29T12:46:00Z" w16du:dateUtc="2026-05-29T11:46:00Z">
            <w:rPr>
              <w:rFonts w:eastAsia="Arial" w:cstheme="minorHAnsi"/>
              <w:szCs w:val="18"/>
              <w:lang w:val="en-US"/>
            </w:rPr>
          </w:rPrChange>
        </w:rPr>
        <w:t xml:space="preserve"> who may have conspired to commit or have condoned such act or omission) or from the estate or legal representatives of such </w:t>
      </w:r>
      <w:r w:rsidRPr="0022764C">
        <w:rPr>
          <w:rFonts w:eastAsia="Arial" w:cstheme="minorHAnsi"/>
          <w:b/>
          <w:szCs w:val="18"/>
          <w:rPrChange w:id="3345"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46" w:author="stuart wolstenholme" w:date="2026-05-29T12:46:00Z" w16du:dateUtc="2026-05-29T11:46:00Z">
            <w:rPr>
              <w:rFonts w:eastAsia="Arial" w:cstheme="minorHAnsi"/>
              <w:szCs w:val="18"/>
              <w:lang w:val="en-US"/>
            </w:rPr>
          </w:rPrChange>
        </w:rPr>
        <w:t xml:space="preserve">. Any monies which but for such dishonest, fraudulent or malicious act or omission would be due to such </w:t>
      </w:r>
      <w:r w:rsidRPr="0022764C">
        <w:rPr>
          <w:rFonts w:eastAsia="Arial" w:cstheme="minorHAnsi"/>
          <w:b/>
          <w:szCs w:val="18"/>
          <w:rPrChange w:id="3347"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48" w:author="stuart wolstenholme" w:date="2026-05-29T12:46:00Z" w16du:dateUtc="2026-05-29T11:46:00Z">
            <w:rPr>
              <w:rFonts w:eastAsia="Arial" w:cstheme="minorHAnsi"/>
              <w:szCs w:val="18"/>
              <w:lang w:val="en-US"/>
            </w:rPr>
          </w:rPrChange>
        </w:rPr>
        <w:t xml:space="preserve"> from </w:t>
      </w:r>
      <w:r w:rsidRPr="0022764C">
        <w:rPr>
          <w:rFonts w:eastAsia="Calibri" w:cstheme="minorHAnsi"/>
          <w:szCs w:val="18"/>
          <w:lang w:eastAsia="en-GB"/>
          <w:rPrChange w:id="3349"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50"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51" w:author="stuart wolstenholme" w:date="2026-05-29T12:46:00Z" w16du:dateUtc="2026-05-29T11:46:00Z">
            <w:rPr>
              <w:rFonts w:eastAsia="Arial" w:cstheme="minorHAnsi"/>
              <w:szCs w:val="18"/>
              <w:lang w:val="en-US"/>
            </w:rPr>
          </w:rPrChange>
        </w:rPr>
        <w:t xml:space="preserve"> or any monies held by </w:t>
      </w:r>
      <w:r w:rsidRPr="0022764C">
        <w:rPr>
          <w:rFonts w:eastAsia="Calibri" w:cstheme="minorHAnsi"/>
          <w:szCs w:val="18"/>
          <w:lang w:eastAsia="en-GB"/>
          <w:rPrChange w:id="3352" w:author="stuart wolstenholme" w:date="2026-05-29T12:46:00Z" w16du:dateUtc="2026-05-29T11:46:00Z">
            <w:rPr>
              <w:rFonts w:eastAsia="Calibri" w:cstheme="minorHAnsi"/>
              <w:szCs w:val="18"/>
              <w:lang w:val="en-US" w:eastAsia="en-GB"/>
            </w:rPr>
          </w:rPrChange>
        </w:rPr>
        <w:t xml:space="preserve">the </w:t>
      </w:r>
      <w:r w:rsidRPr="0022764C">
        <w:rPr>
          <w:rFonts w:eastAsia="Arial" w:cstheme="minorHAnsi"/>
          <w:b/>
          <w:bCs/>
          <w:szCs w:val="18"/>
          <w:rPrChange w:id="335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54" w:author="stuart wolstenholme" w:date="2026-05-29T12:46:00Z" w16du:dateUtc="2026-05-29T11:46:00Z">
            <w:rPr>
              <w:rFonts w:eastAsia="Arial" w:cstheme="minorHAnsi"/>
              <w:szCs w:val="18"/>
              <w:lang w:val="en-US"/>
            </w:rPr>
          </w:rPrChange>
        </w:rPr>
        <w:t xml:space="preserve"> for such </w:t>
      </w:r>
      <w:r w:rsidRPr="0022764C">
        <w:rPr>
          <w:rFonts w:eastAsia="Arial" w:cstheme="minorHAnsi"/>
          <w:b/>
          <w:szCs w:val="18"/>
          <w:rPrChange w:id="3355"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56" w:author="stuart wolstenholme" w:date="2026-05-29T12:46:00Z" w16du:dateUtc="2026-05-29T11:46:00Z">
            <w:rPr>
              <w:rFonts w:eastAsia="Arial" w:cstheme="minorHAnsi"/>
              <w:szCs w:val="18"/>
              <w:lang w:val="en-US"/>
            </w:rPr>
          </w:rPrChange>
        </w:rPr>
        <w:t xml:space="preserve"> shall be deducted from any amount payable under this </w:t>
      </w:r>
      <w:r w:rsidRPr="0022764C">
        <w:rPr>
          <w:rFonts w:eastAsia="Arial" w:cstheme="minorHAnsi"/>
          <w:szCs w:val="18"/>
          <w:rPrChange w:id="3357" w:author="stuart wolstenholme" w:date="2026-05-29T12:46:00Z" w16du:dateUtc="2026-05-29T11:46:00Z">
            <w:rPr>
              <w:rFonts w:eastAsia="Arial" w:cstheme="minorHAnsi"/>
              <w:szCs w:val="18"/>
              <w:lang w:val="it-IT"/>
            </w:rPr>
          </w:rPrChange>
        </w:rPr>
        <w:t>Policy</w:t>
      </w:r>
      <w:r w:rsidRPr="0022764C">
        <w:rPr>
          <w:rFonts w:eastAsia="Arial" w:cstheme="minorHAnsi"/>
          <w:szCs w:val="18"/>
          <w:rPrChange w:id="3358"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b/>
          <w:szCs w:val="18"/>
          <w:lang w:eastAsia="en-GB"/>
          <w:rPrChange w:id="3359"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60"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61" w:author="stuart wolstenholme" w:date="2026-05-29T12:46:00Z" w16du:dateUtc="2026-05-29T11:46:00Z">
            <w:rPr>
              <w:rFonts w:eastAsia="Calibri" w:cstheme="minorHAnsi"/>
              <w:b/>
              <w:szCs w:val="22"/>
              <w:lang w:val="en-US" w:eastAsia="en-GB"/>
            </w:rPr>
          </w:rPrChange>
        </w:rPr>
        <w:t>Fraudulent Claims</w:t>
      </w:r>
    </w:p>
    <w:p w:rsidR="006936E8" w:rsidRPr="0022764C" w:rsidRDefault="006936E8" w:rsidP="006936E8">
      <w:pPr>
        <w:spacing w:before="0" w:line="259" w:lineRule="auto"/>
        <w:ind w:left="360"/>
        <w:rPr>
          <w:rFonts w:eastAsia="Arial" w:cstheme="minorHAnsi"/>
          <w:szCs w:val="18"/>
          <w:rPrChange w:id="3362" w:author="stuart wolstenholme" w:date="2026-05-29T12:46:00Z" w16du:dateUtc="2026-05-29T11:46:00Z">
            <w:rPr>
              <w:rFonts w:eastAsia="Arial" w:cstheme="minorHAnsi"/>
              <w:szCs w:val="18"/>
              <w:lang w:val="en-US"/>
            </w:rPr>
          </w:rPrChange>
        </w:rPr>
      </w:pPr>
      <w:r w:rsidRPr="0022764C">
        <w:rPr>
          <w:rFonts w:eastAsia="Arial" w:cstheme="minorHAnsi"/>
          <w:szCs w:val="18"/>
          <w:rPrChange w:id="3363" w:author="stuart wolstenholme" w:date="2026-05-29T12:46:00Z" w16du:dateUtc="2026-05-29T11:46:00Z">
            <w:rPr>
              <w:rFonts w:eastAsia="Arial" w:cstheme="minorHAnsi"/>
              <w:szCs w:val="18"/>
              <w:lang w:val="en-US"/>
            </w:rPr>
          </w:rPrChange>
        </w:rPr>
        <w:t xml:space="preserve">If the </w:t>
      </w:r>
      <w:r w:rsidRPr="0022764C">
        <w:rPr>
          <w:rFonts w:eastAsia="Arial" w:cstheme="minorHAnsi"/>
          <w:b/>
          <w:szCs w:val="18"/>
          <w:rPrChange w:id="3364"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65" w:author="stuart wolstenholme" w:date="2026-05-29T12:46:00Z" w16du:dateUtc="2026-05-29T11:46:00Z">
            <w:rPr>
              <w:rFonts w:eastAsia="Arial" w:cstheme="minorHAnsi"/>
              <w:szCs w:val="18"/>
              <w:lang w:val="en-US"/>
            </w:rPr>
          </w:rPrChange>
        </w:rPr>
        <w:t xml:space="preserve"> shall make any </w:t>
      </w:r>
      <w:r w:rsidRPr="0022764C">
        <w:rPr>
          <w:rFonts w:eastAsia="Arial" w:cstheme="minorHAnsi"/>
          <w:b/>
          <w:bCs/>
          <w:szCs w:val="18"/>
          <w:rPrChange w:id="3366" w:author="stuart wolstenholme" w:date="2026-05-29T12:46:00Z" w16du:dateUtc="2026-05-29T11:46:00Z">
            <w:rPr>
              <w:rFonts w:eastAsia="Arial" w:cstheme="minorHAnsi"/>
              <w:b/>
              <w:bCs/>
              <w:szCs w:val="18"/>
              <w:lang w:val="en-US"/>
            </w:rPr>
          </w:rPrChange>
        </w:rPr>
        <w:t xml:space="preserve">Claim </w:t>
      </w:r>
      <w:r w:rsidRPr="0022764C">
        <w:rPr>
          <w:rFonts w:eastAsia="Arial" w:cstheme="minorHAnsi"/>
          <w:szCs w:val="18"/>
          <w:rPrChange w:id="3367" w:author="stuart wolstenholme" w:date="2026-05-29T12:46:00Z" w16du:dateUtc="2026-05-29T11:46:00Z">
            <w:rPr>
              <w:rFonts w:eastAsia="Arial" w:cstheme="minorHAnsi"/>
              <w:szCs w:val="18"/>
              <w:lang w:val="en-US"/>
            </w:rPr>
          </w:rPrChange>
        </w:rPr>
        <w:t xml:space="preserve">knowing the same to be fraudulent or false as regards the amount or otherwise (including the provision of false or fraudulent documents or statements) then the </w:t>
      </w:r>
      <w:r w:rsidRPr="0022764C">
        <w:rPr>
          <w:rFonts w:eastAsia="Arial" w:cstheme="minorHAnsi"/>
          <w:b/>
          <w:bCs/>
          <w:szCs w:val="18"/>
          <w:rPrChange w:id="3368"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69" w:author="stuart wolstenholme" w:date="2026-05-29T12:46:00Z" w16du:dateUtc="2026-05-29T11:46:00Z">
            <w:rPr>
              <w:rFonts w:eastAsia="Arial" w:cstheme="minorHAnsi"/>
              <w:szCs w:val="18"/>
              <w:lang w:val="en-US"/>
            </w:rPr>
          </w:rPrChange>
        </w:rPr>
        <w:t>will:</w:t>
      </w:r>
    </w:p>
    <w:p w:rsidR="006936E8" w:rsidRPr="0022764C" w:rsidRDefault="006936E8" w:rsidP="006936E8">
      <w:pPr>
        <w:numPr>
          <w:ilvl w:val="0"/>
          <w:numId w:val="504"/>
        </w:numPr>
        <w:spacing w:before="0" w:after="160" w:line="259" w:lineRule="auto"/>
        <w:rPr>
          <w:rFonts w:eastAsia="Calibri" w:cstheme="minorHAnsi"/>
          <w:szCs w:val="18"/>
          <w:lang w:eastAsia="en-GB"/>
          <w:rPrChange w:id="3370" w:author="stuart wolstenholme" w:date="2026-05-29T12:46:00Z" w16du:dateUtc="2026-05-29T11:46:00Z">
            <w:rPr>
              <w:rFonts w:eastAsia="Calibri" w:cstheme="minorHAnsi"/>
              <w:szCs w:val="18"/>
              <w:lang w:val="en-US" w:eastAsia="en-GB"/>
            </w:rPr>
          </w:rPrChange>
        </w:rPr>
      </w:pPr>
      <w:r w:rsidRPr="0022764C">
        <w:rPr>
          <w:rFonts w:eastAsia="Arial" w:cstheme="minorHAnsi"/>
          <w:szCs w:val="18"/>
          <w:rPrChange w:id="3371" w:author="stuart wolstenholme" w:date="2026-05-29T12:46:00Z" w16du:dateUtc="2026-05-29T11:46:00Z">
            <w:rPr>
              <w:rFonts w:eastAsia="Arial" w:cstheme="minorHAnsi"/>
              <w:szCs w:val="18"/>
              <w:lang w:val="en-US"/>
            </w:rPr>
          </w:rPrChange>
        </w:rPr>
        <w:t xml:space="preserve">refuse to pay the whole of the </w:t>
      </w:r>
      <w:r w:rsidRPr="0022764C">
        <w:rPr>
          <w:rFonts w:eastAsia="Arial" w:cstheme="minorHAnsi"/>
          <w:b/>
          <w:bCs/>
          <w:szCs w:val="18"/>
          <w:rPrChange w:id="3372"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373" w:author="stuart wolstenholme" w:date="2026-05-29T12:46:00Z" w16du:dateUtc="2026-05-29T11:46:00Z">
            <w:rPr>
              <w:rFonts w:eastAsia="Arial" w:cstheme="minorHAnsi"/>
              <w:szCs w:val="18"/>
              <w:lang w:val="en-US"/>
            </w:rPr>
          </w:rPrChange>
        </w:rPr>
        <w:t>; and</w:t>
      </w:r>
    </w:p>
    <w:p w:rsidR="006936E8" w:rsidRPr="0022764C" w:rsidRDefault="006936E8" w:rsidP="006936E8">
      <w:pPr>
        <w:numPr>
          <w:ilvl w:val="0"/>
          <w:numId w:val="504"/>
        </w:numPr>
        <w:spacing w:before="0" w:after="160" w:line="259" w:lineRule="auto"/>
        <w:rPr>
          <w:rFonts w:eastAsia="Calibri" w:cstheme="minorHAnsi"/>
          <w:b/>
          <w:sz w:val="22"/>
          <w:szCs w:val="22"/>
          <w:lang w:eastAsia="en-GB"/>
          <w:rPrChange w:id="3374" w:author="stuart wolstenholme" w:date="2026-05-29T12:46:00Z" w16du:dateUtc="2026-05-29T11:46:00Z">
            <w:rPr>
              <w:rFonts w:eastAsia="Calibri" w:cstheme="minorHAnsi"/>
              <w:b/>
              <w:sz w:val="22"/>
              <w:szCs w:val="22"/>
              <w:lang w:val="en-US" w:eastAsia="en-GB"/>
            </w:rPr>
          </w:rPrChange>
        </w:rPr>
      </w:pPr>
      <w:r w:rsidRPr="0022764C">
        <w:rPr>
          <w:rFonts w:eastAsia="Arial" w:cstheme="minorHAnsi"/>
          <w:szCs w:val="18"/>
          <w:rPrChange w:id="3375" w:author="stuart wolstenholme" w:date="2026-05-29T12:46:00Z" w16du:dateUtc="2026-05-29T11:46:00Z">
            <w:rPr>
              <w:rFonts w:eastAsia="Arial" w:cstheme="minorHAnsi"/>
              <w:szCs w:val="18"/>
              <w:lang w:val="en-US"/>
            </w:rPr>
          </w:rPrChange>
        </w:rPr>
        <w:t xml:space="preserve">recover from the </w:t>
      </w:r>
      <w:r w:rsidRPr="0022764C">
        <w:rPr>
          <w:rFonts w:eastAsia="Arial" w:cstheme="minorHAnsi"/>
          <w:b/>
          <w:bCs/>
          <w:szCs w:val="18"/>
          <w:rPrChange w:id="3376"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377" w:author="stuart wolstenholme" w:date="2026-05-29T12:46:00Z" w16du:dateUtc="2026-05-29T11:46:00Z">
            <w:rPr>
              <w:rFonts w:eastAsia="Arial" w:cstheme="minorHAnsi"/>
              <w:szCs w:val="18"/>
              <w:lang w:val="en-US"/>
            </w:rPr>
          </w:rPrChange>
        </w:rPr>
        <w:t xml:space="preserve"> any sums that it has already paid in respect of the </w:t>
      </w:r>
      <w:r w:rsidRPr="0022764C">
        <w:rPr>
          <w:rFonts w:eastAsia="Arial" w:cstheme="minorHAnsi"/>
          <w:b/>
          <w:bCs/>
          <w:szCs w:val="18"/>
          <w:rPrChange w:id="3378" w:author="stuart wolstenholme" w:date="2026-05-29T12:46:00Z" w16du:dateUtc="2026-05-29T11:46:00Z">
            <w:rPr>
              <w:rFonts w:eastAsia="Arial" w:cstheme="minorHAnsi"/>
              <w:b/>
              <w:bCs/>
              <w:szCs w:val="18"/>
              <w:lang w:val="en-US"/>
            </w:rPr>
          </w:rPrChange>
        </w:rPr>
        <w:t>Claim</w:t>
      </w:r>
      <w:r w:rsidRPr="0022764C">
        <w:rPr>
          <w:rFonts w:eastAsia="Arial" w:cstheme="minorHAnsi"/>
          <w:sz w:val="15"/>
          <w:szCs w:val="22"/>
          <w:rPrChange w:id="3379" w:author="stuart wolstenholme" w:date="2026-05-29T12:46:00Z" w16du:dateUtc="2026-05-29T11:46:00Z">
            <w:rPr>
              <w:rFonts w:eastAsia="Arial" w:cstheme="minorHAnsi"/>
              <w:sz w:val="15"/>
              <w:szCs w:val="22"/>
              <w:lang w:val="en-US"/>
            </w:rPr>
          </w:rPrChange>
        </w:rPr>
        <w:t>.</w:t>
      </w:r>
    </w:p>
    <w:p w:rsidR="006936E8" w:rsidRPr="0022764C" w:rsidRDefault="006936E8" w:rsidP="006936E8">
      <w:pPr>
        <w:spacing w:before="0" w:line="259" w:lineRule="auto"/>
        <w:ind w:left="360"/>
        <w:rPr>
          <w:rFonts w:eastAsia="Arial" w:cstheme="minorHAnsi"/>
          <w:szCs w:val="18"/>
          <w:rPrChange w:id="3380" w:author="stuart wolstenholme" w:date="2026-05-29T12:46:00Z" w16du:dateUtc="2026-05-29T11:46:00Z">
            <w:rPr>
              <w:rFonts w:eastAsia="Arial" w:cstheme="minorHAnsi"/>
              <w:szCs w:val="18"/>
              <w:lang w:val="en-US"/>
            </w:rPr>
          </w:rPrChange>
        </w:rPr>
      </w:pPr>
      <w:r w:rsidRPr="0022764C">
        <w:rPr>
          <w:rFonts w:eastAsia="Arial" w:cstheme="minorHAnsi"/>
          <w:szCs w:val="18"/>
          <w:rPrChange w:id="3381"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382"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383" w:author="stuart wolstenholme" w:date="2026-05-29T12:46:00Z" w16du:dateUtc="2026-05-29T11:46:00Z">
            <w:rPr>
              <w:rFonts w:eastAsia="Arial" w:cstheme="minorHAnsi"/>
              <w:szCs w:val="18"/>
              <w:lang w:val="en-US"/>
            </w:rPr>
          </w:rPrChange>
        </w:rPr>
        <w:t xml:space="preserve"> may also notify the </w:t>
      </w:r>
      <w:r w:rsidRPr="0022764C">
        <w:rPr>
          <w:rFonts w:eastAsia="Arial" w:cstheme="minorHAnsi"/>
          <w:b/>
          <w:szCs w:val="18"/>
          <w:rPrChange w:id="3384"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85" w:author="stuart wolstenholme" w:date="2026-05-29T12:46:00Z" w16du:dateUtc="2026-05-29T11:46:00Z">
            <w:rPr>
              <w:rFonts w:eastAsia="Arial" w:cstheme="minorHAnsi"/>
              <w:szCs w:val="18"/>
              <w:lang w:val="en-US"/>
            </w:rPr>
          </w:rPrChange>
        </w:rPr>
        <w:t xml:space="preserve"> that it will be treating (all sections of) this Policy as having terminated with effect from the date of the earliest of any of the fraudulent act. In that event the </w:t>
      </w:r>
      <w:r w:rsidRPr="0022764C">
        <w:rPr>
          <w:rFonts w:eastAsia="Arial" w:cstheme="minorHAnsi"/>
          <w:b/>
          <w:szCs w:val="18"/>
          <w:rPrChange w:id="3386"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87" w:author="stuart wolstenholme" w:date="2026-05-29T12:46:00Z" w16du:dateUtc="2026-05-29T11:46:00Z">
            <w:rPr>
              <w:rFonts w:eastAsia="Arial" w:cstheme="minorHAnsi"/>
              <w:szCs w:val="18"/>
              <w:lang w:val="en-US"/>
            </w:rPr>
          </w:rPrChange>
        </w:rPr>
        <w:t xml:space="preserve"> will:</w:t>
      </w:r>
    </w:p>
    <w:p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388"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89" w:author="stuart wolstenholme" w:date="2026-05-29T12:46:00Z" w16du:dateUtc="2026-05-29T11:46:00Z">
            <w:rPr>
              <w:rFonts w:eastAsia="Arial" w:cstheme="minorHAnsi"/>
              <w:szCs w:val="18"/>
              <w:lang w:val="en-US"/>
            </w:rPr>
          </w:rPrChange>
        </w:rPr>
        <w:t>have no cover under the Policy from the date of termination; and</w:t>
      </w:r>
    </w:p>
    <w:p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390"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91" w:author="stuart wolstenholme" w:date="2026-05-29T12:46:00Z" w16du:dateUtc="2026-05-29T11:46:00Z">
            <w:rPr>
              <w:rFonts w:eastAsia="Arial" w:cstheme="minorHAnsi"/>
              <w:szCs w:val="18"/>
              <w:lang w:val="en-US"/>
            </w:rPr>
          </w:rPrChange>
        </w:rPr>
        <w:t>not be entitled to any refund of premium.</w:t>
      </w:r>
    </w:p>
    <w:p w:rsidR="006936E8" w:rsidRPr="0022764C" w:rsidRDefault="006936E8" w:rsidP="006936E8">
      <w:pPr>
        <w:spacing w:before="0" w:after="160" w:line="259" w:lineRule="auto"/>
        <w:ind w:left="360"/>
        <w:contextualSpacing/>
        <w:rPr>
          <w:rFonts w:eastAsia="Calibri" w:cstheme="minorHAnsi"/>
          <w:b/>
          <w:sz w:val="22"/>
          <w:szCs w:val="22"/>
          <w:lang w:eastAsia="en-GB"/>
          <w:rPrChange w:id="3392" w:author="stuart wolstenholme" w:date="2026-05-29T12:46:00Z" w16du:dateUtc="2026-05-29T11:46:00Z">
            <w:rPr>
              <w:rFonts w:eastAsia="Calibri" w:cstheme="minorHAnsi"/>
              <w:b/>
              <w:sz w:val="22"/>
              <w:szCs w:val="22"/>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93"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94" w:author="stuart wolstenholme" w:date="2026-05-29T12:46:00Z" w16du:dateUtc="2026-05-29T11:46:00Z">
            <w:rPr>
              <w:rFonts w:eastAsia="Calibri" w:cstheme="minorHAnsi"/>
              <w:b/>
              <w:szCs w:val="22"/>
              <w:lang w:val="en-US" w:eastAsia="en-GB"/>
            </w:rPr>
          </w:rPrChange>
        </w:rPr>
        <w:t>Invalidity</w:t>
      </w:r>
    </w:p>
    <w:p w:rsidR="006936E8" w:rsidRPr="0022764C" w:rsidRDefault="006936E8" w:rsidP="006936E8">
      <w:pPr>
        <w:spacing w:before="0" w:after="160" w:line="259" w:lineRule="auto"/>
        <w:ind w:left="360"/>
        <w:contextualSpacing/>
        <w:rPr>
          <w:rFonts w:eastAsia="Arial" w:cstheme="minorHAnsi"/>
          <w:szCs w:val="18"/>
          <w:rPrChange w:id="3395" w:author="stuart wolstenholme" w:date="2026-05-29T12:46:00Z" w16du:dateUtc="2026-05-29T11:46:00Z">
            <w:rPr>
              <w:rFonts w:eastAsia="Arial" w:cstheme="minorHAnsi"/>
              <w:szCs w:val="18"/>
              <w:lang w:val="en-US"/>
            </w:rPr>
          </w:rPrChange>
        </w:rPr>
      </w:pPr>
      <w:r w:rsidRPr="0022764C">
        <w:rPr>
          <w:rFonts w:eastAsia="Arial" w:cstheme="minorHAnsi"/>
          <w:szCs w:val="18"/>
          <w:rPrChange w:id="3396" w:author="stuart wolstenholme" w:date="2026-05-29T12:46:00Z" w16du:dateUtc="2026-05-29T11:46:00Z">
            <w:rPr>
              <w:rFonts w:eastAsia="Arial" w:cstheme="minorHAnsi"/>
              <w:szCs w:val="18"/>
              <w:lang w:val="en-US"/>
            </w:rPr>
          </w:rPrChange>
        </w:rPr>
        <w:t>If any provision of this Policy is found by any court or administrative body of competent jurisdiction to be invalid or unenforceable this will not affect the other provisions of this Policy which will remain in full force and effect.</w:t>
      </w:r>
    </w:p>
    <w:p w:rsidR="006936E8" w:rsidRPr="0022764C" w:rsidRDefault="006936E8" w:rsidP="006936E8">
      <w:pPr>
        <w:spacing w:before="0" w:after="160" w:line="259" w:lineRule="auto"/>
        <w:ind w:left="360"/>
        <w:contextualSpacing/>
        <w:rPr>
          <w:rFonts w:eastAsia="Arial" w:cstheme="minorHAnsi"/>
          <w:szCs w:val="18"/>
          <w:rPrChange w:id="3397"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98"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99" w:author="stuart wolstenholme" w:date="2026-05-29T12:46:00Z" w16du:dateUtc="2026-05-29T11:46:00Z">
            <w:rPr>
              <w:rFonts w:eastAsia="Calibri" w:cstheme="minorHAnsi"/>
              <w:b/>
              <w:szCs w:val="22"/>
              <w:lang w:val="en-US" w:eastAsia="en-GB"/>
            </w:rPr>
          </w:rPrChange>
        </w:rPr>
        <w:t>Notices</w:t>
      </w:r>
    </w:p>
    <w:p w:rsidR="006936E8" w:rsidRPr="0022764C" w:rsidRDefault="006936E8" w:rsidP="006936E8">
      <w:pPr>
        <w:spacing w:before="0" w:after="160" w:line="259" w:lineRule="auto"/>
        <w:ind w:left="360"/>
        <w:contextualSpacing/>
        <w:rPr>
          <w:rFonts w:eastAsia="Arial" w:cstheme="minorHAnsi"/>
          <w:szCs w:val="18"/>
          <w:rPrChange w:id="3400" w:author="stuart wolstenholme" w:date="2026-05-29T12:46:00Z" w16du:dateUtc="2026-05-29T11:46:00Z">
            <w:rPr>
              <w:rFonts w:eastAsia="Arial" w:cstheme="minorHAnsi"/>
              <w:szCs w:val="18"/>
              <w:lang w:val="en-US"/>
            </w:rPr>
          </w:rPrChange>
        </w:rPr>
      </w:pPr>
      <w:r w:rsidRPr="0022764C">
        <w:rPr>
          <w:rFonts w:eastAsia="Arial" w:cstheme="minorHAnsi"/>
          <w:szCs w:val="18"/>
          <w:rPrChange w:id="3401" w:author="stuart wolstenholme" w:date="2026-05-29T12:46:00Z" w16du:dateUtc="2026-05-29T11:46:00Z">
            <w:rPr>
              <w:rFonts w:eastAsia="Arial" w:cstheme="minorHAnsi"/>
              <w:szCs w:val="18"/>
              <w:lang w:val="en-US"/>
            </w:rPr>
          </w:rPrChange>
        </w:rPr>
        <w:t>Notice shall be deemed to be duly received in the course of post if sent by pre-paid letter post properly addressed to:</w:t>
      </w:r>
    </w:p>
    <w:p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402"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403" w:author="stuart wolstenholme" w:date="2026-05-29T12:46:00Z" w16du:dateUtc="2026-05-29T11:46:00Z">
            <w:rPr>
              <w:rFonts w:eastAsia="Arial" w:cstheme="minorHAnsi"/>
              <w:szCs w:val="18"/>
              <w:lang w:val="en-US"/>
            </w:rPr>
          </w:rPrChange>
        </w:rPr>
        <w:t>in</w:t>
      </w:r>
      <w:r w:rsidRPr="0022764C">
        <w:rPr>
          <w:rFonts w:eastAsia="Times New Roman" w:cstheme="minorHAnsi"/>
          <w:szCs w:val="18"/>
          <w:rPrChange w:id="3404" w:author="stuart wolstenholme" w:date="2026-05-29T12:46:00Z" w16du:dateUtc="2026-05-29T11:46:00Z">
            <w:rPr>
              <w:rFonts w:eastAsia="Times New Roman" w:cstheme="minorHAnsi"/>
              <w:szCs w:val="18"/>
              <w:lang w:val="en-US"/>
            </w:rPr>
          </w:rPrChange>
        </w:rPr>
        <w:t xml:space="preserve"> </w:t>
      </w:r>
      <w:r w:rsidRPr="0022764C">
        <w:rPr>
          <w:rFonts w:eastAsia="Arial" w:cstheme="minorHAnsi"/>
          <w:szCs w:val="18"/>
          <w:rPrChange w:id="3405" w:author="stuart wolstenholme" w:date="2026-05-29T12:46:00Z" w16du:dateUtc="2026-05-29T11:46:00Z">
            <w:rPr>
              <w:rFonts w:eastAsia="Arial" w:cstheme="minorHAnsi"/>
              <w:szCs w:val="18"/>
              <w:lang w:val="en-US"/>
            </w:rPr>
          </w:rPrChange>
        </w:rPr>
        <w:t xml:space="preserve">the case of </w:t>
      </w:r>
      <w:r w:rsidRPr="0022764C">
        <w:rPr>
          <w:rFonts w:eastAsia="Calibri" w:cstheme="minorHAnsi"/>
          <w:szCs w:val="18"/>
          <w:lang w:eastAsia="en-GB"/>
          <w:rPrChange w:id="3406"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407"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408" w:author="stuart wolstenholme" w:date="2026-05-29T12:46:00Z" w16du:dateUtc="2026-05-29T11:46:00Z">
            <w:rPr>
              <w:rFonts w:eastAsia="Arial" w:cstheme="minorHAnsi"/>
              <w:szCs w:val="18"/>
              <w:lang w:val="en-US"/>
            </w:rPr>
          </w:rPrChange>
        </w:rPr>
        <w:t xml:space="preserve">, either to </w:t>
      </w:r>
      <w:r w:rsidRPr="0022764C">
        <w:rPr>
          <w:rFonts w:eastAsia="Calibri" w:cstheme="minorHAnsi"/>
          <w:szCs w:val="18"/>
          <w:lang w:eastAsia="en-GB"/>
          <w:rPrChange w:id="3409"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410"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411" w:author="stuart wolstenholme" w:date="2026-05-29T12:46:00Z" w16du:dateUtc="2026-05-29T11:46:00Z">
            <w:rPr>
              <w:rFonts w:eastAsia="Arial" w:cstheme="minorHAnsi"/>
              <w:szCs w:val="18"/>
              <w:lang w:val="en-US"/>
            </w:rPr>
          </w:rPrChange>
        </w:rPr>
        <w:t xml:space="preserve"> last known address or the last known address of </w:t>
      </w:r>
      <w:r w:rsidRPr="0022764C">
        <w:rPr>
          <w:rFonts w:eastAsia="Calibri" w:cstheme="minorHAnsi"/>
          <w:szCs w:val="18"/>
          <w:lang w:eastAsia="en-GB"/>
          <w:rPrChange w:id="341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413"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414" w:author="stuart wolstenholme" w:date="2026-05-29T12:46:00Z" w16du:dateUtc="2026-05-29T11:46:00Z">
            <w:rPr>
              <w:rFonts w:eastAsia="Arial" w:cstheme="minorHAnsi"/>
              <w:szCs w:val="18"/>
              <w:lang w:val="en-US"/>
            </w:rPr>
          </w:rPrChange>
        </w:rPr>
        <w:t xml:space="preserve"> broker;</w:t>
      </w:r>
    </w:p>
    <w:p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415"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416" w:author="stuart wolstenholme" w:date="2026-05-29T12:46:00Z" w16du:dateUtc="2026-05-29T11:46:00Z">
            <w:rPr>
              <w:rFonts w:eastAsia="Arial" w:cstheme="minorHAnsi"/>
              <w:szCs w:val="18"/>
              <w:lang w:val="en-US"/>
            </w:rPr>
          </w:rPrChange>
        </w:rPr>
        <w:t xml:space="preserve">in the case of the </w:t>
      </w:r>
      <w:r w:rsidRPr="0022764C">
        <w:rPr>
          <w:rFonts w:eastAsia="Arial" w:cstheme="minorHAnsi"/>
          <w:b/>
          <w:szCs w:val="18"/>
          <w:rPrChange w:id="3417"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18" w:author="stuart wolstenholme" w:date="2026-05-29T12:46:00Z" w16du:dateUtc="2026-05-29T11:46:00Z">
            <w:rPr>
              <w:rFonts w:eastAsia="Arial" w:cstheme="minorHAnsi"/>
              <w:szCs w:val="18"/>
              <w:lang w:val="en-US"/>
            </w:rPr>
          </w:rPrChange>
        </w:rPr>
        <w:t>, to HCC International Insurance Company PLC at The St Botolph Building, 138 Houndsditch, London, EC3A 7BT, United Kingdom.</w:t>
      </w:r>
    </w:p>
    <w:p w:rsidR="006936E8" w:rsidRPr="0022764C" w:rsidRDefault="006936E8" w:rsidP="006936E8">
      <w:pPr>
        <w:spacing w:before="0" w:after="160" w:line="259" w:lineRule="auto"/>
        <w:ind w:left="1080"/>
        <w:contextualSpacing/>
        <w:rPr>
          <w:rFonts w:eastAsia="Calibri" w:cstheme="minorHAnsi"/>
          <w:b/>
          <w:szCs w:val="18"/>
          <w:lang w:eastAsia="en-GB"/>
          <w:rPrChange w:id="3419"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420"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421" w:author="stuart wolstenholme" w:date="2026-05-29T12:46:00Z" w16du:dateUtc="2026-05-29T11:46:00Z">
            <w:rPr>
              <w:rFonts w:eastAsia="Calibri" w:cstheme="minorHAnsi"/>
              <w:b/>
              <w:szCs w:val="22"/>
              <w:lang w:val="en-US" w:eastAsia="en-GB"/>
            </w:rPr>
          </w:rPrChange>
        </w:rPr>
        <w:t>Other Parties</w:t>
      </w:r>
    </w:p>
    <w:p w:rsidR="006936E8" w:rsidRPr="0022764C" w:rsidRDefault="006936E8" w:rsidP="006936E8">
      <w:pPr>
        <w:spacing w:before="0" w:after="160" w:line="259" w:lineRule="auto"/>
        <w:ind w:left="360"/>
        <w:contextualSpacing/>
        <w:rPr>
          <w:rFonts w:eastAsia="Arial" w:cstheme="minorHAnsi"/>
          <w:szCs w:val="18"/>
          <w:rPrChange w:id="3422" w:author="stuart wolstenholme" w:date="2026-05-29T12:46:00Z" w16du:dateUtc="2026-05-29T11:46:00Z">
            <w:rPr>
              <w:rFonts w:eastAsia="Arial" w:cstheme="minorHAnsi"/>
              <w:szCs w:val="18"/>
              <w:lang w:val="en-US"/>
            </w:rPr>
          </w:rPrChange>
        </w:rPr>
      </w:pPr>
      <w:r w:rsidRPr="0022764C">
        <w:rPr>
          <w:rFonts w:eastAsia="Arial" w:cstheme="minorHAnsi"/>
          <w:szCs w:val="18"/>
          <w:rPrChange w:id="3423"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424"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425"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szCs w:val="18"/>
          <w:rPrChange w:id="3426"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27" w:author="stuart wolstenholme" w:date="2026-05-29T12:46:00Z" w16du:dateUtc="2026-05-29T11:46:00Z">
            <w:rPr>
              <w:rFonts w:eastAsia="Arial" w:cstheme="minorHAnsi"/>
              <w:szCs w:val="18"/>
              <w:lang w:val="en-US"/>
            </w:rPr>
          </w:rPrChange>
        </w:rPr>
        <w:t xml:space="preserve"> are the only parties to this contract and no other person has any rights to enforce any term of this Policy.</w:t>
      </w:r>
    </w:p>
    <w:p w:rsidR="006936E8" w:rsidRPr="0022764C" w:rsidRDefault="006936E8" w:rsidP="006936E8">
      <w:pPr>
        <w:spacing w:before="0" w:after="160" w:line="259" w:lineRule="auto"/>
        <w:ind w:left="360"/>
        <w:contextualSpacing/>
        <w:rPr>
          <w:rFonts w:eastAsia="Arial" w:cstheme="minorHAnsi"/>
          <w:szCs w:val="18"/>
          <w:rPrChange w:id="3428"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7"/>
        </w:numPr>
        <w:spacing w:before="0" w:after="160" w:line="259" w:lineRule="auto"/>
        <w:contextualSpacing/>
        <w:rPr>
          <w:rFonts w:eastAsia="Arial" w:cstheme="minorHAnsi"/>
          <w:szCs w:val="18"/>
          <w:rPrChange w:id="3429" w:author="stuart wolstenholme" w:date="2026-05-29T12:46:00Z" w16du:dateUtc="2026-05-29T11:46:00Z">
            <w:rPr>
              <w:rFonts w:eastAsia="Arial" w:cstheme="minorHAnsi"/>
              <w:szCs w:val="18"/>
              <w:lang w:val="en-US"/>
            </w:rPr>
          </w:rPrChange>
        </w:rPr>
      </w:pPr>
      <w:r w:rsidRPr="0022764C">
        <w:rPr>
          <w:rFonts w:eastAsia="Arial" w:cstheme="minorHAnsi"/>
          <w:b/>
          <w:szCs w:val="22"/>
          <w:rPrChange w:id="3430" w:author="stuart wolstenholme" w:date="2026-05-29T12:46:00Z" w16du:dateUtc="2026-05-29T11:46:00Z">
            <w:rPr>
              <w:rFonts w:eastAsia="Arial" w:cstheme="minorHAnsi"/>
              <w:b/>
              <w:szCs w:val="22"/>
              <w:lang w:val="en-US"/>
            </w:rPr>
          </w:rPrChange>
        </w:rPr>
        <w:t>Policy Construction and Disputes</w:t>
      </w:r>
    </w:p>
    <w:p w:rsidR="006936E8" w:rsidRPr="0022764C" w:rsidRDefault="006936E8" w:rsidP="006936E8">
      <w:pPr>
        <w:spacing w:before="0" w:after="160" w:line="259" w:lineRule="auto"/>
        <w:ind w:left="360"/>
        <w:contextualSpacing/>
        <w:rPr>
          <w:rFonts w:eastAsia="Arial" w:cstheme="minorHAnsi"/>
          <w:szCs w:val="18"/>
          <w:rPrChange w:id="3431" w:author="stuart wolstenholme" w:date="2026-05-29T12:46:00Z" w16du:dateUtc="2026-05-29T11:46:00Z">
            <w:rPr>
              <w:rFonts w:eastAsia="Arial" w:cstheme="minorHAnsi"/>
              <w:szCs w:val="18"/>
              <w:lang w:val="en-US"/>
            </w:rPr>
          </w:rPrChange>
        </w:rPr>
      </w:pPr>
      <w:r w:rsidRPr="0022764C">
        <w:rPr>
          <w:rFonts w:eastAsia="Arial" w:cstheme="minorHAnsi"/>
          <w:szCs w:val="18"/>
          <w:rPrChange w:id="3432" w:author="stuart wolstenholme" w:date="2026-05-29T12:46:00Z" w16du:dateUtc="2026-05-29T11:46:00Z">
            <w:rPr>
              <w:rFonts w:eastAsia="Arial" w:cstheme="minorHAnsi"/>
              <w:szCs w:val="18"/>
              <w:lang w:val="en-US"/>
            </w:rPr>
          </w:rPrChange>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22764C" w:rsidRDefault="006936E8" w:rsidP="006936E8">
      <w:pPr>
        <w:spacing w:before="0" w:after="160" w:line="259" w:lineRule="auto"/>
        <w:ind w:left="360"/>
        <w:contextualSpacing/>
        <w:rPr>
          <w:rFonts w:eastAsia="Arial" w:cstheme="minorHAnsi"/>
          <w:szCs w:val="18"/>
          <w:rPrChange w:id="3433"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34" w:author="stuart wolstenholme" w:date="2026-05-29T12:46:00Z" w16du:dateUtc="2026-05-29T11:46:00Z">
            <w:rPr>
              <w:rFonts w:eastAsia="Arial" w:cstheme="minorHAnsi"/>
              <w:szCs w:val="18"/>
              <w:lang w:val="en-US"/>
            </w:rPr>
          </w:rPrChange>
        </w:rPr>
      </w:pPr>
      <w:r w:rsidRPr="0022764C">
        <w:rPr>
          <w:rFonts w:eastAsia="Arial" w:cstheme="minorHAnsi"/>
          <w:szCs w:val="18"/>
          <w:rPrChange w:id="3435" w:author="stuart wolstenholme" w:date="2026-05-29T12:46:00Z" w16du:dateUtc="2026-05-29T11:46:00Z">
            <w:rPr>
              <w:rFonts w:eastAsia="Arial" w:cstheme="minorHAnsi"/>
              <w:szCs w:val="18"/>
              <w:lang w:val="en-US"/>
            </w:rPr>
          </w:rPrChange>
        </w:rPr>
        <w:t xml:space="preserve">Any dispute concerning the interpretation of the terms, conditions or exclusions contained herein is understood and agreed by both the </w:t>
      </w:r>
      <w:r w:rsidRPr="0022764C">
        <w:rPr>
          <w:rFonts w:eastAsia="Arial" w:cstheme="minorHAnsi"/>
          <w:b/>
          <w:bCs/>
          <w:szCs w:val="18"/>
          <w:rPrChange w:id="3436" w:author="stuart wolstenholme" w:date="2026-05-29T12:46:00Z" w16du:dateUtc="2026-05-29T11:46:00Z">
            <w:rPr>
              <w:rFonts w:eastAsia="Arial" w:cstheme="minorHAnsi"/>
              <w:b/>
              <w:bCs/>
              <w:szCs w:val="18"/>
              <w:lang w:val="en-US"/>
            </w:rPr>
          </w:rPrChange>
        </w:rPr>
        <w:t xml:space="preserve">Insured </w:t>
      </w:r>
      <w:r w:rsidRPr="0022764C">
        <w:rPr>
          <w:rFonts w:eastAsia="Arial" w:cstheme="minorHAnsi"/>
          <w:szCs w:val="18"/>
          <w:rPrChange w:id="3437" w:author="stuart wolstenholme" w:date="2026-05-29T12:46:00Z" w16du:dateUtc="2026-05-29T11:46:00Z">
            <w:rPr>
              <w:rFonts w:eastAsia="Arial" w:cstheme="minorHAnsi"/>
              <w:szCs w:val="18"/>
              <w:lang w:val="en-US"/>
            </w:rPr>
          </w:rPrChange>
        </w:rPr>
        <w:t xml:space="preserve">and the </w:t>
      </w:r>
      <w:r w:rsidRPr="0022764C">
        <w:rPr>
          <w:rFonts w:eastAsia="Arial" w:cstheme="minorHAnsi"/>
          <w:b/>
          <w:bCs/>
          <w:szCs w:val="18"/>
          <w:rPrChange w:id="343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39" w:author="stuart wolstenholme" w:date="2026-05-29T12:46:00Z" w16du:dateUtc="2026-05-29T11:46:00Z">
            <w:rPr>
              <w:rFonts w:eastAsia="Arial" w:cstheme="minorHAnsi"/>
              <w:szCs w:val="18"/>
              <w:lang w:val="en-US"/>
            </w:rPr>
          </w:rPrChange>
        </w:rPr>
        <w:t xml:space="preserve"> to be subject to the laws of England and Wales. Each party </w:t>
      </w:r>
      <w:r w:rsidRPr="0022764C">
        <w:rPr>
          <w:rFonts w:eastAsia="Arial" w:cstheme="minorHAnsi"/>
          <w:szCs w:val="18"/>
          <w:rPrChange w:id="3440" w:author="stuart wolstenholme" w:date="2026-05-29T12:46:00Z" w16du:dateUtc="2026-05-29T11:46:00Z">
            <w:rPr>
              <w:rFonts w:eastAsia="Arial" w:cstheme="minorHAnsi"/>
              <w:szCs w:val="18"/>
              <w:lang w:val="en-US"/>
            </w:rPr>
          </w:rPrChange>
        </w:rPr>
        <w:lastRenderedPageBreak/>
        <w:t xml:space="preserve">agrees to refer any such dispute to a mediator to be agreed between the </w:t>
      </w:r>
      <w:r w:rsidRPr="0022764C">
        <w:rPr>
          <w:rFonts w:eastAsia="Arial" w:cstheme="minorHAnsi"/>
          <w:b/>
          <w:bCs/>
          <w:szCs w:val="18"/>
          <w:rPrChange w:id="3441"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42"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4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44" w:author="stuart wolstenholme" w:date="2026-05-29T12:46:00Z" w16du:dateUtc="2026-05-29T11:46:00Z">
            <w:rPr>
              <w:rFonts w:eastAsia="Arial" w:cstheme="minorHAnsi"/>
              <w:szCs w:val="18"/>
              <w:lang w:val="en-US"/>
            </w:rPr>
          </w:rPrChange>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22764C" w:rsidRDefault="006936E8" w:rsidP="006936E8">
      <w:pPr>
        <w:spacing w:before="0" w:after="160" w:line="259" w:lineRule="auto"/>
        <w:ind w:left="360"/>
        <w:contextualSpacing/>
        <w:rPr>
          <w:rFonts w:eastAsia="Arial" w:cstheme="minorHAnsi"/>
          <w:szCs w:val="18"/>
          <w:rPrChange w:id="3445"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46" w:author="stuart wolstenholme" w:date="2026-05-29T12:46:00Z" w16du:dateUtc="2026-05-29T11:46:00Z">
            <w:rPr>
              <w:rFonts w:eastAsia="Arial" w:cstheme="minorHAnsi"/>
              <w:szCs w:val="18"/>
              <w:lang w:val="en-US"/>
            </w:rPr>
          </w:rPrChange>
        </w:rPr>
      </w:pPr>
      <w:r w:rsidRPr="0022764C">
        <w:rPr>
          <w:rFonts w:eastAsia="Arial" w:cstheme="minorHAnsi"/>
          <w:szCs w:val="18"/>
          <w:rPrChange w:id="3447"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448"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49"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5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51" w:author="stuart wolstenholme" w:date="2026-05-29T12:46:00Z" w16du:dateUtc="2026-05-29T11:46:00Z">
            <w:rPr>
              <w:rFonts w:eastAsia="Arial" w:cstheme="minorHAnsi"/>
              <w:szCs w:val="18"/>
              <w:lang w:val="en-US"/>
            </w:rPr>
          </w:rPrChange>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rFonts w:eastAsia="Arial" w:cstheme="minorHAnsi"/>
          <w:b/>
          <w:bCs/>
          <w:szCs w:val="18"/>
          <w:rPrChange w:id="3452"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53"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54"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55" w:author="stuart wolstenholme" w:date="2026-05-29T12:46:00Z" w16du:dateUtc="2026-05-29T11:46:00Z">
            <w:rPr>
              <w:rFonts w:eastAsia="Arial" w:cstheme="minorHAnsi"/>
              <w:szCs w:val="18"/>
              <w:lang w:val="en-US"/>
            </w:rPr>
          </w:rPrChange>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22764C" w:rsidRDefault="006936E8" w:rsidP="006936E8">
      <w:pPr>
        <w:spacing w:before="0" w:after="160" w:line="259" w:lineRule="auto"/>
        <w:ind w:left="360"/>
        <w:contextualSpacing/>
        <w:rPr>
          <w:rFonts w:eastAsia="Arial" w:cstheme="minorHAnsi"/>
          <w:szCs w:val="18"/>
          <w:rPrChange w:id="3456"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8"/>
        </w:numPr>
        <w:spacing w:before="0" w:after="160" w:line="259" w:lineRule="auto"/>
        <w:contextualSpacing/>
        <w:rPr>
          <w:rFonts w:eastAsia="Arial" w:cstheme="minorHAnsi"/>
          <w:b/>
          <w:szCs w:val="22"/>
          <w:rPrChange w:id="3457" w:author="stuart wolstenholme" w:date="2026-05-29T12:46:00Z" w16du:dateUtc="2026-05-29T11:46:00Z">
            <w:rPr>
              <w:rFonts w:eastAsia="Arial" w:cstheme="minorHAnsi"/>
              <w:b/>
              <w:szCs w:val="22"/>
              <w:lang w:val="en-US"/>
            </w:rPr>
          </w:rPrChange>
        </w:rPr>
      </w:pPr>
      <w:r w:rsidRPr="0022764C">
        <w:rPr>
          <w:rFonts w:eastAsia="Arial" w:cstheme="minorHAnsi"/>
          <w:b/>
          <w:szCs w:val="22"/>
          <w:rPrChange w:id="3458" w:author="stuart wolstenholme" w:date="2026-05-29T12:46:00Z" w16du:dateUtc="2026-05-29T11:46:00Z">
            <w:rPr>
              <w:rFonts w:eastAsia="Arial" w:cstheme="minorHAnsi"/>
              <w:b/>
              <w:szCs w:val="22"/>
              <w:lang w:val="en-US"/>
            </w:rPr>
          </w:rPrChange>
        </w:rPr>
        <w:t>International Sanctions</w:t>
      </w:r>
    </w:p>
    <w:p w:rsidR="006936E8" w:rsidRPr="0022764C" w:rsidRDefault="006936E8" w:rsidP="006936E8">
      <w:pPr>
        <w:spacing w:before="0" w:after="160" w:line="259" w:lineRule="auto"/>
        <w:ind w:left="360"/>
        <w:rPr>
          <w:rFonts w:eastAsia="Arial" w:cstheme="minorHAnsi"/>
          <w:szCs w:val="18"/>
          <w:rPrChange w:id="3459" w:author="stuart wolstenholme" w:date="2026-05-29T12:46:00Z" w16du:dateUtc="2026-05-29T11:46:00Z">
            <w:rPr>
              <w:rFonts w:eastAsia="Arial" w:cstheme="minorHAnsi"/>
              <w:szCs w:val="18"/>
              <w:lang w:val="en-US"/>
            </w:rPr>
          </w:rPrChange>
        </w:rPr>
      </w:pPr>
      <w:r w:rsidRPr="0022764C">
        <w:rPr>
          <w:rFonts w:eastAsia="Arial" w:cstheme="minorHAnsi"/>
          <w:szCs w:val="18"/>
          <w:rPrChange w:id="3460"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461" w:author="stuart wolstenholme" w:date="2026-05-29T12:46:00Z" w16du:dateUtc="2026-05-29T11:46:00Z">
            <w:rPr>
              <w:rFonts w:eastAsia="Arial" w:cstheme="minorHAnsi"/>
              <w:b/>
              <w:szCs w:val="18"/>
              <w:lang w:val="en-US"/>
            </w:rPr>
          </w:rPrChange>
        </w:rPr>
        <w:t xml:space="preserve">Insurer </w:t>
      </w:r>
      <w:r w:rsidRPr="0022764C">
        <w:rPr>
          <w:rFonts w:eastAsia="Arial" w:cstheme="minorHAnsi"/>
          <w:szCs w:val="18"/>
          <w:rPrChange w:id="3462" w:author="stuart wolstenholme" w:date="2026-05-29T12:46:00Z" w16du:dateUtc="2026-05-29T11:46:00Z">
            <w:rPr>
              <w:rFonts w:eastAsia="Arial" w:cstheme="minorHAnsi"/>
              <w:szCs w:val="18"/>
              <w:lang w:val="en-US"/>
            </w:rPr>
          </w:rPrChange>
        </w:rPr>
        <w:t xml:space="preserve">will not provide cover, be liable to pay any claim or provide any benefit if to do so would expose the </w:t>
      </w:r>
      <w:r w:rsidRPr="0022764C">
        <w:rPr>
          <w:rFonts w:eastAsia="Arial" w:cstheme="minorHAnsi"/>
          <w:b/>
          <w:szCs w:val="18"/>
          <w:rPrChange w:id="3463"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64" w:author="stuart wolstenholme" w:date="2026-05-29T12:46:00Z" w16du:dateUtc="2026-05-29T11:46:00Z">
            <w:rPr>
              <w:rFonts w:eastAsia="Arial" w:cstheme="minorHAnsi"/>
              <w:szCs w:val="18"/>
              <w:lang w:val="en-US"/>
            </w:rPr>
          </w:rPrChange>
        </w:rPr>
        <w:t xml:space="preserve"> (or any parent company, direct or indirect holding company of the </w:t>
      </w:r>
      <w:r w:rsidRPr="0022764C">
        <w:rPr>
          <w:rFonts w:eastAsia="Arial" w:cstheme="minorHAnsi"/>
          <w:b/>
          <w:szCs w:val="18"/>
          <w:rPrChange w:id="3465"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66" w:author="stuart wolstenholme" w:date="2026-05-29T12:46:00Z" w16du:dateUtc="2026-05-29T11:46:00Z">
            <w:rPr>
              <w:rFonts w:eastAsia="Arial" w:cstheme="minorHAnsi"/>
              <w:szCs w:val="18"/>
              <w:lang w:val="en-US"/>
            </w:rPr>
          </w:rPrChange>
        </w:rPr>
        <w:t xml:space="preserve">) to any penalty or restriction (including extraterritorial penalties or restrictions so far as such do not contradict laws applicable to the </w:t>
      </w:r>
      <w:r w:rsidRPr="0022764C">
        <w:rPr>
          <w:rFonts w:eastAsia="Arial" w:cstheme="minorHAnsi"/>
          <w:b/>
          <w:szCs w:val="18"/>
          <w:rPrChange w:id="3467"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68" w:author="stuart wolstenholme" w:date="2026-05-29T12:46:00Z" w16du:dateUtc="2026-05-29T11:46:00Z">
            <w:rPr>
              <w:rFonts w:eastAsia="Arial" w:cstheme="minorHAnsi"/>
              <w:szCs w:val="18"/>
              <w:lang w:val="en-US"/>
            </w:rPr>
          </w:rPrChange>
        </w:rPr>
        <w:t>), arising out of any trade and economic sanctions laws or regulations which are applicable to it.</w:t>
      </w:r>
    </w:p>
    <w:p w:rsidR="006936E8" w:rsidRPr="0022764C" w:rsidRDefault="006936E8" w:rsidP="006936E8">
      <w:pPr>
        <w:pStyle w:val="Heading2"/>
        <w:numPr>
          <w:ilvl w:val="0"/>
          <w:numId w:val="508"/>
        </w:numPr>
        <w:spacing w:before="0" w:after="160" w:line="259" w:lineRule="auto"/>
        <w:rPr>
          <w:rFonts w:eastAsia="Arial" w:cstheme="minorHAnsi"/>
          <w:b/>
          <w:szCs w:val="22"/>
          <w:rPrChange w:id="3469" w:author="stuart wolstenholme" w:date="2026-05-29T12:46:00Z" w16du:dateUtc="2026-05-29T11:46:00Z">
            <w:rPr>
              <w:rFonts w:eastAsia="Arial" w:cstheme="minorHAnsi"/>
              <w:b/>
              <w:szCs w:val="22"/>
              <w:lang w:val="en-US"/>
            </w:rPr>
          </w:rPrChange>
        </w:rPr>
      </w:pPr>
      <w:r w:rsidRPr="0022764C">
        <w:rPr>
          <w:rFonts w:eastAsia="Arial" w:cstheme="minorHAnsi"/>
          <w:b/>
          <w:szCs w:val="22"/>
          <w:rPrChange w:id="3470" w:author="stuart wolstenholme" w:date="2026-05-29T12:46:00Z" w16du:dateUtc="2026-05-29T11:46:00Z">
            <w:rPr>
              <w:rFonts w:eastAsia="Arial" w:cstheme="minorHAnsi"/>
              <w:b/>
              <w:szCs w:val="22"/>
              <w:lang w:val="en-US"/>
            </w:rPr>
          </w:rPrChange>
        </w:rPr>
        <w:t>Assignment</w:t>
      </w:r>
    </w:p>
    <w:p w:rsidR="006936E8" w:rsidRPr="0022764C" w:rsidRDefault="006936E8" w:rsidP="006936E8">
      <w:pPr>
        <w:spacing w:before="0" w:after="160" w:line="259" w:lineRule="auto"/>
        <w:ind w:left="360"/>
        <w:contextualSpacing/>
        <w:rPr>
          <w:rFonts w:eastAsia="Arial" w:cstheme="minorHAnsi"/>
          <w:szCs w:val="18"/>
          <w:rPrChange w:id="3471" w:author="stuart wolstenholme" w:date="2026-05-29T12:46:00Z" w16du:dateUtc="2026-05-29T11:46:00Z">
            <w:rPr>
              <w:rFonts w:eastAsia="Arial" w:cstheme="minorHAnsi"/>
              <w:szCs w:val="18"/>
              <w:lang w:val="en-US"/>
            </w:rPr>
          </w:rPrChange>
        </w:rPr>
      </w:pPr>
      <w:r w:rsidRPr="0022764C">
        <w:rPr>
          <w:rFonts w:eastAsia="Arial" w:cstheme="minorHAnsi"/>
          <w:szCs w:val="18"/>
          <w:rPrChange w:id="3472" w:author="stuart wolstenholme" w:date="2026-05-29T12:46:00Z" w16du:dateUtc="2026-05-29T11:46:00Z">
            <w:rPr>
              <w:rFonts w:eastAsia="Arial" w:cstheme="minorHAnsi"/>
              <w:szCs w:val="18"/>
              <w:lang w:val="en-US"/>
            </w:rPr>
          </w:rPrChange>
        </w:rPr>
        <w:t xml:space="preserve">This policy of insurance (including any benefits it confers provides) are not assignable to any third party without the express approval of the </w:t>
      </w:r>
      <w:r w:rsidRPr="0022764C">
        <w:rPr>
          <w:rFonts w:eastAsia="Arial" w:cstheme="minorHAnsi"/>
          <w:b/>
          <w:bCs/>
          <w:szCs w:val="18"/>
          <w:rPrChange w:id="347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74" w:author="stuart wolstenholme" w:date="2026-05-29T12:46:00Z" w16du:dateUtc="2026-05-29T11:46:00Z">
            <w:rPr>
              <w:rFonts w:eastAsia="Arial" w:cstheme="minorHAnsi"/>
              <w:szCs w:val="18"/>
              <w:lang w:val="en-US"/>
            </w:rPr>
          </w:rPrChange>
        </w:rPr>
        <w:t xml:space="preserve"> confirmed by way of an endorsement. in writing by the </w:t>
      </w:r>
      <w:r w:rsidRPr="0022764C">
        <w:rPr>
          <w:rFonts w:eastAsia="Arial" w:cstheme="minorHAnsi"/>
          <w:b/>
          <w:szCs w:val="18"/>
          <w:rPrChange w:id="3475"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76"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Arial" w:cstheme="minorHAnsi"/>
          <w:b/>
          <w:bCs/>
          <w:sz w:val="22"/>
          <w:szCs w:val="22"/>
          <w:rPrChange w:id="3477" w:author="stuart wolstenholme" w:date="2026-05-29T12:46:00Z" w16du:dateUtc="2026-05-29T11:46:00Z">
            <w:rPr>
              <w:rFonts w:eastAsia="Arial" w:cstheme="minorHAnsi"/>
              <w:b/>
              <w:bCs/>
              <w:sz w:val="22"/>
              <w:szCs w:val="22"/>
              <w:lang w:val="en-US"/>
            </w:rPr>
          </w:rPrChange>
        </w:rPr>
      </w:pPr>
    </w:p>
    <w:p w:rsidR="006936E8" w:rsidRPr="0022764C" w:rsidRDefault="006936E8" w:rsidP="006936E8">
      <w:pPr>
        <w:pStyle w:val="Heading1"/>
        <w:numPr>
          <w:ilvl w:val="0"/>
          <w:numId w:val="508"/>
        </w:numPr>
        <w:spacing w:before="0" w:after="160" w:line="259" w:lineRule="auto"/>
        <w:contextualSpacing/>
        <w:rPr>
          <w:rFonts w:eastAsia="Arial" w:cstheme="minorHAnsi"/>
          <w:b/>
          <w:sz w:val="22"/>
          <w:szCs w:val="22"/>
          <w:rPrChange w:id="3478" w:author="stuart wolstenholme" w:date="2026-05-29T12:46:00Z" w16du:dateUtc="2026-05-29T11:46:00Z">
            <w:rPr>
              <w:rFonts w:eastAsia="Arial" w:cstheme="minorHAnsi"/>
              <w:b/>
              <w:sz w:val="22"/>
              <w:szCs w:val="22"/>
              <w:lang w:val="en-US"/>
            </w:rPr>
          </w:rPrChange>
        </w:rPr>
      </w:pPr>
      <w:r w:rsidRPr="0022764C">
        <w:rPr>
          <w:rFonts w:eastAsia="Arial" w:cstheme="minorHAnsi"/>
          <w:b/>
          <w:sz w:val="22"/>
          <w:szCs w:val="22"/>
          <w:rPrChange w:id="3479" w:author="stuart wolstenholme" w:date="2026-05-29T12:46:00Z" w16du:dateUtc="2026-05-29T11:46:00Z">
            <w:rPr>
              <w:rFonts w:eastAsia="Arial" w:cstheme="minorHAnsi"/>
              <w:b/>
              <w:sz w:val="22"/>
              <w:szCs w:val="22"/>
              <w:lang w:val="en-US"/>
            </w:rPr>
          </w:rPrChange>
        </w:rPr>
        <w:t>Complaints</w:t>
      </w:r>
    </w:p>
    <w:p w:rsidR="006936E8" w:rsidRPr="0022764C" w:rsidRDefault="006936E8" w:rsidP="006936E8">
      <w:pPr>
        <w:spacing w:before="0" w:after="160" w:line="259" w:lineRule="auto"/>
        <w:ind w:left="360"/>
        <w:contextualSpacing/>
        <w:rPr>
          <w:rFonts w:eastAsia="Arial" w:cstheme="minorHAnsi"/>
          <w:szCs w:val="18"/>
          <w:rPrChange w:id="3480" w:author="stuart wolstenholme" w:date="2026-05-29T12:46:00Z" w16du:dateUtc="2026-05-29T11:46:00Z">
            <w:rPr>
              <w:rFonts w:eastAsia="Arial" w:cstheme="minorHAnsi"/>
              <w:szCs w:val="18"/>
              <w:lang w:val="en-US"/>
            </w:rPr>
          </w:rPrChange>
        </w:rPr>
      </w:pPr>
      <w:r w:rsidRPr="0022764C">
        <w:rPr>
          <w:rFonts w:eastAsia="Arial" w:cstheme="minorHAnsi"/>
          <w:szCs w:val="18"/>
          <w:rPrChange w:id="3481"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482"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83" w:author="stuart wolstenholme" w:date="2026-05-29T12:46:00Z" w16du:dateUtc="2026-05-29T11:46:00Z">
            <w:rPr>
              <w:rFonts w:eastAsia="Arial" w:cstheme="minorHAnsi"/>
              <w:szCs w:val="18"/>
              <w:lang w:val="en-US"/>
            </w:rPr>
          </w:rPrChange>
        </w:rPr>
        <w:t xml:space="preserve"> is dedicated to providing the </w:t>
      </w:r>
      <w:r w:rsidRPr="0022764C">
        <w:rPr>
          <w:rFonts w:eastAsia="Arial" w:cstheme="minorHAnsi"/>
          <w:b/>
          <w:bCs/>
          <w:szCs w:val="18"/>
          <w:rPrChange w:id="348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85" w:author="stuart wolstenholme" w:date="2026-05-29T12:46:00Z" w16du:dateUtc="2026-05-29T11:46:00Z">
            <w:rPr>
              <w:rFonts w:eastAsia="Arial" w:cstheme="minorHAnsi"/>
              <w:szCs w:val="18"/>
              <w:lang w:val="en-US"/>
            </w:rPr>
          </w:rPrChange>
        </w:rPr>
        <w:t xml:space="preserve"> with a </w:t>
      </w:r>
      <w:del w:id="3486" w:author="stuart wolstenholme" w:date="2026-05-29T12:49:00Z" w16du:dateUtc="2026-05-29T11:49:00Z">
        <w:r w:rsidRPr="0022764C" w:rsidDel="0022764C">
          <w:rPr>
            <w:rFonts w:eastAsia="Arial" w:cstheme="minorHAnsi"/>
            <w:szCs w:val="18"/>
            <w:rPrChange w:id="3487" w:author="stuart wolstenholme" w:date="2026-05-29T12:46:00Z" w16du:dateUtc="2026-05-29T11:46:00Z">
              <w:rPr>
                <w:rFonts w:eastAsia="Arial" w:cstheme="minorHAnsi"/>
                <w:szCs w:val="18"/>
                <w:lang w:val="en-US"/>
              </w:rPr>
            </w:rPrChange>
          </w:rPr>
          <w:delText>high quality</w:delText>
        </w:r>
      </w:del>
      <w:ins w:id="3488" w:author="stuart wolstenholme" w:date="2026-05-29T12:49:00Z" w16du:dateUtc="2026-05-29T11:49:00Z">
        <w:r w:rsidR="0022764C" w:rsidRPr="0022764C">
          <w:rPr>
            <w:rFonts w:eastAsia="Arial" w:cstheme="minorHAnsi"/>
            <w:szCs w:val="18"/>
          </w:rPr>
          <w:t>high-quality</w:t>
        </w:r>
      </w:ins>
      <w:r w:rsidRPr="0022764C">
        <w:rPr>
          <w:rFonts w:eastAsia="Arial" w:cstheme="minorHAnsi"/>
          <w:szCs w:val="18"/>
          <w:rPrChange w:id="3489" w:author="stuart wolstenholme" w:date="2026-05-29T12:46:00Z" w16du:dateUtc="2026-05-29T11:46:00Z">
            <w:rPr>
              <w:rFonts w:eastAsia="Arial" w:cstheme="minorHAnsi"/>
              <w:szCs w:val="18"/>
              <w:lang w:val="en-US"/>
            </w:rPr>
          </w:rPrChange>
        </w:rPr>
        <w:t xml:space="preserve"> service and the </w:t>
      </w:r>
      <w:r w:rsidRPr="0022764C">
        <w:rPr>
          <w:rFonts w:eastAsia="Arial" w:cstheme="minorHAnsi"/>
          <w:b/>
          <w:bCs/>
          <w:szCs w:val="18"/>
          <w:rPrChange w:id="349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91" w:author="stuart wolstenholme" w:date="2026-05-29T12:46:00Z" w16du:dateUtc="2026-05-29T11:46:00Z">
            <w:rPr>
              <w:rFonts w:eastAsia="Arial" w:cstheme="minorHAnsi"/>
              <w:szCs w:val="18"/>
              <w:lang w:val="en-US"/>
            </w:rPr>
          </w:rPrChange>
        </w:rPr>
        <w:t xml:space="preserve"> wants to ensure that this is maintained at all times.  If the </w:t>
      </w:r>
      <w:r w:rsidRPr="0022764C">
        <w:rPr>
          <w:rFonts w:eastAsia="Arial" w:cstheme="minorHAnsi"/>
          <w:b/>
          <w:bCs/>
          <w:szCs w:val="18"/>
          <w:rPrChange w:id="349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93" w:author="stuart wolstenholme" w:date="2026-05-29T12:46:00Z" w16du:dateUtc="2026-05-29T11:46:00Z">
            <w:rPr>
              <w:rFonts w:eastAsia="Arial" w:cstheme="minorHAnsi"/>
              <w:szCs w:val="18"/>
              <w:lang w:val="en-US"/>
            </w:rPr>
          </w:rPrChange>
        </w:rPr>
        <w:t xml:space="preserve"> feels that the Insurer has not offered the </w:t>
      </w:r>
      <w:r w:rsidRPr="0022764C">
        <w:rPr>
          <w:rFonts w:eastAsia="Arial" w:cstheme="minorHAnsi"/>
          <w:b/>
          <w:bCs/>
          <w:szCs w:val="18"/>
          <w:rPrChange w:id="349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95" w:author="stuart wolstenholme" w:date="2026-05-29T12:46:00Z" w16du:dateUtc="2026-05-29T11:46:00Z">
            <w:rPr>
              <w:rFonts w:eastAsia="Arial" w:cstheme="minorHAnsi"/>
              <w:szCs w:val="18"/>
              <w:lang w:val="en-US"/>
            </w:rPr>
          </w:rPrChange>
        </w:rPr>
        <w:t xml:space="preserve"> a </w:t>
      </w:r>
      <w:del w:id="3496" w:author="stuart wolstenholme" w:date="2026-05-29T12:49:00Z" w16du:dateUtc="2026-05-29T11:49:00Z">
        <w:r w:rsidRPr="0022764C" w:rsidDel="0022764C">
          <w:rPr>
            <w:rFonts w:eastAsia="Arial" w:cstheme="minorHAnsi"/>
            <w:szCs w:val="18"/>
            <w:rPrChange w:id="3497" w:author="stuart wolstenholme" w:date="2026-05-29T12:46:00Z" w16du:dateUtc="2026-05-29T11:46:00Z">
              <w:rPr>
                <w:rFonts w:eastAsia="Arial" w:cstheme="minorHAnsi"/>
                <w:szCs w:val="18"/>
                <w:lang w:val="en-US"/>
              </w:rPr>
            </w:rPrChange>
          </w:rPr>
          <w:delText>first class</w:delText>
        </w:r>
      </w:del>
      <w:ins w:id="3498" w:author="stuart wolstenholme" w:date="2026-05-29T12:49:00Z" w16du:dateUtc="2026-05-29T11:49:00Z">
        <w:r w:rsidR="0022764C" w:rsidRPr="0022764C">
          <w:rPr>
            <w:rFonts w:eastAsia="Arial" w:cstheme="minorHAnsi"/>
            <w:szCs w:val="18"/>
          </w:rPr>
          <w:t>first-class</w:t>
        </w:r>
      </w:ins>
      <w:r w:rsidRPr="0022764C">
        <w:rPr>
          <w:rFonts w:eastAsia="Arial" w:cstheme="minorHAnsi"/>
          <w:szCs w:val="18"/>
          <w:rPrChange w:id="3499" w:author="stuart wolstenholme" w:date="2026-05-29T12:46:00Z" w16du:dateUtc="2026-05-29T11:46:00Z">
            <w:rPr>
              <w:rFonts w:eastAsia="Arial" w:cstheme="minorHAnsi"/>
              <w:szCs w:val="18"/>
              <w:lang w:val="en-US"/>
            </w:rPr>
          </w:rPrChange>
        </w:rPr>
        <w:t xml:space="preserve"> service, please write and the </w:t>
      </w:r>
      <w:r w:rsidRPr="0022764C">
        <w:rPr>
          <w:rFonts w:eastAsia="Arial" w:cstheme="minorHAnsi"/>
          <w:b/>
          <w:bCs/>
          <w:szCs w:val="18"/>
          <w:rPrChange w:id="3500"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01" w:author="stuart wolstenholme" w:date="2026-05-29T12:46:00Z" w16du:dateUtc="2026-05-29T11:46:00Z">
            <w:rPr>
              <w:rFonts w:eastAsia="Arial" w:cstheme="minorHAnsi"/>
              <w:szCs w:val="18"/>
              <w:lang w:val="en-US"/>
            </w:rPr>
          </w:rPrChange>
        </w:rPr>
        <w:t xml:space="preserve">will do its best to resolve the problem. If the </w:t>
      </w:r>
      <w:r w:rsidRPr="0022764C">
        <w:rPr>
          <w:rFonts w:eastAsia="Arial" w:cstheme="minorHAnsi"/>
          <w:b/>
          <w:bCs/>
          <w:szCs w:val="18"/>
          <w:rPrChange w:id="350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3" w:author="stuart wolstenholme" w:date="2026-05-29T12:46:00Z" w16du:dateUtc="2026-05-29T11:46:00Z">
            <w:rPr>
              <w:rFonts w:eastAsia="Arial" w:cstheme="minorHAnsi"/>
              <w:szCs w:val="18"/>
              <w:lang w:val="en-US"/>
            </w:rPr>
          </w:rPrChange>
        </w:rPr>
        <w:t xml:space="preserve"> has any questions or concerns about the policy or the handling of a </w:t>
      </w:r>
      <w:r w:rsidRPr="0022764C">
        <w:rPr>
          <w:rFonts w:eastAsia="Arial" w:cstheme="minorHAnsi"/>
          <w:b/>
          <w:bCs/>
          <w:szCs w:val="18"/>
          <w:rPrChange w:id="3504"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505"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50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7" w:author="stuart wolstenholme" w:date="2026-05-29T12:46:00Z" w16du:dateUtc="2026-05-29T11:46:00Z">
            <w:rPr>
              <w:rFonts w:eastAsia="Arial" w:cstheme="minorHAnsi"/>
              <w:szCs w:val="18"/>
              <w:lang w:val="en-US"/>
            </w:rPr>
          </w:rPrChange>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22764C" w:rsidRDefault="006936E8" w:rsidP="006936E8">
      <w:pPr>
        <w:spacing w:before="0" w:after="160" w:line="259" w:lineRule="auto"/>
        <w:ind w:left="360"/>
        <w:contextualSpacing/>
        <w:rPr>
          <w:rFonts w:eastAsia="Arial" w:cstheme="minorHAnsi"/>
          <w:szCs w:val="18"/>
          <w:rPrChange w:id="3508"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spacing w:before="0" w:after="160" w:line="259" w:lineRule="auto"/>
        <w:ind w:left="360"/>
        <w:contextualSpacing/>
        <w:rPr>
          <w:rFonts w:eastAsia="Arial" w:cstheme="minorHAnsi"/>
          <w:szCs w:val="18"/>
          <w:rPrChange w:id="3509" w:author="stuart wolstenholme" w:date="2026-05-29T12:46:00Z" w16du:dateUtc="2026-05-29T11:46:00Z">
            <w:rPr>
              <w:rFonts w:eastAsia="Arial" w:cstheme="minorHAnsi"/>
              <w:szCs w:val="18"/>
              <w:lang w:val="en-US"/>
            </w:rPr>
          </w:rPrChange>
        </w:rPr>
      </w:pPr>
      <w:r w:rsidRPr="0022764C">
        <w:rPr>
          <w:rFonts w:eastAsia="Arial" w:cstheme="minorHAnsi"/>
          <w:szCs w:val="18"/>
          <w:rPrChange w:id="3510" w:author="stuart wolstenholme" w:date="2026-05-29T12:46:00Z" w16du:dateUtc="2026-05-29T11:46:00Z">
            <w:rPr>
              <w:rFonts w:eastAsia="Arial" w:cstheme="minorHAnsi"/>
              <w:szCs w:val="18"/>
              <w:lang w:val="en-US"/>
            </w:rPr>
          </w:rPrChange>
        </w:rPr>
        <w:t>The Financial Ombudsman Service (FOS)</w:t>
      </w:r>
    </w:p>
    <w:p w:rsidR="006936E8" w:rsidRPr="0022764C" w:rsidRDefault="006936E8" w:rsidP="006936E8">
      <w:pPr>
        <w:spacing w:before="0" w:after="160" w:line="259" w:lineRule="auto"/>
        <w:ind w:left="360"/>
        <w:contextualSpacing/>
        <w:rPr>
          <w:rFonts w:eastAsia="Arial" w:cstheme="minorHAnsi"/>
          <w:szCs w:val="18"/>
          <w:rPrChange w:id="3511" w:author="stuart wolstenholme" w:date="2026-05-29T12:46:00Z" w16du:dateUtc="2026-05-29T11:46:00Z">
            <w:rPr>
              <w:rFonts w:eastAsia="Arial" w:cstheme="minorHAnsi"/>
              <w:szCs w:val="18"/>
              <w:lang w:val="en-US"/>
            </w:rPr>
          </w:rPrChange>
        </w:rPr>
      </w:pPr>
      <w:r w:rsidRPr="0022764C">
        <w:rPr>
          <w:rFonts w:eastAsia="Arial" w:cstheme="minorHAnsi"/>
          <w:szCs w:val="18"/>
          <w:rPrChange w:id="3512" w:author="stuart wolstenholme" w:date="2026-05-29T12:46:00Z" w16du:dateUtc="2026-05-29T11:46:00Z">
            <w:rPr>
              <w:rFonts w:eastAsia="Arial" w:cstheme="minorHAnsi"/>
              <w:szCs w:val="18"/>
              <w:lang w:val="en-US"/>
            </w:rPr>
          </w:rPrChange>
        </w:rPr>
        <w:t xml:space="preserve">Should the </w:t>
      </w:r>
      <w:r w:rsidRPr="0022764C">
        <w:rPr>
          <w:rFonts w:eastAsia="Arial" w:cstheme="minorHAnsi"/>
          <w:b/>
          <w:bCs/>
          <w:szCs w:val="18"/>
          <w:rPrChange w:id="351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14" w:author="stuart wolstenholme" w:date="2026-05-29T12:46:00Z" w16du:dateUtc="2026-05-29T11:46:00Z">
            <w:rPr>
              <w:rFonts w:eastAsia="Arial" w:cstheme="minorHAnsi"/>
              <w:szCs w:val="18"/>
              <w:lang w:val="en-US"/>
            </w:rPr>
          </w:rPrChange>
        </w:rPr>
        <w:t xml:space="preserve"> be dissatisfied with the outcome of the complaint, the </w:t>
      </w:r>
      <w:r w:rsidRPr="0022764C">
        <w:rPr>
          <w:rFonts w:eastAsia="Arial" w:cstheme="minorHAnsi"/>
          <w:b/>
          <w:bCs/>
          <w:szCs w:val="18"/>
          <w:rPrChange w:id="351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16" w:author="stuart wolstenholme" w:date="2026-05-29T12:46:00Z" w16du:dateUtc="2026-05-29T11:46:00Z">
            <w:rPr>
              <w:rFonts w:eastAsia="Arial" w:cstheme="minorHAnsi"/>
              <w:szCs w:val="18"/>
              <w:lang w:val="en-US"/>
            </w:rPr>
          </w:rPrChange>
        </w:rPr>
        <w:t xml:space="preserve"> may have the right to refer the complaint to the Financial </w:t>
      </w:r>
      <w:r w:rsidRPr="0022764C">
        <w:rPr>
          <w:rFonts w:eastAsia="Arial" w:cstheme="minorHAnsi"/>
          <w:szCs w:val="18"/>
          <w:rPrChange w:id="3517" w:author="stuart wolstenholme" w:date="2026-05-29T12:46:00Z" w16du:dateUtc="2026-05-29T11:46:00Z">
            <w:rPr>
              <w:rFonts w:eastAsia="Arial" w:cstheme="minorHAnsi"/>
              <w:szCs w:val="18"/>
              <w:lang w:val="en-US"/>
            </w:rPr>
          </w:rPrChange>
        </w:rPr>
        <w:t>Ombudsman Service. The FOS is an independent service in the UK for settling disputes between consumers and businesses providing financial services. Contacting the FOS does not affect the right to take legal action.</w:t>
      </w:r>
    </w:p>
    <w:p w:rsidR="006936E8" w:rsidRPr="0022764C" w:rsidRDefault="006936E8" w:rsidP="006936E8">
      <w:pPr>
        <w:spacing w:before="0" w:after="160" w:line="259" w:lineRule="auto"/>
        <w:ind w:left="360"/>
        <w:contextualSpacing/>
        <w:rPr>
          <w:rFonts w:eastAsia="Arial" w:cstheme="minorHAnsi"/>
          <w:szCs w:val="18"/>
          <w:rPrChange w:id="3518"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19" w:author="stuart wolstenholme" w:date="2026-05-29T12:46:00Z" w16du:dateUtc="2026-05-29T11:46:00Z">
            <w:rPr>
              <w:rFonts w:eastAsia="Arial" w:cstheme="minorHAnsi"/>
              <w:szCs w:val="18"/>
              <w:lang w:val="en-US"/>
            </w:rPr>
          </w:rPrChange>
        </w:rPr>
      </w:pPr>
      <w:r w:rsidRPr="0022764C">
        <w:rPr>
          <w:rFonts w:eastAsia="Arial" w:cstheme="minorHAnsi"/>
          <w:szCs w:val="18"/>
          <w:rPrChange w:id="3520" w:author="stuart wolstenholme" w:date="2026-05-29T12:46:00Z" w16du:dateUtc="2026-05-29T11:46:00Z">
            <w:rPr>
              <w:rFonts w:eastAsia="Arial" w:cstheme="minorHAnsi"/>
              <w:szCs w:val="18"/>
              <w:lang w:val="en-US"/>
            </w:rPr>
          </w:rPrChange>
        </w:rPr>
        <w:t>The FOS’s contact details are as follows:</w:t>
      </w:r>
      <w:r w:rsidRPr="0022764C">
        <w:rPr>
          <w:rFonts w:eastAsia="Arial" w:cstheme="minorHAnsi"/>
          <w:szCs w:val="18"/>
          <w:rPrChange w:id="3521" w:author="stuart wolstenholme" w:date="2026-05-29T12:46:00Z" w16du:dateUtc="2026-05-29T11:46:00Z">
            <w:rPr>
              <w:rFonts w:eastAsia="Arial" w:cstheme="minorHAnsi"/>
              <w:szCs w:val="18"/>
              <w:lang w:val="en-US"/>
            </w:rPr>
          </w:rPrChange>
        </w:rPr>
        <w:br/>
        <w:t>Financial Ombudsman Service</w:t>
      </w:r>
      <w:r w:rsidRPr="0022764C">
        <w:rPr>
          <w:rFonts w:eastAsia="Arial" w:cstheme="minorHAnsi"/>
          <w:szCs w:val="18"/>
          <w:rPrChange w:id="3522" w:author="stuart wolstenholme" w:date="2026-05-29T12:46:00Z" w16du:dateUtc="2026-05-29T11:46:00Z">
            <w:rPr>
              <w:rFonts w:eastAsia="Arial" w:cstheme="minorHAnsi"/>
              <w:szCs w:val="18"/>
              <w:lang w:val="en-US"/>
            </w:rPr>
          </w:rPrChange>
        </w:rPr>
        <w:br/>
        <w:t>Exchange Tower</w:t>
      </w:r>
      <w:r w:rsidRPr="0022764C">
        <w:rPr>
          <w:rFonts w:eastAsia="Arial" w:cstheme="minorHAnsi"/>
          <w:szCs w:val="18"/>
          <w:rPrChange w:id="3523" w:author="stuart wolstenholme" w:date="2026-05-29T12:46:00Z" w16du:dateUtc="2026-05-29T11:46:00Z">
            <w:rPr>
              <w:rFonts w:eastAsia="Arial" w:cstheme="minorHAnsi"/>
              <w:szCs w:val="18"/>
              <w:lang w:val="en-US"/>
            </w:rPr>
          </w:rPrChange>
        </w:rPr>
        <w:br/>
        <w:t>London E14 9SR</w:t>
      </w:r>
      <w:r w:rsidRPr="0022764C">
        <w:rPr>
          <w:rFonts w:eastAsia="Arial" w:cstheme="minorHAnsi"/>
          <w:szCs w:val="18"/>
          <w:rPrChange w:id="3524" w:author="stuart wolstenholme" w:date="2026-05-29T12:46:00Z" w16du:dateUtc="2026-05-29T11:46:00Z">
            <w:rPr>
              <w:rFonts w:eastAsia="Arial" w:cstheme="minorHAnsi"/>
              <w:szCs w:val="18"/>
              <w:lang w:val="en-US"/>
            </w:rPr>
          </w:rPrChange>
        </w:rPr>
        <w:br/>
        <w:t xml:space="preserve">Email: </w:t>
      </w:r>
      <w:r w:rsidRPr="0022764C">
        <w:fldChar w:fldCharType="begin"/>
      </w:r>
      <w:r w:rsidRPr="0022764C">
        <w:instrText>HYPERLINK "mailto:complaint.info@financial-ombudsman.org.uk"</w:instrText>
      </w:r>
      <w:r w:rsidRPr="004E50D0">
        <w:fldChar w:fldCharType="separate"/>
      </w:r>
      <w:r w:rsidRPr="0022764C">
        <w:rPr>
          <w:rFonts w:eastAsia="Arial" w:cstheme="minorHAnsi"/>
          <w:szCs w:val="18"/>
          <w:u w:val="single"/>
          <w:rPrChange w:id="3525" w:author="stuart wolstenholme" w:date="2026-05-29T12:46:00Z" w16du:dateUtc="2026-05-29T11:46:00Z">
            <w:rPr>
              <w:rFonts w:eastAsia="Arial" w:cstheme="minorHAnsi"/>
              <w:szCs w:val="18"/>
              <w:u w:val="single"/>
              <w:lang w:val="en-US"/>
            </w:rPr>
          </w:rPrChange>
        </w:rPr>
        <w:t>complaint.info@financial-ombudsman.org.uk</w:t>
      </w:r>
      <w:r w:rsidRPr="0022764C">
        <w:fldChar w:fldCharType="end"/>
      </w:r>
      <w:r w:rsidRPr="0022764C">
        <w:rPr>
          <w:rFonts w:eastAsia="Arial" w:cstheme="minorHAnsi"/>
          <w:szCs w:val="18"/>
          <w:rPrChange w:id="3526" w:author="stuart wolstenholme" w:date="2026-05-29T12:46:00Z" w16du:dateUtc="2026-05-29T11:46:00Z">
            <w:rPr>
              <w:rFonts w:eastAsia="Arial" w:cstheme="minorHAnsi"/>
              <w:szCs w:val="18"/>
              <w:lang w:val="en-US"/>
            </w:rPr>
          </w:rPrChange>
        </w:rPr>
        <w:br/>
        <w:t>Telephone: +44 (0)30 0123 9123</w:t>
      </w:r>
      <w:r w:rsidRPr="0022764C">
        <w:rPr>
          <w:rFonts w:eastAsia="Arial" w:cstheme="minorHAnsi"/>
          <w:szCs w:val="18"/>
          <w:rPrChange w:id="3527" w:author="stuart wolstenholme" w:date="2026-05-29T12:46:00Z" w16du:dateUtc="2026-05-29T11:46:00Z">
            <w:rPr>
              <w:rFonts w:eastAsia="Arial" w:cstheme="minorHAnsi"/>
              <w:szCs w:val="18"/>
              <w:lang w:val="en-US"/>
            </w:rPr>
          </w:rPrChange>
        </w:rPr>
        <w:br/>
        <w:t xml:space="preserve">Website: </w:t>
      </w:r>
      <w:r w:rsidRPr="0022764C">
        <w:fldChar w:fldCharType="begin"/>
      </w:r>
      <w:r w:rsidRPr="0022764C">
        <w:instrText>HYPERLINK "http://www.financial-ombudsman.org.uk"</w:instrText>
      </w:r>
      <w:r w:rsidRPr="004E50D0">
        <w:fldChar w:fldCharType="separate"/>
      </w:r>
      <w:r w:rsidRPr="0022764C">
        <w:rPr>
          <w:rFonts w:eastAsia="Arial" w:cstheme="minorHAnsi"/>
          <w:color w:val="000000"/>
          <w:szCs w:val="18"/>
          <w:u w:val="single"/>
          <w:rPrChange w:id="3528" w:author="stuart wolstenholme" w:date="2026-05-29T12:46:00Z" w16du:dateUtc="2026-05-29T11:46:00Z">
            <w:rPr>
              <w:rFonts w:eastAsia="Arial" w:cstheme="minorHAnsi"/>
              <w:color w:val="000000"/>
              <w:szCs w:val="18"/>
              <w:u w:val="single"/>
              <w:lang w:val="en-US"/>
            </w:rPr>
          </w:rPrChange>
        </w:rPr>
        <w:t>www.financial-ombudsman.org.uk</w:t>
      </w:r>
      <w:r w:rsidRPr="0022764C">
        <w:fldChar w:fldCharType="end"/>
      </w:r>
    </w:p>
    <w:p w:rsidR="006936E8" w:rsidRPr="0022764C" w:rsidRDefault="006936E8" w:rsidP="006936E8">
      <w:pPr>
        <w:spacing w:before="0" w:after="160" w:line="259" w:lineRule="auto"/>
        <w:ind w:left="360"/>
        <w:contextualSpacing/>
        <w:rPr>
          <w:rFonts w:eastAsia="Arial" w:cstheme="minorHAnsi"/>
          <w:sz w:val="15"/>
          <w:szCs w:val="22"/>
          <w:rPrChange w:id="3529" w:author="stuart wolstenholme" w:date="2026-05-29T12:46:00Z" w16du:dateUtc="2026-05-29T11:46:00Z">
            <w:rPr>
              <w:rFonts w:eastAsia="Arial" w:cstheme="minorHAnsi"/>
              <w:sz w:val="15"/>
              <w:szCs w:val="22"/>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30" w:author="stuart wolstenholme" w:date="2026-05-29T12:46:00Z" w16du:dateUtc="2026-05-29T11:46:00Z">
            <w:rPr>
              <w:rFonts w:eastAsia="Arial" w:cstheme="minorHAnsi"/>
              <w:szCs w:val="18"/>
              <w:lang w:val="en-US"/>
            </w:rPr>
          </w:rPrChange>
        </w:rPr>
      </w:pPr>
      <w:r w:rsidRPr="0022764C">
        <w:rPr>
          <w:rFonts w:eastAsia="Arial" w:cstheme="minorHAnsi"/>
          <w:szCs w:val="18"/>
          <w:rPrChange w:id="3531" w:author="stuart wolstenholme" w:date="2026-05-29T12:46:00Z" w16du:dateUtc="2026-05-29T11:46:00Z">
            <w:rPr>
              <w:rFonts w:eastAsia="Arial" w:cstheme="minorHAnsi"/>
              <w:szCs w:val="18"/>
              <w:lang w:val="en-US"/>
            </w:rPr>
          </w:rPrChange>
        </w:rPr>
        <w:t>The European Commission Online Dispute Resolution Platform (ODR)</w:t>
      </w:r>
    </w:p>
    <w:p w:rsidR="006936E8" w:rsidRPr="0022764C" w:rsidRDefault="006936E8" w:rsidP="006936E8">
      <w:pPr>
        <w:spacing w:before="0" w:after="160" w:line="259" w:lineRule="auto"/>
        <w:ind w:left="360"/>
        <w:contextualSpacing/>
        <w:rPr>
          <w:rFonts w:eastAsia="Arial" w:cstheme="minorHAnsi"/>
          <w:szCs w:val="18"/>
          <w:rPrChange w:id="3532" w:author="stuart wolstenholme" w:date="2026-05-29T12:46:00Z" w16du:dateUtc="2026-05-29T11:46:00Z">
            <w:rPr>
              <w:rFonts w:eastAsia="Arial" w:cstheme="minorHAnsi"/>
              <w:szCs w:val="18"/>
              <w:lang w:val="en-US"/>
            </w:rPr>
          </w:rPrChange>
        </w:rPr>
      </w:pPr>
      <w:r w:rsidRPr="0022764C">
        <w:rPr>
          <w:rFonts w:eastAsia="Arial" w:cstheme="minorHAnsi"/>
          <w:szCs w:val="18"/>
          <w:rPrChange w:id="3533" w:author="stuart wolstenholme" w:date="2026-05-29T12:46:00Z" w16du:dateUtc="2026-05-29T11:46:00Z">
            <w:rPr>
              <w:rFonts w:eastAsia="Arial" w:cstheme="minorHAnsi"/>
              <w:szCs w:val="18"/>
              <w:lang w:val="en-US"/>
            </w:rPr>
          </w:rPrChange>
        </w:rPr>
        <w:t xml:space="preserve">If the </w:t>
      </w:r>
      <w:r w:rsidRPr="0022764C">
        <w:rPr>
          <w:rFonts w:eastAsia="Arial" w:cstheme="minorHAnsi"/>
          <w:b/>
          <w:bCs/>
          <w:szCs w:val="18"/>
          <w:rPrChange w:id="353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35" w:author="stuart wolstenholme" w:date="2026-05-29T12:46:00Z" w16du:dateUtc="2026-05-29T11:46:00Z">
            <w:rPr>
              <w:rFonts w:eastAsia="Arial" w:cstheme="minorHAnsi"/>
              <w:szCs w:val="18"/>
              <w:lang w:val="en-US"/>
            </w:rPr>
          </w:rPrChange>
        </w:rPr>
        <w:t xml:space="preserve"> was sold this product online or by other electronic means and within the European Union (EU), the </w:t>
      </w:r>
      <w:r w:rsidRPr="0022764C">
        <w:rPr>
          <w:rFonts w:eastAsia="Arial" w:cstheme="minorHAnsi"/>
          <w:b/>
          <w:bCs/>
          <w:szCs w:val="18"/>
          <w:rPrChange w:id="353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37" w:author="stuart wolstenholme" w:date="2026-05-29T12:46:00Z" w16du:dateUtc="2026-05-29T11:46:00Z">
            <w:rPr>
              <w:rFonts w:eastAsia="Arial" w:cstheme="minorHAnsi"/>
              <w:szCs w:val="18"/>
              <w:lang w:val="en-US"/>
            </w:rPr>
          </w:rPrChange>
        </w:rPr>
        <w:t xml:space="preserve"> may refer the complaint to the EU Online Dispute Resolution (ODR) platform. Upon receipt of the complaint, the ODR will escalate the complaint to the </w:t>
      </w:r>
      <w:r w:rsidRPr="0022764C">
        <w:rPr>
          <w:rFonts w:eastAsia="Arial" w:cstheme="minorHAnsi"/>
          <w:b/>
          <w:bCs/>
          <w:szCs w:val="18"/>
          <w:rPrChange w:id="3538"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39" w:author="stuart wolstenholme" w:date="2026-05-29T12:46:00Z" w16du:dateUtc="2026-05-29T11:46:00Z">
            <w:rPr>
              <w:rFonts w:eastAsia="Arial" w:cstheme="minorHAnsi"/>
              <w:szCs w:val="18"/>
              <w:lang w:val="en-US"/>
            </w:rPr>
          </w:rPrChange>
        </w:rPr>
        <w:t xml:space="preserve"> local dispute resolution service – this process is free and conducted entirely online.  The </w:t>
      </w:r>
      <w:r w:rsidRPr="0022764C">
        <w:rPr>
          <w:rFonts w:eastAsia="Arial" w:cstheme="minorHAnsi"/>
          <w:b/>
          <w:bCs/>
          <w:szCs w:val="18"/>
          <w:rPrChange w:id="354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41" w:author="stuart wolstenholme" w:date="2026-05-29T12:46:00Z" w16du:dateUtc="2026-05-29T11:46:00Z">
            <w:rPr>
              <w:rFonts w:eastAsia="Arial" w:cstheme="minorHAnsi"/>
              <w:szCs w:val="18"/>
              <w:lang w:val="en-US"/>
            </w:rPr>
          </w:rPrChange>
        </w:rPr>
        <w:t xml:space="preserve"> can access the ODR platform on </w:t>
      </w:r>
      <w:r w:rsidRPr="0022764C">
        <w:fldChar w:fldCharType="begin"/>
      </w:r>
      <w:r w:rsidRPr="0022764C">
        <w:instrText>HYPERLINK "http://ec.europa.eu/odr"</w:instrText>
      </w:r>
      <w:r w:rsidRPr="004E50D0">
        <w:fldChar w:fldCharType="separate"/>
      </w:r>
      <w:r w:rsidRPr="0022764C">
        <w:rPr>
          <w:rFonts w:eastAsia="Arial" w:cstheme="minorHAnsi"/>
          <w:color w:val="000000"/>
          <w:szCs w:val="18"/>
          <w:u w:val="single"/>
          <w:rPrChange w:id="3542" w:author="stuart wolstenholme" w:date="2026-05-29T12:46:00Z" w16du:dateUtc="2026-05-29T11:46:00Z">
            <w:rPr>
              <w:rFonts w:eastAsia="Arial" w:cstheme="minorHAnsi"/>
              <w:color w:val="000000"/>
              <w:szCs w:val="18"/>
              <w:u w:val="single"/>
              <w:lang w:val="en-US"/>
            </w:rPr>
          </w:rPrChange>
        </w:rPr>
        <w:t>http://ec.europa.eu/odr</w:t>
      </w:r>
      <w:r w:rsidRPr="0022764C">
        <w:fldChar w:fldCharType="end"/>
      </w:r>
      <w:r w:rsidRPr="0022764C">
        <w:rPr>
          <w:rFonts w:eastAsia="Arial" w:cstheme="minorHAnsi"/>
          <w:szCs w:val="18"/>
          <w:rPrChange w:id="3543" w:author="stuart wolstenholme" w:date="2026-05-29T12:46:00Z" w16du:dateUtc="2026-05-29T11:46:00Z">
            <w:rPr>
              <w:rFonts w:eastAsia="Arial" w:cstheme="minorHAnsi"/>
              <w:szCs w:val="18"/>
              <w:lang w:val="en-US"/>
            </w:rPr>
          </w:rPrChange>
        </w:rPr>
        <w:t xml:space="preserve">. This platform will direct insurance complaints to the Financial Ombudsman Service. However, the </w:t>
      </w:r>
      <w:r w:rsidRPr="0022764C">
        <w:rPr>
          <w:rFonts w:eastAsia="Arial" w:cstheme="minorHAnsi"/>
          <w:b/>
          <w:bCs/>
          <w:szCs w:val="18"/>
          <w:rPrChange w:id="354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45" w:author="stuart wolstenholme" w:date="2026-05-29T12:46:00Z" w16du:dateUtc="2026-05-29T11:46:00Z">
            <w:rPr>
              <w:rFonts w:eastAsia="Arial" w:cstheme="minorHAnsi"/>
              <w:szCs w:val="18"/>
              <w:lang w:val="en-US"/>
            </w:rPr>
          </w:rPrChange>
        </w:rPr>
        <w:t xml:space="preserve"> may contact the FOS directly if preferred, using the details as shown above.</w:t>
      </w:r>
    </w:p>
    <w:p w:rsidR="006936E8" w:rsidRPr="0022764C" w:rsidRDefault="006936E8" w:rsidP="006936E8">
      <w:pPr>
        <w:spacing w:before="0" w:after="160" w:line="259" w:lineRule="auto"/>
        <w:ind w:left="360"/>
        <w:contextualSpacing/>
        <w:rPr>
          <w:rFonts w:eastAsia="Arial" w:cstheme="minorHAnsi"/>
          <w:szCs w:val="18"/>
          <w:rPrChange w:id="3546" w:author="stuart wolstenholme" w:date="2026-05-29T12:46:00Z" w16du:dateUtc="2026-05-29T11:46:00Z">
            <w:rPr>
              <w:rFonts w:eastAsia="Arial" w:cstheme="minorHAnsi"/>
              <w:szCs w:val="18"/>
              <w:lang w:val="en-US"/>
            </w:rPr>
          </w:rPrChange>
        </w:rPr>
      </w:pPr>
    </w:p>
    <w:p w:rsidR="006936E8" w:rsidRPr="0022764C" w:rsidRDefault="006936E8" w:rsidP="006936E8">
      <w:pPr>
        <w:pStyle w:val="Heading1"/>
        <w:numPr>
          <w:ilvl w:val="0"/>
          <w:numId w:val="508"/>
        </w:numPr>
        <w:spacing w:before="0" w:after="160" w:line="259" w:lineRule="auto"/>
        <w:contextualSpacing/>
        <w:rPr>
          <w:rFonts w:eastAsia="Arial" w:cstheme="minorHAnsi"/>
          <w:b/>
          <w:sz w:val="22"/>
          <w:szCs w:val="22"/>
          <w:rPrChange w:id="3547" w:author="stuart wolstenholme" w:date="2026-05-29T12:46:00Z" w16du:dateUtc="2026-05-29T11:46:00Z">
            <w:rPr>
              <w:rFonts w:eastAsia="Arial" w:cstheme="minorHAnsi"/>
              <w:b/>
              <w:sz w:val="22"/>
              <w:szCs w:val="22"/>
              <w:lang w:val="en-US"/>
            </w:rPr>
          </w:rPrChange>
        </w:rPr>
      </w:pPr>
      <w:r w:rsidRPr="0022764C">
        <w:rPr>
          <w:rFonts w:eastAsia="Arial" w:cstheme="minorHAnsi"/>
          <w:b/>
          <w:sz w:val="22"/>
          <w:szCs w:val="22"/>
          <w:rPrChange w:id="3548" w:author="stuart wolstenholme" w:date="2026-05-29T12:46:00Z" w16du:dateUtc="2026-05-29T11:46:00Z">
            <w:rPr>
              <w:rFonts w:eastAsia="Arial" w:cstheme="minorHAnsi"/>
              <w:b/>
              <w:sz w:val="22"/>
              <w:szCs w:val="22"/>
              <w:lang w:val="en-US"/>
            </w:rPr>
          </w:rPrChange>
        </w:rPr>
        <w:t>Data Protection Notice</w:t>
      </w:r>
    </w:p>
    <w:p w:rsidR="006936E8" w:rsidRPr="0022764C" w:rsidRDefault="006936E8" w:rsidP="006936E8">
      <w:pPr>
        <w:spacing w:before="0" w:after="160" w:line="259" w:lineRule="auto"/>
        <w:ind w:left="360"/>
        <w:contextualSpacing/>
        <w:rPr>
          <w:rFonts w:eastAsia="Arial" w:cstheme="minorHAnsi"/>
          <w:szCs w:val="18"/>
          <w:rPrChange w:id="3549" w:author="stuart wolstenholme" w:date="2026-05-29T12:46:00Z" w16du:dateUtc="2026-05-29T11:46:00Z">
            <w:rPr>
              <w:rFonts w:eastAsia="Arial" w:cstheme="minorHAnsi"/>
              <w:szCs w:val="18"/>
              <w:lang w:val="en-US"/>
            </w:rPr>
          </w:rPrChange>
        </w:rPr>
      </w:pPr>
      <w:r w:rsidRPr="0022764C">
        <w:rPr>
          <w:rFonts w:eastAsia="Arial" w:cstheme="minorHAnsi"/>
          <w:szCs w:val="18"/>
          <w:rPrChange w:id="3550" w:author="stuart wolstenholme" w:date="2026-05-29T12:46:00Z" w16du:dateUtc="2026-05-29T11:46:00Z">
            <w:rPr>
              <w:rFonts w:eastAsia="Arial" w:cstheme="minorHAnsi"/>
              <w:szCs w:val="18"/>
              <w:lang w:val="en-US"/>
            </w:rPr>
          </w:rPrChange>
        </w:rPr>
        <w:t xml:space="preserve">Tokio Marine HCC respects the </w:t>
      </w:r>
      <w:r w:rsidRPr="0022764C">
        <w:rPr>
          <w:rFonts w:eastAsia="Arial" w:cstheme="minorHAnsi"/>
          <w:b/>
          <w:bCs/>
          <w:szCs w:val="18"/>
          <w:rPrChange w:id="3551"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52" w:author="stuart wolstenholme" w:date="2026-05-29T12:46:00Z" w16du:dateUtc="2026-05-29T11:46:00Z">
            <w:rPr>
              <w:rFonts w:eastAsia="Arial" w:cstheme="minorHAnsi"/>
              <w:szCs w:val="18"/>
              <w:lang w:val="en-US"/>
            </w:rPr>
          </w:rPrChange>
        </w:rPr>
        <w:t xml:space="preserve"> right to privacy.  In our Privacy Notice (available at </w:t>
      </w:r>
      <w:r w:rsidRPr="0022764C">
        <w:fldChar w:fldCharType="begin"/>
      </w:r>
      <w:r w:rsidRPr="0022764C">
        <w:instrText>HYPERLINK "https://www.tmhcc.com/en/legal/privacy-policy"</w:instrText>
      </w:r>
      <w:r w:rsidRPr="004E50D0">
        <w:fldChar w:fldCharType="separate"/>
      </w:r>
      <w:r w:rsidRPr="0022764C">
        <w:rPr>
          <w:rFonts w:eastAsia="Arial" w:cstheme="minorHAnsi"/>
          <w:color w:val="0563C1"/>
          <w:szCs w:val="18"/>
          <w:u w:val="single"/>
          <w:rPrChange w:id="3553" w:author="stuart wolstenholme" w:date="2026-05-29T12:46:00Z" w16du:dateUtc="2026-05-29T11:46:00Z">
            <w:rPr>
              <w:rFonts w:eastAsia="Arial" w:cstheme="minorHAnsi"/>
              <w:color w:val="0563C1"/>
              <w:szCs w:val="18"/>
              <w:u w:val="single"/>
              <w:lang w:val="en-US"/>
            </w:rPr>
          </w:rPrChange>
        </w:rPr>
        <w:t>https://www.tmhcc.com/en/legal/privacy-policy</w:t>
      </w:r>
      <w:r w:rsidRPr="0022764C">
        <w:fldChar w:fldCharType="end"/>
      </w:r>
      <w:r w:rsidRPr="0022764C">
        <w:rPr>
          <w:rFonts w:eastAsia="Arial" w:cstheme="minorHAnsi"/>
          <w:szCs w:val="18"/>
          <w:rPrChange w:id="3554"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55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56" w:author="stuart wolstenholme" w:date="2026-05-29T12:46:00Z" w16du:dateUtc="2026-05-29T11:46:00Z">
            <w:rPr>
              <w:rFonts w:eastAsia="Arial" w:cstheme="minorHAnsi"/>
              <w:szCs w:val="18"/>
              <w:lang w:val="en-US"/>
            </w:rPr>
          </w:rPrChange>
        </w:rPr>
        <w:t xml:space="preserve"> explains who the </w:t>
      </w:r>
      <w:r w:rsidRPr="0022764C">
        <w:rPr>
          <w:rFonts w:eastAsia="Arial" w:cstheme="minorHAnsi"/>
          <w:b/>
          <w:bCs/>
          <w:szCs w:val="18"/>
          <w:rPrChange w:id="355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58" w:author="stuart wolstenholme" w:date="2026-05-29T12:46:00Z" w16du:dateUtc="2026-05-29T11:46:00Z">
            <w:rPr>
              <w:rFonts w:eastAsia="Arial" w:cstheme="minorHAnsi"/>
              <w:szCs w:val="18"/>
              <w:lang w:val="en-US"/>
            </w:rPr>
          </w:rPrChange>
        </w:rPr>
        <w:t xml:space="preserve"> is, and the </w:t>
      </w:r>
      <w:r w:rsidRPr="0022764C">
        <w:rPr>
          <w:rFonts w:eastAsia="Arial" w:cstheme="minorHAnsi"/>
          <w:b/>
          <w:bCs/>
          <w:szCs w:val="18"/>
          <w:rPrChange w:id="3559" w:author="stuart wolstenholme" w:date="2026-05-29T12:46:00Z" w16du:dateUtc="2026-05-29T11:46:00Z">
            <w:rPr>
              <w:rFonts w:eastAsia="Arial" w:cstheme="minorHAnsi"/>
              <w:b/>
              <w:bCs/>
              <w:szCs w:val="18"/>
              <w:lang w:val="en-US"/>
            </w:rPr>
          </w:rPrChange>
        </w:rPr>
        <w:t>Insurer’s</w:t>
      </w:r>
      <w:r w:rsidRPr="0022764C">
        <w:rPr>
          <w:rFonts w:eastAsia="Arial" w:cstheme="minorHAnsi"/>
          <w:szCs w:val="18"/>
          <w:rPrChange w:id="3560" w:author="stuart wolstenholme" w:date="2026-05-29T12:46:00Z" w16du:dateUtc="2026-05-29T11:46:00Z">
            <w:rPr>
              <w:rFonts w:eastAsia="Arial" w:cstheme="minorHAnsi"/>
              <w:szCs w:val="18"/>
              <w:lang w:val="en-US"/>
            </w:rPr>
          </w:rPrChange>
        </w:rPr>
        <w:t xml:space="preserve"> process of collecting, sharing and using personal information about the </w:t>
      </w:r>
      <w:r w:rsidRPr="0022764C">
        <w:rPr>
          <w:rFonts w:eastAsia="Arial" w:cstheme="minorHAnsi"/>
          <w:b/>
          <w:bCs/>
          <w:szCs w:val="18"/>
          <w:rPrChange w:id="356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62" w:author="stuart wolstenholme" w:date="2026-05-29T12:46:00Z" w16du:dateUtc="2026-05-29T11:46:00Z">
            <w:rPr>
              <w:rFonts w:eastAsia="Arial" w:cstheme="minorHAnsi"/>
              <w:szCs w:val="18"/>
              <w:lang w:val="en-US"/>
            </w:rPr>
          </w:rPrChange>
        </w:rPr>
        <w:t xml:space="preserve">, and how the </w:t>
      </w:r>
      <w:r w:rsidRPr="0022764C">
        <w:rPr>
          <w:rFonts w:eastAsia="Arial" w:cstheme="minorHAnsi"/>
          <w:b/>
          <w:bCs/>
          <w:szCs w:val="18"/>
          <w:rPrChange w:id="356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64" w:author="stuart wolstenholme" w:date="2026-05-29T12:46:00Z" w16du:dateUtc="2026-05-29T11:46:00Z">
            <w:rPr>
              <w:rFonts w:eastAsia="Arial" w:cstheme="minorHAnsi"/>
              <w:szCs w:val="18"/>
              <w:lang w:val="en-US"/>
            </w:rPr>
          </w:rPrChange>
        </w:rPr>
        <w:t xml:space="preserve"> can exercise its privacy rights.  If the </w:t>
      </w:r>
      <w:r w:rsidRPr="0022764C">
        <w:rPr>
          <w:rFonts w:eastAsia="Arial" w:cstheme="minorHAnsi"/>
          <w:b/>
          <w:bCs/>
          <w:szCs w:val="18"/>
          <w:rPrChange w:id="356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66" w:author="stuart wolstenholme" w:date="2026-05-29T12:46:00Z" w16du:dateUtc="2026-05-29T11:46:00Z">
            <w:rPr>
              <w:rFonts w:eastAsia="Arial" w:cstheme="minorHAnsi"/>
              <w:szCs w:val="18"/>
              <w:lang w:val="en-US"/>
            </w:rPr>
          </w:rPrChange>
        </w:rPr>
        <w:t xml:space="preserve"> has any questions or concerns about the use of personal information, then please contact </w:t>
      </w:r>
      <w:r w:rsidRPr="0022764C">
        <w:fldChar w:fldCharType="begin"/>
      </w:r>
      <w:r w:rsidRPr="0022764C">
        <w:instrText>HYPERLINK "mailto:DPO@tmhcc.com"</w:instrText>
      </w:r>
      <w:r w:rsidRPr="004E50D0">
        <w:fldChar w:fldCharType="separate"/>
      </w:r>
      <w:r w:rsidRPr="0022764C">
        <w:rPr>
          <w:rFonts w:eastAsia="Arial" w:cstheme="minorHAnsi"/>
          <w:color w:val="0563C1"/>
          <w:szCs w:val="18"/>
          <w:u w:val="single"/>
          <w:rPrChange w:id="3567" w:author="stuart wolstenholme" w:date="2026-05-29T12:46:00Z" w16du:dateUtc="2026-05-29T11:46:00Z">
            <w:rPr>
              <w:rFonts w:eastAsia="Arial" w:cstheme="minorHAnsi"/>
              <w:color w:val="0563C1"/>
              <w:szCs w:val="18"/>
              <w:u w:val="single"/>
              <w:lang w:val="en-US"/>
            </w:rPr>
          </w:rPrChange>
        </w:rPr>
        <w:t>DPO@tmhcc.com</w:t>
      </w:r>
      <w:r w:rsidRPr="0022764C">
        <w:fldChar w:fldCharType="end"/>
      </w:r>
      <w:r w:rsidRPr="0022764C">
        <w:rPr>
          <w:rFonts w:eastAsia="Arial" w:cstheme="minorHAnsi"/>
          <w:szCs w:val="18"/>
          <w:rPrChange w:id="3568"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Arial" w:cstheme="minorHAnsi"/>
          <w:szCs w:val="18"/>
          <w:rPrChange w:id="3569"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70" w:author="stuart wolstenholme" w:date="2026-05-29T12:46:00Z" w16du:dateUtc="2026-05-29T11:46:00Z">
            <w:rPr>
              <w:rFonts w:eastAsia="Arial" w:cstheme="minorHAnsi"/>
              <w:szCs w:val="18"/>
              <w:lang w:val="en-US"/>
            </w:rPr>
          </w:rPrChange>
        </w:rPr>
      </w:pPr>
      <w:r w:rsidRPr="0022764C">
        <w:rPr>
          <w:rFonts w:eastAsia="Arial" w:cstheme="minorHAnsi"/>
          <w:szCs w:val="18"/>
          <w:rPrChange w:id="3571"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72"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73" w:author="stuart wolstenholme" w:date="2026-05-29T12:46:00Z" w16du:dateUtc="2026-05-29T11:46:00Z">
            <w:rPr>
              <w:rFonts w:eastAsia="Arial" w:cstheme="minorHAnsi"/>
              <w:szCs w:val="18"/>
              <w:lang w:val="en-US"/>
            </w:rPr>
          </w:rPrChange>
        </w:rPr>
        <w:t xml:space="preserve">may collect personal information such as name, email address, postal address, telephone number, gender and date of birth.  </w:t>
      </w:r>
      <w:r w:rsidRPr="0022764C">
        <w:rPr>
          <w:rFonts w:eastAsia="Arial" w:cstheme="minorHAnsi"/>
          <w:bCs/>
          <w:szCs w:val="18"/>
          <w:rPrChange w:id="3574" w:author="stuart wolstenholme" w:date="2026-05-29T12:46:00Z" w16du:dateUtc="2026-05-29T11:46:00Z">
            <w:rPr>
              <w:rFonts w:eastAsia="Arial" w:cstheme="minorHAnsi"/>
              <w:bCs/>
              <w:szCs w:val="18"/>
              <w:lang w:val="en-US"/>
            </w:rPr>
          </w:rPrChange>
        </w:rPr>
        <w:t>This</w:t>
      </w:r>
      <w:r w:rsidRPr="0022764C">
        <w:rPr>
          <w:rFonts w:eastAsia="Arial" w:cstheme="minorHAnsi"/>
          <w:szCs w:val="18"/>
          <w:rPrChange w:id="3575" w:author="stuart wolstenholme" w:date="2026-05-29T12:46:00Z" w16du:dateUtc="2026-05-29T11:46:00Z">
            <w:rPr>
              <w:rFonts w:eastAsia="Arial" w:cstheme="minorHAnsi"/>
              <w:szCs w:val="18"/>
              <w:lang w:val="en-US"/>
            </w:rPr>
          </w:rPrChange>
        </w:rPr>
        <w:t xml:space="preserve"> personal information is needed to enter into and perform a contract with the </w:t>
      </w:r>
      <w:r w:rsidRPr="0022764C">
        <w:rPr>
          <w:rFonts w:eastAsia="Arial" w:cstheme="minorHAnsi"/>
          <w:b/>
          <w:bCs/>
          <w:szCs w:val="18"/>
          <w:rPrChange w:id="357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77"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57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79" w:author="stuart wolstenholme" w:date="2026-05-29T12:46:00Z" w16du:dateUtc="2026-05-29T11:46:00Z">
            <w:rPr>
              <w:rFonts w:eastAsia="Arial" w:cstheme="minorHAnsi"/>
              <w:szCs w:val="18"/>
              <w:lang w:val="en-US"/>
            </w:rPr>
          </w:rPrChange>
        </w:rPr>
        <w:t xml:space="preserve"> retains personal information collected where there is an ongoing legitimate business need to do so.</w:t>
      </w:r>
    </w:p>
    <w:p w:rsidR="006936E8" w:rsidRPr="0022764C" w:rsidRDefault="006936E8" w:rsidP="006936E8">
      <w:pPr>
        <w:spacing w:before="0" w:after="160" w:line="259" w:lineRule="auto"/>
        <w:ind w:left="360"/>
        <w:contextualSpacing/>
        <w:rPr>
          <w:rFonts w:eastAsia="Arial" w:cstheme="minorHAnsi"/>
          <w:sz w:val="15"/>
          <w:szCs w:val="22"/>
          <w:rPrChange w:id="3580" w:author="stuart wolstenholme" w:date="2026-05-29T12:46:00Z" w16du:dateUtc="2026-05-29T11:46:00Z">
            <w:rPr>
              <w:rFonts w:eastAsia="Arial" w:cstheme="minorHAnsi"/>
              <w:sz w:val="15"/>
              <w:szCs w:val="22"/>
              <w:lang w:val="en-US"/>
            </w:rPr>
          </w:rPrChange>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81" w:author="stuart wolstenholme" w:date="2026-05-29T12:46:00Z" w16du:dateUtc="2026-05-29T11:46:00Z">
            <w:rPr>
              <w:rFonts w:eastAsia="Arial" w:cstheme="minorHAnsi"/>
              <w:szCs w:val="18"/>
              <w:lang w:val="en-US"/>
            </w:rPr>
          </w:rPrChange>
        </w:rPr>
        <w:t xml:space="preserve">any competent law enforcement body, regulatory, government agency, court or other third party where the </w:t>
      </w:r>
      <w:r w:rsidRPr="0022764C">
        <w:rPr>
          <w:rFonts w:eastAsia="Arial" w:cstheme="minorHAnsi"/>
          <w:b/>
          <w:bCs/>
          <w:szCs w:val="18"/>
          <w:rPrChange w:id="3582"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83" w:author="stuart wolstenholme" w:date="2026-05-29T12:46:00Z" w16du:dateUtc="2026-05-29T11:46:00Z">
            <w:rPr>
              <w:rFonts w:eastAsia="Arial" w:cstheme="minorHAnsi"/>
              <w:szCs w:val="18"/>
              <w:lang w:val="en-US"/>
            </w:rPr>
          </w:rPrChange>
        </w:rPr>
        <w:t xml:space="preserve">believes </w:t>
      </w:r>
      <w:r w:rsidRPr="0022764C">
        <w:rPr>
          <w:rFonts w:eastAsia="Arial" w:cstheme="minorHAnsi"/>
          <w:szCs w:val="18"/>
          <w:rPrChange w:id="3584" w:author="stuart wolstenholme" w:date="2026-05-29T12:46:00Z" w16du:dateUtc="2026-05-29T11:46:00Z">
            <w:rPr>
              <w:rFonts w:eastAsia="Arial" w:cstheme="minorHAnsi"/>
              <w:szCs w:val="18"/>
              <w:lang w:val="en-US"/>
            </w:rPr>
          </w:rPrChange>
        </w:rPr>
        <w:lastRenderedPageBreak/>
        <w:t>disclosure is necessary (</w:t>
      </w:r>
      <w:del w:id="3585" w:author="stuart wolstenholme" w:date="2026-05-29T12:49:00Z" w16du:dateUtc="2026-05-29T11:49:00Z">
        <w:r w:rsidRPr="0022764C" w:rsidDel="0022764C">
          <w:rPr>
            <w:rFonts w:eastAsia="Arial" w:cstheme="minorHAnsi"/>
            <w:szCs w:val="18"/>
            <w:rPrChange w:id="3586" w:author="stuart wolstenholme" w:date="2026-05-29T12:46:00Z" w16du:dateUtc="2026-05-29T11:46:00Z">
              <w:rPr>
                <w:rFonts w:eastAsia="Arial" w:cstheme="minorHAnsi"/>
                <w:szCs w:val="18"/>
                <w:lang w:val="en-US"/>
              </w:rPr>
            </w:rPrChange>
          </w:rPr>
          <w:delText>i</w:delText>
        </w:r>
      </w:del>
      <w:ins w:id="3587" w:author="stuart wolstenholme" w:date="2026-05-29T12:49:00Z" w16du:dateUtc="2026-05-29T11:49:00Z">
        <w:r w:rsidR="0022764C" w:rsidRPr="0022764C">
          <w:rPr>
            <w:rFonts w:eastAsia="Arial" w:cstheme="minorHAnsi"/>
            <w:szCs w:val="18"/>
          </w:rPr>
          <w:t>I</w:t>
        </w:r>
      </w:ins>
      <w:r w:rsidRPr="0022764C">
        <w:rPr>
          <w:rFonts w:eastAsia="Arial" w:cstheme="minorHAnsi"/>
          <w:szCs w:val="18"/>
          <w:rPrChange w:id="3588" w:author="stuart wolstenholme" w:date="2026-05-29T12:46:00Z" w16du:dateUtc="2026-05-29T11:46:00Z">
            <w:rPr>
              <w:rFonts w:eastAsia="Arial" w:cstheme="minorHAnsi"/>
              <w:szCs w:val="18"/>
              <w:lang w:val="en-US"/>
            </w:rPr>
          </w:rPrChange>
        </w:rPr>
        <w:t xml:space="preserve">) as a matter of applicable law or regulation, (ii) to exercise, establish or defend legal rights, or (iii) to protect the </w:t>
      </w:r>
      <w:r w:rsidRPr="0022764C">
        <w:rPr>
          <w:rFonts w:eastAsia="Arial" w:cstheme="minorHAnsi"/>
          <w:b/>
          <w:bCs/>
          <w:szCs w:val="18"/>
          <w:rPrChange w:id="3589"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90" w:author="stuart wolstenholme" w:date="2026-05-29T12:46:00Z" w16du:dateUtc="2026-05-29T11:46:00Z">
            <w:rPr>
              <w:rFonts w:eastAsia="Arial" w:cstheme="minorHAnsi"/>
              <w:szCs w:val="18"/>
              <w:lang w:val="en-US"/>
            </w:rPr>
          </w:rPrChange>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91" w:author="stuart wolstenholme" w:date="2026-05-29T12:46:00Z" w16du:dateUtc="2026-05-29T11:46:00Z">
            <w:rPr>
              <w:rFonts w:eastAsia="Arial" w:cstheme="minorHAnsi"/>
              <w:szCs w:val="18"/>
              <w:lang w:val="en-US"/>
            </w:rPr>
          </w:rPrChange>
        </w:rPr>
        <w:t xml:space="preserve">a potential buyer (and its agents and advisers) in connection with any proposed purchase, merger or acquisition of any part of business, provided that the </w:t>
      </w:r>
      <w:r w:rsidRPr="0022764C">
        <w:rPr>
          <w:rFonts w:eastAsia="Arial" w:cstheme="minorHAnsi"/>
          <w:b/>
          <w:bCs/>
          <w:szCs w:val="18"/>
          <w:rPrChange w:id="3592"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93" w:author="stuart wolstenholme" w:date="2026-05-29T12:46:00Z" w16du:dateUtc="2026-05-29T11:46:00Z">
            <w:rPr>
              <w:rFonts w:eastAsia="Arial" w:cstheme="minorHAnsi"/>
              <w:szCs w:val="18"/>
              <w:lang w:val="en-US"/>
            </w:rPr>
          </w:rPrChange>
        </w:rPr>
        <w:t xml:space="preserve"> informs the buyer it must use the </w:t>
      </w:r>
      <w:r w:rsidRPr="0022764C">
        <w:rPr>
          <w:rFonts w:eastAsia="Arial" w:cstheme="minorHAnsi"/>
          <w:b/>
          <w:bCs/>
          <w:szCs w:val="18"/>
          <w:rPrChange w:id="3594"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95" w:author="stuart wolstenholme" w:date="2026-05-29T12:46:00Z" w16du:dateUtc="2026-05-29T11:46:00Z">
            <w:rPr>
              <w:rFonts w:eastAsia="Arial" w:cstheme="minorHAnsi"/>
              <w:szCs w:val="18"/>
              <w:lang w:val="en-US"/>
            </w:rPr>
          </w:rPrChange>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96" w:author="stuart wolstenholme" w:date="2026-05-29T12:46:00Z" w16du:dateUtc="2026-05-29T11:46:00Z">
            <w:rPr>
              <w:rFonts w:eastAsia="Arial" w:cstheme="minorHAnsi"/>
              <w:szCs w:val="18"/>
              <w:lang w:val="en-US"/>
            </w:rPr>
          </w:rPrChange>
        </w:rPr>
        <w:t xml:space="preserve">any other person with the </w:t>
      </w:r>
      <w:r w:rsidRPr="0022764C">
        <w:rPr>
          <w:rFonts w:eastAsia="Arial" w:cstheme="minorHAnsi"/>
          <w:b/>
          <w:bCs/>
          <w:szCs w:val="18"/>
          <w:rPrChange w:id="3597"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98" w:author="stuart wolstenholme" w:date="2026-05-29T12:46:00Z" w16du:dateUtc="2026-05-29T11:46:00Z">
            <w:rPr>
              <w:rFonts w:eastAsia="Arial" w:cstheme="minorHAnsi"/>
              <w:szCs w:val="18"/>
              <w:lang w:val="en-US"/>
            </w:rPr>
          </w:rPrChange>
        </w:rPr>
        <w:t xml:space="preserve"> consent to the disclosure.</w:t>
      </w:r>
    </w:p>
    <w:p w:rsidR="006936E8" w:rsidRPr="0022764C" w:rsidRDefault="006936E8" w:rsidP="006936E8">
      <w:pPr>
        <w:spacing w:before="0" w:after="160" w:line="259" w:lineRule="auto"/>
        <w:ind w:left="360"/>
        <w:contextualSpacing/>
        <w:rPr>
          <w:rFonts w:eastAsia="Arial" w:cstheme="minorHAnsi"/>
          <w:szCs w:val="18"/>
          <w:rPrChange w:id="3599" w:author="stuart wolstenholme" w:date="2026-05-29T12:46:00Z" w16du:dateUtc="2026-05-29T11:46:00Z">
            <w:rPr>
              <w:rFonts w:eastAsia="Arial" w:cstheme="minorHAnsi"/>
              <w:szCs w:val="18"/>
              <w:lang w:val="en-US"/>
            </w:rPr>
          </w:rPrChange>
        </w:rPr>
      </w:pPr>
      <w:r w:rsidRPr="0022764C">
        <w:rPr>
          <w:rFonts w:eastAsia="Arial" w:cstheme="minorHAnsi"/>
          <w:szCs w:val="18"/>
          <w:rPrChange w:id="3600" w:author="stuart wolstenholme" w:date="2026-05-29T12:46:00Z" w16du:dateUtc="2026-05-29T11:46:00Z">
            <w:rPr>
              <w:rFonts w:eastAsia="Arial" w:cstheme="minorHAnsi"/>
              <w:szCs w:val="18"/>
              <w:lang w:val="en-US"/>
            </w:rPr>
          </w:rPrChange>
        </w:rPr>
        <w:t xml:space="preserve">The personal information may be transferred to, and processed in, countries other than the country in which the </w:t>
      </w:r>
      <w:r w:rsidRPr="0022764C">
        <w:rPr>
          <w:rFonts w:eastAsia="Arial" w:cstheme="minorHAnsi"/>
          <w:b/>
          <w:bCs/>
          <w:szCs w:val="18"/>
          <w:rPrChange w:id="360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02" w:author="stuart wolstenholme" w:date="2026-05-29T12:46:00Z" w16du:dateUtc="2026-05-29T11:46:00Z">
            <w:rPr>
              <w:rFonts w:eastAsia="Arial" w:cstheme="minorHAnsi"/>
              <w:szCs w:val="18"/>
              <w:lang w:val="en-US"/>
            </w:rPr>
          </w:rPrChange>
        </w:rPr>
        <w:t xml:space="preserve"> is resident.  These countries may have data protection laws that are different to the laws of the </w:t>
      </w:r>
      <w:r w:rsidRPr="0022764C">
        <w:rPr>
          <w:rFonts w:eastAsia="Arial" w:cstheme="minorHAnsi"/>
          <w:b/>
          <w:bCs/>
          <w:szCs w:val="18"/>
          <w:rPrChange w:id="360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04" w:author="stuart wolstenholme" w:date="2026-05-29T12:46:00Z" w16du:dateUtc="2026-05-29T11:46:00Z">
            <w:rPr>
              <w:rFonts w:eastAsia="Arial" w:cstheme="minorHAnsi"/>
              <w:szCs w:val="18"/>
              <w:lang w:val="en-US"/>
            </w:rPr>
          </w:rPrChange>
        </w:rPr>
        <w:t xml:space="preserve"> country.  The </w:t>
      </w:r>
      <w:r w:rsidRPr="0022764C">
        <w:rPr>
          <w:rFonts w:eastAsia="Arial" w:cstheme="minorHAnsi"/>
          <w:b/>
          <w:bCs/>
          <w:szCs w:val="18"/>
          <w:rPrChange w:id="3605"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606" w:author="stuart wolstenholme" w:date="2026-05-29T12:46:00Z" w16du:dateUtc="2026-05-29T11:46:00Z">
            <w:rPr>
              <w:rFonts w:eastAsia="Arial" w:cstheme="minorHAnsi"/>
              <w:szCs w:val="18"/>
              <w:lang w:val="en-US"/>
            </w:rPr>
          </w:rPrChange>
        </w:rPr>
        <w:t>transfers data within the Tokio Marine group of companies by virtue of the Intra Group Data Transfer Agreement, which includes the EU Standard Contractual Clauses.</w:t>
      </w:r>
    </w:p>
    <w:p w:rsidR="006936E8" w:rsidRPr="0022764C" w:rsidRDefault="006936E8" w:rsidP="006936E8">
      <w:pPr>
        <w:spacing w:before="0" w:after="160" w:line="259" w:lineRule="auto"/>
        <w:ind w:left="360"/>
        <w:contextualSpacing/>
        <w:rPr>
          <w:rFonts w:eastAsia="Arial" w:cstheme="minorHAnsi"/>
          <w:szCs w:val="18"/>
          <w:rPrChange w:id="3607"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608" w:author="stuart wolstenholme" w:date="2026-05-29T12:46:00Z" w16du:dateUtc="2026-05-29T11:46:00Z">
            <w:rPr>
              <w:rFonts w:eastAsia="Arial" w:cstheme="minorHAnsi"/>
              <w:szCs w:val="18"/>
              <w:lang w:val="en-US"/>
            </w:rPr>
          </w:rPrChange>
        </w:rPr>
      </w:pPr>
      <w:r w:rsidRPr="0022764C">
        <w:rPr>
          <w:rFonts w:eastAsia="Arial" w:cstheme="minorHAnsi"/>
          <w:szCs w:val="18"/>
          <w:rPrChange w:id="3609"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61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611" w:author="stuart wolstenholme" w:date="2026-05-29T12:46:00Z" w16du:dateUtc="2026-05-29T11:46:00Z">
            <w:rPr>
              <w:rFonts w:eastAsia="Arial" w:cstheme="minorHAnsi"/>
              <w:szCs w:val="18"/>
              <w:lang w:val="en-US"/>
            </w:rPr>
          </w:rPrChange>
        </w:rPr>
        <w:t xml:space="preserve"> uses appropriate technical and organisational measures to protect the personal information that is collected and processed about the </w:t>
      </w:r>
      <w:r w:rsidRPr="0022764C">
        <w:rPr>
          <w:rFonts w:eastAsia="Arial" w:cstheme="minorHAnsi"/>
          <w:b/>
          <w:bCs/>
          <w:szCs w:val="18"/>
          <w:rPrChange w:id="361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13" w:author="stuart wolstenholme" w:date="2026-05-29T12:46:00Z" w16du:dateUtc="2026-05-29T11:46:00Z">
            <w:rPr>
              <w:rFonts w:eastAsia="Arial" w:cstheme="minorHAnsi"/>
              <w:szCs w:val="18"/>
              <w:lang w:val="en-US"/>
            </w:rPr>
          </w:rPrChange>
        </w:rPr>
        <w:t xml:space="preserve">.  The measures used are designed to provide a level of security appropriate to the risk of processing </w:t>
      </w:r>
      <w:r w:rsidRPr="0022764C">
        <w:rPr>
          <w:rFonts w:eastAsia="Arial" w:cstheme="minorHAnsi"/>
          <w:b/>
          <w:bCs/>
          <w:szCs w:val="18"/>
          <w:rPrChange w:id="3614" w:author="stuart wolstenholme" w:date="2026-05-29T12:46:00Z" w16du:dateUtc="2026-05-29T11:46:00Z">
            <w:rPr>
              <w:rFonts w:eastAsia="Arial" w:cstheme="minorHAnsi"/>
              <w:b/>
              <w:bCs/>
              <w:szCs w:val="18"/>
              <w:lang w:val="en-US"/>
            </w:rPr>
          </w:rPrChange>
        </w:rPr>
        <w:t>the Named Insured’s</w:t>
      </w:r>
      <w:r w:rsidRPr="0022764C">
        <w:rPr>
          <w:rFonts w:eastAsia="Arial" w:cstheme="minorHAnsi"/>
          <w:szCs w:val="18"/>
          <w:rPrChange w:id="3615" w:author="stuart wolstenholme" w:date="2026-05-29T12:46:00Z" w16du:dateUtc="2026-05-29T11:46:00Z">
            <w:rPr>
              <w:rFonts w:eastAsia="Arial" w:cstheme="minorHAnsi"/>
              <w:szCs w:val="18"/>
              <w:lang w:val="en-US"/>
            </w:rPr>
          </w:rPrChange>
        </w:rPr>
        <w:t xml:space="preserve"> personal information.</w:t>
      </w:r>
    </w:p>
    <w:p w:rsidR="006936E8" w:rsidRPr="0022764C" w:rsidRDefault="006936E8" w:rsidP="006936E8">
      <w:pPr>
        <w:spacing w:before="0" w:after="160" w:line="259" w:lineRule="auto"/>
        <w:ind w:left="360"/>
        <w:contextualSpacing/>
        <w:rPr>
          <w:rFonts w:eastAsia="Arial" w:cstheme="minorHAnsi"/>
          <w:szCs w:val="18"/>
          <w:rPrChange w:id="3616"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617" w:author="stuart wolstenholme" w:date="2026-05-29T12:46:00Z" w16du:dateUtc="2026-05-29T11:46:00Z">
            <w:rPr>
              <w:rFonts w:eastAsia="Arial" w:cstheme="minorHAnsi"/>
              <w:szCs w:val="18"/>
              <w:lang w:val="en-US"/>
            </w:rPr>
          </w:rPrChange>
        </w:rPr>
      </w:pPr>
      <w:r w:rsidRPr="0022764C">
        <w:rPr>
          <w:rFonts w:eastAsia="Arial" w:cstheme="minorHAnsi"/>
          <w:szCs w:val="18"/>
          <w:rPrChange w:id="3618"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61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20" w:author="stuart wolstenholme" w:date="2026-05-29T12:46:00Z" w16du:dateUtc="2026-05-29T11:46:00Z">
            <w:rPr>
              <w:rFonts w:eastAsia="Arial" w:cstheme="minorHAnsi"/>
              <w:szCs w:val="18"/>
              <w:lang w:val="en-US"/>
            </w:rPr>
          </w:rPrChange>
        </w:rPr>
        <w:t xml:space="preserve"> is entitled to know what data is held and to make what is referred to as a Data Subject Access Request (‘DSAR’).  The </w:t>
      </w:r>
      <w:r w:rsidRPr="0022764C">
        <w:rPr>
          <w:rFonts w:eastAsia="Arial" w:cstheme="minorHAnsi"/>
          <w:b/>
          <w:bCs/>
          <w:szCs w:val="18"/>
          <w:rPrChange w:id="362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22" w:author="stuart wolstenholme" w:date="2026-05-29T12:46:00Z" w16du:dateUtc="2026-05-29T11:46:00Z">
            <w:rPr>
              <w:rFonts w:eastAsia="Arial" w:cstheme="minorHAnsi"/>
              <w:szCs w:val="18"/>
              <w:lang w:val="en-US"/>
            </w:rPr>
          </w:rPrChange>
        </w:rPr>
        <w:t xml:space="preserve"> is also entitled to request that the data be corrected in order that we hold accurate records.  In certain circumstances, the </w:t>
      </w:r>
      <w:r w:rsidRPr="0022764C">
        <w:rPr>
          <w:rFonts w:eastAsia="Arial" w:cstheme="minorHAnsi"/>
          <w:b/>
          <w:bCs/>
          <w:szCs w:val="18"/>
          <w:rPrChange w:id="362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24" w:author="stuart wolstenholme" w:date="2026-05-29T12:46:00Z" w16du:dateUtc="2026-05-29T11:46:00Z">
            <w:rPr>
              <w:rFonts w:eastAsia="Arial" w:cstheme="minorHAnsi"/>
              <w:szCs w:val="18"/>
              <w:lang w:val="en-US"/>
            </w:rPr>
          </w:rPrChange>
        </w:rPr>
        <w:t xml:space="preserve"> has other data protection rights such as that of requesting deletion, objecting to processing, restricting processing and in some cases requesting portability.  Further information on the </w:t>
      </w:r>
      <w:r w:rsidRPr="0022764C">
        <w:rPr>
          <w:rFonts w:eastAsia="Arial" w:cstheme="minorHAnsi"/>
          <w:b/>
          <w:bCs/>
          <w:szCs w:val="18"/>
          <w:rPrChange w:id="362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26" w:author="stuart wolstenholme" w:date="2026-05-29T12:46:00Z" w16du:dateUtc="2026-05-29T11:46:00Z">
            <w:rPr>
              <w:rFonts w:eastAsia="Arial" w:cstheme="minorHAnsi"/>
              <w:szCs w:val="18"/>
              <w:lang w:val="en-US"/>
            </w:rPr>
          </w:rPrChange>
        </w:rPr>
        <w:t xml:space="preserve"> rights is included in the Privacy Notice.</w:t>
      </w:r>
    </w:p>
    <w:p w:rsidR="006936E8" w:rsidRPr="0022764C" w:rsidRDefault="006936E8" w:rsidP="006936E8">
      <w:pPr>
        <w:spacing w:before="0" w:after="160" w:line="259" w:lineRule="auto"/>
        <w:ind w:left="360"/>
        <w:contextualSpacing/>
        <w:rPr>
          <w:rFonts w:eastAsia="Arial" w:cstheme="minorHAnsi"/>
          <w:szCs w:val="18"/>
          <w:rPrChange w:id="3627"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b/>
          <w:bCs/>
          <w:szCs w:val="18"/>
          <w:rPrChange w:id="3628" w:author="stuart wolstenholme" w:date="2026-05-29T12:46:00Z" w16du:dateUtc="2026-05-29T11:46:00Z">
            <w:rPr>
              <w:rFonts w:eastAsia="Arial" w:cstheme="minorHAnsi"/>
              <w:b/>
              <w:bCs/>
              <w:szCs w:val="18"/>
              <w:lang w:val="en-US"/>
            </w:rPr>
          </w:rPrChange>
        </w:rPr>
      </w:pPr>
      <w:r w:rsidRPr="0022764C">
        <w:rPr>
          <w:rFonts w:eastAsia="Arial" w:cstheme="minorHAnsi"/>
          <w:szCs w:val="18"/>
          <w:rPrChange w:id="3629"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63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31"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632" w:author="stuart wolstenholme" w:date="2026-05-29T12:46:00Z" w16du:dateUtc="2026-05-29T11:46:00Z">
            <w:rPr>
              <w:rFonts w:eastAsia="Arial" w:cstheme="minorHAnsi"/>
              <w:bCs/>
              <w:szCs w:val="18"/>
              <w:lang w:val="en-US"/>
            </w:rPr>
          </w:rPrChange>
        </w:rPr>
        <w:t>opt-out of marketing communications</w:t>
      </w:r>
      <w:r w:rsidRPr="0022764C">
        <w:rPr>
          <w:rFonts w:eastAsia="Arial" w:cstheme="minorHAnsi"/>
          <w:szCs w:val="18"/>
          <w:rPrChange w:id="3633" w:author="stuart wolstenholme" w:date="2026-05-29T12:46:00Z" w16du:dateUtc="2026-05-29T11:46:00Z">
            <w:rPr>
              <w:rFonts w:eastAsia="Arial" w:cstheme="minorHAnsi"/>
              <w:szCs w:val="18"/>
              <w:lang w:val="en-US"/>
            </w:rPr>
          </w:rPrChange>
        </w:rPr>
        <w:t xml:space="preserve"> at any time.  The </w:t>
      </w:r>
      <w:r w:rsidRPr="0022764C">
        <w:rPr>
          <w:rFonts w:eastAsia="Arial" w:cstheme="minorHAnsi"/>
          <w:b/>
          <w:bCs/>
          <w:szCs w:val="18"/>
          <w:rPrChange w:id="363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35" w:author="stuart wolstenholme" w:date="2026-05-29T12:46:00Z" w16du:dateUtc="2026-05-29T11:46:00Z">
            <w:rPr>
              <w:rFonts w:eastAsia="Arial" w:cstheme="minorHAnsi"/>
              <w:szCs w:val="18"/>
              <w:lang w:val="en-US"/>
            </w:rPr>
          </w:rPrChange>
        </w:rPr>
        <w:t xml:space="preserve"> can exercise this right by clicking on the “unsubscribe” or “opt-out” link in the marketing e-mails.  Similarly, if the </w:t>
      </w:r>
      <w:r w:rsidRPr="0022764C">
        <w:rPr>
          <w:rFonts w:eastAsia="Arial" w:cstheme="minorHAnsi"/>
          <w:b/>
          <w:bCs/>
          <w:szCs w:val="18"/>
          <w:rPrChange w:id="3636"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637" w:author="stuart wolstenholme" w:date="2026-05-29T12:46:00Z" w16du:dateUtc="2026-05-29T11:46:00Z">
            <w:rPr>
              <w:rFonts w:eastAsia="Arial" w:cstheme="minorHAnsi"/>
              <w:szCs w:val="18"/>
              <w:lang w:val="en-US"/>
            </w:rPr>
          </w:rPrChange>
        </w:rPr>
        <w:t xml:space="preserve"> has collected and processed the </w:t>
      </w:r>
      <w:r w:rsidRPr="0022764C">
        <w:rPr>
          <w:rFonts w:eastAsia="Arial" w:cstheme="minorHAnsi"/>
          <w:b/>
          <w:bCs/>
          <w:szCs w:val="18"/>
          <w:rPrChange w:id="3638"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39" w:author="stuart wolstenholme" w:date="2026-05-29T12:46:00Z" w16du:dateUtc="2026-05-29T11:46:00Z">
            <w:rPr>
              <w:rFonts w:eastAsia="Arial" w:cstheme="minorHAnsi"/>
              <w:szCs w:val="18"/>
              <w:lang w:val="en-US"/>
            </w:rPr>
          </w:rPrChange>
        </w:rPr>
        <w:t xml:space="preserve"> personal information with the </w:t>
      </w:r>
      <w:r w:rsidRPr="0022764C">
        <w:rPr>
          <w:rFonts w:eastAsia="Arial" w:cstheme="minorHAnsi"/>
          <w:b/>
          <w:bCs/>
          <w:szCs w:val="18"/>
          <w:rPrChange w:id="3640"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41" w:author="stuart wolstenholme" w:date="2026-05-29T12:46:00Z" w16du:dateUtc="2026-05-29T11:46:00Z">
            <w:rPr>
              <w:rFonts w:eastAsia="Arial" w:cstheme="minorHAnsi"/>
              <w:szCs w:val="18"/>
              <w:lang w:val="en-US"/>
            </w:rPr>
          </w:rPrChange>
        </w:rPr>
        <w:t xml:space="preserve"> consent, then the </w:t>
      </w:r>
      <w:r w:rsidRPr="0022764C">
        <w:rPr>
          <w:rFonts w:eastAsia="Arial" w:cstheme="minorHAnsi"/>
          <w:b/>
          <w:bCs/>
          <w:szCs w:val="18"/>
          <w:rPrChange w:id="364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43"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644" w:author="stuart wolstenholme" w:date="2026-05-29T12:46:00Z" w16du:dateUtc="2026-05-29T11:46:00Z">
            <w:rPr>
              <w:rFonts w:eastAsia="Arial" w:cstheme="minorHAnsi"/>
              <w:bCs/>
              <w:szCs w:val="18"/>
              <w:lang w:val="en-US"/>
            </w:rPr>
          </w:rPrChange>
        </w:rPr>
        <w:t>withdraw consent</w:t>
      </w:r>
      <w:r w:rsidRPr="0022764C">
        <w:rPr>
          <w:rFonts w:eastAsia="Arial" w:cstheme="minorHAnsi"/>
          <w:szCs w:val="18"/>
          <w:rPrChange w:id="3645" w:author="stuart wolstenholme" w:date="2026-05-29T12:46:00Z" w16du:dateUtc="2026-05-29T11:46:00Z">
            <w:rPr>
              <w:rFonts w:eastAsia="Arial" w:cstheme="minorHAnsi"/>
              <w:szCs w:val="18"/>
              <w:lang w:val="en-US"/>
            </w:rPr>
          </w:rPrChange>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22764C">
        <w:rPr>
          <w:rFonts w:eastAsia="Arial" w:cstheme="minorHAnsi"/>
          <w:b/>
          <w:bCs/>
          <w:szCs w:val="18"/>
          <w:rPrChange w:id="364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47" w:author="stuart wolstenholme" w:date="2026-05-29T12:46:00Z" w16du:dateUtc="2026-05-29T11:46:00Z">
            <w:rPr>
              <w:rFonts w:eastAsia="Arial" w:cstheme="minorHAnsi"/>
              <w:szCs w:val="18"/>
              <w:lang w:val="en-US"/>
            </w:rPr>
          </w:rPrChange>
        </w:rPr>
        <w:t xml:space="preserve"> has the </w:t>
      </w:r>
      <w:r w:rsidRPr="0022764C">
        <w:rPr>
          <w:rFonts w:eastAsia="Arial" w:cstheme="minorHAnsi"/>
          <w:bCs/>
          <w:szCs w:val="18"/>
          <w:rPrChange w:id="3648" w:author="stuart wolstenholme" w:date="2026-05-29T12:46:00Z" w16du:dateUtc="2026-05-29T11:46:00Z">
            <w:rPr>
              <w:rFonts w:eastAsia="Arial" w:cstheme="minorHAnsi"/>
              <w:bCs/>
              <w:szCs w:val="18"/>
              <w:lang w:val="en-US"/>
            </w:rPr>
          </w:rPrChange>
        </w:rPr>
        <w:t>right to complain to a data protection authority</w:t>
      </w:r>
      <w:r w:rsidRPr="0022764C">
        <w:rPr>
          <w:rFonts w:eastAsia="Arial" w:cstheme="minorHAnsi"/>
          <w:szCs w:val="18"/>
          <w:rPrChange w:id="3649" w:author="stuart wolstenholme" w:date="2026-05-29T12:46:00Z" w16du:dateUtc="2026-05-29T11:46:00Z">
            <w:rPr>
              <w:rFonts w:eastAsia="Arial" w:cstheme="minorHAnsi"/>
              <w:szCs w:val="18"/>
              <w:lang w:val="en-US"/>
            </w:rPr>
          </w:rPrChange>
        </w:rPr>
        <w:t xml:space="preserve"> about the </w:t>
      </w:r>
      <w:r w:rsidRPr="0022764C">
        <w:rPr>
          <w:rFonts w:eastAsia="Arial" w:cstheme="minorHAnsi"/>
          <w:b/>
          <w:bCs/>
          <w:szCs w:val="18"/>
          <w:rPrChange w:id="3650" w:author="stuart wolstenholme" w:date="2026-05-29T12:46:00Z" w16du:dateUtc="2026-05-29T11:46:00Z">
            <w:rPr>
              <w:rFonts w:eastAsia="Arial" w:cstheme="minorHAnsi"/>
              <w:b/>
              <w:bCs/>
              <w:szCs w:val="18"/>
              <w:lang w:val="en-US"/>
            </w:rPr>
          </w:rPrChange>
        </w:rPr>
        <w:t xml:space="preserve">Insurer’s </w:t>
      </w:r>
      <w:r w:rsidRPr="0022764C">
        <w:rPr>
          <w:rFonts w:eastAsia="Arial" w:cstheme="minorHAnsi"/>
          <w:szCs w:val="18"/>
          <w:rPrChange w:id="3651" w:author="stuart wolstenholme" w:date="2026-05-29T12:46:00Z" w16du:dateUtc="2026-05-29T11:46:00Z">
            <w:rPr>
              <w:rFonts w:eastAsia="Arial" w:cstheme="minorHAnsi"/>
              <w:szCs w:val="18"/>
              <w:lang w:val="en-US"/>
            </w:rPr>
          </w:rPrChange>
        </w:rPr>
        <w:t>collection and use of personal information.</w:t>
      </w:r>
    </w:p>
    <w:p w:rsidR="006936E8" w:rsidRPr="0022764C" w:rsidRDefault="006936E8" w:rsidP="006936E8">
      <w:pPr>
        <w:spacing w:before="0" w:after="160" w:line="259" w:lineRule="auto"/>
        <w:ind w:left="360"/>
        <w:contextualSpacing/>
        <w:rPr>
          <w:rFonts w:eastAsia="Arial" w:cstheme="minorHAnsi"/>
          <w:b/>
          <w:bCs/>
          <w:sz w:val="22"/>
          <w:szCs w:val="22"/>
          <w:rPrChange w:id="3652" w:author="stuart wolstenholme" w:date="2026-05-29T12:46:00Z" w16du:dateUtc="2026-05-29T11:46:00Z">
            <w:rPr>
              <w:rFonts w:eastAsia="Arial" w:cstheme="minorHAnsi"/>
              <w:b/>
              <w:bCs/>
              <w:sz w:val="22"/>
              <w:szCs w:val="22"/>
              <w:lang w:val="en-US"/>
            </w:rPr>
          </w:rPrChange>
        </w:rPr>
      </w:pPr>
    </w:p>
    <w:bookmarkEnd w:id="543"/>
    <w:p w:rsidR="006936E8" w:rsidRPr="0022764C" w:rsidRDefault="006936E8">
      <w:pPr>
        <w:rPr>
          <w:rFonts w:cstheme="minorHAnsi"/>
        </w:rPr>
      </w:pPr>
    </w:p>
    <w:p w:rsidR="009F611B" w:rsidRPr="0022764C" w:rsidRDefault="009F611B">
      <w:pPr>
        <w:pStyle w:val="Subtitle"/>
        <w:rPr>
          <w:rFonts w:ascii="Arial" w:eastAsia="Arial" w:hAnsi="Arial" w:cs="Times New Roman"/>
          <w:b/>
          <w:bCs/>
          <w:rPrChange w:id="3653" w:author="stuart wolstenholme" w:date="2026-05-29T12:46:00Z" w16du:dateUtc="2026-05-29T11:46:00Z">
            <w:rPr>
              <w:rFonts w:ascii="Arial" w:eastAsia="Arial" w:hAnsi="Arial" w:cs="Times New Roman"/>
              <w:b/>
              <w:bCs/>
              <w:lang w:val="en-US"/>
            </w:rPr>
          </w:rPrChange>
        </w:rPr>
      </w:pPr>
      <w:bookmarkStart w:id="3654" w:name="_Hlk165461024"/>
      <w:bookmarkEnd w:id="3654"/>
    </w:p>
    <w:sectPr w:rsidR="009F611B" w:rsidRPr="0022764C">
      <w:footerReference w:type="first" r:id="rId23"/>
      <w:type w:val="nextColumn"/>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7EED" w:rsidRDefault="002B7EED">
      <w:pPr>
        <w:spacing w:before="0" w:line="240" w:lineRule="auto"/>
      </w:pPr>
      <w:r>
        <w:separator/>
      </w:r>
    </w:p>
  </w:endnote>
  <w:endnote w:type="continuationSeparator" w:id="0">
    <w:p w:rsidR="002B7EED" w:rsidRDefault="002B7EE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B8178D" w:rsidRDefault="00BF6AE0" w:rsidP="00BF6AE0">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BF6AE0" w:rsidRPr="00EC1383" w:rsidRDefault="00BF6AE0">
    <w:pPr>
      <w:pStyle w:val="Footer"/>
      <w:jc w:val="right"/>
      <w:rPr>
        <w:color w:val="FF0000"/>
      </w:rP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sidR="004E50D0">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2B74" w:rsidRDefault="00662B74">
    <w:pPr>
      <w:pStyle w:val="Footer"/>
      <w:jc w:val="right"/>
      <w:rPr>
        <w:color w:val="auto"/>
      </w:rPr>
    </w:pPr>
    <w:r>
      <w:rPr>
        <w:color w:val="auto"/>
      </w:rPr>
      <w:t>Policy Wording | Management Liability AOC 1123</w:t>
    </w: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sidR="004E50D0">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del w:id="3655" w:author="stuart wolstenholme" w:date="2026-05-29T12:49:00Z" w16du:dateUtc="2026-05-29T11:49:00Z">
                  <w:r w:rsidDel="0022764C">
                    <w:delText>RE  |</w:delText>
                  </w:r>
                </w:del>
                <w:ins w:id="3656" w:author="stuart wolstenholme" w:date="2026-05-29T12:49:00Z" w16du:dateUtc="2026-05-29T11:49:00Z">
                  <w:r w:rsidR="0022764C">
                    <w:t xml:space="preserve">RE </w:t>
                  </w:r>
                </w:ins>
                <w:del w:id="3657" w:author="stuart wolstenholme" w:date="2026-05-29T12:49:00Z" w16du:dateUtc="2026-05-29T11:49:00Z">
                  <w:r w:rsidDel="0022764C">
                    <w:delText xml:space="preserve">  tmhcc.com</w:delText>
                  </w:r>
                </w:del>
                <w:ins w:id="3658" w:author="stuart wolstenholme" w:date="2026-05-29T12:49:00Z" w16du:dateUtc="2026-05-29T11:49:00Z">
                  <w:r w:rsidR="0022764C">
                    <w:t>| tmhcc.com</w:t>
                  </w:r>
                </w:ins>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7EED" w:rsidRDefault="002B7EED">
      <w:pPr>
        <w:spacing w:before="0" w:line="240" w:lineRule="auto"/>
      </w:pPr>
      <w:r>
        <w:separator/>
      </w:r>
    </w:p>
  </w:footnote>
  <w:footnote w:type="continuationSeparator" w:id="0">
    <w:p w:rsidR="002B7EED" w:rsidRDefault="002B7EE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5B2076">
    <w:pPr>
      <w:pStyle w:val="Header"/>
    </w:pPr>
    <w:moveFromRangeStart w:id="378" w:author="stuart wolstenholme" w:date="2026-05-29T15:40:00Z" w:name="move230961626"/>
    <w:moveFrom w:id="379" w:author="stuart wolstenholme" w:date="2026-05-29T15:40:00Z" w16du:dateUtc="2026-05-29T14:40:00Z">
      <w:r w:rsidRPr="006F243A" w:rsidDel="005A4F88">
        <w:rPr>
          <w:noProof/>
          <w:lang w:val="fr-FR" w:eastAsia="fr-FR"/>
        </w:rPr>
        <w:drawing>
          <wp:inline distT="0" distB="0" distL="0" distR="0" wp14:anchorId="1A095DF2" wp14:editId="7465C183">
            <wp:extent cx="1676400" cy="628650"/>
            <wp:effectExtent l="0" t="0" r="0" b="0"/>
            <wp:docPr id="160199386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71752" b="32744"/>
                    <a:stretch/>
                  </pic:blipFill>
                  <pic:spPr bwMode="auto">
                    <a:xfrm>
                      <a:off x="0" y="0"/>
                      <a:ext cx="1676769" cy="628789"/>
                    </a:xfrm>
                    <a:prstGeom prst="rect">
                      <a:avLst/>
                    </a:prstGeom>
                    <a:noFill/>
                    <a:ln>
                      <a:noFill/>
                    </a:ln>
                    <a:extLst>
                      <a:ext uri="{53640926-AAD7-44D8-BBD7-CCE9431645EC}">
                        <a14:shadowObscured xmlns:a14="http://schemas.microsoft.com/office/drawing/2010/main"/>
                      </a:ext>
                    </a:extLst>
                  </pic:spPr>
                </pic:pic>
              </a:graphicData>
            </a:graphic>
          </wp:inline>
        </w:drawing>
      </w:r>
    </w:moveFrom>
    <w:moveFromRangeEnd w:id="378"/>
    <w:r w:rsidR="0009144E">
      <w:tab/>
    </w:r>
    <w:r w:rsidR="0009144E">
      <w:tab/>
    </w:r>
    <w:r w:rsidR="0009144E">
      <w:tab/>
    </w:r>
    <w:r w:rsidR="0009144E">
      <w:tab/>
    </w:r>
    <w:r w:rsidR="0009144E">
      <w:tab/>
    </w:r>
    <w:r w:rsidR="0009144E">
      <w:tab/>
    </w:r>
    <w:r w:rsidR="0009144E">
      <w:tab/>
    </w:r>
    <w:r w:rsidR="0009144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rPr>
        <w:rFonts w:ascii="Arial" w:hAnsi="Arial" w:cs="Arial"/>
        <w:color w:val="666699"/>
      </w:rPr>
    </w:pPr>
  </w:p>
  <w:p w:rsidR="006A3EF8" w:rsidRDefault="006A3EF8">
    <w:pPr>
      <w:pStyle w:val="Header"/>
      <w:rPr>
        <w:rFonts w:ascii="Arial" w:hAnsi="Arial" w:cs="Arial"/>
        <w:color w:val="666699"/>
      </w:rPr>
    </w:pPr>
  </w:p>
  <w:p w:rsidR="006A3EF8" w:rsidRDefault="006A3EF8">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36C7"/>
    <w:rsid w:val="0009144E"/>
    <w:rsid w:val="000C55BC"/>
    <w:rsid w:val="000D1A5F"/>
    <w:rsid w:val="000E5189"/>
    <w:rsid w:val="000F3DD2"/>
    <w:rsid w:val="00154331"/>
    <w:rsid w:val="001608FC"/>
    <w:rsid w:val="00183244"/>
    <w:rsid w:val="001961C1"/>
    <w:rsid w:val="001C22B1"/>
    <w:rsid w:val="001E313B"/>
    <w:rsid w:val="0022764C"/>
    <w:rsid w:val="002302AF"/>
    <w:rsid w:val="00254919"/>
    <w:rsid w:val="00260203"/>
    <w:rsid w:val="002620AE"/>
    <w:rsid w:val="0026210E"/>
    <w:rsid w:val="002746D7"/>
    <w:rsid w:val="002A73EC"/>
    <w:rsid w:val="002B7EED"/>
    <w:rsid w:val="002D72E7"/>
    <w:rsid w:val="003C7353"/>
    <w:rsid w:val="003D47CC"/>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24C9"/>
    <w:rsid w:val="005727E1"/>
    <w:rsid w:val="005A4F88"/>
    <w:rsid w:val="005A626E"/>
    <w:rsid w:val="005B2076"/>
    <w:rsid w:val="005F097D"/>
    <w:rsid w:val="005F2FEA"/>
    <w:rsid w:val="006234DD"/>
    <w:rsid w:val="00662A63"/>
    <w:rsid w:val="00662B74"/>
    <w:rsid w:val="006653B4"/>
    <w:rsid w:val="006936E8"/>
    <w:rsid w:val="006A3EF8"/>
    <w:rsid w:val="006A55C5"/>
    <w:rsid w:val="006B31F8"/>
    <w:rsid w:val="006C3502"/>
    <w:rsid w:val="0071114C"/>
    <w:rsid w:val="0073784A"/>
    <w:rsid w:val="00754C0F"/>
    <w:rsid w:val="00763C72"/>
    <w:rsid w:val="00791D17"/>
    <w:rsid w:val="007D05EF"/>
    <w:rsid w:val="008071C1"/>
    <w:rsid w:val="00853800"/>
    <w:rsid w:val="00871857"/>
    <w:rsid w:val="008A39F2"/>
    <w:rsid w:val="008C3F93"/>
    <w:rsid w:val="008F3679"/>
    <w:rsid w:val="008F691C"/>
    <w:rsid w:val="0090659A"/>
    <w:rsid w:val="00911F91"/>
    <w:rsid w:val="0092331D"/>
    <w:rsid w:val="0092710B"/>
    <w:rsid w:val="0097264B"/>
    <w:rsid w:val="0098136F"/>
    <w:rsid w:val="009C1162"/>
    <w:rsid w:val="009D0CCF"/>
    <w:rsid w:val="009D2951"/>
    <w:rsid w:val="009F611B"/>
    <w:rsid w:val="00A51730"/>
    <w:rsid w:val="00A7052D"/>
    <w:rsid w:val="00A80E3A"/>
    <w:rsid w:val="00B0161D"/>
    <w:rsid w:val="00B0268D"/>
    <w:rsid w:val="00B41AF4"/>
    <w:rsid w:val="00B55393"/>
    <w:rsid w:val="00B72C0F"/>
    <w:rsid w:val="00BB79CB"/>
    <w:rsid w:val="00BC4596"/>
    <w:rsid w:val="00BF696C"/>
    <w:rsid w:val="00BF6AE0"/>
    <w:rsid w:val="00C07262"/>
    <w:rsid w:val="00C30327"/>
    <w:rsid w:val="00C30949"/>
    <w:rsid w:val="00C43B74"/>
    <w:rsid w:val="00C874C7"/>
    <w:rsid w:val="00CD26BF"/>
    <w:rsid w:val="00CD442C"/>
    <w:rsid w:val="00D06DB2"/>
    <w:rsid w:val="00D53B64"/>
    <w:rsid w:val="00D60B34"/>
    <w:rsid w:val="00D77BAC"/>
    <w:rsid w:val="00DC6D91"/>
    <w:rsid w:val="00DE66D9"/>
    <w:rsid w:val="00DF7908"/>
    <w:rsid w:val="00E15454"/>
    <w:rsid w:val="00E17CD1"/>
    <w:rsid w:val="00E24D64"/>
    <w:rsid w:val="00E32A17"/>
    <w:rsid w:val="00E3532A"/>
    <w:rsid w:val="00E408A9"/>
    <w:rsid w:val="00E515DE"/>
    <w:rsid w:val="00E53A8F"/>
    <w:rsid w:val="00E85EEF"/>
    <w:rsid w:val="00E93A09"/>
    <w:rsid w:val="00E9748E"/>
    <w:rsid w:val="00EC1383"/>
    <w:rsid w:val="00EC2C27"/>
    <w:rsid w:val="00EF0F5F"/>
    <w:rsid w:val="00EF3643"/>
    <w:rsid w:val="00EF3913"/>
    <w:rsid w:val="00F01EB3"/>
    <w:rsid w:val="00F2154A"/>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A11F6"/>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arag.co.uk"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www.araglegal.co.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register.fca.org.u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mailto:customerrelations@arag.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123</Pages>
  <Words>74706</Words>
  <Characters>425829</Characters>
  <Application>Microsoft Office Word</Application>
  <DocSecurity>0</DocSecurity>
  <Lines>3548</Lines>
  <Paragraphs>999</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42</cp:revision>
  <dcterms:created xsi:type="dcterms:W3CDTF">2026-04-28T10:36:00Z</dcterms:created>
  <dcterms:modified xsi:type="dcterms:W3CDTF">2026-05-29T16:28:00Z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