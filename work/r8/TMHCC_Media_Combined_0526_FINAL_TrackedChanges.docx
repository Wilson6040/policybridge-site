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p>
    <w:p w:rsidR="005B2076" w:rsidRPr="0086022F" w:rsidRDefault="00BF696C" w:rsidP="0086022F">
      <w:pPr>
        <w:pStyle w:val="Subtitle"/>
        <w:spacing w:after="240"/>
        <w:contextualSpacing/>
        <w:rPr>
          <w:rFonts w:cs="Times New Roman (Headings CS)"/>
          <w:sz w:val="40"/>
          <w:szCs w:val="40"/>
        </w:rPr>
      </w:pPr>
      <w:r w:rsidRPr="00EF3643">
        <w:rPr>
          <w:rFonts w:cs="Times New Roman (Headings CS)"/>
          <w:sz w:val="40"/>
          <w:szCs w:val="40"/>
        </w:rPr>
        <w:t xml:space="preserve">Media </w:t>
      </w:r>
      <w:r w:rsidR="004E50D0" w:rsidRPr="00EF3643">
        <w:rPr>
          <w:rFonts w:cs="Times New Roman (Headings CS)"/>
          <w:sz w:val="40"/>
          <w:szCs w:val="40"/>
        </w:rPr>
        <w:t>and Entertainment</w:t>
      </w:r>
      <w:r w:rsidRPr="00EF3643">
        <w:rPr>
          <w:rFonts w:cs="Times New Roman (Headings CS)"/>
          <w:sz w:val="40"/>
          <w:szCs w:val="40"/>
        </w:rPr>
        <w:t xml:space="preserve"> </w:t>
      </w:r>
      <w:r w:rsidR="00D55860">
        <w:rPr>
          <w:rFonts w:cs="Times New Roman (Headings CS)"/>
          <w:sz w:val="40"/>
          <w:szCs w:val="40"/>
        </w:rPr>
        <w:t xml:space="preserve">- </w:t>
      </w:r>
      <w:r w:rsidRPr="00EF3643">
        <w:rPr>
          <w:rFonts w:cs="Times New Roman (Headings CS)"/>
          <w:sz w:val="40"/>
          <w:szCs w:val="40"/>
        </w:rPr>
        <w:t>Combined Insurance Policy</w:t>
      </w:r>
      <w:r w:rsidRPr="0086022F">
        <w:rPr>
          <w:rFonts w:cs="Times New Roman (Headings CS)"/>
          <w:sz w:val="40"/>
          <w:szCs w:val="40"/>
        </w:rPr>
        <w:t xml:space="preserve"> 0526</w:t>
      </w:r>
    </w:p>
    <w:p w:rsidR="005B2076" w:rsidRPr="0022764C" w:rsidRDefault="004E50D0" w:rsidP="0086022F">
      <w:pPr>
        <w:pStyle w:val="Heading1"/>
        <w:spacing w:before="0"/>
        <w:ind w:left="-737"/>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500866</wp:posOffset>
            </wp:positionV>
            <wp:extent cx="8545531" cy="6017895"/>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73649" cy="60376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DA88F96" wp14:editId="76997256">
            <wp:extent cx="7545070" cy="677545"/>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21147" cy="899896"/>
                    </a:xfrm>
                    <a:prstGeom prst="rect">
                      <a:avLst/>
                    </a:prstGeom>
                  </pic:spPr>
                </pic:pic>
              </a:graphicData>
            </a:graphic>
          </wp:inline>
        </w:drawing>
      </w: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Default="005F097D">
      <w:pPr>
        <w:pStyle w:val="Heading1"/>
        <w:pageBreakBefore/>
        <w:spacing w:before="0"/>
        <w:rPr>
          <w:sz w:val="40"/>
          <w:szCs w:val="40"/>
        </w:rPr>
      </w:pPr>
      <w:bookmarkStart w:id="0" w:name="tocpg_0"/>
      <w:bookmarkEnd w:id="0"/>
      <w:r w:rsidRPr="0022764C">
        <w:rPr>
          <w:sz w:val="40"/>
          <w:szCs w:val="40"/>
        </w:rPr>
        <w:lastRenderedPageBreak/>
        <w:t>Policy Contents</w:t>
      </w:r>
    </w:p>
    <w:p w:rsidR="005727E1" w:rsidRDefault="005727E1" w:rsidP="0086022F">
      <w:pPr>
        <w:pStyle w:val="ListHeading0"/>
        <w:numPr>
          <w:ilvl w:val="0"/>
          <w:numId w:val="0"/>
        </w:numPr>
        <w:ind w:left="454" w:hanging="454"/>
      </w:pPr>
    </w:p>
    <w:p w:rsidR="001D6B95" w:rsidRPr="001D6B95" w:rsidRDefault="001D6B95" w:rsidP="001D6B95">
      <w:pPr>
        <w:pStyle w:val="ListHeading0"/>
        <w:numPr>
          <w:ilvl w:val="0"/>
          <w:numId w:val="0"/>
        </w:numPr>
        <w:ind w:left="454"/>
      </w:pPr>
    </w:p>
    <w:p w:rsidR="00EA6E20" w:rsidRDefault="00EA6E20">
      <w:pPr>
        <w:pBdr>
          <w:bottom w:val="single" w:sz="4" w:space="4" w:color="B5E2F8"/>
        </w:pBdr>
        <w:tabs>
          <w:tab w:val="right" w:pos="9900"/>
        </w:tabs>
        <w:spacing w:before="100" w:after="100" w:line="264" w:lineRule="auto"/>
        <w:rPr>
          <w:sz w:val="22"/>
        </w:rPr>
      </w:pPr>
      <w:hyperlink w:anchor="tocpg_0" w:history="1">
        <w:r>
          <w:rPr>
            <w:rFonts w:ascii="Arial" w:hAnsi="Arial" w:cs="Arial"/>
            <w:color w:val="000000"/>
            <w:sz w:val="22"/>
            <w:szCs w:val="22"/>
          </w:rPr>
          <w:t>Policy Contents</w:t>
        </w:r>
      </w:hyperlink>
      <w:r>
        <w:rPr>
          <w:sz w:val="22"/>
        </w:rPr>
        <w:tab/>
      </w:r>
      <w:r>
        <w:rPr>
          <w:rFonts w:ascii="Arial" w:hAnsi="Arial" w:cs="Arial"/>
          <w:b/>
          <w:bCs/>
          <w:color w:val="009CE5"/>
          <w:sz w:val="22"/>
          <w:szCs w:val="22"/>
        </w:rPr>
        <w:t>2</w:t>
      </w:r>
    </w:p>
    <w:p w:rsidR="00EA6E20" w:rsidRDefault="00EA6E20">
      <w:pPr>
        <w:pBdr>
          <w:bottom w:val="single" w:sz="4" w:space="4" w:color="B5E2F8"/>
        </w:pBdr>
        <w:tabs>
          <w:tab w:val="right" w:pos="9900"/>
        </w:tabs>
        <w:spacing w:before="100" w:after="100" w:line="264" w:lineRule="auto"/>
        <w:rPr>
          <w:sz w:val="22"/>
        </w:rPr>
      </w:pPr>
      <w:hyperlink w:anchor="tocpg_1" w:history="1">
        <w:r>
          <w:rPr>
            <w:rFonts w:ascii="Arial" w:hAnsi="Arial" w:cs="Arial"/>
            <w:color w:val="000000"/>
            <w:sz w:val="22"/>
            <w:szCs w:val="22"/>
          </w:rPr>
          <w:t>Introduction</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2" w:history="1">
        <w:r>
          <w:rPr>
            <w:rFonts w:ascii="Arial" w:hAnsi="Arial" w:cs="Arial"/>
            <w:color w:val="000000"/>
            <w:sz w:val="22"/>
            <w:szCs w:val="22"/>
          </w:rPr>
          <w:t>Notices</w:t>
        </w:r>
      </w:hyperlink>
      <w:r>
        <w:rPr>
          <w:sz w:val="22"/>
        </w:rPr>
        <w:tab/>
      </w:r>
      <w:r>
        <w:rPr>
          <w:rFonts w:ascii="Arial" w:hAnsi="Arial" w:cs="Arial"/>
          <w:b/>
          <w:bCs/>
          <w:color w:val="009CE5"/>
          <w:sz w:val="22"/>
          <w:szCs w:val="22"/>
        </w:rPr>
        <w:t>3</w:t>
      </w:r>
    </w:p>
    <w:p w:rsidR="00EA6E20" w:rsidRDefault="00EA6E20">
      <w:pPr>
        <w:pBdr>
          <w:bottom w:val="single" w:sz="4" w:space="4" w:color="B5E2F8"/>
        </w:pBdr>
        <w:tabs>
          <w:tab w:val="right" w:pos="9900"/>
        </w:tabs>
        <w:spacing w:before="100" w:after="100" w:line="264" w:lineRule="auto"/>
        <w:rPr>
          <w:sz w:val="22"/>
        </w:rPr>
      </w:pPr>
      <w:hyperlink w:anchor="tocpg_3" w:history="1">
        <w:r>
          <w:rPr>
            <w:rFonts w:ascii="Arial" w:hAnsi="Arial" w:cs="Arial"/>
            <w:color w:val="000000"/>
            <w:sz w:val="22"/>
            <w:szCs w:val="22"/>
          </w:rPr>
          <w:t>Insuring Agreement</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4" w:history="1">
        <w:r>
          <w:rPr>
            <w:rFonts w:ascii="Arial" w:hAnsi="Arial" w:cs="Arial"/>
            <w:color w:val="000000"/>
            <w:sz w:val="22"/>
            <w:szCs w:val="22"/>
          </w:rPr>
          <w:t>General Policy Definitions</w:t>
        </w:r>
      </w:hyperlink>
      <w:r>
        <w:rPr>
          <w:sz w:val="22"/>
        </w:rPr>
        <w:tab/>
      </w:r>
      <w:r>
        <w:rPr>
          <w:rFonts w:ascii="Arial" w:hAnsi="Arial" w:cs="Arial"/>
          <w:b/>
          <w:bCs/>
          <w:color w:val="009CE5"/>
          <w:sz w:val="22"/>
          <w:szCs w:val="22"/>
        </w:rPr>
        <w:t>5</w:t>
      </w:r>
    </w:p>
    <w:p w:rsidR="00EA6E20" w:rsidRDefault="00EA6E20">
      <w:pPr>
        <w:pBdr>
          <w:bottom w:val="single" w:sz="4" w:space="4" w:color="B5E2F8"/>
        </w:pBdr>
        <w:tabs>
          <w:tab w:val="right" w:pos="9900"/>
        </w:tabs>
        <w:spacing w:before="100" w:after="100" w:line="264" w:lineRule="auto"/>
        <w:rPr>
          <w:sz w:val="22"/>
        </w:rPr>
      </w:pPr>
      <w:hyperlink w:anchor="tocpg_5" w:history="1">
        <w:r>
          <w:rPr>
            <w:rFonts w:ascii="Arial" w:hAnsi="Arial" w:cs="Arial"/>
            <w:color w:val="000000"/>
            <w:sz w:val="22"/>
            <w:szCs w:val="22"/>
          </w:rPr>
          <w:t>General Policy Conditions</w:t>
        </w:r>
      </w:hyperlink>
      <w:r>
        <w:rPr>
          <w:sz w:val="22"/>
        </w:rPr>
        <w:tab/>
      </w:r>
      <w:r>
        <w:rPr>
          <w:rFonts w:ascii="Arial" w:hAnsi="Arial" w:cs="Arial"/>
          <w:b/>
          <w:bCs/>
          <w:color w:val="009CE5"/>
          <w:sz w:val="22"/>
          <w:szCs w:val="22"/>
        </w:rPr>
        <w:t>10</w:t>
      </w:r>
    </w:p>
    <w:p w:rsidR="00EA6E20" w:rsidRDefault="00EA6E20">
      <w:pPr>
        <w:pBdr>
          <w:bottom w:val="single" w:sz="4" w:space="4" w:color="B5E2F8"/>
        </w:pBdr>
        <w:tabs>
          <w:tab w:val="right" w:pos="9900"/>
        </w:tabs>
        <w:spacing w:before="100" w:after="100" w:line="264" w:lineRule="auto"/>
        <w:rPr>
          <w:sz w:val="22"/>
        </w:rPr>
      </w:pPr>
      <w:hyperlink w:anchor="tocpg_6" w:history="1">
        <w:r>
          <w:rPr>
            <w:rFonts w:ascii="Arial" w:hAnsi="Arial" w:cs="Arial"/>
            <w:color w:val="000000"/>
            <w:sz w:val="22"/>
            <w:szCs w:val="22"/>
          </w:rPr>
          <w:t>Policy Protection and Maintenance Conditions</w:t>
        </w:r>
      </w:hyperlink>
      <w:r>
        <w:rPr>
          <w:sz w:val="22"/>
        </w:rPr>
        <w:tab/>
      </w:r>
      <w:r>
        <w:rPr>
          <w:rFonts w:ascii="Arial" w:hAnsi="Arial" w:cs="Arial"/>
          <w:b/>
          <w:bCs/>
          <w:color w:val="009CE5"/>
          <w:sz w:val="22"/>
          <w:szCs w:val="22"/>
        </w:rPr>
        <w:t>14</w:t>
      </w:r>
    </w:p>
    <w:p w:rsidR="00EA6E20" w:rsidRDefault="00EA6E20">
      <w:pPr>
        <w:pBdr>
          <w:bottom w:val="single" w:sz="4" w:space="4" w:color="B5E2F8"/>
        </w:pBdr>
        <w:tabs>
          <w:tab w:val="right" w:pos="9900"/>
        </w:tabs>
        <w:spacing w:before="100" w:after="100" w:line="264" w:lineRule="auto"/>
        <w:rPr>
          <w:sz w:val="22"/>
        </w:rPr>
      </w:pPr>
      <w:hyperlink w:anchor="tocpg_7" w:history="1">
        <w:r>
          <w:rPr>
            <w:rFonts w:ascii="Arial" w:hAnsi="Arial" w:cs="Arial"/>
            <w:color w:val="000000"/>
            <w:sz w:val="22"/>
            <w:szCs w:val="22"/>
          </w:rPr>
          <w:t>Policy Claims Conditions</w:t>
        </w:r>
      </w:hyperlink>
      <w:r>
        <w:rPr>
          <w:sz w:val="22"/>
        </w:rPr>
        <w:tab/>
      </w:r>
      <w:r>
        <w:rPr>
          <w:rFonts w:ascii="Arial" w:hAnsi="Arial" w:cs="Arial"/>
          <w:b/>
          <w:bCs/>
          <w:color w:val="009CE5"/>
          <w:sz w:val="22"/>
          <w:szCs w:val="22"/>
        </w:rPr>
        <w:t>17</w:t>
      </w:r>
    </w:p>
    <w:p w:rsidR="00EA6E20" w:rsidRDefault="00EA6E20">
      <w:pPr>
        <w:pBdr>
          <w:bottom w:val="single" w:sz="4" w:space="4" w:color="B5E2F8"/>
        </w:pBdr>
        <w:tabs>
          <w:tab w:val="right" w:pos="9900"/>
        </w:tabs>
        <w:spacing w:before="100" w:after="100" w:line="264" w:lineRule="auto"/>
        <w:rPr>
          <w:sz w:val="22"/>
        </w:rPr>
      </w:pPr>
      <w:hyperlink w:anchor="tocpg_8" w:history="1">
        <w:r>
          <w:rPr>
            <w:rFonts w:ascii="Arial" w:hAnsi="Arial" w:cs="Arial"/>
            <w:color w:val="000000"/>
            <w:sz w:val="22"/>
            <w:szCs w:val="22"/>
          </w:rPr>
          <w:t>Policy Exclusions</w:t>
        </w:r>
      </w:hyperlink>
      <w:r>
        <w:rPr>
          <w:sz w:val="22"/>
        </w:rPr>
        <w:tab/>
      </w:r>
      <w:r>
        <w:rPr>
          <w:rFonts w:ascii="Arial" w:hAnsi="Arial" w:cs="Arial"/>
          <w:b/>
          <w:bCs/>
          <w:color w:val="009CE5"/>
          <w:sz w:val="22"/>
          <w:szCs w:val="22"/>
        </w:rPr>
        <w:t>19</w:t>
      </w:r>
    </w:p>
    <w:p w:rsidR="00EA6E20" w:rsidRDefault="00EA6E20">
      <w:pPr>
        <w:pBdr>
          <w:bottom w:val="single" w:sz="4" w:space="4" w:color="B5E2F8"/>
        </w:pBdr>
        <w:tabs>
          <w:tab w:val="right" w:pos="9900"/>
        </w:tabs>
        <w:spacing w:before="100" w:after="100" w:line="264" w:lineRule="auto"/>
        <w:rPr>
          <w:sz w:val="22"/>
        </w:rPr>
      </w:pPr>
      <w:hyperlink w:anchor="tocpg_9" w:history="1">
        <w:r>
          <w:rPr>
            <w:rFonts w:ascii="Arial" w:hAnsi="Arial" w:cs="Arial"/>
            <w:b/>
            <w:bCs/>
            <w:color w:val="0074AB"/>
            <w:sz w:val="22"/>
            <w:szCs w:val="22"/>
          </w:rPr>
          <w:t>Section 1:</w:t>
        </w:r>
        <w:r>
          <w:rPr>
            <w:rFonts w:ascii="Arial" w:hAnsi="Arial" w:cs="Arial"/>
            <w:color w:val="000000"/>
            <w:sz w:val="22"/>
            <w:szCs w:val="22"/>
          </w:rPr>
          <w:t xml:space="preserve"> Business “All Risks” Section</w:t>
        </w:r>
      </w:hyperlink>
      <w:r>
        <w:rPr>
          <w:sz w:val="22"/>
        </w:rPr>
        <w:tab/>
      </w:r>
      <w:r>
        <w:rPr>
          <w:rFonts w:ascii="Arial" w:hAnsi="Arial" w:cs="Arial"/>
          <w:b/>
          <w:bCs/>
          <w:color w:val="009CE5"/>
          <w:sz w:val="22"/>
          <w:szCs w:val="22"/>
        </w:rPr>
        <w:t>23</w:t>
      </w:r>
    </w:p>
    <w:p w:rsidR="00EA6E20" w:rsidRDefault="00EA6E20">
      <w:pPr>
        <w:pBdr>
          <w:bottom w:val="single" w:sz="4" w:space="4" w:color="B5E2F8"/>
        </w:pBdr>
        <w:tabs>
          <w:tab w:val="right" w:pos="9900"/>
        </w:tabs>
        <w:spacing w:before="100" w:after="100" w:line="264" w:lineRule="auto"/>
        <w:rPr>
          <w:sz w:val="22"/>
        </w:rPr>
      </w:pPr>
      <w:hyperlink w:anchor="tocpg_10" w:history="1">
        <w:r>
          <w:rPr>
            <w:rFonts w:ascii="Arial" w:hAnsi="Arial" w:cs="Arial"/>
            <w:b/>
            <w:bCs/>
            <w:color w:val="0074AB"/>
            <w:sz w:val="22"/>
            <w:szCs w:val="22"/>
          </w:rPr>
          <w:t>Section 2:</w:t>
        </w:r>
        <w:r>
          <w:rPr>
            <w:rFonts w:ascii="Arial" w:hAnsi="Arial" w:cs="Arial"/>
            <w:color w:val="000000"/>
            <w:sz w:val="22"/>
            <w:szCs w:val="22"/>
          </w:rPr>
          <w:t xml:space="preserve"> Property &amp; Equipment “All Risks” Section</w:t>
        </w:r>
      </w:hyperlink>
      <w:r>
        <w:rPr>
          <w:sz w:val="22"/>
        </w:rPr>
        <w:tab/>
      </w:r>
      <w:r>
        <w:rPr>
          <w:rFonts w:ascii="Arial" w:hAnsi="Arial" w:cs="Arial"/>
          <w:b/>
          <w:bCs/>
          <w:color w:val="009CE5"/>
          <w:sz w:val="22"/>
          <w:szCs w:val="22"/>
        </w:rPr>
        <w:t>31</w:t>
      </w:r>
    </w:p>
    <w:p w:rsidR="00EA6E20" w:rsidRDefault="00EA6E20">
      <w:pPr>
        <w:pBdr>
          <w:bottom w:val="single" w:sz="4" w:space="4" w:color="B5E2F8"/>
        </w:pBdr>
        <w:tabs>
          <w:tab w:val="right" w:pos="9900"/>
        </w:tabs>
        <w:spacing w:before="100" w:after="100" w:line="264" w:lineRule="auto"/>
        <w:rPr>
          <w:sz w:val="22"/>
        </w:rPr>
      </w:pPr>
      <w:hyperlink w:anchor="tocpg_11" w:history="1">
        <w:r>
          <w:rPr>
            <w:rFonts w:ascii="Arial" w:hAnsi="Arial" w:cs="Arial"/>
            <w:b/>
            <w:bCs/>
            <w:color w:val="0074AB"/>
            <w:sz w:val="22"/>
            <w:szCs w:val="22"/>
          </w:rPr>
          <w:t>Section 3:</w:t>
        </w:r>
        <w:r>
          <w:rPr>
            <w:rFonts w:ascii="Arial" w:hAnsi="Arial" w:cs="Arial"/>
            <w:color w:val="000000"/>
            <w:sz w:val="22"/>
            <w:szCs w:val="22"/>
          </w:rPr>
          <w:t xml:space="preserve"> Business Interruption “All Risks” Section</w:t>
        </w:r>
      </w:hyperlink>
      <w:r>
        <w:rPr>
          <w:sz w:val="22"/>
        </w:rPr>
        <w:tab/>
      </w:r>
      <w:r>
        <w:rPr>
          <w:rFonts w:ascii="Arial" w:hAnsi="Arial" w:cs="Arial"/>
          <w:b/>
          <w:bCs/>
          <w:color w:val="009CE5"/>
          <w:sz w:val="22"/>
          <w:szCs w:val="22"/>
        </w:rPr>
        <w:t>38</w:t>
      </w:r>
    </w:p>
    <w:p w:rsidR="00EA6E20" w:rsidRDefault="00EA6E20">
      <w:pPr>
        <w:pBdr>
          <w:bottom w:val="single" w:sz="4" w:space="4" w:color="B5E2F8"/>
        </w:pBdr>
        <w:tabs>
          <w:tab w:val="right" w:pos="9900"/>
        </w:tabs>
        <w:spacing w:before="100" w:after="100" w:line="264" w:lineRule="auto"/>
        <w:rPr>
          <w:sz w:val="22"/>
        </w:rPr>
      </w:pPr>
      <w:hyperlink w:anchor="tocpg_12" w:history="1">
        <w:r>
          <w:rPr>
            <w:rFonts w:ascii="Arial" w:hAnsi="Arial" w:cs="Arial"/>
            <w:b/>
            <w:bCs/>
            <w:color w:val="0074AB"/>
            <w:sz w:val="22"/>
            <w:szCs w:val="22"/>
          </w:rPr>
          <w:t>Section 4:</w:t>
        </w:r>
        <w:r>
          <w:rPr>
            <w:rFonts w:ascii="Arial" w:hAnsi="Arial" w:cs="Arial"/>
            <w:color w:val="000000"/>
            <w:sz w:val="22"/>
            <w:szCs w:val="22"/>
          </w:rPr>
          <w:t xml:space="preserve"> Terrorism Section</w:t>
        </w:r>
      </w:hyperlink>
      <w:r>
        <w:rPr>
          <w:sz w:val="22"/>
        </w:rPr>
        <w:tab/>
      </w:r>
      <w:r>
        <w:rPr>
          <w:rFonts w:ascii="Arial" w:hAnsi="Arial" w:cs="Arial"/>
          <w:b/>
          <w:bCs/>
          <w:color w:val="009CE5"/>
          <w:sz w:val="22"/>
          <w:szCs w:val="22"/>
        </w:rPr>
        <w:t>48</w:t>
      </w:r>
    </w:p>
    <w:p w:rsidR="00EA6E20" w:rsidRDefault="00EA6E20">
      <w:pPr>
        <w:pBdr>
          <w:bottom w:val="single" w:sz="4" w:space="4" w:color="B5E2F8"/>
        </w:pBdr>
        <w:tabs>
          <w:tab w:val="right" w:pos="9900"/>
        </w:tabs>
        <w:spacing w:before="100" w:after="100" w:line="264" w:lineRule="auto"/>
        <w:rPr>
          <w:sz w:val="22"/>
        </w:rPr>
      </w:pPr>
      <w:hyperlink w:anchor="tocpg_13" w:history="1">
        <w:r>
          <w:rPr>
            <w:rFonts w:ascii="Arial" w:hAnsi="Arial" w:cs="Arial"/>
            <w:b/>
            <w:bCs/>
            <w:color w:val="0074AB"/>
            <w:sz w:val="22"/>
            <w:szCs w:val="22"/>
          </w:rPr>
          <w:t>Section 5:</w:t>
        </w:r>
        <w:r>
          <w:rPr>
            <w:rFonts w:ascii="Arial" w:hAnsi="Arial" w:cs="Arial"/>
            <w:color w:val="000000"/>
            <w:sz w:val="22"/>
            <w:szCs w:val="22"/>
          </w:rPr>
          <w:t xml:space="preserve"> Employers’ Liability Section</w:t>
        </w:r>
      </w:hyperlink>
      <w:r>
        <w:rPr>
          <w:sz w:val="22"/>
        </w:rPr>
        <w:tab/>
      </w:r>
      <w:r>
        <w:rPr>
          <w:rFonts w:ascii="Arial" w:hAnsi="Arial" w:cs="Arial"/>
          <w:b/>
          <w:bCs/>
          <w:color w:val="009CE5"/>
          <w:sz w:val="22"/>
          <w:szCs w:val="22"/>
        </w:rPr>
        <w:t>51</w:t>
      </w:r>
    </w:p>
    <w:p w:rsidR="00EA6E20" w:rsidRDefault="00EA6E20">
      <w:pPr>
        <w:pBdr>
          <w:bottom w:val="single" w:sz="4" w:space="4" w:color="B5E2F8"/>
        </w:pBdr>
        <w:tabs>
          <w:tab w:val="right" w:pos="9900"/>
        </w:tabs>
        <w:spacing w:before="100" w:after="100" w:line="264" w:lineRule="auto"/>
        <w:rPr>
          <w:sz w:val="22"/>
        </w:rPr>
      </w:pPr>
      <w:hyperlink w:anchor="tocpg_14" w:history="1">
        <w:r>
          <w:rPr>
            <w:rFonts w:ascii="Arial" w:hAnsi="Arial" w:cs="Arial"/>
            <w:b/>
            <w:bCs/>
            <w:color w:val="0074AB"/>
            <w:sz w:val="22"/>
            <w:szCs w:val="22"/>
          </w:rPr>
          <w:t>Section 6:</w:t>
        </w:r>
        <w:r>
          <w:rPr>
            <w:rFonts w:ascii="Arial" w:hAnsi="Arial" w:cs="Arial"/>
            <w:color w:val="000000"/>
            <w:sz w:val="22"/>
            <w:szCs w:val="22"/>
          </w:rPr>
          <w:t xml:space="preserve"> Public Liability Section</w:t>
        </w:r>
      </w:hyperlink>
      <w:r>
        <w:rPr>
          <w:sz w:val="22"/>
        </w:rPr>
        <w:tab/>
      </w:r>
      <w:r>
        <w:rPr>
          <w:rFonts w:ascii="Arial" w:hAnsi="Arial" w:cs="Arial"/>
          <w:b/>
          <w:bCs/>
          <w:color w:val="009CE5"/>
          <w:sz w:val="22"/>
          <w:szCs w:val="22"/>
        </w:rPr>
        <w:t>53</w:t>
      </w:r>
    </w:p>
    <w:p w:rsidR="00EA6E20" w:rsidRDefault="00EA6E20">
      <w:pPr>
        <w:pBdr>
          <w:bottom w:val="single" w:sz="4" w:space="4" w:color="B5E2F8"/>
        </w:pBdr>
        <w:tabs>
          <w:tab w:val="right" w:pos="9900"/>
        </w:tabs>
        <w:spacing w:before="100" w:after="100" w:line="264" w:lineRule="auto"/>
        <w:rPr>
          <w:sz w:val="22"/>
        </w:rPr>
      </w:pPr>
      <w:hyperlink w:anchor="tocpg_15" w:history="1">
        <w:r>
          <w:rPr>
            <w:rFonts w:ascii="Arial" w:hAnsi="Arial" w:cs="Arial"/>
            <w:b/>
            <w:bCs/>
            <w:color w:val="0074AB"/>
            <w:sz w:val="22"/>
            <w:szCs w:val="22"/>
          </w:rPr>
          <w:t>Section 7:</w:t>
        </w:r>
        <w:r>
          <w:rPr>
            <w:rFonts w:ascii="Arial" w:hAnsi="Arial" w:cs="Arial"/>
            <w:color w:val="000000"/>
            <w:sz w:val="22"/>
            <w:szCs w:val="22"/>
          </w:rPr>
          <w:t xml:space="preserve"> Products Liability Section</w:t>
        </w:r>
      </w:hyperlink>
      <w:r>
        <w:rPr>
          <w:sz w:val="22"/>
        </w:rPr>
        <w:tab/>
      </w:r>
      <w:r>
        <w:rPr>
          <w:rFonts w:ascii="Arial" w:hAnsi="Arial" w:cs="Arial"/>
          <w:b/>
          <w:bCs/>
          <w:color w:val="009CE5"/>
          <w:sz w:val="22"/>
          <w:szCs w:val="22"/>
        </w:rPr>
        <w:t>59</w:t>
      </w:r>
    </w:p>
    <w:p w:rsidR="00EA6E20" w:rsidRDefault="00EA6E20">
      <w:pPr>
        <w:pBdr>
          <w:bottom w:val="single" w:sz="4" w:space="4" w:color="B5E2F8"/>
        </w:pBdr>
        <w:tabs>
          <w:tab w:val="right" w:pos="9900"/>
        </w:tabs>
        <w:spacing w:before="100" w:after="100" w:line="264" w:lineRule="auto"/>
        <w:rPr>
          <w:sz w:val="22"/>
        </w:rPr>
      </w:pPr>
      <w:hyperlink w:anchor="tocpg_16" w:history="1">
        <w:r>
          <w:rPr>
            <w:rFonts w:ascii="Arial" w:hAnsi="Arial" w:cs="Arial"/>
            <w:b/>
            <w:bCs/>
            <w:color w:val="0074AB"/>
            <w:sz w:val="22"/>
            <w:szCs w:val="22"/>
          </w:rPr>
          <w:t>Section 8:</w:t>
        </w:r>
        <w:r>
          <w:rPr>
            <w:rFonts w:ascii="Arial" w:hAnsi="Arial" w:cs="Arial"/>
            <w:color w:val="000000"/>
            <w:sz w:val="22"/>
            <w:szCs w:val="22"/>
          </w:rPr>
          <w:t xml:space="preserve"> Money Section</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7" w:history="1">
        <w:r>
          <w:rPr>
            <w:rFonts w:ascii="Arial" w:hAnsi="Arial" w:cs="Arial"/>
            <w:b/>
            <w:bCs/>
            <w:color w:val="0074AB"/>
            <w:sz w:val="22"/>
            <w:szCs w:val="22"/>
          </w:rPr>
          <w:t>Sub-Section 1 –</w:t>
        </w:r>
        <w:r>
          <w:rPr>
            <w:rFonts w:ascii="Arial" w:hAnsi="Arial" w:cs="Arial"/>
            <w:color w:val="000000"/>
            <w:sz w:val="22"/>
            <w:szCs w:val="22"/>
          </w:rPr>
          <w:t xml:space="preserve"> Money</w:t>
        </w:r>
      </w:hyperlink>
      <w:r>
        <w:rPr>
          <w:sz w:val="22"/>
        </w:rPr>
        <w:tab/>
      </w:r>
      <w:r>
        <w:rPr>
          <w:rFonts w:ascii="Arial" w:hAnsi="Arial" w:cs="Arial"/>
          <w:b/>
          <w:bCs/>
          <w:color w:val="009CE5"/>
          <w:sz w:val="22"/>
          <w:szCs w:val="22"/>
        </w:rPr>
        <w:t>61</w:t>
      </w:r>
    </w:p>
    <w:p w:rsidR="00EA6E20" w:rsidRDefault="00EA6E20">
      <w:pPr>
        <w:pBdr>
          <w:bottom w:val="single" w:sz="4" w:space="4" w:color="B5E2F8"/>
        </w:pBdr>
        <w:tabs>
          <w:tab w:val="right" w:pos="9900"/>
        </w:tabs>
        <w:spacing w:before="100" w:after="100" w:line="264" w:lineRule="auto"/>
        <w:ind w:left="360"/>
        <w:rPr>
          <w:sz w:val="22"/>
        </w:rPr>
      </w:pPr>
      <w:hyperlink w:anchor="tocpg_18" w:history="1">
        <w:r>
          <w:rPr>
            <w:rFonts w:ascii="Arial" w:hAnsi="Arial" w:cs="Arial"/>
            <w:b/>
            <w:bCs/>
            <w:color w:val="0074AB"/>
            <w:sz w:val="22"/>
            <w:szCs w:val="22"/>
          </w:rPr>
          <w:t>Sub-Section 2 –</w:t>
        </w:r>
        <w:r>
          <w:rPr>
            <w:rFonts w:ascii="Arial" w:hAnsi="Arial" w:cs="Arial"/>
            <w:color w:val="000000"/>
            <w:sz w:val="22"/>
            <w:szCs w:val="22"/>
          </w:rPr>
          <w:t xml:space="preserve"> Personal Assault</w:t>
        </w:r>
      </w:hyperlink>
      <w:r>
        <w:rPr>
          <w:sz w:val="22"/>
        </w:rPr>
        <w:tab/>
      </w:r>
      <w:r>
        <w:rPr>
          <w:rFonts w:ascii="Arial" w:hAnsi="Arial" w:cs="Arial"/>
          <w:b/>
          <w:bCs/>
          <w:color w:val="009CE5"/>
          <w:sz w:val="22"/>
          <w:szCs w:val="22"/>
        </w:rPr>
        <w:t>62</w:t>
      </w:r>
    </w:p>
    <w:p w:rsidR="00EA6E20" w:rsidRDefault="00EA6E20">
      <w:pPr>
        <w:pBdr>
          <w:bottom w:val="single" w:sz="4" w:space="4" w:color="B5E2F8"/>
        </w:pBdr>
        <w:tabs>
          <w:tab w:val="right" w:pos="9900"/>
        </w:tabs>
        <w:spacing w:before="100" w:after="100" w:line="264" w:lineRule="auto"/>
        <w:rPr>
          <w:sz w:val="22"/>
        </w:rPr>
      </w:pPr>
      <w:hyperlink w:anchor="tocpg_19" w:history="1">
        <w:r>
          <w:rPr>
            <w:rFonts w:ascii="Arial" w:hAnsi="Arial" w:cs="Arial"/>
            <w:b/>
            <w:bCs/>
            <w:color w:val="0074AB"/>
            <w:sz w:val="22"/>
            <w:szCs w:val="22"/>
          </w:rPr>
          <w:t>Section 9:</w:t>
        </w:r>
        <w:r>
          <w:rPr>
            <w:rFonts w:ascii="Arial" w:hAnsi="Arial" w:cs="Arial"/>
            <w:color w:val="000000"/>
            <w:sz w:val="22"/>
            <w:szCs w:val="22"/>
          </w:rPr>
          <w:t xml:space="preserve"> Goods in Transit Section</w:t>
        </w:r>
      </w:hyperlink>
      <w:r>
        <w:rPr>
          <w:sz w:val="22"/>
        </w:rPr>
        <w:tab/>
      </w:r>
      <w:r>
        <w:rPr>
          <w:rFonts w:ascii="Arial" w:hAnsi="Arial" w:cs="Arial"/>
          <w:b/>
          <w:bCs/>
          <w:color w:val="009CE5"/>
          <w:sz w:val="22"/>
          <w:szCs w:val="22"/>
        </w:rPr>
        <w:t>64</w:t>
      </w:r>
    </w:p>
    <w:p w:rsidR="00EA6E20" w:rsidRDefault="00EA6E20">
      <w:pPr>
        <w:pBdr>
          <w:bottom w:val="single" w:sz="4" w:space="4" w:color="B5E2F8"/>
        </w:pBdr>
        <w:tabs>
          <w:tab w:val="right" w:pos="9900"/>
        </w:tabs>
        <w:spacing w:before="100" w:after="100" w:line="264" w:lineRule="auto"/>
        <w:rPr>
          <w:sz w:val="22"/>
        </w:rPr>
      </w:pPr>
      <w:hyperlink w:anchor="tocpg_20" w:history="1">
        <w:r>
          <w:rPr>
            <w:rFonts w:ascii="Arial" w:hAnsi="Arial" w:cs="Arial"/>
            <w:b/>
            <w:bCs/>
            <w:color w:val="0074AB"/>
            <w:sz w:val="22"/>
            <w:szCs w:val="22"/>
          </w:rPr>
          <w:t>Section 10:</w:t>
        </w:r>
        <w:r>
          <w:rPr>
            <w:rFonts w:ascii="Arial" w:hAnsi="Arial" w:cs="Arial"/>
            <w:color w:val="000000"/>
            <w:sz w:val="22"/>
            <w:szCs w:val="22"/>
          </w:rPr>
          <w:t xml:space="preserve"> Loss of Licence Section</w:t>
        </w:r>
      </w:hyperlink>
      <w:r>
        <w:rPr>
          <w:sz w:val="22"/>
        </w:rPr>
        <w:tab/>
      </w:r>
      <w:r>
        <w:rPr>
          <w:rFonts w:ascii="Arial" w:hAnsi="Arial" w:cs="Arial"/>
          <w:b/>
          <w:bCs/>
          <w:color w:val="009CE5"/>
          <w:sz w:val="22"/>
          <w:szCs w:val="22"/>
        </w:rPr>
        <w:t>67</w:t>
      </w:r>
    </w:p>
    <w:p w:rsidR="00EA6E20" w:rsidRDefault="00EA6E20">
      <w:pPr>
        <w:pBdr>
          <w:bottom w:val="single" w:sz="4" w:space="4" w:color="B5E2F8"/>
        </w:pBdr>
        <w:tabs>
          <w:tab w:val="right" w:pos="9900"/>
        </w:tabs>
        <w:spacing w:before="100" w:after="100" w:line="264" w:lineRule="auto"/>
        <w:rPr>
          <w:sz w:val="22"/>
        </w:rPr>
      </w:pPr>
      <w:hyperlink w:anchor="tocpg_21" w:history="1">
        <w:r>
          <w:rPr>
            <w:rFonts w:ascii="Arial" w:hAnsi="Arial" w:cs="Arial"/>
            <w:b/>
            <w:bCs/>
            <w:color w:val="0074AB"/>
            <w:sz w:val="22"/>
            <w:szCs w:val="22"/>
          </w:rPr>
          <w:t>Section 11:</w:t>
        </w:r>
        <w:r>
          <w:rPr>
            <w:rFonts w:ascii="Arial" w:hAnsi="Arial" w:cs="Arial"/>
            <w:color w:val="000000"/>
            <w:sz w:val="22"/>
            <w:szCs w:val="22"/>
          </w:rPr>
          <w:t xml:space="preserve"> Production Indemnity “All Risks” Section</w:t>
        </w:r>
      </w:hyperlink>
      <w:r>
        <w:rPr>
          <w:sz w:val="22"/>
        </w:rPr>
        <w:tab/>
      </w:r>
      <w:r>
        <w:rPr>
          <w:rFonts w:ascii="Arial" w:hAnsi="Arial" w:cs="Arial"/>
          <w:b/>
          <w:bCs/>
          <w:color w:val="009CE5"/>
          <w:sz w:val="22"/>
          <w:szCs w:val="22"/>
        </w:rPr>
        <w:t>69</w:t>
      </w:r>
    </w:p>
    <w:p w:rsidR="00EA6E20" w:rsidRDefault="00EA6E20">
      <w:pPr>
        <w:pBdr>
          <w:bottom w:val="single" w:sz="4" w:space="4" w:color="B5E2F8"/>
        </w:pBdr>
        <w:tabs>
          <w:tab w:val="right" w:pos="9900"/>
        </w:tabs>
        <w:spacing w:before="100" w:after="100" w:line="264" w:lineRule="auto"/>
        <w:rPr>
          <w:sz w:val="22"/>
        </w:rPr>
      </w:pPr>
      <w:hyperlink w:anchor="tocpg_22" w:history="1">
        <w:r>
          <w:rPr>
            <w:rFonts w:ascii="Arial" w:hAnsi="Arial" w:cs="Arial"/>
            <w:b/>
            <w:bCs/>
            <w:color w:val="0074AB"/>
            <w:sz w:val="22"/>
            <w:szCs w:val="22"/>
          </w:rPr>
          <w:t>Section 12:</w:t>
        </w:r>
        <w:r>
          <w:rPr>
            <w:rFonts w:ascii="Arial" w:hAnsi="Arial" w:cs="Arial"/>
            <w:color w:val="000000"/>
            <w:sz w:val="22"/>
            <w:szCs w:val="22"/>
          </w:rPr>
          <w:t xml:space="preserve"> Media Liability Section</w:t>
        </w:r>
      </w:hyperlink>
      <w:r>
        <w:rPr>
          <w:sz w:val="22"/>
        </w:rPr>
        <w:tab/>
      </w:r>
      <w:r>
        <w:rPr>
          <w:rFonts w:ascii="Arial" w:hAnsi="Arial" w:cs="Arial"/>
          <w:b/>
          <w:bCs/>
          <w:color w:val="009CE5"/>
          <w:sz w:val="22"/>
          <w:szCs w:val="22"/>
        </w:rPr>
        <w:t>73</w:t>
      </w:r>
    </w:p>
    <w:p w:rsidR="00EA6E20" w:rsidRDefault="00EA6E20">
      <w:pPr>
        <w:pBdr>
          <w:bottom w:val="single" w:sz="4" w:space="4" w:color="B5E2F8"/>
        </w:pBdr>
        <w:tabs>
          <w:tab w:val="right" w:pos="9900"/>
        </w:tabs>
        <w:spacing w:before="100" w:after="100" w:line="264" w:lineRule="auto"/>
        <w:rPr>
          <w:sz w:val="22"/>
        </w:rPr>
      </w:pPr>
      <w:hyperlink w:anchor="tocpg_23" w:history="1">
        <w:r>
          <w:rPr>
            <w:rFonts w:ascii="Arial" w:hAnsi="Arial" w:cs="Arial"/>
            <w:b/>
            <w:bCs/>
            <w:color w:val="0074AB"/>
            <w:sz w:val="22"/>
            <w:szCs w:val="22"/>
          </w:rPr>
          <w:t>Section 13:</w:t>
        </w:r>
        <w:r>
          <w:rPr>
            <w:rFonts w:ascii="Arial" w:hAnsi="Arial" w:cs="Arial"/>
            <w:color w:val="000000"/>
            <w:sz w:val="22"/>
            <w:szCs w:val="22"/>
          </w:rPr>
          <w:t xml:space="preserve"> Commercial Legal Expenses Section</w:t>
        </w:r>
      </w:hyperlink>
      <w:r>
        <w:rPr>
          <w:sz w:val="22"/>
        </w:rPr>
        <w:tab/>
      </w:r>
      <w:r>
        <w:rPr>
          <w:rFonts w:ascii="Arial" w:hAnsi="Arial" w:cs="Arial"/>
          <w:b/>
          <w:bCs/>
          <w:color w:val="009CE5"/>
          <w:sz w:val="22"/>
          <w:szCs w:val="22"/>
        </w:rPr>
        <w:t>83</w:t>
      </w:r>
    </w:p>
    <w:p w:rsidR="00EA6E20" w:rsidRDefault="00EA6E20">
      <w:pPr>
        <w:pBdr>
          <w:bottom w:val="single" w:sz="4" w:space="4" w:color="B5E2F8"/>
        </w:pBdr>
        <w:tabs>
          <w:tab w:val="right" w:pos="9900"/>
        </w:tabs>
        <w:spacing w:before="100" w:after="100" w:line="264" w:lineRule="auto"/>
        <w:rPr>
          <w:sz w:val="22"/>
        </w:rPr>
      </w:pPr>
      <w:hyperlink w:anchor="tocpg_24" w:history="1">
        <w:r>
          <w:rPr>
            <w:rFonts w:ascii="Arial" w:hAnsi="Arial" w:cs="Arial"/>
            <w:b/>
            <w:bCs/>
            <w:color w:val="0074AB"/>
            <w:sz w:val="22"/>
            <w:szCs w:val="22"/>
          </w:rPr>
          <w:t>Section 14:</w:t>
        </w:r>
        <w:r>
          <w:rPr>
            <w:rFonts w:ascii="Arial" w:hAnsi="Arial" w:cs="Arial"/>
            <w:color w:val="000000"/>
            <w:sz w:val="22"/>
            <w:szCs w:val="22"/>
          </w:rPr>
          <w:t xml:space="preserve"> Management Liability Insurance Section</w:t>
        </w:r>
      </w:hyperlink>
      <w:r>
        <w:rPr>
          <w:sz w:val="22"/>
        </w:rPr>
        <w:tab/>
      </w:r>
      <w:r>
        <w:rPr>
          <w:rFonts w:ascii="Arial" w:hAnsi="Arial" w:cs="Arial"/>
          <w:b/>
          <w:bCs/>
          <w:color w:val="009CE5"/>
          <w:sz w:val="22"/>
          <w:szCs w:val="22"/>
        </w:rPr>
        <w:t>91</w:t>
      </w:r>
    </w:p>
    <w:p w:rsidR="00EA6E20" w:rsidRDefault="00EA6E20">
      <w:pPr>
        <w:tabs>
          <w:tab w:val="right" w:pos="9900"/>
        </w:tabs>
        <w:spacing w:before="100" w:after="100" w:line="264" w:lineRule="auto"/>
        <w:rPr>
          <w:sz w:val="22"/>
        </w:rPr>
        <w:sectPr w:rsidR="00EA6E20">
          <w:footerReference w:type="default" r:id="rId11"/>
          <w:pgSz w:w="11906" w:h="16838"/>
          <w:pgMar w:top="992" w:right="737" w:bottom="737" w:left="737" w:header="454" w:footer="352" w:gutter="0"/>
          <w:cols w:space="720"/>
        </w:sectPr>
      </w:pPr>
      <w:hyperlink w:anchor="tocpg_25" w:history="1">
        <w:r>
          <w:rPr>
            <w:rFonts w:ascii="Arial" w:hAnsi="Arial" w:cs="Arial"/>
            <w:b/>
            <w:bCs/>
            <w:color w:val="0074AB"/>
            <w:sz w:val="22"/>
            <w:szCs w:val="22"/>
          </w:rPr>
          <w:t>Section 15:</w:t>
        </w:r>
        <w:r>
          <w:rPr>
            <w:rFonts w:ascii="Arial" w:hAnsi="Arial" w:cs="Arial"/>
            <w:color w:val="000000"/>
            <w:sz w:val="22"/>
            <w:szCs w:val="22"/>
          </w:rPr>
          <w:t xml:space="preserve"> CyberGuard™ (Cyber Liability)</w:t>
        </w:r>
      </w:hyperlink>
      <w:r>
        <w:rPr>
          <w:sz w:val="22"/>
        </w:rPr>
        <w:tab/>
      </w:r>
      <w:r>
        <w:rPr>
          <w:rFonts w:ascii="Arial" w:hAnsi="Arial" w:cs="Arial"/>
          <w:b/>
          <w:bCs/>
          <w:color w:val="009CE5"/>
          <w:sz w:val="22"/>
          <w:szCs w:val="22"/>
        </w:rPr>
        <w:t>103</w:t>
      </w:r>
    </w:p>
    <w:p w:rsidR="00C07262" w:rsidRPr="0022764C" w:rsidRDefault="004A758F">
      <w:pPr>
        <w:pStyle w:val="Heading1"/>
        <w:spacing w:before="0"/>
      </w:pPr>
      <w:bookmarkStart w:id="1" w:name="tocpg_1"/>
      <w:bookmarkEnd w:id="1"/>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hyperlink r:id="rId12"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 w:name="tocpg_2"/>
      <w:bookmarkEnd w:id="2"/>
      <w:r w:rsidRPr="0022764C">
        <w:t>Notices</w:t>
      </w:r>
    </w:p>
    <w:p w:rsidR="00C07262" w:rsidRPr="0022764C" w:rsidRDefault="004A758F">
      <w:pPr>
        <w:pStyle w:val="Heading3"/>
      </w:pPr>
      <w:bookmarkStart w:id="3" w:name="_Toc448748431"/>
      <w:bookmarkStart w:id="4" w:name="_Toc451869592"/>
      <w:bookmarkStart w:id="5" w:name="_Toc469925994"/>
      <w:r w:rsidRPr="0022764C">
        <w:t>Understanding this Policy</w:t>
      </w:r>
      <w:bookmarkEnd w:id="3"/>
      <w:bookmarkEnd w:id="4"/>
      <w:bookmarkEnd w:id="5"/>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requirements and limits which apply only to those Sections. </w:t>
      </w:r>
      <w:r w:rsidRPr="0022764C">
        <w:t>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6" w:name="_Toc468784347"/>
      <w:bookmarkStart w:id="7"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6"/>
      <w:bookmarkEnd w:id="7"/>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3" w:tooltip="mailto:complaint.info@financial-ombudsman.org.uk" w:history="1">
        <w:r w:rsidRPr="0022764C">
          <w:rPr>
            <w:color w:val="00B0F0"/>
            <w:u w:val="single"/>
          </w:rPr>
          <w:t>complaint.info@financial-ombudsman.org.uk</w:t>
        </w:r>
      </w:hyperlink>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4" w:tooltip="http://www.financial-ombudsman.org.uk" w:history="1">
        <w:r w:rsidRPr="0022764C">
          <w:rPr>
            <w:color w:val="00B0F0"/>
            <w:u w:val="single"/>
          </w:rPr>
          <w:t>www.financial-ombudsman.org.uk</w:t>
        </w:r>
      </w:hyperlink>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5"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8"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8"/>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t xml:space="preserve">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t>
      </w:r>
      <w:r w:rsidRPr="0022764C">
        <w:lastRenderedPageBreak/>
        <w:t>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9" w:name="_Toc448748442"/>
      <w:bookmarkStart w:id="10" w:name="_Toc451869604"/>
      <w:bookmarkStart w:id="11"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9"/>
      <w:bookmarkEnd w:id="10"/>
      <w:bookmarkEnd w:id="11"/>
    </w:p>
    <w:p w:rsidR="00C07262" w:rsidRPr="0022764C" w:rsidRDefault="004A758F">
      <w:pPr>
        <w:pStyle w:val="BodyText"/>
      </w:pPr>
      <w:bookmarkStart w:id="12" w:name="_Toc448748443"/>
      <w:bookmarkStart w:id="13"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14"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12"/>
      <w:bookmarkEnd w:id="13"/>
      <w:bookmarkEnd w:id="14"/>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15" w:name="tocpg_3"/>
      <w:bookmarkEnd w:id="15"/>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rsidR="00C07262" w:rsidRPr="0022764C" w:rsidRDefault="004A758F">
      <w:pPr>
        <w:pStyle w:val="Heading1"/>
      </w:pPr>
      <w:bookmarkStart w:id="17" w:name="tocpg_4"/>
      <w:bookmarkEnd w:id="17"/>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lastRenderedPageBreak/>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lastRenderedPageBreak/>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lastRenderedPageBreak/>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18" w:name="_Hlk11404322"/>
      <w:r w:rsidRPr="0022764C">
        <w:t>HCC International Insurance Company PLC.</w:t>
      </w:r>
      <w:bookmarkEnd w:id="18"/>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r w:rsidR="00754C0F" w:rsidRPr="0022764C">
        <w:t>giro cheques</w:t>
      </w:r>
      <w:r w:rsidRPr="0022764C">
        <w:t xml:space="preserve"> (other than blank or partly completed cheques and </w:t>
      </w:r>
      <w:r w:rsidR="00754C0F" w:rsidRPr="0022764C">
        <w:t>giro cheques</w:t>
      </w:r>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w:t>
      </w:r>
      <w:r w:rsidRPr="0022764C">
        <w:lastRenderedPageBreak/>
        <w:t xml:space="preserve">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19" w:name="tocpg_5"/>
      <w:bookmarkEnd w:id="19"/>
      <w:r w:rsidRPr="0022764C">
        <w:lastRenderedPageBreak/>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w:t>
      </w:r>
      <w:r w:rsidRPr="0022764C">
        <w:lastRenderedPageBreak/>
        <w:t>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r w:rsidR="00754C0F" w:rsidRPr="0022764C">
        <w:t>period;</w:t>
      </w:r>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0" w:name="_Hlk79152069"/>
      <w:r w:rsidRPr="0022764C">
        <w:rPr>
          <w:b/>
          <w:bCs/>
        </w:rPr>
        <w:t>Damage</w:t>
      </w:r>
      <w:r w:rsidRPr="0022764C">
        <w:t xml:space="preserve"> </w:t>
      </w:r>
      <w:bookmarkEnd w:id="2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w:t>
      </w:r>
      <w:r w:rsidRPr="0022764C">
        <w:rPr>
          <w:lang w:eastAsia="en-GB"/>
        </w:rPr>
        <w:lastRenderedPageBreak/>
        <w:t xml:space="preserve">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w:t>
      </w:r>
      <w:proofErr w:type="gramStart"/>
      <w:r w:rsidRPr="0022764C">
        <w:rPr>
          <w:rFonts w:eastAsia="MS Mincho"/>
        </w:rPr>
        <w:t>charges</w:t>
      </w:r>
      <w:proofErr w:type="gramEnd"/>
      <w:r w:rsidRPr="0022764C">
        <w:rPr>
          <w:rFonts w:eastAsia="MS Mincho"/>
        </w:rPr>
        <w:t xml:space="preserve"> an additional premium then it is at the Insurer’s discretion whether to pay to the Insured the value of the Property </w:t>
      </w:r>
      <w:r w:rsidRPr="0022764C">
        <w:rPr>
          <w:rFonts w:eastAsia="MS Mincho"/>
        </w:rPr>
        <w:t>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lastRenderedPageBreak/>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pPr>
        <w:pStyle w:val="BodyText"/>
        <w:rPr>
          <w:ins w:id="20030" w:author="TMHCC Wording Review (v3)" w:date="2025-07-01T00:00:00Z"/>
        </w:rPr>
      </w:pPr>
      <w:ins w:id="20029" w:author="TMHCC Wording Review (v3)" w:date="2025-07-01T00:00:00Z">
        <w:r>
          <w:rPr>
            <w:rFonts w:asciiTheme="majorHAnsi" w:hAnsiTheme="majorHAnsi"/>
          </w:rPr>
          <w:t xml:space="preserve">In respect of Section 12 (Media Liability) only, if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disagree as to whether or how any claim should be defended, settled or pursued, either party may require the matter to be referred to a King’s Counsel of the English Bar to be mutually agreed between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(or, failing agreement within 14 (fourteen) working days, to be appointed by the Chairman of the Bar Council or their representative). The opinion of such King’s Counsel as to the conduct of the matter shall be binding on both parties. In giving such opinion the King’s Counsel shall have regard to the interests of both the </w:t>
        </w:r>
        <w:r>
          <w:rPr>
            <w:rFonts w:asciiTheme="majorHAnsi" w:hAnsiTheme="majorHAnsi"/>
            <w:b/>
          </w:rPr>
          <w:t xml:space="preserve">Insured</w:t>
        </w:r>
        <w:r>
          <w:rPr>
            <w:rFonts w:asciiTheme="majorHAnsi" w:hAnsiTheme="majorHAnsi"/>
          </w:rPr>
          <w:t xml:space="preserve"> and the </w:t>
        </w:r>
        <w:r>
          <w:rPr>
            <w:rFonts w:asciiTheme="majorHAnsi" w:hAnsiTheme="majorHAnsi"/>
            <w:b/>
          </w:rPr>
          <w:t xml:space="preserve">Insurer</w:t>
        </w:r>
        <w:r>
          <w:rPr>
            <w:rFonts w:asciiTheme="majorHAnsi" w:hAnsiTheme="majorHAnsi"/>
          </w:rPr>
          <w:t xml:space="preserve">, and the costs of the reference shall be allocated by the King’s Counsel on a fair and equitable basis.</w:t>
        </w:r>
      </w:ins>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lastRenderedPageBreak/>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w:t>
      </w:r>
      <w:r w:rsidRPr="0022764C">
        <w:t>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1" w:name="tocpg_6"/>
      <w:bookmarkEnd w:id="21"/>
      <w:r w:rsidRPr="0022764C">
        <w:t xml:space="preserve">Policy Protection and Maintenance Conditions - </w:t>
      </w:r>
      <w:bookmarkStart w:id="22" w:name="_Hlk78974019"/>
      <w:r w:rsidRPr="0022764C">
        <w:t>(Applicable to Sections 1-11)</w:t>
      </w:r>
      <w:bookmarkEnd w:id="2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t>
      </w:r>
      <w:r w:rsidRPr="0022764C">
        <w:lastRenderedPageBreak/>
        <w:t>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 xml:space="preserve">the fire brigade connection or off-site constantly attended location (unless the fire brigade </w:t>
      </w:r>
      <w:proofErr w:type="gramStart"/>
      <w:r w:rsidRPr="0022764C">
        <w:t>have</w:t>
      </w:r>
      <w:proofErr w:type="gramEnd"/>
      <w:r w:rsidRPr="0022764C">
        <w:t xml:space="preser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r w:rsidR="00754C0F" w:rsidRPr="0022764C">
        <w:t>I</w:t>
      </w:r>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BD3624" w:rsidRDefault="004A758F">
      <w:pPr>
        <w:pStyle w:val="BodyText"/>
        <w:rPr>
          <w:bCs/>
        </w:rPr>
      </w:pPr>
      <w:r w:rsidRPr="00BD3624">
        <w:rPr>
          <w:b/>
        </w:rPr>
        <w:t>Damage</w:t>
      </w:r>
      <w:r w:rsidRPr="00BD3624">
        <w:rPr>
          <w:bCs/>
        </w:rPr>
        <w:t xml:space="preserve"> at the </w:t>
      </w:r>
      <w:r w:rsidRPr="00BD3624">
        <w:rPr>
          <w:b/>
        </w:rPr>
        <w:t>Premises</w:t>
      </w:r>
      <w:r w:rsidRPr="00BD3624">
        <w:rPr>
          <w:bCs/>
        </w:rPr>
        <w:t xml:space="preserve"> caused by theft or attempted theft is not insured unless the following devices for the security of the </w:t>
      </w:r>
      <w:r w:rsidRPr="00BD3624">
        <w:rPr>
          <w:b/>
        </w:rPr>
        <w:t>Premises</w:t>
      </w:r>
      <w:r w:rsidRPr="00BD3624">
        <w:rPr>
          <w:bCs/>
        </w:rPr>
        <w:t xml:space="preserve"> are installed within 30 (thirty) days of the inception date of cover in respect of the </w:t>
      </w:r>
      <w:r w:rsidRPr="00BD3624">
        <w:rPr>
          <w:b/>
        </w:rPr>
        <w:t>Property Insured</w:t>
      </w:r>
      <w:r w:rsidRPr="00BD3624">
        <w:rPr>
          <w:bCs/>
        </w:rPr>
        <w:t xml:space="preserve"> at such </w:t>
      </w:r>
      <w:r w:rsidRPr="00BD3624">
        <w:rPr>
          <w:b/>
        </w:rPr>
        <w:t>Premises</w:t>
      </w:r>
      <w:r w:rsidRPr="00BD3624">
        <w:rPr>
          <w:bCs/>
        </w:rPr>
        <w:t xml:space="preserve"> under the Business “All Risks” Section and/or the Production Property “All Risks” Section and/or the Business Interruption “All Risks” Section of this </w:t>
      </w:r>
      <w:r w:rsidRPr="00BD3624">
        <w:rPr>
          <w:b/>
        </w:rPr>
        <w:t xml:space="preserve">Policy </w:t>
      </w:r>
      <w:r w:rsidRPr="00BD3624">
        <w:rPr>
          <w:bCs/>
        </w:rPr>
        <w:t>in accordance with the following Schedule and all of such devices are put into full and effective operation at night and whenever the</w:t>
      </w:r>
      <w:r w:rsidRPr="00BD3624">
        <w:rPr>
          <w:b/>
        </w:rPr>
        <w:t xml:space="preserve"> Premises</w:t>
      </w:r>
      <w:r w:rsidRPr="00BD3624">
        <w:rPr>
          <w:bCs/>
        </w:rPr>
        <w:t xml:space="preserve"> are closed for </w:t>
      </w:r>
      <w:r w:rsidRPr="00BD3624">
        <w:rPr>
          <w:b/>
        </w:rPr>
        <w:t>Business</w:t>
      </w:r>
      <w:r w:rsidRPr="00BD3624">
        <w:rPr>
          <w:bCs/>
        </w:rPr>
        <w:t xml:space="preserve">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lastRenderedPageBreak/>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lastRenderedPageBreak/>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3" w:name="tocpg_7"/>
      <w:bookmarkEnd w:id="23"/>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t xml:space="preserve">The </w:t>
      </w:r>
      <w:r>
        <w:rPr>
          <w:b/>
        </w:rPr>
        <w:t xml:space="preserve">Insured</w:t>
      </w:r>
      <w:r>
        <w:t xml:space="preserve"> shall not, without the </w:t>
      </w:r>
      <w:r>
        <w:rPr>
          <w:b/>
        </w:rPr>
        <w:t xml:space="preserve">Insurer’s</w:t>
      </w:r>
      <w:r>
        <w:t xml:space="preserve"> written consent, make any admission of liability, promise, payment, compensation, offer, negotiation or settlement of any claim. The </w:t>
      </w:r>
      <w:r>
        <w:rPr>
          <w:b/>
        </w:rPr>
        <w:t xml:space="preserve">Insurer</w:t>
      </w:r>
      <w:r>
        <w:t xml:space="preserve"> shall not be entitled to rely on any breach of this condition to reduce or refuse a claim except to the extent that the </w:t>
      </w:r>
      <w:r>
        <w:rPr>
          <w:b/>
        </w:rPr>
        <w:t xml:space="preserve">Insurer’s</w:t>
      </w:r>
      <w:r>
        <w:t xml:space="preserve"> position has been prejudiced by the breach.</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lastRenderedPageBreak/>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r>
        <w:rPr>
          <w:color w:val="000000" w:themeColor="text1"/>
        </w:rPr>
        <w:t xml:space="preserve">The </w:t>
      </w:r>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hyperlink r:id="rId16" w:history="1">
        <w:r w:rsidRPr="0022764C">
          <w:rPr>
            <w:rStyle w:val="Hyperlink"/>
            <w:szCs w:val="24"/>
          </w:rPr>
          <w:t>Mail@tmhcc.com</w:t>
        </w:r>
      </w:hyperlink>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86022F">
        <w:rPr>
          <w:color w:val="000000" w:themeColor="text1"/>
        </w:rPr>
        <w:t xml:space="preserve">It is a Condition Precedent to liability under this </w:t>
      </w:r>
      <w:r w:rsidRPr="0086022F">
        <w:rPr>
          <w:b/>
          <w:color w:val="000000" w:themeColor="text1"/>
        </w:rPr>
        <w:t>Policy</w:t>
      </w:r>
      <w:r w:rsidRPr="0086022F">
        <w:rPr>
          <w:color w:val="000000" w:themeColor="text1"/>
        </w:rPr>
        <w:t xml:space="preserve"> that,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pPr>
        <w:pStyle w:val="Heading3"/>
        <w:rPr/>
      </w:pPr>
      <w:r>
        <w:t xml:space="preserve">Proof of Ownership and Value</w:t>
      </w:r>
    </w:p>
    <w:p>
      <w:pPr>
        <w:pStyle w:val="BodyText"/>
        <w:rPr/>
      </w:pPr>
      <w:r>
        <w:t xml:space="preserve">Following any claim for theft or loss, the </w:t>
      </w:r>
      <w:r>
        <w:rPr>
          <w:b/>
        </w:rPr>
        <w:t xml:space="preserve">Insurer</w:t>
      </w:r>
      <w:r>
        <w:t xml:space="preserve"> may request reasonable evidence of ownership and value in respect of any high value item or any item insured on an </w:t>
      </w:r>
      <w:r>
        <w:rPr>
          <w:b/>
        </w:rPr>
        <w:t xml:space="preserve">Agreed Value</w:t>
      </w:r>
      <w:r>
        <w:t xml:space="preserve"> basis (including but not limited to purchase invoices, professional valuations, photographs, serial numbers or other documentary evidence). The </w:t>
      </w:r>
      <w:r>
        <w:rPr>
          <w:b/>
        </w:rPr>
        <w:t xml:space="preserve">Insured</w:t>
      </w:r>
      <w:r>
        <w:t xml:space="preserve"> shall provide such evidence within a reasonable period following the </w:t>
      </w:r>
      <w:r>
        <w:rPr>
          <w:b/>
        </w:rPr>
        <w:t xml:space="preserve">Insurer’s</w:t>
      </w:r>
      <w:r>
        <w:t xml:space="preserve"> request. The </w:t>
      </w:r>
      <w:r>
        <w:rPr>
          <w:b/>
        </w:rPr>
        <w:t xml:space="preserve">Insurer</w:t>
      </w:r>
      <w:r>
        <w:t xml:space="preserve"> shall not be obliged to pay any claim, or part of a claim, for an affected item where the </w:t>
      </w:r>
      <w:r>
        <w:rPr>
          <w:b/>
        </w:rPr>
        <w:t xml:space="preserve">Insured</w:t>
      </w:r>
      <w:r>
        <w:t xml:space="preserve"> fails to provide the evidence reasonably requested.</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r w:rsidR="00754C0F" w:rsidRPr="0022764C">
        <w:t>a</w:t>
      </w:r>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r w:rsidR="00754C0F" w:rsidRPr="0022764C">
        <w:t>I</w:t>
      </w:r>
      <w:r w:rsidRPr="0022764C">
        <w:t>) a purchase receipt; and/or</w:t>
      </w:r>
    </w:p>
    <w:p w:rsidR="00FA24DD" w:rsidRPr="0022764C" w:rsidRDefault="00FA24DD">
      <w:pPr>
        <w:pStyle w:val="BodyText"/>
        <w:ind w:left="454"/>
      </w:pPr>
      <w:r w:rsidRPr="0022764C">
        <w:t xml:space="preserve">(ii) other suitable evidence of ownership, payment, or legal </w:t>
      </w:r>
      <w:r w:rsidR="00BB79CB" w:rsidRPr="0022764C">
        <w:t>responsibility</w:t>
      </w:r>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86022F" w:rsidRDefault="004A758F">
      <w:pPr>
        <w:pStyle w:val="Heading3"/>
        <w:rPr>
          <w:color w:val="000000" w:themeColor="text1"/>
        </w:rPr>
      </w:pPr>
      <w:r w:rsidRPr="0086022F">
        <w:rPr>
          <w:color w:val="000000" w:themeColor="text1"/>
        </w:rPr>
        <w:lastRenderedPageBreak/>
        <w:t>Notifications</w:t>
      </w:r>
    </w:p>
    <w:p w:rsidR="00C07262" w:rsidRPr="0086022F" w:rsidRDefault="004A758F">
      <w:pPr>
        <w:pStyle w:val="BodyText"/>
        <w:rPr>
          <w:color w:val="000000" w:themeColor="text1"/>
        </w:rPr>
      </w:pPr>
      <w:r w:rsidRPr="0086022F">
        <w:rPr>
          <w:color w:val="000000" w:themeColor="text1"/>
        </w:rPr>
        <w:t xml:space="preserve">Any and all notifications of Circumstances and claims for an indemnity pursuant to this </w:t>
      </w:r>
      <w:r w:rsidRPr="0086022F">
        <w:rPr>
          <w:b/>
          <w:color w:val="000000" w:themeColor="text1"/>
        </w:rPr>
        <w:t>Policy</w:t>
      </w:r>
      <w:r w:rsidRPr="0086022F">
        <w:rPr>
          <w:color w:val="000000" w:themeColor="text1"/>
        </w:rPr>
        <w:t xml:space="preserve"> shall be notified to HCC International Insurance Company PLC by either (a) email (b) telephone or (c) first class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 xml:space="preserve">If by email then such must be addressed to PI Claims and sent to </w:t>
      </w:r>
      <w:hyperlink r:id="rId17" w:tooltip="mailto:piclaims@tmhcc.com" w:history="1">
        <w:r w:rsidRPr="0086022F">
          <w:rPr>
            <w:rFonts w:asciiTheme="majorHAnsi" w:eastAsia="MS Mincho" w:hAnsiTheme="majorHAnsi"/>
            <w:color w:val="000000" w:themeColor="text1"/>
            <w:szCs w:val="24"/>
            <w:u w:val="single"/>
          </w:rPr>
          <w:t>piclaims@tmhcc.com</w:t>
        </w:r>
      </w:hyperlink>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telephone, please dial the following number and ask for a PI claims underwriter:</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Telephone- +44 (0)20 7702 4700</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If by post:</w:t>
      </w:r>
    </w:p>
    <w:p w:rsidR="00C07262" w:rsidRPr="0086022F" w:rsidRDefault="004A758F">
      <w:pPr>
        <w:pStyle w:val="BodyText"/>
        <w:rPr>
          <w:rFonts w:asciiTheme="majorHAnsi" w:eastAsia="MS Mincho" w:hAnsiTheme="majorHAnsi"/>
          <w:color w:val="000000" w:themeColor="text1"/>
          <w:szCs w:val="24"/>
        </w:rPr>
      </w:pPr>
      <w:r w:rsidRPr="0086022F">
        <w:rPr>
          <w:rFonts w:asciiTheme="majorHAnsi" w:eastAsia="MS Mincho" w:hAnsiTheme="majorHAnsi"/>
          <w:color w:val="000000" w:themeColor="text1"/>
          <w:szCs w:val="24"/>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parties and the </w:t>
      </w:r>
      <w:r w:rsidRPr="0022764C">
        <w:rPr>
          <w:b/>
        </w:rPr>
        <w:t>Insured</w:t>
      </w:r>
      <w:r w:rsidRPr="0022764C">
        <w:t xml:space="preserve"> shall co-operate and do whatever is necessary to secure such </w:t>
      </w:r>
      <w:r w:rsidR="0022764C" w:rsidRPr="0022764C">
        <w:t>rights. If</w:t>
      </w:r>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w:t>
      </w:r>
      <w:r w:rsidRPr="0022764C">
        <w:rPr>
          <w:iCs/>
        </w:rPr>
        <w:t xml:space="preserve">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24" w:name="tocpg_8"/>
      <w:bookmarkEnd w:id="24"/>
      <w:r w:rsidRPr="0022764C">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lastRenderedPageBreak/>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r w:rsidR="00BB79CB" w:rsidRPr="0022764C">
        <w:t xml:space="preserve"> from</w:t>
      </w:r>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w:t>
      </w:r>
      <w:proofErr w:type="gramStart"/>
      <w:r w:rsidRPr="0022764C">
        <w:t>to  or</w:t>
      </w:r>
      <w:proofErr w:type="gramEnd"/>
      <w:r w:rsidRPr="0022764C">
        <w:t xml:space="preserve">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lastRenderedPageBreak/>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lastRenderedPageBreak/>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86022F">
          <w:headerReference w:type="default" r:id="rId18"/>
          <w:footerReference w:type="default" r:id="rId19"/>
          <w:type w:val="nextColumn"/>
          <w:pgSz w:w="11906" w:h="16838" w:orient="landscape"/>
          <w:pgMar w:top="1134" w:right="737" w:bottom="1134" w:left="737" w:header="0" w:footer="0" w:gutter="0"/>
          <w:cols w:num="2" w:space="708"/>
          <w:docGrid w:linePitch="245"/>
        </w:sectPr>
      </w:pPr>
    </w:p>
    <w:p w:rsidR="001D6B95" w:rsidRDefault="001D6B95" w:rsidP="001D6B95">
      <w:pPr>
        <w:pStyle w:val="Subtitle"/>
        <w:keepNext w:val="0"/>
      </w:pPr>
      <w:bookmarkStart w:id="25" w:name="tocpg_9"/>
      <w:bookmarkStart w:id="26" w:name="_Toc278032193"/>
      <w:bookmarkStart w:id="27" w:name="Section_1"/>
      <w:bookmarkEnd w:id="25"/>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1D6B95" w:rsidRDefault="001D6B95" w:rsidP="001D6B95">
      <w:pPr>
        <w:pStyle w:val="Subtitle"/>
        <w:keepNext w:val="0"/>
      </w:pPr>
    </w:p>
    <w:p w:rsidR="00C07262" w:rsidRPr="0022764C" w:rsidRDefault="004A758F" w:rsidP="001D6B95">
      <w:pPr>
        <w:pStyle w:val="Subtitle"/>
        <w:keepNext w:val="0"/>
      </w:pPr>
      <w:r w:rsidRPr="0022764C">
        <w:lastRenderedPageBreak/>
        <w:t>Section 1: Business “All Risks” Section</w:t>
      </w:r>
      <w:bookmarkEnd w:id="26"/>
      <w:bookmarkEnd w:id="27"/>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 xml:space="preserve">Business </w:t>
      </w:r>
      <w:r w:rsidRPr="0022764C">
        <w:rPr>
          <w:b/>
          <w:bCs/>
        </w:rPr>
        <w:t>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r w:rsidR="00BB79CB" w:rsidRPr="0022764C">
        <w:t>Section.</w:t>
      </w:r>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lastRenderedPageBreak/>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w:t>
      </w:r>
      <w:r w:rsidRPr="0022764C">
        <w:lastRenderedPageBreak/>
        <w:t xml:space="preserve">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the additional cost that would have been required to make good the damaged property to a condition equal 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w:t>
      </w:r>
      <w:r w:rsidRPr="0022764C">
        <w:lastRenderedPageBreak/>
        <w:t xml:space="preserve">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28"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28"/>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lastRenderedPageBreak/>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w:t>
      </w:r>
      <w:r w:rsidRPr="0022764C">
        <w:lastRenderedPageBreak/>
        <w:t xml:space="preserve">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r w:rsidR="00BB79CB" w:rsidRPr="0022764C">
        <w:rPr>
          <w:b/>
          <w:bCs/>
        </w:rPr>
        <w:t xml:space="preserve">Breakdown </w:t>
      </w:r>
      <w:r w:rsidR="00BB79CB" w:rsidRPr="0022764C">
        <w:t>in</w:t>
      </w:r>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r w:rsidR="00BB79CB" w:rsidRPr="0022764C">
        <w:rPr>
          <w:b/>
          <w:bCs/>
        </w:rPr>
        <w:t xml:space="preserve">Breakdown </w:t>
      </w:r>
      <w:r w:rsidR="00BB79CB" w:rsidRPr="0022764C">
        <w:t>results</w:t>
      </w:r>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r w:rsidR="00BB79CB" w:rsidRPr="0022764C">
        <w:rPr>
          <w:b/>
          <w:bCs/>
        </w:rPr>
        <w:t xml:space="preserve">Breakdown </w:t>
      </w:r>
      <w:r w:rsidR="00BB79CB" w:rsidRPr="0022764C">
        <w:t>to</w:t>
      </w:r>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r w:rsidR="00BB79CB" w:rsidRPr="0022764C">
        <w:rPr>
          <w:b/>
          <w:bCs/>
        </w:rPr>
        <w:t xml:space="preserve">Breakdown </w:t>
      </w:r>
      <w:r w:rsidR="00BB79CB" w:rsidRPr="0022764C">
        <w:t>originated</w:t>
      </w:r>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lastRenderedPageBreak/>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20"/>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29" w:name="tocpg_10"/>
      <w:bookmarkStart w:id="30" w:name="Section_2"/>
      <w:bookmarkEnd w:id="29"/>
      <w:r w:rsidRPr="0022764C">
        <w:lastRenderedPageBreak/>
        <w:t>Section 2: Property &amp; Equipment “All Risks” Section</w:t>
      </w:r>
      <w:bookmarkEnd w:id="30"/>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r w:rsidR="00BB79CB" w:rsidRPr="0022764C">
        <w:rPr>
          <w:rFonts w:asciiTheme="minorHAnsi" w:hAnsiTheme="minorHAnsi" w:cstheme="minorHAnsi"/>
          <w:b w:val="0"/>
          <w:bCs w:val="0"/>
          <w:sz w:val="18"/>
          <w:szCs w:val="18"/>
        </w:rPr>
        <w:t>I</w:t>
      </w:r>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lastRenderedPageBreak/>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lastRenderedPageBreak/>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Exhibition Property means any 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Default="004A758F" w:rsidP="00662A63">
      <w:pPr>
        <w:pStyle w:val="BodyText"/>
        <w:numPr>
          <w:ilvl w:val="0"/>
          <w:numId w:val="129"/>
        </w:numPr>
        <w:ind w:left="908" w:hanging="454"/>
      </w:pPr>
      <w:r w:rsidRPr="0022764C">
        <w:t>the installed cost of the technologically current Property Insured.</w:t>
      </w:r>
    </w:p>
    <w:p w:rsidR="0056023B" w:rsidRPr="0022764C" w:rsidRDefault="0056023B" w:rsidP="0056023B">
      <w:pPr>
        <w:pStyle w:val="BodyText"/>
      </w:pP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lastRenderedPageBreak/>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lastRenderedPageBreak/>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r w:rsidR="00BB79CB" w:rsidRPr="0022764C">
        <w:rPr>
          <w:rFonts w:eastAsia="MS Mincho"/>
          <w:iCs/>
        </w:rPr>
        <w:t>third-party</w:t>
      </w:r>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r w:rsidR="00BB79CB" w:rsidRPr="0022764C">
        <w:rPr>
          <w:rFonts w:eastAsia="MS Mincho"/>
          <w:iCs/>
        </w:rPr>
        <w:t>third-party</w:t>
      </w:r>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r w:rsidR="00BB79CB" w:rsidRPr="0022764C">
        <w:rPr>
          <w:rFonts w:eastAsia="MS Mincho"/>
          <w:iCs/>
        </w:rPr>
        <w:t>third-party</w:t>
      </w:r>
      <w:r w:rsidRPr="0022764C">
        <w:rPr>
          <w:rFonts w:eastAsia="MS Mincho"/>
          <w:iCs/>
        </w:rPr>
        <w:t xml:space="preserve"> hiring company to collect the hired out Technical Equipment and has upon collection taken a copy of the </w:t>
      </w:r>
      <w:r w:rsidR="00BB79CB" w:rsidRPr="0022764C">
        <w:rPr>
          <w:rFonts w:eastAsia="MS Mincho"/>
          <w:iCs/>
        </w:rPr>
        <w:t>third-party</w:t>
      </w:r>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r w:rsidR="00BB79CB" w:rsidRPr="0022764C">
        <w:t>third-party</w:t>
      </w:r>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r w:rsidR="00BB79CB" w:rsidRPr="0022764C">
        <w:t>third-party</w:t>
      </w:r>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r w:rsidR="00BB79CB" w:rsidRPr="0022764C">
        <w:t>third-party</w:t>
      </w:r>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lastRenderedPageBreak/>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r w:rsidR="00BB79CB" w:rsidRPr="0022764C">
        <w:t>wilful</w:t>
      </w:r>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r w:rsidR="00BB79CB" w:rsidRPr="0022764C">
        <w:t>tape;</w:t>
      </w:r>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r w:rsidR="00BB79CB" w:rsidRPr="0022764C">
        <w:t>flavour</w:t>
      </w:r>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1" w:name="tocpg_11"/>
      <w:bookmarkStart w:id="32" w:name="Section_3"/>
      <w:bookmarkEnd w:id="31"/>
      <w:r w:rsidRPr="0022764C">
        <w:lastRenderedPageBreak/>
        <w:t>Section 3: Business Interruption “All Risks” Section</w:t>
      </w:r>
      <w:bookmarkEnd w:id="32"/>
    </w:p>
    <w:p w:rsidR="00C07262" w:rsidRPr="0022764C" w:rsidRDefault="004A758F">
      <w:pPr>
        <w:pStyle w:val="Heading1"/>
      </w:pPr>
      <w:r w:rsidRPr="0022764C">
        <w:t>Definitions</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lastRenderedPageBreak/>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t>Accounts Receivable</w:t>
      </w:r>
      <w:r>
        <w:t xml:space="preserve"> (Book Debts)</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w:t>
      </w:r>
      <w:r w:rsidRPr="0022764C">
        <w:t xml:space="preserve">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w:t>
      </w:r>
      <w:proofErr w:type="gramStart"/>
      <w:r w:rsidRPr="0022764C">
        <w:t>thirty-three point</w:t>
      </w:r>
      <w:proofErr w:type="gramEnd"/>
      <w:r w:rsidRPr="0022764C">
        <w:t xml:space="preserve"> three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w:t>
      </w:r>
      <w:r w:rsidRPr="0022764C">
        <w:lastRenderedPageBreak/>
        <w:t xml:space="preserve">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lastRenderedPageBreak/>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r w:rsidR="00BB79CB" w:rsidRPr="0022764C">
        <w:t>third-party</w:t>
      </w:r>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lastRenderedPageBreak/>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lastRenderedPageBreak/>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r w:rsidR="00BB79CB" w:rsidRPr="0022764C">
        <w:t>land-based</w:t>
      </w:r>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lastRenderedPageBreak/>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w:t>
      </w:r>
      <w:proofErr w:type="gramStart"/>
      <w:r w:rsidRPr="0022764C">
        <w:t>is</w:t>
      </w:r>
      <w:proofErr w:type="gramEnd"/>
      <w:r w:rsidRPr="0022764C">
        <w:t xml:space="preserve"> closure or sealed-off areas in accordance with instructions issued by the police or by any other 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w:t>
      </w:r>
      <w:r w:rsidRPr="0022764C">
        <w:lastRenderedPageBreak/>
        <w:t>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BB79CB" w:rsidP="00662A63">
      <w:pPr>
        <w:pStyle w:val="Heading3"/>
        <w:numPr>
          <w:ilvl w:val="0"/>
          <w:numId w:val="180"/>
        </w:numPr>
        <w:ind w:left="454" w:hanging="454"/>
        <w:rPr>
          <w:color w:val="000000"/>
        </w:rPr>
      </w:pPr>
      <w:r w:rsidRPr="0022764C">
        <w:rPr>
          <w:color w:val="000000"/>
        </w:rPr>
        <w:t>Flexible</w:t>
      </w:r>
      <w:r w:rsidR="009C1162" w:rsidRPr="0022764C">
        <w:rPr>
          <w:color w:val="000000"/>
        </w:rPr>
        <w:t xml:space="preserve"> Business interruption Limit</w:t>
      </w:r>
    </w:p>
    <w:p w:rsidR="009C1162" w:rsidRPr="0022764C" w:rsidRDefault="009C1162" w:rsidP="009C1162">
      <w:pPr>
        <w:ind w:left="454" w:hanging="454"/>
        <w:rPr>
          <w:color w:val="000000"/>
        </w:rPr>
      </w:pPr>
      <w:bookmarkStart w:id="33"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C07262" w:rsidRPr="0022764C" w:rsidDel="00EC2C27" w:rsidRDefault="009C1162" w:rsidP="00E77378">
      <w:pPr>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bookmarkEnd w:id="33"/>
    </w:p>
    <w:p w:rsidR="00C07262" w:rsidRPr="0022764C" w:rsidRDefault="004A758F">
      <w:pPr>
        <w:pStyle w:val="Subtitle"/>
      </w:pPr>
      <w:bookmarkStart w:id="34" w:name="tocpg_12"/>
      <w:bookmarkStart w:id="35" w:name="Section_4"/>
      <w:bookmarkEnd w:id="34"/>
      <w:r w:rsidRPr="0022764C">
        <w:lastRenderedPageBreak/>
        <w:t>Section 4: Terrorism Section</w:t>
      </w:r>
      <w:bookmarkEnd w:id="35"/>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lastRenderedPageBreak/>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w:t>
      </w:r>
      <w:proofErr w:type="gramStart"/>
      <w:r w:rsidRPr="0022764C">
        <w:t>to  or</w:t>
      </w:r>
      <w:proofErr w:type="gramEnd"/>
      <w:r w:rsidRPr="0022764C">
        <w:t xml:space="preserve">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lastRenderedPageBreak/>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r w:rsidR="00BB79CB" w:rsidRPr="0022764C">
        <w:t>I</w:t>
      </w:r>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r w:rsidR="00BB79CB" w:rsidRPr="0022764C">
        <w:t>I</w:t>
      </w:r>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 xml:space="preserve">In no other circumstances than the previous sentence, however, will any loss or losses directly or in any way caused by, contributed to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r w:rsidR="00BB79CB" w:rsidRPr="0022764C">
        <w:t>I</w:t>
      </w:r>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r w:rsidR="00BB79CB" w:rsidRPr="0022764C">
        <w:t>long-term</w:t>
      </w:r>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36" w:name="tocpg_13"/>
      <w:bookmarkStart w:id="37" w:name="Section_5"/>
      <w:bookmarkEnd w:id="36"/>
      <w:r w:rsidRPr="0022764C">
        <w:lastRenderedPageBreak/>
        <w:t>Section 5: Employers’ Liability Section</w:t>
      </w:r>
      <w:bookmarkEnd w:id="3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lastRenderedPageBreak/>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 xml:space="preserve">ompensation or social security or health insurance legislation save for any compensation, </w:t>
      </w:r>
      <w:r w:rsidRPr="0022764C">
        <w:t>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C07262" w:rsidRPr="0022764C" w:rsidRDefault="004A758F">
      <w:pPr>
        <w:pStyle w:val="Subtitle"/>
      </w:pPr>
      <w:bookmarkStart w:id="38" w:name="tocpg_14"/>
      <w:bookmarkStart w:id="39" w:name="Section_6"/>
      <w:bookmarkEnd w:id="38"/>
      <w:r w:rsidRPr="0022764C">
        <w:lastRenderedPageBreak/>
        <w:t>Section 6: Public Liability Section</w:t>
      </w:r>
      <w:bookmarkEnd w:id="39"/>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t>
      </w:r>
      <w:r w:rsidRPr="0022764C">
        <w:t xml:space="preserve">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w:t>
      </w:r>
      <w:r w:rsidRPr="0022764C">
        <w:lastRenderedPageBreak/>
        <w:t xml:space="preserve">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 xml:space="preserve">Bodily </w:t>
      </w:r>
      <w:r w:rsidRPr="0022764C">
        <w:rPr>
          <w:b/>
          <w:bCs/>
        </w:rPr>
        <w:t>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w:t>
      </w:r>
      <w:r w:rsidRPr="0022764C">
        <w:lastRenderedPageBreak/>
        <w:t xml:space="preserve">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w:t>
      </w:r>
      <w:r w:rsidRPr="0022764C">
        <w:rPr>
          <w:rFonts w:eastAsiaTheme="majorEastAsia" w:cstheme="minorHAnsi"/>
          <w:bCs/>
          <w:szCs w:val="18"/>
        </w:rPr>
        <w:t>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lastRenderedPageBreak/>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r w:rsidR="00BB79CB" w:rsidRPr="0022764C">
        <w:rPr>
          <w:rFonts w:eastAsiaTheme="majorEastAsia" w:cstheme="minorHAnsi"/>
          <w:b/>
          <w:bCs/>
          <w:szCs w:val="18"/>
        </w:rPr>
        <w:t>Low-Risk</w:t>
      </w:r>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r w:rsidR="00BB79CB" w:rsidRPr="0022764C">
        <w:rPr>
          <w:rFonts w:eastAsiaTheme="majorEastAsia" w:cstheme="minorHAnsi"/>
          <w:bCs/>
          <w:szCs w:val="18"/>
        </w:rPr>
        <w:t>I</w:t>
      </w:r>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0" w:name="_Hlk80278350"/>
      <w:r w:rsidRPr="0022764C">
        <w:t>social workers.</w:t>
      </w:r>
      <w:bookmarkEnd w:id="40"/>
    </w:p>
    <w:p w:rsidR="00C07262" w:rsidRPr="0022764C" w:rsidRDefault="004A758F" w:rsidP="00662A63">
      <w:pPr>
        <w:pStyle w:val="BodyText"/>
        <w:numPr>
          <w:ilvl w:val="0"/>
          <w:numId w:val="227"/>
        </w:numPr>
        <w:ind w:left="454" w:hanging="454"/>
      </w:pPr>
      <w:r w:rsidRPr="0022764C">
        <w:lastRenderedPageBreak/>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 xml:space="preserve">all combustible materials or inflammable liquids or gases in the vicinity of where Heat Work is taking place, other than gas or fuel connected to the Heat Work equipment, shall be removed to a point at least 8 (eight) metres from the area where the Heat Work is </w:t>
      </w:r>
      <w:r w:rsidRPr="0022764C">
        <w:lastRenderedPageBreak/>
        <w:t>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r w:rsidR="00BB79CB" w:rsidRPr="0022764C">
        <w:t>inflammable,</w:t>
      </w:r>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D76E71" w:rsidDel="00454B95" w:rsidRDefault="004A758F" w:rsidP="00D76E71">
      <w:pPr>
        <w:pStyle w:val="BodyText"/>
        <w:numPr>
          <w:ilvl w:val="1"/>
          <w:numId w:val="225"/>
        </w:numPr>
        <w:ind w:left="454" w:hanging="454"/>
        <w:rPr>
          <w:bCs/>
        </w:rPr>
        <w:sectPr w:rsidR="00C07262" w:rsidRPr="00D76E71" w:rsidDel="00454B95">
          <w:type w:val="nextColumn"/>
          <w:pgSz w:w="11906" w:h="16838" w:orient="landscape"/>
          <w:pgMar w:top="992" w:right="737" w:bottom="737" w:left="737" w:header="720" w:footer="479" w:gutter="0"/>
          <w:cols w:num="2" w:space="720"/>
        </w:sectPr>
      </w:pPr>
      <w:r w:rsidRPr="0022764C">
        <w:rPr>
          <w:bCs/>
        </w:rPr>
        <w:t>bitumen heaters including all vessels for the heating of tar, bitumen or bituminous compounds</w:t>
      </w:r>
    </w:p>
    <w:p w:rsidR="00D76E71" w:rsidRDefault="00D76E71">
      <w:pPr>
        <w:pStyle w:val="Subtitle"/>
      </w:pPr>
      <w:bookmarkStart w:id="41" w:name="tocpg_15"/>
      <w:bookmarkStart w:id="42" w:name="Section_7"/>
      <w:bookmarkEnd w:id="41"/>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pPr>
        <w:pStyle w:val="Subtitle"/>
      </w:pPr>
    </w:p>
    <w:p w:rsidR="00D76E71" w:rsidRDefault="00D76E71" w:rsidP="00D76E71">
      <w:pPr>
        <w:pStyle w:val="Subtitle"/>
        <w:keepNext w:val="0"/>
      </w:pPr>
    </w:p>
    <w:p w:rsidR="00D76E71" w:rsidRDefault="00D76E71" w:rsidP="00D76E71">
      <w:pPr>
        <w:pStyle w:val="Subtitle"/>
        <w:keepNext w:val="0"/>
      </w:pPr>
    </w:p>
    <w:p w:rsidR="00D76E71" w:rsidRDefault="00D76E71" w:rsidP="00D76E71">
      <w:pPr>
        <w:pStyle w:val="Subtitle"/>
        <w:keepNext w:val="0"/>
      </w:pPr>
    </w:p>
    <w:p w:rsidR="00C07262" w:rsidRPr="0022764C" w:rsidRDefault="004A758F" w:rsidP="00D76E71">
      <w:pPr>
        <w:pStyle w:val="Subtitle"/>
        <w:keepNext w:val="0"/>
      </w:pPr>
      <w:r w:rsidRPr="0022764C">
        <w:lastRenderedPageBreak/>
        <w:t>Section 7: Products Liability Section</w:t>
      </w:r>
      <w:bookmarkEnd w:id="42"/>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lastRenderedPageBreak/>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 w:name="tocpg_16"/>
      <w:bookmarkStart w:id="44" w:name="Section_8"/>
      <w:bookmarkEnd w:id="43"/>
      <w:r w:rsidRPr="0022764C">
        <w:lastRenderedPageBreak/>
        <w:t>Section 8: Money Section</w:t>
      </w:r>
      <w:bookmarkEnd w:id="44"/>
    </w:p>
    <w:p w:rsidR="00C07262" w:rsidRPr="0022764C" w:rsidRDefault="004A758F">
      <w:pPr>
        <w:pStyle w:val="Heading1"/>
      </w:pPr>
      <w:bookmarkStart w:id="45" w:name="tocpg_17"/>
      <w:bookmarkEnd w:id="45"/>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pPr>
        <w:pStyle w:val="Heading3"/>
        <w:rPr>
          <w:ins w:id="20002" w:author="TMHCC Wording Review (v3)" w:date="2025-07-01T00:00:00Z"/>
        </w:rPr>
      </w:pPr>
      <w:ins w:id="20001" w:author="TMHCC Wording Review (v3)" w:date="2025-07-01T00:00:00Z">
        <w:r>
          <w:t xml:space="preserve">Money – Touring and Entertainment Activities</w:t>
        </w:r>
      </w:ins>
    </w:p>
    <w:p>
      <w:pPr>
        <w:pStyle w:val="BodyText"/>
        <w:rPr>
          <w:ins w:id="20004" w:author="TMHCC Wording Review (v3)" w:date="2025-07-01T00:00:00Z"/>
        </w:rPr>
      </w:pPr>
      <w:ins w:id="20003" w:author="TMHCC Wording Review (v3)" w:date="2025-07-01T00:00:00Z">
        <w:r>
          <w:t xml:space="preserve">This Sub-Section is extended to cover Damage to </w:t>
        </w:r>
        <w:r>
          <w:rPr>
            <w:b/>
          </w:rPr>
          <w:t xml:space="preserve">Money</w:t>
        </w:r>
        <w:r>
          <w:t xml:space="preserve"> belonging to the </w:t>
        </w:r>
        <w:r>
          <w:rPr>
            <w:b/>
          </w:rPr>
          <w:t xml:space="preserve">Insured</w:t>
        </w:r>
        <w:r>
          <w:t xml:space="preserve">, or for which the </w:t>
        </w:r>
        <w:r>
          <w:rPr>
            <w:b/>
          </w:rPr>
          <w:t xml:space="preserve">Insured</w:t>
        </w:r>
        <w:r>
          <w:t xml:space="preserve"> is responsible, whilst in transit, in temporary storage or at any temporary venue, festival site, box office or other location used in connection with touring, live events, performances, productions or other music or entertainment activities undertaken by the </w:t>
        </w:r>
        <w:r>
          <w:rPr>
            <w:b/>
          </w:rPr>
          <w:t xml:space="preserve">Insured</w:t>
        </w:r>
        <w:r>
          <w:t xml:space="preserve">, anywhere within the Geographical Limits stated in the Schedule. The </w:t>
        </w:r>
        <w:r>
          <w:rPr>
            <w:b/>
          </w:rPr>
          <w:t xml:space="preserve">Insurer’s</w:t>
        </w:r>
        <w:r>
          <w:t xml:space="preserve"> liability under this Extension shall not exceed the sum stated in the Schedule against this Extension. This Extension is subject otherwise to the Definitions, Conditions and Exclusions of this Sub-Section.</w:t>
        </w:r>
      </w:ins>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w:t>
      </w:r>
      <w:r w:rsidRPr="0022764C">
        <w:lastRenderedPageBreak/>
        <w:t xml:space="preserve">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6" w:name="tocpg_18"/>
      <w:bookmarkEnd w:id="46"/>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w:t>
      </w:r>
      <w:r w:rsidRPr="0022764C">
        <w:lastRenderedPageBreak/>
        <w:t xml:space="preserve">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7"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7"/>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DC2979" w:rsidRDefault="00DC2979">
      <w:pPr>
        <w:pStyle w:val="Subtitle"/>
      </w:pPr>
      <w:bookmarkStart w:id="48" w:name="tocpg_19"/>
      <w:bookmarkStart w:id="49" w:name="Section_9"/>
      <w:bookmarkEnd w:id="48"/>
    </w:p>
    <w:p w:rsidR="00DC2979" w:rsidRDefault="00DC2979">
      <w:pPr>
        <w:pStyle w:val="Subtitle"/>
      </w:pPr>
    </w:p>
    <w:p w:rsidR="00DC2979" w:rsidRDefault="00DC2979">
      <w:pPr>
        <w:pStyle w:val="Subtitle"/>
      </w:pPr>
    </w:p>
    <w:p w:rsidR="00DC2979" w:rsidRDefault="00DC2979">
      <w:pPr>
        <w:pStyle w:val="Subtitle"/>
      </w:pPr>
    </w:p>
    <w:p w:rsidR="00DC2979" w:rsidRDefault="00DC2979">
      <w:pPr>
        <w:pStyle w:val="Subtitle"/>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9: Goods in Transit Section</w:t>
      </w:r>
      <w:bookmarkEnd w:id="49"/>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r w:rsidR="00BB79CB" w:rsidRPr="0022764C">
        <w:t>dunnage’s</w:t>
      </w:r>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lastRenderedPageBreak/>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50" w:name="tocpg_20"/>
      <w:bookmarkStart w:id="51" w:name="Section_10"/>
      <w:bookmarkEnd w:id="50"/>
      <w:r w:rsidRPr="0022764C">
        <w:lastRenderedPageBreak/>
        <w:t>Section 10: Loss of Licence Section</w:t>
      </w:r>
      <w:bookmarkEnd w:id="51"/>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w:t>
      </w:r>
      <w:r w:rsidRPr="0022764C">
        <w:lastRenderedPageBreak/>
        <w:t xml:space="preserve">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52" w:name="_DV_M0"/>
      <w:bookmarkStart w:id="53" w:name="_Toc484079910"/>
      <w:bookmarkEnd w:id="52"/>
    </w:p>
    <w:p w:rsidR="00DC2979" w:rsidRDefault="00DC2979" w:rsidP="00DC2979">
      <w:pPr>
        <w:pStyle w:val="Subtitle"/>
        <w:keepNext w:val="0"/>
      </w:pPr>
      <w:bookmarkStart w:id="54" w:name="tocpg_21"/>
      <w:bookmarkStart w:id="55" w:name="Section_11"/>
      <w:bookmarkEnd w:id="54"/>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DC2979" w:rsidRDefault="00DC2979" w:rsidP="00DC2979">
      <w:pPr>
        <w:pStyle w:val="Subtitle"/>
        <w:keepNext w:val="0"/>
      </w:pPr>
    </w:p>
    <w:p w:rsidR="00C07262" w:rsidRPr="0022764C" w:rsidRDefault="004A758F" w:rsidP="00DC2979">
      <w:pPr>
        <w:pStyle w:val="Subtitle"/>
        <w:keepNext w:val="0"/>
      </w:pPr>
      <w:r w:rsidRPr="0022764C">
        <w:lastRenderedPageBreak/>
        <w:t>Section 11: Production Indemnity “All Risks” Section</w:t>
      </w:r>
      <w:bookmarkEnd w:id="53"/>
      <w:bookmarkEnd w:id="55"/>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r w:rsidR="00BB79CB" w:rsidRPr="0022764C">
        <w:t>third-party</w:t>
      </w:r>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r w:rsidR="00BB79CB" w:rsidRPr="0022764C">
        <w:t>I</w:t>
      </w:r>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lastRenderedPageBreak/>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r w:rsidR="00BB79CB" w:rsidRPr="0022764C">
        <w:t>third-party</w:t>
      </w:r>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w:t>
      </w:r>
      <w:r w:rsidRPr="0022764C">
        <w:t>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lastRenderedPageBreak/>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w:t>
      </w:r>
      <w:r w:rsidR="00AF116E">
        <w:t>€</w:t>
      </w:r>
      <w:r w:rsidRPr="0022764C">
        <w:t>,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r w:rsidR="00BB79CB" w:rsidRPr="0022764C">
        <w:t>third-party</w:t>
      </w:r>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r w:rsidR="00BB79CB" w:rsidRPr="0022764C">
        <w:rPr>
          <w:rFonts w:eastAsia="MS Mincho"/>
          <w:iCs/>
        </w:rPr>
        <w:t>fulfilment</w:t>
      </w:r>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lastRenderedPageBreak/>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21"/>
          <w:type w:val="nextColumn"/>
          <w:pgSz w:w="11906" w:h="16838" w:orient="landscape"/>
          <w:pgMar w:top="992" w:right="737" w:bottom="737" w:left="737" w:header="720" w:footer="686" w:gutter="0"/>
          <w:cols w:num="2" w:space="720"/>
        </w:sectPr>
      </w:pPr>
    </w:p>
    <w:p w:rsidR="00AF116E" w:rsidRDefault="00AF116E" w:rsidP="00AF116E">
      <w:pPr>
        <w:pStyle w:val="Subtitle"/>
        <w:keepNext w:val="0"/>
      </w:pPr>
      <w:bookmarkStart w:id="56" w:name="tocpg_22"/>
      <w:bookmarkStart w:id="57" w:name="Section_12"/>
      <w:bookmarkEnd w:id="56"/>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AF116E" w:rsidRDefault="00AF116E" w:rsidP="00AF116E">
      <w:pPr>
        <w:pStyle w:val="Subtitle"/>
        <w:keepNext w:val="0"/>
      </w:pPr>
    </w:p>
    <w:p w:rsidR="006A3EF8" w:rsidRPr="0022764C" w:rsidRDefault="006A3EF8" w:rsidP="00AF116E">
      <w:pPr>
        <w:pStyle w:val="Subtitle"/>
        <w:keepNext w:val="0"/>
      </w:pPr>
      <w:r w:rsidRPr="0022764C">
        <w:lastRenderedPageBreak/>
        <w:t>Section 12: Media Liability Section</w:t>
      </w:r>
      <w:bookmarkEnd w:id="57"/>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del w:id="20007" w:author="TMHCC Wording Review (v3)" w:date="2025-07-01T00:00:00Z">
        <w:r w:rsidRPr="0022764C">
          <w:delTex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delText>
        </w:r>
        <w:r w:rsidRPr="0022764C">
          <w:rPr>
            <w:b/>
          </w:rPr>
          <w:delText>Insured’s</w:delText>
        </w:r>
        <w:r w:rsidRPr="0022764C">
          <w:delText xml:space="preserve"> electronic communications system, world-wide web site, internet site, intranet site, extranet site or web address(es).</w:delText>
        </w:r>
      </w:del>
      <w:ins w:id="20008" w:author="TMHCC Wording Review (v3)" w:date="2025-07-01T00:00:00Z">
        <w:r>
          <w:t xml:space="preserve">Any computer or computing, electronic, wireless, web or similar system (including any associated input, output, data storage, networking or back-up device or facility), and all computer hardware, software, firmware, microcode, data, communications systems, networks, protocols, electronic documents, websites, intranet, extranet and cloud or off-line storage facilities, used to process, store, transmit or retrieve data or information in any analogue, digital, electronic or wireless format, owned, operated, leased, licensed or utilised by the </w:t>
        </w:r>
        <w:r>
          <w:rPr>
            <w:b/>
          </w:rPr>
          <w:t xml:space="preserve">Insured</w:t>
        </w:r>
        <w:r>
          <w:t xml:space="preserve"> or any other party. This definition is intended to be consistent with the meaning of “Computer System” in Section 15 (CyberGuard™ (Cyber Liability)).</w:t>
        </w:r>
      </w:ins>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lastRenderedPageBreak/>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r w:rsidR="00BB79CB" w:rsidRPr="0022764C">
        <w:t>denial-of-service</w:t>
      </w:r>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 xml:space="preserve">will agree to pay the </w:t>
      </w:r>
      <w:r w:rsidRPr="0022764C">
        <w:lastRenderedPageBreak/>
        <w:t>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or in the event that counsel should advise that there are no 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r w:rsidR="00BB79CB" w:rsidRPr="0022764C">
        <w:t>1. (</w:t>
      </w:r>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w:t>
      </w:r>
      <w:r w:rsidRPr="0022764C">
        <w:rPr>
          <w:lang w:eastAsia="en-GB"/>
        </w:rPr>
        <w:lastRenderedPageBreak/>
        <w:t xml:space="preserve">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pPr>
        <w:pStyle w:val="Heading3"/>
        <w:rPr>
          <w:ins w:id="20010" w:author="TMHCC Wording Review (v3)" w:date="2025-07-01T00:00:00Z"/>
        </w:rPr>
      </w:pPr>
      <w:ins w:id="20009" w:author="TMHCC Wording Review (v3)" w:date="2025-07-01T00:00:00Z">
        <w:r>
          <w:rPr>
            <w:lang w:eastAsia="en-GB"/>
          </w:rPr>
          <w:t xml:space="preserve">Representation Costs at Investigations and Inquiries</w:t>
        </w:r>
      </w:ins>
    </w:p>
    <w:p>
      <w:pPr>
        <w:pStyle w:val="BodyText"/>
        <w:rPr>
          <w:ins w:id="20012" w:author="TMHCC Wording Review (v3)" w:date="2025-07-01T00:00:00Z"/>
        </w:rPr>
      </w:pPr>
      <w:ins w:id="20011" w:author="TMHCC Wording Review (v3)" w:date="2025-07-01T00:00:00Z">
        <w:r>
          <w:rPr>
            <w:lang w:eastAsia="en-GB"/>
          </w:rPr>
          <w:t xml:space="preserve">Up to a maximum of GBP 25,000 (twenty-five thousand pounds sterling) in the aggregate in the Period of Insurance, for the reasonable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respect of attendance at or representation before any official examination, investigation, inquiry or other proceeding arising from the </w:t>
        </w:r>
        <w:r>
          <w:rPr>
            <w:lang w:eastAsia="en-GB"/>
            <w:b/>
          </w:rPr>
          <w:t xml:space="preserve">Insured’s</w:t>
        </w:r>
        <w:r>
          <w:rPr>
            <w:lang w:eastAsia="en-GB"/>
          </w:rPr>
          <w:t xml:space="preserve"> Media Business Services and which is likely to give rise to a claim under Insuring Clause 1. (Indemnity). This cover forms part of and does not increase the Indemnity Limit.</w:t>
        </w:r>
      </w:ins>
    </w:p>
    <w:p>
      <w:pPr>
        <w:pStyle w:val="Heading3"/>
        <w:rPr>
          <w:ins w:id="20014" w:author="TMHCC Wording Review (v3)" w:date="2025-07-01T00:00:00Z"/>
        </w:rPr>
      </w:pPr>
      <w:ins w:id="20013" w:author="TMHCC Wording Review (v3)" w:date="2025-07-01T00:00:00Z">
        <w:r>
          <w:rPr>
            <w:lang w:eastAsia="en-GB"/>
          </w:rPr>
          <w:t xml:space="preserve">Costs for the Protection of Journalistic Sources</w:t>
        </w:r>
      </w:ins>
    </w:p>
    <w:p>
      <w:pPr>
        <w:pStyle w:val="BodyText"/>
        <w:rPr>
          <w:ins w:id="20016" w:author="TMHCC Wording Review (v3)" w:date="2025-07-01T00:00:00Z"/>
        </w:rPr>
      </w:pPr>
      <w:ins w:id="20015" w:author="TMHCC Wording Review (v3)" w:date="2025-07-01T00:00:00Z">
        <w:r>
          <w:rPr>
            <w:lang w:eastAsia="en-GB"/>
          </w:rPr>
          <w:t xml:space="preserve">Up to the sub-limit stated in the Schedule against this Extension, for the reasonable legal costs and expenses incurred by the </w:t>
        </w:r>
        <w:r>
          <w:rPr>
            <w:lang w:eastAsia="en-GB"/>
            <w:b/>
          </w:rPr>
          <w:t xml:space="preserve">Insured</w:t>
        </w:r>
        <w:r>
          <w:rPr>
            <w:lang w:eastAsia="en-GB"/>
          </w:rPr>
          <w:t xml:space="preserve">, with the </w:t>
        </w:r>
        <w:r>
          <w:rPr>
            <w:lang w:eastAsia="en-GB"/>
            <w:b/>
          </w:rPr>
          <w:t xml:space="preserve">Insurer’s</w:t>
        </w:r>
        <w:r>
          <w:rPr>
            <w:lang w:eastAsia="en-GB"/>
          </w:rPr>
          <w:t xml:space="preserve"> prior written consent, in opposing or responding to any subpoena, court order or other legal compulsion requiring the </w:t>
        </w:r>
        <w:r>
          <w:rPr>
            <w:lang w:eastAsia="en-GB"/>
            <w:b/>
          </w:rPr>
          <w:t xml:space="preserve">Insured</w:t>
        </w:r>
        <w:r>
          <w:rPr>
            <w:lang w:eastAsia="en-GB"/>
          </w:rPr>
          <w:t xml:space="preserve"> to disclose the identity of a confidential journalistic source, where such disclosure arises from the </w:t>
        </w:r>
        <w:r>
          <w:rPr>
            <w:lang w:eastAsia="en-GB"/>
            <w:b/>
          </w:rPr>
          <w:t xml:space="preserve">Insured’s</w:t>
        </w:r>
        <w:r>
          <w:rPr>
            <w:lang w:eastAsia="en-GB"/>
          </w:rPr>
          <w:t xml:space="preserve"> Media Business Services. The </w:t>
        </w:r>
        <w:r>
          <w:rPr>
            <w:lang w:eastAsia="en-GB"/>
            <w:b/>
          </w:rPr>
          <w:t xml:space="preserve">Insurer</w:t>
        </w:r>
        <w:r>
          <w:rPr>
            <w:lang w:eastAsia="en-GB"/>
          </w:rPr>
          <w:t xml:space="preserve"> will only provide such cover where, in the opinion of counsel, there are reasonable grounds to oppose disclosure. This cover forms part of and does not increase the Indemnity Limit.</w:t>
        </w:r>
      </w:ins>
    </w:p>
    <w:p>
      <w:pPr>
        <w:pStyle w:val="Heading3"/>
        <w:rPr>
          <w:ins w:id="20018" w:author="TMHCC Wording Review (v3)" w:date="2025-07-01T00:00:00Z"/>
        </w:rPr>
      </w:pPr>
      <w:ins w:id="20017" w:author="TMHCC Wording Review (v3)" w:date="2025-07-01T00:00:00Z">
        <w:r>
          <w:rPr>
            <w:lang w:eastAsia="en-GB"/>
          </w:rPr>
          <w:t xml:space="preserve">Criminal and Regulatory Defence Costs</w:t>
        </w:r>
      </w:ins>
    </w:p>
    <w:p>
      <w:pPr>
        <w:pStyle w:val="BodyText"/>
        <w:rPr>
          <w:ins w:id="20020" w:author="TMHCC Wording Review (v3)" w:date="2025-07-01T00:00:00Z"/>
        </w:rPr>
      </w:pPr>
      <w:ins w:id="20019" w:author="TMHCC Wording Review (v3)" w:date="2025-07-01T00:00:00Z">
        <w:r>
          <w:rPr>
            <w:lang w:eastAsia="en-GB"/>
          </w:rPr>
          <w:t xml:space="preserve">In addition to the Data Protection Defence Costs provided above, the </w:t>
        </w:r>
        <w:r>
          <w:rPr>
            <w:lang w:eastAsia="en-GB"/>
            <w:b/>
          </w:rPr>
          <w:t xml:space="preserve">Insured</w:t>
        </w:r>
        <w:r>
          <w:rPr>
            <w:lang w:eastAsia="en-GB"/>
          </w:rPr>
          <w:t xml:space="preserve"> is reminded that defence of criminal and regulatory proceedings may also be available under Section 13 (Commercial Legal Expenses) and Section 14 (Management Liability), subject to the terms of those Sections. The </w:t>
        </w:r>
        <w:r>
          <w:rPr>
            <w:lang w:eastAsia="en-GB"/>
            <w:b/>
          </w:rPr>
          <w:t xml:space="preserve">Insurer</w:t>
        </w:r>
        <w:r>
          <w:rPr>
            <w:lang w:eastAsia="en-GB"/>
          </w:rPr>
          <w:t xml:space="preserve"> will further contribute, up to the sub-limit stated in the Schedule against this Extension and with the </w:t>
        </w:r>
        <w:r>
          <w:rPr>
            <w:lang w:eastAsia="en-GB"/>
            <w:b/>
          </w:rPr>
          <w:t xml:space="preserve">Insurer’s</w:t>
        </w:r>
        <w:r>
          <w:rPr>
            <w:lang w:eastAsia="en-GB"/>
          </w:rPr>
          <w:t xml:space="preserve"> prior written consent, towards the reasonable defence costs of any criminal or regulatory proceeding brought against the </w:t>
        </w:r>
        <w:r>
          <w:rPr>
            <w:lang w:eastAsia="en-GB"/>
            <w:b/>
          </w:rPr>
          <w:t xml:space="preserve">Insured</w:t>
        </w:r>
        <w:r>
          <w:rPr>
            <w:lang w:eastAsia="en-GB"/>
          </w:rPr>
          <w:t xml:space="preserve"> arising directly from the conduct of the </w:t>
        </w:r>
        <w:r>
          <w:rPr>
            <w:lang w:eastAsia="en-GB"/>
            <w:b/>
          </w:rPr>
          <w:t xml:space="preserve">Insured’s</w:t>
        </w:r>
        <w:r>
          <w:rPr>
            <w:lang w:eastAsia="en-GB"/>
          </w:rPr>
          <w:t xml:space="preserve"> Media Business Services, save to the extent that cover is provided under Section 13 or Section 14. This cover forms part of and does not increase the Indemnity Limit and excludes fines, penalties and any costs incurred after a plea or finding of guilt.</w:t>
        </w:r>
      </w:ins>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pPr>
        <w:pStyle w:val="Heading3"/>
        <w:rPr>
          <w:ins w:id="20022" w:author="TMHCC Wording Review (v3)" w:date="2025-07-01T00:00:00Z"/>
        </w:rPr>
      </w:pPr>
      <w:ins w:id="20021" w:author="TMHCC Wording Review (v3)" w:date="2025-07-01T00:00:00Z">
        <w:r>
          <w:t xml:space="preserve">Distributors and Purchasers</w:t>
        </w:r>
      </w:ins>
    </w:p>
    <w:p>
      <w:pPr>
        <w:pStyle w:val="BodyText"/>
        <w:rPr>
          <w:ins w:id="20024" w:author="TMHCC Wording Review (v3)" w:date="2025-07-01T00:00:00Z"/>
        </w:rPr>
      </w:pPr>
      <w:ins w:id="20023" w:author="TMHCC Wording Review (v3)" w:date="2025-07-01T00:00:00Z">
        <w:r>
          <w:t xml:space="preserve">The indemnity provided by Insuring Clause 1. (Indemnity) is extended to apply to any purchaser, co-producer, licensee or distributor of Media Material produced or supplied by the </w:t>
        </w:r>
        <w:r>
          <w:rPr>
            <w:b/>
          </w:rPr>
          <w:t xml:space="preserve">Insured</w:t>
        </w:r>
        <w:r>
          <w:t xml:space="preserve">, but only in respect of claims arising from such Media Material and only where the </w:t>
        </w:r>
        <w:r>
          <w:rPr>
            <w:b/>
          </w:rPr>
          <w:t xml:space="preserve">Insured</w:t>
        </w:r>
        <w:r>
          <w:t xml:space="preserve"> is contractually obliged to provide such indemnity. The </w:t>
        </w:r>
        <w:r>
          <w:rPr>
            <w:b/>
          </w:rPr>
          <w:t xml:space="preserve">Insurer’s</w:t>
        </w:r>
        <w:r>
          <w:t xml:space="preserve"> total liability under this Extension shall not exceed five (5) times the Indemnity Limit in the aggregate during the Period of Insurance for all claims arising from each production of Media Material so purchased, co-produced, licensed or distributed. Cover under this Extension is conditional upon the </w:t>
        </w:r>
        <w:r>
          <w:rPr>
            <w:b/>
          </w:rPr>
          <w:t xml:space="preserve">Insurer</w:t>
        </w:r>
        <w:r>
          <w:t xml:space="preserve"> retaining the right to conduct the defence and settlement of any such claim, and upon any claim being first made against, and notified to the </w:t>
        </w:r>
        <w:r>
          <w:rPr>
            <w:b/>
          </w:rPr>
          <w:t xml:space="preserve">Insurer</w:t>
        </w:r>
        <w:r>
          <w:t xml:space="preserve"> by, the </w:t>
        </w:r>
        <w:r>
          <w:rPr>
            <w:b/>
          </w:rPr>
          <w:t xml:space="preserve">Insured</w:t>
        </w:r>
        <w:r>
          <w:t xml:space="preserve"> during the Period of Insurance.</w:t>
        </w:r>
      </w:ins>
    </w:p>
    <w:p>
      <w:pPr>
        <w:pStyle w:val="Heading3"/>
        <w:rPr>
          <w:ins w:id="20026" w:author="TMHCC Wording Review (v3)" w:date="2025-07-01T00:00:00Z"/>
        </w:rPr>
      </w:pPr>
      <w:ins w:id="20025" w:author="TMHCC Wording Review (v3)" w:date="2025-07-01T00:00:00Z">
        <w:r>
          <w:t xml:space="preserve">Worldwide Territory and Jurisdiction (Optional)</w:t>
        </w:r>
      </w:ins>
    </w:p>
    <w:p>
      <w:pPr>
        <w:pStyle w:val="BodyText"/>
        <w:rPr>
          <w:ins w:id="20028" w:author="TMHCC Wording Review (v3)" w:date="2025-07-01T00:00:00Z"/>
        </w:rPr>
      </w:pPr>
      <w:ins w:id="20027" w:author="TMHCC Wording Review (v3)" w:date="2025-07-01T00:00:00Z">
        <w:r>
          <w:t xml:space="preserve">This Optional Extension applies only if stated as operative in the Schedule. Where stated as operative, the Geographical Limits applicable to this Section are amended to anywhere in the world and the Jurisdiction applicable to this Section is amended to worldwide, and the exclusions of claims brought, or in which the governing law is contended to be, outside the Jurisdiction shall not apply. Cover in respect of claims brought in, or determined under the laws of, the United States of America or Canada (or any territory or protectorate thereof) applies only if “USA/Canada Jurisdiction” is additionally stated as operative in the Schedule.</w:t>
        </w:r>
      </w:ins>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 xml:space="preserve">prior to the acquisition the acquired company’s directors or officers shall not have notified or be </w:t>
      </w:r>
      <w:r w:rsidRPr="0022764C">
        <w:t>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r w:rsidR="00BB79CB" w:rsidRPr="0022764C">
        <w:t>I</w:t>
      </w:r>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lastRenderedPageBreak/>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lastRenderedPageBreak/>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r w:rsidR="00BB79CB" w:rsidRPr="0022764C">
        <w:t>third-party</w:t>
      </w:r>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 xml:space="preserve">can demonstrate that they </w:t>
      </w:r>
      <w:r w:rsidRPr="0022764C">
        <w:lastRenderedPageBreak/>
        <w:t>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r w:rsidR="00BB79CB" w:rsidRPr="0022764C">
        <w:t>ventures</w:t>
      </w:r>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lastRenderedPageBreak/>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pPr>
        <w:pStyle w:val="BodyText"/>
        <w:rPr>
          <w:ins w:id="20032" w:author="TMHCC Wording Review (v3)" w:date="2025-07-01T00:00:00Z"/>
        </w:rPr>
      </w:pPr>
      <w:ins w:id="20031" w:author="TMHCC Wording Review (v3)" w:date="2025-07-01T00:00:00Z">
        <w:r>
          <w:rPr>
            <w:rFonts w:eastAsia="MS Mincho"/>
          </w:rPr>
          <w:t xml:space="preserve">provided that this Exclusion shall not apply to any claim arising solely from a negligent act, negligent error or negligent omission in the provision of the </w:t>
        </w:r>
        <w:r>
          <w:rPr>
            <w:rFonts w:eastAsia="MS Mincho"/>
            <w:b/>
          </w:rPr>
          <w:t xml:space="preserve">Insured’s</w:t>
        </w:r>
        <w:r>
          <w:rPr>
            <w:rFonts w:eastAsia="MS Mincho"/>
          </w:rPr>
          <w:t xml:space="preserve"> Media Business Services (and not from any seepage, Pollution or contamination caused by the </w:t>
        </w:r>
        <w:r>
          <w:rPr>
            <w:rFonts w:eastAsia="MS Mincho"/>
            <w:b/>
          </w:rPr>
          <w:t xml:space="preserve">Insured’s</w:t>
        </w:r>
        <w:r>
          <w:rPr>
            <w:rFonts w:eastAsia="MS Mincho"/>
          </w:rPr>
          <w:t xml:space="preserve"> own operations, premises or activities), and provided further that this write-back shall not extend to any claim for Bodily Injury, property damage, or the costs of removing, nullifying, cleaning up or remediating any pollutant. The </w:t>
        </w:r>
        <w:r>
          <w:rPr>
            <w:rFonts w:eastAsia="MS Mincho"/>
            <w:b/>
          </w:rPr>
          <w:t xml:space="preserve">Insurer’s</w:t>
        </w:r>
        <w:r>
          <w:rPr>
            <w:rFonts w:eastAsia="MS Mincho"/>
          </w:rPr>
          <w:t xml:space="preserve"> liability under this write-back shall not exceed the sub-limit stated in the Schedule against this write-back.</w:t>
        </w:r>
      </w:ins>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C07262" w:rsidRPr="0022764C" w:rsidDel="006A3EF8" w:rsidRDefault="006A3EF8">
      <w:pPr>
        <w:pStyle w:val="BodyText"/>
        <w:sectPr w:rsidR="00C07262" w:rsidRPr="0022764C" w:rsidDel="006A3EF8">
          <w:headerReference w:type="default" r:id="rId22"/>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662B74" w:rsidRPr="0022764C" w:rsidDel="006234DD" w:rsidRDefault="00662B74">
      <w:pPr>
        <w:pStyle w:val="BodyText"/>
        <w:sectPr w:rsidR="00662B74" w:rsidRPr="0022764C" w:rsidDel="006234DD" w:rsidSect="00662B74">
          <w:headerReference w:type="default" r:id="rId23"/>
          <w:footerReference w:type="default" r:id="rId24"/>
          <w:type w:val="nextColumn"/>
          <w:pgSz w:w="11906" w:h="16838" w:orient="landscape"/>
          <w:pgMar w:top="1134" w:right="737" w:bottom="1134" w:left="737" w:header="454" w:footer="454" w:gutter="0"/>
          <w:cols w:space="708"/>
        </w:sectPr>
      </w:pPr>
      <w:bookmarkStart w:id="58" w:name="_Section_14_–"/>
      <w:bookmarkEnd w:id="58"/>
    </w:p>
    <w:p w:rsidR="008C3F93" w:rsidRPr="0022764C" w:rsidRDefault="008C3F93" w:rsidP="008C3F93">
      <w:pPr>
        <w:pStyle w:val="Subtitle"/>
      </w:pPr>
      <w:bookmarkStart w:id="59" w:name="tocpg_23"/>
      <w:bookmarkStart w:id="60" w:name="Section_13"/>
      <w:bookmarkEnd w:id="59"/>
      <w:r w:rsidRPr="0022764C">
        <w:t>Section 13 – Commercial Legal Expenses Section</w:t>
      </w:r>
      <w:bookmarkEnd w:id="60"/>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25"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del w:id="20005" w:author="TMHCC Wording Review (v3)" w:date="2025-07-01T00:00:00Z">
        <w:r w:rsidRPr="0022764C">
          <w:delText>A worker who has or alleges they have entered into a contract of service with</w:delText>
        </w:r>
        <w:r w:rsidRPr="0022764C">
          <w:rPr>
            <w:b/>
            <w:bCs/>
          </w:rPr>
          <w:delText xml:space="preserve"> You</w:delText>
        </w:r>
        <w:r w:rsidRPr="0022764C">
          <w:delText xml:space="preserve">. </w:delText>
        </w:r>
      </w:del>
      <w:ins w:id="20006" w:author="TMHCC Wording Review (v3)" w:date="2025-07-01T00:00:00Z">
        <w:r>
          <w:t xml:space="preserve">Any natural person who is, or who alleges they are or were, working for </w:t>
        </w:r>
        <w:r>
          <w:rPr>
            <w:b/>
          </w:rPr>
          <w:t xml:space="preserve">You</w:t>
        </w:r>
        <w:r>
          <w:t xml:space="preserve"> under </w:t>
        </w:r>
        <w:r>
          <w:rPr>
            <w:b/>
          </w:rPr>
          <w:t xml:space="preserve">Your</w:t>
        </w:r>
        <w:r>
          <w:t xml:space="preserve"> direction, control or supervision in connection with the </w:t>
        </w:r>
        <w:r>
          <w:rPr>
            <w:b/>
          </w:rPr>
          <w:t xml:space="preserve">Business</w:t>
        </w:r>
        <w:r>
          <w:t xml:space="preserve">, including: (a) any person under a contract of service or apprenticeship with </w:t>
        </w:r>
        <w:r>
          <w:rPr>
            <w:b/>
          </w:rPr>
          <w:t xml:space="preserve">You</w:t>
        </w:r>
        <w:r>
          <w:t xml:space="preserve">; (b) any person employed on a labour-only basis, or self-employed and supplying labour only under a contract for services; (c) any person hired or borrowed by </w:t>
        </w:r>
        <w:r>
          <w:rPr>
            <w:b/>
          </w:rPr>
          <w:t xml:space="preserve">You</w:t>
        </w:r>
        <w:r>
          <w:t xml:space="preserve"> from another employer; and (d) any voluntary helper, work-experience or training-scheme participant, secondee, student or prospective employee being assessed as to their suitability for employment.</w:t>
        </w:r>
      </w:ins>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r w:rsidR="00BB79CB" w:rsidRPr="0022764C">
        <w:t>matter,</w:t>
      </w:r>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r w:rsidR="00BB79CB" w:rsidRPr="0022764C">
        <w:t>debt,</w:t>
      </w:r>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r w:rsidR="00BB79CB" w:rsidRPr="0022764C">
        <w:t>excessive,</w:t>
      </w:r>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r w:rsidR="00BB79CB" w:rsidRPr="0022764C">
        <w:rPr>
          <w:rStyle w:val="A5"/>
          <w:rFonts w:asciiTheme="minorHAnsi" w:hAnsiTheme="minorHAnsi" w:cstheme="minorBidi"/>
          <w:color w:val="auto"/>
          <w:szCs w:val="20"/>
        </w:rPr>
        <w:t>Assistance,</w:t>
      </w:r>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6"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r w:rsidR="00BB79CB" w:rsidRPr="0022764C">
        <w:rPr>
          <w:rFonts w:ascii="Arial" w:hAnsi="Arial" w:cs="Arial"/>
          <w:szCs w:val="18"/>
        </w:rPr>
        <w:t>Alternatively,</w:t>
      </w:r>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r w:rsidR="00BB79CB" w:rsidRPr="0022764C">
        <w:t>appointed,</w:t>
      </w:r>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7"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r w:rsidR="00BB79CB" w:rsidRPr="0022764C">
        <w:t>data,</w:t>
      </w:r>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8"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r w:rsidR="00BB79CB" w:rsidRPr="0022764C">
        <w:t>White ladies</w:t>
      </w:r>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r w:rsidR="00BB79CB" w:rsidRPr="0022764C">
        <w:t>satisfaction,</w:t>
      </w:r>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61" w:name="tocpg_24"/>
      <w:bookmarkStart w:id="62" w:name="Section_14"/>
      <w:bookmarkEnd w:id="61"/>
      <w:r w:rsidRPr="0022764C">
        <w:rPr>
          <w:iCs/>
          <w:color w:val="C79000" w:themeColor="accent2"/>
          <w:sz w:val="52"/>
          <w:szCs w:val="24"/>
        </w:rPr>
        <w:lastRenderedPageBreak/>
        <w:t xml:space="preserve">Section 14 - Management Liability Insurance </w:t>
      </w:r>
      <w:bookmarkEnd w:id="62"/>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r w:rsidR="00BB79CB" w:rsidRPr="0022764C">
        <w:t>I</w:t>
      </w:r>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r w:rsidR="00BB79CB" w:rsidRPr="0022764C">
        <w:t>manager, trustee</w:t>
      </w:r>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r w:rsidR="00BB79CB" w:rsidRPr="0022764C">
        <w:t>pre-</w:t>
      </w:r>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r w:rsidR="00BB79CB" w:rsidRPr="0022764C">
        <w:t>I</w:t>
      </w:r>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r w:rsidR="00BB79CB" w:rsidRPr="0022764C">
        <w:rPr>
          <w:b/>
          <w:bCs w:val="0"/>
          <w:color w:val="auto"/>
        </w:rPr>
        <w:t>Penalties</w:t>
      </w:r>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63" w:name="_Ref306377608"/>
      <w:r w:rsidRPr="0022764C">
        <w:rPr>
          <w:b/>
          <w:bCs w:val="0"/>
          <w:color w:val="auto"/>
        </w:rPr>
        <w:t>Notice</w:t>
      </w:r>
      <w:bookmarkEnd w:id="63"/>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64"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64"/>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65"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65"/>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r w:rsidR="0022764C" w:rsidRPr="0022764C">
        <w:t>an</w:t>
      </w:r>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r w:rsidR="00BB79CB" w:rsidRPr="0022764C">
        <w:rPr>
          <w:b/>
          <w:bCs/>
        </w:rPr>
        <w:t xml:space="preserve">Insurer’s </w:t>
      </w:r>
      <w:r w:rsidR="00BB79CB" w:rsidRPr="0022764C">
        <w:t>total</w:t>
      </w:r>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66"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66"/>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B0161D" w:rsidRPr="0022764C" w:rsidRDefault="00B0161D">
      <w:pPr>
        <w:pStyle w:val="Subtitle"/>
        <w:tabs>
          <w:tab w:val="left" w:pos="8120"/>
          <w:tab w:val="right" w:pos="10432"/>
        </w:tabs>
        <w:rPr>
          <w:rFonts w:ascii="Arial" w:eastAsia="Calibri" w:hAnsi="Arial" w:cs="Times New Roman"/>
        </w:rPr>
      </w:pPr>
      <w:bookmarkStart w:id="67" w:name="tocpg_25"/>
      <w:bookmarkStart w:id="68" w:name="Section_15"/>
      <w:bookmarkStart w:id="69" w:name="_Hlk170120152"/>
      <w:bookmarkEnd w:id="67"/>
      <w:r w:rsidRPr="0022764C">
        <w:rPr>
          <w:rFonts w:ascii="Arial" w:eastAsia="Calibri" w:hAnsi="Arial" w:cs="Times New Roman"/>
        </w:rPr>
        <w:lastRenderedPageBreak/>
        <w:t>Section 15 - CyberGuard™</w:t>
      </w:r>
      <w:r>
        <w:rPr>
          <w:rFonts w:ascii="Arial" w:eastAsia="Calibri" w:hAnsi="Arial" w:cs="Times New Roman"/>
        </w:rPr>
        <w:t xml:space="preserve"> (Cyber Liability)</w:t>
      </w:r>
      <w:bookmarkEnd w:id="68"/>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86022F"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
      </w:pPr>
      <w:r w:rsidRPr="0086022F">
        <w:rPr>
          <w:rFonts w:eastAsia="Calibri" w:cstheme="minorHAnsi"/>
          <w:iCs/>
          <w:szCs w:val="18"/>
        </w:rPr>
        <w:t xml:space="preserve">In consideration of the payment of the premium, the </w:t>
      </w:r>
      <w:r w:rsidRPr="0086022F">
        <w:rPr>
          <w:rFonts w:eastAsia="Calibri" w:cstheme="minorHAnsi"/>
          <w:b/>
          <w:bCs/>
          <w:iCs/>
          <w:szCs w:val="18"/>
        </w:rPr>
        <w:t>Named Insured’s</w:t>
      </w:r>
      <w:r w:rsidRPr="0086022F">
        <w:rPr>
          <w:rFonts w:eastAsia="Calibri" w:cstheme="minorHAnsi"/>
          <w:iCs/>
          <w:szCs w:val="18"/>
        </w:rPr>
        <w:t xml:space="preserve"> undertaking to pay the applicable </w:t>
      </w:r>
      <w:r w:rsidRPr="0086022F">
        <w:rPr>
          <w:rFonts w:eastAsia="Calibri" w:cstheme="minorHAnsi"/>
          <w:b/>
          <w:bCs/>
          <w:iCs/>
          <w:szCs w:val="18"/>
        </w:rPr>
        <w:t>Excess</w:t>
      </w:r>
      <w:r w:rsidRPr="0086022F">
        <w:rPr>
          <w:rFonts w:eastAsia="Calibri" w:cstheme="minorHAnsi"/>
          <w:iCs/>
          <w:szCs w:val="18"/>
        </w:rPr>
        <w:t xml:space="preserve"> herein, and in reliance upon all statements made and information provided to </w:t>
      </w:r>
      <w:r w:rsidRPr="0086022F">
        <w:rPr>
          <w:rFonts w:eastAsia="Calibri" w:cstheme="minorHAnsi"/>
          <w:b/>
          <w:bCs/>
          <w:iCs/>
          <w:szCs w:val="18"/>
        </w:rPr>
        <w:t>Insurers</w:t>
      </w:r>
      <w:r w:rsidRPr="0086022F">
        <w:rPr>
          <w:rFonts w:eastAsia="Calibri" w:cstheme="minorHAnsi"/>
          <w:iCs/>
          <w:szCs w:val="18"/>
        </w:rPr>
        <w:t xml:space="preserve"> and subject to all terms, conditions, limitations and exclusions of this Policy, the </w:t>
      </w:r>
      <w:r w:rsidRPr="0086022F">
        <w:rPr>
          <w:rFonts w:eastAsia="Calibri" w:cstheme="minorHAnsi"/>
          <w:b/>
          <w:bCs/>
          <w:iCs/>
          <w:szCs w:val="18"/>
        </w:rPr>
        <w:t>Insurers</w:t>
      </w:r>
      <w:r w:rsidRPr="0086022F">
        <w:rPr>
          <w:rFonts w:eastAsia="Calibri" w:cstheme="minorHAnsi"/>
          <w:iCs/>
          <w:szCs w:val="18"/>
        </w:rPr>
        <w:t xml:space="preserve"> agrees with the</w:t>
      </w:r>
      <w:r w:rsidRPr="0086022F">
        <w:rPr>
          <w:rFonts w:eastAsia="Calibri" w:cstheme="minorHAnsi"/>
          <w:b/>
          <w:bCs/>
          <w:iCs/>
          <w:szCs w:val="18"/>
        </w:rPr>
        <w:t xml:space="preserve"> Named Insured</w:t>
      </w:r>
      <w:r w:rsidRPr="0086022F">
        <w:rPr>
          <w:rFonts w:eastAsia="Calibri" w:cstheme="minorHAnsi"/>
          <w:iCs/>
          <w:szCs w:val="18"/>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70" w:name="_Hlk165280889"/>
      <w:r w:rsidRPr="0022764C">
        <w:rPr>
          <w:rFonts w:eastAsia="Calibri" w:cstheme="majorHAnsi"/>
          <w:color w:val="009CE4"/>
          <w14:ligatures w14:val="standardContextual"/>
        </w:rPr>
        <w:t xml:space="preserve">Insuring Clauses </w:t>
      </w:r>
    </w:p>
    <w:p w:rsidR="006936E8" w:rsidRPr="0086022F"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
      </w:pPr>
      <w:r w:rsidRPr="0086022F">
        <w:rPr>
          <w:rFonts w:eastAsia="Calibri" w:cstheme="minorHAnsi"/>
          <w:szCs w:val="18"/>
          <w:lang w:eastAsia="en-GB"/>
        </w:rPr>
        <w:t xml:space="preserve">This Policy applies only to those Insuring Clauses purchased by </w:t>
      </w:r>
      <w:r w:rsidRPr="0086022F">
        <w:rPr>
          <w:rFonts w:eastAsia="Calibri" w:cstheme="minorHAnsi"/>
          <w:iCs/>
          <w:szCs w:val="18"/>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86022F">
        <w:rPr>
          <w:rFonts w:eastAsia="Arial" w:cstheme="minorHAnsi"/>
          <w:szCs w:val="18"/>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color w:val="000000"/>
          <w:szCs w:val="18"/>
          <w:lang w:eastAsia="en-GB"/>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86022F" w:rsidRDefault="006936E8" w:rsidP="006936E8">
      <w:pPr>
        <w:autoSpaceDE w:val="0"/>
        <w:autoSpaceDN w:val="0"/>
        <w:adjustRightInd w:val="0"/>
        <w:spacing w:before="0" w:line="240" w:lineRule="auto"/>
        <w:ind w:left="720"/>
        <w:rPr>
          <w:rFonts w:eastAsia="Arial" w:cstheme="minorHAnsi"/>
          <w:szCs w:val="18"/>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86022F">
        <w:rPr>
          <w:rFonts w:eastAsia="Calibri" w:cstheme="minorHAnsi"/>
          <w:szCs w:val="18"/>
          <w:lang w:eastAsia="en-GB"/>
        </w:rPr>
        <w:t xml:space="preserve">provides written confirmation to </w:t>
      </w:r>
      <w:r w:rsidRPr="0086022F">
        <w:rPr>
          <w:rFonts w:eastAsia="Calibri" w:cstheme="minorHAnsi"/>
          <w:b/>
          <w:bCs/>
          <w:szCs w:val="18"/>
          <w:lang w:eastAsia="en-GB"/>
        </w:rPr>
        <w:t>Insurers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Insured’s </w:t>
      </w:r>
      <w:r w:rsidRPr="0086022F">
        <w:rPr>
          <w:rFonts w:eastAsia="Calibri" w:cstheme="minorHAnsi"/>
          <w:szCs w:val="18"/>
          <w:lang w:eastAsia="en-GB"/>
        </w:rPr>
        <w:t>bank</w:t>
      </w:r>
      <w:r w:rsidRPr="0086022F">
        <w:rPr>
          <w:rFonts w:eastAsia="Calibri" w:cstheme="minorHAnsi"/>
          <w:b/>
          <w:szCs w:val="18"/>
          <w:lang w:eastAsia="en-GB"/>
        </w:rPr>
        <w:t xml:space="preserve"> </w:t>
      </w:r>
      <w:r w:rsidRPr="0086022F">
        <w:rPr>
          <w:rFonts w:eastAsia="Calibri" w:cstheme="minorHAnsi"/>
          <w:szCs w:val="18"/>
          <w:lang w:eastAsia="en-GB"/>
        </w:rPr>
        <w:t xml:space="preserve">or credit card company has refused to reverse </w:t>
      </w:r>
      <w:r w:rsidRPr="0086022F">
        <w:rPr>
          <w:rFonts w:eastAsia="Calibri" w:cstheme="minorHAnsi"/>
          <w:szCs w:val="18"/>
          <w:lang w:eastAsia="en-GB"/>
        </w:rPr>
        <w:t xml:space="preserve">or prevent a payment transaction or to indemnify or reimburse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for the </w:t>
      </w:r>
      <w:r w:rsidRPr="0086022F">
        <w:rPr>
          <w:rFonts w:eastAsia="Calibri" w:cstheme="minorHAnsi"/>
          <w:b/>
          <w:szCs w:val="18"/>
          <w:lang w:eastAsia="en-GB"/>
        </w:rPr>
        <w:t>Financial Fraud Loss</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86022F" w:rsidRDefault="006936E8" w:rsidP="006936E8">
      <w:pPr>
        <w:autoSpaceDE w:val="0"/>
        <w:autoSpaceDN w:val="0"/>
        <w:adjustRightInd w:val="0"/>
        <w:spacing w:before="0" w:line="240" w:lineRule="auto"/>
        <w:ind w:left="720"/>
        <w:rPr>
          <w:rFonts w:eastAsia="Calibri" w:cstheme="minorHAnsi"/>
          <w:szCs w:val="18"/>
          <w:lang w:eastAsia="en-GB"/>
        </w:rPr>
      </w:pPr>
      <w:r w:rsidRPr="0022764C">
        <w:rPr>
          <w:rFonts w:eastAsia="Arial" w:cstheme="minorHAnsi"/>
          <w:b/>
          <w:bCs/>
          <w:szCs w:val="18"/>
        </w:rPr>
        <w:t>Insurers</w:t>
      </w:r>
      <w:r w:rsidRPr="0022764C">
        <w:rPr>
          <w:rFonts w:eastAsia="Arial" w:cstheme="minorHAnsi"/>
          <w:szCs w:val="18"/>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86022F">
        <w:rPr>
          <w:rFonts w:eastAsia="Calibri" w:cstheme="minorHAnsi"/>
          <w:iCs/>
          <w:color w:val="000000"/>
          <w:szCs w:val="18"/>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86022F">
        <w:rPr>
          <w:rFonts w:eastAsia="Calibri" w:cstheme="minorHAnsi"/>
          <w:szCs w:val="18"/>
          <w:lang w:eastAsia="en-GB"/>
        </w:rPr>
        <w:t xml:space="preserve">Provided always that there is clear evidence that the </w:t>
      </w:r>
      <w:r w:rsidRPr="0086022F">
        <w:rPr>
          <w:rFonts w:eastAsia="Calibri" w:cstheme="minorHAnsi"/>
          <w:b/>
          <w:szCs w:val="18"/>
          <w:lang w:eastAsia="en-GB"/>
        </w:rPr>
        <w:t xml:space="preserve">Telecommunications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that the </w:t>
      </w:r>
      <w:r w:rsidRPr="0086022F">
        <w:rPr>
          <w:rFonts w:eastAsia="Calibri" w:cstheme="minorHAnsi"/>
          <w:b/>
          <w:szCs w:val="18"/>
          <w:lang w:eastAsia="en-GB"/>
        </w:rPr>
        <w:t xml:space="preserve">Utilities Fraud Loss </w:t>
      </w:r>
      <w:r w:rsidRPr="0086022F">
        <w:rPr>
          <w:rFonts w:eastAsia="Calibri" w:cstheme="minorHAnsi"/>
          <w:szCs w:val="18"/>
          <w:lang w:eastAsia="en-GB"/>
        </w:rPr>
        <w:t xml:space="preserve">directly results from the </w:t>
      </w:r>
      <w:r w:rsidRPr="0086022F">
        <w:rPr>
          <w:rFonts w:eastAsia="Calibri" w:cstheme="minorHAnsi"/>
          <w:b/>
          <w:szCs w:val="18"/>
          <w:lang w:eastAsia="en-GB"/>
        </w:rPr>
        <w:t>Utilities Fraud</w:t>
      </w:r>
      <w:r w:rsidRPr="0086022F">
        <w:rPr>
          <w:rFonts w:eastAsia="Calibri" w:cstheme="minorHAnsi"/>
          <w:szCs w:val="18"/>
          <w:lang w:eastAsia="en-GB"/>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86022F">
        <w:rPr>
          <w:rFonts w:eastAsia="Calibri" w:cstheme="minorHAnsi"/>
          <w:iCs/>
          <w:color w:val="000000"/>
          <w:szCs w:val="18"/>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b/>
          <w:szCs w:val="18"/>
          <w:lang w:eastAsia="en-GB"/>
        </w:rPr>
        <w:t xml:space="preserve">Bricking Loss </w:t>
      </w:r>
      <w:r w:rsidRPr="0086022F">
        <w:rPr>
          <w:rFonts w:eastAsia="Calibri" w:cstheme="minorHAnsi"/>
          <w:szCs w:val="18"/>
          <w:lang w:eastAsia="en-GB"/>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86022F">
        <w:rPr>
          <w:rFonts w:eastAsia="Calibri" w:cstheme="minorHAnsi"/>
          <w:szCs w:val="18"/>
          <w:lang w:eastAsia="en-GB"/>
        </w:rPr>
        <w:t xml:space="preserve">due to a </w:t>
      </w:r>
      <w:r w:rsidRPr="0086022F">
        <w:rPr>
          <w:rFonts w:eastAsia="Calibri" w:cstheme="minorHAnsi"/>
          <w:b/>
          <w:szCs w:val="18"/>
          <w:lang w:eastAsia="en-GB"/>
        </w:rPr>
        <w:t xml:space="preserve">Bricking Event </w:t>
      </w:r>
      <w:r w:rsidRPr="0086022F">
        <w:rPr>
          <w:rFonts w:eastAsia="Calibri" w:cstheme="minorHAnsi"/>
          <w:bCs/>
          <w:szCs w:val="18"/>
          <w:lang w:eastAsia="en-GB"/>
        </w:rPr>
        <w:t>occurring and first discovered by an</w:t>
      </w:r>
      <w:r w:rsidRPr="0086022F">
        <w:rPr>
          <w:rFonts w:eastAsia="Calibri" w:cstheme="minorHAnsi"/>
          <w:b/>
          <w:szCs w:val="18"/>
          <w:lang w:eastAsia="en-GB"/>
        </w:rPr>
        <w:t xml:space="preserve"> Executive </w:t>
      </w:r>
      <w:r w:rsidRPr="0086022F">
        <w:rPr>
          <w:rFonts w:eastAsia="Calibri" w:cstheme="minorHAnsi"/>
          <w:bCs/>
          <w:szCs w:val="18"/>
          <w:lang w:eastAsia="en-GB"/>
        </w:rPr>
        <w:t>during the</w:t>
      </w:r>
      <w:r w:rsidRPr="0086022F">
        <w:rPr>
          <w:rFonts w:eastAsia="Calibri" w:cstheme="minorHAnsi"/>
          <w:b/>
          <w:szCs w:val="18"/>
          <w:lang w:eastAsia="en-GB"/>
        </w:rPr>
        <w:t xml:space="preserve"> Period of Insurance</w:t>
      </w:r>
      <w:r w:rsidRPr="0086022F">
        <w:rPr>
          <w:rFonts w:eastAsia="Calibri" w:cstheme="minorHAnsi"/>
          <w:szCs w:val="18"/>
          <w:lang w:eastAsia="en-GB"/>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0022764C" w:rsidRPr="0022764C">
        <w:rPr>
          <w:rFonts w:eastAsia="Calibri" w:cstheme="minorHAnsi"/>
          <w:color w:val="000000"/>
          <w:szCs w:val="18"/>
          <w14:ligatures w14:val="standardContextual"/>
        </w:rPr>
        <w:t>provides</w:t>
      </w:r>
      <w:r w:rsidRPr="0086022F">
        <w:rPr>
          <w:rFonts w:eastAsia="Calibri" w:cstheme="minorHAnsi"/>
          <w:szCs w:val="18"/>
          <w:lang w:eastAsia="en-GB"/>
        </w:rPr>
        <w:t xml:space="preserve"> clear evidence that the </w:t>
      </w:r>
      <w:r w:rsidRPr="0086022F">
        <w:rPr>
          <w:rFonts w:eastAsia="Calibri" w:cstheme="minorHAnsi"/>
          <w:b/>
          <w:bCs/>
          <w:szCs w:val="18"/>
          <w:lang w:eastAsia="en-GB"/>
        </w:rPr>
        <w:t>Bricking Loss</w:t>
      </w:r>
      <w:r w:rsidRPr="0086022F">
        <w:rPr>
          <w:rFonts w:eastAsia="Calibri" w:cstheme="minorHAnsi"/>
          <w:szCs w:val="18"/>
          <w:lang w:eastAsia="en-GB"/>
        </w:rPr>
        <w:t xml:space="preserve"> results from the </w:t>
      </w:r>
      <w:r w:rsidRPr="0086022F">
        <w:rPr>
          <w:rFonts w:eastAsia="Calibri" w:cstheme="minorHAnsi"/>
          <w:b/>
          <w:bCs/>
          <w:szCs w:val="18"/>
          <w:lang w:eastAsia="en-GB"/>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86022F" w:rsidRDefault="006936E8" w:rsidP="006936E8">
      <w:pPr>
        <w:autoSpaceDE w:val="0"/>
        <w:autoSpaceDN w:val="0"/>
        <w:adjustRightInd w:val="0"/>
        <w:spacing w:before="0" w:line="240" w:lineRule="auto"/>
        <w:ind w:left="360"/>
        <w:rPr>
          <w:rFonts w:eastAsia="Calibri" w:cstheme="minorHAnsi"/>
          <w:szCs w:val="18"/>
          <w:lang w:eastAsia="en-G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86022F">
        <w:rPr>
          <w:rFonts w:eastAsia="Calibri" w:cstheme="minorHAnsi"/>
          <w:szCs w:val="18"/>
          <w:lang w:eastAsia="en-GB"/>
        </w:rPr>
        <w:t xml:space="preserve">for physical damage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caused by or resulting from a </w:t>
      </w:r>
      <w:r w:rsidRPr="0086022F">
        <w:rPr>
          <w:rFonts w:eastAsia="Calibri" w:cstheme="minorHAnsi"/>
          <w:b/>
          <w:szCs w:val="18"/>
          <w:lang w:eastAsia="en-GB"/>
        </w:rPr>
        <w:t>Hacking Attack</w:t>
      </w:r>
      <w:r w:rsidRPr="0086022F">
        <w:rPr>
          <w:rFonts w:eastAsia="Calibri" w:cstheme="minorHAnsi"/>
          <w:szCs w:val="18"/>
          <w:lang w:eastAsia="en-GB"/>
        </w:rPr>
        <w:t>, provided always that:</w:t>
      </w:r>
    </w:p>
    <w:p w:rsidR="00054903" w:rsidRPr="0086022F" w:rsidRDefault="00054903" w:rsidP="006936E8">
      <w:pPr>
        <w:autoSpaceDE w:val="0"/>
        <w:autoSpaceDN w:val="0"/>
        <w:adjustRightInd w:val="0"/>
        <w:spacing w:before="0" w:line="240" w:lineRule="auto"/>
        <w:ind w:left="360"/>
        <w:rPr>
          <w:rFonts w:eastAsia="Calibri" w:cstheme="minorHAnsi"/>
          <w:szCs w:val="18"/>
          <w:lang w:eastAsia="en-GB"/>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86022F">
        <w:rPr>
          <w:rFonts w:eastAsia="Calibri" w:cstheme="minorHAnsi"/>
          <w:szCs w:val="18"/>
          <w:lang w:eastAsia="en-GB"/>
        </w:rPr>
        <w:t xml:space="preserve">the </w:t>
      </w:r>
      <w:r w:rsidRPr="0086022F">
        <w:rPr>
          <w:rFonts w:eastAsia="Calibri" w:cstheme="minorHAnsi"/>
          <w:b/>
          <w:szCs w:val="18"/>
          <w:lang w:eastAsia="en-GB"/>
        </w:rPr>
        <w:t xml:space="preserve">Hacking Attack </w:t>
      </w:r>
      <w:r w:rsidRPr="0086022F">
        <w:rPr>
          <w:rFonts w:eastAsia="Calibri" w:cstheme="minorHAnsi"/>
          <w:szCs w:val="18"/>
          <w:lang w:eastAsia="en-GB"/>
        </w:rPr>
        <w:t xml:space="preserve">occurs and is first discovered by an </w:t>
      </w:r>
      <w:r w:rsidRPr="0086022F">
        <w:rPr>
          <w:rFonts w:eastAsia="Calibri" w:cstheme="minorHAnsi"/>
          <w:b/>
          <w:szCs w:val="18"/>
          <w:lang w:eastAsia="en-GB"/>
        </w:rPr>
        <w:t xml:space="preserve">Executive </w:t>
      </w:r>
      <w:r w:rsidRPr="0086022F">
        <w:rPr>
          <w:rFonts w:eastAsia="Calibri" w:cstheme="minorHAnsi"/>
          <w:szCs w:val="18"/>
          <w:lang w:eastAsia="en-GB"/>
        </w:rPr>
        <w:t xml:space="preserve">during the </w:t>
      </w:r>
      <w:r w:rsidRPr="0086022F">
        <w:rPr>
          <w:rFonts w:eastAsia="Calibri" w:cstheme="minorHAnsi"/>
          <w:b/>
          <w:bCs/>
          <w:color w:val="000000"/>
          <w:szCs w:val="18"/>
        </w:rPr>
        <w:t>Period of Insurance</w:t>
      </w:r>
      <w:r w:rsidRPr="0086022F">
        <w:rPr>
          <w:rFonts w:eastAsia="Calibri" w:cstheme="minorHAnsi"/>
          <w:bCs/>
          <w:szCs w:val="18"/>
          <w:lang w:eastAsia="en-GB"/>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the</w:t>
      </w:r>
      <w:r w:rsidRPr="0086022F">
        <w:rPr>
          <w:rFonts w:eastAsia="Calibri" w:cstheme="minorHAnsi"/>
          <w:b/>
          <w:szCs w:val="18"/>
          <w:lang w:eastAsia="en-GB"/>
        </w:rPr>
        <w:t xml:space="preserve"> Insured </w:t>
      </w:r>
      <w:r w:rsidRPr="0086022F">
        <w:rPr>
          <w:rFonts w:eastAsia="Calibri" w:cstheme="minorHAnsi"/>
          <w:szCs w:val="18"/>
          <w:lang w:eastAsia="en-GB"/>
        </w:rPr>
        <w:t xml:space="preserve">provides clear evidence that such physical damage is directly caused by or results from a </w:t>
      </w:r>
      <w:r w:rsidRPr="0086022F">
        <w:rPr>
          <w:rFonts w:eastAsia="Calibri" w:cstheme="minorHAnsi"/>
          <w:b/>
          <w:szCs w:val="18"/>
          <w:lang w:eastAsia="en-GB"/>
        </w:rPr>
        <w:t>Hacking Attack</w:t>
      </w:r>
      <w:r w:rsidRPr="0086022F">
        <w:rPr>
          <w:rFonts w:eastAsia="Calibri" w:cstheme="minorHAnsi"/>
          <w:szCs w:val="18"/>
          <w:lang w:eastAsia="en-GB"/>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szCs w:val="18"/>
          <w:lang w:eastAsia="en-GB"/>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86022F">
        <w:rPr>
          <w:rFonts w:eastAsia="Calibri" w:cstheme="minorHAnsi"/>
          <w:b/>
          <w:bCs/>
          <w:szCs w:val="18"/>
          <w:lang w:eastAsia="en-GB"/>
        </w:rPr>
        <w:t xml:space="preserve"> </w:t>
      </w:r>
      <w:r w:rsidRPr="0086022F">
        <w:rPr>
          <w:rFonts w:eastAsia="Calibri" w:cstheme="minorHAnsi"/>
          <w:szCs w:val="18"/>
          <w:lang w:eastAsia="en-GB"/>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71" w:name="_Hlk165280430"/>
      <w:r w:rsidRPr="0022764C">
        <w:rPr>
          <w:rFonts w:eastAsia="Calibri" w:cstheme="majorHAnsi"/>
          <w:color w:val="000000"/>
          <w:szCs w:val="22"/>
          <w14:ligatures w14:val="standardContextual"/>
        </w:rPr>
        <w:t>Court Attendance Costs</w:t>
      </w:r>
    </w:p>
    <w:p w:rsidR="006936E8" w:rsidRPr="0086022F" w:rsidRDefault="006936E8" w:rsidP="006936E8">
      <w:pPr>
        <w:autoSpaceDE w:val="0"/>
        <w:autoSpaceDN w:val="0"/>
        <w:adjustRightInd w:val="0"/>
        <w:spacing w:before="0" w:line="240" w:lineRule="auto"/>
        <w:ind w:left="360"/>
        <w:rPr>
          <w:rFonts w:eastAsia="Times New Roman" w:cstheme="minorHAnsi"/>
          <w:szCs w:val="18"/>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86022F">
        <w:rPr>
          <w:rFonts w:eastAsia="Times New Roman" w:cstheme="minorHAnsi"/>
          <w:szCs w:val="18"/>
        </w:rPr>
        <w:t xml:space="preserve">reimburse an </w:t>
      </w:r>
      <w:r w:rsidRPr="0086022F">
        <w:rPr>
          <w:rFonts w:eastAsia="Times New Roman" w:cstheme="minorHAnsi"/>
          <w:b/>
          <w:szCs w:val="18"/>
        </w:rPr>
        <w:t>Insured</w:t>
      </w:r>
      <w:r w:rsidRPr="0086022F">
        <w:rPr>
          <w:rFonts w:eastAsia="Times New Roman" w:cstheme="minorHAnsi"/>
          <w:bCs/>
          <w:szCs w:val="18"/>
        </w:rPr>
        <w:t>,</w:t>
      </w:r>
      <w:r w:rsidRPr="0086022F">
        <w:rPr>
          <w:rFonts w:eastAsia="Times New Roman" w:cstheme="minorHAnsi"/>
          <w:b/>
          <w:szCs w:val="18"/>
        </w:rPr>
        <w:t xml:space="preserve"> </w:t>
      </w:r>
      <w:r w:rsidRPr="0086022F">
        <w:rPr>
          <w:rFonts w:eastAsia="Times New Roman" w:cstheme="minorHAnsi"/>
          <w:szCs w:val="18"/>
        </w:rPr>
        <w:t xml:space="preserve">up to a maximum of £500 per day, for </w:t>
      </w:r>
      <w:r w:rsidRPr="0086022F">
        <w:rPr>
          <w:rFonts w:eastAsia="Times New Roman" w:cstheme="minorHAnsi"/>
          <w:b/>
          <w:szCs w:val="18"/>
        </w:rPr>
        <w:t xml:space="preserve">Court Attendance Costs </w:t>
      </w:r>
      <w:r w:rsidRPr="0086022F">
        <w:rPr>
          <w:rFonts w:eastAsia="Times New Roman" w:cstheme="minorHAnsi"/>
          <w:szCs w:val="18"/>
        </w:rPr>
        <w:t xml:space="preserve">incurred by an </w:t>
      </w:r>
      <w:r w:rsidRPr="0086022F">
        <w:rPr>
          <w:rFonts w:eastAsia="Times New Roman" w:cstheme="minorHAnsi"/>
          <w:b/>
          <w:szCs w:val="18"/>
        </w:rPr>
        <w:t xml:space="preserve">Insured </w:t>
      </w:r>
      <w:r w:rsidRPr="0086022F">
        <w:rPr>
          <w:rFonts w:eastAsia="Times New Roman" w:cstheme="minorHAnsi"/>
          <w:szCs w:val="18"/>
        </w:rPr>
        <w:t xml:space="preserve">to attend mediation, arbitration proceedings, hearings, depositions and trials, </w:t>
      </w:r>
      <w:r w:rsidRPr="0086022F">
        <w:rPr>
          <w:rFonts w:eastAsia="Calibri" w:cstheme="minorHAnsi"/>
          <w:szCs w:val="18"/>
          <w:lang w:eastAsia="en-GB"/>
        </w:rPr>
        <w:t>if</w:t>
      </w:r>
      <w:r w:rsidRPr="0086022F">
        <w:rPr>
          <w:rFonts w:eastAsia="Calibri" w:cstheme="minorHAnsi"/>
          <w:szCs w:val="18"/>
        </w:rPr>
        <w:t xml:space="preserve"> required by the </w:t>
      </w:r>
      <w:r w:rsidRPr="0086022F">
        <w:rPr>
          <w:rFonts w:eastAsia="Calibri" w:cstheme="minorHAnsi"/>
          <w:b/>
          <w:bCs/>
          <w:szCs w:val="18"/>
        </w:rPr>
        <w:t>Insurer</w:t>
      </w:r>
      <w:r w:rsidRPr="0086022F">
        <w:rPr>
          <w:rFonts w:eastAsia="Calibri" w:cstheme="minorHAnsi"/>
          <w:szCs w:val="18"/>
        </w:rPr>
        <w:t xml:space="preserve"> in connection with the defence of a </w:t>
      </w:r>
      <w:r w:rsidRPr="0086022F">
        <w:rPr>
          <w:rFonts w:eastAsia="Calibri" w:cstheme="minorHAnsi"/>
          <w:b/>
          <w:szCs w:val="18"/>
        </w:rPr>
        <w:t>Claim</w:t>
      </w:r>
      <w:r w:rsidRPr="0086022F">
        <w:rPr>
          <w:rFonts w:eastAsia="Times New Roman" w:cstheme="minorHAnsi"/>
          <w:szCs w:val="18"/>
        </w:rPr>
        <w:t xml:space="preserve"> under any</w:t>
      </w:r>
      <w:r w:rsidRPr="0086022F">
        <w:rPr>
          <w:rFonts w:eastAsia="Calibri" w:cstheme="minorHAnsi"/>
          <w:szCs w:val="18"/>
          <w:lang w:eastAsia="en-GB"/>
        </w:rPr>
        <w:t xml:space="preserve"> </w:t>
      </w:r>
      <w:r w:rsidR="00BB79CB" w:rsidRPr="0086022F">
        <w:rPr>
          <w:rFonts w:eastAsia="Calibri" w:cstheme="minorHAnsi"/>
          <w:szCs w:val="18"/>
          <w:lang w:eastAsia="en-GB"/>
        </w:rPr>
        <w:t>Third-Party</w:t>
      </w:r>
      <w:r w:rsidRPr="0086022F">
        <w:rPr>
          <w:rFonts w:eastAsia="Calibri" w:cstheme="minorHAnsi"/>
          <w:szCs w:val="18"/>
          <w:lang w:eastAsia="en-GB"/>
        </w:rPr>
        <w:t xml:space="preserve"> Liability Insuring Clause</w:t>
      </w:r>
      <w:r w:rsidRPr="0086022F">
        <w:rPr>
          <w:rFonts w:eastAsia="Times New Roman" w:cstheme="minorHAnsi"/>
          <w:szCs w:val="18"/>
        </w:rPr>
        <w:t xml:space="preserve"> of this Policy.</w:t>
      </w:r>
    </w:p>
    <w:bookmarkEnd w:id="70"/>
    <w:bookmarkEnd w:id="71"/>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Unicode MS" w:cstheme="minorHAnsi"/>
          <w:kern w:val="2"/>
          <w:szCs w:val="18"/>
          <w14:ligatures w14:val="standardContextual"/>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86022F">
        <w:rPr>
          <w:rFonts w:eastAsia="Calibri" w:cstheme="minorHAnsi"/>
          <w:b/>
          <w:bCs/>
          <w:kern w:val="2"/>
          <w:szCs w:val="18"/>
          <w14:ligatures w14:val="standardContextual"/>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 xml:space="preserve">means </w:t>
      </w:r>
      <w:r w:rsidRPr="0086022F">
        <w:rPr>
          <w:rFonts w:eastAsia="Calibri" w:cstheme="minorHAnsi"/>
          <w:szCs w:val="18"/>
          <w:lang w:eastAsia="en-GB"/>
        </w:rPr>
        <w:t>physical injury, sickness, disease or death sustained by any person and, where resulting from such physical injury only, mental anguish, mental injury, shock, humiliation or emotional distress.</w:t>
      </w:r>
    </w:p>
    <w:p w:rsidR="00054903" w:rsidRPr="0086022F" w:rsidRDefault="00054903" w:rsidP="006936E8">
      <w:pPr>
        <w:spacing w:before="0" w:line="240" w:lineRule="auto"/>
        <w:rPr>
          <w:rFonts w:eastAsia="Calibri" w:cstheme="minorHAnsi"/>
          <w:szCs w:val="18"/>
          <w:lang w:eastAsia="en-GB"/>
        </w:rPr>
      </w:pPr>
    </w:p>
    <w:p w:rsidR="00054903" w:rsidRPr="0086022F" w:rsidRDefault="00054903" w:rsidP="006936E8">
      <w:pPr>
        <w:spacing w:before="0" w:line="240" w:lineRule="auto"/>
        <w:rPr>
          <w:rFonts w:eastAsia="Calibri" w:cstheme="minorHAnsi"/>
          <w:szCs w:val="18"/>
          <w:lang w:eastAsia="en-GB"/>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86022F" w:rsidRDefault="006936E8" w:rsidP="006936E8">
      <w:pPr>
        <w:spacing w:before="0" w:line="240" w:lineRule="auto"/>
        <w:rPr>
          <w:rFonts w:eastAsia="Calibri" w:cstheme="minorHAnsi"/>
          <w:szCs w:val="18"/>
          <w:lang w:eastAsia="en-GB"/>
        </w:rPr>
      </w:pPr>
      <w:r w:rsidRPr="0022764C">
        <w:rPr>
          <w:rFonts w:eastAsia="Arial" w:cstheme="minorHAnsi"/>
          <w:szCs w:val="18"/>
          <w:lang w:eastAsia="en-GB"/>
        </w:rPr>
        <w:t>means</w:t>
      </w:r>
      <w:r w:rsidRPr="0086022F">
        <w:rPr>
          <w:rFonts w:eastAsia="Calibri" w:cstheme="minorHAnsi"/>
          <w:szCs w:val="18"/>
          <w:lang w:eastAsia="en-GB"/>
        </w:rPr>
        <w:t xml:space="preserve"> any of the following alleging a </w:t>
      </w:r>
      <w:r w:rsidRPr="0086022F">
        <w:rPr>
          <w:rFonts w:eastAsia="Calibri" w:cstheme="minorHAnsi"/>
          <w:b/>
          <w:bCs/>
          <w:szCs w:val="18"/>
          <w:lang w:eastAsia="en-GB"/>
        </w:rPr>
        <w:t>Bodily Injury</w:t>
      </w:r>
      <w:r w:rsidRPr="0086022F">
        <w:rPr>
          <w:rFonts w:eastAsia="Calibri" w:cstheme="minorHAnsi"/>
          <w:b/>
          <w:szCs w:val="18"/>
          <w:lang w:eastAsia="en-GB"/>
        </w:rPr>
        <w:t xml:space="preserve"> Wrongful Act</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demand for </w:t>
      </w:r>
      <w:r w:rsidRPr="0086022F">
        <w:rPr>
          <w:rFonts w:eastAsia="Calibri" w:cstheme="minorHAnsi"/>
          <w:b/>
          <w:szCs w:val="18"/>
          <w:lang w:eastAsia="en-GB"/>
        </w:rPr>
        <w:t>Damages</w:t>
      </w:r>
      <w:r w:rsidRPr="0086022F">
        <w:rPr>
          <w:rFonts w:eastAsia="Calibri" w:cstheme="minorHAnsi"/>
          <w:szCs w:val="18"/>
          <w:lang w:eastAsia="en-GB"/>
        </w:rPr>
        <w:t xml:space="preserve"> or non-monetary relief made against an </w:t>
      </w:r>
      <w:r w:rsidRPr="0086022F">
        <w:rPr>
          <w:rFonts w:eastAsia="Calibri" w:cstheme="minorHAnsi"/>
          <w:b/>
          <w:szCs w:val="18"/>
          <w:lang w:eastAsia="en-GB"/>
        </w:rPr>
        <w:t>Insured</w:t>
      </w:r>
      <w:r w:rsidRPr="0086022F">
        <w:rPr>
          <w:rFonts w:eastAsia="Calibri" w:cstheme="minorHAnsi"/>
          <w:szCs w:val="18"/>
          <w:lang w:eastAsia="en-GB"/>
        </w:rPr>
        <w:t xml:space="preserve"> for</w:t>
      </w:r>
      <w:r w:rsidRPr="0086022F">
        <w:rPr>
          <w:rFonts w:eastAsia="Calibri" w:cstheme="minorHAnsi"/>
          <w:bCs/>
          <w:szCs w:val="18"/>
          <w:lang w:eastAsia="en-GB"/>
        </w:rPr>
        <w:t xml:space="preserve">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72" w:name="_Hlk174633842"/>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Bodily Injury</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bookmarkEnd w:id="72"/>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Arial" w:cstheme="minorHAnsi"/>
          <w:kern w:val="2"/>
          <w:szCs w:val="18"/>
          <w:lang w:eastAsia="en-GB"/>
          <w14:ligatures w14:val="standardContextual"/>
        </w:rPr>
        <w:t>means</w:t>
      </w:r>
      <w:r w:rsidRPr="0086022F">
        <w:rPr>
          <w:rFonts w:eastAsia="Calibri" w:cstheme="minorHAnsi"/>
          <w:kern w:val="2"/>
          <w:szCs w:val="18"/>
          <w:lang w:eastAsia="en-GB"/>
          <w14:ligatures w14:val="standardContextual"/>
        </w:rPr>
        <w:t xml:space="preserve"> an </w:t>
      </w:r>
      <w:r w:rsidRPr="0086022F">
        <w:rPr>
          <w:rFonts w:eastAsia="Calibri" w:cstheme="minorHAnsi"/>
          <w:b/>
          <w:kern w:val="2"/>
          <w:szCs w:val="18"/>
          <w:lang w:eastAsia="en-GB"/>
          <w14:ligatures w14:val="standardContextual"/>
        </w:rPr>
        <w:t xml:space="preserve">Insured’s </w:t>
      </w:r>
      <w:r w:rsidRPr="0086022F">
        <w:rPr>
          <w:rFonts w:eastAsia="Calibri" w:cstheme="minorHAnsi"/>
          <w:kern w:val="2"/>
          <w:szCs w:val="18"/>
          <w:lang w:eastAsia="en-GB"/>
          <w14:ligatures w14:val="standardContextual"/>
        </w:rPr>
        <w:t xml:space="preserve">actual or alleged failure to prevent or avoid </w:t>
      </w:r>
      <w:r w:rsidRPr="0086022F">
        <w:rPr>
          <w:rFonts w:eastAsia="Calibri" w:cstheme="minorHAnsi"/>
          <w:b/>
          <w:bCs/>
          <w:kern w:val="2"/>
          <w:szCs w:val="18"/>
          <w:lang w:eastAsia="en-GB"/>
          <w14:ligatures w14:val="standardContextual"/>
        </w:rPr>
        <w:t>Bodily Injury</w:t>
      </w:r>
      <w:r w:rsidRPr="0086022F">
        <w:rPr>
          <w:rFonts w:eastAsia="Calibri" w:cstheme="minorHAnsi"/>
          <w:b/>
          <w:kern w:val="2"/>
          <w:szCs w:val="18"/>
          <w:lang w:eastAsia="en-GB"/>
          <w14:ligatures w14:val="standardContextual"/>
        </w:rPr>
        <w:t xml:space="preserve"> </w:t>
      </w:r>
      <w:r w:rsidRPr="0086022F">
        <w:rPr>
          <w:rFonts w:eastAsia="Calibri" w:cstheme="minorHAnsi"/>
          <w:bCs/>
          <w:kern w:val="2"/>
          <w:szCs w:val="18"/>
          <w:lang w:eastAsia="en-GB"/>
          <w14:ligatures w14:val="standardContextual"/>
        </w:rPr>
        <w:t xml:space="preserve">caused by a </w:t>
      </w:r>
      <w:r w:rsidRPr="0086022F">
        <w:rPr>
          <w:rFonts w:eastAsia="Calibri" w:cstheme="minorHAnsi"/>
          <w:b/>
          <w:bCs/>
          <w:kern w:val="2"/>
          <w:szCs w:val="18"/>
          <w:lang w:eastAsia="en-GB"/>
          <w14:ligatures w14:val="standardContextual"/>
        </w:rPr>
        <w:t>Security Breach</w:t>
      </w:r>
      <w:r w:rsidRPr="0086022F">
        <w:rPr>
          <w:rFonts w:eastAsia="Calibri" w:cstheme="minorHAnsi"/>
          <w:bCs/>
          <w:kern w:val="2"/>
          <w:szCs w:val="18"/>
          <w:lang w:eastAsia="en-GB"/>
          <w14:ligatures w14:val="standardContextual"/>
        </w:rPr>
        <w:t xml:space="preserve"> or </w:t>
      </w:r>
      <w:r w:rsidRPr="0086022F">
        <w:rPr>
          <w:rFonts w:eastAsia="Calibri" w:cstheme="minorHAnsi"/>
          <w:b/>
          <w:bCs/>
          <w:kern w:val="2"/>
          <w:szCs w:val="18"/>
          <w:lang w:eastAsia="en-GB"/>
          <w14:ligatures w14:val="standardContextual"/>
        </w:rPr>
        <w:t>Privacy Breach</w:t>
      </w:r>
      <w:r w:rsidRPr="0086022F">
        <w:rPr>
          <w:rFonts w:eastAsia="Calibri" w:cstheme="minorHAnsi"/>
          <w:kern w:val="2"/>
          <w:szCs w:val="18"/>
          <w:lang w:eastAsia="en-GB"/>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86022F">
        <w:rPr>
          <w:rFonts w:eastAsia="Calibri" w:cstheme="majorHAnsi"/>
          <w:szCs w:val="22"/>
          <w:lang w:eastAsia="en-GB"/>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incurs</w:t>
      </w:r>
      <w:r w:rsidRPr="0086022F">
        <w:rPr>
          <w:rFonts w:eastAsia="Calibri" w:cstheme="minorHAnsi"/>
          <w:bCs/>
          <w:szCs w:val="18"/>
          <w:lang w:eastAsia="en-GB"/>
        </w:rPr>
        <w:t xml:space="preserve">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szCs w:val="18"/>
          <w:lang w:eastAsia="en-GB"/>
        </w:rPr>
        <w:t xml:space="preserve">to provide support activity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 including</w:t>
      </w:r>
      <w:r w:rsidRPr="0086022F">
        <w:rPr>
          <w:rFonts w:eastAsia="Calibri" w:cstheme="minorHAnsi"/>
          <w:szCs w:val="18"/>
          <w:lang w:eastAsia="en-GB"/>
        </w:rPr>
        <w:t xml:space="preserve"> the cost to set up and operate a call </w:t>
      </w:r>
      <w:r w:rsidR="0022764C" w:rsidRPr="0022764C">
        <w:rPr>
          <w:rFonts w:eastAsia="Calibri" w:cstheme="minorHAnsi"/>
          <w:szCs w:val="18"/>
          <w:lang w:eastAsia="en-GB"/>
        </w:rPr>
        <w:t>centre</w:t>
      </w:r>
      <w:r w:rsidRPr="0086022F">
        <w:rPr>
          <w:rFonts w:eastAsia="Calibri" w:cstheme="minorHAnsi"/>
          <w:szCs w:val="18"/>
          <w:lang w:eastAsia="en-GB"/>
        </w:rPr>
        <w:t xml:space="preserve"> and to provide a maximum of twenty-four (24) months of credit, identity or healthcare record monitoring services, fraud alert services, identity theft assistance services and credit or identity repair and restoration services. </w:t>
      </w:r>
      <w:r w:rsidRPr="0086022F">
        <w:rPr>
          <w:rFonts w:eastAsia="Calibri" w:cstheme="minorHAnsi"/>
          <w:b/>
          <w:bCs/>
          <w:szCs w:val="18"/>
          <w:lang w:eastAsia="en-GB"/>
        </w:rPr>
        <w:t>Breach Support and Credit Monitoring Expenses</w:t>
      </w:r>
      <w:r w:rsidRPr="0086022F">
        <w:rPr>
          <w:rFonts w:eastAsia="Calibri" w:cstheme="minorHAnsi"/>
          <w:bCs/>
          <w:szCs w:val="18"/>
          <w:lang w:eastAsia="en-GB"/>
        </w:rPr>
        <w:t xml:space="preserve"> must be incurred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consent</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Times New Roman" w:cstheme="minorHAnsi"/>
          <w:szCs w:val="18"/>
        </w:rPr>
        <w:t>the unauthorised or malicious reprogramming of software or firmware</w:t>
      </w:r>
      <w:r w:rsidRPr="0086022F">
        <w:rPr>
          <w:rFonts w:eastAsia="Times New Roman" w:cstheme="minorHAnsi"/>
          <w:b/>
          <w:szCs w:val="18"/>
        </w:rPr>
        <w:t xml:space="preserve"> </w:t>
      </w:r>
      <w:r w:rsidRPr="0086022F">
        <w:rPr>
          <w:rFonts w:eastAsia="Times New Roman" w:cstheme="minorHAnsi"/>
          <w:szCs w:val="18"/>
        </w:rPr>
        <w:t xml:space="preserve">installed on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including such reprogramming resulting from a </w:t>
      </w:r>
      <w:r w:rsidRPr="0086022F">
        <w:rPr>
          <w:rFonts w:eastAsia="Times New Roman" w:cstheme="minorHAnsi"/>
          <w:b/>
          <w:szCs w:val="18"/>
        </w:rPr>
        <w:t>Hacking Attack</w:t>
      </w:r>
      <w:r w:rsidRPr="0086022F">
        <w:rPr>
          <w:rFonts w:eastAsia="Times New Roman" w:cstheme="minorHAnsi"/>
          <w:szCs w:val="18"/>
        </w:rPr>
        <w:t xml:space="preserve">, </w:t>
      </w:r>
      <w:r w:rsidRPr="0086022F">
        <w:rPr>
          <w:rFonts w:eastAsia="Times New Roman" w:cstheme="minorHAnsi"/>
          <w:bCs/>
          <w:szCs w:val="18"/>
        </w:rPr>
        <w:t xml:space="preserve">which renders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computer hardware or electronic equipment</w:t>
      </w:r>
      <w:r w:rsidRPr="0086022F">
        <w:rPr>
          <w:rFonts w:eastAsia="Times New Roman" w:cstheme="minorHAnsi"/>
          <w:bCs/>
          <w:szCs w:val="18"/>
        </w:rPr>
        <w:t xml:space="preserve"> nonfunctional or useless for its intended purpose, without being physically damaged</w:t>
      </w:r>
      <w:r w:rsidRPr="0086022F">
        <w:rPr>
          <w:rFonts w:eastAsia="Times New Roman" w:cstheme="minorHAnsi"/>
          <w:szCs w:val="18"/>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
          <w:szCs w:val="18"/>
        </w:rPr>
        <w:t xml:space="preserve"> </w:t>
      </w:r>
      <w:r w:rsidRPr="0086022F">
        <w:rPr>
          <w:rFonts w:eastAsia="Times New Roman" w:cstheme="minorHAnsi"/>
          <w:szCs w:val="18"/>
        </w:rPr>
        <w:t xml:space="preserve">computer hardware or electronic equipment </w:t>
      </w:r>
      <w:r w:rsidRPr="0086022F">
        <w:rPr>
          <w:rFonts w:eastAsia="Times New Roman" w:cstheme="minorHAnsi"/>
          <w:bCs/>
          <w:szCs w:val="18"/>
        </w:rPr>
        <w:t xml:space="preserve">due to loss of use of such </w:t>
      </w:r>
      <w:r w:rsidRPr="0086022F">
        <w:rPr>
          <w:rFonts w:eastAsia="Times New Roman" w:cstheme="minorHAnsi"/>
          <w:szCs w:val="18"/>
        </w:rPr>
        <w:t>computer hardware or electronic equipment</w:t>
      </w:r>
      <w:r w:rsidRPr="0086022F">
        <w:rPr>
          <w:rFonts w:eastAsia="Times New Roman" w:cstheme="minorHAnsi"/>
          <w:bCs/>
          <w:szCs w:val="18"/>
        </w:rPr>
        <w:t xml:space="preserve"> caused by a </w:t>
      </w:r>
      <w:r w:rsidRPr="0086022F">
        <w:rPr>
          <w:rFonts w:eastAsia="Times New Roman" w:cstheme="minorHAnsi"/>
          <w:b/>
          <w:bCs/>
          <w:szCs w:val="18"/>
        </w:rPr>
        <w:t>Bricking Event</w:t>
      </w:r>
      <w:r w:rsidRPr="0086022F">
        <w:rPr>
          <w:rFonts w:eastAsia="Times New Roman" w:cstheme="minorHAnsi"/>
          <w:bCs/>
          <w:szCs w:val="18"/>
        </w:rPr>
        <w:t xml:space="preserve">; provided, however, that the amount of </w:t>
      </w:r>
      <w:r w:rsidRPr="0086022F">
        <w:rPr>
          <w:rFonts w:eastAsia="Times New Roman" w:cstheme="minorHAnsi"/>
          <w:b/>
          <w:bCs/>
          <w:szCs w:val="18"/>
        </w:rPr>
        <w:t xml:space="preserve">Bricking Loss </w:t>
      </w:r>
      <w:r w:rsidRPr="0086022F">
        <w:rPr>
          <w:rFonts w:eastAsia="Times New Roman" w:cstheme="minorHAnsi"/>
          <w:bCs/>
          <w:szCs w:val="18"/>
        </w:rPr>
        <w:t xml:space="preserve">payable under this Policy shall not exceed 25% more than the cost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 </w:t>
      </w:r>
      <w:r w:rsidRPr="0086022F">
        <w:rPr>
          <w:rFonts w:eastAsia="Times New Roman" w:cstheme="minorHAnsi"/>
          <w:szCs w:val="18"/>
        </w:rPr>
        <w:t xml:space="preserve">computer hardware or electronic equipment with computer hardware or electronic equipment that is functionally equivalent to that which existed prior to the </w:t>
      </w:r>
      <w:r w:rsidRPr="0086022F">
        <w:rPr>
          <w:rFonts w:eastAsia="Times New Roman" w:cstheme="minorHAnsi"/>
          <w:b/>
          <w:szCs w:val="18"/>
        </w:rPr>
        <w:t>Bricking Event</w:t>
      </w:r>
      <w:r w:rsidRPr="0086022F">
        <w:rPr>
          <w:rFonts w:eastAsia="Times New Roman" w:cstheme="minorHAnsi"/>
          <w:szCs w:val="18"/>
        </w:rPr>
        <w:t>.</w:t>
      </w:r>
      <w:r w:rsidRPr="0086022F">
        <w:rPr>
          <w:rFonts w:eastAsia="Times New Roman" w:cstheme="minorHAnsi"/>
          <w:bCs/>
          <w:szCs w:val="18"/>
        </w:rPr>
        <w:t xml:space="preserve"> </w:t>
      </w:r>
      <w:r w:rsidRPr="0086022F">
        <w:rPr>
          <w:rFonts w:eastAsia="Times New Roman" w:cstheme="minorHAnsi"/>
          <w:b/>
          <w:bCs/>
          <w:szCs w:val="18"/>
        </w:rPr>
        <w:t xml:space="preserve">Bricking Loss </w:t>
      </w:r>
      <w:r w:rsidRPr="0086022F">
        <w:rPr>
          <w:rFonts w:eastAsia="Times New Roman" w:cstheme="minorHAnsi"/>
          <w:bCs/>
          <w:szCs w:val="18"/>
        </w:rPr>
        <w:t xml:space="preserve">does not include any costs to replace </w:t>
      </w:r>
      <w:r w:rsidRPr="0022764C">
        <w:rPr>
          <w:rFonts w:eastAsia="Calibri" w:cstheme="minorHAnsi"/>
          <w:kern w:val="2"/>
          <w:szCs w:val="18"/>
          <w14:ligatures w14:val="standardContextual"/>
        </w:rPr>
        <w:t>the</w:t>
      </w:r>
      <w:r w:rsidRPr="0086022F">
        <w:rPr>
          <w:rFonts w:eastAsia="Times New Roman" w:cstheme="minorHAnsi"/>
          <w:b/>
          <w:bCs/>
          <w:szCs w:val="18"/>
        </w:rPr>
        <w:t xml:space="preserve"> Named Insured’s</w:t>
      </w:r>
      <w:r w:rsidRPr="0086022F">
        <w:rPr>
          <w:rFonts w:eastAsia="Times New Roman" w:cstheme="minorHAnsi"/>
          <w:bCs/>
          <w:szCs w:val="18"/>
        </w:rPr>
        <w:t xml:space="preserve"> computer hardware or electronic equipment or </w:t>
      </w:r>
      <w:r w:rsidRPr="0086022F">
        <w:rPr>
          <w:rFonts w:eastAsia="Times New Roman" w:cstheme="minorHAnsi"/>
          <w:b/>
          <w:bCs/>
          <w:szCs w:val="18"/>
        </w:rPr>
        <w:t>Other Property</w:t>
      </w:r>
      <w:r w:rsidRPr="0086022F">
        <w:rPr>
          <w:rFonts w:eastAsia="Times New Roman" w:cstheme="minorHAnsi"/>
          <w:bCs/>
          <w:szCs w:val="18"/>
        </w:rPr>
        <w:t xml:space="preserve"> which sustains physical damage due to a </w:t>
      </w:r>
      <w:r w:rsidRPr="0086022F">
        <w:rPr>
          <w:rFonts w:eastAsia="Times New Roman" w:cstheme="minorHAnsi"/>
          <w:b/>
          <w:bCs/>
          <w:szCs w:val="18"/>
        </w:rPr>
        <w:t>Security Breach</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86022F">
        <w:rPr>
          <w:rFonts w:eastAsia="Times New Roman" w:cstheme="minorHAnsi"/>
          <w:bCs/>
          <w:szCs w:val="18"/>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w:t>
      </w:r>
      <w:r w:rsidRPr="0086022F">
        <w:rPr>
          <w:rFonts w:eastAsia="Times New Roman" w:cstheme="minorHAnsi"/>
          <w:bCs/>
          <w:szCs w:val="18"/>
        </w:rPr>
        <w:t xml:space="preserve">; (b) is operated by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 </w:t>
      </w:r>
      <w:r w:rsidRPr="0086022F">
        <w:rPr>
          <w:rFonts w:eastAsia="Times New Roman" w:cstheme="minorHAnsi"/>
          <w:bCs/>
          <w:szCs w:val="18"/>
        </w:rPr>
        <w:t xml:space="preserve">to conduct </w:t>
      </w:r>
      <w:r w:rsidRPr="0022764C">
        <w:rPr>
          <w:rFonts w:eastAsia="Calibri" w:cstheme="minorHAnsi"/>
          <w:kern w:val="2"/>
          <w:szCs w:val="18"/>
          <w14:ligatures w14:val="standardContextual"/>
        </w:rPr>
        <w:t>the</w:t>
      </w:r>
      <w:r w:rsidRPr="0086022F">
        <w:rPr>
          <w:rFonts w:eastAsia="Times New Roman" w:cstheme="minorHAnsi"/>
          <w:b/>
          <w:szCs w:val="18"/>
        </w:rPr>
        <w:t xml:space="preserve"> Named Insured’s </w:t>
      </w:r>
      <w:r w:rsidRPr="0086022F">
        <w:rPr>
          <w:rFonts w:eastAsia="Times New Roman" w:cstheme="minorHAnsi"/>
          <w:bCs/>
          <w:szCs w:val="18"/>
        </w:rPr>
        <w:t xml:space="preserve">business; and (c) can send and receive </w:t>
      </w:r>
      <w:r w:rsidRPr="0086022F">
        <w:rPr>
          <w:rFonts w:eastAsia="Times New Roman" w:cstheme="minorHAnsi"/>
          <w:b/>
          <w:szCs w:val="18"/>
        </w:rPr>
        <w:t>Data</w:t>
      </w:r>
      <w:r w:rsidRPr="0086022F">
        <w:rPr>
          <w:rFonts w:eastAsia="Times New Roman" w:cstheme="minorHAnsi"/>
          <w:bCs/>
          <w:szCs w:val="18"/>
        </w:rPr>
        <w:t xml:space="preserve">.  </w:t>
      </w:r>
      <w:r w:rsidRPr="0086022F">
        <w:rPr>
          <w:rFonts w:eastAsia="Times New Roman" w:cstheme="minorHAnsi"/>
          <w:b/>
          <w:szCs w:val="18"/>
        </w:rPr>
        <w:t>Business Equipment</w:t>
      </w:r>
      <w:r w:rsidRPr="0086022F">
        <w:rPr>
          <w:rFonts w:eastAsia="Times New Roman" w:cstheme="minorHAnsi"/>
          <w:bCs/>
          <w:szCs w:val="18"/>
        </w:rPr>
        <w:t xml:space="preserve"> does not include any </w:t>
      </w:r>
      <w:r w:rsidRPr="0086022F">
        <w:rPr>
          <w:rFonts w:eastAsia="Times New Roman" w:cstheme="minorHAnsi"/>
          <w:b/>
          <w:szCs w:val="18"/>
        </w:rPr>
        <w:t>Products</w:t>
      </w:r>
      <w:r w:rsidRPr="0086022F">
        <w:rPr>
          <w:rFonts w:eastAsia="Times New Roman" w:cstheme="minorHAnsi"/>
          <w:bCs/>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w:t>
      </w:r>
      <w:r w:rsidRPr="0086022F">
        <w:rPr>
          <w:rFonts w:eastAsia="Calibri" w:cstheme="minorHAnsi"/>
          <w:color w:val="000000"/>
          <w:szCs w:val="18"/>
          <w:lang w:eastAsia="en-GB"/>
        </w:rPr>
        <w:t xml:space="preserve"> </w:t>
      </w:r>
      <w:r w:rsidRPr="0086022F">
        <w:rPr>
          <w:rFonts w:eastAsia="Calibri" w:cstheme="minorHAnsi"/>
          <w:szCs w:val="18"/>
          <w:lang w:eastAsia="en-GB"/>
        </w:rPr>
        <w:t>to</w:t>
      </w:r>
      <w:r w:rsidRPr="0086022F">
        <w:rPr>
          <w:rFonts w:eastAsia="Calibri" w:cstheme="minorHAnsi"/>
          <w:color w:val="000000"/>
          <w:szCs w:val="18"/>
          <w:lang w:eastAsia="en-GB"/>
        </w:rPr>
        <w:t xml:space="preserve"> </w:t>
      </w:r>
      <w:r w:rsidRPr="0086022F">
        <w:rPr>
          <w:rFonts w:eastAsia="Calibri" w:cstheme="minorHAnsi"/>
          <w:szCs w:val="18"/>
          <w:lang w:eastAsia="en-GB"/>
        </w:rPr>
        <w:t xml:space="preserve">waive a statute of limitations relating to either a pre-action litigation correspondence or legal proceedings against an </w:t>
      </w:r>
      <w:r w:rsidRPr="0086022F">
        <w:rPr>
          <w:rFonts w:eastAsia="Calibri" w:cstheme="minorHAnsi"/>
          <w:b/>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86022F"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Clauses A and B shall not include a </w:t>
      </w:r>
      <w:r w:rsidRPr="0086022F">
        <w:rPr>
          <w:rFonts w:eastAsia="Calibri" w:cstheme="minorHAnsi"/>
          <w:b/>
          <w:szCs w:val="18"/>
          <w:lang w:eastAsia="en-GB"/>
        </w:rPr>
        <w:t xml:space="preserve">Privacy Regulatory Proceeding </w:t>
      </w:r>
      <w:r w:rsidRPr="0086022F">
        <w:rPr>
          <w:rFonts w:eastAsia="Calibri" w:cstheme="minorHAnsi"/>
          <w:bCs/>
          <w:szCs w:val="18"/>
          <w:lang w:eastAsia="en-GB"/>
        </w:rPr>
        <w:t>or</w:t>
      </w:r>
      <w:r w:rsidRPr="0086022F">
        <w:rPr>
          <w:rFonts w:eastAsia="Calibri" w:cstheme="minorHAnsi"/>
          <w:b/>
          <w:szCs w:val="18"/>
          <w:lang w:eastAsia="en-GB"/>
        </w:rPr>
        <w:t xml:space="preserve"> PCI DSS Demand</w:t>
      </w:r>
      <w:r w:rsidRPr="0086022F">
        <w:rPr>
          <w:rFonts w:eastAsia="Calibri" w:cstheme="minorHAnsi"/>
          <w:szCs w:val="18"/>
          <w:lang w:eastAsia="en-GB"/>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86022F">
        <w:rPr>
          <w:rFonts w:eastAsia="Calibri" w:cstheme="minorHAnsi"/>
          <w:b/>
          <w:szCs w:val="18"/>
          <w:lang w:eastAsia="en-GB"/>
        </w:rPr>
        <w:t>Bodily Injury Claim</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 xml:space="preserve">Security Breach </w:t>
      </w:r>
      <w:r w:rsidRPr="0086022F">
        <w:rPr>
          <w:rFonts w:eastAsia="Calibri" w:cstheme="minorHAnsi"/>
          <w:szCs w:val="18"/>
          <w:lang w:eastAsia="en-GB"/>
        </w:rPr>
        <w:t xml:space="preserve">or </w:t>
      </w:r>
      <w:r w:rsidRPr="0086022F">
        <w:rPr>
          <w:rFonts w:eastAsia="Calibri" w:cstheme="minorHAnsi"/>
          <w:b/>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System Failure</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86022F">
        <w:rPr>
          <w:rFonts w:eastAsia="Calibri" w:cstheme="minorHAnsi"/>
          <w:b/>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86022F">
        <w:rPr>
          <w:rFonts w:eastAsia="Calibri" w:cstheme="minorHAnsi"/>
          <w:szCs w:val="18"/>
          <w:lang w:eastAsia="en-GB"/>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w:t>
      </w:r>
      <w:r w:rsidRPr="0086022F">
        <w:rPr>
          <w:rFonts w:eastAsia="Calibri" w:cstheme="minorHAnsi"/>
          <w:b/>
          <w:bCs/>
          <w:szCs w:val="18"/>
          <w:lang w:eastAsia="en-GB"/>
        </w:rPr>
        <w:t>Financial Fraud</w:t>
      </w:r>
      <w:r w:rsidRPr="0086022F">
        <w:rPr>
          <w:rFonts w:eastAsia="Calibri" w:cstheme="minorHAnsi"/>
          <w:szCs w:val="18"/>
          <w:lang w:eastAsia="en-GB"/>
        </w:rPr>
        <w:t xml:space="preserve">, </w:t>
      </w:r>
      <w:r w:rsidRPr="0086022F">
        <w:rPr>
          <w:rFonts w:eastAsia="Calibri" w:cstheme="minorHAnsi"/>
          <w:b/>
          <w:bCs/>
          <w:szCs w:val="18"/>
          <w:lang w:eastAsia="en-GB"/>
        </w:rPr>
        <w:t>Telecommunications Fraud</w:t>
      </w:r>
      <w:r w:rsidRPr="0086022F">
        <w:rPr>
          <w:rFonts w:eastAsia="Calibri" w:cstheme="minorHAnsi"/>
          <w:szCs w:val="18"/>
          <w:lang w:eastAsia="en-GB"/>
        </w:rPr>
        <w:t xml:space="preserve">, </w:t>
      </w:r>
      <w:r w:rsidRPr="0086022F">
        <w:rPr>
          <w:rFonts w:eastAsia="Calibri" w:cstheme="minorHAnsi"/>
          <w:b/>
          <w:bCs/>
          <w:szCs w:val="18"/>
          <w:lang w:eastAsia="en-GB"/>
        </w:rPr>
        <w:t>Utilities Fraud</w:t>
      </w:r>
      <w:r w:rsidRPr="0086022F">
        <w:rPr>
          <w:rFonts w:eastAsia="Calibri" w:cstheme="minorHAnsi"/>
          <w:szCs w:val="18"/>
          <w:lang w:eastAsia="en-GB"/>
        </w:rPr>
        <w:t xml:space="preserve">, </w:t>
      </w:r>
      <w:r w:rsidRPr="0086022F">
        <w:rPr>
          <w:rFonts w:eastAsia="Calibri" w:cstheme="minorHAnsi"/>
          <w:b/>
          <w:bCs/>
          <w:szCs w:val="18"/>
          <w:lang w:eastAsia="en-GB"/>
        </w:rPr>
        <w:t>Phishing Fraud</w:t>
      </w:r>
      <w:r w:rsidRPr="0086022F">
        <w:rPr>
          <w:rFonts w:eastAsia="Calibri" w:cstheme="minorHAnsi"/>
          <w:szCs w:val="18"/>
          <w:lang w:eastAsia="en-GB"/>
        </w:rPr>
        <w:t xml:space="preserve"> or </w:t>
      </w:r>
      <w:r w:rsidRPr="0086022F">
        <w:rPr>
          <w:rFonts w:eastAsia="Calibri" w:cstheme="minorHAnsi"/>
          <w:b/>
          <w:bCs/>
          <w:szCs w:val="18"/>
          <w:lang w:eastAsia="en-GB"/>
        </w:rPr>
        <w:t>Client Phishing Fraud</w:t>
      </w:r>
      <w:r w:rsidRPr="0086022F">
        <w:rPr>
          <w:rFonts w:eastAsia="Calibri" w:cstheme="minorHAnsi"/>
          <w:szCs w:val="18"/>
          <w:lang w:eastAsia="en-GB"/>
        </w:rPr>
        <w:t>;</w:t>
      </w:r>
      <w:r w:rsidRPr="0086022F">
        <w:rPr>
          <w:rFonts w:eastAsia="Calibri" w:cstheme="minorHAnsi"/>
          <w:b/>
          <w:bCs/>
          <w:szCs w:val="18"/>
          <w:lang w:eastAsia="en-GB"/>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86022F">
        <w:rPr>
          <w:rFonts w:eastAsia="Calibri" w:cstheme="minorHAnsi"/>
          <w:szCs w:val="18"/>
          <w:lang w:eastAsia="en-GB"/>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of an </w:t>
      </w:r>
      <w:r w:rsidRPr="0086022F">
        <w:rPr>
          <w:rFonts w:eastAsia="Calibri" w:cstheme="minorHAnsi"/>
          <w:b/>
          <w:szCs w:val="18"/>
          <w:lang w:eastAsia="en-GB"/>
        </w:rPr>
        <w:t>Occurrence</w:t>
      </w:r>
      <w:r w:rsidRPr="0086022F">
        <w:rPr>
          <w:rFonts w:eastAsia="Calibri" w:cstheme="minorHAnsi"/>
          <w:bCs/>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86022F">
        <w:rPr>
          <w:rFonts w:eastAsia="Calibri" w:cstheme="minorHAnsi"/>
          <w:szCs w:val="18"/>
          <w:lang w:eastAsia="en-GB"/>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bCs/>
          <w:szCs w:val="18"/>
          <w:lang w:eastAsia="en-GB"/>
        </w:rPr>
        <w:t>Reward Expenses</w:t>
      </w:r>
      <w:r w:rsidRPr="0086022F">
        <w:rPr>
          <w:rFonts w:eastAsia="Calibri"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86022F">
        <w:rPr>
          <w:rFonts w:eastAsia="Calibri" w:cstheme="minorHAnsi"/>
          <w:szCs w:val="18"/>
          <w:lang w:eastAsia="en-GB"/>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86022F">
        <w:rPr>
          <w:rFonts w:eastAsia="Calibri" w:cstheme="minorHAnsi"/>
          <w:szCs w:val="18"/>
          <w:lang w:eastAsia="en-GB"/>
        </w:rPr>
        <w:t xml:space="preserve">to the </w:t>
      </w:r>
      <w:r w:rsidRPr="0022764C">
        <w:rPr>
          <w:rFonts w:eastAsia="Times New Roman" w:cstheme="minorHAnsi"/>
          <w:b/>
          <w:bCs/>
          <w:szCs w:val="18"/>
          <w:lang w:eastAsia="en-GB"/>
        </w:rPr>
        <w:t>Insurer</w:t>
      </w:r>
      <w:r w:rsidRPr="0086022F">
        <w:rPr>
          <w:rFonts w:eastAsia="Calibri" w:cstheme="minorHAnsi"/>
          <w:szCs w:val="18"/>
          <w:lang w:eastAsia="en-GB"/>
        </w:rPr>
        <w:t xml:space="preserve"> for indemnification of </w:t>
      </w:r>
      <w:r w:rsidRPr="0086022F">
        <w:rPr>
          <w:rFonts w:eastAsia="Calibri" w:cstheme="minorHAnsi"/>
          <w:b/>
          <w:szCs w:val="18"/>
          <w:lang w:eastAsia="en-GB"/>
        </w:rPr>
        <w:t>Court Attendance Costs</w:t>
      </w:r>
      <w:r w:rsidRPr="0086022F">
        <w:rPr>
          <w:rFonts w:eastAsia="Calibri" w:cstheme="minorHAnsi"/>
          <w:szCs w:val="18"/>
          <w:lang w:eastAsia="en-GB"/>
        </w:rPr>
        <w:t>.</w:t>
      </w:r>
    </w:p>
    <w:p w:rsidR="006936E8" w:rsidRPr="0086022F" w:rsidRDefault="006936E8" w:rsidP="006936E8">
      <w:pPr>
        <w:spacing w:beforeLines="50" w:line="200" w:lineRule="exact"/>
        <w:contextualSpacing/>
        <w:jc w:val="both"/>
        <w:rPr>
          <w:rFonts w:eastAsia="Times New Roman" w:cstheme="minorHAnsi"/>
          <w:szCs w:val="18"/>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Times New Roman" w:cstheme="minorHAnsi"/>
          <w:spacing w:val="1"/>
          <w:szCs w:val="18"/>
        </w:rPr>
        <w:t xml:space="preserve">any </w:t>
      </w:r>
      <w:r w:rsidR="00BB79CB" w:rsidRPr="0086022F">
        <w:rPr>
          <w:rFonts w:eastAsia="Times New Roman" w:cstheme="minorHAnsi"/>
          <w:spacing w:val="1"/>
          <w:szCs w:val="18"/>
        </w:rPr>
        <w:t>Third-Party</w:t>
      </w:r>
      <w:r w:rsidRPr="0086022F">
        <w:rPr>
          <w:rFonts w:eastAsia="Times New Roman" w:cstheme="minorHAnsi"/>
          <w:spacing w:val="1"/>
          <w:szCs w:val="18"/>
        </w:rPr>
        <w:t xml:space="preserve"> Liability Insuring Clause will be deemed to have been first made against an </w:t>
      </w:r>
      <w:r w:rsidRPr="0086022F">
        <w:rPr>
          <w:rFonts w:eastAsia="Times New Roman" w:cstheme="minorHAnsi"/>
          <w:b/>
          <w:spacing w:val="1"/>
          <w:szCs w:val="18"/>
        </w:rPr>
        <w:t>Insured</w:t>
      </w:r>
      <w:r w:rsidRPr="0086022F">
        <w:rPr>
          <w:rFonts w:eastAsia="Times New Roman" w:cstheme="minorHAnsi"/>
          <w:spacing w:val="1"/>
          <w:szCs w:val="18"/>
        </w:rPr>
        <w:t xml:space="preserve"> when any </w:t>
      </w:r>
      <w:r w:rsidRPr="0086022F">
        <w:rPr>
          <w:rFonts w:eastAsia="Times New Roman" w:cstheme="minorHAnsi"/>
          <w:b/>
          <w:spacing w:val="1"/>
          <w:szCs w:val="18"/>
        </w:rPr>
        <w:t>Insured</w:t>
      </w:r>
      <w:r w:rsidRPr="0086022F">
        <w:rPr>
          <w:rFonts w:eastAsia="Times New Roman" w:cstheme="minorHAnsi"/>
          <w:spacing w:val="1"/>
          <w:szCs w:val="18"/>
        </w:rPr>
        <w:t xml:space="preserve"> first receives written notice of such </w:t>
      </w:r>
      <w:r w:rsidRPr="0086022F">
        <w:rPr>
          <w:rFonts w:eastAsia="Times New Roman" w:cstheme="minorHAnsi"/>
          <w:b/>
          <w:spacing w:val="1"/>
          <w:szCs w:val="18"/>
        </w:rPr>
        <w:t>Claim</w:t>
      </w:r>
      <w:r w:rsidRPr="0086022F">
        <w:rPr>
          <w:rFonts w:eastAsia="Times New Roman" w:cstheme="minorHAnsi"/>
          <w:szCs w:val="18"/>
        </w:rPr>
        <w:t>.</w:t>
      </w:r>
    </w:p>
    <w:p w:rsidR="006936E8" w:rsidRPr="0086022F" w:rsidRDefault="006936E8" w:rsidP="006936E8">
      <w:pPr>
        <w:spacing w:beforeLines="50" w:line="200" w:lineRule="exact"/>
        <w:contextualSpacing/>
        <w:jc w:val="both"/>
        <w:rPr>
          <w:rFonts w:eastAsia="Times New Roman" w:cstheme="minorHAnsi"/>
          <w:szCs w:val="18"/>
        </w:rPr>
      </w:pPr>
    </w:p>
    <w:p w:rsidR="006936E8" w:rsidRPr="0086022F" w:rsidRDefault="006936E8" w:rsidP="006936E8">
      <w:pPr>
        <w:spacing w:beforeLines="50" w:line="200" w:lineRule="exact"/>
        <w:contextualSpacing/>
        <w:jc w:val="both"/>
        <w:rPr>
          <w:rFonts w:eastAsia="Calibri" w:cstheme="minorHAnsi"/>
          <w:spacing w:val="1"/>
          <w:szCs w:val="18"/>
        </w:rPr>
      </w:pPr>
      <w:r w:rsidRPr="0086022F">
        <w:rPr>
          <w:rFonts w:eastAsia="Calibri" w:cstheme="minorHAnsi"/>
          <w:spacing w:val="1"/>
          <w:szCs w:val="18"/>
        </w:rPr>
        <w:t xml:space="preserve">A </w:t>
      </w:r>
      <w:r w:rsidRPr="0086022F">
        <w:rPr>
          <w:rFonts w:eastAsia="Calibri" w:cstheme="minorHAnsi"/>
          <w:b/>
          <w:spacing w:val="1"/>
          <w:szCs w:val="18"/>
        </w:rPr>
        <w:t xml:space="preserve">Claim </w:t>
      </w:r>
      <w:r w:rsidRPr="0086022F">
        <w:rPr>
          <w:rFonts w:eastAsia="Calibri" w:cstheme="minorHAnsi"/>
          <w:spacing w:val="1"/>
          <w:szCs w:val="18"/>
        </w:rPr>
        <w:t xml:space="preserve">under any First Party Insuring Agreement of this Policy will be deemed to have been first made when the </w:t>
      </w:r>
      <w:r w:rsidRPr="0086022F">
        <w:rPr>
          <w:rFonts w:eastAsia="Calibri" w:cstheme="minorHAnsi"/>
          <w:b/>
          <w:bCs/>
          <w:spacing w:val="1"/>
          <w:szCs w:val="18"/>
        </w:rPr>
        <w:t>Insurer</w:t>
      </w:r>
      <w:r w:rsidRPr="0086022F">
        <w:rPr>
          <w:rFonts w:eastAsia="Calibri" w:cstheme="minorHAnsi"/>
          <w:spacing w:val="1"/>
          <w:szCs w:val="18"/>
        </w:rPr>
        <w:t xml:space="preserve"> first receives written notice of such </w:t>
      </w:r>
      <w:r w:rsidRPr="0086022F">
        <w:rPr>
          <w:rFonts w:eastAsia="Calibri" w:cstheme="minorHAnsi"/>
          <w:b/>
          <w:spacing w:val="1"/>
          <w:szCs w:val="18"/>
        </w:rPr>
        <w:t>Claim</w:t>
      </w:r>
      <w:r w:rsidRPr="0086022F">
        <w:rPr>
          <w:rFonts w:eastAsia="Calibri" w:cstheme="minorHAnsi"/>
          <w:spacing w:val="1"/>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86022F" w:rsidRDefault="006936E8" w:rsidP="006936E8">
      <w:pPr>
        <w:spacing w:before="0" w:line="240" w:lineRule="auto"/>
        <w:rPr>
          <w:rFonts w:eastAsia="Times New Roman" w:cstheme="minorHAnsi"/>
          <w:szCs w:val="18"/>
          <w:lang w:eastAsia="en-GB"/>
        </w:rPr>
      </w:pPr>
      <w:r w:rsidRPr="0022764C">
        <w:rPr>
          <w:rFonts w:eastAsia="Calibri" w:cstheme="minorHAnsi"/>
          <w:kern w:val="2"/>
          <w:szCs w:val="18"/>
          <w14:ligatures w14:val="standardContextual"/>
        </w:rPr>
        <w:t>means</w:t>
      </w:r>
      <w:r w:rsidRPr="0086022F">
        <w:rPr>
          <w:rFonts w:eastAsia="Calibri" w:cstheme="minorHAnsi"/>
          <w:szCs w:val="18"/>
        </w:rPr>
        <w:t xml:space="preserve"> a bank account held or maintained by </w:t>
      </w:r>
      <w:r w:rsidRPr="0022764C">
        <w:rPr>
          <w:rFonts w:eastAsia="Calibri" w:cstheme="minorHAnsi"/>
          <w:kern w:val="2"/>
          <w:szCs w:val="18"/>
          <w14:ligatures w14:val="standardContextual"/>
        </w:rPr>
        <w:t>the</w:t>
      </w:r>
      <w:r w:rsidRPr="0086022F">
        <w:rPr>
          <w:rFonts w:eastAsia="Calibri" w:cstheme="minorHAnsi"/>
          <w:b/>
          <w:szCs w:val="18"/>
        </w:rPr>
        <w:t xml:space="preserve"> Named Insured’s </w:t>
      </w:r>
      <w:r w:rsidRPr="0086022F">
        <w:rPr>
          <w:rFonts w:eastAsia="Calibri" w:cstheme="minorHAnsi"/>
          <w:szCs w:val="18"/>
        </w:rPr>
        <w:t xml:space="preserve">client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from 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 xml:space="preserve">, as an authorised user, may deposit, withdraw, transfer or disburse </w:t>
      </w:r>
      <w:r w:rsidRPr="0086022F">
        <w:rPr>
          <w:rFonts w:eastAsia="Calibri" w:cstheme="minorHAnsi"/>
          <w:b/>
          <w:szCs w:val="18"/>
        </w:rPr>
        <w:t>Money</w:t>
      </w:r>
      <w:r w:rsidRPr="0086022F">
        <w:rPr>
          <w:rFonts w:eastAsia="Calibri" w:cstheme="minorHAnsi"/>
          <w:szCs w:val="18"/>
        </w:rPr>
        <w:t>.</w:t>
      </w:r>
    </w:p>
    <w:p w:rsidR="006936E8" w:rsidRPr="0086022F" w:rsidRDefault="006936E8" w:rsidP="006936E8">
      <w:pPr>
        <w:pStyle w:val="Heading3"/>
        <w:tabs>
          <w:tab w:val="left" w:pos="454"/>
          <w:tab w:val="left" w:pos="4536"/>
        </w:tabs>
        <w:rPr>
          <w:rFonts w:eastAsia="Calibri" w:cstheme="majorHAnsi"/>
          <w:szCs w:val="22"/>
        </w:rPr>
      </w:pPr>
      <w:r w:rsidRPr="0086022F">
        <w:rPr>
          <w:rFonts w:eastAsia="Calibri" w:cstheme="majorHAnsi"/>
          <w:szCs w:val="22"/>
        </w:rPr>
        <w:lastRenderedPageBreak/>
        <w:t>Client Phishing Fraud</w:t>
      </w:r>
    </w:p>
    <w:p w:rsidR="006936E8" w:rsidRPr="0086022F" w:rsidRDefault="006936E8" w:rsidP="006936E8">
      <w:pPr>
        <w:spacing w:before="0" w:line="240" w:lineRule="auto"/>
        <w:rPr>
          <w:rFonts w:eastAsia="Calibri" w:cstheme="minorHAnsi"/>
          <w:szCs w:val="18"/>
        </w:rPr>
      </w:pPr>
      <w:r w:rsidRPr="0086022F">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client, customer or vendor to transfer, pay or deliver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szCs w:val="18"/>
        </w:rPr>
        <w:t xml:space="preserve"> to an unintended party by impersonating an </w:t>
      </w:r>
      <w:r w:rsidRPr="0086022F">
        <w:rPr>
          <w:rFonts w:eastAsia="Calibri" w:cstheme="minorHAnsi"/>
          <w:b/>
          <w:szCs w:val="18"/>
        </w:rPr>
        <w:t>Insured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86022F">
        <w:rPr>
          <w:rFonts w:eastAsia="Calibri" w:cstheme="majorHAnsi"/>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29"/>
        </w:numPr>
        <w:spacing w:before="0" w:after="16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 xml:space="preserve">Other Property </w:t>
      </w:r>
      <w:r w:rsidRPr="0086022F">
        <w:rPr>
          <w:rFonts w:eastAsia="Calibri" w:cstheme="minorHAnsi"/>
          <w:szCs w:val="18"/>
        </w:rPr>
        <w:t xml:space="preserve">which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intended to transfer, pay or deliver to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but</w:t>
      </w:r>
      <w:r w:rsidRPr="0086022F">
        <w:rPr>
          <w:rFonts w:eastAsia="Calibri" w:cstheme="minorHAnsi"/>
          <w:b/>
          <w:szCs w:val="18"/>
        </w:rPr>
        <w:t xml:space="preserve"> </w:t>
      </w:r>
      <w:r w:rsidRPr="0086022F">
        <w:rPr>
          <w:rFonts w:eastAsia="Calibri" w:cstheme="minorHAnsi"/>
          <w:szCs w:val="18"/>
        </w:rPr>
        <w:t xml:space="preserve">which was transferred, paid or delivered to an unintended party due to </w:t>
      </w:r>
      <w:r w:rsidRPr="0086022F">
        <w:rPr>
          <w:rFonts w:eastAsia="Calibri" w:cstheme="minorHAnsi"/>
          <w:b/>
          <w:szCs w:val="18"/>
        </w:rPr>
        <w:t>Client Phishing Fraud</w:t>
      </w:r>
      <w:r w:rsidRPr="0086022F">
        <w:rPr>
          <w:rFonts w:eastAsia="Calibri" w:cstheme="minorHAnsi"/>
          <w:szCs w:val="18"/>
        </w:rPr>
        <w:t>; and</w:t>
      </w:r>
    </w:p>
    <w:p w:rsidR="006936E8" w:rsidRPr="0086022F"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
      </w:pPr>
      <w:r w:rsidRPr="0086022F">
        <w:rPr>
          <w:rFonts w:eastAsia="Calibri" w:cstheme="minorHAnsi"/>
          <w:szCs w:val="18"/>
        </w:rPr>
        <w:t xml:space="preserve">the </w:t>
      </w:r>
      <w:r w:rsidRPr="0086022F">
        <w:rPr>
          <w:rFonts w:eastAsia="Calibri" w:cstheme="minorHAnsi"/>
          <w:bCs/>
          <w:szCs w:val="18"/>
          <w:lang w:eastAsia="en-GB"/>
        </w:rPr>
        <w:t xml:space="preserve">cost of reimbursing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szCs w:val="18"/>
        </w:rPr>
        <w:t xml:space="preserve"> </w:t>
      </w:r>
      <w:r w:rsidRPr="0086022F">
        <w:rPr>
          <w:rFonts w:eastAsia="Calibri" w:cstheme="minorHAnsi"/>
          <w:szCs w:val="18"/>
        </w:rPr>
        <w:t xml:space="preserve">client, customer or vendor </w:t>
      </w:r>
      <w:r w:rsidRPr="0086022F">
        <w:rPr>
          <w:rFonts w:eastAsia="Calibri" w:cstheme="minorHAnsi"/>
          <w:bCs/>
          <w:szCs w:val="18"/>
          <w:lang w:eastAsia="en-GB"/>
        </w:rPr>
        <w:t xml:space="preserve">for their direct </w:t>
      </w:r>
      <w:r w:rsidRPr="0086022F">
        <w:rPr>
          <w:rFonts w:eastAsia="Calibri" w:cstheme="minorHAnsi"/>
          <w:szCs w:val="18"/>
        </w:rPr>
        <w:t xml:space="preserve">loss of </w:t>
      </w:r>
      <w:r w:rsidRPr="0086022F">
        <w:rPr>
          <w:rFonts w:eastAsia="Calibri" w:cstheme="minorHAnsi"/>
          <w:b/>
          <w:szCs w:val="18"/>
        </w:rPr>
        <w:t>Money</w:t>
      </w:r>
      <w:r w:rsidRPr="0086022F">
        <w:rPr>
          <w:rFonts w:eastAsia="Calibri" w:cstheme="minorHAnsi"/>
          <w:szCs w:val="18"/>
        </w:rPr>
        <w:t xml:space="preserve">, </w:t>
      </w:r>
      <w:r w:rsidRPr="0086022F">
        <w:rPr>
          <w:rFonts w:eastAsia="Calibri" w:cstheme="minorHAnsi"/>
          <w:b/>
          <w:szCs w:val="18"/>
        </w:rPr>
        <w:t>Securities</w:t>
      </w:r>
      <w:r w:rsidRPr="0086022F">
        <w:rPr>
          <w:rFonts w:eastAsia="Calibri" w:cstheme="minorHAnsi"/>
          <w:szCs w:val="18"/>
        </w:rPr>
        <w:t xml:space="preserve"> or </w:t>
      </w:r>
      <w:r w:rsidRPr="0086022F">
        <w:rPr>
          <w:rFonts w:eastAsia="Calibri" w:cstheme="minorHAnsi"/>
          <w:b/>
          <w:szCs w:val="18"/>
        </w:rPr>
        <w:t>Other Property</w:t>
      </w:r>
      <w:r w:rsidRPr="0086022F">
        <w:rPr>
          <w:rFonts w:eastAsia="Calibri" w:cstheme="minorHAnsi"/>
          <w:bCs/>
          <w:szCs w:val="18"/>
          <w:lang w:eastAsia="en-GB"/>
        </w:rPr>
        <w:t xml:space="preserve"> </w:t>
      </w:r>
      <w:r w:rsidRPr="0086022F">
        <w:rPr>
          <w:rFonts w:eastAsia="Calibri" w:cstheme="minorHAnsi"/>
          <w:szCs w:val="18"/>
        </w:rPr>
        <w:t xml:space="preserve">due to </w:t>
      </w:r>
      <w:r w:rsidRPr="0086022F">
        <w:rPr>
          <w:rFonts w:eastAsia="Calibri" w:cstheme="minorHAnsi"/>
          <w:b/>
          <w:szCs w:val="18"/>
        </w:rPr>
        <w:t>Client Phishing Fraud</w:t>
      </w:r>
      <w:r w:rsidRPr="0086022F">
        <w:rPr>
          <w:rFonts w:eastAsia="Calibri" w:cstheme="minorHAnsi"/>
          <w:bCs/>
          <w:szCs w:val="18"/>
          <w:lang w:eastAsia="en-GB"/>
        </w:rPr>
        <w:t xml:space="preserve">, provided such reimbursement is made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with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86022F" w:rsidRDefault="006936E8" w:rsidP="006936E8">
      <w:pPr>
        <w:tabs>
          <w:tab w:val="left" w:pos="454"/>
          <w:tab w:val="left" w:pos="4536"/>
        </w:tabs>
        <w:spacing w:before="0" w:line="266" w:lineRule="auto"/>
        <w:rPr>
          <w:rFonts w:eastAsia="Calibri" w:cstheme="minorHAnsi"/>
          <w:bCs/>
          <w:szCs w:val="18"/>
          <w:lang w:eastAsia="en-GB"/>
        </w:rPr>
      </w:pPr>
      <w:r w:rsidRPr="0086022F">
        <w:rPr>
          <w:rFonts w:eastAsia="Arial" w:cstheme="minorHAnsi"/>
          <w:szCs w:val="18"/>
        </w:rPr>
        <w:t xml:space="preserve">means </w:t>
      </w:r>
      <w:r w:rsidRPr="0086022F">
        <w:rPr>
          <w:rFonts w:eastAsia="Calibri" w:cstheme="minorHAnsi"/>
          <w:bCs/>
          <w:szCs w:val="18"/>
          <w:lang w:eastAsia="en-GB"/>
        </w:rPr>
        <w:t xml:space="preserve">any </w:t>
      </w:r>
      <w:r w:rsidRPr="0086022F">
        <w:rPr>
          <w:rFonts w:eastAsia="Calibri" w:cstheme="minorHAnsi"/>
          <w:szCs w:val="18"/>
          <w:lang w:eastAsia="en-GB"/>
        </w:rPr>
        <w:t>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that provides computing resources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86022F" w:rsidRDefault="006936E8" w:rsidP="006936E8">
      <w:pPr>
        <w:tabs>
          <w:tab w:val="left" w:pos="454"/>
          <w:tab w:val="left" w:pos="4536"/>
        </w:tabs>
        <w:spacing w:before="0" w:line="240" w:lineRule="auto"/>
        <w:rPr>
          <w:rFonts w:eastAsia="Arial" w:cstheme="minorHAnsi"/>
          <w:szCs w:val="18"/>
        </w:rPr>
      </w:pPr>
      <w:r w:rsidRPr="0086022F">
        <w:rPr>
          <w:rFonts w:eastAsia="Arial" w:cstheme="minorHAnsi"/>
          <w:szCs w:val="18"/>
        </w:rPr>
        <w:t xml:space="preserve">means an interconnected electronic, wireless, web or similar system, including all computer hardware and software, used to process and store </w:t>
      </w:r>
      <w:r w:rsidRPr="0086022F">
        <w:rPr>
          <w:rFonts w:eastAsia="Arial" w:cstheme="minorHAnsi"/>
          <w:b/>
          <w:bCs/>
          <w:szCs w:val="18"/>
        </w:rPr>
        <w:t>Data</w:t>
      </w:r>
      <w:r w:rsidRPr="0086022F">
        <w:rPr>
          <w:rFonts w:eastAsia="Arial" w:cstheme="minorHAnsi"/>
          <w:szCs w:val="18"/>
        </w:rPr>
        <w:t xml:space="preserve"> or information in an analogue, digital, electronic or wireless format, including, but not limited to, computer programs, </w:t>
      </w:r>
      <w:r w:rsidRPr="0086022F">
        <w:rPr>
          <w:rFonts w:eastAsia="Arial" w:cstheme="minorHAnsi"/>
          <w:b/>
          <w:bCs/>
          <w:szCs w:val="18"/>
        </w:rPr>
        <w:t>Data</w:t>
      </w:r>
      <w:r w:rsidRPr="0086022F">
        <w:rPr>
          <w:rFonts w:eastAsia="Arial" w:cstheme="minorHAnsi"/>
          <w:szCs w:val="18"/>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86022F">
        <w:rPr>
          <w:rFonts w:eastAsia="Arial" w:cstheme="minorHAnsi"/>
          <w:b/>
          <w:bCs/>
          <w:szCs w:val="18"/>
        </w:rPr>
        <w:t>Data</w:t>
      </w:r>
      <w:r w:rsidRPr="0086022F">
        <w:rPr>
          <w:rFonts w:eastAsia="Arial" w:cstheme="minorHAnsi"/>
          <w:szCs w:val="18"/>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r w:rsidR="00BB79CB" w:rsidRPr="0022764C">
        <w:rPr>
          <w:rFonts w:eastAsia="Calibri" w:cstheme="minorHAnsi"/>
          <w:kern w:val="2"/>
          <w:szCs w:val="18"/>
          <w:lang w:eastAsia="en-GB"/>
          <w14:ligatures w14:val="standardContextual"/>
        </w:rPr>
        <w:t>Third-Party</w:t>
      </w:r>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r w:rsidR="00BB79CB" w:rsidRPr="0022764C">
        <w:rPr>
          <w:rFonts w:eastAsia="Times New Roman" w:cstheme="minorHAnsi"/>
          <w:bCs/>
          <w:snapToGrid w:val="0"/>
          <w:kern w:val="2"/>
          <w:szCs w:val="18"/>
          <w14:ligatures w14:val="standardContextual"/>
        </w:rPr>
        <w:t>instalment</w:t>
      </w:r>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the intentional, unauthorised and malicious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Cs/>
          <w:szCs w:val="18"/>
          <w:lang w:eastAsia="en-GB"/>
        </w:rPr>
        <w:t xml:space="preserve">reasonable and necessary costs and expenses, other than </w:t>
      </w:r>
      <w:r w:rsidRPr="0086022F">
        <w:rPr>
          <w:rFonts w:eastAsia="Calibri" w:cstheme="minorHAnsi"/>
          <w:b/>
          <w:bCs/>
          <w:szCs w:val="18"/>
          <w:lang w:eastAsia="en-GB"/>
        </w:rPr>
        <w:t>Cyber Extortion Monies</w:t>
      </w:r>
      <w:r w:rsidRPr="0086022F">
        <w:rPr>
          <w:rFonts w:eastAsia="Calibri" w:cstheme="minorHAnsi"/>
          <w:bCs/>
          <w:szCs w:val="18"/>
          <w:lang w:eastAsia="en-GB"/>
        </w:rPr>
        <w:t xml:space="preserve">,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 as a direct result of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including the cost to retain or hire a </w:t>
      </w:r>
      <w:r w:rsidRPr="0086022F">
        <w:rPr>
          <w:rFonts w:eastAsia="Calibri" w:cstheme="minorHAnsi"/>
          <w:szCs w:val="18"/>
          <w:lang w:eastAsia="en-GB"/>
        </w:rPr>
        <w:t>third party</w:t>
      </w:r>
      <w:r w:rsidRPr="0086022F">
        <w:rPr>
          <w:rFonts w:eastAsia="Calibri" w:cstheme="minorHAnsi"/>
          <w:bCs/>
          <w:szCs w:val="18"/>
          <w:lang w:eastAsia="en-GB"/>
        </w:rPr>
        <w:t xml:space="preserve"> specialising in IT security to determine the validity and severity of a </w:t>
      </w:r>
      <w:r w:rsidRPr="0086022F">
        <w:rPr>
          <w:rFonts w:eastAsia="Calibri" w:cstheme="minorHAnsi"/>
          <w:b/>
          <w:bCs/>
          <w:szCs w:val="18"/>
          <w:lang w:eastAsia="en-GB"/>
        </w:rPr>
        <w:t>Cyber Extortion Threat</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86022F">
        <w:rPr>
          <w:rFonts w:eastAsia="Calibri" w:cstheme="minorHAnsi"/>
          <w:b/>
          <w:szCs w:val="18"/>
          <w:lang w:eastAsia="en-GB"/>
        </w:rPr>
        <w:t>Money</w:t>
      </w:r>
      <w:r w:rsidRPr="0086022F">
        <w:rPr>
          <w:rFonts w:eastAsia="Calibri" w:cstheme="minorHAnsi"/>
          <w:szCs w:val="18"/>
          <w:lang w:eastAsia="en-GB"/>
        </w:rPr>
        <w:t xml:space="preserve">, digital currency of any kind, including bitcoin, or </w:t>
      </w:r>
      <w:r w:rsidRPr="0086022F">
        <w:rPr>
          <w:rFonts w:eastAsia="Calibri" w:cstheme="minorHAnsi"/>
          <w:b/>
          <w:szCs w:val="18"/>
          <w:lang w:eastAsia="en-GB"/>
        </w:rPr>
        <w:t xml:space="preserve">Other Property </w:t>
      </w:r>
      <w:r w:rsidRPr="0086022F">
        <w:rPr>
          <w:rFonts w:eastAsia="Calibri" w:cstheme="minorHAnsi"/>
          <w:szCs w:val="18"/>
          <w:lang w:eastAsia="en-GB"/>
        </w:rPr>
        <w:t>that 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pays with</w:t>
      </w:r>
      <w:r w:rsidRPr="0086022F">
        <w:rPr>
          <w:rFonts w:eastAsia="Calibri" w:cstheme="minorHAnsi"/>
          <w:b/>
          <w:szCs w:val="18"/>
          <w:lang w:eastAsia="en-GB"/>
        </w:rPr>
        <w:t xml:space="preserve"> Insurers</w:t>
      </w:r>
      <w:r w:rsidRPr="0086022F">
        <w:rPr>
          <w:rFonts w:eastAsia="Calibri" w:cstheme="minorHAnsi"/>
          <w:bCs/>
          <w:szCs w:val="18"/>
          <w:lang w:eastAsia="en-GB"/>
        </w:rPr>
        <w:t xml:space="preserve"> prior written consent</w:t>
      </w:r>
      <w:r w:rsidRPr="0086022F">
        <w:rPr>
          <w:rFonts w:eastAsia="Calibri" w:cstheme="minorHAnsi"/>
          <w:szCs w:val="18"/>
          <w:lang w:eastAsia="en-GB"/>
        </w:rPr>
        <w:t xml:space="preserve"> to any person or group reasonably believed to be responsible for a </w:t>
      </w:r>
      <w:r w:rsidRPr="0086022F">
        <w:rPr>
          <w:rFonts w:eastAsia="Calibri" w:cstheme="minorHAnsi"/>
          <w:b/>
          <w:bCs/>
          <w:szCs w:val="18"/>
          <w:lang w:eastAsia="en-GB"/>
        </w:rPr>
        <w:t>Cyber Extortion Threat</w:t>
      </w:r>
      <w:r w:rsidRPr="0086022F">
        <w:rPr>
          <w:rFonts w:eastAsia="Calibri" w:cstheme="minorHAnsi"/>
          <w:bCs/>
          <w:szCs w:val="18"/>
          <w:lang w:eastAsia="en-GB"/>
        </w:rPr>
        <w:t xml:space="preserve">, to prevent or </w:t>
      </w:r>
      <w:r w:rsidRPr="0086022F">
        <w:rPr>
          <w:rFonts w:eastAsia="Calibri" w:cstheme="minorHAnsi"/>
          <w:szCs w:val="18"/>
          <w:lang w:eastAsia="en-GB"/>
        </w:rPr>
        <w:t xml:space="preserve">terminate such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lang w:eastAsia="en-GB"/>
          <w14:ligatures w14:val="standardContextual"/>
        </w:rPr>
        <w:t xml:space="preserve">means </w:t>
      </w:r>
      <w:r w:rsidRPr="0086022F">
        <w:rPr>
          <w:rFonts w:eastAsia="Calibri" w:cstheme="minorHAnsi"/>
          <w:szCs w:val="18"/>
          <w:lang w:eastAsia="en-GB"/>
        </w:rPr>
        <w:t xml:space="preserve">a credible threat or series of related credible threats, including a demand for </w:t>
      </w:r>
      <w:r w:rsidRPr="0086022F">
        <w:rPr>
          <w:rFonts w:eastAsia="Calibri" w:cstheme="minorHAnsi"/>
          <w:b/>
          <w:szCs w:val="18"/>
          <w:lang w:eastAsia="en-GB"/>
        </w:rPr>
        <w:t>Cyber Extortion Monies</w:t>
      </w:r>
      <w:r w:rsidRPr="0086022F">
        <w:rPr>
          <w:rFonts w:eastAsia="Calibri" w:cstheme="minorHAnsi"/>
          <w:szCs w:val="18"/>
          <w:lang w:eastAsia="en-GB"/>
        </w:rPr>
        <w:t>, which is directed at the</w:t>
      </w:r>
      <w:r w:rsidRPr="0086022F">
        <w:rPr>
          <w:rFonts w:eastAsia="Calibri" w:cstheme="minorHAnsi"/>
          <w:b/>
          <w:bCs/>
          <w:szCs w:val="18"/>
          <w:lang w:eastAsia="en-GB"/>
        </w:rPr>
        <w:t xml:space="preserve"> Named Insured </w:t>
      </w:r>
      <w:r w:rsidRPr="0086022F">
        <w:rPr>
          <w:rFonts w:eastAsia="Calibri" w:cstheme="minorHAnsi"/>
          <w:bCs/>
          <w:szCs w:val="18"/>
          <w:lang w:eastAsia="en-GB"/>
        </w:rPr>
        <w:t>to:</w:t>
      </w:r>
    </w:p>
    <w:p w:rsidR="00054903" w:rsidRPr="0086022F" w:rsidRDefault="00054903" w:rsidP="006936E8">
      <w:pPr>
        <w:spacing w:before="0" w:line="240" w:lineRule="auto"/>
        <w:rPr>
          <w:rFonts w:eastAsia="Calibri" w:cstheme="minorHAnsi"/>
          <w:bCs/>
          <w:szCs w:val="18"/>
          <w:lang w:eastAsia="en-GB"/>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steal, alter, release, reveal, divulge, disseminate, destroy, publicly disclose or misuse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taken from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through unauthorised access to, or unauthorised use of,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infect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corrupt, damage or destroy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 xml:space="preserve">restrict or hinder access to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the threat of a </w:t>
      </w:r>
      <w:r w:rsidR="00BB79CB" w:rsidRPr="0086022F">
        <w:rPr>
          <w:rFonts w:eastAsia="Calibri" w:cstheme="minorHAnsi"/>
          <w:b/>
          <w:bCs/>
          <w:szCs w:val="18"/>
          <w:lang w:eastAsia="en-GB"/>
        </w:rPr>
        <w:t>Denial-of-Service</w:t>
      </w:r>
      <w:r w:rsidRPr="0086022F">
        <w:rPr>
          <w:rFonts w:eastAsia="Calibri" w:cstheme="minorHAnsi"/>
          <w:b/>
          <w:bCs/>
          <w:szCs w:val="18"/>
          <w:lang w:eastAsia="en-GB"/>
        </w:rPr>
        <w:t xml:space="preserve"> Attack</w:t>
      </w:r>
      <w:r w:rsidRPr="0086022F">
        <w:rPr>
          <w:rFonts w:eastAsia="Calibri" w:cstheme="minorHAnsi"/>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bCs/>
          <w:szCs w:val="18"/>
          <w:lang w:eastAsia="en-GB"/>
        </w:rPr>
        <w:t>p</w:t>
      </w:r>
      <w:r w:rsidRPr="0086022F">
        <w:rPr>
          <w:rFonts w:eastAsia="Calibri" w:cstheme="minorHAnsi"/>
          <w:szCs w:val="18"/>
          <w:lang w:eastAsia="en-GB"/>
        </w:rPr>
        <w:t xml:space="preserve">erpetrate or carry out a </w:t>
      </w:r>
      <w:r w:rsidRPr="0086022F">
        <w:rPr>
          <w:rFonts w:eastAsia="Calibri" w:cstheme="minorHAnsi"/>
          <w:b/>
          <w:szCs w:val="18"/>
          <w:lang w:eastAsia="en-GB"/>
        </w:rPr>
        <w:t>Phishing Attack</w:t>
      </w:r>
      <w:r w:rsidRPr="0086022F">
        <w:rPr>
          <w:rFonts w:eastAsia="Calibri" w:cstheme="minorHAnsi"/>
          <w:bCs/>
          <w:szCs w:val="18"/>
          <w:lang w:eastAsia="en-GB"/>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steal, alter, release, </w:t>
      </w:r>
      <w:r w:rsidRPr="0086022F">
        <w:rPr>
          <w:rFonts w:eastAsia="Calibri" w:cstheme="minorHAnsi"/>
          <w:bCs/>
          <w:szCs w:val="18"/>
          <w:lang w:eastAsia="en-GB"/>
        </w:rPr>
        <w:t>reveal, divulge, disseminate, destroy, publicly disclose or misuse 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 xml:space="preserve">confidential or proprietary information, or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 </w:t>
      </w:r>
      <w:r w:rsidRPr="0086022F">
        <w:rPr>
          <w:rFonts w:eastAsia="Calibri" w:cstheme="minorHAnsi"/>
          <w:b/>
          <w:bCs/>
          <w:szCs w:val="18"/>
          <w:lang w:eastAsia="en-GB"/>
        </w:rPr>
        <w:t>Insured</w:t>
      </w:r>
      <w:r w:rsidRPr="0086022F">
        <w:rPr>
          <w:rFonts w:eastAsia="Calibri" w:cstheme="minorHAnsi"/>
          <w:szCs w:val="18"/>
          <w:lang w:eastAsia="en-GB"/>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86022F">
        <w:rPr>
          <w:rFonts w:eastAsia="Calibri" w:cstheme="minorHAnsi"/>
          <w:szCs w:val="18"/>
          <w:lang w:eastAsia="en-GB"/>
        </w:rPr>
        <w:t>damage 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the</w:t>
      </w:r>
      <w:r w:rsidRPr="0086022F">
        <w:rPr>
          <w:rFonts w:eastAsia="Calibri" w:cstheme="minorHAnsi"/>
          <w:b/>
          <w:bCs/>
          <w:szCs w:val="18"/>
          <w:lang w:eastAsia="en-GB"/>
        </w:rPr>
        <w:t xml:space="preserve"> Named Insured’s </w:t>
      </w:r>
      <w:r w:rsidRPr="0086022F">
        <w:rPr>
          <w:rFonts w:eastAsia="Calibri" w:cstheme="minorHAnsi"/>
          <w:szCs w:val="18"/>
          <w:lang w:eastAsia="en-GB"/>
        </w:rPr>
        <w:t>brand by posting false or misleading comments about the</w:t>
      </w:r>
      <w:r w:rsidRPr="0086022F">
        <w:rPr>
          <w:rFonts w:eastAsia="Calibri" w:cstheme="minorHAnsi"/>
          <w:b/>
          <w:szCs w:val="18"/>
          <w:lang w:eastAsia="en-GB"/>
        </w:rPr>
        <w:t xml:space="preserve"> Named Insured </w:t>
      </w:r>
      <w:r w:rsidRPr="0086022F">
        <w:rPr>
          <w:rFonts w:eastAsia="Calibri" w:cstheme="minorHAnsi"/>
          <w:szCs w:val="18"/>
          <w:lang w:eastAsia="en-GB"/>
        </w:rPr>
        <w:t>or the</w:t>
      </w:r>
      <w:r w:rsidRPr="0086022F">
        <w:rPr>
          <w:rFonts w:eastAsia="Calibri" w:cstheme="minorHAnsi"/>
          <w:b/>
          <w:bCs/>
          <w:szCs w:val="18"/>
          <w:lang w:eastAsia="en-GB"/>
        </w:rPr>
        <w:t xml:space="preserve"> Named </w:t>
      </w:r>
      <w:r w:rsidRPr="0086022F">
        <w:rPr>
          <w:rFonts w:eastAsia="Calibri" w:cstheme="minorHAnsi"/>
          <w:b/>
          <w:bCs/>
          <w:szCs w:val="18"/>
          <w:lang w:eastAsia="en-GB"/>
        </w:rPr>
        <w:lastRenderedPageBreak/>
        <w:t xml:space="preserve">Insured’s </w:t>
      </w:r>
      <w:r w:rsidRPr="0086022F">
        <w:rPr>
          <w:rFonts w:eastAsia="Calibri" w:cstheme="minorHAnsi"/>
          <w:szCs w:val="18"/>
          <w:lang w:eastAsia="en-GB"/>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related or repeated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or multiple </w:t>
      </w:r>
      <w:r w:rsidRPr="0086022F">
        <w:rPr>
          <w:rFonts w:eastAsia="Calibri" w:cstheme="minorHAnsi"/>
          <w:b/>
          <w:bCs/>
          <w:szCs w:val="18"/>
          <w:lang w:eastAsia="en-GB"/>
        </w:rPr>
        <w:t>Cyber Extortion Threats</w:t>
      </w:r>
      <w:r w:rsidRPr="0086022F">
        <w:rPr>
          <w:rFonts w:eastAsia="Calibri" w:cstheme="minorHAnsi"/>
          <w:szCs w:val="18"/>
          <w:lang w:eastAsia="en-GB"/>
        </w:rPr>
        <w:t xml:space="preserve"> resulting from the same attack, event or incident will be considered a single </w:t>
      </w:r>
      <w:r w:rsidRPr="0086022F">
        <w:rPr>
          <w:rFonts w:eastAsia="Calibri" w:cstheme="minorHAnsi"/>
          <w:b/>
          <w:bCs/>
          <w:szCs w:val="18"/>
          <w:lang w:eastAsia="en-GB"/>
        </w:rPr>
        <w:t>Cyber Extortion Threat</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szCs w:val="18"/>
          <w:lang w:eastAsia="en-GB"/>
        </w:rPr>
        <w:t>Cyber Extortion Threats</w:t>
      </w:r>
      <w:r w:rsidRPr="0086022F">
        <w:rPr>
          <w:rFonts w:eastAsia="Calibri" w:cstheme="minorHAnsi"/>
          <w:b/>
          <w:bCs/>
          <w:szCs w:val="18"/>
          <w:lang w:eastAsia="en-GB"/>
        </w:rPr>
        <w:t xml:space="preserve">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a monetary judgment, award or settlement including liquidated, punitive, exemplary or multiple </w:t>
      </w:r>
      <w:r w:rsidRPr="0086022F">
        <w:rPr>
          <w:rFonts w:eastAsia="Calibri" w:cstheme="minorHAnsi"/>
          <w:bCs/>
          <w:szCs w:val="18"/>
          <w:lang w:eastAsia="en-GB"/>
        </w:rPr>
        <w:t>awards</w:t>
      </w:r>
      <w:r w:rsidRPr="0086022F">
        <w:rPr>
          <w:rFonts w:eastAsia="Calibri" w:cstheme="minorHAnsi"/>
          <w:szCs w:val="18"/>
          <w:lang w:eastAsia="en-GB"/>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86022F">
        <w:rPr>
          <w:rFonts w:eastAsia="Calibri" w:cstheme="minorHAnsi"/>
          <w:szCs w:val="18"/>
          <w:lang w:eastAsia="en-GB"/>
        </w:rPr>
        <w:t xml:space="preserve">prejudgment and post-judgment interest awarded against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on that part of any judgment paid or to be paid by the </w:t>
      </w:r>
      <w:r w:rsidRPr="0086022F">
        <w:rPr>
          <w:rFonts w:eastAsia="Calibri" w:cstheme="minorHAnsi"/>
          <w:b/>
          <w:szCs w:val="18"/>
          <w:lang w:eastAsia="en-GB"/>
        </w:rPr>
        <w:t>Insurer</w:t>
      </w:r>
      <w:r w:rsidRPr="0086022F">
        <w:rPr>
          <w:rFonts w:eastAsia="Calibri" w:cstheme="minorHAnsi"/>
          <w:szCs w:val="18"/>
          <w:lang w:eastAsia="en-GB"/>
        </w:rPr>
        <w:t>.</w:t>
      </w:r>
    </w:p>
    <w:p w:rsidR="006936E8" w:rsidRPr="0086022F"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
      </w:pPr>
      <w:r w:rsidRPr="0086022F">
        <w:rPr>
          <w:rFonts w:eastAsia="Calibri" w:cstheme="minorHAnsi"/>
          <w:b/>
          <w:szCs w:val="18"/>
          <w:lang w:eastAsia="en-GB"/>
        </w:rPr>
        <w:t xml:space="preserve">Damages </w:t>
      </w:r>
      <w:r w:rsidR="00BB79CB" w:rsidRPr="0086022F">
        <w:rPr>
          <w:rFonts w:eastAsia="Calibri" w:cstheme="minorHAnsi"/>
          <w:szCs w:val="18"/>
          <w:lang w:eastAsia="en-GB"/>
        </w:rPr>
        <w:t>do</w:t>
      </w:r>
      <w:r w:rsidRPr="0086022F">
        <w:rPr>
          <w:rFonts w:eastAsia="Calibri" w:cstheme="minorHAnsi"/>
          <w:szCs w:val="18"/>
          <w:lang w:eastAsia="en-GB"/>
        </w:rPr>
        <w:t xml:space="preserve"> not include a</w:t>
      </w:r>
      <w:r w:rsidRPr="0086022F">
        <w:rPr>
          <w:rFonts w:eastAsia="Calibri" w:cstheme="minorHAnsi"/>
          <w:bCs/>
          <w:szCs w:val="18"/>
          <w:lang w:eastAsia="en-GB"/>
        </w:rPr>
        <w:t>ny:</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of the</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future profits or royalties, restitution or disgorgement of </w:t>
      </w:r>
      <w:r w:rsidRPr="0086022F">
        <w:rPr>
          <w:rFonts w:eastAsia="Calibri" w:cstheme="minorHAnsi"/>
          <w:bCs/>
          <w:szCs w:val="18"/>
          <w:lang w:eastAsia="en-GB"/>
        </w:rPr>
        <w:t xml:space="preserve">any of the </w:t>
      </w:r>
      <w:r w:rsidRPr="0086022F">
        <w:rPr>
          <w:rFonts w:eastAsia="Calibri" w:cstheme="minorHAnsi"/>
          <w:b/>
          <w:bCs/>
          <w:szCs w:val="18"/>
          <w:lang w:eastAsia="en-GB"/>
        </w:rPr>
        <w:t>Insured’s</w:t>
      </w:r>
      <w:r w:rsidRPr="0086022F">
        <w:rPr>
          <w:rFonts w:eastAsia="Calibri" w:cstheme="minorHAnsi"/>
          <w:szCs w:val="18"/>
          <w:lang w:eastAsia="en-GB"/>
        </w:rPr>
        <w:t xml:space="preserve"> profits;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of the costs to comply with orders granting injunctive or non-monetary relief, including specific performance, or any agreement to provide such relief;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loss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profits, the return or offset of </w:t>
      </w:r>
      <w:r w:rsidRPr="0086022F">
        <w:rPr>
          <w:rFonts w:eastAsia="Calibri" w:cstheme="minorHAnsi"/>
          <w:bCs/>
          <w:szCs w:val="18"/>
          <w:lang w:eastAsia="en-GB"/>
        </w:rPr>
        <w:t>any</w:t>
      </w:r>
      <w:r w:rsidRPr="0086022F">
        <w:rPr>
          <w:rFonts w:eastAsia="Calibri" w:cstheme="minorHAnsi"/>
          <w:b/>
          <w:bCs/>
          <w:szCs w:val="18"/>
          <w:lang w:eastAsia="en-GB"/>
        </w:rPr>
        <w:t xml:space="preserve"> Insured’s</w:t>
      </w:r>
      <w:r w:rsidRPr="0086022F">
        <w:rPr>
          <w:rFonts w:eastAsia="Calibri" w:cstheme="minorHAnsi"/>
          <w:szCs w:val="18"/>
          <w:lang w:eastAsia="en-GB"/>
        </w:rPr>
        <w:t xml:space="preserve"> fees or charges, or </w:t>
      </w:r>
      <w:r w:rsidRPr="0086022F">
        <w:rPr>
          <w:rFonts w:eastAsia="Calibri" w:cstheme="minorHAnsi"/>
          <w:bCs/>
          <w:szCs w:val="18"/>
          <w:lang w:eastAsia="en-GB"/>
        </w:rPr>
        <w:t>any</w:t>
      </w:r>
      <w:r w:rsidRPr="0086022F">
        <w:rPr>
          <w:rFonts w:eastAsia="Calibri" w:cstheme="minorHAnsi"/>
          <w:b/>
          <w:bCs/>
          <w:szCs w:val="18"/>
          <w:lang w:eastAsia="en-GB"/>
        </w:rPr>
        <w:t xml:space="preserve"> Insured’s </w:t>
      </w:r>
      <w:r w:rsidRPr="0086022F">
        <w:rPr>
          <w:rFonts w:eastAsia="Calibri" w:cstheme="minorHAnsi"/>
          <w:szCs w:val="18"/>
          <w:lang w:eastAsia="en-GB"/>
        </w:rPr>
        <w:t xml:space="preserve">commissions or royalties provided or contracted to be provided;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taxes, fines, penalties or sanctions;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contractual liquidated </w:t>
      </w:r>
      <w:r w:rsidRPr="0086022F">
        <w:rPr>
          <w:rFonts w:eastAsia="Calibri" w:cstheme="minorHAnsi"/>
          <w:b/>
          <w:szCs w:val="18"/>
          <w:lang w:eastAsia="en-GB"/>
        </w:rPr>
        <w:t>Damages</w:t>
      </w:r>
      <w:r w:rsidRPr="0086022F">
        <w:rPr>
          <w:rFonts w:eastAsia="Calibri" w:cstheme="minorHAnsi"/>
          <w:szCs w:val="18"/>
          <w:lang w:eastAsia="en-GB"/>
        </w:rPr>
        <w:t xml:space="preserve"> that exceed the amount for which the </w:t>
      </w:r>
      <w:r w:rsidRPr="0086022F">
        <w:rPr>
          <w:rFonts w:eastAsia="Calibri" w:cstheme="minorHAnsi"/>
          <w:b/>
          <w:szCs w:val="18"/>
          <w:lang w:eastAsia="en-GB"/>
        </w:rPr>
        <w:t xml:space="preserve">Insured </w:t>
      </w:r>
      <w:r w:rsidRPr="0086022F">
        <w:rPr>
          <w:rFonts w:eastAsia="Calibri" w:cstheme="minorHAnsi"/>
          <w:szCs w:val="18"/>
          <w:lang w:eastAsia="en-GB"/>
        </w:rPr>
        <w:t xml:space="preserve">would have been liable in the absence of the contract;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any amount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is not financially or legally obligated to pay;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disgorgement of any remuneration or financial advantage to which </w:t>
      </w:r>
      <w:r w:rsidRPr="0086022F">
        <w:rPr>
          <w:rFonts w:eastAsia="Calibri" w:cstheme="minorHAnsi"/>
          <w:bCs/>
          <w:szCs w:val="18"/>
          <w:lang w:eastAsia="en-GB"/>
        </w:rPr>
        <w:t>an</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was not legally entitled;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settlements negotiated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 xml:space="preserve">;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szCs w:val="18"/>
          <w:lang w:eastAsia="en-GB"/>
        </w:rPr>
        <w:t xml:space="preserve">monetary judgments, awards, settlements or any other amounts which are uninsurable under the law pursuant to which this Policy is construed or any legal fees and costs </w:t>
      </w:r>
      <w:r w:rsidRPr="0086022F">
        <w:rPr>
          <w:rFonts w:eastAsia="Calibri" w:cstheme="minorHAnsi"/>
          <w:szCs w:val="18"/>
          <w:lang w:eastAsia="en-GB"/>
        </w:rPr>
        <w:t xml:space="preserve">awarded pursuant to such judgments, awards or settlements; or </w:t>
      </w:r>
    </w:p>
    <w:p w:rsidR="006936E8" w:rsidRPr="0086022F"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r w:rsidRPr="0086022F">
        <w:rPr>
          <w:rFonts w:eastAsia="Calibri" w:cstheme="minorHAnsi"/>
          <w:b/>
          <w:szCs w:val="18"/>
          <w:lang w:eastAsia="en-GB"/>
        </w:rPr>
        <w:t>PCI DSS Fines and Assessments</w:t>
      </w:r>
      <w:r w:rsidRPr="0086022F">
        <w:rPr>
          <w:rFonts w:eastAsia="Calibri" w:cstheme="minorHAnsi"/>
          <w:szCs w:val="18"/>
          <w:lang w:eastAsia="en-GB"/>
        </w:rPr>
        <w:t>.</w:t>
      </w:r>
    </w:p>
    <w:p w:rsidR="00054903" w:rsidRPr="0086022F"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86022F">
        <w:rPr>
          <w:rFonts w:eastAsia="Arial" w:cstheme="minorHAnsi"/>
          <w:szCs w:val="18"/>
        </w:rPr>
        <w:t xml:space="preserve">reasonable costs and expenses incurred, with the </w:t>
      </w:r>
      <w:r w:rsidRPr="0086022F">
        <w:rPr>
          <w:rFonts w:eastAsia="Arial" w:cstheme="minorHAnsi"/>
          <w:b/>
          <w:szCs w:val="18"/>
        </w:rPr>
        <w:t>Insurer’s</w:t>
      </w:r>
      <w:r w:rsidRPr="0086022F">
        <w:rPr>
          <w:rFonts w:eastAsia="Arial" w:cstheme="minorHAnsi"/>
          <w:szCs w:val="18"/>
        </w:rPr>
        <w:t xml:space="preserve"> prior written consent, in the investigation, defence and settlement of any </w:t>
      </w:r>
      <w:r w:rsidRPr="0086022F">
        <w:rPr>
          <w:rFonts w:eastAsia="Arial" w:cstheme="minorHAnsi"/>
          <w:b/>
          <w:bCs/>
          <w:szCs w:val="18"/>
        </w:rPr>
        <w:t>Claim</w:t>
      </w:r>
      <w:r w:rsidRPr="0086022F">
        <w:rPr>
          <w:rFonts w:eastAsia="Arial" w:cstheme="minorHAnsi"/>
          <w:szCs w:val="18"/>
        </w:rPr>
        <w:t>.</w:t>
      </w:r>
      <w:r w:rsidRPr="0086022F">
        <w:rPr>
          <w:rFonts w:eastAsia="Arial" w:cstheme="minorHAnsi"/>
          <w:b/>
          <w:bCs/>
          <w:szCs w:val="18"/>
        </w:rPr>
        <w:t xml:space="preserve"> D</w:t>
      </w:r>
      <w:r w:rsidRPr="0086022F">
        <w:rPr>
          <w:rFonts w:eastAsia="Calibri" w:cstheme="minorHAnsi"/>
          <w:b/>
          <w:bCs/>
          <w:kern w:val="2"/>
          <w:szCs w:val="18"/>
          <w:lang w:eastAsia="en-GB"/>
          <w14:ligatures w14:val="standardContextual"/>
        </w:rPr>
        <w:t>efense Costs</w:t>
      </w:r>
      <w:r w:rsidRPr="0086022F">
        <w:rPr>
          <w:rFonts w:eastAsia="Calibri" w:cstheme="minorHAnsi"/>
          <w:kern w:val="2"/>
          <w:szCs w:val="18"/>
          <w:lang w:eastAsia="en-GB"/>
          <w14:ligatures w14:val="standardContextual"/>
        </w:rPr>
        <w:t xml:space="preserve"> does not include the </w:t>
      </w:r>
      <w:r w:rsidRPr="0086022F">
        <w:rPr>
          <w:rFonts w:eastAsia="Calibri" w:cstheme="minorHAnsi"/>
          <w:b/>
          <w:bCs/>
          <w:kern w:val="2"/>
          <w:szCs w:val="18"/>
          <w:lang w:eastAsia="en-GB"/>
          <w14:ligatures w14:val="standardContextual"/>
        </w:rPr>
        <w:t>Insured's</w:t>
      </w:r>
      <w:r w:rsidRPr="0086022F">
        <w:rPr>
          <w:rFonts w:eastAsia="Calibri" w:cstheme="minorHAnsi"/>
          <w:kern w:val="2"/>
          <w:szCs w:val="18"/>
          <w:lang w:eastAsia="en-GB"/>
          <w14:ligatures w14:val="standardContextual"/>
        </w:rPr>
        <w:t xml:space="preserve"> own costs and expenses including any wages or salaries of an </w:t>
      </w:r>
      <w:r w:rsidRPr="0086022F">
        <w:rPr>
          <w:rFonts w:eastAsia="Calibri" w:cstheme="minorHAnsi"/>
          <w:b/>
          <w:kern w:val="2"/>
          <w:szCs w:val="18"/>
          <w:lang w:eastAsia="en-GB"/>
          <w14:ligatures w14:val="standardContextual"/>
        </w:rPr>
        <w:t>Insured</w:t>
      </w:r>
      <w:r w:rsidRPr="0086022F">
        <w:rPr>
          <w:rFonts w:eastAsia="Calibri" w:cstheme="minorHAnsi"/>
          <w:kern w:val="2"/>
          <w:szCs w:val="18"/>
          <w:lang w:eastAsia="en-GB"/>
          <w14:ligatures w14:val="standardContextual"/>
        </w:rPr>
        <w:t xml:space="preserve">, or fees, overhead or other charges incurred by or paid to </w:t>
      </w:r>
      <w:r w:rsidRPr="0086022F">
        <w:rPr>
          <w:rFonts w:eastAsia="Calibri" w:cstheme="minorHAnsi"/>
          <w:bCs/>
          <w:kern w:val="2"/>
          <w:szCs w:val="18"/>
          <w:lang w:eastAsia="en-GB"/>
          <w14:ligatures w14:val="standardContextual"/>
        </w:rPr>
        <w:t>any</w:t>
      </w:r>
      <w:r w:rsidRPr="0086022F">
        <w:rPr>
          <w:rFonts w:eastAsia="Calibri" w:cstheme="minorHAnsi"/>
          <w:b/>
          <w:bCs/>
          <w:kern w:val="2"/>
          <w:szCs w:val="18"/>
          <w:lang w:eastAsia="en-GB"/>
          <w14:ligatures w14:val="standardContextual"/>
        </w:rPr>
        <w:t xml:space="preserve"> Insured</w:t>
      </w:r>
      <w:r w:rsidRPr="0086022F">
        <w:rPr>
          <w:rFonts w:eastAsia="Calibri" w:cstheme="minorHAnsi"/>
          <w:kern w:val="2"/>
          <w:szCs w:val="18"/>
          <w:lang w:eastAsia="en-GB"/>
          <w14:ligatures w14:val="standardContextual"/>
        </w:rPr>
        <w:t xml:space="preserve"> for any time spent in co-operating in the investigation or defence of a </w:t>
      </w:r>
      <w:r w:rsidRPr="0086022F">
        <w:rPr>
          <w:rFonts w:eastAsia="Calibri" w:cstheme="minorHAnsi"/>
          <w:b/>
          <w:bCs/>
          <w:kern w:val="2"/>
          <w:szCs w:val="18"/>
          <w:lang w:eastAsia="en-GB"/>
          <w14:ligatures w14:val="standardContextual"/>
        </w:rPr>
        <w:t>Claim</w:t>
      </w:r>
      <w:r w:rsidRPr="0086022F">
        <w:rPr>
          <w:rFonts w:eastAsia="Calibri" w:cstheme="minorHAnsi"/>
          <w:kern w:val="2"/>
          <w:szCs w:val="18"/>
          <w:lang w:eastAsia="en-GB"/>
          <w14:ligatures w14:val="standardContextual"/>
        </w:rPr>
        <w:t xml:space="preserve"> or a potential </w:t>
      </w:r>
      <w:r w:rsidRPr="0086022F">
        <w:rPr>
          <w:rFonts w:eastAsia="Calibri" w:cstheme="minorHAnsi"/>
          <w:b/>
          <w:bCs/>
          <w:kern w:val="2"/>
          <w:szCs w:val="18"/>
          <w:lang w:eastAsia="en-GB"/>
          <w14:ligatures w14:val="standardContextual"/>
        </w:rPr>
        <w:t>Claim</w:t>
      </w:r>
      <w:r w:rsidRPr="0086022F">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86022F">
        <w:rPr>
          <w:rFonts w:eastAsia="Calibri" w:cstheme="minorHAnsi"/>
          <w:szCs w:val="18"/>
          <w:lang w:eastAsia="en-GB"/>
        </w:rPr>
        <w:t xml:space="preserve">an event caused by unauthorised or unexpected interference or a malicious attack, which is intended by the perpetrator to overwhelm the capacity of a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by sending an excessive volume of </w:t>
      </w:r>
      <w:r w:rsidRPr="0086022F">
        <w:rPr>
          <w:rFonts w:eastAsia="Calibri" w:cstheme="minorHAnsi"/>
          <w:b/>
          <w:szCs w:val="18"/>
          <w:lang w:eastAsia="en-GB"/>
        </w:rPr>
        <w:t xml:space="preserve">Data </w:t>
      </w:r>
      <w:r w:rsidRPr="0086022F">
        <w:rPr>
          <w:rFonts w:eastAsia="Calibri" w:cstheme="minorHAnsi"/>
          <w:szCs w:val="18"/>
          <w:lang w:eastAsia="en-GB"/>
        </w:rPr>
        <w:t xml:space="preserve">to such </w:t>
      </w:r>
      <w:r w:rsidRPr="0086022F">
        <w:rPr>
          <w:rFonts w:eastAsia="Calibri" w:cstheme="minorHAnsi"/>
          <w:b/>
          <w:szCs w:val="18"/>
          <w:lang w:eastAsia="en-GB"/>
        </w:rPr>
        <w:t xml:space="preserve">Computer System </w:t>
      </w:r>
      <w:r w:rsidRPr="0086022F">
        <w:rPr>
          <w:rFonts w:eastAsia="Calibri" w:cstheme="minorHAnsi"/>
          <w:szCs w:val="18"/>
          <w:lang w:eastAsia="en-GB"/>
        </w:rPr>
        <w:t xml:space="preserve">to prevent access to such </w:t>
      </w:r>
      <w:r w:rsidRPr="0086022F">
        <w:rPr>
          <w:rFonts w:eastAsia="Calibri" w:cstheme="minorHAnsi"/>
          <w:b/>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86022F">
        <w:rPr>
          <w:rFonts w:eastAsia="Calibri" w:cstheme="minorHAnsi"/>
          <w:sz w:val="19"/>
          <w:szCs w:val="19"/>
        </w:rPr>
        <w:t xml:space="preserve"> </w:t>
      </w:r>
      <w:r w:rsidRPr="0086022F">
        <w:rPr>
          <w:rFonts w:eastAsia="Calibri" w:cstheme="minorHAnsi"/>
          <w:szCs w:val="18"/>
        </w:rPr>
        <w:t xml:space="preserve">an unplanned </w:t>
      </w:r>
      <w:r w:rsidRPr="0086022F">
        <w:rPr>
          <w:rFonts w:eastAsia="Calibri" w:cstheme="minorHAnsi"/>
          <w:bCs/>
          <w:szCs w:val="18"/>
          <w:lang w:eastAsia="en-GB"/>
        </w:rPr>
        <w:t xml:space="preserve">outage, interruption, failure, suspension or degradation of service </w:t>
      </w:r>
      <w:r w:rsidRPr="0086022F">
        <w:rPr>
          <w:rFonts w:eastAsia="Calibri" w:cstheme="minorHAnsi"/>
          <w:szCs w:val="18"/>
        </w:rPr>
        <w:t xml:space="preserve">of a </w:t>
      </w:r>
      <w:r w:rsidRPr="0086022F">
        <w:rPr>
          <w:rFonts w:eastAsia="Calibri" w:cstheme="minorHAnsi"/>
          <w:b/>
          <w:szCs w:val="18"/>
        </w:rPr>
        <w:t xml:space="preserve">Service Provider </w:t>
      </w:r>
      <w:r w:rsidRPr="0086022F">
        <w:rPr>
          <w:rFonts w:eastAsia="Calibri" w:cstheme="minorHAnsi"/>
          <w:b/>
          <w:bCs/>
          <w:szCs w:val="18"/>
          <w:lang w:eastAsia="en-GB"/>
        </w:rPr>
        <w:t>Computer System</w:t>
      </w:r>
      <w:r w:rsidRPr="0086022F">
        <w:rPr>
          <w:rFonts w:eastAsia="Calibri" w:cstheme="minorHAnsi"/>
          <w:szCs w:val="18"/>
          <w:lang w:eastAsia="en-GB"/>
        </w:rPr>
        <w:t>, however</w:t>
      </w:r>
      <w:r w:rsidRPr="0086022F">
        <w:rPr>
          <w:rFonts w:eastAsia="Calibri" w:cstheme="minorHAnsi"/>
          <w:bCs/>
          <w:szCs w:val="18"/>
          <w:lang w:eastAsia="en-GB"/>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
          <w:szCs w:val="18"/>
          <w:lang w:eastAsia="en-GB"/>
        </w:rPr>
        <w:t xml:space="preserve">Data </w:t>
      </w:r>
      <w:r w:rsidRPr="0086022F">
        <w:rPr>
          <w:rFonts w:eastAsia="Calibri" w:cstheme="minorHAnsi"/>
          <w:bCs/>
          <w:szCs w:val="18"/>
          <w:lang w:eastAsia="en-GB"/>
        </w:rPr>
        <w:t>and computer programs</w:t>
      </w:r>
      <w:r w:rsidRPr="0086022F">
        <w:rPr>
          <w:rFonts w:eastAsia="Calibri" w:cstheme="minorHAnsi"/>
          <w:b/>
          <w:bCs/>
          <w:szCs w:val="18"/>
          <w:lang w:eastAsia="en-GB"/>
        </w:rPr>
        <w:t xml:space="preserve"> </w:t>
      </w:r>
      <w:r w:rsidRPr="0086022F">
        <w:rPr>
          <w:rFonts w:eastAsia="Calibri" w:cstheme="minorHAnsi"/>
          <w:szCs w:val="18"/>
          <w:lang w:eastAsia="en-GB"/>
        </w:rPr>
        <w:t>that exist in</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w:t>
      </w:r>
      <w:r w:rsidRPr="0086022F">
        <w:rPr>
          <w:rFonts w:eastAsia="Calibri" w:cstheme="minorHAnsi"/>
          <w:b/>
          <w:bCs/>
          <w:szCs w:val="18"/>
          <w:lang w:eastAsia="en-GB"/>
        </w:rPr>
        <w:t xml:space="preserve">Digital Assets </w:t>
      </w:r>
      <w:r w:rsidRPr="0086022F">
        <w:rPr>
          <w:rFonts w:eastAsia="Calibri" w:cstheme="minorHAnsi"/>
          <w:szCs w:val="18"/>
          <w:lang w:eastAsia="en-GB"/>
        </w:rPr>
        <w:t>does not include</w:t>
      </w:r>
      <w:r w:rsidRPr="0086022F">
        <w:rPr>
          <w:rFonts w:eastAsia="Calibri" w:cstheme="minorHAnsi"/>
          <w:b/>
          <w:bCs/>
          <w:szCs w:val="18"/>
          <w:lang w:eastAsia="en-GB"/>
        </w:rPr>
        <w:t xml:space="preserve"> </w:t>
      </w:r>
      <w:r w:rsidRPr="0086022F">
        <w:rPr>
          <w:rFonts w:eastAsia="Calibri" w:cstheme="minorHAnsi"/>
          <w:bCs/>
          <w:szCs w:val="18"/>
          <w:lang w:eastAsia="en-GB"/>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and costs that the </w:t>
      </w:r>
      <w:r w:rsidRPr="0086022F">
        <w:rPr>
          <w:rFonts w:eastAsia="Calibri" w:cstheme="minorHAnsi"/>
          <w:b/>
          <w:bCs/>
          <w:szCs w:val="18"/>
          <w:lang w:eastAsia="en-GB"/>
        </w:rPr>
        <w:t>Named Insured</w:t>
      </w:r>
      <w:r w:rsidRPr="0086022F">
        <w:rPr>
          <w:rFonts w:eastAsia="Calibri" w:cstheme="minorHAnsi"/>
          <w:szCs w:val="18"/>
          <w:lang w:eastAsia="en-GB"/>
        </w:rPr>
        <w:t xml:space="preserve"> incurs to replace, recreate or restore </w:t>
      </w:r>
      <w:r w:rsidRPr="0086022F">
        <w:rPr>
          <w:rFonts w:eastAsia="Calibri" w:cstheme="minorHAnsi"/>
          <w:b/>
          <w:bCs/>
          <w:szCs w:val="18"/>
          <w:lang w:eastAsia="en-GB"/>
        </w:rPr>
        <w:t>Digital Assets</w:t>
      </w:r>
      <w:r w:rsidRPr="0086022F">
        <w:rPr>
          <w:rFonts w:eastAsia="Calibri" w:cstheme="minorHAnsi"/>
          <w:szCs w:val="18"/>
          <w:lang w:eastAsia="en-GB"/>
        </w:rPr>
        <w:t xml:space="preserve"> to the same </w:t>
      </w:r>
      <w:r w:rsidRPr="0022764C">
        <w:rPr>
          <w:rFonts w:eastAsia="Arial" w:cstheme="minorHAnsi"/>
        </w:rPr>
        <w:t>equivalent standard, condition and functionality as was the case</w:t>
      </w:r>
      <w:r w:rsidRPr="0086022F">
        <w:rPr>
          <w:rFonts w:eastAsia="Calibri" w:cstheme="minorHAnsi"/>
          <w:szCs w:val="18"/>
          <w:lang w:eastAsia="en-GB"/>
        </w:rPr>
        <w:t xml:space="preserve"> immediately before the </w:t>
      </w:r>
      <w:r w:rsidRPr="0086022F">
        <w:rPr>
          <w:rFonts w:eastAsia="Calibri" w:cstheme="minorHAnsi"/>
          <w:b/>
          <w:szCs w:val="18"/>
          <w:lang w:eastAsia="en-GB"/>
        </w:rPr>
        <w:t xml:space="preserve">Digital Assets </w:t>
      </w:r>
      <w:r w:rsidRPr="0086022F">
        <w:rPr>
          <w:rFonts w:eastAsia="Calibri" w:cstheme="minorHAnsi"/>
          <w:szCs w:val="18"/>
          <w:lang w:eastAsia="en-GB"/>
        </w:rPr>
        <w:t xml:space="preserve">were damaged, destroyed, altered, misused or stolen, including research costs incurred in recreating </w:t>
      </w:r>
      <w:r w:rsidRPr="0086022F">
        <w:rPr>
          <w:rFonts w:eastAsia="Calibri" w:cstheme="minorHAnsi"/>
          <w:b/>
          <w:szCs w:val="18"/>
          <w:lang w:eastAsia="en-GB"/>
        </w:rPr>
        <w:t>Digital Assets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expenses for materials and machine time, and amounts representing </w:t>
      </w:r>
      <w:r w:rsidRPr="0086022F">
        <w:rPr>
          <w:rFonts w:eastAsia="Calibri" w:cstheme="minorHAnsi"/>
          <w:b/>
          <w:szCs w:val="18"/>
          <w:lang w:eastAsia="en-GB"/>
        </w:rPr>
        <w:t xml:space="preserve">Employee </w:t>
      </w:r>
      <w:r w:rsidRPr="0086022F">
        <w:rPr>
          <w:rFonts w:eastAsia="Calibri" w:cstheme="minorHAnsi"/>
          <w:szCs w:val="18"/>
          <w:lang w:eastAsia="en-GB"/>
        </w:rPr>
        <w:t xml:space="preserve">work time to replace, recreate or restore </w:t>
      </w:r>
      <w:r w:rsidRPr="0086022F">
        <w:rPr>
          <w:rFonts w:eastAsia="Calibri" w:cstheme="minorHAnsi"/>
          <w:b/>
          <w:bCs/>
          <w:szCs w:val="18"/>
          <w:lang w:eastAsia="en-GB"/>
        </w:rPr>
        <w:t>Digital Assets</w:t>
      </w:r>
      <w:r w:rsidRPr="0086022F">
        <w:rPr>
          <w:rFonts w:eastAsia="Calibri" w:cstheme="minorHAnsi"/>
          <w:bCs/>
          <w:szCs w:val="18"/>
          <w:lang w:eastAsia="en-GB"/>
        </w:rPr>
        <w:t>,</w:t>
      </w:r>
      <w:r w:rsidRPr="0086022F">
        <w:rPr>
          <w:rFonts w:eastAsia="Calibri" w:cstheme="minorHAnsi"/>
          <w:szCs w:val="18"/>
          <w:lang w:eastAsia="en-GB"/>
        </w:rPr>
        <w:t xml:space="preserve"> which will be determined on a predefined billable hour or per-hour basis as based upon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schedule of </w:t>
      </w:r>
      <w:r w:rsidRPr="0086022F">
        <w:rPr>
          <w:rFonts w:eastAsia="Calibri" w:cstheme="minorHAnsi"/>
          <w:b/>
          <w:szCs w:val="18"/>
          <w:lang w:eastAsia="en-GB"/>
        </w:rPr>
        <w:t xml:space="preserve">Employee </w:t>
      </w:r>
      <w:r w:rsidRPr="0086022F">
        <w:rPr>
          <w:rFonts w:eastAsia="Calibri" w:cstheme="minorHAnsi"/>
          <w:szCs w:val="18"/>
          <w:lang w:eastAsia="en-GB"/>
        </w:rPr>
        <w:t xml:space="preserve">billable hours. </w:t>
      </w:r>
      <w:r w:rsidRPr="0086022F">
        <w:rPr>
          <w:rFonts w:eastAsia="Calibri" w:cstheme="minorHAnsi"/>
          <w:b/>
          <w:szCs w:val="18"/>
          <w:lang w:eastAsia="en-GB"/>
        </w:rPr>
        <w:t>Digital Assets Loss</w:t>
      </w:r>
      <w:r w:rsidRPr="0086022F">
        <w:rPr>
          <w:rFonts w:eastAsia="Calibri" w:cstheme="minorHAnsi"/>
          <w:szCs w:val="18"/>
          <w:lang w:eastAsia="en-GB"/>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person employed by the</w:t>
      </w:r>
      <w:r w:rsidRPr="0086022F">
        <w:rPr>
          <w:rFonts w:eastAsia="Arial" w:cstheme="minorHAnsi"/>
          <w:b/>
          <w:bCs/>
        </w:rPr>
        <w:t xml:space="preserve"> Named Insured</w:t>
      </w:r>
      <w:r w:rsidRPr="0086022F">
        <w:rPr>
          <w:rFonts w:eastAsia="Arial" w:cstheme="minorHAnsi"/>
          <w:b/>
        </w:rPr>
        <w:t xml:space="preserve"> </w:t>
      </w:r>
      <w:r w:rsidRPr="0086022F">
        <w:rPr>
          <w:rFonts w:eastAsia="Arial" w:cstheme="minorHAnsi"/>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86022F">
        <w:rPr>
          <w:rFonts w:eastAsia="Arial" w:cstheme="minorHAnsi"/>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a bank account held or maintained by the</w:t>
      </w:r>
      <w:r w:rsidRPr="0086022F">
        <w:rPr>
          <w:rFonts w:eastAsia="Calibri" w:cstheme="minorHAnsi"/>
          <w:b/>
          <w:bCs/>
          <w:szCs w:val="18"/>
        </w:rPr>
        <w:t xml:space="preserve"> Named Insured</w:t>
      </w:r>
      <w:r w:rsidRPr="0086022F">
        <w:rPr>
          <w:rFonts w:eastAsia="Calibri" w:cstheme="minorHAnsi"/>
          <w:b/>
          <w:szCs w:val="18"/>
        </w:rPr>
        <w:t xml:space="preserve"> </w:t>
      </w:r>
      <w:r w:rsidRPr="0086022F">
        <w:rPr>
          <w:rFonts w:eastAsia="Calibri" w:cstheme="minorHAnsi"/>
          <w:szCs w:val="18"/>
        </w:rPr>
        <w:t>on behalf of 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first amount paid in respect of each </w:t>
      </w:r>
      <w:r w:rsidRPr="0086022F">
        <w:rPr>
          <w:rFonts w:eastAsia="Calibri" w:cstheme="minorHAnsi"/>
          <w:b/>
          <w:bCs/>
          <w:szCs w:val="18"/>
        </w:rPr>
        <w:t xml:space="preserve">Claim </w:t>
      </w:r>
      <w:r w:rsidRPr="0086022F">
        <w:rPr>
          <w:rFonts w:eastAsia="Calibri" w:cstheme="minorHAnsi"/>
          <w:szCs w:val="18"/>
        </w:rPr>
        <w:t xml:space="preserve">as stated in the Schedule, inclusive of </w:t>
      </w:r>
      <w:r w:rsidRPr="0086022F">
        <w:rPr>
          <w:rFonts w:eastAsia="Calibri" w:cstheme="minorHAnsi"/>
          <w:b/>
          <w:bCs/>
          <w:szCs w:val="18"/>
        </w:rPr>
        <w:t>Defence Costs</w:t>
      </w:r>
      <w:r w:rsidRPr="0086022F">
        <w:rPr>
          <w:rFonts w:eastAsia="Calibri" w:cstheme="minorHAnsi"/>
          <w:szCs w:val="18"/>
        </w:rPr>
        <w:t xml:space="preserve">.  The </w:t>
      </w:r>
      <w:r w:rsidRPr="0086022F">
        <w:rPr>
          <w:rFonts w:eastAsia="Calibri" w:cstheme="minorHAnsi"/>
          <w:b/>
          <w:bCs/>
          <w:szCs w:val="18"/>
        </w:rPr>
        <w:t>Cyber Limit of Liability</w:t>
      </w:r>
      <w:r w:rsidRPr="0086022F">
        <w:rPr>
          <w:rFonts w:eastAsia="Calibri" w:cstheme="minorHAnsi"/>
          <w:szCs w:val="18"/>
        </w:rPr>
        <w:t xml:space="preserve"> is additional to the </w:t>
      </w:r>
      <w:r w:rsidRPr="0086022F">
        <w:rPr>
          <w:rFonts w:eastAsia="Calibri" w:cstheme="minorHAnsi"/>
          <w:b/>
          <w:bCs/>
          <w:szCs w:val="18"/>
        </w:rPr>
        <w:t>Excess</w:t>
      </w:r>
      <w:r w:rsidRPr="0086022F">
        <w:rPr>
          <w:rFonts w:eastAsia="Calibri" w:cstheme="minorHAnsi"/>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any of 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the </w:t>
      </w:r>
      <w:r w:rsidRPr="0086022F">
        <w:rPr>
          <w:rFonts w:eastAsia="Calibri" w:cstheme="minorHAnsi"/>
          <w:b/>
          <w:bCs/>
          <w:szCs w:val="18"/>
          <w:lang w:eastAsia="en-GB"/>
        </w:rPr>
        <w:t>Named Insured’s Account</w:t>
      </w:r>
      <w:r w:rsidRPr="0086022F">
        <w:rPr>
          <w:rFonts w:eastAsia="Calibri" w:cstheme="minorHAnsi"/>
          <w:sz w:val="19"/>
          <w:szCs w:val="19"/>
        </w:rPr>
        <w:t xml:space="preserve">, any </w:t>
      </w:r>
      <w:r w:rsidRPr="0086022F">
        <w:rPr>
          <w:rFonts w:eastAsia="Calibri" w:cstheme="minorHAnsi"/>
          <w:b/>
          <w:szCs w:val="18"/>
        </w:rPr>
        <w:t>Client Account</w:t>
      </w:r>
      <w:r w:rsidRPr="0086022F">
        <w:rPr>
          <w:rFonts w:eastAsia="Calibri" w:cstheme="minorHAnsi"/>
          <w:szCs w:val="18"/>
        </w:rPr>
        <w:t xml:space="preserve"> and any </w:t>
      </w:r>
      <w:r w:rsidRPr="0086022F">
        <w:rPr>
          <w:rFonts w:eastAsia="Calibri" w:cstheme="minorHAnsi"/>
          <w:b/>
          <w:szCs w:val="18"/>
        </w:rPr>
        <w:t>Escrow Account</w:t>
      </w:r>
      <w:r w:rsidRPr="0086022F">
        <w:rPr>
          <w:rFonts w:eastAsia="Calibri" w:cstheme="minorHAnsi"/>
          <w:bCs/>
          <w:szCs w:val="18"/>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86022F">
        <w:rPr>
          <w:rFonts w:eastAsia="Calibri" w:cstheme="minorHAnsi"/>
          <w:bCs/>
          <w:szCs w:val="18"/>
          <w:lang w:eastAsia="en-GB"/>
        </w:rPr>
        <w:t xml:space="preserve">the loss of </w:t>
      </w:r>
      <w:r w:rsidRPr="0086022F">
        <w:rPr>
          <w:rFonts w:eastAsia="Calibri" w:cstheme="minorHAnsi"/>
          <w:b/>
          <w:szCs w:val="18"/>
          <w:lang w:eastAsia="en-GB"/>
        </w:rPr>
        <w:t>Money</w:t>
      </w:r>
      <w:r w:rsidRPr="0086022F">
        <w:rPr>
          <w:rFonts w:eastAsia="Calibri" w:cstheme="minorHAnsi"/>
          <w:bCs/>
          <w:szCs w:val="18"/>
          <w:lang w:eastAsia="en-GB"/>
        </w:rPr>
        <w:t xml:space="preserve"> 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
          <w:bCs/>
          <w:szCs w:val="18"/>
          <w:lang w:eastAsia="en-GB"/>
        </w:rPr>
        <w:t xml:space="preserve">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or customer for the theft of their money</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Financial Fraud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provided such reimbursement is made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86022F">
        <w:rPr>
          <w:rFonts w:eastAsia="Calibri" w:cstheme="minorHAnsi"/>
          <w:bCs/>
          <w:szCs w:val="18"/>
          <w:lang w:eastAsia="en-GB"/>
        </w:rPr>
        <w:t xml:space="preserve">an </w:t>
      </w:r>
      <w:r w:rsidRPr="0086022F">
        <w:rPr>
          <w:rFonts w:eastAsia="Calibri" w:cstheme="minorHAnsi"/>
          <w:b/>
          <w:bCs/>
          <w:szCs w:val="18"/>
          <w:lang w:eastAsia="en-GB"/>
        </w:rPr>
        <w:t>Adverse Media Report</w:t>
      </w:r>
      <w:r w:rsidRPr="0086022F">
        <w:rPr>
          <w:rFonts w:eastAsia="Calibri" w:cstheme="minorHAnsi"/>
          <w:bCs/>
          <w:szCs w:val="18"/>
          <w:lang w:eastAsia="en-GB"/>
        </w:rPr>
        <w:t xml:space="preserve">,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H, a</w:t>
      </w:r>
      <w:r w:rsidRPr="0086022F">
        <w:rPr>
          <w:rFonts w:eastAsia="Calibri" w:cstheme="minorHAnsi"/>
          <w:b/>
          <w:bCs/>
          <w:szCs w:val="18"/>
          <w:lang w:eastAsia="en-GB"/>
        </w:rPr>
        <w:t xml:space="preserve"> 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I, a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J, a </w:t>
      </w:r>
      <w:r w:rsidRPr="0086022F">
        <w:rPr>
          <w:rFonts w:eastAsia="Calibri" w:cstheme="minorHAnsi"/>
          <w:b/>
          <w:szCs w:val="18"/>
          <w:lang w:eastAsia="en-GB"/>
        </w:rPr>
        <w:t>Cyber Extortion Threat</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a), </w:t>
      </w:r>
      <w:r w:rsidRPr="0086022F">
        <w:rPr>
          <w:rFonts w:eastAsia="Calibri" w:cstheme="minorHAnsi"/>
          <w:szCs w:val="18"/>
          <w:lang w:eastAsia="en-GB"/>
        </w:rPr>
        <w:t xml:space="preserve">a </w:t>
      </w:r>
      <w:r w:rsidRPr="0086022F">
        <w:rPr>
          <w:rFonts w:eastAsia="Calibri" w:cstheme="minorHAnsi"/>
          <w:b/>
          <w:szCs w:val="18"/>
          <w:lang w:eastAsia="en-GB"/>
        </w:rPr>
        <w:t>Financial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b), </w:t>
      </w:r>
      <w:r w:rsidRPr="0086022F">
        <w:rPr>
          <w:rFonts w:eastAsia="Calibri" w:cstheme="minorHAnsi"/>
          <w:szCs w:val="18"/>
          <w:lang w:eastAsia="en-GB"/>
        </w:rPr>
        <w:t xml:space="preserve">a </w:t>
      </w:r>
      <w:r w:rsidRPr="0086022F">
        <w:rPr>
          <w:rFonts w:eastAsia="Calibri" w:cstheme="minorHAnsi"/>
          <w:b/>
          <w:szCs w:val="18"/>
          <w:lang w:eastAsia="en-GB"/>
        </w:rPr>
        <w:t xml:space="preserve">Telecommunications Fraud </w:t>
      </w:r>
      <w:r w:rsidRPr="0086022F">
        <w:rPr>
          <w:rFonts w:eastAsia="Calibri" w:cstheme="minorHAnsi"/>
          <w:szCs w:val="18"/>
          <w:lang w:eastAsia="en-GB"/>
        </w:rPr>
        <w:t xml:space="preserve">or </w:t>
      </w:r>
      <w:r w:rsidRPr="0086022F">
        <w:rPr>
          <w:rFonts w:eastAsia="Calibri" w:cstheme="minorHAnsi"/>
          <w:b/>
          <w:szCs w:val="18"/>
          <w:lang w:eastAsia="en-GB"/>
        </w:rPr>
        <w:t>Utilities Fraud</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K c), </w:t>
      </w:r>
      <w:r w:rsidRPr="0086022F">
        <w:rPr>
          <w:rFonts w:eastAsia="Calibri" w:cstheme="minorHAnsi"/>
          <w:szCs w:val="18"/>
          <w:lang w:eastAsia="en-GB"/>
        </w:rPr>
        <w:t xml:space="preserve">a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szCs w:val="18"/>
          <w:lang w:eastAsia="en-GB"/>
        </w:rPr>
        <w:t xml:space="preserve">Insuring Clause L, a </w:t>
      </w:r>
      <w:r w:rsidRPr="0086022F">
        <w:rPr>
          <w:rFonts w:eastAsia="Calibri" w:cstheme="minorHAnsi"/>
          <w:b/>
          <w:szCs w:val="18"/>
          <w:lang w:eastAsia="en-GB"/>
        </w:rPr>
        <w:t>Bricking Event</w:t>
      </w:r>
      <w:r w:rsidRPr="0086022F">
        <w:rPr>
          <w:rFonts w:eastAsia="Calibri" w:cstheme="minorHAnsi"/>
          <w:bCs/>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M, </w:t>
      </w:r>
      <w:r w:rsidRPr="0086022F">
        <w:rPr>
          <w:rFonts w:eastAsia="Calibri" w:cstheme="minorHAnsi"/>
          <w:szCs w:val="18"/>
          <w:lang w:eastAsia="en-GB"/>
        </w:rPr>
        <w:t xml:space="preserve">a </w:t>
      </w:r>
      <w:r w:rsidRPr="0086022F">
        <w:rPr>
          <w:rFonts w:eastAsia="Calibri" w:cstheme="minorHAnsi"/>
          <w:b/>
          <w:bCs/>
          <w:szCs w:val="18"/>
          <w:lang w:eastAsia="en-GB"/>
        </w:rPr>
        <w:t>Hacking Attack</w:t>
      </w:r>
      <w:r w:rsidRPr="0086022F">
        <w:rPr>
          <w:rFonts w:eastAsia="Calibri" w:cstheme="minorHAnsi"/>
          <w:szCs w:val="18"/>
          <w:lang w:eastAsia="en-GB"/>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N, a </w:t>
      </w:r>
      <w:r w:rsidRPr="0086022F">
        <w:rPr>
          <w:rFonts w:eastAsia="Calibri" w:cstheme="minorHAnsi"/>
          <w:b/>
          <w:szCs w:val="18"/>
          <w:lang w:eastAsia="en-GB"/>
        </w:rPr>
        <w:t>Security Breach</w:t>
      </w:r>
      <w:r w:rsidRPr="0086022F">
        <w:rPr>
          <w:rFonts w:eastAsia="Calibri" w:cstheme="minorHAnsi"/>
          <w:szCs w:val="18"/>
          <w:lang w:eastAsia="en-GB"/>
        </w:rPr>
        <w:t xml:space="preserve">, </w:t>
      </w:r>
      <w:r w:rsidRPr="0086022F">
        <w:rPr>
          <w:rFonts w:eastAsia="Calibri" w:cstheme="minorHAnsi"/>
          <w:b/>
          <w:szCs w:val="18"/>
          <w:lang w:eastAsia="en-GB"/>
        </w:rPr>
        <w:t>Privacy Breach</w:t>
      </w:r>
      <w:r w:rsidRPr="0086022F">
        <w:rPr>
          <w:rFonts w:eastAsia="Calibri" w:cstheme="minorHAnsi"/>
          <w:szCs w:val="18"/>
          <w:lang w:eastAsia="en-GB"/>
        </w:rPr>
        <w:t xml:space="preserve">, </w:t>
      </w:r>
      <w:r w:rsidRPr="0086022F">
        <w:rPr>
          <w:rFonts w:eastAsia="Calibri" w:cstheme="minorHAnsi"/>
          <w:b/>
          <w:szCs w:val="18"/>
          <w:lang w:eastAsia="en-GB"/>
        </w:rPr>
        <w:t>Phishing Attack</w:t>
      </w:r>
      <w:r w:rsidRPr="0086022F">
        <w:rPr>
          <w:rFonts w:eastAsia="Calibri" w:cstheme="minorHAnsi"/>
          <w:szCs w:val="18"/>
          <w:lang w:eastAsia="en-GB"/>
        </w:rPr>
        <w:t>,</w:t>
      </w:r>
      <w:r w:rsidRPr="0086022F">
        <w:rPr>
          <w:rFonts w:eastAsia="Calibri" w:cstheme="minorHAnsi"/>
          <w:b/>
          <w:szCs w:val="18"/>
          <w:lang w:eastAsia="en-GB"/>
        </w:rPr>
        <w:t xml:space="preserve"> System Failure</w:t>
      </w:r>
      <w:r w:rsidRPr="0086022F">
        <w:rPr>
          <w:rFonts w:eastAsia="Calibri" w:cstheme="minorHAnsi"/>
          <w:szCs w:val="18"/>
          <w:lang w:eastAsia="en-GB"/>
        </w:rPr>
        <w:t xml:space="preserve">, </w:t>
      </w:r>
      <w:r w:rsidRPr="0086022F">
        <w:rPr>
          <w:rFonts w:eastAsia="Calibri" w:cstheme="minorHAnsi"/>
          <w:b/>
          <w:szCs w:val="18"/>
          <w:lang w:eastAsia="en-GB"/>
        </w:rPr>
        <w:t>Cyber Extortion Threat</w:t>
      </w:r>
      <w:r w:rsidRPr="0086022F">
        <w:rPr>
          <w:rFonts w:eastAsia="Calibri" w:cstheme="minorHAnsi"/>
          <w:szCs w:val="18"/>
          <w:lang w:eastAsia="en-GB"/>
        </w:rPr>
        <w:t xml:space="preserve">, </w:t>
      </w:r>
      <w:r w:rsidRPr="0086022F">
        <w:rPr>
          <w:rFonts w:eastAsia="Calibri" w:cstheme="minorHAnsi"/>
          <w:b/>
          <w:szCs w:val="18"/>
          <w:lang w:eastAsia="en-GB"/>
        </w:rPr>
        <w:t>Financial Fraud</w:t>
      </w:r>
      <w:r w:rsidRPr="0086022F">
        <w:rPr>
          <w:rFonts w:eastAsia="Calibri" w:cstheme="minorHAnsi"/>
          <w:szCs w:val="18"/>
          <w:lang w:eastAsia="en-GB"/>
        </w:rPr>
        <w:t xml:space="preserve">, </w:t>
      </w:r>
      <w:r w:rsidRPr="0086022F">
        <w:rPr>
          <w:rFonts w:eastAsia="Calibri" w:cstheme="minorHAnsi"/>
          <w:b/>
          <w:szCs w:val="18"/>
          <w:lang w:eastAsia="en-GB"/>
        </w:rPr>
        <w:t>Telecommunications Fraud</w:t>
      </w:r>
      <w:r w:rsidRPr="0086022F">
        <w:rPr>
          <w:rFonts w:eastAsia="Calibri" w:cstheme="minorHAnsi"/>
          <w:szCs w:val="18"/>
          <w:lang w:eastAsia="en-GB"/>
        </w:rPr>
        <w:t xml:space="preserve">, </w:t>
      </w:r>
      <w:r w:rsidRPr="0086022F">
        <w:rPr>
          <w:rFonts w:eastAsia="Calibri" w:cstheme="minorHAnsi"/>
          <w:b/>
          <w:szCs w:val="18"/>
          <w:lang w:eastAsia="en-GB"/>
        </w:rPr>
        <w:t>Utilities Fraud</w:t>
      </w:r>
      <w:r w:rsidRPr="0086022F">
        <w:rPr>
          <w:rFonts w:eastAsia="Calibri" w:cstheme="minorHAnsi"/>
          <w:szCs w:val="18"/>
          <w:lang w:eastAsia="en-GB"/>
        </w:rPr>
        <w:t xml:space="preserve">, </w:t>
      </w:r>
      <w:r w:rsidRPr="0086022F">
        <w:rPr>
          <w:rFonts w:eastAsia="Calibri" w:cstheme="minorHAnsi"/>
          <w:b/>
          <w:szCs w:val="18"/>
          <w:lang w:eastAsia="en-GB"/>
        </w:rPr>
        <w:t>Phishing Fraud</w:t>
      </w:r>
      <w:r w:rsidRPr="0086022F">
        <w:rPr>
          <w:rFonts w:eastAsia="Calibri" w:cstheme="minorHAnsi"/>
          <w:szCs w:val="18"/>
          <w:lang w:eastAsia="en-GB"/>
        </w:rPr>
        <w:t xml:space="preserve"> or </w:t>
      </w:r>
      <w:r w:rsidRPr="0086022F">
        <w:rPr>
          <w:rFonts w:eastAsia="Calibri" w:cstheme="minorHAnsi"/>
          <w:b/>
          <w:szCs w:val="18"/>
          <w:lang w:eastAsia="en-GB"/>
        </w:rPr>
        <w:t>Client Phishing Fraud</w:t>
      </w:r>
      <w:r w:rsidRPr="0086022F">
        <w:rPr>
          <w:rFonts w:eastAsia="Calibri" w:cstheme="minorHAnsi"/>
          <w:szCs w:val="18"/>
          <w:lang w:eastAsia="en-GB"/>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 O, </w:t>
      </w:r>
      <w:r w:rsidRPr="0086022F">
        <w:rPr>
          <w:rFonts w:eastAsia="Calibri" w:cstheme="minorHAnsi"/>
          <w:b/>
          <w:sz w:val="19"/>
          <w:szCs w:val="19"/>
          <w:lang w:eastAsia="en-GB"/>
        </w:rPr>
        <w:t xml:space="preserve">Court Attendance Costs </w:t>
      </w:r>
      <w:r w:rsidRPr="0086022F">
        <w:rPr>
          <w:rFonts w:eastAsia="Calibri" w:cstheme="minorHAnsi"/>
          <w:sz w:val="19"/>
          <w:szCs w:val="19"/>
          <w:lang w:eastAsia="en-GB"/>
        </w:rPr>
        <w:t xml:space="preserve">incurred by the </w:t>
      </w:r>
      <w:r w:rsidRPr="0086022F">
        <w:rPr>
          <w:rFonts w:eastAsia="Calibri" w:cstheme="minorHAnsi"/>
          <w:b/>
          <w:sz w:val="19"/>
          <w:szCs w:val="19"/>
          <w:lang w:eastAsia="en-GB"/>
        </w:rPr>
        <w:t>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directed at or enacted upon an </w:t>
      </w:r>
      <w:r w:rsidRPr="0086022F">
        <w:rPr>
          <w:rFonts w:eastAsia="Calibri" w:cstheme="minorHAnsi"/>
          <w:b/>
          <w:bCs/>
          <w:szCs w:val="18"/>
          <w:lang w:eastAsia="en-GB"/>
        </w:rPr>
        <w:t>Insured Computer System</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unauthorised access to, or unauthorised use</w:t>
      </w:r>
      <w:r w:rsidRPr="0086022F">
        <w:rPr>
          <w:rFonts w:eastAsia="Calibri" w:cstheme="minorHAnsi"/>
          <w:b/>
          <w:bCs/>
          <w:szCs w:val="18"/>
          <w:lang w:eastAsia="en-GB"/>
        </w:rPr>
        <w:t xml:space="preserve"> </w:t>
      </w:r>
      <w:r w:rsidRPr="0086022F">
        <w:rPr>
          <w:rFonts w:eastAsia="Calibri" w:cstheme="minorHAnsi"/>
          <w:bCs/>
          <w:szCs w:val="18"/>
          <w:lang w:eastAsia="en-GB"/>
        </w:rPr>
        <w:t xml:space="preserve">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any such unauthorised access or unauthorised use resulting from the theft of a password from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or from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 </w:t>
      </w:r>
      <w:r w:rsidR="00BB79CB" w:rsidRPr="0086022F">
        <w:rPr>
          <w:rFonts w:eastAsia="Calibri" w:cstheme="minorHAnsi"/>
          <w:b/>
          <w:bCs/>
          <w:szCs w:val="18"/>
          <w:lang w:eastAsia="en-GB"/>
        </w:rPr>
        <w:t>Denial-of-Service</w:t>
      </w:r>
      <w:r w:rsidRPr="0086022F">
        <w:rPr>
          <w:rFonts w:eastAsia="Calibri" w:cstheme="minorHAnsi"/>
          <w:bCs/>
          <w:szCs w:val="18"/>
          <w:lang w:eastAsia="en-GB"/>
        </w:rPr>
        <w:t xml:space="preserve"> </w:t>
      </w:r>
      <w:r w:rsidRPr="0086022F">
        <w:rPr>
          <w:rFonts w:eastAsia="Calibri" w:cstheme="minorHAnsi"/>
          <w:b/>
          <w:bCs/>
          <w:szCs w:val="18"/>
          <w:lang w:eastAsia="en-GB"/>
        </w:rPr>
        <w:t>Attack</w:t>
      </w:r>
      <w:r w:rsidRPr="0086022F">
        <w:rPr>
          <w:rFonts w:eastAsia="Calibri" w:cstheme="minorHAnsi"/>
          <w:bCs/>
          <w:szCs w:val="18"/>
          <w:lang w:eastAsia="en-GB"/>
        </w:rPr>
        <w:t xml:space="preserve"> against an </w:t>
      </w:r>
      <w:r w:rsidRPr="0086022F">
        <w:rPr>
          <w:rFonts w:eastAsia="Calibri" w:cstheme="minorHAnsi"/>
          <w:b/>
          <w:bCs/>
          <w:szCs w:val="18"/>
          <w:lang w:eastAsia="en-GB"/>
        </w:rPr>
        <w:t>Insured Computer System</w:t>
      </w:r>
      <w:r w:rsidRPr="0086022F">
        <w:rPr>
          <w:rFonts w:eastAsia="Calibri" w:cstheme="minorHAnsi"/>
          <w:szCs w:val="18"/>
          <w:lang w:eastAsia="en-GB"/>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infection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by malicious code, or the transmission of malicious code from an </w:t>
      </w:r>
      <w:r w:rsidRPr="0086022F">
        <w:rPr>
          <w:rFonts w:eastAsia="Calibri" w:cstheme="minorHAnsi"/>
          <w:b/>
          <w:bCs/>
          <w:szCs w:val="18"/>
          <w:lang w:eastAsia="en-GB"/>
        </w:rPr>
        <w:t>Insured Computer System</w:t>
      </w:r>
      <w:r w:rsidRPr="0086022F">
        <w:rPr>
          <w:rFonts w:eastAsia="Calibri" w:cstheme="minorHAnsi"/>
          <w:bCs/>
          <w:szCs w:val="18"/>
          <w:lang w:eastAsia="en-GB"/>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86022F">
        <w:rPr>
          <w:rFonts w:eastAsia="Calibri" w:cstheme="minorHAnsi"/>
          <w:bCs/>
          <w:szCs w:val="18"/>
          <w:lang w:eastAsia="en-GB"/>
        </w:rPr>
        <w:t xml:space="preserve">an </w:t>
      </w:r>
      <w:r w:rsidRPr="0086022F">
        <w:rPr>
          <w:rFonts w:eastAsia="Calibri" w:cstheme="minorHAnsi"/>
          <w:b/>
          <w:bCs/>
          <w:szCs w:val="18"/>
          <w:lang w:eastAsia="en-GB"/>
        </w:rPr>
        <w:t>Act of Cyber Terrorism</w:t>
      </w:r>
      <w:r w:rsidRPr="0086022F">
        <w:rPr>
          <w:rFonts w:eastAsia="Calibri" w:cstheme="minorHAnsi"/>
          <w:szCs w:val="18"/>
          <w:lang w:eastAsia="en-GB"/>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86022F" w:rsidRDefault="006936E8" w:rsidP="006936E8">
      <w:pPr>
        <w:spacing w:before="0" w:line="240" w:lineRule="auto"/>
        <w:rPr>
          <w:rFonts w:eastAsia="Calibri" w:cstheme="minorHAnsi"/>
          <w:sz w:val="19"/>
          <w:szCs w:val="19"/>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net profit loss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sustains</w:t>
      </w:r>
      <w:r w:rsidRPr="0086022F">
        <w:rPr>
          <w:rFonts w:eastAsia="Calibri" w:cstheme="minorHAnsi"/>
          <w:b/>
          <w:szCs w:val="18"/>
          <w:lang w:eastAsia="en-GB"/>
        </w:rPr>
        <w:t xml:space="preserve"> </w:t>
      </w:r>
      <w:r w:rsidRPr="0086022F">
        <w:rPr>
          <w:rFonts w:eastAsia="Calibri" w:cstheme="minorHAnsi"/>
          <w:szCs w:val="18"/>
          <w:lang w:eastAsia="en-GB"/>
        </w:rPr>
        <w:t xml:space="preserve">during the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as a direct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b/>
          <w:szCs w:val="18"/>
          <w:lang w:eastAsia="en-GB"/>
        </w:rPr>
        <w:t xml:space="preserve"> Income Loss </w:t>
      </w:r>
      <w:r w:rsidRPr="0086022F">
        <w:rPr>
          <w:rFonts w:eastAsia="Calibri" w:cstheme="minorHAnsi"/>
          <w:szCs w:val="18"/>
          <w:lang w:eastAsia="en-GB"/>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86022F" w:rsidRDefault="006936E8" w:rsidP="006936E8">
      <w:pPr>
        <w:spacing w:before="0" w:line="240" w:lineRule="auto"/>
        <w:rPr>
          <w:rFonts w:eastAsia="Times New Roman" w:cstheme="minorHAnsi"/>
          <w:bCs/>
          <w:szCs w:val="18"/>
          <w:lang w:eastAsia="en-GB"/>
        </w:rPr>
      </w:pPr>
      <w:r w:rsidRPr="0022764C">
        <w:rPr>
          <w:rFonts w:eastAsia="Calibri" w:cstheme="minorHAnsi"/>
          <w:kern w:val="2"/>
          <w:szCs w:val="18"/>
          <w14:ligatures w14:val="standardContextual"/>
        </w:rPr>
        <w:t xml:space="preserve">means </w:t>
      </w:r>
      <w:r w:rsidRPr="0086022F">
        <w:rPr>
          <w:rFonts w:eastAsia="Times New Roman" w:cstheme="minorHAnsi"/>
          <w:bCs/>
          <w:szCs w:val="18"/>
          <w:lang w:eastAsia="en-GB"/>
        </w:rPr>
        <w:t xml:space="preserve">any person who provides information regarding an illegal act committed by another person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xml:space="preserve">, solely in return for </w:t>
      </w:r>
      <w:r w:rsidRPr="0086022F">
        <w:rPr>
          <w:rFonts w:eastAsia="Times New Roman" w:cstheme="minorHAnsi"/>
          <w:b/>
          <w:bCs/>
          <w:szCs w:val="18"/>
          <w:lang w:eastAsia="en-GB"/>
        </w:rPr>
        <w:t xml:space="preserve">Money </w:t>
      </w:r>
      <w:r w:rsidRPr="0086022F">
        <w:rPr>
          <w:rFonts w:eastAsia="Times New Roman"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Times New Roman" w:cstheme="minorHAnsi"/>
          <w:b/>
          <w:bCs/>
          <w:szCs w:val="18"/>
          <w:lang w:eastAsia="en-GB"/>
        </w:rPr>
        <w:t xml:space="preserve"> Named Insured </w:t>
      </w:r>
      <w:r w:rsidRPr="0086022F">
        <w:rPr>
          <w:rFonts w:eastAsia="Times New Roman" w:cstheme="minorHAnsi"/>
          <w:bCs/>
          <w:szCs w:val="18"/>
          <w:lang w:eastAsia="en-GB"/>
        </w:rPr>
        <w:t>pays or promises to pay.</w:t>
      </w:r>
    </w:p>
    <w:p w:rsidR="006936E8" w:rsidRPr="0086022F" w:rsidRDefault="006936E8" w:rsidP="006936E8">
      <w:pPr>
        <w:spacing w:before="0" w:line="240" w:lineRule="auto"/>
        <w:rPr>
          <w:rFonts w:eastAsia="Times New Roman" w:cstheme="minorHAnsi"/>
          <w:bCs/>
          <w:szCs w:val="18"/>
          <w:lang w:eastAsia="en-GB"/>
        </w:rPr>
      </w:pPr>
      <w:r w:rsidRPr="0086022F">
        <w:rPr>
          <w:rFonts w:eastAsia="Times New Roman" w:cstheme="minorHAnsi"/>
          <w:b/>
          <w:szCs w:val="18"/>
          <w:lang w:eastAsia="en-GB"/>
        </w:rPr>
        <w:t>Informant</w:t>
      </w:r>
      <w:r w:rsidRPr="0086022F">
        <w:rPr>
          <w:rFonts w:eastAsia="Times New Roman" w:cstheme="minorHAnsi"/>
          <w:bCs/>
          <w:szCs w:val="18"/>
          <w:lang w:eastAsia="en-GB"/>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who commits an illegal act which causes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w:t>
      </w:r>
      <w:r w:rsidRPr="0086022F">
        <w:rPr>
          <w:rFonts w:eastAsia="Times New Roman" w:cstheme="minorHAnsi"/>
          <w:b/>
          <w:szCs w:val="18"/>
          <w:lang w:eastAsia="en-GB"/>
        </w:rPr>
        <w:t>Insured</w:t>
      </w:r>
      <w:r w:rsidRPr="0086022F">
        <w:rPr>
          <w:rFonts w:eastAsia="Times New Roman" w:cstheme="minorHAnsi"/>
          <w:bCs/>
          <w:szCs w:val="18"/>
          <w:lang w:eastAsia="en-GB"/>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lastRenderedPageBreak/>
        <w:t xml:space="preserve">any of the </w:t>
      </w:r>
      <w:r w:rsidRPr="0086022F">
        <w:rPr>
          <w:rFonts w:eastAsia="Times New Roman" w:cstheme="minorHAnsi"/>
          <w:b/>
          <w:bCs/>
          <w:szCs w:val="18"/>
          <w:lang w:eastAsia="en-GB"/>
        </w:rPr>
        <w:t>Insured’s</w:t>
      </w:r>
      <w:r w:rsidRPr="0086022F">
        <w:rPr>
          <w:rFonts w:eastAsia="Times New Roman" w:cstheme="minorHAnsi"/>
          <w:bCs/>
          <w:szCs w:val="18"/>
          <w:lang w:eastAsia="en-GB"/>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 xml:space="preserve">any person or firm hired or retained to investigate a </w:t>
      </w:r>
      <w:r w:rsidRPr="0086022F">
        <w:rPr>
          <w:rFonts w:eastAsia="Times New Roman" w:cstheme="minorHAnsi"/>
          <w:b/>
          <w:bCs/>
          <w:szCs w:val="18"/>
          <w:lang w:eastAsia="en-GB"/>
        </w:rPr>
        <w:t>First Party Insured Event</w:t>
      </w:r>
      <w:r w:rsidRPr="0086022F">
        <w:rPr>
          <w:rFonts w:eastAsia="Times New Roman" w:cstheme="minorHAnsi"/>
          <w:bCs/>
          <w:szCs w:val="18"/>
          <w:lang w:eastAsia="en-GB"/>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86022F">
        <w:rPr>
          <w:rFonts w:eastAsia="Times New Roman" w:cstheme="minorHAnsi"/>
          <w:bCs/>
          <w:szCs w:val="18"/>
          <w:lang w:eastAsia="en-GB"/>
        </w:rPr>
        <w:t>any person responsible for the supervision or management of a party described in paragraphs (a) through (d) above</w:t>
      </w:r>
      <w:r w:rsidRPr="0086022F">
        <w:rPr>
          <w:rFonts w:eastAsia="Times New Roman"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reasonable and necessary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w:t>
      </w:r>
      <w:r w:rsidRPr="0086022F">
        <w:rPr>
          <w:rFonts w:eastAsia="Calibri" w:cstheme="minorHAnsi"/>
          <w:bCs/>
          <w:szCs w:val="18"/>
          <w:lang w:eastAsia="en-GB"/>
        </w:rPr>
        <w:t xml:space="preserve"> behalf, or on behalf of a party for whom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is </w:t>
      </w:r>
      <w:r w:rsidRPr="0086022F">
        <w:rPr>
          <w:rFonts w:eastAsia="Calibri" w:cstheme="minorHAnsi"/>
          <w:b/>
          <w:bCs/>
          <w:szCs w:val="18"/>
          <w:lang w:eastAsia="en-GB"/>
        </w:rPr>
        <w:t>Vicariously Liable</w:t>
      </w:r>
      <w:r w:rsidRPr="0086022F">
        <w:rPr>
          <w:rFonts w:eastAsia="Calibri" w:cstheme="minorHAnsi"/>
          <w:bCs/>
          <w:szCs w:val="18"/>
          <w:lang w:eastAsia="en-GB"/>
        </w:rPr>
        <w:t xml:space="preserve">, to retain qualified legal counsel to provide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with initial advice regarding the appropriate response to an actual or suspected </w:t>
      </w:r>
      <w:r w:rsidRPr="0086022F">
        <w:rPr>
          <w:rFonts w:eastAsia="Calibri" w:cstheme="minorHAnsi"/>
          <w:b/>
          <w:bCs/>
          <w:szCs w:val="18"/>
          <w:lang w:eastAsia="en-GB"/>
        </w:rPr>
        <w:t xml:space="preserve">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 xml:space="preserve">. </w:t>
      </w:r>
      <w:r w:rsidRPr="0086022F">
        <w:rPr>
          <w:rFonts w:eastAsia="Calibri" w:cstheme="minorHAnsi"/>
          <w:b/>
          <w:bCs/>
          <w:szCs w:val="18"/>
          <w:lang w:eastAsia="en-GB"/>
        </w:rPr>
        <w:t xml:space="preserve">Initial Breach Consultation Costs </w:t>
      </w:r>
      <w:r w:rsidRPr="0086022F">
        <w:rPr>
          <w:rFonts w:eastAsia="Calibri" w:cstheme="minorHAnsi"/>
          <w:bCs/>
          <w:szCs w:val="18"/>
          <w:lang w:eastAsia="en-GB"/>
        </w:rPr>
        <w:t xml:space="preserve">will not be subject to an </w:t>
      </w:r>
      <w:r w:rsidRPr="0086022F">
        <w:rPr>
          <w:rFonts w:eastAsia="Calibri" w:cstheme="minorHAnsi"/>
          <w:b/>
          <w:bCs/>
          <w:szCs w:val="18"/>
          <w:lang w:eastAsia="en-GB"/>
        </w:rPr>
        <w:t xml:space="preserve">Excess </w:t>
      </w:r>
      <w:r w:rsidRPr="0086022F">
        <w:rPr>
          <w:rFonts w:eastAsia="Calibri" w:cstheme="minorHAnsi"/>
          <w:bCs/>
          <w:szCs w:val="18"/>
          <w:lang w:eastAsia="en-GB"/>
        </w:rPr>
        <w:t xml:space="preserve">if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 </w:t>
      </w:r>
      <w:r w:rsidRPr="0086022F">
        <w:rPr>
          <w:rFonts w:eastAsia="Calibri" w:cstheme="minorHAnsi"/>
          <w:bCs/>
          <w:szCs w:val="18"/>
          <w:lang w:eastAsia="en-GB"/>
        </w:rPr>
        <w:t xml:space="preserve">retains counsel pre-approved by </w:t>
      </w:r>
      <w:r w:rsidRPr="0086022F">
        <w:rPr>
          <w:rFonts w:eastAsia="Calibri" w:cstheme="minorHAnsi"/>
          <w:b/>
          <w:szCs w:val="18"/>
          <w:lang w:eastAsia="en-GB"/>
        </w:rPr>
        <w:t>Insurers</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 xml:space="preserve">Insured </w:t>
      </w:r>
    </w:p>
    <w:p w:rsidR="006936E8" w:rsidRPr="0086022F" w:rsidRDefault="006936E8" w:rsidP="006936E8">
      <w:pPr>
        <w:autoSpaceDE w:val="0"/>
        <w:autoSpaceDN w:val="0"/>
        <w:adjustRightInd w:val="0"/>
        <w:spacing w:before="0" w:line="240" w:lineRule="auto"/>
        <w:rPr>
          <w:rFonts w:eastAsia="Arial" w:cstheme="minorHAnsi"/>
          <w:szCs w:val="18"/>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86022F">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or that is leased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and any </w:t>
      </w:r>
      <w:r w:rsidRPr="0086022F">
        <w:rPr>
          <w:rFonts w:eastAsia="Calibri" w:cstheme="minorHAnsi"/>
          <w:b/>
          <w:bCs/>
          <w:szCs w:val="18"/>
          <w:lang w:eastAsia="en-GB"/>
        </w:rPr>
        <w:t>Insured Telecommunications System</w:t>
      </w:r>
      <w:r w:rsidRPr="0086022F">
        <w:rPr>
          <w:rFonts w:eastAsia="Calibri" w:cstheme="minorHAnsi"/>
          <w:szCs w:val="18"/>
          <w:lang w:eastAsia="en-GB"/>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B, C, D, G and J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also includes 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operated by a </w:t>
      </w:r>
      <w:r w:rsidRPr="0086022F">
        <w:rPr>
          <w:rFonts w:eastAsia="Calibri" w:cstheme="minorHAnsi"/>
          <w:b/>
          <w:bCs/>
          <w:szCs w:val="18"/>
          <w:lang w:eastAsia="en-GB"/>
        </w:rPr>
        <w:t xml:space="preserve">BPO Service Provider </w:t>
      </w:r>
      <w:r w:rsidRPr="0086022F">
        <w:rPr>
          <w:rFonts w:eastAsia="Calibri" w:cstheme="minorHAnsi"/>
          <w:bCs/>
          <w:szCs w:val="18"/>
          <w:lang w:eastAsia="en-GB"/>
        </w:rPr>
        <w:t xml:space="preserve">or an </w:t>
      </w:r>
      <w:r w:rsidRPr="0086022F">
        <w:rPr>
          <w:rFonts w:eastAsia="Calibri" w:cstheme="minorHAnsi"/>
          <w:b/>
          <w:bCs/>
          <w:szCs w:val="18"/>
          <w:lang w:eastAsia="en-GB"/>
        </w:rPr>
        <w:t>Outsourced IT Service Provider</w:t>
      </w:r>
      <w:r w:rsidRPr="0086022F">
        <w:rPr>
          <w:rFonts w:eastAsia="Calibri" w:cstheme="minorHAnsi"/>
          <w:bCs/>
          <w:szCs w:val="18"/>
          <w:lang w:eastAsia="en-GB"/>
        </w:rPr>
        <w:t xml:space="preserve">, which is used to provide services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for processing, maintaining, hosting or storing </w:t>
      </w:r>
      <w:r w:rsidRPr="0086022F">
        <w:rPr>
          <w:rFonts w:eastAsia="Calibri" w:cstheme="minorHAnsi"/>
          <w:b/>
          <w:bCs/>
          <w:szCs w:val="18"/>
          <w:lang w:eastAsia="en-GB"/>
        </w:rPr>
        <w:t xml:space="preserve">Data </w:t>
      </w:r>
      <w:r w:rsidRPr="0086022F">
        <w:rPr>
          <w:rFonts w:eastAsia="Calibri" w:cstheme="minorHAnsi"/>
          <w:bCs/>
          <w:szCs w:val="18"/>
          <w:lang w:eastAsia="en-GB"/>
        </w:rPr>
        <w:t xml:space="preserve">for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pursuant to a written contract with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86022F">
        <w:rPr>
          <w:rFonts w:eastAsia="Calibri" w:cstheme="minorHAnsi"/>
          <w:bCs/>
          <w:szCs w:val="18"/>
          <w:lang w:eastAsia="en-GB"/>
        </w:rPr>
        <w:t xml:space="preserve">with respect to Insuring Clauses E and F only,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also includes</w:t>
      </w:r>
      <w:r w:rsidRPr="0086022F">
        <w:rPr>
          <w:rFonts w:eastAsia="Calibri" w:cstheme="minorHAnsi"/>
          <w:b/>
          <w:bCs/>
          <w:sz w:val="19"/>
          <w:szCs w:val="19"/>
          <w:lang w:eastAsia="en-GB"/>
        </w:rPr>
        <w:t xml:space="preserve"> Business Equipment</w:t>
      </w:r>
      <w:r w:rsidRPr="0086022F">
        <w:rPr>
          <w:rFonts w:eastAsia="Calibri" w:cstheme="minorHAnsi"/>
          <w:bCs/>
          <w:sz w:val="19"/>
          <w:szCs w:val="19"/>
          <w:lang w:eastAsia="en-GB"/>
        </w:rPr>
        <w:t xml:space="preserve">, but only while owned and operated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 w:val="19"/>
          <w:szCs w:val="19"/>
          <w:lang w:eastAsia="en-GB"/>
        </w:rPr>
        <w:t>.</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Insured Location</w:t>
      </w:r>
    </w:p>
    <w:p w:rsidR="006936E8" w:rsidRPr="0086022F" w:rsidRDefault="006936E8" w:rsidP="006936E8">
      <w:pPr>
        <w:autoSpaceDE w:val="0"/>
        <w:autoSpaceDN w:val="0"/>
        <w:adjustRightInd w:val="0"/>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and is limited to, </w:t>
      </w:r>
      <w:r w:rsidRPr="0022764C">
        <w:rPr>
          <w:rFonts w:eastAsia="Calibri" w:cstheme="minorHAnsi"/>
          <w:kern w:val="2"/>
          <w:szCs w:val="18"/>
          <w14:ligatures w14:val="standardContextual"/>
        </w:rPr>
        <w:t>the</w:t>
      </w:r>
      <w:r w:rsidRPr="0086022F">
        <w:rPr>
          <w:rFonts w:eastAsia="Calibri" w:cstheme="minorHAnsi"/>
          <w:b/>
          <w:sz w:val="19"/>
          <w:szCs w:val="19"/>
          <w:lang w:eastAsia="en-GB"/>
        </w:rPr>
        <w:t xml:space="preserve"> Named Insured’s</w:t>
      </w:r>
      <w:r w:rsidRPr="0086022F">
        <w:rPr>
          <w:rFonts w:eastAsia="Calibri" w:cstheme="minorHAnsi"/>
          <w:bCs/>
          <w:szCs w:val="18"/>
          <w:lang w:eastAsia="en-GB"/>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86022F">
        <w:rPr>
          <w:rFonts w:eastAsia="Calibri" w:cstheme="minorHAnsi"/>
          <w:b/>
          <w:szCs w:val="18"/>
          <w:lang w:eastAsia="en-GB"/>
        </w:rPr>
        <w:t xml:space="preserve"> Named Insured </w:t>
      </w:r>
      <w:r w:rsidRPr="0022764C">
        <w:rPr>
          <w:rFonts w:eastAsia="Calibri" w:cstheme="minorHAnsi"/>
          <w:kern w:val="2"/>
          <w:szCs w:val="18"/>
          <w14:ligatures w14:val="standardContextual"/>
        </w:rPr>
        <w:t>and under the</w:t>
      </w:r>
      <w:r w:rsidRPr="0086022F">
        <w:rPr>
          <w:rFonts w:eastAsia="Calibri" w:cstheme="minorHAnsi"/>
          <w:b/>
          <w:szCs w:val="18"/>
          <w:lang w:eastAsia="en-GB"/>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86022F">
        <w:rPr>
          <w:rFonts w:eastAsia="Arial" w:cstheme="minorHAnsi"/>
          <w:szCs w:val="18"/>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reasonable and necessary expenses, excluding </w:t>
      </w:r>
      <w:r w:rsidRPr="0086022F">
        <w:rPr>
          <w:rFonts w:eastAsia="Calibri" w:cstheme="minorHAnsi"/>
          <w:b/>
          <w:szCs w:val="18"/>
          <w:lang w:eastAsia="en-GB"/>
        </w:rPr>
        <w:t>Special Expenses</w:t>
      </w:r>
      <w:r w:rsidRPr="0086022F">
        <w:rPr>
          <w:rFonts w:eastAsia="Calibri" w:cstheme="minorHAnsi"/>
          <w:szCs w:val="18"/>
          <w:lang w:eastAsia="en-GB"/>
        </w:rPr>
        <w:t xml:space="preserve">, incurred by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to avoid or minimise the suspension of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as a result of a </w:t>
      </w:r>
      <w:r w:rsidRPr="0086022F">
        <w:rPr>
          <w:rFonts w:eastAsia="Calibri" w:cstheme="minorHAnsi"/>
          <w:b/>
          <w:szCs w:val="18"/>
          <w:lang w:eastAsia="en-GB"/>
        </w:rPr>
        <w:t>System Failure</w:t>
      </w:r>
      <w:r w:rsidRPr="0086022F">
        <w:rPr>
          <w:rFonts w:eastAsia="Calibri" w:cstheme="minorHAnsi"/>
          <w:bCs/>
          <w:szCs w:val="18"/>
          <w:lang w:eastAsia="en-GB"/>
        </w:rPr>
        <w:t xml:space="preserve">, </w:t>
      </w:r>
      <w:r w:rsidRPr="0086022F">
        <w:rPr>
          <w:rFonts w:eastAsia="Calibri" w:cstheme="minorHAnsi"/>
          <w:szCs w:val="18"/>
          <w:lang w:eastAsia="en-GB"/>
        </w:rPr>
        <w:t xml:space="preserve">which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would not have incurred in the absence of such </w:t>
      </w:r>
      <w:r w:rsidRPr="0086022F">
        <w:rPr>
          <w:rFonts w:eastAsia="Calibri" w:cstheme="minorHAnsi"/>
          <w:b/>
          <w:szCs w:val="18"/>
          <w:lang w:eastAsia="en-GB"/>
        </w:rPr>
        <w:t>System Failure</w:t>
      </w:r>
      <w:r w:rsidRPr="0086022F">
        <w:rPr>
          <w:rFonts w:eastAsia="Calibri" w:cstheme="minorHAnsi"/>
          <w:szCs w:val="18"/>
          <w:lang w:eastAsia="en-GB"/>
        </w:rPr>
        <w:t xml:space="preserve">, including, but not limited to, the use of rented/leased external equipment, substitution of other work or production procedures, use of </w:t>
      </w:r>
      <w:r w:rsidRPr="0086022F">
        <w:rPr>
          <w:rFonts w:eastAsia="Calibri" w:cstheme="minorHAnsi"/>
          <w:bCs/>
          <w:szCs w:val="18"/>
          <w:lang w:eastAsia="en-GB"/>
        </w:rPr>
        <w:t>third party</w:t>
      </w:r>
      <w:r w:rsidRPr="0086022F">
        <w:rPr>
          <w:rFonts w:eastAsia="Calibri" w:cstheme="minorHAnsi"/>
          <w:szCs w:val="18"/>
          <w:lang w:eastAsia="en-GB"/>
        </w:rPr>
        <w:t xml:space="preserve"> services or additional staff expenditures or labour costs. The amount of </w:t>
      </w:r>
      <w:r w:rsidRPr="0086022F">
        <w:rPr>
          <w:rFonts w:eastAsia="Calibri" w:cstheme="minorHAnsi"/>
          <w:b/>
          <w:bCs/>
          <w:szCs w:val="18"/>
          <w:lang w:eastAsia="en-GB"/>
        </w:rPr>
        <w:t>Interruption</w:t>
      </w:r>
      <w:r w:rsidRPr="0086022F">
        <w:rPr>
          <w:rFonts w:eastAsia="Calibri" w:cstheme="minorHAnsi"/>
          <w:szCs w:val="18"/>
          <w:lang w:eastAsia="en-GB"/>
        </w:rPr>
        <w:t xml:space="preserve"> </w:t>
      </w:r>
      <w:r w:rsidRPr="0086022F">
        <w:rPr>
          <w:rFonts w:eastAsia="Calibri" w:cstheme="minorHAnsi"/>
          <w:b/>
          <w:bCs/>
          <w:szCs w:val="18"/>
          <w:lang w:eastAsia="en-GB"/>
        </w:rPr>
        <w:t>Expenses</w:t>
      </w:r>
      <w:r w:rsidRPr="0086022F">
        <w:rPr>
          <w:rFonts w:eastAsia="Calibri" w:cstheme="minorHAnsi"/>
          <w:szCs w:val="18"/>
          <w:lang w:eastAsia="en-GB"/>
        </w:rPr>
        <w:t xml:space="preserve"> recoverable shall not exceed the amount by which the covered </w:t>
      </w:r>
      <w:r w:rsidRPr="0086022F">
        <w:rPr>
          <w:rFonts w:eastAsia="Calibri" w:cstheme="minorHAnsi"/>
          <w:b/>
          <w:bCs/>
          <w:szCs w:val="18"/>
          <w:lang w:eastAsia="en-GB"/>
        </w:rPr>
        <w:t>Income Loss</w:t>
      </w:r>
      <w:r w:rsidRPr="0086022F">
        <w:rPr>
          <w:rFonts w:eastAsia="Calibri" w:cstheme="minorHAnsi"/>
          <w:szCs w:val="18"/>
          <w:lang w:eastAsia="en-GB"/>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Media Material</w:t>
      </w:r>
    </w:p>
    <w:p w:rsidR="006936E8" w:rsidRPr="0086022F" w:rsidRDefault="006936E8" w:rsidP="006936E8">
      <w:pPr>
        <w:spacing w:before="0" w:line="240" w:lineRule="auto"/>
        <w:rPr>
          <w:rFonts w:eastAsia="Calibri" w:cstheme="minorHAnsi"/>
          <w:b/>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communicative material of any kind or nature used in the advertising, publicity or promotion of the </w:t>
      </w:r>
      <w:r w:rsidRPr="0086022F">
        <w:rPr>
          <w:rFonts w:eastAsia="Calibri" w:cstheme="minorHAnsi"/>
          <w:b/>
          <w:bCs/>
          <w:szCs w:val="18"/>
          <w:lang w:eastAsia="en-GB"/>
        </w:rPr>
        <w:t>Named Insured’s</w:t>
      </w:r>
      <w:r w:rsidRPr="0086022F">
        <w:rPr>
          <w:rFonts w:eastAsia="Calibri" w:cstheme="minorHAnsi"/>
          <w:szCs w:val="18"/>
          <w:lang w:eastAsia="en-GB"/>
        </w:rPr>
        <w:t xml:space="preserve"> own </w:t>
      </w:r>
      <w:r w:rsidR="00BB79CB" w:rsidRPr="0086022F">
        <w:rPr>
          <w:rFonts w:eastAsia="Calibri" w:cstheme="minorHAnsi"/>
          <w:szCs w:val="18"/>
          <w:lang w:eastAsia="en-GB"/>
        </w:rPr>
        <w:t>business, for</w:t>
      </w:r>
      <w:r w:rsidRPr="0086022F">
        <w:rPr>
          <w:rFonts w:eastAsia="Calibri" w:cstheme="minorHAnsi"/>
          <w:szCs w:val="18"/>
          <w:lang w:eastAsia="en-GB"/>
        </w:rPr>
        <w:t xml:space="preserve"> which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responsible, including, but not limited to, words, pictures, sounds, images, graphics, code and </w:t>
      </w:r>
      <w:r w:rsidRPr="0086022F">
        <w:rPr>
          <w:rFonts w:eastAsia="Calibri" w:cstheme="minorHAnsi"/>
          <w:b/>
          <w:szCs w:val="18"/>
          <w:lang w:eastAsia="en-GB"/>
        </w:rPr>
        <w:t>Data</w:t>
      </w:r>
      <w:r w:rsidRPr="0086022F">
        <w:rPr>
          <w:rFonts w:eastAsia="Calibri" w:cstheme="minorHAnsi"/>
          <w:szCs w:val="18"/>
          <w:lang w:eastAsia="en-GB"/>
        </w:rPr>
        <w:t xml:space="preserve">, regardless of the method or medium of communication of such material or the purpose for which the communication is intended. </w:t>
      </w:r>
      <w:r w:rsidRPr="0086022F">
        <w:rPr>
          <w:rFonts w:eastAsia="Calibri" w:cstheme="minorHAnsi"/>
          <w:b/>
          <w:szCs w:val="18"/>
          <w:lang w:eastAsia="en-GB"/>
        </w:rPr>
        <w:t>Media Material</w:t>
      </w:r>
      <w:r w:rsidRPr="0086022F">
        <w:rPr>
          <w:rFonts w:eastAsia="Calibri" w:cstheme="minorHAnsi"/>
          <w:szCs w:val="18"/>
          <w:lang w:eastAsia="en-GB"/>
        </w:rPr>
        <w:t xml:space="preserve"> does not include any tangible </w:t>
      </w:r>
      <w:r w:rsidRPr="0086022F">
        <w:rPr>
          <w:rFonts w:eastAsia="Calibri" w:cstheme="minorHAnsi"/>
          <w:b/>
          <w:bCs/>
          <w:szCs w:val="18"/>
          <w:lang w:eastAsia="en-GB"/>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86022F">
        <w:rPr>
          <w:rFonts w:eastAsia="Calibri" w:cstheme="minorHAnsi"/>
          <w:szCs w:val="18"/>
          <w:lang w:eastAsia="en-GB"/>
        </w:rPr>
        <w:t xml:space="preserve"> a medium of exchange in current use and authorised or adopted by a domestic or foreign government, including, but not limited to, currency, coins, bank notes, bullion, </w:t>
      </w:r>
      <w:r w:rsidR="0022764C" w:rsidRPr="0022764C">
        <w:rPr>
          <w:rFonts w:eastAsia="Calibri" w:cstheme="minorHAnsi"/>
          <w:szCs w:val="18"/>
          <w:lang w:eastAsia="en-GB"/>
        </w:rPr>
        <w:t>travellers’</w:t>
      </w:r>
      <w:r w:rsidRPr="0086022F">
        <w:rPr>
          <w:rFonts w:eastAsia="Calibri" w:cstheme="minorHAnsi"/>
          <w:szCs w:val="18"/>
          <w:lang w:eastAsia="en-GB"/>
        </w:rPr>
        <w:t xml:space="preserve"> cheques, registered cheques and </w:t>
      </w:r>
      <w:r w:rsidRPr="0086022F">
        <w:rPr>
          <w:rFonts w:eastAsia="Calibri" w:cstheme="minorHAnsi"/>
          <w:bCs/>
          <w:szCs w:val="18"/>
          <w:lang w:eastAsia="en-GB"/>
        </w:rPr>
        <w:t>money</w:t>
      </w:r>
      <w:r w:rsidRPr="0086022F">
        <w:rPr>
          <w:rFonts w:eastAsia="Calibri" w:cstheme="minorHAnsi"/>
          <w:b/>
          <w:szCs w:val="18"/>
          <w:lang w:eastAsia="en-GB"/>
        </w:rPr>
        <w:t xml:space="preserve"> </w:t>
      </w:r>
      <w:r w:rsidRPr="0086022F">
        <w:rPr>
          <w:rFonts w:eastAsia="Calibri" w:cstheme="minorHAnsi"/>
          <w:bCs/>
          <w:szCs w:val="18"/>
          <w:lang w:eastAsia="en-GB"/>
        </w:rPr>
        <w:t>orders.</w:t>
      </w:r>
    </w:p>
    <w:p w:rsidR="006936E8" w:rsidRPr="0022764C" w:rsidRDefault="006936E8" w:rsidP="006936E8">
      <w:pPr>
        <w:pStyle w:val="Heading3"/>
        <w:tabs>
          <w:tab w:val="left" w:pos="454"/>
          <w:tab w:val="left" w:pos="4536"/>
        </w:tabs>
        <w:rPr>
          <w:rFonts w:eastAsia="Calibri" w:cstheme="majorHAnsi"/>
          <w:szCs w:val="22"/>
        </w:rPr>
      </w:pPr>
      <w:r w:rsidRPr="0086022F">
        <w:rPr>
          <w:rFonts w:eastAsia="Calibri" w:cstheme="majorHAnsi"/>
          <w:szCs w:val="22"/>
          <w:lang w:eastAsia="en-GB"/>
        </w:rPr>
        <w:t>Multimedia Wrongful Act</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whether actual or alleged, but only if directly resulting from the dissemination of </w:t>
      </w:r>
      <w:r w:rsidRPr="0086022F">
        <w:rPr>
          <w:rFonts w:eastAsia="Calibri" w:cstheme="minorHAnsi"/>
          <w:b/>
          <w:szCs w:val="18"/>
          <w:lang w:eastAsia="en-GB"/>
        </w:rPr>
        <w:t xml:space="preserve">Media Material </w:t>
      </w:r>
      <w:r w:rsidRPr="0086022F">
        <w:rPr>
          <w:rFonts w:eastAsia="Calibri" w:cstheme="minorHAnsi"/>
          <w:szCs w:val="18"/>
          <w:lang w:eastAsia="en-GB"/>
        </w:rPr>
        <w:t xml:space="preserve">by an </w:t>
      </w:r>
      <w:r w:rsidRPr="0086022F">
        <w:rPr>
          <w:rFonts w:eastAsia="Calibri" w:cstheme="minorHAnsi"/>
          <w:b/>
          <w:szCs w:val="18"/>
          <w:lang w:eastAsia="en-GB"/>
        </w:rPr>
        <w:t>Insured</w:t>
      </w:r>
      <w:r w:rsidRPr="0086022F">
        <w:rPr>
          <w:rFonts w:eastAsia="Calibri" w:cstheme="minorHAnsi"/>
          <w:szCs w:val="18"/>
          <w:lang w:eastAsia="en-GB"/>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86022F">
        <w:rPr>
          <w:rFonts w:eastAsia="Calibri" w:cstheme="minorHAnsi"/>
          <w:szCs w:val="18"/>
          <w:lang w:eastAsia="en-GB"/>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Cs w:val="18"/>
        </w:rPr>
        <w:t xml:space="preserve">negligence in </w:t>
      </w:r>
      <w:r w:rsidRPr="0086022F">
        <w:rPr>
          <w:rFonts w:eastAsia="Arial Unicode MS" w:cstheme="minorHAnsi"/>
          <w:b/>
          <w:szCs w:val="18"/>
        </w:rPr>
        <w:t>Media Material</w:t>
      </w:r>
      <w:r w:rsidRPr="0086022F">
        <w:rPr>
          <w:rFonts w:eastAsia="Arial Unicode MS" w:cstheme="minorHAnsi"/>
          <w:szCs w:val="18"/>
        </w:rPr>
        <w:t xml:space="preserve">, including a </w:t>
      </w:r>
      <w:r w:rsidRPr="0086022F">
        <w:rPr>
          <w:rFonts w:eastAsia="Arial Unicode MS" w:cstheme="minorHAnsi"/>
          <w:b/>
          <w:szCs w:val="18"/>
        </w:rPr>
        <w:t xml:space="preserve">Claim </w:t>
      </w:r>
      <w:r w:rsidRPr="0086022F">
        <w:rPr>
          <w:rFonts w:eastAsia="Arial Unicode MS" w:cstheme="minorHAnsi"/>
          <w:szCs w:val="18"/>
        </w:rPr>
        <w:t xml:space="preserve">alleging harm to any person or entity that acted or failed to act in reliance upon such </w:t>
      </w:r>
      <w:r w:rsidRPr="0086022F">
        <w:rPr>
          <w:rFonts w:eastAsia="Arial Unicode MS" w:cstheme="minorHAnsi"/>
          <w:b/>
          <w:szCs w:val="18"/>
        </w:rPr>
        <w:t>Media Material</w:t>
      </w:r>
      <w:r w:rsidRPr="0086022F">
        <w:rPr>
          <w:rFonts w:eastAsia="Arial Unicode MS" w:cstheme="minorHAnsi"/>
          <w:bCs/>
          <w:szCs w:val="18"/>
        </w:rPr>
        <w: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86022F">
        <w:rPr>
          <w:rFonts w:eastAsia="Arial Unicode MS" w:cstheme="minorHAnsi"/>
          <w:sz w:val="19"/>
          <w:szCs w:val="19"/>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86022F" w:rsidRDefault="006936E8" w:rsidP="006936E8">
      <w:pPr>
        <w:pStyle w:val="Heading3"/>
        <w:spacing w:line="240" w:lineRule="auto"/>
        <w:jc w:val="both"/>
        <w:rPr>
          <w:rFonts w:eastAsia="Calibri" w:cstheme="majorHAnsi"/>
          <w:kern w:val="2"/>
          <w:szCs w:val="22"/>
          <w14:ligatures w14:val="standardContextual"/>
        </w:rPr>
      </w:pPr>
      <w:r w:rsidRPr="0086022F">
        <w:rPr>
          <w:rFonts w:eastAsia="Calibri" w:cstheme="majorHAnsi"/>
          <w:kern w:val="2"/>
          <w:szCs w:val="22"/>
          <w14:ligatures w14:val="standardContextual"/>
        </w:rPr>
        <w:t>Named Insured’s Account</w:t>
      </w:r>
    </w:p>
    <w:p w:rsidR="006936E8" w:rsidRPr="0086022F" w:rsidRDefault="006936E8" w:rsidP="006936E8">
      <w:pPr>
        <w:spacing w:before="0" w:line="240" w:lineRule="auto"/>
        <w:jc w:val="both"/>
        <w:rPr>
          <w:rFonts w:eastAsia="Calibri" w:cstheme="minorHAnsi"/>
          <w:sz w:val="22"/>
          <w:szCs w:val="22"/>
          <w14:ligatures w14:val="standardContextual"/>
        </w:rPr>
      </w:pPr>
      <w:r w:rsidRPr="0086022F">
        <w:rPr>
          <w:rFonts w:eastAsia="Calibri" w:cstheme="minorHAnsi"/>
          <w:szCs w:val="18"/>
          <w14:ligatures w14:val="standardContextual"/>
        </w:rPr>
        <w:t xml:space="preserve">means a business account maintained by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 </w:t>
      </w:r>
      <w:r w:rsidRPr="0086022F">
        <w:rPr>
          <w:rFonts w:eastAsia="Calibri" w:cstheme="minorHAnsi"/>
          <w:szCs w:val="18"/>
          <w14:ligatures w14:val="standardContextual"/>
        </w:rPr>
        <w:t xml:space="preserve">at a financial institution from which </w:t>
      </w:r>
      <w:r w:rsidRPr="0022764C">
        <w:rPr>
          <w:rFonts w:eastAsia="Calibri" w:cstheme="minorHAnsi"/>
          <w:kern w:val="2"/>
          <w:szCs w:val="18"/>
          <w14:ligatures w14:val="standardContextual"/>
        </w:rPr>
        <w:t>the</w:t>
      </w:r>
      <w:r w:rsidRPr="0086022F">
        <w:rPr>
          <w:rFonts w:eastAsia="Calibri" w:cstheme="minorHAnsi"/>
          <w:b/>
          <w:szCs w:val="18"/>
          <w14:ligatures w14:val="standardContextual"/>
        </w:rPr>
        <w:t xml:space="preserv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or any </w:t>
      </w:r>
      <w:r w:rsidRPr="0086022F">
        <w:rPr>
          <w:rFonts w:eastAsia="Calibri" w:cstheme="minorHAnsi"/>
          <w:b/>
          <w:szCs w:val="18"/>
          <w14:ligatures w14:val="standardContextual"/>
        </w:rPr>
        <w:t xml:space="preserve">Insured </w:t>
      </w:r>
      <w:r w:rsidRPr="0086022F">
        <w:rPr>
          <w:rFonts w:eastAsia="Calibri" w:cstheme="minorHAnsi"/>
          <w:szCs w:val="18"/>
          <w14:ligatures w14:val="standardContextual"/>
        </w:rPr>
        <w:t xml:space="preserve">authorized by </w:t>
      </w:r>
      <w:r w:rsidR="00BB79CB" w:rsidRPr="0022764C">
        <w:rPr>
          <w:rFonts w:eastAsia="Calibri" w:cstheme="minorHAnsi"/>
          <w:kern w:val="2"/>
          <w:szCs w:val="18"/>
          <w14:ligatures w14:val="standardContextual"/>
        </w:rPr>
        <w:t>the</w:t>
      </w:r>
      <w:r w:rsidRPr="0086022F">
        <w:rPr>
          <w:rFonts w:eastAsia="Calibri" w:cstheme="minorHAnsi"/>
          <w:b/>
          <w:szCs w:val="18"/>
          <w14:ligatures w14:val="standardContextual"/>
        </w:rPr>
        <w:t>e Named Insured</w:t>
      </w:r>
      <w:r w:rsidRPr="0086022F">
        <w:rPr>
          <w:rFonts w:eastAsia="Calibri" w:cstheme="minorHAnsi"/>
          <w:szCs w:val="18"/>
          <w14:ligatures w14:val="standardContextual"/>
        </w:rPr>
        <w:t>,</w:t>
      </w:r>
      <w:r w:rsidRPr="0086022F">
        <w:rPr>
          <w:rFonts w:eastAsia="Calibri" w:cstheme="minorHAnsi"/>
          <w:b/>
          <w:szCs w:val="18"/>
          <w14:ligatures w14:val="standardContextual"/>
        </w:rPr>
        <w:t xml:space="preserve"> </w:t>
      </w:r>
      <w:r w:rsidRPr="0086022F">
        <w:rPr>
          <w:rFonts w:eastAsia="Calibri" w:cstheme="minorHAnsi"/>
          <w:szCs w:val="18"/>
          <w14:ligatures w14:val="standardContextual"/>
        </w:rPr>
        <w:t xml:space="preserve">may request the transfer, payment or delivery of </w:t>
      </w:r>
      <w:r w:rsidRPr="0086022F">
        <w:rPr>
          <w:rFonts w:eastAsia="Calibri" w:cstheme="minorHAnsi"/>
          <w:b/>
          <w:szCs w:val="18"/>
          <w14:ligatures w14:val="standardContextual"/>
        </w:rPr>
        <w:t xml:space="preserve">Money </w:t>
      </w:r>
      <w:r w:rsidRPr="0086022F">
        <w:rPr>
          <w:rFonts w:eastAsia="Calibri" w:cstheme="minorHAnsi"/>
          <w:szCs w:val="18"/>
          <w14:ligatures w14:val="standardContextual"/>
        </w:rPr>
        <w:t xml:space="preserve">or </w:t>
      </w:r>
      <w:r w:rsidRPr="0086022F">
        <w:rPr>
          <w:rFonts w:eastAsia="Calibri" w:cstheme="minorHAnsi"/>
          <w:b/>
          <w:szCs w:val="18"/>
          <w14:ligatures w14:val="standardContextual"/>
        </w:rPr>
        <w:t>Securities</w:t>
      </w:r>
      <w:r w:rsidRPr="0086022F">
        <w:rPr>
          <w:rFonts w:eastAsia="Calibri" w:cstheme="minorHAnsi"/>
          <w:sz w:val="22"/>
          <w:szCs w:val="22"/>
          <w14:ligatures w14:val="standardContextual"/>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reasonable and necessary expenses that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w:t>
      </w:r>
      <w:r w:rsidRPr="0086022F">
        <w:rPr>
          <w:rFonts w:eastAsia="Calibri" w:cstheme="minorHAnsi"/>
          <w:szCs w:val="18"/>
          <w:lang w:eastAsia="en-GB"/>
        </w:rPr>
        <w:t xml:space="preserve"> incurs on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own behalf, or on behalf of a party for whom </w:t>
      </w:r>
      <w:r w:rsidRPr="0022764C">
        <w:rPr>
          <w:rFonts w:eastAsia="Calibri" w:cstheme="minorHAnsi"/>
          <w:kern w:val="2"/>
          <w:szCs w:val="18"/>
          <w14:ligatures w14:val="standardContextual"/>
        </w:rPr>
        <w:t xml:space="preserve">the </w:t>
      </w:r>
      <w:r w:rsidRPr="0086022F">
        <w:rPr>
          <w:rFonts w:eastAsia="Calibri" w:cstheme="minorHAnsi"/>
          <w:b/>
          <w:bCs/>
          <w:szCs w:val="18"/>
          <w:lang w:eastAsia="en-GB"/>
        </w:rPr>
        <w:t>Named Insured</w:t>
      </w:r>
      <w:r w:rsidRPr="0086022F">
        <w:rPr>
          <w:rFonts w:eastAsia="Calibri" w:cstheme="minorHAnsi"/>
          <w:b/>
          <w:szCs w:val="18"/>
          <w:lang w:eastAsia="en-GB"/>
        </w:rPr>
        <w:t xml:space="preserve">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to provide </w:t>
      </w:r>
      <w:r w:rsidRPr="0086022F">
        <w:rPr>
          <w:rFonts w:eastAsia="Calibri" w:cstheme="minorHAnsi"/>
          <w:b/>
          <w:szCs w:val="18"/>
          <w:lang w:eastAsia="en-GB"/>
        </w:rPr>
        <w:t xml:space="preserve">Notification </w:t>
      </w:r>
      <w:r w:rsidRPr="0086022F">
        <w:rPr>
          <w:rFonts w:eastAsia="Calibri" w:cstheme="minorHAnsi"/>
          <w:szCs w:val="18"/>
          <w:lang w:eastAsia="en-GB"/>
        </w:rPr>
        <w:t>of a</w:t>
      </w:r>
      <w:r w:rsidRPr="0086022F">
        <w:rPr>
          <w:rFonts w:eastAsia="Calibri" w:cstheme="minorHAnsi"/>
          <w:b/>
          <w:bCs/>
          <w:szCs w:val="18"/>
          <w:lang w:eastAsia="en-GB"/>
        </w:rPr>
        <w:t xml:space="preserve"> Security Breach</w:t>
      </w:r>
      <w:r w:rsidRPr="0086022F">
        <w:rPr>
          <w:rFonts w:eastAsia="Calibri" w:cstheme="minorHAnsi"/>
          <w:bCs/>
          <w:szCs w:val="18"/>
          <w:lang w:eastAsia="en-GB"/>
        </w:rPr>
        <w:t xml:space="preserve"> or</w:t>
      </w:r>
      <w:r w:rsidRPr="0086022F">
        <w:rPr>
          <w:rFonts w:eastAsia="Calibri" w:cstheme="minorHAnsi"/>
          <w:b/>
          <w:bCs/>
          <w:szCs w:val="18"/>
          <w:lang w:eastAsia="en-GB"/>
        </w:rPr>
        <w:t xml:space="preserve"> Privacy Breach</w:t>
      </w:r>
      <w:r w:rsidRPr="0086022F">
        <w:rPr>
          <w:rFonts w:eastAsia="Calibri" w:cstheme="minorHAnsi"/>
          <w:bCs/>
          <w:szCs w:val="18"/>
          <w:lang w:eastAsia="en-GB"/>
        </w:rPr>
        <w:t>, including printing costs, mailing and postage expenses, and the costs to engage a third party</w:t>
      </w:r>
      <w:r w:rsidRPr="0086022F">
        <w:rPr>
          <w:rFonts w:eastAsia="Calibri" w:cstheme="minorHAnsi"/>
          <w:b/>
          <w:bCs/>
          <w:szCs w:val="18"/>
          <w:lang w:eastAsia="en-GB"/>
        </w:rPr>
        <w:t xml:space="preserve"> </w:t>
      </w:r>
      <w:r w:rsidRPr="0086022F">
        <w:rPr>
          <w:rFonts w:eastAsia="Calibri" w:cstheme="minorHAnsi"/>
          <w:bCs/>
          <w:szCs w:val="18"/>
          <w:lang w:eastAsia="en-GB"/>
        </w:rPr>
        <w:t xml:space="preserve">to mail </w:t>
      </w:r>
      <w:r w:rsidRPr="0086022F">
        <w:rPr>
          <w:rFonts w:eastAsia="Calibri" w:cstheme="minorHAnsi"/>
          <w:b/>
          <w:bCs/>
          <w:szCs w:val="18"/>
          <w:lang w:eastAsia="en-GB"/>
        </w:rPr>
        <w:t xml:space="preserve">Notification </w:t>
      </w:r>
      <w:r w:rsidRPr="0086022F">
        <w:rPr>
          <w:rFonts w:eastAsia="Calibri" w:cstheme="minorHAnsi"/>
          <w:bCs/>
          <w:szCs w:val="18"/>
          <w:lang w:eastAsia="en-GB"/>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bCs/>
          <w:szCs w:val="18"/>
          <w:lang w:eastAsia="en-GB"/>
        </w:rPr>
        <w:t xml:space="preserve">business activities occurring at an </w:t>
      </w:r>
      <w:r w:rsidRPr="0086022F">
        <w:rPr>
          <w:rFonts w:eastAsia="Calibri" w:cstheme="minorHAnsi"/>
          <w:b/>
          <w:bCs/>
          <w:szCs w:val="18"/>
          <w:lang w:eastAsia="en-GB"/>
        </w:rPr>
        <w:t>Insured Location</w:t>
      </w:r>
      <w:r w:rsidRPr="0086022F">
        <w:rPr>
          <w:rFonts w:eastAsia="Calibri" w:cstheme="minorHAnsi"/>
          <w:bCs/>
          <w:szCs w:val="18"/>
          <w:lang w:eastAsia="en-GB"/>
        </w:rPr>
        <w:t xml:space="preserve"> which rely on </w:t>
      </w:r>
      <w:r w:rsidRPr="0086022F">
        <w:rPr>
          <w:rFonts w:eastAsia="Calibri" w:cstheme="minorHAnsi"/>
          <w:b/>
          <w:bCs/>
          <w:szCs w:val="18"/>
          <w:lang w:eastAsia="en-GB"/>
        </w:rPr>
        <w:t>Covered Property</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property, other than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Securities</w:t>
      </w:r>
      <w:r w:rsidRPr="0086022F">
        <w:rPr>
          <w:rFonts w:eastAsia="Calibri" w:cstheme="minorHAnsi"/>
          <w:bCs/>
          <w:szCs w:val="18"/>
          <w:lang w:eastAsia="en-GB"/>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86022F">
        <w:rPr>
          <w:rFonts w:eastAsia="Times New Roman" w:cstheme="minorHAnsi"/>
          <w:b/>
          <w:szCs w:val="18"/>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86022F">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w:t>
      </w:r>
      <w:proofErr w:type="gramStart"/>
      <w:r w:rsidRPr="0022764C">
        <w:rPr>
          <w:rFonts w:eastAsia="Arial" w:cstheme="minorHAnsi"/>
          <w:color w:val="000000"/>
          <w:szCs w:val="18"/>
        </w:rPr>
        <w:t>level</w:t>
      </w:r>
      <w:proofErr w:type="gramEnd"/>
      <w:r w:rsidRPr="0022764C">
        <w:rPr>
          <w:rFonts w:eastAsia="Arial" w:cstheme="minorHAnsi"/>
          <w:color w:val="000000"/>
          <w:szCs w:val="18"/>
        </w:rPr>
        <w:t xml:space="preserve">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86022F">
        <w:rPr>
          <w:rFonts w:eastAsia="Calibri" w:cstheme="minorHAnsi"/>
          <w:bCs/>
          <w:szCs w:val="18"/>
          <w:lang w:eastAsia="en-GB"/>
        </w:rPr>
        <w:t>.</w:t>
      </w:r>
    </w:p>
    <w:p w:rsidR="006936E8" w:rsidRPr="0086022F" w:rsidRDefault="006936E8" w:rsidP="006936E8">
      <w:pPr>
        <w:spacing w:before="0" w:line="240" w:lineRule="auto"/>
        <w:rPr>
          <w:rFonts w:eastAsia="Calibri" w:cstheme="minorHAnsi"/>
          <w:szCs w:val="18"/>
        </w:rPr>
      </w:pPr>
    </w:p>
    <w:p w:rsidR="006936E8" w:rsidRPr="0086022F" w:rsidRDefault="006936E8" w:rsidP="006936E8">
      <w:pPr>
        <w:spacing w:before="0" w:line="240" w:lineRule="auto"/>
        <w:rPr>
          <w:rFonts w:eastAsia="Calibri" w:cstheme="minorHAnsi"/>
          <w:b/>
          <w:bCs/>
          <w:szCs w:val="18"/>
          <w:lang w:eastAsia="en-GB"/>
        </w:rPr>
      </w:pPr>
      <w:r w:rsidRPr="0086022F">
        <w:rPr>
          <w:rFonts w:eastAsia="Calibri" w:cstheme="minorHAnsi"/>
          <w:szCs w:val="18"/>
        </w:rPr>
        <w:t xml:space="preserve">The </w:t>
      </w:r>
      <w:r w:rsidRPr="0086022F">
        <w:rPr>
          <w:rFonts w:eastAsia="Calibri" w:cstheme="minorHAnsi"/>
          <w:b/>
          <w:bCs/>
          <w:szCs w:val="18"/>
        </w:rPr>
        <w:t>Period of Indemnity</w:t>
      </w:r>
      <w:r w:rsidRPr="0086022F">
        <w:rPr>
          <w:rFonts w:eastAsia="Calibri" w:cstheme="minorHAnsi"/>
          <w:szCs w:val="18"/>
        </w:rPr>
        <w:t xml:space="preserve"> shall not be affected by the expiration of the </w:t>
      </w:r>
      <w:r w:rsidRPr="0086022F">
        <w:rPr>
          <w:rFonts w:eastAsia="Calibri" w:cstheme="minorHAnsi"/>
          <w:b/>
          <w:bCs/>
          <w:szCs w:val="18"/>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Arial" w:cstheme="minorHAnsi"/>
          <w:szCs w:val="18"/>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the period beginning on the date when the </w:t>
      </w:r>
      <w:r w:rsidRPr="0086022F">
        <w:rPr>
          <w:rFonts w:eastAsia="Calibri" w:cstheme="minorHAnsi"/>
          <w:b/>
          <w:szCs w:val="18"/>
          <w:lang w:eastAsia="en-GB"/>
        </w:rPr>
        <w:t>System Failure</w:t>
      </w:r>
      <w:r w:rsidRPr="0086022F">
        <w:rPr>
          <w:rFonts w:eastAsia="Calibri" w:cstheme="minorHAnsi"/>
          <w:b/>
          <w:bCs/>
          <w:szCs w:val="18"/>
          <w:lang w:eastAsia="en-GB"/>
        </w:rPr>
        <w:t xml:space="preserve"> </w:t>
      </w:r>
      <w:r w:rsidRPr="0086022F">
        <w:rPr>
          <w:rFonts w:eastAsia="Calibri" w:cstheme="minorHAnsi"/>
          <w:szCs w:val="18"/>
          <w:lang w:eastAsia="en-GB"/>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 xml:space="preserve">the date when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is restored or could have been repaired or restored with reasonable speed to the same condition, functionality and level of service that existed prior to the </w:t>
      </w:r>
      <w:r w:rsidRPr="0086022F">
        <w:rPr>
          <w:rFonts w:eastAsia="Calibri" w:cstheme="minorHAnsi"/>
          <w:b/>
          <w:szCs w:val="18"/>
          <w:lang w:eastAsia="en-GB"/>
        </w:rPr>
        <w:t>System Failure</w:t>
      </w:r>
      <w:r w:rsidRPr="0086022F">
        <w:rPr>
          <w:rFonts w:eastAsia="Calibri" w:cstheme="minorHAnsi"/>
          <w:szCs w:val="18"/>
          <w:lang w:eastAsia="en-GB"/>
        </w:rPr>
        <w:t xml:space="preserve">, plus a maximum of thirty (30) additional consecutive days after the restoration of an </w:t>
      </w:r>
      <w:r w:rsidRPr="0086022F">
        <w:rPr>
          <w:rFonts w:eastAsia="Calibri" w:cstheme="minorHAnsi"/>
          <w:b/>
          <w:szCs w:val="18"/>
          <w:lang w:eastAsia="en-GB"/>
        </w:rPr>
        <w:t>Insured Computer System</w:t>
      </w:r>
      <w:r w:rsidRPr="0086022F">
        <w:rPr>
          <w:rFonts w:eastAsia="Calibri" w:cstheme="minorHAnsi"/>
          <w:b/>
          <w:bCs/>
          <w:szCs w:val="18"/>
          <w:lang w:eastAsia="en-GB"/>
        </w:rPr>
        <w:t xml:space="preserve"> </w:t>
      </w:r>
      <w:r w:rsidRPr="0086022F">
        <w:rPr>
          <w:rFonts w:eastAsia="Calibri" w:cstheme="minorHAnsi"/>
          <w:szCs w:val="18"/>
          <w:lang w:eastAsia="en-GB"/>
        </w:rPr>
        <w:t xml:space="preserve">to allow for restoration of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86022F">
        <w:rPr>
          <w:rFonts w:eastAsia="Calibri" w:cstheme="minorHAnsi"/>
          <w:szCs w:val="18"/>
          <w:lang w:eastAsia="en-GB"/>
        </w:rPr>
        <w:t>t</w:t>
      </w:r>
      <w:r w:rsidRPr="0086022F">
        <w:rPr>
          <w:rFonts w:eastAsia="Calibri" w:cstheme="minorHAnsi"/>
          <w:bCs/>
          <w:szCs w:val="18"/>
          <w:lang w:eastAsia="en-GB"/>
        </w:rPr>
        <w:t xml:space="preserve">he last day of the period stated in </w:t>
      </w:r>
      <w:r w:rsidRPr="0086022F">
        <w:rPr>
          <w:rFonts w:eastAsia="Calibri" w:cstheme="minorHAnsi"/>
          <w:szCs w:val="18"/>
        </w:rPr>
        <w:t>the Schedule</w:t>
      </w:r>
      <w:r w:rsidRPr="0086022F">
        <w:rPr>
          <w:rFonts w:eastAsia="Calibri" w:cstheme="minorHAnsi"/>
          <w:bCs/>
          <w:szCs w:val="18"/>
          <w:lang w:eastAsia="en-GB"/>
        </w:rPr>
        <w:t xml:space="preserve"> as the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for Insuring Clause I (</w:t>
      </w:r>
      <w:r w:rsidRPr="0086022F">
        <w:rPr>
          <w:rFonts w:eastAsia="Calibri" w:cstheme="minorHAnsi"/>
          <w:szCs w:val="18"/>
          <w:lang w:eastAsia="en-GB"/>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86022F">
        <w:rPr>
          <w:rFonts w:eastAsia="Calibri" w:cstheme="minorHAnsi"/>
          <w:bCs/>
          <w:szCs w:val="18"/>
        </w:rPr>
        <w:t>of fraudulent and intentionally misleading telephone calls, emails, texts, instant messages or other electronic communications or malicious websites to impersonate</w:t>
      </w:r>
      <w:r w:rsidRPr="0086022F">
        <w:rPr>
          <w:rFonts w:eastAsia="Calibri" w:cstheme="minorHAnsi"/>
          <w:b/>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w:t>
      </w:r>
      <w:r w:rsidRPr="0086022F">
        <w:rPr>
          <w:rFonts w:eastAsia="Calibri" w:cstheme="minorHAnsi"/>
          <w:bCs/>
          <w:szCs w:val="18"/>
        </w:rPr>
        <w:t xml:space="preserve">,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brand,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bCs/>
          <w:szCs w:val="18"/>
        </w:rPr>
        <w:t xml:space="preserve">services or </w:t>
      </w:r>
      <w:r w:rsidRPr="0086022F">
        <w:rPr>
          <w:rFonts w:eastAsia="Calibri" w:cstheme="minorHAnsi"/>
          <w:b/>
          <w:bCs/>
          <w:szCs w:val="18"/>
        </w:rPr>
        <w:t xml:space="preserve">Products </w:t>
      </w:r>
      <w:r w:rsidRPr="0086022F">
        <w:rPr>
          <w:rFonts w:eastAsia="Calibri" w:cstheme="minorHAnsi"/>
          <w:bCs/>
          <w:szCs w:val="18"/>
        </w:rPr>
        <w:t xml:space="preserve">to solicit </w:t>
      </w:r>
      <w:r w:rsidRPr="0086022F">
        <w:rPr>
          <w:rFonts w:eastAsia="Calibri" w:cstheme="minorHAnsi"/>
          <w:b/>
          <w:bCs/>
          <w:szCs w:val="18"/>
        </w:rPr>
        <w:t xml:space="preserve">Private Information </w:t>
      </w:r>
      <w:r w:rsidRPr="0086022F">
        <w:rPr>
          <w:rFonts w:eastAsia="Calibri" w:cstheme="minorHAnsi"/>
          <w:bCs/>
          <w:szCs w:val="18"/>
        </w:rPr>
        <w:t xml:space="preserve">from an </w:t>
      </w:r>
      <w:r w:rsidRPr="0086022F">
        <w:rPr>
          <w:rFonts w:eastAsia="Calibri" w:cstheme="minorHAnsi"/>
          <w:b/>
          <w:bCs/>
          <w:szCs w:val="18"/>
        </w:rPr>
        <w:t xml:space="preserve">Executive </w:t>
      </w:r>
      <w:r w:rsidRPr="0086022F">
        <w:rPr>
          <w:rFonts w:eastAsia="Calibri" w:cstheme="minorHAnsi"/>
          <w:bCs/>
          <w:szCs w:val="18"/>
        </w:rPr>
        <w:t xml:space="preserve">or </w:t>
      </w:r>
      <w:r w:rsidRPr="0086022F">
        <w:rPr>
          <w:rFonts w:eastAsia="Calibri" w:cstheme="minorHAnsi"/>
          <w:b/>
          <w:bCs/>
          <w:szCs w:val="18"/>
        </w:rPr>
        <w:t>Employee</w:t>
      </w:r>
      <w:r w:rsidRPr="0086022F">
        <w:rPr>
          <w:rFonts w:eastAsia="Calibri" w:cstheme="minorHAnsi"/>
          <w:bCs/>
          <w:szCs w:val="18"/>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86022F" w:rsidRDefault="006936E8" w:rsidP="006936E8">
      <w:pPr>
        <w:spacing w:before="0" w:line="240" w:lineRule="auto"/>
        <w:rPr>
          <w:rFonts w:eastAsia="Calibri" w:cstheme="minorHAnsi"/>
          <w:szCs w:val="18"/>
        </w:rPr>
      </w:pPr>
      <w:r w:rsidRPr="0022764C">
        <w:rPr>
          <w:rFonts w:eastAsia="Calibri" w:cstheme="minorHAnsi"/>
          <w:kern w:val="2"/>
          <w:szCs w:val="18"/>
          <w14:ligatures w14:val="standardContextual"/>
        </w:rPr>
        <w:t xml:space="preserve">means </w:t>
      </w:r>
      <w:r w:rsidRPr="0086022F">
        <w:rPr>
          <w:rFonts w:eastAsia="Calibri" w:cstheme="minorHAnsi"/>
          <w:szCs w:val="18"/>
        </w:rPr>
        <w:t xml:space="preserve">the malicious use of intentionally misleading telephone calls, emails, texts, instant messages or other electronic communications or malicious websites to fraudulently induce an </w:t>
      </w:r>
      <w:r w:rsidRPr="0086022F">
        <w:rPr>
          <w:rFonts w:eastAsia="Calibri" w:cstheme="minorHAnsi"/>
          <w:b/>
          <w:szCs w:val="18"/>
        </w:rPr>
        <w:t>Insured</w:t>
      </w:r>
      <w:r w:rsidRPr="0086022F">
        <w:rPr>
          <w:rFonts w:eastAsia="Calibri" w:cstheme="minorHAnsi"/>
          <w:szCs w:val="18"/>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deliver </w:t>
      </w:r>
      <w:r w:rsidRPr="0086022F">
        <w:rPr>
          <w:rFonts w:eastAsia="Calibri" w:cstheme="minorHAnsi"/>
          <w:b/>
          <w:szCs w:val="18"/>
        </w:rPr>
        <w:t>Other Property</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 xml:space="preserve">the </w:t>
      </w:r>
      <w:r w:rsidRPr="0086022F">
        <w:rPr>
          <w:rFonts w:eastAsia="Calibri" w:cstheme="minorHAnsi"/>
          <w:b/>
          <w:bCs/>
          <w:szCs w:val="18"/>
        </w:rPr>
        <w:t>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 xml:space="preserve">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86022F">
        <w:rPr>
          <w:rFonts w:eastAsia="Calibri" w:cstheme="minorHAnsi"/>
          <w:szCs w:val="18"/>
        </w:rPr>
        <w:t xml:space="preserve">transfer or disburse </w:t>
      </w:r>
      <w:r w:rsidRPr="0086022F">
        <w:rPr>
          <w:rFonts w:eastAsia="Calibri" w:cstheme="minorHAnsi"/>
          <w:b/>
          <w:szCs w:val="18"/>
        </w:rPr>
        <w:t>Money</w:t>
      </w:r>
      <w:r w:rsidRPr="0086022F">
        <w:rPr>
          <w:rFonts w:eastAsia="Calibri" w:cstheme="minorHAnsi"/>
          <w:szCs w:val="18"/>
        </w:rPr>
        <w:t xml:space="preserve"> or </w:t>
      </w:r>
      <w:r w:rsidRPr="0086022F">
        <w:rPr>
          <w:rFonts w:eastAsia="Calibri" w:cstheme="minorHAnsi"/>
          <w:b/>
          <w:szCs w:val="18"/>
        </w:rPr>
        <w:t>Securities</w:t>
      </w:r>
      <w:r w:rsidRPr="0086022F">
        <w:rPr>
          <w:rFonts w:eastAsia="Calibri" w:cstheme="minorHAnsi"/>
          <w:szCs w:val="18"/>
        </w:rPr>
        <w:t xml:space="preserve"> from a </w:t>
      </w:r>
      <w:r w:rsidRPr="0086022F">
        <w:rPr>
          <w:rFonts w:eastAsia="Calibri" w:cstheme="minorHAnsi"/>
          <w:b/>
          <w:szCs w:val="18"/>
        </w:rPr>
        <w:t>Financial Account</w:t>
      </w:r>
      <w:r w:rsidRPr="0086022F">
        <w:rPr>
          <w:rFonts w:eastAsia="Calibri" w:cstheme="minorHAnsi"/>
          <w:szCs w:val="18"/>
        </w:rPr>
        <w:t xml:space="preserve"> to an unintended party by impersonating another </w:t>
      </w:r>
      <w:r w:rsidRPr="0086022F">
        <w:rPr>
          <w:rFonts w:eastAsia="Calibri" w:cstheme="minorHAnsi"/>
          <w:b/>
          <w:szCs w:val="18"/>
        </w:rPr>
        <w:t>Insured</w:t>
      </w:r>
      <w:r w:rsidRPr="0086022F">
        <w:rPr>
          <w:rFonts w:eastAsia="Calibri" w:cstheme="minorHAnsi"/>
          <w:szCs w:val="18"/>
        </w:rPr>
        <w:t xml:space="preserve">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b/>
          <w:szCs w:val="18"/>
        </w:rPr>
        <w:t xml:space="preserve"> </w:t>
      </w:r>
      <w:r w:rsidRPr="0086022F">
        <w:rPr>
          <w:rFonts w:eastAsia="Calibri" w:cstheme="minorHAnsi"/>
          <w:szCs w:val="18"/>
        </w:rPr>
        <w:t xml:space="preserve">client,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w:t>
      </w:r>
      <w:r w:rsidRPr="0086022F">
        <w:rPr>
          <w:rFonts w:eastAsia="Calibri" w:cstheme="minorHAnsi"/>
          <w:szCs w:val="18"/>
        </w:rPr>
        <w:t xml:space="preserve"> customer or </w:t>
      </w:r>
      <w:r w:rsidRPr="0022764C">
        <w:rPr>
          <w:rFonts w:eastAsia="Calibri" w:cstheme="minorHAnsi"/>
          <w:kern w:val="2"/>
          <w:szCs w:val="18"/>
          <w14:ligatures w14:val="standardContextual"/>
        </w:rPr>
        <w:t>the</w:t>
      </w:r>
      <w:r w:rsidRPr="0086022F">
        <w:rPr>
          <w:rFonts w:eastAsia="Calibri" w:cstheme="minorHAnsi"/>
          <w:b/>
          <w:bCs/>
          <w:szCs w:val="18"/>
        </w:rPr>
        <w:t xml:space="preserve"> Named Insured’s </w:t>
      </w:r>
      <w:r w:rsidRPr="0086022F">
        <w:rPr>
          <w:rFonts w:eastAsia="Calibri" w:cstheme="minorHAnsi"/>
          <w:szCs w:val="18"/>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 w:val="19"/>
          <w:szCs w:val="19"/>
        </w:rPr>
        <w:t xml:space="preserve">the </w:t>
      </w:r>
      <w:r w:rsidRPr="0086022F">
        <w:rPr>
          <w:rFonts w:eastAsia="Calibri" w:cstheme="minorHAnsi"/>
          <w:sz w:val="19"/>
          <w:szCs w:val="19"/>
        </w:rPr>
        <w:t xml:space="preserve">loss of </w:t>
      </w:r>
      <w:r w:rsidRPr="0086022F">
        <w:rPr>
          <w:rFonts w:eastAsia="Calibri" w:cstheme="minorHAnsi"/>
          <w:b/>
          <w:sz w:val="19"/>
          <w:szCs w:val="19"/>
        </w:rPr>
        <w:t>Money</w:t>
      </w:r>
      <w:r w:rsidRPr="0086022F">
        <w:rPr>
          <w:rFonts w:eastAsia="Calibri" w:cstheme="minorHAnsi"/>
          <w:sz w:val="19"/>
          <w:szCs w:val="19"/>
        </w:rPr>
        <w:t xml:space="preserve">, </w:t>
      </w:r>
      <w:r w:rsidRPr="0086022F">
        <w:rPr>
          <w:rFonts w:eastAsia="Calibri" w:cstheme="minorHAnsi"/>
          <w:b/>
          <w:sz w:val="19"/>
          <w:szCs w:val="19"/>
        </w:rPr>
        <w:t>Securities</w:t>
      </w:r>
      <w:r w:rsidRPr="0086022F">
        <w:rPr>
          <w:rFonts w:eastAsia="Calibri" w:cstheme="minorHAnsi"/>
          <w:sz w:val="19"/>
          <w:szCs w:val="19"/>
        </w:rPr>
        <w:t xml:space="preserve"> or </w:t>
      </w:r>
      <w:r w:rsidRPr="0086022F">
        <w:rPr>
          <w:rFonts w:eastAsia="Calibri" w:cstheme="minorHAnsi"/>
          <w:b/>
          <w:sz w:val="19"/>
          <w:szCs w:val="19"/>
        </w:rPr>
        <w:t xml:space="preserve">Other Property </w:t>
      </w:r>
      <w:r w:rsidRPr="0086022F">
        <w:rPr>
          <w:rFonts w:eastAsia="Calibri" w:cstheme="minorHAnsi"/>
          <w:sz w:val="19"/>
          <w:szCs w:val="19"/>
        </w:rPr>
        <w:t>that the</w:t>
      </w:r>
      <w:r w:rsidRPr="0086022F">
        <w:rPr>
          <w:rFonts w:eastAsia="Calibri" w:cstheme="minorHAnsi"/>
          <w:b/>
          <w:bCs/>
          <w:sz w:val="19"/>
          <w:szCs w:val="19"/>
        </w:rPr>
        <w:t xml:space="preserve"> Named Insured </w:t>
      </w:r>
      <w:r w:rsidRPr="0086022F">
        <w:rPr>
          <w:rFonts w:eastAsia="Calibri" w:cstheme="minorHAnsi"/>
          <w:bCs/>
          <w:sz w:val="19"/>
          <w:szCs w:val="19"/>
        </w:rPr>
        <w:t xml:space="preserve">sustains due to </w:t>
      </w:r>
      <w:r w:rsidRPr="0086022F">
        <w:rPr>
          <w:rFonts w:eastAsia="Calibri" w:cstheme="minorHAnsi"/>
          <w:b/>
          <w:bCs/>
          <w:sz w:val="19"/>
          <w:szCs w:val="19"/>
        </w:rPr>
        <w:t>Phishing Fraud</w:t>
      </w:r>
      <w:r w:rsidRPr="0086022F">
        <w:rPr>
          <w:rFonts w:eastAsia="Calibri" w:cstheme="minorHAnsi"/>
          <w:sz w:val="19"/>
          <w:szCs w:val="19"/>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the </w:t>
      </w:r>
      <w:r w:rsidRPr="0086022F">
        <w:rPr>
          <w:rFonts w:eastAsia="Calibri" w:cstheme="minorHAnsi"/>
          <w:bCs/>
          <w:szCs w:val="18"/>
          <w:lang w:eastAsia="en-GB"/>
        </w:rPr>
        <w:t xml:space="preserve">loss of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that 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sustains to reimburse the</w:t>
      </w:r>
      <w:r w:rsidRPr="0086022F">
        <w:rPr>
          <w:rFonts w:eastAsia="Calibri" w:cstheme="minorHAnsi"/>
          <w:b/>
          <w:bCs/>
          <w:szCs w:val="18"/>
        </w:rPr>
        <w:t xml:space="preserve"> Named Insured’s </w:t>
      </w:r>
      <w:r w:rsidRPr="0086022F">
        <w:rPr>
          <w:rFonts w:eastAsia="Calibri" w:cstheme="minorHAnsi"/>
          <w:bCs/>
          <w:szCs w:val="18"/>
          <w:lang w:eastAsia="en-GB"/>
        </w:rPr>
        <w:t>client</w:t>
      </w:r>
      <w:r w:rsidRPr="0086022F">
        <w:rPr>
          <w:rFonts w:eastAsia="Calibri" w:cstheme="minorHAnsi"/>
          <w:b/>
          <w:bCs/>
          <w:szCs w:val="18"/>
          <w:lang w:eastAsia="en-GB"/>
        </w:rPr>
        <w:t xml:space="preserve"> </w:t>
      </w:r>
      <w:r w:rsidRPr="0086022F">
        <w:rPr>
          <w:rFonts w:eastAsia="Calibri" w:cstheme="minorHAnsi"/>
          <w:bCs/>
          <w:szCs w:val="18"/>
          <w:lang w:eastAsia="en-GB"/>
        </w:rPr>
        <w:t xml:space="preserve">or customer for the loss of their </w:t>
      </w:r>
      <w:r w:rsidRPr="0086022F">
        <w:rPr>
          <w:rFonts w:eastAsia="Calibri" w:cstheme="minorHAnsi"/>
          <w:b/>
          <w:bCs/>
          <w:szCs w:val="18"/>
          <w:lang w:eastAsia="en-GB"/>
        </w:rPr>
        <w:t xml:space="preserve">Money </w:t>
      </w:r>
      <w:r w:rsidRPr="0086022F">
        <w:rPr>
          <w:rFonts w:eastAsia="Calibri" w:cstheme="minorHAnsi"/>
          <w:bCs/>
          <w:szCs w:val="18"/>
          <w:lang w:eastAsia="en-GB"/>
        </w:rPr>
        <w:t xml:space="preserve">or </w:t>
      </w:r>
      <w:r w:rsidRPr="0086022F">
        <w:rPr>
          <w:rFonts w:eastAsia="Calibri" w:cstheme="minorHAnsi"/>
          <w:b/>
          <w:bCs/>
          <w:szCs w:val="18"/>
          <w:lang w:eastAsia="en-GB"/>
        </w:rPr>
        <w:t xml:space="preserve">Securities </w:t>
      </w:r>
      <w:r w:rsidRPr="0086022F">
        <w:rPr>
          <w:rFonts w:eastAsia="Calibri" w:cstheme="minorHAnsi"/>
          <w:bCs/>
          <w:szCs w:val="18"/>
          <w:lang w:eastAsia="en-GB"/>
        </w:rPr>
        <w:t xml:space="preserve">as a direct result of </w:t>
      </w:r>
      <w:r w:rsidRPr="0086022F">
        <w:rPr>
          <w:rFonts w:eastAsia="Calibri" w:cstheme="minorHAnsi"/>
          <w:b/>
          <w:bCs/>
          <w:szCs w:val="18"/>
          <w:lang w:eastAsia="en-GB"/>
        </w:rPr>
        <w:t>Phishing Fraud</w:t>
      </w:r>
      <w:r w:rsidRPr="0086022F">
        <w:rPr>
          <w:rFonts w:eastAsia="Calibri" w:cstheme="minorHAnsi"/>
          <w:bCs/>
          <w:szCs w:val="18"/>
          <w:lang w:eastAsia="en-GB"/>
        </w:rPr>
        <w:t>, provided such reimbursement is made with</w:t>
      </w:r>
      <w:r w:rsidRPr="0086022F">
        <w:rPr>
          <w:rFonts w:eastAsia="Calibri" w:cstheme="minorHAnsi"/>
          <w:szCs w:val="18"/>
          <w:lang w:eastAsia="en-GB"/>
        </w:rPr>
        <w:t xml:space="preserve"> </w:t>
      </w:r>
      <w:r w:rsidRPr="0086022F">
        <w:rPr>
          <w:rFonts w:eastAsia="Calibri" w:cstheme="minorHAnsi"/>
          <w:b/>
          <w:bCs/>
          <w:szCs w:val="18"/>
          <w:lang w:eastAsia="en-GB"/>
        </w:rPr>
        <w:t xml:space="preserve">Insurers </w:t>
      </w:r>
      <w:r w:rsidRPr="0086022F">
        <w:rPr>
          <w:rFonts w:eastAsia="Calibri" w:cstheme="minorHAnsi"/>
          <w:szCs w:val="18"/>
          <w:lang w:eastAsia="en-GB"/>
        </w:rPr>
        <w:t>prior written approval</w:t>
      </w:r>
      <w:r w:rsidRPr="0086022F">
        <w:rPr>
          <w:rFonts w:eastAsia="Calibri" w:cstheme="minorHAnsi"/>
          <w:bCs/>
          <w:szCs w:val="18"/>
          <w:lang w:eastAsia="en-GB"/>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86022F">
        <w:rPr>
          <w:rFonts w:eastAsia="Calibri" w:cstheme="minorHAnsi"/>
          <w:bCs/>
          <w:szCs w:val="18"/>
        </w:rPr>
        <w:t xml:space="preserve">expenses that the </w:t>
      </w:r>
      <w:r w:rsidRPr="0086022F">
        <w:rPr>
          <w:rFonts w:eastAsia="Calibri" w:cstheme="minorHAnsi"/>
          <w:b/>
          <w:szCs w:val="18"/>
        </w:rPr>
        <w:t>Named Insured</w:t>
      </w:r>
      <w:r w:rsidRPr="0086022F">
        <w:rPr>
          <w:rFonts w:eastAsia="Calibri" w:cstheme="minorHAnsi"/>
          <w:bCs/>
          <w:szCs w:val="18"/>
        </w:rPr>
        <w:t xml:space="preserve"> incurs with </w:t>
      </w:r>
      <w:r w:rsidRPr="0086022F">
        <w:rPr>
          <w:rFonts w:eastAsia="Calibri" w:cstheme="minorHAnsi"/>
          <w:b/>
          <w:szCs w:val="18"/>
        </w:rPr>
        <w:t>Insurers</w:t>
      </w:r>
      <w:r w:rsidRPr="0086022F">
        <w:rPr>
          <w:rFonts w:eastAsia="Calibri" w:cstheme="minorHAnsi"/>
          <w:bCs/>
          <w:szCs w:val="18"/>
        </w:rPr>
        <w:t xml:space="preserve"> prior written approval to create and issue a specific press release or to establish a specific website to advise the</w:t>
      </w:r>
      <w:r w:rsidRPr="0086022F">
        <w:rPr>
          <w:rFonts w:eastAsia="Calibri" w:cstheme="minorHAnsi"/>
          <w:b/>
          <w:bCs/>
          <w:szCs w:val="18"/>
        </w:rPr>
        <w:t xml:space="preserve"> Named Insured’s </w:t>
      </w:r>
      <w:r w:rsidRPr="0086022F">
        <w:rPr>
          <w:rFonts w:eastAsia="Calibri" w:cstheme="minorHAnsi"/>
          <w:bCs/>
          <w:szCs w:val="18"/>
        </w:rPr>
        <w:t xml:space="preserve">customers and prospective customers of </w:t>
      </w:r>
      <w:r w:rsidRPr="0086022F">
        <w:rPr>
          <w:rFonts w:eastAsia="Calibri" w:cstheme="minorHAnsi"/>
          <w:b/>
          <w:bCs/>
          <w:szCs w:val="18"/>
        </w:rPr>
        <w:t>Phishing Fraud</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Privacy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Privacy Breaches</w:t>
      </w:r>
      <w:r w:rsidRPr="0086022F">
        <w:rPr>
          <w:rFonts w:eastAsia="Calibri" w:cstheme="minorHAnsi"/>
          <w:szCs w:val="18"/>
          <w:lang w:eastAsia="en-GB"/>
        </w:rPr>
        <w:t xml:space="preserve">, or multiple </w:t>
      </w:r>
      <w:r w:rsidRPr="0086022F">
        <w:rPr>
          <w:rFonts w:eastAsia="Calibri" w:cstheme="minorHAnsi"/>
          <w:b/>
          <w:bCs/>
          <w:szCs w:val="18"/>
          <w:lang w:eastAsia="en-GB"/>
        </w:rPr>
        <w:t>Privacy Breaches</w:t>
      </w:r>
      <w:r w:rsidRPr="0086022F">
        <w:rPr>
          <w:rFonts w:eastAsia="Calibri" w:cstheme="minorHAnsi"/>
          <w:szCs w:val="18"/>
          <w:lang w:eastAsia="en-GB"/>
        </w:rPr>
        <w:t xml:space="preserve"> resulting from the same event or incident will be considered a single </w:t>
      </w:r>
      <w:r w:rsidRPr="0086022F">
        <w:rPr>
          <w:rFonts w:eastAsia="Calibri" w:cstheme="minorHAnsi"/>
          <w:b/>
          <w:bCs/>
          <w:szCs w:val="18"/>
          <w:lang w:eastAsia="en-GB"/>
        </w:rPr>
        <w:t>Privacy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Privacy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
          <w:szCs w:val="18"/>
          <w:lang w:eastAsia="en-GB"/>
        </w:rPr>
        <w:t>Initial Breach Consultation Costs</w:t>
      </w:r>
      <w:r w:rsidRPr="0086022F">
        <w:rPr>
          <w:rFonts w:eastAsia="Calibri" w:cstheme="minorHAnsi"/>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szCs w:val="18"/>
          <w:lang w:eastAsia="en-GB"/>
        </w:rPr>
        <w:t xml:space="preserve">reasonable and necessary </w:t>
      </w:r>
      <w:r w:rsidRPr="0086022F">
        <w:rPr>
          <w:rFonts w:eastAsia="Calibri" w:cstheme="minorHAnsi"/>
          <w:b/>
          <w:szCs w:val="18"/>
          <w:lang w:eastAsia="en-GB"/>
        </w:rPr>
        <w:t>Public Relations Expenses</w:t>
      </w:r>
      <w:r w:rsidRPr="0086022F">
        <w:rPr>
          <w:rFonts w:eastAsia="Calibri" w:cstheme="minorHAnsi"/>
          <w:szCs w:val="18"/>
          <w:lang w:eastAsia="en-GB"/>
        </w:rPr>
        <w:t xml:space="preserve"> </w:t>
      </w:r>
      <w:r w:rsidRPr="0086022F">
        <w:rPr>
          <w:rFonts w:eastAsia="Calibri" w:cstheme="minorHAnsi"/>
          <w:bCs/>
          <w:szCs w:val="18"/>
          <w:lang w:eastAsia="en-GB"/>
        </w:rPr>
        <w:t xml:space="preserve">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w:t>
      </w:r>
      <w:r w:rsidRPr="0086022F">
        <w:rPr>
          <w:rFonts w:eastAsia="Calibri" w:cstheme="minorHAnsi"/>
          <w:bCs/>
          <w:szCs w:val="18"/>
          <w:lang w:eastAsia="en-GB"/>
        </w:rPr>
        <w:t xml:space="preserve"> incurs, with </w:t>
      </w:r>
      <w:r w:rsidRPr="0086022F">
        <w:rPr>
          <w:rFonts w:eastAsia="Calibri" w:cstheme="minorHAnsi"/>
          <w:b/>
          <w:szCs w:val="18"/>
          <w:lang w:eastAsia="en-GB"/>
        </w:rPr>
        <w:t>Insurers</w:t>
      </w:r>
      <w:r w:rsidRPr="0086022F">
        <w:rPr>
          <w:rFonts w:eastAsia="Calibri" w:cstheme="minorHAnsi"/>
          <w:bCs/>
          <w:szCs w:val="18"/>
          <w:lang w:eastAsia="en-GB"/>
        </w:rPr>
        <w:t xml:space="preserve"> prior written approval, prior to or following the publication of an </w:t>
      </w:r>
      <w:r w:rsidRPr="0086022F">
        <w:rPr>
          <w:rFonts w:eastAsia="Calibri" w:cstheme="minorHAnsi"/>
          <w:b/>
          <w:bCs/>
          <w:szCs w:val="18"/>
          <w:lang w:eastAsia="en-GB"/>
        </w:rPr>
        <w:t xml:space="preserve">Adverse Media Report </w:t>
      </w:r>
      <w:r w:rsidRPr="0086022F">
        <w:rPr>
          <w:rFonts w:eastAsia="Calibri" w:cstheme="minorHAnsi"/>
          <w:szCs w:val="18"/>
          <w:lang w:eastAsia="en-GB"/>
        </w:rPr>
        <w:t xml:space="preserve">to avert or mitigate any material damage to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reputation</w:t>
      </w:r>
      <w:r w:rsidRPr="0086022F">
        <w:rPr>
          <w:rFonts w:eastAsia="Calibri" w:cstheme="minorHAnsi"/>
          <w:szCs w:val="18"/>
          <w:lang w:eastAsia="en-GB"/>
        </w:rPr>
        <w:t xml:space="preserve"> or </w:t>
      </w:r>
      <w:r w:rsidRPr="0022764C">
        <w:rPr>
          <w:rFonts w:eastAsia="Calibri" w:cstheme="minorHAnsi"/>
          <w:kern w:val="2"/>
          <w:szCs w:val="18"/>
          <w14:ligatures w14:val="standardContextual"/>
        </w:rPr>
        <w:t>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brand, which results or reasonably could result from the </w:t>
      </w:r>
      <w:r w:rsidRPr="0086022F">
        <w:rPr>
          <w:rFonts w:eastAsia="Calibri" w:cstheme="minorHAnsi"/>
          <w:b/>
          <w:bCs/>
          <w:szCs w:val="18"/>
          <w:lang w:eastAsia="en-GB"/>
        </w:rPr>
        <w:t>Adverse Media Report</w:t>
      </w:r>
      <w:r w:rsidRPr="0086022F">
        <w:rPr>
          <w:rFonts w:eastAsia="Calibri" w:cstheme="minorHAnsi"/>
          <w:bCs/>
          <w:szCs w:val="18"/>
          <w:lang w:eastAsia="en-GB"/>
        </w:rPr>
        <w:t>;</w:t>
      </w:r>
    </w:p>
    <w:p w:rsidR="006936E8" w:rsidRPr="0086022F" w:rsidRDefault="006936E8" w:rsidP="006936E8">
      <w:pPr>
        <w:numPr>
          <w:ilvl w:val="0"/>
          <w:numId w:val="451"/>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reasonable and necessary legal fees that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bCs/>
          <w:szCs w:val="18"/>
          <w:lang w:eastAsia="en-GB"/>
        </w:rPr>
        <w:t xml:space="preserve">incurs </w:t>
      </w:r>
      <w:r w:rsidRPr="0086022F">
        <w:rPr>
          <w:rFonts w:eastAsia="Calibri" w:cstheme="minorHAnsi"/>
          <w:szCs w:val="18"/>
          <w:lang w:eastAsia="en-GB"/>
        </w:rPr>
        <w:t xml:space="preserve">on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own behalf or on behalf of a party for whom </w:t>
      </w:r>
      <w:r w:rsidRPr="0022764C">
        <w:rPr>
          <w:rFonts w:eastAsia="Calibri" w:cstheme="minorHAnsi"/>
          <w:kern w:val="2"/>
          <w:szCs w:val="18"/>
          <w14:ligatures w14:val="standardContextual"/>
        </w:rPr>
        <w:t>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to:</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scope, cause and extent of an actual or suspected</w:t>
      </w:r>
      <w:r w:rsidRPr="0086022F">
        <w:rPr>
          <w:rFonts w:eastAsia="Calibri" w:cstheme="minorHAnsi"/>
          <w:b/>
          <w:bCs/>
          <w:szCs w:val="18"/>
          <w:lang w:eastAsia="en-GB"/>
        </w:rPr>
        <w:t xml:space="preserve"> Privacy Breach </w:t>
      </w:r>
      <w:r w:rsidRPr="0086022F">
        <w:rPr>
          <w:rFonts w:eastAsia="Calibri" w:cstheme="minorHAnsi"/>
          <w:bCs/>
          <w:szCs w:val="18"/>
          <w:lang w:eastAsia="en-GB"/>
        </w:rPr>
        <w:t xml:space="preserve">or </w:t>
      </w:r>
      <w:r w:rsidRPr="0086022F">
        <w:rPr>
          <w:rFonts w:eastAsia="Calibri" w:cstheme="minorHAnsi"/>
          <w:b/>
          <w:bCs/>
          <w:szCs w:val="18"/>
          <w:lang w:eastAsia="en-GB"/>
        </w:rPr>
        <w:t>Security Breach</w:t>
      </w:r>
      <w:r w:rsidRPr="0086022F">
        <w:rPr>
          <w:rFonts w:eastAsia="Calibri" w:cstheme="minorHAnsi"/>
          <w:bCs/>
          <w:szCs w:val="18"/>
          <w:lang w:eastAsia="en-GB"/>
        </w:rPr>
        <w:t>;</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determine the applicability of, and the</w:t>
      </w:r>
      <w:r w:rsidRPr="0086022F">
        <w:rPr>
          <w:rFonts w:eastAsia="Calibri" w:cstheme="minorHAnsi"/>
          <w:b/>
          <w:szCs w:val="18"/>
          <w:lang w:eastAsia="en-GB"/>
        </w:rPr>
        <w:t xml:space="preserve"> Named Insured’s </w:t>
      </w:r>
      <w:r w:rsidRPr="0086022F">
        <w:rPr>
          <w:rFonts w:eastAsia="Calibri" w:cstheme="minorHAnsi"/>
          <w:bCs/>
          <w:szCs w:val="18"/>
          <w:lang w:eastAsia="en-GB"/>
        </w:rPr>
        <w:t xml:space="preserve">obligations to comply with, </w:t>
      </w:r>
      <w:r w:rsidRPr="0086022F">
        <w:rPr>
          <w:rFonts w:eastAsia="Calibri" w:cstheme="minorHAnsi"/>
          <w:b/>
          <w:bCs/>
          <w:szCs w:val="18"/>
          <w:lang w:eastAsia="en-GB"/>
        </w:rPr>
        <w:t>Privacy Regulations</w:t>
      </w:r>
      <w:r w:rsidRPr="0086022F">
        <w:rPr>
          <w:rFonts w:eastAsia="Calibri" w:cstheme="minorHAnsi"/>
          <w:bCs/>
          <w:szCs w:val="18"/>
          <w:lang w:eastAsia="en-GB"/>
        </w:rPr>
        <w:t xml:space="preserve"> due to an actual or suspected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2"/>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draft a </w:t>
      </w:r>
      <w:r w:rsidRPr="0086022F">
        <w:rPr>
          <w:rFonts w:eastAsia="Calibri" w:cstheme="minorHAnsi"/>
          <w:b/>
          <w:bCs/>
          <w:szCs w:val="18"/>
          <w:lang w:eastAsia="en-GB"/>
        </w:rPr>
        <w:t xml:space="preserve">Notification </w:t>
      </w:r>
      <w:r w:rsidRPr="0086022F">
        <w:rPr>
          <w:rFonts w:eastAsia="Calibri" w:cstheme="minorHAnsi"/>
          <w:bCs/>
          <w:szCs w:val="18"/>
          <w:lang w:eastAsia="en-GB"/>
        </w:rPr>
        <w:t xml:space="preserve">letter to be sent to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reasonable and necessary fees and costs that the</w:t>
      </w:r>
      <w:r w:rsidRPr="0086022F">
        <w:rPr>
          <w:rFonts w:eastAsia="Calibri" w:cstheme="minorHAnsi"/>
          <w:b/>
          <w:szCs w:val="18"/>
          <w:lang w:eastAsia="en-GB"/>
        </w:rPr>
        <w:t xml:space="preserve"> Named Insured</w:t>
      </w:r>
      <w:r w:rsidRPr="0086022F">
        <w:rPr>
          <w:rFonts w:eastAsia="Calibri" w:cstheme="minorHAnsi"/>
          <w:szCs w:val="18"/>
          <w:lang w:eastAsia="en-GB"/>
        </w:rPr>
        <w:t xml:space="preserve"> incurs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szCs w:val="18"/>
          <w:lang w:eastAsia="en-GB"/>
        </w:rPr>
        <w:t>behalf, or on behalf of a party for whom the</w:t>
      </w:r>
      <w:r w:rsidRPr="0086022F">
        <w:rPr>
          <w:rFonts w:eastAsia="Calibri" w:cstheme="minorHAnsi"/>
          <w:b/>
          <w:szCs w:val="18"/>
          <w:lang w:eastAsia="en-GB"/>
        </w:rPr>
        <w:t xml:space="preserve"> Named Insured </w:t>
      </w:r>
      <w:r w:rsidRPr="0086022F">
        <w:rPr>
          <w:rFonts w:eastAsia="Calibri" w:cstheme="minorHAnsi"/>
          <w:szCs w:val="18"/>
          <w:lang w:eastAsia="en-GB"/>
        </w:rPr>
        <w:t xml:space="preserve">is </w:t>
      </w:r>
      <w:r w:rsidRPr="0086022F">
        <w:rPr>
          <w:rFonts w:eastAsia="Calibri" w:cstheme="minorHAnsi"/>
          <w:b/>
          <w:szCs w:val="18"/>
          <w:lang w:eastAsia="en-GB"/>
        </w:rPr>
        <w:t>Vicariously Liable</w:t>
      </w:r>
      <w:r w:rsidRPr="0086022F">
        <w:rPr>
          <w:rFonts w:eastAsia="Calibri" w:cstheme="minorHAnsi"/>
          <w:szCs w:val="18"/>
          <w:lang w:eastAsia="en-GB"/>
        </w:rPr>
        <w:t xml:space="preserve">, </w:t>
      </w:r>
      <w:r w:rsidRPr="0086022F">
        <w:rPr>
          <w:rFonts w:eastAsia="Calibri" w:cstheme="minorHAnsi"/>
          <w:bCs/>
          <w:szCs w:val="18"/>
          <w:lang w:eastAsia="en-GB"/>
        </w:rPr>
        <w:t xml:space="preserve">to retain a qualified IT forensics firm or computer security expert to investigate and identify the source and scope of a </w:t>
      </w:r>
      <w:r w:rsidRPr="0086022F">
        <w:rPr>
          <w:rFonts w:eastAsia="Calibri" w:cstheme="minorHAnsi"/>
          <w:b/>
          <w:bCs/>
          <w:szCs w:val="18"/>
          <w:lang w:eastAsia="en-GB"/>
        </w:rPr>
        <w:t xml:space="preserve">Security Breach </w:t>
      </w:r>
      <w:r w:rsidRPr="0086022F">
        <w:rPr>
          <w:rFonts w:eastAsia="Calibri" w:cstheme="minorHAnsi"/>
          <w:bCs/>
          <w:szCs w:val="18"/>
          <w:lang w:eastAsia="en-GB"/>
        </w:rPr>
        <w:t xml:space="preserve">or </w:t>
      </w:r>
      <w:r w:rsidRPr="0086022F">
        <w:rPr>
          <w:rFonts w:eastAsia="Calibri" w:cstheme="minorHAnsi"/>
          <w:b/>
          <w:bCs/>
          <w:szCs w:val="18"/>
          <w:lang w:eastAsia="en-GB"/>
        </w:rPr>
        <w:t>Privacy Breach</w:t>
      </w:r>
      <w:r w:rsidRPr="0086022F">
        <w:rPr>
          <w:rFonts w:eastAsia="Calibri" w:cstheme="minorHAnsi"/>
          <w:bCs/>
          <w:szCs w:val="18"/>
          <w:lang w:eastAsia="en-GB"/>
        </w:rPr>
        <w:t>; and</w:t>
      </w:r>
    </w:p>
    <w:p w:rsidR="006936E8" w:rsidRPr="0086022F" w:rsidRDefault="006936E8" w:rsidP="006936E8">
      <w:pPr>
        <w:numPr>
          <w:ilvl w:val="0"/>
          <w:numId w:val="453"/>
        </w:numPr>
        <w:spacing w:before="0" w:after="160" w:line="240" w:lineRule="auto"/>
        <w:rPr>
          <w:rFonts w:eastAsia="Calibri" w:cstheme="minorHAnsi"/>
          <w:szCs w:val="18"/>
          <w:lang w:eastAsia="en-GB"/>
        </w:rPr>
      </w:pPr>
      <w:r w:rsidRPr="0086022F">
        <w:rPr>
          <w:rFonts w:eastAsia="Calibri" w:cstheme="minorHAnsi"/>
          <w:bCs/>
          <w:szCs w:val="18"/>
          <w:lang w:eastAsia="en-GB"/>
        </w:rPr>
        <w:t xml:space="preserve">overtime salaries of non-exempt </w:t>
      </w:r>
      <w:r w:rsidRPr="0086022F">
        <w:rPr>
          <w:rFonts w:eastAsia="Calibri" w:cstheme="minorHAnsi"/>
          <w:b/>
          <w:bCs/>
          <w:szCs w:val="18"/>
          <w:lang w:eastAsia="en-GB"/>
        </w:rPr>
        <w:t xml:space="preserve">Employees </w:t>
      </w:r>
      <w:r w:rsidRPr="0086022F">
        <w:rPr>
          <w:rFonts w:eastAsia="Calibri" w:cstheme="minorHAnsi"/>
          <w:bCs/>
          <w:szCs w:val="18"/>
          <w:lang w:eastAsia="en-GB"/>
        </w:rPr>
        <w:t xml:space="preserve">assigned to handle enquiries from parties affected by a </w:t>
      </w:r>
      <w:r w:rsidRPr="0086022F">
        <w:rPr>
          <w:rFonts w:eastAsia="Calibri" w:cstheme="minorHAnsi"/>
          <w:b/>
          <w:bCs/>
          <w:szCs w:val="18"/>
          <w:lang w:eastAsia="en-GB"/>
        </w:rPr>
        <w:t>Privacy Breach</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86022F">
        <w:rPr>
          <w:rFonts w:eastAsia="Calibri" w:cstheme="minorHAnsi"/>
          <w:szCs w:val="18"/>
        </w:rPr>
        <w:t xml:space="preserve">published policies provided to </w:t>
      </w:r>
      <w:r w:rsidRPr="0086022F">
        <w:rPr>
          <w:rFonts w:eastAsia="Calibri" w:cstheme="minorHAnsi"/>
          <w:b/>
          <w:szCs w:val="18"/>
        </w:rPr>
        <w:t xml:space="preserve">Employees </w:t>
      </w:r>
      <w:r w:rsidRPr="0086022F">
        <w:rPr>
          <w:rFonts w:eastAsia="Calibri" w:cstheme="minorHAnsi"/>
          <w:szCs w:val="18"/>
        </w:rPr>
        <w:t xml:space="preserve">or third parties that govern the collection, use, disclosure, correction, dissemination, confidentiality, integrity, accuracy or availability of </w:t>
      </w:r>
      <w:r w:rsidRPr="0086022F">
        <w:rPr>
          <w:rFonts w:eastAsia="Calibri" w:cstheme="minorHAnsi"/>
          <w:b/>
          <w:szCs w:val="18"/>
        </w:rPr>
        <w:t>Private Information</w:t>
      </w:r>
      <w:r w:rsidRPr="0086022F">
        <w:rPr>
          <w:rFonts w:eastAsia="Calibri" w:cstheme="minorHAnsi"/>
          <w:szCs w:val="18"/>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civil or administrative proceeding, regulatory action, request for information or investigation instituted against an </w:t>
      </w:r>
      <w:r w:rsidRPr="0086022F">
        <w:rPr>
          <w:rFonts w:eastAsia="Calibri" w:cstheme="minorHAnsi"/>
          <w:b/>
          <w:bCs/>
          <w:szCs w:val="18"/>
          <w:lang w:eastAsia="en-GB"/>
        </w:rPr>
        <w:t>Insured</w:t>
      </w:r>
      <w:r w:rsidRPr="0086022F">
        <w:rPr>
          <w:rFonts w:eastAsia="Calibri" w:cstheme="minorHAnsi"/>
          <w:bCs/>
          <w:szCs w:val="18"/>
          <w:lang w:eastAsia="en-GB"/>
        </w:rPr>
        <w:t xml:space="preserve">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because of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bCs/>
          <w:szCs w:val="18"/>
          <w:lang w:eastAsia="en-GB"/>
        </w:rPr>
        <w:t xml:space="preserve">.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does not include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szCs w:val="18"/>
        </w:rPr>
        <w:t xml:space="preserve">proprietary or confidential information owned by a third party that is in the care, custody or control of the </w:t>
      </w:r>
      <w:r w:rsidRPr="0086022F">
        <w:rPr>
          <w:rFonts w:eastAsia="Calibri" w:cstheme="minorHAnsi"/>
          <w:b/>
          <w:szCs w:val="18"/>
        </w:rPr>
        <w:t>Insured</w:t>
      </w:r>
      <w:r w:rsidRPr="0086022F">
        <w:rPr>
          <w:rFonts w:eastAsia="Calibri" w:cstheme="minorHAnsi"/>
          <w:szCs w:val="18"/>
        </w:rPr>
        <w:t>,</w:t>
      </w:r>
      <w:r w:rsidRPr="0086022F">
        <w:rPr>
          <w:rFonts w:eastAsia="Calibri" w:cstheme="minorHAnsi"/>
          <w:b/>
          <w:szCs w:val="18"/>
        </w:rPr>
        <w:t xml:space="preserve"> </w:t>
      </w:r>
      <w:r w:rsidRPr="0086022F">
        <w:rPr>
          <w:rFonts w:eastAsia="Calibri" w:cstheme="minorHAnsi"/>
          <w:szCs w:val="18"/>
        </w:rPr>
        <w:t xml:space="preserve">or is used by the </w:t>
      </w:r>
      <w:r w:rsidRPr="0086022F">
        <w:rPr>
          <w:rFonts w:eastAsia="Calibri" w:cstheme="minorHAnsi"/>
          <w:b/>
          <w:szCs w:val="18"/>
        </w:rPr>
        <w:t>Insured</w:t>
      </w:r>
      <w:r w:rsidRPr="0086022F">
        <w:rPr>
          <w:rFonts w:eastAsia="Calibri" w:cstheme="minorHAnsi"/>
          <w:szCs w:val="18"/>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86022F">
        <w:rPr>
          <w:rFonts w:eastAsia="Calibri" w:cstheme="minorHAnsi"/>
          <w:b/>
          <w:szCs w:val="18"/>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tangible goods or devices that are manufactured, produced, processed, prepared, assembled, packaged, </w:t>
      </w:r>
      <w:r w:rsidR="0022764C" w:rsidRPr="0022764C">
        <w:rPr>
          <w:rFonts w:eastAsia="Calibri" w:cstheme="minorHAnsi"/>
          <w:bCs/>
          <w:szCs w:val="18"/>
          <w:lang w:eastAsia="en-GB"/>
        </w:rPr>
        <w:t>labelled</w:t>
      </w:r>
      <w:r w:rsidRPr="0086022F">
        <w:rPr>
          <w:rFonts w:eastAsia="Calibri" w:cstheme="minorHAnsi"/>
          <w:bCs/>
          <w:szCs w:val="18"/>
          <w:lang w:eastAsia="en-GB"/>
        </w:rPr>
        <w:t>, sold, handled or distributed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by others trading under the</w:t>
      </w:r>
      <w:r w:rsidRPr="0086022F">
        <w:rPr>
          <w:rFonts w:eastAsia="Calibri" w:cstheme="minorHAnsi"/>
          <w:b/>
          <w:bCs/>
          <w:szCs w:val="18"/>
          <w:lang w:eastAsia="en-GB"/>
        </w:rPr>
        <w:t xml:space="preserve"> Named Insured’s </w:t>
      </w:r>
      <w:r w:rsidRPr="0086022F">
        <w:rPr>
          <w:rFonts w:eastAsia="Calibri" w:cstheme="minorHAnsi"/>
          <w:bCs/>
          <w:szCs w:val="18"/>
          <w:lang w:eastAsia="en-GB"/>
        </w:rPr>
        <w:t>name, or by a person or organisation whose business or assets have been acquired by the</w:t>
      </w:r>
      <w:r w:rsidRPr="0086022F">
        <w:rPr>
          <w:rFonts w:eastAsia="Calibri" w:cstheme="minorHAnsi"/>
          <w:b/>
          <w:bCs/>
          <w:szCs w:val="18"/>
          <w:lang w:eastAsia="en-GB"/>
        </w:rPr>
        <w:t xml:space="preserve"> Named Insured</w:t>
      </w:r>
      <w:r w:rsidRPr="0086022F">
        <w:rPr>
          <w:rFonts w:eastAsia="Calibri" w:cstheme="minorHAnsi"/>
          <w:bCs/>
          <w:szCs w:val="18"/>
          <w:lang w:eastAsia="en-GB"/>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error which occurs during the development or encoding of a computer program, software or application and which would, when in operation, result in a malfunction or incorrect operation of a </w:t>
      </w:r>
      <w:r w:rsidRPr="0086022F">
        <w:rPr>
          <w:rFonts w:eastAsia="Calibri" w:cstheme="minorHAnsi"/>
          <w:b/>
          <w:bCs/>
          <w:szCs w:val="18"/>
          <w:lang w:eastAsia="en-GB"/>
        </w:rPr>
        <w:t>Computer System</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86022F">
        <w:rPr>
          <w:rFonts w:eastAsia="Calibri" w:cstheme="minorHAnsi"/>
          <w:sz w:val="19"/>
          <w:szCs w:val="19"/>
          <w:lang w:eastAsia="en-GB"/>
        </w:rPr>
        <w:t xml:space="preserve"> </w:t>
      </w:r>
      <w:r w:rsidRPr="0086022F">
        <w:rPr>
          <w:rFonts w:eastAsia="Calibri" w:cstheme="minorHAnsi"/>
          <w:szCs w:val="18"/>
          <w:lang w:eastAsia="en-GB"/>
        </w:rPr>
        <w:t xml:space="preserve">physical injury to, or impairment, destruction or corruption of, any tangible property, including the loss of use thereof. </w:t>
      </w:r>
      <w:r w:rsidRPr="0086022F">
        <w:rPr>
          <w:rFonts w:eastAsia="Calibri" w:cstheme="minorHAnsi"/>
          <w:b/>
          <w:bCs/>
          <w:szCs w:val="18"/>
          <w:lang w:eastAsia="en-GB"/>
        </w:rPr>
        <w:t>Data</w:t>
      </w:r>
      <w:r w:rsidRPr="0086022F">
        <w:rPr>
          <w:rFonts w:eastAsia="Calibri" w:cstheme="minorHAnsi"/>
          <w:szCs w:val="18"/>
          <w:lang w:eastAsia="en-GB"/>
        </w:rPr>
        <w:t xml:space="preserve"> is not considered tangible property. </w:t>
      </w:r>
      <w:r w:rsidRPr="0086022F">
        <w:rPr>
          <w:rFonts w:eastAsia="Calibri" w:cstheme="minorHAnsi"/>
          <w:b/>
          <w:szCs w:val="18"/>
          <w:lang w:eastAsia="en-GB"/>
        </w:rPr>
        <w:t xml:space="preserve">Property Damage </w:t>
      </w:r>
      <w:r w:rsidRPr="0086022F">
        <w:rPr>
          <w:rFonts w:eastAsia="Calibri" w:cstheme="minorHAnsi"/>
          <w:szCs w:val="18"/>
          <w:lang w:eastAsia="en-GB"/>
        </w:rPr>
        <w:t>does not include the loss of use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computer hardware or electronic equipment which is caused by a </w:t>
      </w:r>
      <w:r w:rsidRPr="0086022F">
        <w:rPr>
          <w:rFonts w:eastAsia="Calibri" w:cstheme="minorHAnsi"/>
          <w:b/>
          <w:szCs w:val="18"/>
          <w:lang w:eastAsia="en-GB"/>
        </w:rPr>
        <w:t>Bricking Event</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any of the following alleging a </w:t>
      </w:r>
      <w:r w:rsidRPr="0086022F">
        <w:rPr>
          <w:rFonts w:eastAsia="Calibri" w:cstheme="minorHAnsi"/>
          <w:b/>
          <w:szCs w:val="18"/>
          <w:lang w:eastAsia="en-GB"/>
        </w:rPr>
        <w:t>Property Damage Wrongful Act</w:t>
      </w:r>
      <w:r w:rsidRPr="0086022F">
        <w:rPr>
          <w:rFonts w:eastAsia="Calibri" w:cstheme="minorHAnsi"/>
          <w:szCs w:val="18"/>
          <w:lang w:eastAsia="en-GB"/>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86022F">
        <w:rPr>
          <w:rFonts w:eastAsia="Calibri" w:cstheme="minorHAnsi"/>
          <w:szCs w:val="18"/>
          <w:lang w:eastAsia="en-GB"/>
        </w:rPr>
        <w:t xml:space="preserve">a written request received by an </w:t>
      </w:r>
      <w:r w:rsidRPr="0086022F">
        <w:rPr>
          <w:rFonts w:eastAsia="Calibri" w:cstheme="minorHAnsi"/>
          <w:b/>
          <w:szCs w:val="18"/>
          <w:lang w:eastAsia="en-GB"/>
        </w:rPr>
        <w:t>Insured</w:t>
      </w:r>
      <w:r w:rsidRPr="0086022F">
        <w:rPr>
          <w:rFonts w:eastAsia="Calibri" w:cstheme="minorHAnsi"/>
          <w:szCs w:val="18"/>
          <w:lang w:eastAsia="en-GB"/>
        </w:rPr>
        <w:t xml:space="preserve"> to enter into a Standstill Agreement, a stay or to waive a statute of limitations relating to either a pre-action litigation correspondence or legal proceedings against an </w:t>
      </w:r>
      <w:r w:rsidRPr="0086022F">
        <w:rPr>
          <w:rFonts w:eastAsia="Calibri" w:cstheme="minorHAnsi"/>
          <w:b/>
          <w:szCs w:val="18"/>
          <w:lang w:eastAsia="en-GB"/>
        </w:rPr>
        <w:t xml:space="preserve">Insured </w:t>
      </w:r>
      <w:r w:rsidRPr="0086022F">
        <w:rPr>
          <w:rFonts w:eastAsia="Calibri" w:cstheme="minorHAnsi"/>
          <w:bCs/>
          <w:szCs w:val="18"/>
          <w:lang w:eastAsia="en-GB"/>
        </w:rPr>
        <w:t xml:space="preserve">for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an </w:t>
      </w:r>
      <w:r w:rsidRPr="0086022F">
        <w:rPr>
          <w:rFonts w:eastAsia="Calibri" w:cstheme="minorHAnsi"/>
          <w:b/>
          <w:szCs w:val="18"/>
          <w:lang w:eastAsia="en-GB"/>
        </w:rPr>
        <w:t xml:space="preserve">Insured’s </w:t>
      </w:r>
      <w:r w:rsidRPr="0086022F">
        <w:rPr>
          <w:rFonts w:eastAsia="Calibri" w:cstheme="minorHAnsi"/>
          <w:szCs w:val="18"/>
          <w:lang w:eastAsia="en-GB"/>
        </w:rPr>
        <w:t xml:space="preserve">actual or alleged failure to prevent or avoid </w:t>
      </w:r>
      <w:r w:rsidRPr="0086022F">
        <w:rPr>
          <w:rFonts w:eastAsia="Calibri" w:cstheme="minorHAnsi"/>
          <w:b/>
          <w:bCs/>
          <w:szCs w:val="18"/>
          <w:lang w:eastAsia="en-GB"/>
        </w:rPr>
        <w:t>Property Damage</w:t>
      </w:r>
      <w:r w:rsidRPr="0086022F">
        <w:rPr>
          <w:rFonts w:eastAsia="Calibri" w:cstheme="minorHAnsi"/>
          <w:bCs/>
          <w:szCs w:val="18"/>
          <w:lang w:eastAsia="en-GB"/>
        </w:rPr>
        <w:t xml:space="preserve"> caused by a </w:t>
      </w:r>
      <w:r w:rsidRPr="0086022F">
        <w:rPr>
          <w:rFonts w:eastAsia="Calibri" w:cstheme="minorHAnsi"/>
          <w:b/>
          <w:bCs/>
          <w:szCs w:val="18"/>
          <w:lang w:eastAsia="en-GB"/>
        </w:rPr>
        <w:t>Security Breach</w:t>
      </w:r>
      <w:r w:rsidRPr="0086022F">
        <w:rPr>
          <w:rFonts w:eastAsia="Calibri" w:cstheme="minorHAnsi"/>
          <w:bCs/>
          <w:szCs w:val="18"/>
          <w:lang w:eastAsia="en-GB"/>
        </w:rPr>
        <w:t xml:space="preserve"> or </w:t>
      </w:r>
      <w:r w:rsidRPr="0086022F">
        <w:rPr>
          <w:rFonts w:eastAsia="Calibri" w:cstheme="minorHAnsi"/>
          <w:b/>
          <w:bCs/>
          <w:szCs w:val="18"/>
          <w:lang w:eastAsia="en-GB"/>
        </w:rPr>
        <w:t>Privacy Breach</w:t>
      </w:r>
      <w:r w:rsidRPr="0086022F">
        <w:rPr>
          <w:rFonts w:eastAsia="Calibri" w:cstheme="minorHAnsi"/>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r w:rsidR="00BB79CB" w:rsidRPr="0022764C">
        <w:rPr>
          <w:rFonts w:eastAsia="Calibri" w:cstheme="minorHAnsi"/>
          <w:kern w:val="2"/>
          <w:szCs w:val="18"/>
          <w:lang w:eastAsia="en-GB"/>
          <w14:ligatures w14:val="standardContextual"/>
        </w:rPr>
        <w:t>third-party</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the governmental agency or regulatory authority responsible for investigating and enforcing </w:t>
      </w:r>
      <w:r w:rsidRPr="0086022F">
        <w:rPr>
          <w:rFonts w:eastAsia="Calibri" w:cstheme="minorHAnsi"/>
          <w:b/>
          <w:bCs/>
          <w:szCs w:val="18"/>
          <w:lang w:eastAsia="en-GB"/>
        </w:rPr>
        <w:t>Privacy Regulations</w:t>
      </w:r>
      <w:r w:rsidRPr="0086022F">
        <w:rPr>
          <w:rFonts w:eastAsia="Calibri" w:cstheme="minorHAnsi"/>
          <w:bCs/>
          <w:szCs w:val="18"/>
          <w:lang w:eastAsia="en-GB"/>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 xml:space="preserve">a sum of </w:t>
      </w:r>
      <w:r w:rsidRPr="0086022F">
        <w:rPr>
          <w:rFonts w:eastAsia="Calibri" w:cstheme="minorHAnsi"/>
          <w:b/>
          <w:szCs w:val="18"/>
          <w:lang w:eastAsia="en-GB"/>
        </w:rPr>
        <w:t>Money</w:t>
      </w:r>
      <w:r w:rsidRPr="0086022F">
        <w:rPr>
          <w:rFonts w:eastAsia="Calibri" w:cstheme="minorHAnsi"/>
          <w:szCs w:val="18"/>
          <w:lang w:eastAsia="en-GB"/>
        </w:rPr>
        <w:t xml:space="preserve"> which an </w:t>
      </w:r>
      <w:r w:rsidRPr="0086022F">
        <w:rPr>
          <w:rFonts w:eastAsia="Calibri" w:cstheme="minorHAnsi"/>
          <w:b/>
          <w:szCs w:val="18"/>
          <w:lang w:eastAsia="en-GB"/>
        </w:rPr>
        <w:t>Insured</w:t>
      </w:r>
      <w:r w:rsidRPr="0086022F">
        <w:rPr>
          <w:rFonts w:eastAsia="Calibri" w:cstheme="minorHAnsi"/>
          <w:szCs w:val="18"/>
          <w:lang w:eastAsia="en-GB"/>
        </w:rPr>
        <w:t xml:space="preserve"> is legally obligated to pay as a </w:t>
      </w:r>
      <w:r w:rsidRPr="0086022F">
        <w:rPr>
          <w:rFonts w:eastAsia="Calibri" w:cstheme="minorHAnsi"/>
          <w:b/>
          <w:szCs w:val="18"/>
          <w:lang w:eastAsia="en-GB"/>
        </w:rPr>
        <w:t>Regulatory Authority’s</w:t>
      </w:r>
      <w:r w:rsidRPr="0086022F">
        <w:rPr>
          <w:rFonts w:eastAsia="Calibri" w:cstheme="minorHAnsi"/>
          <w:szCs w:val="18"/>
          <w:lang w:eastAsia="en-GB"/>
        </w:rPr>
        <w:t xml:space="preserve"> award or fund for parties affected by a </w:t>
      </w:r>
      <w:r w:rsidRPr="0086022F">
        <w:rPr>
          <w:rFonts w:eastAsia="Calibri" w:cstheme="minorHAnsi"/>
          <w:b/>
          <w:szCs w:val="18"/>
          <w:lang w:eastAsia="en-GB"/>
        </w:rPr>
        <w:t>Privacy Breach</w:t>
      </w:r>
      <w:r w:rsidRPr="0086022F">
        <w:rPr>
          <w:rFonts w:eastAsia="Calibri" w:cstheme="minorHAnsi"/>
          <w:szCs w:val="18"/>
          <w:lang w:eastAsia="en-GB"/>
        </w:rPr>
        <w:t xml:space="preserve">, due to an adverse judgment or settlement arising out of a </w:t>
      </w:r>
      <w:r w:rsidRPr="0086022F">
        <w:rPr>
          <w:rFonts w:eastAsia="Calibri" w:cstheme="minorHAnsi"/>
          <w:b/>
          <w:szCs w:val="18"/>
          <w:lang w:eastAsia="en-GB"/>
        </w:rPr>
        <w:t>Privacy Regulatory Proceeding</w:t>
      </w:r>
      <w:r w:rsidRPr="0086022F">
        <w:rPr>
          <w:rFonts w:eastAsia="Calibri" w:cstheme="minorHAnsi"/>
          <w:szCs w:val="18"/>
          <w:lang w:eastAsia="en-GB"/>
        </w:rPr>
        <w:t xml:space="preserve">, </w:t>
      </w:r>
      <w:r w:rsidRPr="0086022F">
        <w:rPr>
          <w:rFonts w:eastAsia="Calibri" w:cstheme="minorHAnsi"/>
          <w:bCs/>
          <w:szCs w:val="18"/>
          <w:lang w:eastAsia="en-GB"/>
        </w:rPr>
        <w:t xml:space="preserve">including consumer redress funds. </w:t>
      </w:r>
      <w:r w:rsidRPr="0086022F">
        <w:rPr>
          <w:rFonts w:eastAsia="Calibri" w:cstheme="minorHAnsi"/>
          <w:b/>
          <w:bCs/>
          <w:szCs w:val="18"/>
          <w:lang w:eastAsia="en-GB"/>
        </w:rPr>
        <w:t xml:space="preserve">Regulatory Compensatory Award </w:t>
      </w:r>
      <w:r w:rsidRPr="0086022F">
        <w:rPr>
          <w:rFonts w:eastAsia="Calibri" w:cstheme="minorHAnsi"/>
          <w:bCs/>
          <w:szCs w:val="18"/>
          <w:lang w:eastAsia="en-GB"/>
        </w:rPr>
        <w:t>does not</w:t>
      </w:r>
      <w:r w:rsidRPr="0086022F">
        <w:rPr>
          <w:rFonts w:eastAsia="Calibri" w:cstheme="minorHAnsi"/>
          <w:szCs w:val="18"/>
          <w:lang w:eastAsia="en-GB"/>
        </w:rPr>
        <w:t xml:space="preserve"> include any criminal </w:t>
      </w:r>
      <w:r w:rsidRPr="0086022F">
        <w:rPr>
          <w:rFonts w:eastAsia="Calibri" w:cstheme="minorHAnsi"/>
          <w:bCs/>
          <w:szCs w:val="18"/>
          <w:lang w:eastAsia="en-GB"/>
        </w:rPr>
        <w:t>fines or penalties of any nature whatsoever</w:t>
      </w:r>
      <w:r w:rsidRPr="0086022F">
        <w:rPr>
          <w:rFonts w:eastAsia="Calibri" w:cstheme="minorHAnsi"/>
          <w:szCs w:val="18"/>
          <w:lang w:eastAsia="en-GB"/>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means</w:t>
      </w:r>
      <w:r w:rsidRPr="0086022F">
        <w:rPr>
          <w:rFonts w:eastAsia="Calibri" w:cstheme="minorHAnsi"/>
          <w:bCs/>
          <w:sz w:val="19"/>
          <w:szCs w:val="19"/>
          <w:lang w:eastAsia="en-GB"/>
        </w:rPr>
        <w:t xml:space="preserve"> </w:t>
      </w:r>
      <w:r w:rsidRPr="0086022F">
        <w:rPr>
          <w:rFonts w:eastAsia="Calibri" w:cstheme="minorHAnsi"/>
          <w:bCs/>
          <w:szCs w:val="18"/>
          <w:lang w:eastAsia="en-GB"/>
        </w:rPr>
        <w:t xml:space="preserve">civil fines or penalties imposed by a </w:t>
      </w:r>
      <w:r w:rsidRPr="0086022F">
        <w:rPr>
          <w:rFonts w:eastAsia="Calibri" w:cstheme="minorHAnsi"/>
          <w:b/>
          <w:bCs/>
          <w:szCs w:val="18"/>
          <w:lang w:eastAsia="en-GB"/>
        </w:rPr>
        <w:t>Regulatory Authority</w:t>
      </w:r>
      <w:r w:rsidRPr="0086022F">
        <w:rPr>
          <w:rFonts w:eastAsia="Calibri" w:cstheme="minorHAnsi"/>
          <w:bCs/>
          <w:szCs w:val="18"/>
          <w:lang w:eastAsia="en-GB"/>
        </w:rPr>
        <w:t xml:space="preserve"> against an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as a result of a </w:t>
      </w:r>
      <w:r w:rsidRPr="0086022F">
        <w:rPr>
          <w:rFonts w:eastAsia="Calibri" w:cstheme="minorHAnsi"/>
          <w:b/>
          <w:bCs/>
          <w:szCs w:val="18"/>
          <w:lang w:eastAsia="en-GB"/>
        </w:rPr>
        <w:t>Privacy Regulatory Proceeding</w:t>
      </w:r>
      <w:r w:rsidRPr="0086022F">
        <w:rPr>
          <w:rFonts w:eastAsia="Calibri" w:cstheme="minorHAnsi"/>
          <w:bCs/>
          <w:szCs w:val="18"/>
          <w:lang w:eastAsia="en-GB"/>
        </w:rPr>
        <w:t xml:space="preserve">. </w:t>
      </w:r>
      <w:r w:rsidRPr="0086022F">
        <w:rPr>
          <w:rFonts w:eastAsia="Calibri" w:cstheme="minorHAnsi"/>
          <w:b/>
          <w:bCs/>
          <w:szCs w:val="18"/>
          <w:lang w:eastAsia="en-GB"/>
        </w:rPr>
        <w:t xml:space="preserve">Regulatory Fines and Penalties </w:t>
      </w:r>
      <w:r w:rsidRPr="0086022F">
        <w:rPr>
          <w:rFonts w:eastAsia="Calibri" w:cstheme="minorHAnsi"/>
          <w:bCs/>
          <w:szCs w:val="18"/>
          <w:lang w:eastAsia="en-GB"/>
        </w:rPr>
        <w:t xml:space="preserve">does not include any amounts deemed uninsurable under the law pursuant to which this Policy is construed, criminal fines or penalties of any nature or </w:t>
      </w:r>
      <w:r w:rsidRPr="0086022F">
        <w:rPr>
          <w:rFonts w:eastAsia="Calibri" w:cstheme="minorHAnsi"/>
          <w:b/>
          <w:bCs/>
          <w:szCs w:val="18"/>
          <w:lang w:eastAsia="en-GB"/>
        </w:rPr>
        <w:t>PCI DSS Fines and Assessments</w:t>
      </w:r>
      <w:r w:rsidRPr="0086022F">
        <w:rPr>
          <w:rFonts w:eastAsia="Calibri" w:cstheme="minorHAnsi"/>
          <w:bCs/>
          <w:szCs w:val="18"/>
          <w:lang w:eastAsia="en-GB"/>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86022F">
        <w:rPr>
          <w:rFonts w:eastAsia="Times New Roman" w:cstheme="minorHAnsi"/>
          <w:bCs/>
          <w:snapToGrid w:val="0"/>
          <w:szCs w:val="18"/>
        </w:rPr>
        <w:t>the reasonable amount that the</w:t>
      </w:r>
      <w:r w:rsidRPr="0086022F">
        <w:rPr>
          <w:rFonts w:eastAsia="Times New Roman" w:cstheme="minorHAnsi"/>
          <w:b/>
          <w:snapToGrid w:val="0"/>
          <w:szCs w:val="18"/>
        </w:rPr>
        <w:t xml:space="preserve"> Named Insured</w:t>
      </w:r>
      <w:r w:rsidRPr="0086022F">
        <w:rPr>
          <w:rFonts w:eastAsia="Times New Roman" w:cstheme="minorHAnsi"/>
          <w:bCs/>
          <w:snapToGrid w:val="0"/>
          <w:szCs w:val="18"/>
        </w:rPr>
        <w:t xml:space="preserve"> pays with </w:t>
      </w:r>
      <w:r w:rsidRPr="0086022F">
        <w:rPr>
          <w:rFonts w:eastAsia="Times New Roman" w:cstheme="minorHAnsi"/>
          <w:b/>
          <w:snapToGrid w:val="0"/>
          <w:szCs w:val="18"/>
        </w:rPr>
        <w:t>Insurers</w:t>
      </w:r>
      <w:r w:rsidRPr="0086022F">
        <w:rPr>
          <w:rFonts w:eastAsia="Times New Roman" w:cstheme="minorHAnsi"/>
          <w:bCs/>
          <w:snapToGrid w:val="0"/>
          <w:szCs w:val="18"/>
        </w:rPr>
        <w:t xml:space="preserve"> prior written approval </w:t>
      </w:r>
      <w:r w:rsidRPr="0086022F">
        <w:rPr>
          <w:rFonts w:eastAsia="Times New Roman" w:cstheme="minorHAnsi"/>
          <w:snapToGrid w:val="0"/>
          <w:szCs w:val="18"/>
        </w:rPr>
        <w:t xml:space="preserve">to an </w:t>
      </w:r>
      <w:r w:rsidRPr="0086022F">
        <w:rPr>
          <w:rFonts w:eastAsia="Times New Roman" w:cstheme="minorHAnsi"/>
          <w:b/>
          <w:snapToGrid w:val="0"/>
          <w:szCs w:val="18"/>
        </w:rPr>
        <w:t xml:space="preserve">Informant </w:t>
      </w:r>
      <w:r w:rsidRPr="0086022F">
        <w:rPr>
          <w:rFonts w:eastAsia="Times New Roman" w:cstheme="minorHAnsi"/>
          <w:snapToGrid w:val="0"/>
          <w:szCs w:val="18"/>
        </w:rPr>
        <w:t xml:space="preserve">for information not otherwise available which leads to the arrest and conviction of any person who commits an illegal act that causes a </w:t>
      </w:r>
      <w:r w:rsidRPr="0086022F">
        <w:rPr>
          <w:rFonts w:eastAsia="Times New Roman" w:cstheme="minorHAnsi"/>
          <w:b/>
          <w:bCs/>
          <w:snapToGrid w:val="0"/>
          <w:szCs w:val="18"/>
        </w:rPr>
        <w:t>First Party Insured Event</w:t>
      </w:r>
      <w:r w:rsidRPr="0086022F">
        <w:rPr>
          <w:rFonts w:eastAsia="Times New Roman" w:cstheme="minorHAnsi"/>
          <w:snapToGrid w:val="0"/>
          <w:szCs w:val="18"/>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any of the following, but only if actually or allegedly committed by an </w:t>
      </w:r>
      <w:r w:rsidRPr="0086022F">
        <w:rPr>
          <w:rFonts w:eastAsia="Calibri" w:cstheme="minorHAnsi"/>
          <w:b/>
          <w:bCs/>
          <w:szCs w:val="18"/>
          <w:lang w:eastAsia="en-GB"/>
        </w:rPr>
        <w:t>Insured</w:t>
      </w:r>
      <w:r w:rsidRPr="0086022F">
        <w:rPr>
          <w:rFonts w:eastAsia="Calibri" w:cstheme="minorHAnsi"/>
          <w:bCs/>
          <w:szCs w:val="18"/>
          <w:lang w:eastAsia="en-GB"/>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r w:rsidR="00BB79CB" w:rsidRPr="0022764C">
        <w:rPr>
          <w:rFonts w:eastAsia="Calibri" w:cstheme="minorHAnsi"/>
          <w:b/>
          <w:bCs/>
          <w:kern w:val="2"/>
          <w:szCs w:val="18"/>
          <w:lang w:eastAsia="en-GB"/>
          <w14:ligatures w14:val="standardContextual"/>
        </w:rPr>
        <w:t>Denial-of-Service</w:t>
      </w:r>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 xml:space="preserve">a </w:t>
      </w:r>
      <w:r w:rsidRPr="0086022F">
        <w:rPr>
          <w:rFonts w:eastAsia="Arial Unicode MS" w:cstheme="minorHAnsi"/>
          <w:b/>
          <w:bCs/>
          <w:szCs w:val="18"/>
        </w:rPr>
        <w:t>Hacking Attack</w:t>
      </w:r>
      <w:r w:rsidRPr="0086022F">
        <w:rPr>
          <w:rFonts w:eastAsia="Arial Unicode MS" w:cstheme="minorHAnsi"/>
          <w:bCs/>
          <w:szCs w:val="18"/>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86022F">
        <w:rPr>
          <w:rFonts w:eastAsia="Arial Unicode MS" w:cstheme="minorHAnsi"/>
          <w:bCs/>
          <w:szCs w:val="18"/>
        </w:rPr>
        <w:t>t</w:t>
      </w:r>
      <w:r w:rsidRPr="0086022F">
        <w:rPr>
          <w:rFonts w:eastAsia="Arial Unicode MS" w:cstheme="minorHAnsi"/>
          <w:szCs w:val="18"/>
        </w:rPr>
        <w:t xml:space="preserve">he theft or loss of an unsecured </w:t>
      </w:r>
      <w:r w:rsidRPr="0086022F">
        <w:rPr>
          <w:rFonts w:eastAsia="Arial Unicode MS" w:cstheme="minorHAnsi"/>
          <w:b/>
          <w:szCs w:val="18"/>
        </w:rPr>
        <w:t>Data</w:t>
      </w:r>
      <w:r w:rsidRPr="0086022F">
        <w:rPr>
          <w:rFonts w:eastAsia="Arial Unicode MS" w:cstheme="minorHAnsi"/>
          <w:szCs w:val="18"/>
        </w:rPr>
        <w:t xml:space="preserve"> storage or </w:t>
      </w:r>
      <w:r w:rsidRPr="0086022F">
        <w:rPr>
          <w:rFonts w:eastAsia="Calibri" w:cstheme="minorHAnsi"/>
          <w:szCs w:val="18"/>
        </w:rPr>
        <w:t xml:space="preserve">mobile device containing </w:t>
      </w:r>
      <w:r w:rsidRPr="0086022F">
        <w:rPr>
          <w:rFonts w:eastAsia="Calibri" w:cstheme="minorHAnsi"/>
          <w:b/>
          <w:szCs w:val="18"/>
        </w:rPr>
        <w:t>Private Information</w:t>
      </w:r>
      <w:r w:rsidRPr="0086022F">
        <w:rPr>
          <w:rFonts w:eastAsia="Calibri" w:cstheme="minorHAnsi"/>
          <w:szCs w:val="18"/>
        </w:rPr>
        <w:t>, including any smartphone, tablet or laptop which is owned by the</w:t>
      </w:r>
      <w:r w:rsidRPr="0086022F">
        <w:rPr>
          <w:rFonts w:eastAsia="Calibri" w:cstheme="minorHAnsi"/>
          <w:b/>
          <w:bCs/>
          <w:szCs w:val="18"/>
        </w:rPr>
        <w:t xml:space="preserve"> Named Insured </w:t>
      </w:r>
      <w:r w:rsidRPr="0086022F">
        <w:rPr>
          <w:rFonts w:eastAsia="Calibri" w:cstheme="minorHAnsi"/>
          <w:szCs w:val="18"/>
        </w:rPr>
        <w:t xml:space="preserve">and operated by an </w:t>
      </w:r>
      <w:r w:rsidRPr="0086022F">
        <w:rPr>
          <w:rFonts w:eastAsia="Calibri" w:cstheme="minorHAnsi"/>
          <w:b/>
          <w:szCs w:val="18"/>
        </w:rPr>
        <w:t>Insured</w:t>
      </w:r>
      <w:r w:rsidRPr="0086022F">
        <w:rPr>
          <w:rFonts w:eastAsia="Calibri" w:cstheme="minorHAnsi"/>
          <w:bCs/>
          <w:szCs w:val="18"/>
        </w:rPr>
        <w:t>,</w:t>
      </w:r>
      <w:r w:rsidRPr="0086022F">
        <w:rPr>
          <w:rFonts w:eastAsia="Calibri" w:cstheme="minorHAnsi"/>
          <w:szCs w:val="18"/>
        </w:rPr>
        <w:t xml:space="preserve"> or owned and operated by an </w:t>
      </w:r>
      <w:r w:rsidRPr="0086022F">
        <w:rPr>
          <w:rFonts w:eastAsia="Calibri" w:cstheme="minorHAnsi"/>
          <w:b/>
          <w:szCs w:val="18"/>
        </w:rPr>
        <w:t xml:space="preserve">Employee </w:t>
      </w:r>
      <w:r w:rsidRPr="0086022F">
        <w:rPr>
          <w:rFonts w:eastAsia="Calibri" w:cstheme="minorHAnsi"/>
          <w:szCs w:val="18"/>
        </w:rPr>
        <w:t xml:space="preserve">or </w:t>
      </w:r>
      <w:r w:rsidRPr="0086022F">
        <w:rPr>
          <w:rFonts w:eastAsia="Calibri" w:cstheme="minorHAnsi"/>
          <w:b/>
          <w:szCs w:val="18"/>
        </w:rPr>
        <w:t xml:space="preserve">Executive </w:t>
      </w:r>
      <w:r w:rsidRPr="0086022F">
        <w:rPr>
          <w:rFonts w:eastAsia="Calibri" w:cstheme="minorHAnsi"/>
          <w:szCs w:val="18"/>
        </w:rPr>
        <w:t>who has agreed in writing to the</w:t>
      </w:r>
      <w:r w:rsidRPr="0086022F">
        <w:rPr>
          <w:rFonts w:eastAsia="Calibri" w:cstheme="minorHAnsi"/>
          <w:b/>
          <w:bCs/>
          <w:szCs w:val="18"/>
        </w:rPr>
        <w:t xml:space="preserve"> Named Insured’s </w:t>
      </w:r>
      <w:r w:rsidRPr="0086022F">
        <w:rPr>
          <w:rFonts w:eastAsia="Calibri" w:cstheme="minorHAnsi"/>
          <w:szCs w:val="18"/>
        </w:rPr>
        <w:t>corporate mobile device acceptable use and security policy (also known as a “Bring Your Own Device” policy).</w:t>
      </w:r>
    </w:p>
    <w:p w:rsidR="006936E8" w:rsidRPr="0086022F" w:rsidRDefault="006936E8" w:rsidP="006936E8">
      <w:pPr>
        <w:spacing w:before="0" w:line="240" w:lineRule="auto"/>
        <w:rPr>
          <w:rFonts w:eastAsia="Calibri" w:cstheme="minorHAnsi"/>
          <w:szCs w:val="18"/>
          <w:lang w:eastAsia="en-GB"/>
        </w:rPr>
      </w:pPr>
      <w:r w:rsidRPr="0086022F">
        <w:rPr>
          <w:rFonts w:eastAsia="Calibri" w:cstheme="minorHAnsi"/>
          <w:szCs w:val="18"/>
          <w:lang w:eastAsia="en-GB"/>
        </w:rPr>
        <w:t xml:space="preserve">A series of continuing </w:t>
      </w:r>
      <w:r w:rsidRPr="0086022F">
        <w:rPr>
          <w:rFonts w:eastAsia="Calibri" w:cstheme="minorHAnsi"/>
          <w:b/>
          <w:bCs/>
          <w:szCs w:val="18"/>
          <w:lang w:eastAsia="en-GB"/>
        </w:rPr>
        <w:t>Security Breaches</w:t>
      </w:r>
      <w:r w:rsidRPr="0086022F">
        <w:rPr>
          <w:rFonts w:eastAsia="Calibri" w:cstheme="minorHAnsi"/>
          <w:szCs w:val="18"/>
          <w:lang w:eastAsia="en-GB"/>
        </w:rPr>
        <w:t xml:space="preserve">, related or repeated </w:t>
      </w:r>
      <w:r w:rsidRPr="0086022F">
        <w:rPr>
          <w:rFonts w:eastAsia="Calibri" w:cstheme="minorHAnsi"/>
          <w:b/>
          <w:bCs/>
          <w:szCs w:val="18"/>
          <w:lang w:eastAsia="en-GB"/>
        </w:rPr>
        <w:t>Security Breaches</w:t>
      </w:r>
      <w:r w:rsidRPr="0086022F">
        <w:rPr>
          <w:rFonts w:eastAsia="Calibri" w:cstheme="minorHAnsi"/>
          <w:szCs w:val="18"/>
          <w:lang w:eastAsia="en-GB"/>
        </w:rPr>
        <w:t xml:space="preserve">, or multiple </w:t>
      </w:r>
      <w:r w:rsidRPr="0086022F">
        <w:rPr>
          <w:rFonts w:eastAsia="Calibri" w:cstheme="minorHAnsi"/>
          <w:b/>
          <w:bCs/>
          <w:szCs w:val="18"/>
          <w:lang w:eastAsia="en-GB"/>
        </w:rPr>
        <w:t>Security Breaches</w:t>
      </w:r>
      <w:r w:rsidRPr="0086022F">
        <w:rPr>
          <w:rFonts w:eastAsia="Calibri" w:cstheme="minorHAnsi"/>
          <w:szCs w:val="18"/>
          <w:lang w:eastAsia="en-GB"/>
        </w:rPr>
        <w:t xml:space="preserve"> resulting from a continuing attack, event, incident or failure of computer security will be considered a single </w:t>
      </w:r>
      <w:r w:rsidRPr="0086022F">
        <w:rPr>
          <w:rFonts w:eastAsia="Calibri" w:cstheme="minorHAnsi"/>
          <w:b/>
          <w:bCs/>
          <w:szCs w:val="18"/>
          <w:lang w:eastAsia="en-GB"/>
        </w:rPr>
        <w:t>Security Breach</w:t>
      </w:r>
      <w:r w:rsidRPr="0086022F">
        <w:rPr>
          <w:rFonts w:eastAsia="Calibri" w:cstheme="minorHAnsi"/>
          <w:szCs w:val="18"/>
          <w:lang w:eastAsia="en-GB"/>
        </w:rPr>
        <w:t xml:space="preserve"> and will be considered to have occurred at the time the first of such </w:t>
      </w:r>
      <w:r w:rsidRPr="0086022F">
        <w:rPr>
          <w:rFonts w:eastAsia="Calibri" w:cstheme="minorHAnsi"/>
          <w:b/>
          <w:bCs/>
          <w:szCs w:val="18"/>
          <w:lang w:eastAsia="en-GB"/>
        </w:rPr>
        <w:t xml:space="preserve">Security Breaches </w:t>
      </w:r>
      <w:r w:rsidRPr="0086022F">
        <w:rPr>
          <w:rFonts w:eastAsia="Calibri" w:cstheme="minorHAnsi"/>
          <w:bCs/>
          <w:szCs w:val="18"/>
          <w:lang w:eastAsia="en-GB"/>
        </w:rPr>
        <w:t>occurred</w:t>
      </w:r>
      <w:r w:rsidRPr="0086022F">
        <w:rPr>
          <w:rFonts w:eastAsia="Calibri" w:cstheme="minorHAnsi"/>
          <w:szCs w:val="18"/>
          <w:lang w:eastAsia="en-GB"/>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 </w:t>
      </w:r>
      <w:r w:rsidRPr="0086022F">
        <w:rPr>
          <w:rFonts w:eastAsia="Calibri" w:cstheme="minorHAnsi"/>
          <w:b/>
          <w:bCs/>
          <w:szCs w:val="18"/>
          <w:lang w:eastAsia="en-GB"/>
        </w:rPr>
        <w:t xml:space="preserve">Computer System </w:t>
      </w:r>
      <w:r w:rsidRPr="0086022F">
        <w:rPr>
          <w:rFonts w:eastAsia="Calibri" w:cstheme="minorHAnsi"/>
          <w:bCs/>
          <w:szCs w:val="18"/>
          <w:lang w:eastAsia="en-GB"/>
        </w:rPr>
        <w:t xml:space="preserve">that is owned or leased by, and under the direct operational control of, a </w:t>
      </w:r>
      <w:r w:rsidRPr="0086022F">
        <w:rPr>
          <w:rFonts w:eastAsia="Calibri" w:cstheme="minorHAnsi"/>
          <w:b/>
          <w:szCs w:val="18"/>
          <w:lang w:eastAsia="en-GB"/>
        </w:rPr>
        <w:t>BPO service provider</w:t>
      </w:r>
      <w:r w:rsidRPr="0086022F">
        <w:rPr>
          <w:rFonts w:eastAsia="Calibri" w:cstheme="minorHAnsi"/>
          <w:bCs/>
          <w:szCs w:val="18"/>
          <w:lang w:eastAsia="en-GB"/>
        </w:rPr>
        <w:t xml:space="preserve"> or </w:t>
      </w:r>
      <w:r w:rsidRPr="0086022F">
        <w:rPr>
          <w:rFonts w:eastAsia="Calibri" w:cstheme="minorHAnsi"/>
          <w:b/>
          <w:bCs/>
          <w:szCs w:val="18"/>
          <w:lang w:eastAsia="en-GB"/>
        </w:rPr>
        <w:t>Outsourced IT</w:t>
      </w:r>
      <w:r w:rsidRPr="0086022F">
        <w:rPr>
          <w:rFonts w:eastAsia="Calibri" w:cstheme="minorHAnsi"/>
          <w:bCs/>
          <w:szCs w:val="18"/>
          <w:lang w:eastAsia="en-GB"/>
        </w:rPr>
        <w:t xml:space="preserve"> </w:t>
      </w:r>
      <w:r w:rsidRPr="0086022F">
        <w:rPr>
          <w:rFonts w:eastAsia="Calibri" w:cstheme="minorHAnsi"/>
          <w:b/>
          <w:bCs/>
          <w:szCs w:val="18"/>
          <w:lang w:eastAsia="en-GB"/>
        </w:rPr>
        <w:t>Service Provider</w:t>
      </w:r>
      <w:r w:rsidRPr="0086022F">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86022F"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kern w:val="2"/>
          <w:szCs w:val="18"/>
          <w:lang w:eastAsia="en-GB"/>
          <w14:ligatures w14:val="standardContextual"/>
        </w:rPr>
        <w:t>reasonable and necessary costs</w:t>
      </w:r>
      <w:r w:rsidRPr="0086022F">
        <w:rPr>
          <w:rFonts w:eastAsia="Calibri" w:cstheme="minorHAnsi"/>
          <w:b/>
          <w:kern w:val="2"/>
          <w:szCs w:val="18"/>
          <w:lang w:eastAsia="en-GB"/>
          <w14:ligatures w14:val="standardContextual"/>
        </w:rPr>
        <w:t xml:space="preserve"> </w:t>
      </w:r>
      <w:r w:rsidRPr="0086022F">
        <w:rPr>
          <w:rFonts w:eastAsia="Calibri" w:cstheme="minorHAnsi"/>
          <w:kern w:val="2"/>
          <w:szCs w:val="18"/>
          <w:lang w:eastAsia="en-GB"/>
          <w14:ligatures w14:val="standardContextual"/>
        </w:rPr>
        <w:t xml:space="preserve">and expenses that the </w:t>
      </w:r>
      <w:r w:rsidRPr="0086022F">
        <w:rPr>
          <w:rFonts w:eastAsia="Calibri" w:cstheme="minorHAnsi"/>
          <w:b/>
          <w:bCs/>
          <w:kern w:val="2"/>
          <w:szCs w:val="18"/>
          <w:lang w:eastAsia="en-GB"/>
          <w14:ligatures w14:val="standardContextual"/>
        </w:rPr>
        <w:t xml:space="preserve">Named Insured </w:t>
      </w:r>
      <w:r w:rsidRPr="0086022F">
        <w:rPr>
          <w:rFonts w:eastAsia="Calibri" w:cstheme="minorHAnsi"/>
          <w:kern w:val="2"/>
          <w:szCs w:val="18"/>
          <w:lang w:eastAsia="en-GB"/>
          <w14:ligatures w14:val="standardContextual"/>
        </w:rPr>
        <w:t>incurs</w:t>
      </w:r>
      <w:r w:rsidRPr="0086022F">
        <w:rPr>
          <w:rFonts w:eastAsia="Calibri" w:cstheme="minorHAnsi"/>
          <w:bCs/>
          <w:kern w:val="2"/>
          <w:szCs w:val="18"/>
          <w:lang w:eastAsia="en-GB"/>
          <w14:ligatures w14:val="standardContextual"/>
        </w:rPr>
        <w:t xml:space="preserve"> </w:t>
      </w:r>
      <w:r w:rsidRPr="0086022F">
        <w:rPr>
          <w:rFonts w:eastAsia="Calibri" w:cstheme="minorHAnsi"/>
          <w:kern w:val="2"/>
          <w:szCs w:val="18"/>
          <w:lang w:eastAsia="en-GB"/>
          <w14:ligatures w14:val="standardContextual"/>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an unplanned outage, interruption, failure, suspension or degradation of service of an </w:t>
      </w:r>
      <w:r w:rsidRPr="0086022F">
        <w:rPr>
          <w:rFonts w:eastAsia="Calibri" w:cstheme="minorHAnsi"/>
          <w:b/>
          <w:bCs/>
          <w:szCs w:val="18"/>
          <w:lang w:eastAsia="en-GB"/>
        </w:rPr>
        <w:t>Insured Computer System</w:t>
      </w:r>
      <w:r w:rsidRPr="0086022F">
        <w:rPr>
          <w:rFonts w:eastAsia="Calibri" w:cstheme="minorHAnsi"/>
          <w:bCs/>
          <w:szCs w:val="18"/>
          <w:lang w:eastAsia="en-GB"/>
        </w:rPr>
        <w:t xml:space="preserve">, including, but not limited to, any such outage, interruption, failure, suspension or degradation of service caused directly by a </w:t>
      </w:r>
      <w:r w:rsidRPr="0086022F">
        <w:rPr>
          <w:rFonts w:eastAsia="Calibri" w:cstheme="minorHAnsi"/>
          <w:b/>
          <w:bCs/>
          <w:szCs w:val="18"/>
          <w:lang w:eastAsia="en-GB"/>
        </w:rPr>
        <w:t>Hacking Attack</w:t>
      </w:r>
      <w:r w:rsidRPr="0086022F">
        <w:rPr>
          <w:rFonts w:eastAsia="Calibri" w:cstheme="minorHAnsi"/>
          <w:bCs/>
          <w:szCs w:val="18"/>
          <w:lang w:eastAsia="en-GB"/>
        </w:rPr>
        <w:t xml:space="preserve">, </w:t>
      </w:r>
      <w:r w:rsidRPr="0086022F">
        <w:rPr>
          <w:rFonts w:eastAsia="Calibri" w:cstheme="minorHAnsi"/>
          <w:b/>
          <w:bCs/>
          <w:szCs w:val="18"/>
          <w:lang w:eastAsia="en-GB"/>
        </w:rPr>
        <w:t>Voluntary Shutdown</w:t>
      </w:r>
      <w:r w:rsidRPr="0086022F">
        <w:rPr>
          <w:rFonts w:eastAsia="Calibri" w:cstheme="minorHAnsi"/>
          <w:bCs/>
          <w:szCs w:val="18"/>
          <w:lang w:eastAsia="en-GB"/>
        </w:rPr>
        <w:t xml:space="preserve">, administrative error or </w:t>
      </w:r>
      <w:r w:rsidRPr="0086022F">
        <w:rPr>
          <w:rFonts w:eastAsia="Calibri" w:cstheme="minorHAnsi"/>
          <w:b/>
          <w:bCs/>
          <w:szCs w:val="18"/>
          <w:lang w:eastAsia="en-GB"/>
        </w:rPr>
        <w:t>Programming Error</w:t>
      </w:r>
      <w:r w:rsidRPr="0086022F">
        <w:rPr>
          <w:rFonts w:eastAsia="Calibri" w:cstheme="minorHAnsi"/>
          <w:bCs/>
          <w:szCs w:val="18"/>
          <w:lang w:eastAsia="en-GB"/>
        </w:rPr>
        <w:t xml:space="preserve">. </w:t>
      </w:r>
      <w:r w:rsidRPr="0086022F">
        <w:rPr>
          <w:rFonts w:eastAsia="Calibri" w:cstheme="minorHAnsi"/>
          <w:b/>
          <w:bCs/>
          <w:szCs w:val="18"/>
          <w:lang w:eastAsia="en-GB"/>
        </w:rPr>
        <w:t xml:space="preserve">System Failure </w:t>
      </w:r>
      <w:r w:rsidRPr="0086022F">
        <w:rPr>
          <w:rFonts w:eastAsia="Calibri" w:cstheme="minorHAnsi"/>
          <w:bCs/>
          <w:szCs w:val="18"/>
          <w:lang w:eastAsia="en-GB"/>
        </w:rPr>
        <w:t xml:space="preserve">does not include any </w:t>
      </w:r>
      <w:r w:rsidRPr="0086022F">
        <w:rPr>
          <w:rFonts w:eastAsia="Calibri" w:cstheme="minorHAnsi"/>
          <w:b/>
          <w:bCs/>
          <w:szCs w:val="18"/>
          <w:lang w:eastAsia="en-GB"/>
        </w:rPr>
        <w:t>Dependent System Failure</w:t>
      </w:r>
      <w:r w:rsidRPr="0086022F">
        <w:rPr>
          <w:rFonts w:eastAsia="Calibri" w:cstheme="minorHAnsi"/>
          <w:bCs/>
          <w:szCs w:val="18"/>
          <w:lang w:eastAsia="en-GB"/>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86022F" w:rsidRDefault="006936E8" w:rsidP="006936E8">
      <w:pPr>
        <w:spacing w:before="0" w:line="240" w:lineRule="auto"/>
        <w:rPr>
          <w:rFonts w:eastAsia="Calibri" w:cstheme="minorHAnsi"/>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szCs w:val="18"/>
          <w:lang w:eastAsia="en-GB"/>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intentional, unauthorised and fraudulent use of or access to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as a direct result of a </w:t>
      </w:r>
      <w:r w:rsidRPr="0086022F">
        <w:rPr>
          <w:rFonts w:eastAsia="Calibri" w:cstheme="minorHAnsi"/>
          <w:b/>
          <w:bCs/>
          <w:szCs w:val="18"/>
          <w:lang w:eastAsia="en-GB"/>
        </w:rPr>
        <w:t>Hacking Attack</w:t>
      </w:r>
      <w:r w:rsidRPr="0086022F">
        <w:rPr>
          <w:rFonts w:eastAsia="Calibri" w:cstheme="minorHAnsi"/>
          <w:bCs/>
          <w:szCs w:val="18"/>
          <w:lang w:eastAsia="en-GB"/>
        </w:rPr>
        <w:t xml:space="preserve">, including </w:t>
      </w:r>
      <w:r w:rsidRPr="0086022F">
        <w:rPr>
          <w:rFonts w:eastAsia="Calibri" w:cstheme="minorHAnsi"/>
          <w:b/>
          <w:bCs/>
          <w:szCs w:val="18"/>
          <w:lang w:eastAsia="en-GB"/>
        </w:rPr>
        <w:t>Cryptojacking</w:t>
      </w:r>
      <w:r w:rsidRPr="0086022F">
        <w:rPr>
          <w:rFonts w:eastAsia="Calibri" w:cstheme="minorHAnsi"/>
          <w:bCs/>
          <w:szCs w:val="18"/>
          <w:lang w:eastAsia="en-GB"/>
        </w:rPr>
        <w:t xml:space="preserve">, which results in the fraudulent use of electricity, water, natural gas, oil, internet access, mobile </w:t>
      </w:r>
      <w:r w:rsidRPr="0086022F">
        <w:rPr>
          <w:rFonts w:eastAsia="Calibri" w:cstheme="minorHAnsi"/>
          <w:b/>
          <w:bCs/>
          <w:szCs w:val="18"/>
          <w:lang w:eastAsia="en-GB"/>
        </w:rPr>
        <w:t>Data</w:t>
      </w:r>
      <w:r w:rsidRPr="0086022F">
        <w:rPr>
          <w:rFonts w:eastAsia="Calibri" w:cstheme="minorHAnsi"/>
          <w:bCs/>
          <w:szCs w:val="18"/>
          <w:lang w:eastAsia="en-GB"/>
        </w:rPr>
        <w:t xml:space="preserve">, cable or satellite services, sewage, </w:t>
      </w:r>
      <w:r w:rsidRPr="0086022F">
        <w:rPr>
          <w:rFonts w:eastAsia="Calibri" w:cstheme="minorHAnsi"/>
          <w:b/>
          <w:bCs/>
          <w:szCs w:val="18"/>
          <w:lang w:eastAsia="en-GB"/>
        </w:rPr>
        <w:t xml:space="preserve">Cloud Provider </w:t>
      </w:r>
      <w:r w:rsidRPr="0086022F">
        <w:rPr>
          <w:rFonts w:eastAsia="Calibri" w:cstheme="minorHAnsi"/>
          <w:bCs/>
          <w:szCs w:val="18"/>
          <w:lang w:eastAsia="en-GB"/>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overage charges or increased expenses that the </w:t>
      </w:r>
      <w:r w:rsidRPr="0086022F">
        <w:rPr>
          <w:rFonts w:eastAsia="Calibri" w:cstheme="minorHAnsi"/>
          <w:b/>
          <w:szCs w:val="18"/>
          <w:lang w:eastAsia="en-GB"/>
        </w:rPr>
        <w:t>Named Insured</w:t>
      </w:r>
      <w:r w:rsidRPr="0086022F">
        <w:rPr>
          <w:rFonts w:eastAsia="Calibri" w:cstheme="minorHAnsi"/>
          <w:bCs/>
          <w:szCs w:val="18"/>
          <w:lang w:eastAsia="en-GB"/>
        </w:rPr>
        <w:t xml:space="preserve"> incurs as a direct result of </w:t>
      </w:r>
      <w:r w:rsidRPr="0086022F">
        <w:rPr>
          <w:rFonts w:eastAsia="Calibri" w:cstheme="minorHAnsi"/>
          <w:b/>
          <w:bCs/>
          <w:szCs w:val="18"/>
          <w:lang w:eastAsia="en-GB"/>
        </w:rPr>
        <w:t>Utilities Fraud</w:t>
      </w:r>
      <w:r w:rsidRPr="0086022F">
        <w:rPr>
          <w:rFonts w:eastAsia="Calibri" w:cstheme="minorHAnsi"/>
          <w:bCs/>
          <w:szCs w:val="18"/>
          <w:lang w:eastAsia="en-GB"/>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charged to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in a periodic billing statement by the provider of the utility, service or resource, pursuant to a written contract or agreement executed between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and such provider before the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86022F">
        <w:rPr>
          <w:rFonts w:eastAsia="Calibri" w:cstheme="minorHAnsi"/>
          <w:bCs/>
          <w:szCs w:val="18"/>
          <w:lang w:eastAsia="en-GB"/>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86022F">
        <w:rPr>
          <w:rFonts w:eastAsia="Calibri" w:cstheme="minorHAnsi"/>
          <w:bCs/>
          <w:szCs w:val="18"/>
          <w:lang w:eastAsia="en-GB"/>
        </w:rPr>
        <w:t xml:space="preserve">In determining the amount of </w:t>
      </w:r>
      <w:r w:rsidRPr="0086022F">
        <w:rPr>
          <w:rFonts w:eastAsia="Calibri" w:cstheme="minorHAnsi"/>
          <w:b/>
          <w:bCs/>
          <w:szCs w:val="18"/>
          <w:lang w:eastAsia="en-GB"/>
        </w:rPr>
        <w:t xml:space="preserve">Utilities Fraud Loss </w:t>
      </w:r>
      <w:r w:rsidRPr="0086022F">
        <w:rPr>
          <w:rFonts w:eastAsia="Calibri" w:cstheme="minorHAnsi"/>
          <w:bCs/>
          <w:szCs w:val="18"/>
          <w:lang w:eastAsia="en-GB"/>
        </w:rPr>
        <w:t xml:space="preserve">payable, due consideration will be given to </w:t>
      </w:r>
      <w:r w:rsidR="00BB79CB" w:rsidRPr="0086022F">
        <w:rPr>
          <w:rFonts w:eastAsia="Calibri" w:cstheme="minorHAnsi"/>
          <w:bCs/>
          <w:szCs w:val="18"/>
          <w:lang w:eastAsia="en-GB"/>
        </w:rPr>
        <w:t xml:space="preserve">the </w:t>
      </w:r>
      <w:r w:rsidR="00BB79CB" w:rsidRPr="0086022F">
        <w:rPr>
          <w:rFonts w:eastAsia="Calibri" w:cstheme="minorHAnsi"/>
          <w:b/>
          <w:szCs w:val="18"/>
          <w:lang w:eastAsia="en-GB"/>
        </w:rPr>
        <w:t>Named</w:t>
      </w:r>
      <w:r w:rsidRPr="0086022F">
        <w:rPr>
          <w:rFonts w:eastAsia="Calibri" w:cstheme="minorHAnsi"/>
          <w:b/>
          <w:szCs w:val="18"/>
          <w:lang w:eastAsia="en-GB"/>
        </w:rPr>
        <w:t xml:space="preserve"> Insured’s </w:t>
      </w:r>
      <w:r w:rsidRPr="0086022F">
        <w:rPr>
          <w:rFonts w:eastAsia="Calibri" w:cstheme="minorHAnsi"/>
          <w:bCs/>
          <w:szCs w:val="18"/>
          <w:lang w:eastAsia="en-GB"/>
        </w:rPr>
        <w:t xml:space="preserve">prior utility expenses and the probable utility expenses the </w:t>
      </w:r>
      <w:r w:rsidRPr="0086022F">
        <w:rPr>
          <w:rFonts w:eastAsia="Calibri" w:cstheme="minorHAnsi"/>
          <w:b/>
          <w:szCs w:val="18"/>
          <w:lang w:eastAsia="en-GB"/>
        </w:rPr>
        <w:t>Named Insured</w:t>
      </w:r>
      <w:r w:rsidRPr="0086022F">
        <w:rPr>
          <w:rFonts w:eastAsia="Calibri" w:cstheme="minorHAnsi"/>
          <w:b/>
          <w:bCs/>
          <w:szCs w:val="18"/>
          <w:lang w:eastAsia="en-GB"/>
        </w:rPr>
        <w:t xml:space="preserve"> </w:t>
      </w:r>
      <w:r w:rsidRPr="0086022F">
        <w:rPr>
          <w:rFonts w:eastAsia="Calibri" w:cstheme="minorHAnsi"/>
          <w:bCs/>
          <w:szCs w:val="18"/>
          <w:lang w:eastAsia="en-GB"/>
        </w:rPr>
        <w:t xml:space="preserve">would have incurred had no </w:t>
      </w:r>
      <w:r w:rsidRPr="0086022F">
        <w:rPr>
          <w:rFonts w:eastAsia="Calibri" w:cstheme="minorHAnsi"/>
          <w:b/>
          <w:bCs/>
          <w:szCs w:val="18"/>
          <w:lang w:eastAsia="en-GB"/>
        </w:rPr>
        <w:t xml:space="preserve">Utilities Fraud </w:t>
      </w:r>
      <w:r w:rsidRPr="0086022F">
        <w:rPr>
          <w:rFonts w:eastAsia="Calibri" w:cstheme="minorHAnsi"/>
          <w:bCs/>
          <w:szCs w:val="18"/>
          <w:lang w:eastAsia="en-GB"/>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the</w:t>
      </w:r>
      <w:r w:rsidRPr="0086022F">
        <w:rPr>
          <w:rFonts w:eastAsia="Calibri" w:cstheme="minorHAnsi"/>
          <w:b/>
          <w:szCs w:val="18"/>
          <w:lang w:eastAsia="en-GB"/>
        </w:rPr>
        <w:t xml:space="preserve"> Named Insured’s </w:t>
      </w:r>
      <w:r w:rsidRPr="0086022F">
        <w:rPr>
          <w:rFonts w:eastAsia="Calibri" w:cstheme="minorHAnsi"/>
          <w:bCs/>
          <w:szCs w:val="18"/>
          <w:lang w:eastAsia="en-GB"/>
        </w:rPr>
        <w:t>legal responsibility for the liability of others, including legal responsibility the</w:t>
      </w:r>
      <w:r w:rsidRPr="0086022F">
        <w:rPr>
          <w:rFonts w:eastAsia="Calibri" w:cstheme="minorHAnsi"/>
          <w:b/>
          <w:szCs w:val="18"/>
          <w:lang w:eastAsia="en-GB"/>
        </w:rPr>
        <w:t xml:space="preserve"> Named Insured</w:t>
      </w:r>
      <w:r w:rsidRPr="0086022F">
        <w:rPr>
          <w:rFonts w:eastAsia="Calibri" w:cstheme="minorHAnsi"/>
          <w:b/>
          <w:bCs/>
          <w:szCs w:val="18"/>
          <w:lang w:eastAsia="en-GB"/>
        </w:rPr>
        <w:t xml:space="preserve"> </w:t>
      </w:r>
      <w:r w:rsidRPr="0086022F">
        <w:rPr>
          <w:rFonts w:eastAsia="Calibri" w:cstheme="minorHAnsi"/>
          <w:bCs/>
          <w:szCs w:val="18"/>
          <w:lang w:eastAsia="en-GB"/>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86022F">
        <w:rPr>
          <w:rFonts w:eastAsia="Calibri" w:cstheme="majorHAnsi"/>
          <w:szCs w:val="22"/>
          <w:lang w:eastAsia="en-GB"/>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86022F">
        <w:rPr>
          <w:rFonts w:eastAsia="Calibri" w:cstheme="minorHAnsi"/>
          <w:bCs/>
          <w:szCs w:val="18"/>
          <w:lang w:eastAsia="en-GB"/>
        </w:rPr>
        <w:t xml:space="preserve">means an intentional and discretionary total or partial shutdown of an </w:t>
      </w:r>
      <w:r w:rsidRPr="0086022F">
        <w:rPr>
          <w:rFonts w:eastAsia="Calibri" w:cstheme="minorHAnsi"/>
          <w:b/>
          <w:bCs/>
          <w:szCs w:val="18"/>
          <w:lang w:eastAsia="en-GB"/>
        </w:rPr>
        <w:t xml:space="preserve">Insured Computer System </w:t>
      </w:r>
      <w:r w:rsidRPr="0086022F">
        <w:rPr>
          <w:rFonts w:eastAsia="Calibri" w:cstheme="minorHAnsi"/>
          <w:bCs/>
          <w:szCs w:val="18"/>
          <w:lang w:eastAsia="en-GB"/>
        </w:rPr>
        <w:t xml:space="preserve">based upon an </w:t>
      </w:r>
      <w:r w:rsidRPr="0086022F">
        <w:rPr>
          <w:rFonts w:eastAsia="Calibri" w:cstheme="minorHAnsi"/>
          <w:b/>
          <w:bCs/>
          <w:szCs w:val="18"/>
          <w:lang w:eastAsia="en-GB"/>
        </w:rPr>
        <w:t>Executive’s</w:t>
      </w:r>
      <w:r w:rsidRPr="0086022F">
        <w:rPr>
          <w:rFonts w:eastAsia="Calibri" w:cstheme="minorHAnsi"/>
          <w:bCs/>
          <w:szCs w:val="18"/>
          <w:lang w:eastAsia="en-GB"/>
        </w:rPr>
        <w:t xml:space="preserve"> reasonable belief that such total or partial shutdown is necessary to mitigate, minimise or avoid the economic impact of a </w:t>
      </w:r>
      <w:r w:rsidRPr="0086022F">
        <w:rPr>
          <w:rFonts w:eastAsia="Calibri" w:cstheme="minorHAnsi"/>
          <w:b/>
          <w:bCs/>
          <w:szCs w:val="18"/>
          <w:lang w:eastAsia="en-GB"/>
        </w:rPr>
        <w:t xml:space="preserve">Hacking Attack </w:t>
      </w:r>
      <w:r w:rsidRPr="0086022F">
        <w:rPr>
          <w:rFonts w:eastAsia="Calibri" w:cstheme="minorHAnsi"/>
          <w:bCs/>
          <w:szCs w:val="18"/>
          <w:lang w:eastAsia="en-GB"/>
        </w:rPr>
        <w:t>on the</w:t>
      </w:r>
      <w:r w:rsidRPr="0086022F">
        <w:rPr>
          <w:rFonts w:eastAsia="Calibri" w:cstheme="minorHAnsi"/>
          <w:b/>
          <w:szCs w:val="18"/>
          <w:lang w:eastAsia="en-GB"/>
        </w:rPr>
        <w:t xml:space="preserve"> Named Insured’s </w:t>
      </w:r>
      <w:r w:rsidRPr="0086022F">
        <w:rPr>
          <w:rFonts w:eastAsia="Calibri" w:cstheme="minorHAnsi"/>
          <w:bCs/>
          <w:szCs w:val="18"/>
          <w:lang w:eastAsia="en-GB"/>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86022F" w:rsidRDefault="006936E8" w:rsidP="006936E8">
      <w:pPr>
        <w:spacing w:before="0" w:line="240" w:lineRule="auto"/>
        <w:rPr>
          <w:rFonts w:eastAsia="Calibri" w:cstheme="minorHAnsi"/>
          <w:bCs/>
          <w:szCs w:val="18"/>
          <w:lang w:eastAsia="en-GB"/>
        </w:rPr>
      </w:pPr>
      <w:r w:rsidRPr="0022764C">
        <w:rPr>
          <w:rFonts w:eastAsia="Calibri" w:cstheme="minorHAnsi"/>
          <w:kern w:val="2"/>
          <w:szCs w:val="18"/>
          <w14:ligatures w14:val="standardContextual"/>
        </w:rPr>
        <w:t xml:space="preserve">means </w:t>
      </w:r>
      <w:r w:rsidRPr="0086022F">
        <w:rPr>
          <w:rFonts w:eastAsia="Calibri" w:cstheme="minorHAnsi"/>
          <w:bCs/>
          <w:szCs w:val="18"/>
          <w:lang w:eastAsia="en-GB"/>
        </w:rPr>
        <w:t xml:space="preserve">the amount of time, as set forth in </w:t>
      </w:r>
      <w:r w:rsidRPr="0086022F">
        <w:rPr>
          <w:rFonts w:eastAsia="Calibri" w:cstheme="minorHAnsi"/>
          <w:szCs w:val="18"/>
        </w:rPr>
        <w:t>the Schedule</w:t>
      </w:r>
      <w:r w:rsidRPr="0086022F">
        <w:rPr>
          <w:rFonts w:eastAsia="Calibri" w:cstheme="minorHAnsi"/>
          <w:bCs/>
          <w:szCs w:val="18"/>
          <w:lang w:eastAsia="en-GB"/>
        </w:rPr>
        <w:t>, that must elapse before any loss or expenses may be payable under Insuring Clauses H (</w:t>
      </w:r>
      <w:r w:rsidRPr="0086022F">
        <w:rPr>
          <w:rFonts w:eastAsia="Calibri" w:cstheme="minorHAnsi"/>
          <w:szCs w:val="18"/>
          <w:lang w:eastAsia="en-GB"/>
        </w:rPr>
        <w:t>BrandGuard)</w:t>
      </w:r>
      <w:r w:rsidRPr="0086022F">
        <w:rPr>
          <w:rFonts w:eastAsia="Calibri" w:cstheme="minorHAnsi"/>
          <w:bCs/>
          <w:szCs w:val="18"/>
          <w:lang w:eastAsia="en-GB"/>
        </w:rPr>
        <w:t xml:space="preserve"> or I b) (System Failure: Non-Physical Business Interruption). The </w:t>
      </w:r>
      <w:r w:rsidRPr="0086022F">
        <w:rPr>
          <w:rFonts w:eastAsia="Calibri" w:cstheme="minorHAnsi"/>
          <w:b/>
          <w:bCs/>
          <w:szCs w:val="18"/>
          <w:lang w:eastAsia="en-GB"/>
        </w:rPr>
        <w:t xml:space="preserve">Waiting Period </w:t>
      </w:r>
      <w:r w:rsidRPr="0086022F">
        <w:rPr>
          <w:rFonts w:eastAsia="Calibri" w:cstheme="minorHAnsi"/>
          <w:bCs/>
          <w:szCs w:val="18"/>
          <w:lang w:eastAsia="en-GB"/>
        </w:rPr>
        <w:t xml:space="preserve">applies to each </w:t>
      </w:r>
      <w:r w:rsidRPr="0086022F">
        <w:rPr>
          <w:rFonts w:eastAsia="Calibri" w:cstheme="minorHAnsi"/>
          <w:b/>
          <w:bCs/>
          <w:szCs w:val="18"/>
          <w:lang w:eastAsia="en-GB"/>
        </w:rPr>
        <w:t xml:space="preserve">Period of Restoration </w:t>
      </w:r>
      <w:r w:rsidRPr="0086022F">
        <w:rPr>
          <w:rFonts w:eastAsia="Calibri" w:cstheme="minorHAnsi"/>
          <w:bCs/>
          <w:szCs w:val="18"/>
          <w:lang w:eastAsia="en-GB"/>
        </w:rPr>
        <w:t xml:space="preserve">and </w:t>
      </w:r>
      <w:r w:rsidRPr="0086022F">
        <w:rPr>
          <w:rFonts w:eastAsia="Calibri" w:cstheme="minorHAnsi"/>
          <w:b/>
          <w:bCs/>
          <w:szCs w:val="18"/>
          <w:lang w:eastAsia="en-GB"/>
        </w:rPr>
        <w:t>Period of Indemnity</w:t>
      </w:r>
      <w:r w:rsidRPr="0086022F">
        <w:rPr>
          <w:rFonts w:eastAsia="Calibri" w:cstheme="minorHAnsi"/>
          <w:bCs/>
          <w:szCs w:val="18"/>
          <w:lang w:eastAsia="en-GB"/>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86022F" w:rsidRDefault="006936E8" w:rsidP="006936E8">
      <w:pPr>
        <w:spacing w:before="0" w:line="240" w:lineRule="auto"/>
        <w:ind w:left="360" w:hanging="360"/>
        <w:rPr>
          <w:rFonts w:eastAsia="Calibri" w:cstheme="minorHAnsi"/>
          <w:bCs/>
          <w:szCs w:val="18"/>
          <w:lang w:eastAsia="en-GB"/>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86022F">
        <w:rPr>
          <w:rFonts w:eastAsia="Calibri" w:cstheme="minorHAnsi"/>
          <w:bCs/>
          <w:szCs w:val="18"/>
          <w:lang w:eastAsia="en-GB"/>
        </w:rPr>
        <w:t xml:space="preserve">a </w:t>
      </w:r>
      <w:r w:rsidRPr="0086022F">
        <w:rPr>
          <w:rFonts w:eastAsia="Calibri" w:cstheme="minorHAnsi"/>
          <w:b/>
          <w:szCs w:val="18"/>
          <w:lang w:eastAsia="en-GB"/>
        </w:rPr>
        <w:t>Multimedia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Insuring Clauses B, a</w:t>
      </w:r>
      <w:r w:rsidRPr="0086022F">
        <w:rPr>
          <w:rFonts w:eastAsia="Calibri" w:cstheme="minorHAnsi"/>
          <w:b/>
          <w:bCs/>
          <w:szCs w:val="18"/>
          <w:lang w:eastAsia="en-GB"/>
        </w:rPr>
        <w:t xml:space="preserve"> Security and Privacy Wrongful Act</w:t>
      </w:r>
      <w:r w:rsidRPr="0086022F">
        <w:rPr>
          <w:rFonts w:eastAsia="Calibri" w:cstheme="minorHAnsi"/>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86022F">
        <w:rPr>
          <w:rFonts w:eastAsia="Calibri" w:cstheme="minorHAnsi"/>
          <w:szCs w:val="18"/>
          <w:lang w:eastAsia="en-GB"/>
        </w:rPr>
        <w:t xml:space="preserve">Insuring Clauses C and D, a </w:t>
      </w:r>
      <w:r w:rsidRPr="0086022F">
        <w:rPr>
          <w:rFonts w:eastAsia="Calibri" w:cstheme="minorHAnsi"/>
          <w:b/>
          <w:szCs w:val="18"/>
          <w:lang w:eastAsia="en-GB"/>
        </w:rPr>
        <w:t xml:space="preserve">Security Breach </w:t>
      </w:r>
      <w:r w:rsidRPr="0086022F">
        <w:rPr>
          <w:rFonts w:eastAsia="Calibri" w:cstheme="minorHAnsi"/>
          <w:bCs/>
          <w:szCs w:val="18"/>
          <w:lang w:eastAsia="en-GB"/>
        </w:rPr>
        <w:t>or</w:t>
      </w:r>
      <w:r w:rsidRPr="0086022F">
        <w:rPr>
          <w:rFonts w:eastAsia="Calibri" w:cstheme="minorHAnsi"/>
          <w:b/>
          <w:szCs w:val="18"/>
          <w:lang w:eastAsia="en-GB"/>
        </w:rPr>
        <w:t xml:space="preserve"> Privacy Breach</w:t>
      </w:r>
      <w:r w:rsidRPr="0086022F">
        <w:rPr>
          <w:rFonts w:eastAsia="Calibri" w:cstheme="minorHAnsi"/>
          <w:bCs/>
          <w:szCs w:val="18"/>
          <w:lang w:eastAsia="en-GB"/>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E, </w:t>
      </w:r>
      <w:r w:rsidRPr="0086022F">
        <w:rPr>
          <w:rFonts w:eastAsia="Calibri" w:cstheme="minorHAnsi"/>
          <w:szCs w:val="18"/>
          <w:lang w:eastAsia="en-GB"/>
        </w:rPr>
        <w:t xml:space="preserve">a </w:t>
      </w:r>
      <w:r w:rsidRPr="0086022F">
        <w:rPr>
          <w:rFonts w:eastAsia="Calibri" w:cstheme="minorHAnsi"/>
          <w:b/>
          <w:szCs w:val="18"/>
          <w:lang w:eastAsia="en-GB"/>
        </w:rPr>
        <w:t>Bodily Injury Wrongful Act</w:t>
      </w:r>
      <w:r w:rsidRPr="0086022F">
        <w:rPr>
          <w:rFonts w:eastAsia="Calibri" w:cstheme="minorHAnsi"/>
          <w:bCs/>
          <w:szCs w:val="18"/>
          <w:lang w:eastAsia="en-GB"/>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86022F">
        <w:rPr>
          <w:rFonts w:eastAsia="Calibri" w:cstheme="minorHAnsi"/>
          <w:bCs/>
          <w:szCs w:val="18"/>
          <w:lang w:eastAsia="en-GB"/>
        </w:rPr>
        <w:t xml:space="preserve">Insuring Clause F, a </w:t>
      </w:r>
      <w:r w:rsidRPr="0086022F">
        <w:rPr>
          <w:rFonts w:eastAsia="Calibri" w:cstheme="minorHAnsi"/>
          <w:b/>
          <w:szCs w:val="18"/>
          <w:lang w:eastAsia="en-GB"/>
        </w:rPr>
        <w:t>Property Damage Wrongful Act</w:t>
      </w:r>
      <w:r w:rsidRPr="0086022F">
        <w:rPr>
          <w:rFonts w:eastAsia="Calibri" w:cstheme="minorHAnsi"/>
          <w:bCs/>
          <w:szCs w:val="18"/>
          <w:lang w:eastAsia="en-GB"/>
        </w:rPr>
        <w:t>.</w:t>
      </w: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made by or on behalf of an </w:t>
      </w:r>
      <w:r w:rsidRPr="0086022F">
        <w:rPr>
          <w:rFonts w:eastAsia="Calibri" w:cstheme="minorHAnsi"/>
          <w:b/>
          <w:szCs w:val="18"/>
          <w:lang w:eastAsia="en-GB"/>
        </w:rPr>
        <w:t>Insured</w:t>
      </w:r>
      <w:r w:rsidRPr="0086022F">
        <w:rPr>
          <w:rFonts w:eastAsia="Calibri" w:cstheme="minorHAnsi"/>
          <w:szCs w:val="18"/>
          <w:lang w:eastAsia="en-GB"/>
        </w:rPr>
        <w:t xml:space="preserve"> against another </w:t>
      </w:r>
      <w:r w:rsidRPr="0086022F">
        <w:rPr>
          <w:rFonts w:eastAsia="Calibri" w:cstheme="minorHAnsi"/>
          <w:b/>
          <w:szCs w:val="18"/>
          <w:lang w:eastAsia="en-GB"/>
        </w:rPr>
        <w:t>Insured</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which is brought by any past, present or future </w:t>
      </w:r>
      <w:r w:rsidRPr="0086022F">
        <w:rPr>
          <w:rFonts w:eastAsia="Calibri" w:cstheme="minorHAnsi"/>
          <w:b/>
          <w:szCs w:val="18"/>
          <w:lang w:eastAsia="en-GB"/>
        </w:rPr>
        <w:t xml:space="preserve">Employee </w:t>
      </w:r>
      <w:r w:rsidRPr="0086022F">
        <w:rPr>
          <w:rFonts w:eastAsia="Calibri" w:cstheme="minorHAnsi"/>
          <w:szCs w:val="18"/>
          <w:lang w:eastAsia="en-GB"/>
        </w:rPr>
        <w:t xml:space="preserve">against </w:t>
      </w:r>
      <w:r w:rsidRPr="0086022F">
        <w:rPr>
          <w:rFonts w:eastAsia="Calibri" w:cstheme="minorHAnsi"/>
          <w:bCs/>
          <w:szCs w:val="18"/>
          <w:lang w:eastAsia="en-GB"/>
        </w:rPr>
        <w:t>the</w:t>
      </w:r>
      <w:r w:rsidRPr="0086022F">
        <w:rPr>
          <w:rFonts w:eastAsia="Calibri" w:cstheme="minorHAnsi"/>
          <w:b/>
          <w:szCs w:val="18"/>
          <w:lang w:eastAsia="en-GB"/>
        </w:rPr>
        <w:t xml:space="preserve"> Named Insured</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based upon, arising from or in any way involving any of the following committed by an </w:t>
      </w:r>
      <w:r w:rsidRPr="0086022F">
        <w:rPr>
          <w:rFonts w:eastAsia="Calibri" w:cstheme="minorHAnsi"/>
          <w:b/>
          <w:szCs w:val="18"/>
          <w:lang w:eastAsia="en-GB"/>
        </w:rPr>
        <w:t>Insured</w:t>
      </w:r>
      <w:r w:rsidRPr="0086022F">
        <w:rPr>
          <w:rFonts w:eastAsia="Calibri" w:cstheme="minorHAnsi"/>
          <w:szCs w:val="18"/>
          <w:lang w:eastAsia="en-GB"/>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a </w:t>
      </w:r>
      <w:r w:rsidR="0022764C" w:rsidRPr="0022764C">
        <w:rPr>
          <w:rFonts w:eastAsia="Calibri" w:cstheme="minorHAnsi"/>
          <w:szCs w:val="18"/>
          <w:lang w:eastAsia="en-GB"/>
        </w:rPr>
        <w:t>wilful</w:t>
      </w:r>
      <w:r w:rsidRPr="0086022F">
        <w:rPr>
          <w:rFonts w:eastAsia="Calibri" w:cstheme="minorHAnsi"/>
          <w:szCs w:val="18"/>
          <w:lang w:eastAsia="en-GB"/>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the gaining of any profit or advantage to which an </w:t>
      </w:r>
      <w:r w:rsidRPr="0086022F">
        <w:rPr>
          <w:rFonts w:eastAsia="Calibri" w:cstheme="minorHAnsi"/>
          <w:b/>
          <w:szCs w:val="18"/>
          <w:lang w:eastAsia="en-GB"/>
        </w:rPr>
        <w:t xml:space="preserve">Insured </w:t>
      </w:r>
      <w:r w:rsidRPr="0086022F">
        <w:rPr>
          <w:rFonts w:eastAsia="Calibri" w:cstheme="minorHAnsi"/>
          <w:szCs w:val="18"/>
          <w:lang w:eastAsia="en-GB"/>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86022F">
        <w:rPr>
          <w:rFonts w:eastAsia="Calibri" w:cstheme="minorHAnsi"/>
          <w:szCs w:val="18"/>
          <w:lang w:eastAsia="en-GB"/>
        </w:rPr>
        <w:t xml:space="preserve">pay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incurred in connection with the defence of any conduct described in this Exclusion until such time as there is a final, non-appealable adjudication in a judicial, administrative or alternative dispute proceeding, or by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own admission in a proceeding or otherwise. </w:t>
      </w:r>
      <w:r w:rsidRPr="0022764C">
        <w:rPr>
          <w:rFonts w:eastAsia="Calibri" w:cstheme="minorHAnsi"/>
          <w:b/>
          <w:szCs w:val="18"/>
        </w:rPr>
        <w:t>Insurers</w:t>
      </w:r>
      <w:r w:rsidRPr="0086022F">
        <w:rPr>
          <w:rFonts w:eastAsia="Calibri" w:cstheme="minorHAnsi"/>
          <w:bCs/>
          <w:szCs w:val="18"/>
          <w:lang w:eastAsia="en-GB"/>
        </w:rPr>
        <w:t xml:space="preserve"> will </w:t>
      </w:r>
      <w:r w:rsidRPr="0086022F">
        <w:rPr>
          <w:rFonts w:eastAsia="Calibri" w:cstheme="minorHAnsi"/>
          <w:szCs w:val="18"/>
          <w:lang w:eastAsia="en-GB"/>
        </w:rPr>
        <w:t xml:space="preserve">have the right to recover </w:t>
      </w:r>
      <w:r w:rsidRPr="0086022F">
        <w:rPr>
          <w:rFonts w:eastAsia="Calibri" w:cstheme="minorHAnsi"/>
          <w:b/>
          <w:bCs/>
          <w:szCs w:val="18"/>
          <w:lang w:eastAsia="en-GB"/>
        </w:rPr>
        <w:t xml:space="preserve">Defence Costs </w:t>
      </w:r>
      <w:r w:rsidRPr="0086022F">
        <w:rPr>
          <w:rFonts w:eastAsia="Calibri" w:cstheme="minorHAnsi"/>
          <w:bCs/>
          <w:szCs w:val="18"/>
          <w:lang w:eastAsia="en-GB"/>
        </w:rPr>
        <w:t xml:space="preserve">incurred in defending any such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from </w:t>
      </w:r>
      <w:r w:rsidRPr="0086022F">
        <w:rPr>
          <w:rFonts w:eastAsia="Calibri" w:cstheme="minorHAnsi"/>
          <w:szCs w:val="18"/>
          <w:lang w:eastAsia="en-GB"/>
        </w:rPr>
        <w:t xml:space="preserve">any </w:t>
      </w:r>
      <w:r w:rsidRPr="0086022F">
        <w:rPr>
          <w:rFonts w:eastAsia="Calibri" w:cstheme="minorHAnsi"/>
          <w:b/>
          <w:szCs w:val="18"/>
          <w:lang w:eastAsia="en-GB"/>
        </w:rPr>
        <w:t xml:space="preserve">Insured </w:t>
      </w:r>
      <w:r w:rsidRPr="0086022F">
        <w:rPr>
          <w:rFonts w:eastAsia="Calibri" w:cstheme="minorHAnsi"/>
          <w:szCs w:val="18"/>
          <w:lang w:eastAsia="en-GB"/>
        </w:rPr>
        <w:t xml:space="preserve">found to have committed the conduct described in this Exclusion. This Exclusion does not apply to any </w:t>
      </w:r>
      <w:r w:rsidRPr="0086022F">
        <w:rPr>
          <w:rFonts w:eastAsia="Calibri" w:cstheme="minorHAnsi"/>
          <w:b/>
          <w:szCs w:val="18"/>
          <w:lang w:eastAsia="en-GB"/>
        </w:rPr>
        <w:t xml:space="preserve">Insured </w:t>
      </w:r>
      <w:r w:rsidRPr="0086022F">
        <w:rPr>
          <w:rFonts w:eastAsia="Calibri" w:cstheme="minorHAnsi"/>
          <w:szCs w:val="18"/>
          <w:lang w:eastAsia="en-GB"/>
        </w:rPr>
        <w:t>who did not commit, participate in or have prior knowledge of any conduct to which this Exclusion would otherwise apply.</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86022F">
        <w:rPr>
          <w:rFonts w:eastAsia="Calibri" w:cstheme="minorHAnsi"/>
          <w:szCs w:val="18"/>
          <w:lang w:eastAsia="en-GB"/>
        </w:rPr>
        <w:t xml:space="preserve">for </w:t>
      </w:r>
      <w:r w:rsidRPr="0086022F">
        <w:rPr>
          <w:rFonts w:eastAsia="Calibri" w:cstheme="minorHAnsi"/>
          <w:b/>
          <w:bCs/>
          <w:szCs w:val="18"/>
          <w:lang w:eastAsia="en-GB"/>
        </w:rPr>
        <w:t xml:space="preserve">Bodily Injury </w:t>
      </w:r>
      <w:r w:rsidRPr="0086022F">
        <w:rPr>
          <w:rFonts w:eastAsia="Calibri" w:cstheme="minorHAnsi"/>
          <w:szCs w:val="18"/>
          <w:lang w:eastAsia="en-GB"/>
        </w:rPr>
        <w:t xml:space="preserve">or </w:t>
      </w:r>
      <w:r w:rsidRPr="0086022F">
        <w:rPr>
          <w:rFonts w:eastAsia="Calibri" w:cstheme="minorHAnsi"/>
          <w:b/>
          <w:bCs/>
          <w:szCs w:val="18"/>
          <w:lang w:eastAsia="en-GB"/>
        </w:rPr>
        <w:t>Property Damage</w:t>
      </w:r>
      <w:r w:rsidRPr="0086022F">
        <w:rPr>
          <w:rFonts w:eastAsia="Calibri" w:cstheme="minorHAnsi"/>
          <w:szCs w:val="18"/>
          <w:lang w:eastAsia="en-GB"/>
        </w:rPr>
        <w:t xml:space="preserve">. However, this Exclusion does not apply to a </w:t>
      </w:r>
      <w:r w:rsidRPr="0086022F">
        <w:rPr>
          <w:rFonts w:eastAsia="Calibri" w:cstheme="minorHAnsi"/>
          <w:b/>
          <w:szCs w:val="18"/>
          <w:lang w:eastAsia="en-GB"/>
        </w:rPr>
        <w:t>Bodily Injury Claim</w:t>
      </w:r>
      <w:r w:rsidRPr="0086022F">
        <w:rPr>
          <w:rFonts w:eastAsia="Calibri" w:cstheme="minorHAnsi"/>
          <w:szCs w:val="18"/>
          <w:lang w:eastAsia="en-GB"/>
        </w:rPr>
        <w:t>,</w:t>
      </w:r>
      <w:r w:rsidRPr="0086022F">
        <w:rPr>
          <w:rFonts w:eastAsia="Calibri" w:cstheme="minorHAnsi"/>
          <w:b/>
          <w:szCs w:val="18"/>
          <w:lang w:eastAsia="en-GB"/>
        </w:rPr>
        <w:t xml:space="preserve"> Property Damage Claim</w:t>
      </w:r>
      <w:r w:rsidRPr="0086022F">
        <w:rPr>
          <w:rFonts w:eastAsia="Calibri" w:cstheme="minorHAnsi"/>
          <w:szCs w:val="18"/>
          <w:lang w:eastAsia="en-GB"/>
        </w:rPr>
        <w:t xml:space="preserve"> or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86022F">
        <w:rPr>
          <w:rFonts w:eastAsia="Calibri" w:cstheme="minorHAnsi"/>
          <w:szCs w:val="18"/>
          <w:lang w:eastAsia="en-GB"/>
        </w:rPr>
        <w:t xml:space="preserve">upon, arising from or in any way involving any of the following, regardless of any other cause or event that contributes concurrently or in any sequence to the </w:t>
      </w:r>
      <w:r w:rsidRPr="0086022F">
        <w:rPr>
          <w:rFonts w:eastAsia="Calibri" w:cstheme="minorHAnsi"/>
          <w:b/>
          <w:szCs w:val="18"/>
          <w:lang w:eastAsia="en-GB"/>
        </w:rPr>
        <w:t>Claim</w:t>
      </w:r>
      <w:r w:rsidRPr="0086022F">
        <w:rPr>
          <w:rFonts w:eastAsia="Calibri" w:cstheme="minorHAnsi"/>
          <w:szCs w:val="18"/>
          <w:lang w:eastAsia="en-GB"/>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86022F">
        <w:rPr>
          <w:rFonts w:eastAsia="Calibri" w:cstheme="minorHAnsi"/>
          <w:szCs w:val="18"/>
          <w:lang w:eastAsia="en-GB"/>
        </w:rPr>
        <w:t>the cessation of the</w:t>
      </w:r>
      <w:r w:rsidRPr="0086022F">
        <w:rPr>
          <w:rFonts w:eastAsia="Calibri" w:cstheme="minorHAnsi"/>
          <w:b/>
          <w:bCs/>
          <w:szCs w:val="18"/>
          <w:lang w:eastAsia="en-GB"/>
        </w:rPr>
        <w:t xml:space="preserve"> Named Insured’s </w:t>
      </w:r>
      <w:r w:rsidRPr="0086022F">
        <w:rPr>
          <w:rFonts w:eastAsia="Calibri" w:cstheme="minorHAnsi"/>
          <w:szCs w:val="18"/>
          <w:lang w:eastAsia="en-GB"/>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86022F">
        <w:rPr>
          <w:rFonts w:eastAsia="Calibri" w:cstheme="minorHAnsi"/>
          <w:kern w:val="2"/>
          <w:szCs w:val="18"/>
          <w:lang w:eastAsia="en-GB"/>
        </w:rPr>
        <w:t xml:space="preserve">based upon, arising from or in any way involving the actual or alleged inaccurate, inadequate or incomplete description of the price of goods, </w:t>
      </w:r>
      <w:r w:rsidRPr="0086022F">
        <w:rPr>
          <w:rFonts w:eastAsia="Calibri" w:cstheme="minorHAnsi"/>
          <w:b/>
          <w:kern w:val="2"/>
          <w:szCs w:val="18"/>
          <w:lang w:eastAsia="en-GB"/>
        </w:rPr>
        <w:t>Products</w:t>
      </w:r>
      <w:r w:rsidRPr="0086022F">
        <w:rPr>
          <w:rFonts w:eastAsia="Calibri" w:cstheme="minorHAnsi"/>
          <w:kern w:val="2"/>
          <w:szCs w:val="18"/>
          <w:lang w:eastAsia="en-GB"/>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breach of any express, implied, actual or constructive </w:t>
      </w:r>
      <w:r w:rsidRPr="0086022F">
        <w:rPr>
          <w:rFonts w:eastAsia="Calibri" w:cstheme="minorHAnsi"/>
          <w:szCs w:val="18"/>
          <w:lang w:eastAsia="en-GB"/>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any liability or obligation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86022F">
        <w:rPr>
          <w:rFonts w:eastAsia="Calibri" w:cstheme="minorHAnsi"/>
          <w:szCs w:val="18"/>
          <w:lang w:eastAsia="en-GB"/>
        </w:rPr>
        <w:t>an actual or alleged breach of the</w:t>
      </w:r>
      <w:r w:rsidRPr="0086022F">
        <w:rPr>
          <w:rFonts w:eastAsia="Calibri" w:cstheme="minorHAnsi"/>
          <w:b/>
          <w:szCs w:val="18"/>
          <w:lang w:eastAsia="en-GB"/>
        </w:rPr>
        <w:t xml:space="preserve"> Named Insured’s Privacy Policy</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an actual or alleged breach of an express, implied, actual or constructive contract, warranty, guarantee or promise to protect </w:t>
      </w:r>
      <w:r w:rsidRPr="0086022F">
        <w:rPr>
          <w:rFonts w:eastAsia="Calibri" w:cstheme="minorHAnsi"/>
          <w:b/>
          <w:szCs w:val="18"/>
          <w:lang w:eastAsia="en-GB"/>
        </w:rPr>
        <w:t>Private Information</w:t>
      </w:r>
      <w:r w:rsidRPr="0086022F">
        <w:rPr>
          <w:rFonts w:eastAsia="Calibri" w:cstheme="minorHAnsi"/>
          <w:bCs/>
          <w:szCs w:val="18"/>
          <w:lang w:eastAsia="en-GB"/>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szCs w:val="18"/>
          <w:lang w:eastAsia="en-GB"/>
        </w:rPr>
        <w:t xml:space="preserve">a </w:t>
      </w:r>
      <w:r w:rsidRPr="0086022F">
        <w:rPr>
          <w:rFonts w:eastAsia="Calibri" w:cstheme="minorHAnsi"/>
          <w:b/>
          <w:bCs/>
          <w:szCs w:val="18"/>
          <w:lang w:eastAsia="en-GB"/>
        </w:rPr>
        <w:t>Claim</w:t>
      </w:r>
      <w:r w:rsidRPr="0086022F">
        <w:rPr>
          <w:rFonts w:eastAsia="Calibri" w:cstheme="minorHAnsi"/>
          <w:szCs w:val="18"/>
          <w:lang w:eastAsia="en-GB"/>
        </w:rPr>
        <w:t xml:space="preserve"> under Insuring Clause B (Security and Privacy Liability) for an unintentional breach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of the provisions of a confidentiality or non-disclosure agreement relating to the confidentiality of </w:t>
      </w:r>
      <w:r w:rsidRPr="0086022F">
        <w:rPr>
          <w:rFonts w:eastAsia="Calibri" w:cstheme="minorHAnsi"/>
          <w:b/>
          <w:szCs w:val="18"/>
          <w:lang w:eastAsia="en-GB"/>
        </w:rPr>
        <w:t>Private Information</w:t>
      </w:r>
      <w:r w:rsidRPr="0086022F">
        <w:rPr>
          <w:rFonts w:eastAsia="Calibri" w:cstheme="minorHAnsi"/>
          <w:szCs w:val="18"/>
          <w:lang w:eastAsia="en-GB"/>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86022F">
        <w:rPr>
          <w:rFonts w:eastAsia="Calibri" w:cstheme="minorHAnsi"/>
          <w:kern w:val="2"/>
          <w:szCs w:val="18"/>
          <w:lang w:eastAsia="en-GB"/>
        </w:rPr>
        <w:t xml:space="preserve">a </w:t>
      </w:r>
      <w:r w:rsidRPr="0086022F">
        <w:rPr>
          <w:rFonts w:eastAsia="Calibri" w:cstheme="minorHAnsi"/>
          <w:b/>
          <w:bCs/>
          <w:kern w:val="2"/>
          <w:szCs w:val="18"/>
          <w:lang w:eastAsia="en-GB"/>
        </w:rPr>
        <w:t>Claim</w:t>
      </w:r>
      <w:r w:rsidRPr="0086022F">
        <w:rPr>
          <w:rFonts w:eastAsia="Calibri" w:cstheme="minorHAnsi"/>
          <w:kern w:val="2"/>
          <w:szCs w:val="18"/>
          <w:lang w:eastAsia="en-GB"/>
        </w:rPr>
        <w:t xml:space="preserve"> under Insuring Clause D (PCI DSS Liability) for an unintentional breach of the provisions of a </w:t>
      </w:r>
      <w:r w:rsidRPr="0086022F">
        <w:rPr>
          <w:rFonts w:eastAsia="Calibri" w:cstheme="minorHAnsi"/>
          <w:b/>
          <w:kern w:val="2"/>
          <w:szCs w:val="18"/>
          <w:lang w:eastAsia="en-GB"/>
        </w:rPr>
        <w:t xml:space="preserve">Merchant Services Agreement </w:t>
      </w:r>
      <w:r w:rsidRPr="0086022F">
        <w:rPr>
          <w:rFonts w:eastAsia="Calibri" w:cstheme="minorHAnsi"/>
          <w:kern w:val="2"/>
          <w:szCs w:val="18"/>
          <w:lang w:eastAsia="en-GB"/>
        </w:rPr>
        <w:t xml:space="preserve">relating to compliance with the </w:t>
      </w:r>
      <w:r w:rsidRPr="0086022F">
        <w:rPr>
          <w:rFonts w:eastAsia="Calibri" w:cstheme="minorHAnsi"/>
          <w:b/>
          <w:kern w:val="2"/>
          <w:szCs w:val="18"/>
          <w:lang w:eastAsia="en-GB"/>
        </w:rPr>
        <w:t>PCI DSS Standard</w:t>
      </w:r>
      <w:r w:rsidRPr="0086022F">
        <w:rPr>
          <w:rFonts w:eastAsia="Calibri" w:cstheme="minorHAnsi"/>
          <w:kern w:val="2"/>
          <w:szCs w:val="18"/>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86022F">
        <w:rPr>
          <w:rFonts w:eastAsia="Calibri" w:cstheme="minorHAnsi"/>
          <w:szCs w:val="18"/>
          <w:lang w:eastAsia="en-GB"/>
        </w:rPr>
        <w:t xml:space="preserve">upon, arising from or in any way involving any liability assumed by any </w:t>
      </w:r>
      <w:r w:rsidRPr="0086022F">
        <w:rPr>
          <w:rFonts w:eastAsia="Calibri" w:cstheme="minorHAnsi"/>
          <w:b/>
          <w:szCs w:val="18"/>
          <w:lang w:eastAsia="en-GB"/>
        </w:rPr>
        <w:t xml:space="preserve">Insured </w:t>
      </w:r>
      <w:r w:rsidRPr="0086022F">
        <w:rPr>
          <w:rFonts w:eastAsia="Calibri" w:cstheme="minorHAnsi"/>
          <w:szCs w:val="18"/>
          <w:lang w:eastAsia="en-GB"/>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any liability an </w:t>
      </w:r>
      <w:r w:rsidRPr="0086022F">
        <w:rPr>
          <w:rFonts w:eastAsia="Calibri" w:cstheme="minorHAnsi"/>
          <w:b/>
          <w:bCs/>
          <w:szCs w:val="18"/>
          <w:lang w:eastAsia="en-GB"/>
        </w:rPr>
        <w:t>Insured</w:t>
      </w:r>
      <w:r w:rsidRPr="0086022F">
        <w:rPr>
          <w:rFonts w:eastAsia="Calibri" w:cstheme="minorHAnsi"/>
          <w:szCs w:val="18"/>
          <w:lang w:eastAsia="en-GB"/>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A (Multimedia Liability) or Insuring Clause B (Security and Privacy Liability) for liability </w:t>
      </w:r>
      <w:r w:rsidRPr="0086022F">
        <w:rPr>
          <w:rFonts w:eastAsia="Calibri" w:cstheme="minorHAnsi"/>
          <w:b/>
          <w:szCs w:val="18"/>
          <w:lang w:eastAsia="en-GB"/>
        </w:rPr>
        <w:t>Assumed Under Contract</w:t>
      </w:r>
      <w:r w:rsidRPr="0086022F">
        <w:rPr>
          <w:rFonts w:eastAsia="Calibri" w:cstheme="minorHAnsi"/>
          <w:szCs w:val="18"/>
          <w:lang w:eastAsia="en-GB"/>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86022F">
        <w:rPr>
          <w:rFonts w:eastAsia="Calibri" w:cstheme="minorHAnsi"/>
          <w:szCs w:val="18"/>
          <w:lang w:eastAsia="en-GB"/>
        </w:rPr>
        <w:t xml:space="preserve">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w:t>
      </w:r>
      <w:r w:rsidRPr="0086022F">
        <w:rPr>
          <w:rFonts w:eastAsia="Calibri" w:cstheme="minorHAnsi"/>
          <w:color w:val="000000"/>
          <w:szCs w:val="18"/>
          <w:lang w:eastAsia="en-GB"/>
        </w:rPr>
        <w:t xml:space="preserve">Insuring Clause D (PCI DSS Liability) </w:t>
      </w:r>
      <w:r w:rsidRPr="0086022F">
        <w:rPr>
          <w:rFonts w:eastAsia="Calibri" w:cstheme="minorHAnsi"/>
          <w:szCs w:val="18"/>
          <w:lang w:eastAsia="en-GB"/>
        </w:rPr>
        <w:t xml:space="preserve">for liability for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assumed by </w:t>
      </w:r>
      <w:r w:rsidRPr="0086022F">
        <w:rPr>
          <w:rFonts w:eastAsia="Calibri" w:cstheme="minorHAnsi"/>
          <w:color w:val="000000"/>
          <w:szCs w:val="18"/>
          <w:lang w:eastAsia="en-GB"/>
        </w:rPr>
        <w:t>the</w:t>
      </w:r>
      <w:r w:rsidRPr="0086022F">
        <w:rPr>
          <w:rFonts w:eastAsia="Calibri" w:cstheme="minorHAnsi"/>
          <w:b/>
          <w:bCs/>
          <w:szCs w:val="18"/>
          <w:lang w:eastAsia="en-GB"/>
        </w:rPr>
        <w:t xml:space="preserve"> Named Insured </w:t>
      </w:r>
      <w:r w:rsidRPr="0086022F">
        <w:rPr>
          <w:rFonts w:eastAsia="Calibri" w:cstheme="minorHAnsi"/>
          <w:szCs w:val="18"/>
          <w:lang w:eastAsia="en-GB"/>
        </w:rPr>
        <w:t xml:space="preserve">under a </w:t>
      </w:r>
      <w:r w:rsidRPr="0086022F">
        <w:rPr>
          <w:rFonts w:eastAsia="Calibri" w:cstheme="minorHAnsi"/>
          <w:b/>
          <w:szCs w:val="18"/>
          <w:lang w:eastAsia="en-GB"/>
        </w:rPr>
        <w:t>Merchant Services Agreement</w:t>
      </w:r>
      <w:r w:rsidRPr="0086022F">
        <w:rPr>
          <w:rFonts w:eastAsia="Calibri" w:cstheme="minorHAnsi"/>
          <w:szCs w:val="18"/>
          <w:lang w:eastAsia="en-GB"/>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r w:rsidRPr="0086022F">
        <w:rPr>
          <w:rFonts w:eastAsia="Arial" w:cstheme="minorHAnsi"/>
          <w:szCs w:val="18"/>
        </w:rPr>
        <w:t xml:space="preserve"> seepage, pollution or contamination of any kind, including but not limited to </w:t>
      </w:r>
      <w:r w:rsidRPr="0086022F">
        <w:rPr>
          <w:rFonts w:eastAsia="Calibri" w:cstheme="minorHAnsi"/>
          <w:szCs w:val="18"/>
          <w:lang w:eastAsia="en-GB"/>
        </w:rPr>
        <w:t xml:space="preserve">asbestos, smoke, vapor, soot, fumes, acids, alkalis, chemicals and waste. However, this Exclusion does not apply to a </w:t>
      </w:r>
      <w:r w:rsidRPr="0086022F">
        <w:rPr>
          <w:rFonts w:eastAsia="Calibri" w:cstheme="minorHAnsi"/>
          <w:b/>
          <w:szCs w:val="18"/>
          <w:lang w:eastAsia="en-GB"/>
        </w:rPr>
        <w:t xml:space="preserve">Bodily Injury Claim </w:t>
      </w:r>
      <w:r w:rsidRPr="0086022F">
        <w:rPr>
          <w:rFonts w:eastAsia="Calibri" w:cstheme="minorHAnsi"/>
          <w:szCs w:val="18"/>
          <w:lang w:eastAsia="en-GB"/>
        </w:rPr>
        <w:t xml:space="preserve">or </w:t>
      </w:r>
      <w:r w:rsidRPr="0086022F">
        <w:rPr>
          <w:rFonts w:eastAsia="Calibri" w:cstheme="minorHAnsi"/>
          <w:b/>
          <w:szCs w:val="18"/>
          <w:lang w:eastAsia="en-GB"/>
        </w:rPr>
        <w:t>Property Damage Claim</w:t>
      </w:r>
      <w:r w:rsidRPr="0086022F">
        <w:rPr>
          <w:rFonts w:eastAsia="Calibri" w:cstheme="minorHAnsi"/>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w:t>
      </w:r>
      <w:r w:rsidRPr="0086022F">
        <w:rPr>
          <w:rFonts w:eastAsia="Calibri" w:cstheme="minorHAnsi"/>
          <w:b/>
          <w:szCs w:val="18"/>
          <w:lang w:eastAsia="en-GB"/>
        </w:rPr>
        <w:t xml:space="preserve">Income Loss </w:t>
      </w:r>
      <w:r w:rsidRPr="0086022F">
        <w:rPr>
          <w:rFonts w:eastAsia="Calibri" w:cstheme="minorHAnsi"/>
          <w:szCs w:val="18"/>
          <w:lang w:eastAsia="en-GB"/>
        </w:rPr>
        <w:t xml:space="preserve">caused by or resulting from </w:t>
      </w:r>
      <w:r w:rsidRPr="0086022F">
        <w:rPr>
          <w:rFonts w:eastAsia="Calibri" w:cstheme="minorHAnsi"/>
          <w:b/>
          <w:szCs w:val="18"/>
          <w:lang w:eastAsia="en-GB"/>
        </w:rPr>
        <w:t>Unauthorised Trading</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purchase or sale of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actual or alleged loss of value of any </w:t>
      </w:r>
      <w:r w:rsidRPr="0086022F">
        <w:rPr>
          <w:rFonts w:eastAsia="Calibri" w:cstheme="minorHAnsi"/>
          <w:b/>
          <w:szCs w:val="18"/>
          <w:lang w:eastAsia="en-GB"/>
        </w:rPr>
        <w:t>Securities</w:t>
      </w:r>
      <w:r w:rsidRPr="0086022F">
        <w:rPr>
          <w:rFonts w:eastAsia="Calibri" w:cstheme="minorHAnsi"/>
          <w:szCs w:val="18"/>
          <w:lang w:eastAsia="en-GB"/>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offer of, or solicitation of an offer, to purchase or sell </w:t>
      </w:r>
      <w:r w:rsidRPr="0086022F">
        <w:rPr>
          <w:rFonts w:eastAsia="Calibri" w:cstheme="minorHAnsi"/>
          <w:b/>
          <w:szCs w:val="18"/>
          <w:lang w:eastAsia="en-GB"/>
        </w:rPr>
        <w:t>Securities</w:t>
      </w:r>
      <w:r w:rsidRPr="0086022F">
        <w:rPr>
          <w:rFonts w:eastAsia="Calibri" w:cstheme="minorHAnsi"/>
          <w:szCs w:val="18"/>
          <w:lang w:eastAsia="en-GB"/>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violation of any </w:t>
      </w:r>
      <w:r w:rsidRPr="0086022F">
        <w:rPr>
          <w:rFonts w:eastAsia="Calibri" w:cstheme="minorHAnsi"/>
          <w:b/>
          <w:szCs w:val="18"/>
          <w:lang w:eastAsia="en-GB"/>
        </w:rPr>
        <w:t>Securities</w:t>
      </w:r>
      <w:r w:rsidRPr="0086022F">
        <w:rPr>
          <w:rFonts w:eastAsia="Calibri" w:cstheme="minorHAnsi"/>
          <w:szCs w:val="18"/>
          <w:lang w:eastAsia="en-GB"/>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10</w:t>
      </w:r>
      <w:r w:rsidRPr="0086022F">
        <w:rPr>
          <w:rFonts w:eastAsia="Calibri" w:cstheme="minorHAnsi"/>
          <w:bCs/>
          <w:szCs w:val="18"/>
          <w:lang w:eastAsia="en-GB"/>
        </w:rPr>
        <w:t>.4)</w:t>
      </w:r>
      <w:r w:rsidRPr="0086022F">
        <w:rPr>
          <w:rFonts w:eastAsia="Calibri" w:cstheme="minorHAnsi"/>
          <w:szCs w:val="18"/>
          <w:lang w:eastAsia="en-GB"/>
        </w:rPr>
        <w:t xml:space="preserve"> does not apply to a </w:t>
      </w:r>
      <w:r w:rsidRPr="0086022F">
        <w:rPr>
          <w:rFonts w:eastAsia="Calibri" w:cstheme="minorHAnsi"/>
          <w:b/>
          <w:szCs w:val="18"/>
          <w:lang w:eastAsia="en-GB"/>
        </w:rPr>
        <w:t xml:space="preserve">Privacy Regulatory Proceeding </w:t>
      </w:r>
      <w:r w:rsidRPr="0086022F">
        <w:rPr>
          <w:rFonts w:eastAsia="Calibri" w:cstheme="minorHAnsi"/>
          <w:szCs w:val="18"/>
          <w:lang w:eastAsia="en-GB"/>
        </w:rPr>
        <w:t xml:space="preserve">or a </w:t>
      </w:r>
      <w:r w:rsidRPr="0086022F">
        <w:rPr>
          <w:rFonts w:eastAsia="Calibri" w:cstheme="minorHAnsi"/>
          <w:b/>
          <w:szCs w:val="18"/>
          <w:lang w:eastAsia="en-GB"/>
        </w:rPr>
        <w:t xml:space="preserve">Claim </w:t>
      </w:r>
      <w:r w:rsidRPr="0086022F">
        <w:rPr>
          <w:rFonts w:eastAsia="Calibri" w:cstheme="minorHAnsi"/>
          <w:szCs w:val="18"/>
          <w:lang w:eastAsia="en-GB"/>
        </w:rPr>
        <w:t xml:space="preserve">under Insuring Clause B (Security and Privacy Liability) alleging violation of </w:t>
      </w:r>
      <w:r w:rsidRPr="0086022F">
        <w:rPr>
          <w:rFonts w:eastAsia="Calibri" w:cstheme="minorHAnsi"/>
          <w:b/>
          <w:szCs w:val="18"/>
          <w:lang w:eastAsia="en-GB"/>
        </w:rPr>
        <w:t xml:space="preserve">Securities </w:t>
      </w:r>
      <w:r w:rsidRPr="0086022F">
        <w:rPr>
          <w:rFonts w:eastAsia="Calibri" w:cstheme="minorHAnsi"/>
          <w:szCs w:val="18"/>
          <w:lang w:eastAsia="en-GB"/>
        </w:rPr>
        <w:t xml:space="preserve">laws concerning the security, access or use of a customer’s </w:t>
      </w:r>
      <w:r w:rsidRPr="0086022F">
        <w:rPr>
          <w:rFonts w:eastAsia="Calibri" w:cstheme="minorHAnsi"/>
          <w:b/>
          <w:bCs/>
          <w:szCs w:val="18"/>
          <w:lang w:eastAsia="en-GB"/>
        </w:rPr>
        <w:t xml:space="preserve">Private Information </w:t>
      </w:r>
      <w:r w:rsidRPr="0086022F">
        <w:rPr>
          <w:rFonts w:eastAsia="Calibri" w:cstheme="minorHAnsi"/>
          <w:bCs/>
          <w:szCs w:val="18"/>
          <w:lang w:eastAsia="en-GB"/>
        </w:rPr>
        <w:t xml:space="preserve">which was obtained in the course of a </w:t>
      </w:r>
      <w:r w:rsidRPr="0086022F">
        <w:rPr>
          <w:rFonts w:eastAsia="Calibri" w:cstheme="minorHAnsi"/>
          <w:b/>
          <w:bCs/>
          <w:szCs w:val="18"/>
          <w:lang w:eastAsia="en-GB"/>
        </w:rPr>
        <w:t xml:space="preserve">Securities </w:t>
      </w:r>
      <w:r w:rsidRPr="0086022F">
        <w:rPr>
          <w:rFonts w:eastAsia="Calibri" w:cstheme="minorHAnsi"/>
          <w:bCs/>
          <w:szCs w:val="18"/>
          <w:lang w:eastAsia="en-GB"/>
        </w:rPr>
        <w:t>transaction.</w:t>
      </w:r>
    </w:p>
    <w:p w:rsidR="006936E8" w:rsidRPr="0086022F" w:rsidRDefault="006936E8" w:rsidP="006936E8">
      <w:pPr>
        <w:spacing w:before="0" w:after="160" w:line="259" w:lineRule="auto"/>
        <w:ind w:left="720"/>
        <w:contextualSpacing/>
        <w:rPr>
          <w:rFonts w:eastAsia="Calibri" w:cstheme="minorHAnsi"/>
          <w:szCs w:val="18"/>
          <w:lang w:eastAsia="en-GB"/>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actual or alleged government enforcement of any local or foreign regulation.  However, this Exclusion does not apply to a </w:t>
      </w:r>
      <w:r w:rsidRPr="0086022F">
        <w:rPr>
          <w:rFonts w:eastAsia="Calibri" w:cstheme="minorHAnsi"/>
          <w:b/>
          <w:szCs w:val="18"/>
          <w:lang w:eastAsia="en-GB"/>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86022F">
        <w:rPr>
          <w:rFonts w:eastAsia="Calibri" w:cstheme="minorHAnsi"/>
          <w:szCs w:val="18"/>
          <w:lang w:eastAsia="en-GB"/>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employer-</w:t>
      </w:r>
      <w:r w:rsidRPr="0086022F">
        <w:rPr>
          <w:rFonts w:eastAsia="Calibri" w:cstheme="minorHAnsi"/>
          <w:b/>
          <w:bCs/>
          <w:szCs w:val="18"/>
          <w:lang w:eastAsia="en-GB"/>
        </w:rPr>
        <w:t xml:space="preserve">Employee </w:t>
      </w:r>
      <w:r w:rsidRPr="0086022F">
        <w:rPr>
          <w:rFonts w:eastAsia="Calibri" w:cstheme="minorHAnsi"/>
          <w:szCs w:val="18"/>
          <w:lang w:eastAsia="en-GB"/>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misconduct with respect to </w:t>
      </w:r>
      <w:r w:rsidRPr="0086022F">
        <w:rPr>
          <w:rFonts w:eastAsia="Calibri" w:cstheme="minorHAnsi"/>
          <w:b/>
          <w:bCs/>
          <w:szCs w:val="18"/>
          <w:lang w:eastAsia="en-GB"/>
        </w:rPr>
        <w:t>Employees</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bCs/>
          <w:szCs w:val="18"/>
          <w:lang w:eastAsia="en-GB"/>
        </w:rPr>
        <w:t xml:space="preserve">However, this Exclusion does not apply to a </w:t>
      </w:r>
      <w:r w:rsidRPr="0086022F">
        <w:rPr>
          <w:rFonts w:eastAsia="Calibri" w:cstheme="minorHAnsi"/>
          <w:b/>
          <w:bCs/>
          <w:szCs w:val="18"/>
          <w:lang w:eastAsia="en-GB"/>
        </w:rPr>
        <w:t>Claim</w:t>
      </w:r>
      <w:r w:rsidRPr="0086022F">
        <w:rPr>
          <w:rFonts w:eastAsia="Calibri" w:cstheme="minorHAnsi"/>
          <w:bCs/>
          <w:szCs w:val="18"/>
          <w:lang w:eastAsia="en-GB"/>
        </w:rPr>
        <w:t xml:space="preserve"> under Insuring Clauses B (</w:t>
      </w:r>
      <w:r w:rsidRPr="0086022F">
        <w:rPr>
          <w:rFonts w:eastAsia="Calibri" w:cstheme="minorHAnsi"/>
          <w:szCs w:val="18"/>
          <w:lang w:eastAsia="en-GB"/>
        </w:rPr>
        <w:t xml:space="preserve">Security and Privacy Liability), C (Privacy Regulatory Defense and Penalties) </w:t>
      </w:r>
      <w:r w:rsidRPr="0086022F">
        <w:rPr>
          <w:rFonts w:eastAsia="Calibri" w:cstheme="minorHAnsi"/>
          <w:bCs/>
          <w:szCs w:val="18"/>
          <w:lang w:eastAsia="en-GB"/>
        </w:rPr>
        <w:t xml:space="preserve">or G (Breach Event Costs) which is based upon or arising from a breach of the </w:t>
      </w:r>
      <w:r w:rsidRPr="0086022F">
        <w:rPr>
          <w:rFonts w:eastAsia="Calibri" w:cstheme="minorHAnsi"/>
          <w:b/>
          <w:bCs/>
          <w:szCs w:val="18"/>
          <w:lang w:eastAsia="en-GB"/>
        </w:rPr>
        <w:t xml:space="preserve">Personally Identifiable Information </w:t>
      </w:r>
      <w:r w:rsidRPr="0086022F">
        <w:rPr>
          <w:rFonts w:eastAsia="Calibri" w:cstheme="minorHAnsi"/>
          <w:bCs/>
          <w:szCs w:val="18"/>
          <w:lang w:eastAsia="en-GB"/>
        </w:rPr>
        <w:t xml:space="preserve">of any </w:t>
      </w:r>
      <w:r w:rsidRPr="0086022F">
        <w:rPr>
          <w:rFonts w:eastAsia="Calibri" w:cstheme="minorHAnsi"/>
          <w:b/>
          <w:bCs/>
          <w:szCs w:val="18"/>
          <w:lang w:eastAsia="en-GB"/>
        </w:rPr>
        <w:t>Employee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any actual or alleged harassment or discrimination including, but not limited to, discrimination based on age, </w:t>
      </w:r>
      <w:r w:rsidR="0022764C" w:rsidRPr="0022764C">
        <w:rPr>
          <w:rFonts w:eastAsia="Calibri" w:cstheme="minorHAnsi"/>
          <w:szCs w:val="18"/>
          <w:lang w:eastAsia="en-GB"/>
        </w:rPr>
        <w:t>colour</w:t>
      </w:r>
      <w:r w:rsidRPr="0086022F">
        <w:rPr>
          <w:rFonts w:eastAsia="Calibri" w:cstheme="minorHAnsi"/>
          <w:szCs w:val="18"/>
          <w:lang w:eastAsia="en-GB"/>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86022F" w:rsidRDefault="006936E8" w:rsidP="006936E8">
      <w:pPr>
        <w:numPr>
          <w:ilvl w:val="0"/>
          <w:numId w:val="462"/>
        </w:numPr>
        <w:spacing w:before="0" w:after="160" w:line="259" w:lineRule="auto"/>
        <w:contextualSpacing/>
        <w:rPr>
          <w:rFonts w:eastAsia="Arial" w:cstheme="minorHAnsi"/>
          <w:szCs w:val="18"/>
        </w:rPr>
      </w:pPr>
      <w:r w:rsidRPr="0086022F">
        <w:rPr>
          <w:rFonts w:eastAsia="Arial" w:cstheme="minorHAnsi"/>
          <w:szCs w:val="18"/>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any </w:t>
      </w:r>
      <w:r w:rsidRPr="0086022F">
        <w:rPr>
          <w:rFonts w:eastAsia="Calibri" w:cstheme="minorHAnsi"/>
          <w:b/>
          <w:bCs/>
          <w:szCs w:val="18"/>
          <w:lang w:eastAsia="en-GB"/>
        </w:rPr>
        <w:t xml:space="preserve">Insured’s </w:t>
      </w:r>
      <w:r w:rsidRPr="0086022F">
        <w:rPr>
          <w:rFonts w:eastAsia="Calibri" w:cstheme="minorHAnsi"/>
          <w:bCs/>
          <w:szCs w:val="18"/>
          <w:lang w:eastAsia="en-GB"/>
        </w:rPr>
        <w:t>failure</w:t>
      </w:r>
      <w:r w:rsidRPr="0086022F">
        <w:rPr>
          <w:rFonts w:eastAsia="Calibri" w:cstheme="minorHAnsi"/>
          <w:b/>
          <w:szCs w:val="18"/>
          <w:lang w:eastAsia="en-GB"/>
        </w:rPr>
        <w:t xml:space="preserve"> </w:t>
      </w:r>
      <w:r w:rsidRPr="0086022F">
        <w:rPr>
          <w:rFonts w:eastAsia="Calibri" w:cstheme="minorHAnsi"/>
          <w:szCs w:val="18"/>
          <w:lang w:eastAsia="en-GB"/>
        </w:rPr>
        <w:t xml:space="preserve">to comply with or follow the </w:t>
      </w:r>
      <w:r w:rsidRPr="0086022F">
        <w:rPr>
          <w:rFonts w:eastAsia="Calibri" w:cstheme="minorHAnsi"/>
          <w:b/>
          <w:szCs w:val="18"/>
          <w:lang w:eastAsia="en-GB"/>
        </w:rPr>
        <w:t>PCI Data Security Standard</w:t>
      </w:r>
      <w:r w:rsidRPr="0086022F">
        <w:rPr>
          <w:rFonts w:eastAsia="Calibri" w:cstheme="minorHAnsi"/>
          <w:szCs w:val="18"/>
          <w:lang w:eastAsia="en-GB"/>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implementation or maintenance of, or compliance with, any security measures or standards relating to any payment card </w:t>
      </w:r>
      <w:r w:rsidRPr="0086022F">
        <w:rPr>
          <w:rFonts w:eastAsia="Calibri" w:cstheme="minorHAnsi"/>
          <w:b/>
          <w:szCs w:val="18"/>
          <w:lang w:eastAsia="en-GB"/>
        </w:rPr>
        <w:t>Data</w:t>
      </w:r>
      <w:r w:rsidRPr="0086022F">
        <w:rPr>
          <w:rFonts w:eastAsia="Calibri" w:cstheme="minorHAnsi"/>
          <w:szCs w:val="18"/>
          <w:lang w:eastAsia="en-GB"/>
        </w:rPr>
        <w:t xml:space="preserve"> including, but not limited to, any fine or penalty imposed by a payment card company on a merchant bank or payment processor that </w:t>
      </w:r>
      <w:r w:rsidRPr="0086022F">
        <w:rPr>
          <w:rFonts w:eastAsia="Calibri" w:cstheme="minorHAnsi"/>
          <w:bCs/>
          <w:szCs w:val="18"/>
          <w:lang w:eastAsia="en-GB"/>
        </w:rPr>
        <w:t xml:space="preserve">an </w:t>
      </w:r>
      <w:r w:rsidRPr="0086022F">
        <w:rPr>
          <w:rFonts w:eastAsia="Calibri" w:cstheme="minorHAnsi"/>
          <w:b/>
          <w:bCs/>
          <w:szCs w:val="18"/>
          <w:lang w:eastAsia="en-GB"/>
        </w:rPr>
        <w:t xml:space="preserve">Insured </w:t>
      </w:r>
      <w:r w:rsidRPr="0086022F">
        <w:rPr>
          <w:rFonts w:eastAsia="Calibri" w:cstheme="minorHAnsi"/>
          <w:szCs w:val="18"/>
          <w:lang w:eastAsia="en-GB"/>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 xml:space="preserve">However, this Exclusion does not apply to a </w:t>
      </w:r>
      <w:r w:rsidRPr="0086022F">
        <w:rPr>
          <w:rFonts w:eastAsia="Calibri" w:cstheme="minorHAnsi"/>
          <w:b/>
          <w:szCs w:val="18"/>
          <w:lang w:eastAsia="en-GB"/>
        </w:rPr>
        <w:t>PCI DSS Demand</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86022F">
        <w:rPr>
          <w:rFonts w:eastAsia="Calibri" w:cstheme="minorHAnsi"/>
          <w:szCs w:val="18"/>
          <w:lang w:eastAsia="en-GB"/>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73" w:name="_Hlk165299802"/>
      <w:r w:rsidRPr="0086022F">
        <w:rPr>
          <w:rFonts w:eastAsia="Calibri" w:cstheme="minorHAnsi"/>
          <w:szCs w:val="18"/>
          <w:lang w:eastAsia="en-GB"/>
        </w:rPr>
        <w:t xml:space="preserve">allegations of unfair competition that form a part of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allegations of deceptive trade practices that form a part of a </w:t>
      </w:r>
      <w:r w:rsidRPr="0086022F">
        <w:rPr>
          <w:rFonts w:eastAsia="Calibri" w:cstheme="minorHAnsi"/>
          <w:b/>
          <w:szCs w:val="18"/>
          <w:lang w:eastAsia="en-GB"/>
        </w:rPr>
        <w:t xml:space="preserve">Claim </w:t>
      </w:r>
      <w:r w:rsidRPr="0086022F">
        <w:rPr>
          <w:rFonts w:eastAsia="Calibri" w:cstheme="minorHAnsi"/>
          <w:szCs w:val="18"/>
          <w:lang w:eastAsia="en-GB"/>
        </w:rPr>
        <w:t>under Insuring Clauses B (Security and Privacy Liability) or C (Privacy Regulatory Defense and Penalties).</w:t>
      </w:r>
    </w:p>
    <w:bookmarkEnd w:id="73"/>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misappropriation, theft, copying, display or publication of any trade secret. However, this Exclusion does not apply to a </w:t>
      </w:r>
      <w:r w:rsidRPr="0086022F">
        <w:rPr>
          <w:rFonts w:eastAsia="Calibri" w:cstheme="minorHAnsi"/>
          <w:b/>
          <w:szCs w:val="18"/>
          <w:lang w:eastAsia="en-GB"/>
        </w:rPr>
        <w:t>Claim</w:t>
      </w:r>
      <w:r w:rsidRPr="0086022F">
        <w:rPr>
          <w:rFonts w:eastAsia="Calibri" w:cstheme="minorHAnsi"/>
          <w:szCs w:val="18"/>
          <w:lang w:eastAsia="en-GB"/>
        </w:rPr>
        <w:t xml:space="preserve"> under Insuring Clause B (Security and Privacy Liability) for failure to prevent the misappropriation of a trade secret which results from a </w:t>
      </w:r>
      <w:r w:rsidRPr="0086022F">
        <w:rPr>
          <w:rFonts w:eastAsia="Calibri" w:cstheme="minorHAnsi"/>
          <w:b/>
          <w:szCs w:val="18"/>
          <w:lang w:eastAsia="en-GB"/>
        </w:rPr>
        <w:t>Security and Privacy Wrongful Act</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based upon, arising from or in any way involving the confiscation, commandeering, requisition or destruction of, or damage to, computer </w:t>
      </w:r>
      <w:r w:rsidRPr="0086022F">
        <w:rPr>
          <w:rFonts w:eastAsia="Calibri" w:cstheme="minorHAnsi"/>
          <w:bCs/>
          <w:szCs w:val="18"/>
          <w:lang w:eastAsia="en-GB"/>
        </w:rPr>
        <w:t>hardware</w:t>
      </w:r>
      <w:r w:rsidRPr="0086022F">
        <w:rPr>
          <w:rFonts w:eastAsia="Calibri" w:cstheme="minorHAnsi"/>
          <w:b/>
          <w:bCs/>
          <w:szCs w:val="18"/>
          <w:lang w:eastAsia="en-GB"/>
        </w:rPr>
        <w:t xml:space="preserve"> </w:t>
      </w:r>
      <w:r w:rsidRPr="0086022F">
        <w:rPr>
          <w:rFonts w:eastAsia="Calibri" w:cstheme="minorHAnsi"/>
          <w:szCs w:val="18"/>
          <w:lang w:eastAsia="en-GB"/>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86022F">
        <w:rPr>
          <w:rFonts w:eastAsia="Arial" w:cstheme="minorHAnsi"/>
          <w:szCs w:val="18"/>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86022F" w:rsidRDefault="006936E8" w:rsidP="006936E8">
      <w:pPr>
        <w:spacing w:before="0" w:after="160" w:line="259" w:lineRule="auto"/>
        <w:contextualSpacing/>
        <w:rPr>
          <w:rFonts w:eastAsia="Times New Roman" w:cstheme="minorHAnsi"/>
          <w:szCs w:val="18"/>
        </w:rPr>
      </w:pPr>
      <w:r w:rsidRPr="0022764C">
        <w:rPr>
          <w:rFonts w:eastAsia="Calibri" w:cstheme="minorHAnsi"/>
          <w:kern w:val="2"/>
          <w:szCs w:val="18"/>
          <w14:ligatures w14:val="standardContextual"/>
        </w:rPr>
        <w:t xml:space="preserve">Insurers </w:t>
      </w:r>
      <w:r w:rsidRPr="0086022F">
        <w:rPr>
          <w:rFonts w:eastAsia="Times New Roman" w:cstheme="minorHAnsi"/>
          <w:szCs w:val="18"/>
        </w:rPr>
        <w:t>will not be liable under any First Party Insuring Clause of this Policy for:</w:t>
      </w:r>
    </w:p>
    <w:p w:rsidR="006936E8" w:rsidRPr="0086022F" w:rsidRDefault="006936E8" w:rsidP="006936E8">
      <w:pPr>
        <w:spacing w:before="0" w:after="160" w:line="259" w:lineRule="auto"/>
        <w:contextualSpacing/>
        <w:rPr>
          <w:rFonts w:eastAsia="Times New Roman" w:cstheme="minorHAnsi"/>
          <w:szCs w:val="18"/>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direct loss, costs or expenses incurred by any person falling within definition a) and b) of the </w:t>
      </w:r>
      <w:r w:rsidRPr="0086022F">
        <w:rPr>
          <w:rFonts w:eastAsia="Times New Roman" w:cstheme="minorHAnsi"/>
          <w:b/>
          <w:bCs/>
          <w:szCs w:val="18"/>
        </w:rPr>
        <w:t>Insured</w:t>
      </w:r>
      <w:r w:rsidRPr="0086022F">
        <w:rPr>
          <w:rFonts w:eastAsia="Times New Roman" w:cstheme="minorHAnsi"/>
          <w:szCs w:val="18"/>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liability to any third party for whatever reason, including contractual penalties, </w:t>
      </w:r>
      <w:r w:rsidRPr="0086022F">
        <w:rPr>
          <w:rFonts w:eastAsia="Calibri" w:cstheme="minorHAnsi"/>
          <w:b/>
          <w:szCs w:val="18"/>
          <w:lang w:eastAsia="en-GB"/>
        </w:rPr>
        <w:t>Damages</w:t>
      </w:r>
      <w:r w:rsidRPr="0086022F">
        <w:rPr>
          <w:rFonts w:eastAsia="Calibri" w:cstheme="minorHAnsi"/>
          <w:szCs w:val="18"/>
          <w:lang w:eastAsia="en-GB"/>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any </w:t>
      </w:r>
      <w:r w:rsidRPr="0086022F">
        <w:rPr>
          <w:rFonts w:eastAsia="Calibri" w:cstheme="minorHAnsi"/>
          <w:b/>
          <w:szCs w:val="18"/>
          <w:lang w:eastAsia="en-GB"/>
        </w:rPr>
        <w:t xml:space="preserve">Claim </w:t>
      </w:r>
      <w:r w:rsidRPr="0086022F">
        <w:rPr>
          <w:rFonts w:eastAsia="Calibri" w:cstheme="minorHAnsi"/>
          <w:szCs w:val="18"/>
          <w:lang w:eastAsia="en-GB"/>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86022F">
        <w:rPr>
          <w:rFonts w:eastAsia="Calibri" w:cstheme="minorHAnsi"/>
          <w:b/>
          <w:szCs w:val="18"/>
          <w:lang w:eastAsia="en-GB"/>
        </w:rPr>
        <w:t>Occurrence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business interruption loss or costs or expenses resulting from lost productivity, including the throttling or capping of bandwidth by an internet or mobile </w:t>
      </w:r>
      <w:r w:rsidRPr="0086022F">
        <w:rPr>
          <w:rFonts w:eastAsia="Calibri" w:cstheme="minorHAnsi"/>
          <w:b/>
          <w:szCs w:val="18"/>
          <w:lang w:eastAsia="en-GB"/>
        </w:rPr>
        <w:t xml:space="preserve">Data </w:t>
      </w:r>
      <w:r w:rsidRPr="0086022F">
        <w:rPr>
          <w:rFonts w:eastAsia="Calibri" w:cstheme="minorHAnsi"/>
          <w:szCs w:val="18"/>
          <w:lang w:eastAsia="en-GB"/>
        </w:rPr>
        <w:t xml:space="preserve">service provider due to </w:t>
      </w:r>
      <w:r w:rsidRPr="0086022F">
        <w:rPr>
          <w:rFonts w:eastAsia="Calibri" w:cstheme="minorHAnsi"/>
          <w:b/>
          <w:szCs w:val="18"/>
          <w:lang w:eastAsia="en-GB"/>
        </w:rPr>
        <w:t>Utilities Fraud</w:t>
      </w:r>
      <w:r w:rsidRPr="0086022F">
        <w:rPr>
          <w:rFonts w:eastAsia="Calibri" w:cstheme="minorHAnsi"/>
          <w:szCs w:val="18"/>
          <w:lang w:eastAsia="en-GB"/>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86022F" w:rsidRDefault="006936E8" w:rsidP="006936E8">
      <w:pPr>
        <w:autoSpaceDE w:val="0"/>
        <w:autoSpaceDN w:val="0"/>
        <w:adjustRightInd w:val="0"/>
        <w:spacing w:before="0" w:line="240" w:lineRule="auto"/>
        <w:rPr>
          <w:rFonts w:eastAsia="Arial" w:cstheme="minorHAnsi"/>
          <w:bCs/>
          <w:color w:val="000000"/>
          <w:szCs w:val="18"/>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86022F">
        <w:rPr>
          <w:rFonts w:eastAsia="Calibri" w:cstheme="minorHAnsi"/>
          <w:kern w:val="2"/>
          <w:szCs w:val="18"/>
          <w:lang w:eastAsia="en-GB"/>
        </w:rPr>
        <w:t xml:space="preserve">made directly by or on behalf of any client or customer of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which is based upon a breach of any duty owed by the </w:t>
      </w:r>
      <w:r w:rsidRPr="0086022F">
        <w:rPr>
          <w:rFonts w:eastAsia="Calibri" w:cstheme="minorHAnsi"/>
          <w:b/>
          <w:bCs/>
          <w:kern w:val="2"/>
          <w:szCs w:val="18"/>
          <w:lang w:eastAsia="en-GB"/>
        </w:rPr>
        <w:t xml:space="preserve">Insured </w:t>
      </w:r>
      <w:r w:rsidRPr="0086022F">
        <w:rPr>
          <w:rFonts w:eastAsia="Calibri" w:cstheme="minorHAnsi"/>
          <w:kern w:val="2"/>
          <w:szCs w:val="18"/>
          <w:lang w:eastAsia="en-GB"/>
        </w:rPr>
        <w:t xml:space="preserve">under a contract to provide professional services.  However, this Exclusion will not apply to any </w:t>
      </w:r>
      <w:r w:rsidRPr="0086022F">
        <w:rPr>
          <w:rFonts w:eastAsia="Calibri" w:cstheme="minorHAnsi"/>
          <w:b/>
          <w:bCs/>
          <w:kern w:val="2"/>
          <w:szCs w:val="18"/>
          <w:lang w:eastAsia="en-GB"/>
        </w:rPr>
        <w:t xml:space="preserve">Claim </w:t>
      </w:r>
      <w:r w:rsidRPr="0086022F">
        <w:rPr>
          <w:rFonts w:eastAsia="Calibri" w:cstheme="minorHAnsi"/>
          <w:kern w:val="2"/>
          <w:szCs w:val="18"/>
          <w:lang w:eastAsia="en-GB"/>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86022F">
        <w:rPr>
          <w:rFonts w:eastAsia="Arial" w:cstheme="minorHAnsi"/>
          <w:b/>
          <w:kern w:val="2"/>
        </w:rPr>
        <w:t>Insurers</w:t>
      </w:r>
      <w:r w:rsidRPr="0086022F">
        <w:rPr>
          <w:rFonts w:eastAsia="Arial" w:cstheme="minorHAnsi"/>
          <w:kern w:val="2"/>
        </w:rPr>
        <w:t xml:space="preserve"> will not be liable under Insuring Clauses E and F for</w:t>
      </w:r>
      <w:r w:rsidRPr="0086022F">
        <w:rPr>
          <w:rFonts w:eastAsia="Arial" w:cstheme="minorHAnsi"/>
          <w:bCs/>
          <w:kern w:val="2"/>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any </w:t>
      </w:r>
      <w:r w:rsidRPr="0086022F">
        <w:rPr>
          <w:rFonts w:eastAsia="Times New Roman" w:cstheme="minorHAnsi"/>
          <w:b/>
          <w:szCs w:val="18"/>
        </w:rPr>
        <w:t xml:space="preserve">Bodily Injury Claim </w:t>
      </w:r>
      <w:r w:rsidRPr="0086022F">
        <w:rPr>
          <w:rFonts w:eastAsia="Times New Roman" w:cstheme="minorHAnsi"/>
          <w:szCs w:val="18"/>
        </w:rPr>
        <w:t xml:space="preserve">or </w:t>
      </w:r>
      <w:r w:rsidRPr="0086022F">
        <w:rPr>
          <w:rFonts w:eastAsia="Times New Roman" w:cstheme="minorHAnsi"/>
          <w:b/>
          <w:szCs w:val="18"/>
        </w:rPr>
        <w:t>Property Damage Claim</w:t>
      </w:r>
      <w:r w:rsidRPr="0086022F">
        <w:rPr>
          <w:rFonts w:eastAsia="Times New Roman" w:cstheme="minorHAnsi"/>
          <w:szCs w:val="18"/>
        </w:rPr>
        <w:t xml:space="preserve"> based upon, </w:t>
      </w:r>
      <w:r w:rsidRPr="0022764C">
        <w:rPr>
          <w:rFonts w:eastAsia="Times New Roman" w:cstheme="minorHAnsi"/>
          <w:szCs w:val="18"/>
        </w:rPr>
        <w:t xml:space="preserve">arising from or in any way involving </w:t>
      </w:r>
      <w:r w:rsidRPr="0086022F">
        <w:rPr>
          <w:rFonts w:eastAsia="Times New Roman" w:cstheme="minorHAnsi"/>
          <w:szCs w:val="18"/>
        </w:rPr>
        <w:t xml:space="preserve">actual or alleged warranties or representations made at any time with respect to the fitness, quality, durability, performance or use of </w:t>
      </w:r>
      <w:r w:rsidRPr="0086022F">
        <w:rPr>
          <w:rFonts w:eastAsia="Times New Roman" w:cstheme="minorHAnsi"/>
          <w:b/>
          <w:szCs w:val="18"/>
        </w:rPr>
        <w:t>Products</w:t>
      </w:r>
      <w:r w:rsidRPr="0086022F">
        <w:rPr>
          <w:rFonts w:eastAsia="Times New Roman" w:cstheme="minorHAnsi"/>
          <w:szCs w:val="18"/>
        </w:rPr>
        <w:t xml:space="preserve">, or the providing of, or failure to provide, warnings or instructions for </w:t>
      </w:r>
      <w:r w:rsidRPr="0086022F">
        <w:rPr>
          <w:rFonts w:eastAsia="Times New Roman" w:cstheme="minorHAnsi"/>
          <w:b/>
          <w:szCs w:val="18"/>
        </w:rPr>
        <w:t>Products</w:t>
      </w:r>
      <w:r w:rsidRPr="0086022F">
        <w:rPr>
          <w:rFonts w:eastAsia="Times New Roman" w:cstheme="minorHAnsi"/>
          <w:szCs w:val="18"/>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86022F" w:rsidRDefault="006936E8" w:rsidP="006936E8">
      <w:pPr>
        <w:autoSpaceDE w:val="0"/>
        <w:autoSpaceDN w:val="0"/>
        <w:adjustRightInd w:val="0"/>
        <w:spacing w:before="0" w:line="240" w:lineRule="auto"/>
        <w:rPr>
          <w:rFonts w:eastAsia="Arial" w:cstheme="minorHAnsi"/>
          <w:bCs/>
          <w:color w:val="000000"/>
        </w:rPr>
      </w:pPr>
      <w:r w:rsidRPr="0086022F">
        <w:rPr>
          <w:rFonts w:eastAsia="Arial" w:cstheme="minorHAnsi"/>
          <w:b/>
          <w:color w:val="000000"/>
        </w:rPr>
        <w:t>Insurers</w:t>
      </w:r>
      <w:r w:rsidRPr="0086022F">
        <w:rPr>
          <w:rFonts w:eastAsia="Arial" w:cstheme="minorHAnsi"/>
          <w:color w:val="000000"/>
        </w:rPr>
        <w:t xml:space="preserve"> will not be liable under Insuring Clause H for any </w:t>
      </w:r>
      <w:r w:rsidRPr="0086022F">
        <w:rPr>
          <w:rFonts w:eastAsia="Arial" w:cstheme="minorHAnsi"/>
          <w:bCs/>
          <w:color w:val="000000"/>
        </w:rPr>
        <w:t xml:space="preserve">costs, </w:t>
      </w:r>
      <w:r w:rsidR="0022764C" w:rsidRPr="0022764C">
        <w:rPr>
          <w:rFonts w:eastAsia="Arial" w:cstheme="minorHAnsi"/>
          <w:bCs/>
          <w:color w:val="000000"/>
        </w:rPr>
        <w:t>liability</w:t>
      </w:r>
      <w:r w:rsidRPr="0086022F">
        <w:rPr>
          <w:rFonts w:eastAsia="Arial" w:cstheme="minorHAnsi"/>
          <w:bCs/>
          <w:color w:val="000000"/>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86022F">
        <w:rPr>
          <w:rFonts w:eastAsia="Calibri" w:cstheme="minorHAnsi"/>
          <w:szCs w:val="18"/>
          <w:lang w:eastAsia="en-GB"/>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86022F">
        <w:rPr>
          <w:rFonts w:eastAsia="Calibri" w:cstheme="minorHAnsi"/>
          <w:szCs w:val="18"/>
          <w:lang w:eastAsia="en-GB"/>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86022F">
        <w:rPr>
          <w:rFonts w:eastAsia="Calibri" w:cstheme="minorHAnsi"/>
          <w:color w:val="000000"/>
          <w:szCs w:val="18"/>
          <w:lang w:eastAsia="en-GB"/>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86022F">
        <w:rPr>
          <w:rFonts w:eastAsia="Calibri" w:cstheme="minorHAnsi"/>
          <w:color w:val="000000"/>
          <w:szCs w:val="18"/>
          <w:lang w:eastAsia="en-GB"/>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86022F">
        <w:rPr>
          <w:rFonts w:eastAsia="Calibri" w:cstheme="minorHAnsi"/>
          <w:bCs/>
          <w:szCs w:val="18"/>
          <w:lang w:eastAsia="en-GB"/>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86022F" w:rsidRDefault="006936E8" w:rsidP="006936E8">
      <w:pPr>
        <w:spacing w:before="240" w:after="160" w:line="259" w:lineRule="auto"/>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of restoring, updating or replacing </w:t>
      </w:r>
      <w:r w:rsidRPr="0086022F">
        <w:rPr>
          <w:rFonts w:eastAsia="Calibri" w:cstheme="minorHAnsi"/>
          <w:b/>
          <w:bCs/>
          <w:szCs w:val="18"/>
          <w:lang w:eastAsia="en-GB"/>
        </w:rPr>
        <w:t xml:space="preserve">Digital Assets </w:t>
      </w:r>
      <w:r w:rsidRPr="0086022F">
        <w:rPr>
          <w:rFonts w:eastAsia="Calibri" w:cstheme="minorHAnsi"/>
          <w:szCs w:val="18"/>
          <w:lang w:eastAsia="en-GB"/>
        </w:rPr>
        <w:t xml:space="preserve">to a level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physical damage to, or the costs to repair or replace, any </w:t>
      </w:r>
      <w:r w:rsidRPr="0086022F">
        <w:rPr>
          <w:rFonts w:eastAsia="Calibri" w:cstheme="minorHAnsi"/>
          <w:bCs/>
          <w:szCs w:val="18"/>
          <w:lang w:eastAsia="en-GB"/>
        </w:rPr>
        <w:t>computer hardware</w:t>
      </w:r>
      <w:r w:rsidRPr="0086022F">
        <w:rPr>
          <w:rFonts w:eastAsia="Calibri" w:cstheme="minorHAnsi"/>
          <w:szCs w:val="18"/>
          <w:lang w:eastAsia="en-GB"/>
        </w:rPr>
        <w:t xml:space="preserve"> or </w:t>
      </w:r>
      <w:r w:rsidRPr="0086022F">
        <w:rPr>
          <w:rFonts w:eastAsia="Calibri" w:cstheme="minorHAnsi"/>
          <w:b/>
          <w:szCs w:val="18"/>
          <w:lang w:eastAsia="en-GB"/>
        </w:rPr>
        <w:t xml:space="preserve">Data </w:t>
      </w:r>
      <w:r w:rsidR="0022764C" w:rsidRPr="0022764C">
        <w:rPr>
          <w:rFonts w:eastAsia="Calibri" w:cstheme="minorHAnsi"/>
          <w:szCs w:val="18"/>
          <w:lang w:eastAsia="en-GB"/>
        </w:rPr>
        <w:t>centre</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economic or market value of </w:t>
      </w:r>
      <w:r w:rsidRPr="0086022F">
        <w:rPr>
          <w:rFonts w:eastAsia="Calibri" w:cstheme="minorHAnsi"/>
          <w:b/>
          <w:bCs/>
          <w:szCs w:val="18"/>
          <w:lang w:eastAsia="en-GB"/>
        </w:rPr>
        <w:t>Digital Assets</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costs or expenses incurred to identify, patch or remediate software </w:t>
      </w:r>
      <w:r w:rsidRPr="0086022F">
        <w:rPr>
          <w:rFonts w:eastAsia="Calibri" w:cstheme="minorHAnsi"/>
          <w:b/>
          <w:szCs w:val="18"/>
          <w:lang w:eastAsia="en-GB"/>
        </w:rPr>
        <w:t>Programming Errors</w:t>
      </w:r>
      <w:r w:rsidRPr="0086022F">
        <w:rPr>
          <w:rFonts w:eastAsia="Calibri" w:cstheme="minorHAnsi"/>
          <w:szCs w:val="18"/>
          <w:lang w:eastAsia="en-GB"/>
        </w:rPr>
        <w:t xml:space="preserve"> or </w:t>
      </w:r>
      <w:r w:rsidRPr="0086022F">
        <w:rPr>
          <w:rFonts w:eastAsia="Calibri" w:cstheme="minorHAnsi"/>
          <w:b/>
          <w:bCs/>
          <w:szCs w:val="18"/>
          <w:lang w:eastAsia="en-GB"/>
        </w:rPr>
        <w:t>Computer System</w:t>
      </w:r>
      <w:r w:rsidRPr="0086022F">
        <w:rPr>
          <w:rFonts w:eastAsia="Calibri" w:cstheme="minorHAnsi"/>
          <w:szCs w:val="18"/>
          <w:lang w:eastAsia="en-GB"/>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an </w:t>
      </w:r>
      <w:r w:rsidRPr="0086022F">
        <w:rPr>
          <w:rFonts w:eastAsia="Calibri" w:cstheme="minorHAnsi"/>
          <w:b/>
          <w:szCs w:val="18"/>
          <w:lang w:eastAsia="en-GB"/>
        </w:rPr>
        <w:t>Insured Computer System</w:t>
      </w:r>
      <w:r w:rsidRPr="0086022F">
        <w:rPr>
          <w:rFonts w:eastAsia="Calibri" w:cstheme="minorHAnsi"/>
          <w:szCs w:val="18"/>
          <w:lang w:eastAsia="en-GB"/>
        </w:rPr>
        <w:t xml:space="preserve"> to a level of functionality beyond that which existed prior to the </w:t>
      </w:r>
      <w:r w:rsidRPr="0086022F">
        <w:rPr>
          <w:rFonts w:eastAsia="Calibri" w:cstheme="minorHAnsi"/>
          <w:b/>
          <w:szCs w:val="18"/>
          <w:lang w:eastAsia="en-GB"/>
        </w:rPr>
        <w:t>System Failure</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the cost to upgrade, improve, repair, redesign, reconfigure or maintain a </w:t>
      </w:r>
      <w:r w:rsidRPr="0086022F">
        <w:rPr>
          <w:rFonts w:eastAsia="Calibri" w:cstheme="minorHAnsi"/>
          <w:b/>
          <w:szCs w:val="18"/>
          <w:lang w:eastAsia="en-GB"/>
        </w:rPr>
        <w:t xml:space="preserve">Service Provider </w:t>
      </w:r>
      <w:r w:rsidRPr="0086022F">
        <w:rPr>
          <w:rFonts w:eastAsia="Calibri" w:cstheme="minorHAnsi"/>
          <w:b/>
          <w:bCs/>
          <w:szCs w:val="18"/>
          <w:lang w:eastAsia="en-GB"/>
        </w:rPr>
        <w:t>Computer System</w:t>
      </w:r>
      <w:r w:rsidRPr="0086022F">
        <w:rPr>
          <w:rFonts w:eastAsia="Calibri" w:cstheme="minorHAnsi"/>
          <w:bCs/>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86022F">
        <w:rPr>
          <w:rFonts w:eastAsia="Calibri" w:cstheme="minorHAnsi"/>
          <w:bCs/>
          <w:szCs w:val="18"/>
          <w:lang w:eastAsia="en-GB"/>
        </w:rPr>
        <w:t xml:space="preserve">loss of goodwill or harm to </w:t>
      </w:r>
      <w:r w:rsidRPr="0086022F">
        <w:rPr>
          <w:rFonts w:eastAsia="Calibri" w:cstheme="minorHAnsi"/>
          <w:szCs w:val="18"/>
          <w:lang w:eastAsia="en-GB"/>
        </w:rPr>
        <w:t xml:space="preserve">the </w:t>
      </w:r>
      <w:r w:rsidRPr="0086022F">
        <w:rPr>
          <w:rFonts w:eastAsia="Calibri" w:cstheme="minorHAnsi"/>
          <w:b/>
          <w:bCs/>
          <w:szCs w:val="18"/>
          <w:lang w:eastAsia="en-GB"/>
        </w:rPr>
        <w:t xml:space="preserve">Named Insured’s </w:t>
      </w:r>
      <w:r w:rsidRPr="0086022F">
        <w:rPr>
          <w:rFonts w:eastAsia="Calibri" w:cstheme="minorHAnsi"/>
          <w:szCs w:val="18"/>
          <w:lang w:eastAsia="en-GB"/>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86022F" w:rsidRDefault="006936E8" w:rsidP="006936E8">
      <w:pPr>
        <w:spacing w:before="0" w:after="160" w:line="259" w:lineRule="auto"/>
        <w:contextualSpacing/>
        <w:rPr>
          <w:rFonts w:eastAsia="Arial" w:cstheme="minorHAnsi"/>
          <w:kern w:val="2"/>
        </w:rPr>
      </w:pPr>
      <w:r w:rsidRPr="0086022F">
        <w:rPr>
          <w:rFonts w:eastAsia="Arial" w:cstheme="minorHAnsi"/>
          <w:b/>
          <w:kern w:val="2"/>
        </w:rPr>
        <w:t>Insurers</w:t>
      </w:r>
      <w:r w:rsidRPr="0086022F">
        <w:rPr>
          <w:rFonts w:eastAsia="Arial" w:cstheme="minorHAnsi"/>
          <w:kern w:val="2"/>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86022F">
        <w:rPr>
          <w:rFonts w:eastAsia="Calibri" w:cstheme="minorHAnsi"/>
          <w:szCs w:val="18"/>
          <w:lang w:eastAsia="en-GB"/>
        </w:rPr>
        <w:t xml:space="preserve">the seizure, confiscation, nationalisation, requisition or destruction of an </w:t>
      </w:r>
      <w:r w:rsidRPr="0086022F">
        <w:rPr>
          <w:rFonts w:eastAsia="Calibri" w:cstheme="minorHAnsi"/>
          <w:b/>
          <w:szCs w:val="18"/>
          <w:lang w:eastAsia="en-GB"/>
        </w:rPr>
        <w:t xml:space="preserve">Insured Telecommunications System </w:t>
      </w:r>
      <w:r w:rsidRPr="0086022F">
        <w:rPr>
          <w:rFonts w:eastAsia="Calibri" w:cstheme="minorHAnsi"/>
          <w:szCs w:val="18"/>
          <w:lang w:eastAsia="en-GB"/>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Calibri" w:cstheme="minorHAnsi"/>
          <w:szCs w:val="18"/>
          <w:lang w:eastAsia="en-GB"/>
        </w:rPr>
        <w:t xml:space="preserve">loss of </w:t>
      </w:r>
      <w:r w:rsidRPr="0086022F">
        <w:rPr>
          <w:rFonts w:eastAsia="Calibri" w:cstheme="minorHAnsi"/>
          <w:b/>
          <w:szCs w:val="18"/>
          <w:lang w:eastAsia="en-GB"/>
        </w:rPr>
        <w:t xml:space="preserve">Other Property </w:t>
      </w:r>
      <w:r w:rsidRPr="0086022F">
        <w:rPr>
          <w:rFonts w:eastAsia="Calibri" w:cstheme="minorHAnsi"/>
          <w:szCs w:val="18"/>
          <w:lang w:eastAsia="en-GB"/>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86022F">
        <w:rPr>
          <w:rFonts w:eastAsia="Calibri" w:cstheme="minorHAnsi"/>
          <w:szCs w:val="18"/>
          <w:lang w:eastAsia="en-GB"/>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86022F">
        <w:rPr>
          <w:rFonts w:eastAsia="Calibri" w:cstheme="minorHAnsi"/>
          <w:szCs w:val="18"/>
          <w:lang w:eastAsia="en-GB"/>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86022F">
        <w:rPr>
          <w:rFonts w:eastAsia="Arial" w:cstheme="minorHAnsi"/>
          <w:b/>
          <w:kern w:val="2"/>
          <w:szCs w:val="18"/>
        </w:rPr>
        <w:t>Insurers</w:t>
      </w:r>
      <w:r w:rsidRPr="0086022F">
        <w:rPr>
          <w:rFonts w:eastAsia="Arial" w:cstheme="minorHAnsi"/>
          <w:kern w:val="2"/>
          <w:szCs w:val="18"/>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costs to upgrade, redesign, reconfigure or maintain an </w:t>
      </w:r>
      <w:r w:rsidRPr="0086022F">
        <w:rPr>
          <w:rFonts w:eastAsia="Times New Roman" w:cstheme="minorHAnsi"/>
          <w:b/>
          <w:szCs w:val="18"/>
        </w:rPr>
        <w:t>Insured</w:t>
      </w:r>
      <w:r w:rsidRPr="0086022F">
        <w:rPr>
          <w:rFonts w:eastAsia="Times New Roman" w:cstheme="minorHAnsi"/>
          <w:szCs w:val="18"/>
        </w:rPr>
        <w:t xml:space="preserve"> </w:t>
      </w:r>
      <w:r w:rsidRPr="0086022F">
        <w:rPr>
          <w:rFonts w:eastAsia="Times New Roman" w:cstheme="minorHAnsi"/>
          <w:b/>
          <w:szCs w:val="18"/>
        </w:rPr>
        <w:t>Computer System</w:t>
      </w:r>
      <w:r w:rsidRPr="0086022F">
        <w:rPr>
          <w:rFonts w:eastAsia="Times New Roman" w:cstheme="minorHAnsi"/>
          <w:szCs w:val="18"/>
        </w:rPr>
        <w:t xml:space="preserve"> to a level of functionality beyond that which existed prior to a </w:t>
      </w:r>
      <w:r w:rsidRPr="0086022F">
        <w:rPr>
          <w:rFonts w:eastAsia="Times New Roman" w:cstheme="minorHAnsi"/>
          <w:b/>
          <w:szCs w:val="18"/>
        </w:rPr>
        <w:t>Hacking Attack</w:t>
      </w:r>
      <w:r w:rsidRPr="0086022F">
        <w:rPr>
          <w:rFonts w:eastAsia="Times New Roman" w:cstheme="minorHAnsi"/>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86022F">
        <w:rPr>
          <w:rFonts w:eastAsia="Times New Roman" w:cstheme="minorHAnsi"/>
          <w:szCs w:val="18"/>
        </w:rPr>
        <w:t xml:space="preserve">incoming or outgoing voice, </w:t>
      </w:r>
      <w:r w:rsidRPr="0086022F">
        <w:rPr>
          <w:rFonts w:eastAsia="Times New Roman" w:cstheme="minorHAnsi"/>
          <w:b/>
          <w:szCs w:val="18"/>
        </w:rPr>
        <w:t>Data</w:t>
      </w:r>
      <w:r w:rsidRPr="0086022F">
        <w:rPr>
          <w:rFonts w:eastAsia="Times New Roman" w:cstheme="minorHAnsi"/>
          <w:szCs w:val="18"/>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86022F" w:rsidRDefault="006936E8" w:rsidP="006936E8">
      <w:pPr>
        <w:spacing w:before="0" w:after="160" w:line="259" w:lineRule="auto"/>
        <w:ind w:left="360"/>
        <w:contextualSpacing/>
        <w:rPr>
          <w:rFonts w:eastAsia="Times New Roman" w:cstheme="minorHAnsi"/>
          <w:b/>
          <w:szCs w:val="18"/>
        </w:rPr>
      </w:pPr>
      <w:r w:rsidRPr="0086022F">
        <w:rPr>
          <w:rFonts w:eastAsia="Times New Roman" w:cstheme="minorHAnsi"/>
          <w:szCs w:val="18"/>
        </w:rPr>
        <w:t xml:space="preserve">However, this Exclusion does not apply to loss resulting from an outage of any of the foregoing services or systems, if such services or systems are under </w:t>
      </w:r>
      <w:r w:rsidRPr="0086022F">
        <w:rPr>
          <w:rFonts w:eastAsia="Calibri" w:cstheme="minorHAnsi"/>
          <w:szCs w:val="18"/>
          <w:lang w:eastAsia="en-GB"/>
        </w:rPr>
        <w:t>the</w:t>
      </w:r>
      <w:r w:rsidRPr="0086022F">
        <w:rPr>
          <w:rFonts w:eastAsia="Times New Roman" w:cstheme="minorHAnsi"/>
          <w:b/>
          <w:szCs w:val="18"/>
        </w:rPr>
        <w:t xml:space="preserve"> Named Insured’s </w:t>
      </w:r>
      <w:r w:rsidRPr="0086022F">
        <w:rPr>
          <w:rFonts w:eastAsia="Times New Roman" w:cstheme="minorHAnsi"/>
          <w:szCs w:val="18"/>
        </w:rPr>
        <w:t xml:space="preserve">direct operational control and the outage is directly caused by a </w:t>
      </w:r>
      <w:r w:rsidRPr="0086022F">
        <w:rPr>
          <w:rFonts w:eastAsia="Times New Roman" w:cstheme="minorHAnsi"/>
          <w:b/>
          <w:szCs w:val="18"/>
        </w:rPr>
        <w:t>Hacking Attack</w:t>
      </w:r>
      <w:r w:rsidRPr="0086022F">
        <w:rPr>
          <w:rFonts w:eastAsia="Times New Roman" w:cstheme="minorHAnsi"/>
          <w:bCs/>
          <w:szCs w:val="18"/>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86022F">
        <w:rPr>
          <w:rFonts w:eastAsia="Times New Roman" w:cstheme="minorHAnsi"/>
          <w:szCs w:val="18"/>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86022F" w:rsidRDefault="006936E8" w:rsidP="006936E8">
      <w:pPr>
        <w:spacing w:before="0" w:after="160" w:line="259" w:lineRule="auto"/>
        <w:ind w:left="360"/>
        <w:contextualSpacing/>
        <w:rPr>
          <w:rFonts w:eastAsia="Calibri" w:cstheme="minorHAnsi"/>
          <w:b/>
          <w:bCs/>
          <w:szCs w:val="18"/>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szCs w:val="18"/>
          <w:lang w:eastAsia="en-GB"/>
        </w:rPr>
        <w:t xml:space="preserve">as soon as practicable during the </w:t>
      </w:r>
      <w:r w:rsidRPr="0086022F">
        <w:rPr>
          <w:rFonts w:eastAsia="Calibri" w:cstheme="minorHAnsi"/>
          <w:b/>
          <w:szCs w:val="18"/>
          <w:lang w:eastAsia="en-GB"/>
        </w:rPr>
        <w:t>Period of Insurance</w:t>
      </w:r>
      <w:r w:rsidRPr="0086022F">
        <w:rPr>
          <w:rFonts w:eastAsia="Calibri" w:cstheme="minorHAnsi"/>
          <w:szCs w:val="18"/>
          <w:lang w:eastAsia="en-GB"/>
        </w:rPr>
        <w:t xml:space="preserve">, but no later than sixty (60) days after expiration of the </w:t>
      </w:r>
      <w:r w:rsidRPr="0086022F">
        <w:rPr>
          <w:rFonts w:eastAsia="Calibri" w:cstheme="minorHAnsi"/>
          <w:b/>
          <w:bCs/>
          <w:szCs w:val="18"/>
        </w:rPr>
        <w:t>Period of Insurance</w:t>
      </w:r>
      <w:r w:rsidRPr="0086022F">
        <w:rPr>
          <w:rFonts w:eastAsia="Calibri" w:cstheme="minorHAnsi"/>
          <w:szCs w:val="18"/>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Arial" w:cstheme="minorHAnsi"/>
          <w:szCs w:val="18"/>
        </w:rPr>
        <w:t xml:space="preserve">As a condition precedent to their right to cover under this Policy, an </w:t>
      </w:r>
      <w:r w:rsidRPr="0086022F">
        <w:rPr>
          <w:rFonts w:eastAsia="Arial" w:cstheme="minorHAnsi"/>
          <w:b/>
          <w:bCs/>
          <w:szCs w:val="18"/>
        </w:rPr>
        <w:t xml:space="preserve">Executive </w:t>
      </w:r>
      <w:r w:rsidRPr="0086022F">
        <w:rPr>
          <w:rFonts w:eastAsia="Calibri" w:cstheme="minorHAnsi"/>
          <w:szCs w:val="18"/>
          <w:lang w:eastAsia="en-GB"/>
        </w:rPr>
        <w:t xml:space="preserve">must provide written notice to </w:t>
      </w:r>
      <w:r w:rsidRPr="0086022F">
        <w:rPr>
          <w:rFonts w:eastAsia="Calibri" w:cstheme="minorHAnsi"/>
          <w:b/>
          <w:bCs/>
          <w:szCs w:val="18"/>
          <w:lang w:eastAsia="en-GB"/>
        </w:rPr>
        <w:t>Insurers</w:t>
      </w:r>
      <w:r w:rsidRPr="0086022F">
        <w:rPr>
          <w:rFonts w:eastAsia="Calibri" w:cstheme="minorHAnsi"/>
          <w:bCs/>
          <w:szCs w:val="18"/>
          <w:lang w:eastAsia="en-GB"/>
        </w:rPr>
        <w:t>,</w:t>
      </w:r>
      <w:r w:rsidRPr="0086022F">
        <w:rPr>
          <w:rFonts w:eastAsia="Calibri" w:cstheme="minorHAnsi"/>
          <w:szCs w:val="18"/>
          <w:lang w:eastAsia="en-GB"/>
        </w:rPr>
        <w:t xml:space="preserve"> of any </w:t>
      </w:r>
      <w:r w:rsidRPr="0086022F">
        <w:rPr>
          <w:rFonts w:eastAsia="Calibri" w:cstheme="minorHAnsi"/>
          <w:b/>
          <w:szCs w:val="18"/>
          <w:lang w:eastAsia="en-GB"/>
        </w:rPr>
        <w:t xml:space="preserve">Claim </w:t>
      </w:r>
      <w:r w:rsidRPr="0086022F">
        <w:rPr>
          <w:rFonts w:eastAsia="Calibri" w:cstheme="minorHAnsi"/>
          <w:bCs/>
          <w:szCs w:val="18"/>
          <w:lang w:eastAsia="en-GB"/>
        </w:rPr>
        <w:t xml:space="preserve">during the </w:t>
      </w:r>
      <w:r w:rsidRPr="0086022F">
        <w:rPr>
          <w:rFonts w:eastAsia="Calibri" w:cstheme="minorHAnsi"/>
          <w:b/>
          <w:szCs w:val="18"/>
          <w:lang w:eastAsia="en-GB"/>
        </w:rPr>
        <w:t>Period of Indemnity</w:t>
      </w:r>
      <w:r w:rsidRPr="0086022F">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74"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86022F"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Arial" w:cstheme="minorHAnsi"/>
          <w:sz w:val="19"/>
          <w:szCs w:val="19"/>
        </w:rPr>
        <w:t xml:space="preserve">The </w:t>
      </w:r>
      <w:r w:rsidRPr="0086022F">
        <w:rPr>
          <w:rFonts w:eastAsia="Arial" w:cstheme="minorHAnsi"/>
          <w:b/>
          <w:bCs/>
          <w:sz w:val="19"/>
          <w:szCs w:val="19"/>
        </w:rPr>
        <w:t>Insured's</w:t>
      </w:r>
      <w:r w:rsidRPr="0086022F">
        <w:rPr>
          <w:rFonts w:eastAsia="Arial" w:cstheme="minorHAnsi"/>
          <w:sz w:val="19"/>
          <w:szCs w:val="19"/>
        </w:rPr>
        <w:t xml:space="preserve"> duties in the event of an </w:t>
      </w:r>
      <w:r w:rsidRPr="0086022F">
        <w:rPr>
          <w:rFonts w:eastAsia="Arial" w:cstheme="minorHAnsi"/>
          <w:b/>
          <w:bCs/>
          <w:sz w:val="19"/>
          <w:szCs w:val="19"/>
        </w:rPr>
        <w:t>Occurrence</w:t>
      </w:r>
      <w:r w:rsidRPr="0086022F">
        <w:rPr>
          <w:rFonts w:eastAsia="Arial" w:cstheme="minorHAnsi"/>
          <w:sz w:val="19"/>
          <w:szCs w:val="19"/>
        </w:rPr>
        <w:t xml:space="preserve"> are as follows:</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Arial" w:cstheme="minorHAnsi"/>
          <w:sz w:val="19"/>
          <w:szCs w:val="19"/>
        </w:rPr>
        <w:t xml:space="preserve">As a condition precedent to their right to cover under this Policy, an </w:t>
      </w:r>
      <w:r w:rsidRPr="0086022F">
        <w:rPr>
          <w:rFonts w:eastAsia="Arial" w:cstheme="minorHAnsi"/>
          <w:b/>
          <w:bCs/>
          <w:sz w:val="19"/>
          <w:szCs w:val="19"/>
        </w:rPr>
        <w:t>Executive</w:t>
      </w:r>
      <w:r w:rsidRPr="0086022F">
        <w:rPr>
          <w:rFonts w:eastAsia="Calibri" w:cstheme="minorHAnsi"/>
          <w:sz w:val="19"/>
          <w:szCs w:val="19"/>
          <w:lang w:eastAsia="en-GB"/>
        </w:rPr>
        <w:t xml:space="preserve"> </w:t>
      </w:r>
      <w:r w:rsidRPr="0086022F">
        <w:rPr>
          <w:rFonts w:eastAsia="Arial" w:cstheme="minorHAnsi"/>
          <w:sz w:val="19"/>
          <w:szCs w:val="19"/>
        </w:rPr>
        <w:t>must</w:t>
      </w:r>
      <w:r w:rsidRPr="0086022F">
        <w:rPr>
          <w:rFonts w:eastAsia="Calibri" w:cstheme="minorHAnsi"/>
          <w:sz w:val="19"/>
          <w:szCs w:val="19"/>
          <w:lang w:eastAsia="en-GB"/>
        </w:rPr>
        <w:t xml:space="preserve"> provide immediate written notice to </w:t>
      </w:r>
      <w:r w:rsidRPr="0086022F">
        <w:rPr>
          <w:rFonts w:eastAsia="Calibri" w:cstheme="minorHAnsi"/>
          <w:b/>
          <w:bCs/>
          <w:sz w:val="19"/>
          <w:szCs w:val="19"/>
          <w:lang w:eastAsia="en-GB"/>
        </w:rPr>
        <w:t>Insurers</w:t>
      </w:r>
      <w:r w:rsidRPr="0086022F">
        <w:rPr>
          <w:rFonts w:eastAsia="Calibri" w:cstheme="minorHAnsi"/>
          <w:bCs/>
          <w:sz w:val="19"/>
          <w:szCs w:val="19"/>
          <w:lang w:eastAsia="en-GB"/>
        </w:rPr>
        <w:t xml:space="preserve">, </w:t>
      </w:r>
      <w:r w:rsidRPr="0086022F">
        <w:rPr>
          <w:rFonts w:eastAsia="Calibri" w:cstheme="minorHAnsi"/>
          <w:sz w:val="19"/>
          <w:szCs w:val="19"/>
          <w:lang w:eastAsia="en-GB"/>
        </w:rPr>
        <w:t xml:space="preserve">of any </w:t>
      </w:r>
      <w:r w:rsidRPr="0086022F">
        <w:rPr>
          <w:rFonts w:eastAsia="Calibri" w:cstheme="minorHAnsi"/>
          <w:b/>
          <w:sz w:val="19"/>
          <w:szCs w:val="19"/>
          <w:lang w:eastAsia="en-GB"/>
        </w:rPr>
        <w:t>Occurrence</w:t>
      </w:r>
      <w:r w:rsidRPr="0086022F">
        <w:rPr>
          <w:rFonts w:eastAsia="Calibri" w:cstheme="minorHAnsi"/>
          <w:bCs/>
          <w:sz w:val="19"/>
          <w:szCs w:val="19"/>
          <w:lang w:eastAsia="en-GB"/>
        </w:rPr>
        <w:t>;</w:t>
      </w:r>
    </w:p>
    <w:p w:rsidR="006936E8" w:rsidRPr="0086022F" w:rsidRDefault="006936E8" w:rsidP="006936E8">
      <w:pPr>
        <w:numPr>
          <w:ilvl w:val="0"/>
          <w:numId w:val="493"/>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The</w:t>
      </w:r>
      <w:r w:rsidRPr="0086022F">
        <w:rPr>
          <w:rFonts w:eastAsia="Calibri" w:cstheme="minorHAnsi"/>
          <w:b/>
          <w:bCs/>
          <w:sz w:val="19"/>
          <w:szCs w:val="19"/>
          <w:lang w:eastAsia="en-GB"/>
        </w:rPr>
        <w:t xml:space="preserve"> Named Insured</w:t>
      </w:r>
      <w:r w:rsidRPr="0086022F">
        <w:rPr>
          <w:rFonts w:eastAsia="Calibri" w:cstheme="minorHAnsi"/>
          <w:sz w:val="19"/>
          <w:szCs w:val="19"/>
          <w:lang w:eastAsia="en-GB"/>
        </w:rPr>
        <w:t xml:space="preserve"> must:</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86022F" w:rsidRDefault="006936E8" w:rsidP="006936E8">
      <w:pPr>
        <w:numPr>
          <w:ilvl w:val="0"/>
          <w:numId w:val="494"/>
        </w:numPr>
        <w:spacing w:before="0" w:after="160" w:line="259" w:lineRule="auto"/>
        <w:ind w:left="1440"/>
        <w:contextualSpacing/>
        <w:rPr>
          <w:rFonts w:eastAsia="Calibri" w:cstheme="minorHAnsi"/>
          <w:sz w:val="19"/>
          <w:szCs w:val="19"/>
          <w:lang w:eastAsia="en-GB"/>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the time and origin of the loss;</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86022F">
        <w:rPr>
          <w:rFonts w:eastAsia="Calibri" w:cstheme="minorHAnsi"/>
          <w:szCs w:val="18"/>
          <w:lang w:eastAsia="en-GB"/>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86022F" w:rsidRDefault="006936E8" w:rsidP="006936E8">
      <w:pPr>
        <w:numPr>
          <w:ilvl w:val="0"/>
          <w:numId w:val="495"/>
        </w:numPr>
        <w:spacing w:before="0" w:after="160" w:line="259" w:lineRule="auto"/>
        <w:ind w:left="1800"/>
        <w:contextualSpacing/>
        <w:rPr>
          <w:rFonts w:eastAsia="Calibri" w:cstheme="minorHAnsi"/>
          <w:sz w:val="19"/>
          <w:szCs w:val="19"/>
          <w:lang w:eastAsia="en-GB"/>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86022F" w:rsidRDefault="006936E8" w:rsidP="006936E8">
      <w:pPr>
        <w:numPr>
          <w:ilvl w:val="0"/>
          <w:numId w:val="494"/>
        </w:numPr>
        <w:spacing w:before="0" w:after="160" w:line="259" w:lineRule="auto"/>
        <w:ind w:left="1440"/>
        <w:contextualSpacing/>
        <w:rPr>
          <w:rFonts w:eastAsia="Calibri" w:cstheme="minorHAnsi"/>
          <w:b/>
          <w:sz w:val="19"/>
          <w:szCs w:val="19"/>
          <w:lang w:eastAsia="en-GB"/>
        </w:rPr>
      </w:pPr>
      <w:r w:rsidRPr="0022764C">
        <w:rPr>
          <w:rFonts w:eastAsia="Calibri" w:cstheme="minorHAnsi"/>
          <w:sz w:val="19"/>
          <w:szCs w:val="19"/>
          <w:lang w:eastAsia="en-GB"/>
        </w:rPr>
        <w:t xml:space="preserve">as often as may be reasonably required exhibit to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all that remains of any property, submit to examination under oath by any person designated by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and sign all written records of examinations, and produce for examination, at the </w:t>
      </w:r>
      <w:r w:rsidRPr="0086022F">
        <w:rPr>
          <w:rFonts w:eastAsia="Calibri" w:cstheme="minorHAnsi"/>
          <w:b/>
          <w:bCs/>
          <w:sz w:val="19"/>
          <w:szCs w:val="19"/>
          <w:lang w:eastAsia="en-GB"/>
        </w:rPr>
        <w:t>Insurer's</w:t>
      </w:r>
      <w:r w:rsidRPr="0022764C">
        <w:rPr>
          <w:rFonts w:eastAsia="Calibri" w:cstheme="minorHAnsi"/>
          <w:sz w:val="19"/>
          <w:szCs w:val="19"/>
          <w:lang w:eastAsia="en-GB"/>
        </w:rPr>
        <w:t xml:space="preserve"> request, </w:t>
      </w:r>
      <w:r w:rsidRPr="0086022F">
        <w:rPr>
          <w:rFonts w:eastAsia="Calibri" w:cstheme="minorHAnsi"/>
          <w:sz w:val="19"/>
          <w:szCs w:val="19"/>
          <w:lang w:eastAsia="en-GB"/>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86022F">
        <w:rPr>
          <w:rFonts w:eastAsia="Calibri" w:cstheme="minorHAnsi"/>
          <w:b/>
          <w:bCs/>
          <w:sz w:val="19"/>
          <w:szCs w:val="19"/>
          <w:lang w:eastAsia="en-GB"/>
        </w:rPr>
        <w:t>Insurer</w:t>
      </w:r>
      <w:r w:rsidRPr="0022764C">
        <w:rPr>
          <w:rFonts w:eastAsia="Calibri" w:cstheme="minorHAnsi"/>
          <w:sz w:val="19"/>
          <w:szCs w:val="19"/>
          <w:lang w:eastAsia="en-GB"/>
        </w:rPr>
        <w:t xml:space="preserve"> and permit extracts and machine copies to be made.</w:t>
      </w:r>
    </w:p>
    <w:p w:rsidR="006936E8" w:rsidRPr="0086022F" w:rsidRDefault="006936E8" w:rsidP="006936E8">
      <w:pPr>
        <w:spacing w:before="0" w:after="160" w:line="259" w:lineRule="auto"/>
        <w:ind w:left="360"/>
        <w:contextualSpacing/>
        <w:rPr>
          <w:rFonts w:eastAsia="Calibri" w:cstheme="minorHAnsi"/>
          <w:b/>
          <w:sz w:val="19"/>
          <w:szCs w:val="19"/>
          <w:lang w:eastAsia="en-GB"/>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86022F">
        <w:rPr>
          <w:rFonts w:eastAsia="Calibri" w:cstheme="minorHAnsi"/>
          <w:bCs/>
          <w:sz w:val="19"/>
          <w:szCs w:val="19"/>
          <w:lang w:eastAsia="en-GB"/>
        </w:rPr>
        <w:t xml:space="preserve">The </w:t>
      </w:r>
      <w:r w:rsidRPr="0086022F">
        <w:rPr>
          <w:rFonts w:eastAsia="Calibri" w:cstheme="minorHAnsi"/>
          <w:b/>
          <w:sz w:val="19"/>
          <w:szCs w:val="19"/>
          <w:lang w:eastAsia="en-GB"/>
        </w:rPr>
        <w:t xml:space="preserve">Insurer </w:t>
      </w:r>
      <w:r w:rsidRPr="0022764C">
        <w:rPr>
          <w:rFonts w:eastAsia="Calibri" w:cstheme="minorHAnsi"/>
          <w:sz w:val="19"/>
          <w:szCs w:val="19"/>
          <w:lang w:eastAsia="en-GB"/>
        </w:rPr>
        <w:t xml:space="preserve">must give written notice to </w:t>
      </w:r>
      <w:r w:rsidRPr="0086022F">
        <w:rPr>
          <w:rFonts w:eastAsia="Calibri" w:cstheme="minorHAnsi"/>
          <w:szCs w:val="18"/>
          <w:lang w:eastAsia="en-GB"/>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86022F">
        <w:rPr>
          <w:rFonts w:eastAsia="Calibri" w:cstheme="minorHAnsi"/>
          <w:sz w:val="19"/>
          <w:szCs w:val="19"/>
          <w:lang w:eastAsia="en-GB"/>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 xml:space="preserve">in the event of insured physical damage to such </w:t>
      </w: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provided proper testing is done to </w:t>
      </w:r>
      <w:r w:rsidRPr="0086022F">
        <w:rPr>
          <w:rFonts w:eastAsia="Calibri" w:cstheme="minorHAnsi"/>
          <w:sz w:val="19"/>
          <w:szCs w:val="19"/>
          <w:lang w:eastAsia="en-GB"/>
        </w:rPr>
        <w:lastRenderedPageBreak/>
        <w:t xml:space="preserve">show which </w:t>
      </w:r>
      <w:r w:rsidRPr="0022764C">
        <w:rPr>
          <w:rFonts w:eastAsia="Calibri" w:cstheme="minorHAnsi"/>
          <w:b/>
          <w:sz w:val="19"/>
          <w:szCs w:val="19"/>
          <w:lang w:eastAsia="en-GB"/>
        </w:rPr>
        <w:t>Covered Property</w:t>
      </w:r>
      <w:r w:rsidRPr="0086022F">
        <w:rPr>
          <w:rFonts w:eastAsia="Calibri" w:cstheme="minorHAnsi"/>
          <w:sz w:val="19"/>
          <w:szCs w:val="19"/>
          <w:lang w:eastAsia="en-GB"/>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using reasonable judgment,</w:t>
      </w:r>
      <w:r w:rsidRPr="0086022F">
        <w:rPr>
          <w:rFonts w:eastAsia="Calibri" w:cstheme="minorHAnsi"/>
          <w:szCs w:val="18"/>
          <w:lang w:eastAsia="en-GB"/>
        </w:rPr>
        <w:t xml:space="preserve"> 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86022F">
        <w:rPr>
          <w:rFonts w:eastAsia="Calibri" w:cstheme="minorHAnsi"/>
          <w:sz w:val="19"/>
          <w:szCs w:val="19"/>
          <w:lang w:eastAsia="en-GB"/>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b/>
          <w:sz w:val="19"/>
          <w:szCs w:val="19"/>
          <w:lang w:eastAsia="en-GB"/>
        </w:rPr>
        <w:t>Covered Property</w:t>
      </w:r>
      <w:r w:rsidRPr="0086022F">
        <w:rPr>
          <w:rFonts w:eastAsia="Calibri" w:cstheme="minorHAnsi"/>
          <w:sz w:val="19"/>
          <w:szCs w:val="19"/>
          <w:lang w:eastAsia="en-GB"/>
        </w:rPr>
        <w:t xml:space="preserve"> so judged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 </w:t>
      </w:r>
      <w:r w:rsidRPr="0086022F">
        <w:rPr>
          <w:rFonts w:eastAsia="Calibri" w:cstheme="minorHAnsi"/>
          <w:sz w:val="19"/>
          <w:szCs w:val="19"/>
          <w:lang w:eastAsia="en-GB"/>
        </w:rPr>
        <w:t xml:space="preserve">to be unfit for reprocessing or selling will not be sold or disposed of except by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86022F">
        <w:rPr>
          <w:rFonts w:eastAsia="Calibri" w:cstheme="minorHAnsi"/>
          <w:sz w:val="19"/>
          <w:szCs w:val="19"/>
          <w:lang w:eastAsia="en-GB"/>
        </w:rPr>
        <w:t xml:space="preserve"> or with </w:t>
      </w:r>
      <w:r w:rsidRPr="0086022F">
        <w:rPr>
          <w:rFonts w:eastAsia="Calibri" w:cstheme="minorHAnsi"/>
          <w:szCs w:val="18"/>
          <w:lang w:eastAsia="en-GB"/>
        </w:rPr>
        <w:t>the</w:t>
      </w:r>
      <w:r w:rsidRPr="0086022F">
        <w:rPr>
          <w:rFonts w:eastAsia="Calibri" w:cstheme="minorHAnsi"/>
          <w:b/>
          <w:sz w:val="19"/>
          <w:szCs w:val="19"/>
          <w:lang w:eastAsia="en-GB"/>
        </w:rPr>
        <w:t xml:space="preserve"> Named Insured’s</w:t>
      </w:r>
      <w:r w:rsidRPr="0086022F">
        <w:rPr>
          <w:rFonts w:eastAsia="Calibri" w:cstheme="minorHAnsi"/>
          <w:sz w:val="19"/>
          <w:szCs w:val="19"/>
          <w:lang w:eastAsia="en-GB"/>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86022F">
        <w:rPr>
          <w:rFonts w:eastAsia="Calibri" w:cstheme="minorHAnsi"/>
          <w:sz w:val="19"/>
          <w:szCs w:val="19"/>
          <w:lang w:eastAsia="en-GB"/>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86022F">
        <w:rPr>
          <w:rFonts w:eastAsia="Calibri" w:cstheme="minorHAnsi"/>
          <w:szCs w:val="18"/>
          <w:lang w:eastAsia="en-GB"/>
        </w:rPr>
        <w:t>the</w:t>
      </w:r>
      <w:r w:rsidRPr="0086022F">
        <w:rPr>
          <w:rFonts w:eastAsia="Calibri" w:cstheme="minorHAnsi"/>
          <w:b/>
          <w:sz w:val="19"/>
          <w:szCs w:val="19"/>
          <w:lang w:eastAsia="en-GB"/>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86022F">
        <w:rPr>
          <w:rFonts w:eastAsia="Calibri" w:cstheme="minorHAnsi"/>
          <w:szCs w:val="18"/>
          <w:lang w:eastAsia="en-GB"/>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74"/>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If, during the </w:t>
      </w:r>
      <w:r w:rsidRPr="0086022F">
        <w:rPr>
          <w:rFonts w:eastAsia="Calibri" w:cstheme="minorHAnsi"/>
          <w:b/>
          <w:bCs/>
          <w:szCs w:val="18"/>
          <w:lang w:eastAsia="en-GB"/>
        </w:rPr>
        <w:t>Period of Insurance</w:t>
      </w:r>
      <w:r w:rsidRPr="0086022F">
        <w:rPr>
          <w:rFonts w:eastAsia="Calibri" w:cstheme="minorHAnsi"/>
          <w:szCs w:val="18"/>
          <w:lang w:eastAsia="en-GB"/>
        </w:rPr>
        <w:t xml:space="preserve">, an </w:t>
      </w:r>
      <w:r w:rsidRPr="0086022F">
        <w:rPr>
          <w:rFonts w:eastAsia="Calibri" w:cstheme="minorHAnsi"/>
          <w:b/>
          <w:bCs/>
          <w:szCs w:val="18"/>
          <w:lang w:eastAsia="en-GB"/>
        </w:rPr>
        <w:t xml:space="preserve">Executive </w:t>
      </w:r>
      <w:r w:rsidRPr="0086022F">
        <w:rPr>
          <w:rFonts w:eastAsia="Calibri" w:cstheme="minorHAnsi"/>
          <w:szCs w:val="18"/>
          <w:lang w:eastAsia="en-GB"/>
        </w:rPr>
        <w:t xml:space="preserve">becomes aware of any incident, act, fact or circumstance that could reasonably be a basis for a </w:t>
      </w:r>
      <w:r w:rsidRPr="0086022F">
        <w:rPr>
          <w:rFonts w:eastAsia="Calibri" w:cstheme="minorHAnsi"/>
          <w:b/>
          <w:bCs/>
          <w:szCs w:val="18"/>
          <w:lang w:eastAsia="en-GB"/>
        </w:rPr>
        <w:t xml:space="preserve">Claim </w:t>
      </w:r>
      <w:r w:rsidRPr="0086022F">
        <w:rPr>
          <w:rFonts w:eastAsia="Calibri" w:cstheme="minorHAnsi"/>
          <w:bCs/>
          <w:szCs w:val="18"/>
          <w:lang w:eastAsia="en-GB"/>
        </w:rPr>
        <w:t xml:space="preserve">under any </w:t>
      </w:r>
      <w:r w:rsidR="0022764C" w:rsidRPr="0022764C">
        <w:rPr>
          <w:rFonts w:eastAsia="Calibri" w:cstheme="minorHAnsi"/>
          <w:bCs/>
          <w:szCs w:val="18"/>
          <w:lang w:eastAsia="en-GB"/>
        </w:rPr>
        <w:t>Third-Party</w:t>
      </w:r>
      <w:r w:rsidRPr="0086022F">
        <w:rPr>
          <w:rFonts w:eastAsia="Calibri" w:cstheme="minorHAnsi"/>
          <w:bCs/>
          <w:szCs w:val="18"/>
          <w:lang w:eastAsia="en-GB"/>
        </w:rPr>
        <w:t xml:space="preserve"> Liability Insuring Clause of this Policy, and if the</w:t>
      </w:r>
      <w:r w:rsidRPr="0086022F">
        <w:rPr>
          <w:rFonts w:eastAsia="Calibri" w:cstheme="minorHAnsi"/>
          <w:szCs w:val="18"/>
          <w:lang w:eastAsia="en-GB"/>
        </w:rPr>
        <w:t xml:space="preserve"> </w:t>
      </w:r>
      <w:r w:rsidRPr="0086022F">
        <w:rPr>
          <w:rFonts w:eastAsia="Calibri" w:cstheme="minorHAnsi"/>
          <w:b/>
          <w:szCs w:val="18"/>
          <w:lang w:eastAsia="en-GB"/>
        </w:rPr>
        <w:t xml:space="preserve">Executive </w:t>
      </w:r>
      <w:r w:rsidRPr="0086022F">
        <w:rPr>
          <w:rFonts w:eastAsia="Calibri" w:cstheme="minorHAnsi"/>
          <w:szCs w:val="18"/>
          <w:lang w:eastAsia="en-GB"/>
        </w:rPr>
        <w:t xml:space="preserve">gives written notice to the </w:t>
      </w:r>
      <w:r w:rsidRPr="0086022F">
        <w:rPr>
          <w:rFonts w:eastAsia="Calibri" w:cstheme="minorHAnsi"/>
          <w:b/>
          <w:bCs/>
          <w:szCs w:val="18"/>
          <w:lang w:eastAsia="en-GB"/>
        </w:rPr>
        <w:t>Insurers</w:t>
      </w:r>
      <w:r w:rsidRPr="0086022F">
        <w:rPr>
          <w:rFonts w:eastAsia="Calibri" w:cstheme="minorHAnsi"/>
          <w:szCs w:val="18"/>
          <w:lang w:eastAsia="en-GB"/>
        </w:rPr>
        <w:t xml:space="preserve"> during the </w:t>
      </w:r>
      <w:r w:rsidRPr="0086022F">
        <w:rPr>
          <w:rFonts w:eastAsia="Calibri" w:cstheme="minorHAnsi"/>
          <w:b/>
          <w:bCs/>
          <w:szCs w:val="18"/>
          <w:lang w:eastAsia="en-GB"/>
        </w:rPr>
        <w:t>Period of Insurance</w:t>
      </w:r>
      <w:r w:rsidRPr="0086022F">
        <w:rPr>
          <w:rFonts w:eastAsia="Calibri" w:cstheme="minorHAnsi"/>
          <w:bCs/>
          <w:szCs w:val="18"/>
          <w:lang w:eastAsia="en-GB"/>
        </w:rPr>
        <w:t xml:space="preserve"> that describes</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specific details of the incident, act, fact or circumstance that could reasonably be the basis for the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the possible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other amounts to which this Policy applies that may result or has resulted from the incident, act, fact or circumstance; and</w:t>
      </w:r>
    </w:p>
    <w:p w:rsidR="006936E8" w:rsidRPr="0086022F" w:rsidRDefault="006936E8" w:rsidP="006936E8">
      <w:pPr>
        <w:numPr>
          <w:ilvl w:val="0"/>
          <w:numId w:val="475"/>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the details regarding how the</w:t>
      </w:r>
      <w:r w:rsidRPr="0086022F">
        <w:rPr>
          <w:rFonts w:eastAsia="Calibri" w:cstheme="minorHAnsi"/>
          <w:b/>
          <w:bCs/>
          <w:szCs w:val="18"/>
          <w:lang w:eastAsia="en-GB"/>
        </w:rPr>
        <w:t xml:space="preserve"> Executive </w:t>
      </w:r>
      <w:r w:rsidRPr="0086022F">
        <w:rPr>
          <w:rFonts w:eastAsia="Calibri" w:cstheme="minorHAnsi"/>
          <w:szCs w:val="18"/>
          <w:lang w:eastAsia="en-GB"/>
        </w:rPr>
        <w:t>first became aware of the incident, act, fact or circumstance,</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then any </w:t>
      </w:r>
      <w:r w:rsidRPr="0086022F">
        <w:rPr>
          <w:rFonts w:eastAsia="Calibri" w:cstheme="minorHAnsi"/>
          <w:b/>
          <w:bCs/>
          <w:szCs w:val="18"/>
          <w:lang w:eastAsia="en-GB"/>
        </w:rPr>
        <w:t xml:space="preserve">Claim </w:t>
      </w:r>
      <w:r w:rsidRPr="0086022F">
        <w:rPr>
          <w:rFonts w:eastAsia="Calibri" w:cstheme="minorHAnsi"/>
          <w:szCs w:val="18"/>
          <w:lang w:eastAsia="en-GB"/>
        </w:rPr>
        <w:t xml:space="preserve">arising out of such reported incident, act, fact or circumstance will be considered to be a </w:t>
      </w:r>
      <w:r w:rsidRPr="0086022F">
        <w:rPr>
          <w:rFonts w:eastAsia="Calibri" w:cstheme="minorHAnsi"/>
          <w:b/>
          <w:bCs/>
          <w:szCs w:val="18"/>
          <w:lang w:eastAsia="en-GB"/>
        </w:rPr>
        <w:t>Claim</w:t>
      </w:r>
      <w:r w:rsidRPr="0086022F">
        <w:rPr>
          <w:rFonts w:eastAsia="Calibri" w:cstheme="minorHAnsi"/>
          <w:szCs w:val="18"/>
          <w:lang w:eastAsia="en-GB"/>
        </w:rPr>
        <w:t xml:space="preserve"> first made on the date when the </w:t>
      </w:r>
      <w:r w:rsidRPr="0086022F">
        <w:rPr>
          <w:rFonts w:eastAsia="Calibri" w:cstheme="minorHAnsi"/>
          <w:b/>
          <w:bCs/>
          <w:szCs w:val="18"/>
          <w:lang w:eastAsia="en-GB"/>
        </w:rPr>
        <w:t>Insurers</w:t>
      </w:r>
      <w:r w:rsidRPr="0086022F">
        <w:rPr>
          <w:rFonts w:eastAsia="Calibri" w:cstheme="minorHAnsi"/>
          <w:szCs w:val="18"/>
          <w:lang w:eastAsia="en-GB"/>
        </w:rPr>
        <w:t xml:space="preserve"> first received written notice complying with the above requirements.</w:t>
      </w:r>
    </w:p>
    <w:p w:rsidR="006936E8" w:rsidRPr="0086022F" w:rsidRDefault="006936E8" w:rsidP="006936E8">
      <w:pPr>
        <w:spacing w:before="0" w:after="160" w:line="259" w:lineRule="auto"/>
        <w:ind w:left="360"/>
        <w:contextualSpacing/>
        <w:rPr>
          <w:rFonts w:eastAsia="Calibri" w:cstheme="minorHAnsi"/>
          <w:sz w:val="19"/>
          <w:szCs w:val="19"/>
          <w:lang w:eastAsia="en-GB"/>
        </w:rPr>
      </w:pP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 xml:space="preserve">Defence, Settlement and Investigation of Claims under the </w:t>
      </w:r>
      <w:r w:rsidR="0022764C" w:rsidRPr="0022764C">
        <w:rPr>
          <w:rFonts w:eastAsia="Calibri" w:cstheme="minorHAnsi"/>
          <w:b/>
          <w:bCs/>
          <w:sz w:val="22"/>
          <w:szCs w:val="22"/>
        </w:rPr>
        <w:t>Third-Party</w:t>
      </w:r>
      <w:r w:rsidRPr="0086022F">
        <w:rPr>
          <w:rFonts w:eastAsia="Calibri" w:cstheme="minorHAnsi"/>
          <w:b/>
          <w:bCs/>
          <w:sz w:val="22"/>
          <w:szCs w:val="22"/>
        </w:rPr>
        <w:t xml:space="preserve"> Liability Insuring Clauses</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have the right and duty to defend any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under any </w:t>
      </w:r>
      <w:r w:rsidR="0022764C" w:rsidRPr="0022764C">
        <w:rPr>
          <w:rFonts w:eastAsia="Calibri" w:cstheme="minorHAnsi"/>
          <w:szCs w:val="18"/>
          <w:lang w:eastAsia="en-GB"/>
        </w:rPr>
        <w:t>Third-Party</w:t>
      </w:r>
      <w:r w:rsidRPr="0086022F">
        <w:rPr>
          <w:rFonts w:eastAsia="Calibri" w:cstheme="minorHAnsi"/>
          <w:szCs w:val="18"/>
          <w:lang w:eastAsia="en-GB"/>
        </w:rPr>
        <w:t xml:space="preserve"> Liability Insuring Clause of this Policy, even if the allegations of the </w:t>
      </w:r>
      <w:r w:rsidRPr="0086022F">
        <w:rPr>
          <w:rFonts w:eastAsia="Calibri" w:cstheme="minorHAnsi"/>
          <w:b/>
          <w:bCs/>
          <w:szCs w:val="18"/>
          <w:lang w:eastAsia="en-GB"/>
        </w:rPr>
        <w:t>Claim</w:t>
      </w:r>
      <w:r w:rsidRPr="0086022F">
        <w:rPr>
          <w:rFonts w:eastAsia="Calibri" w:cstheme="minorHAnsi"/>
          <w:szCs w:val="18"/>
          <w:lang w:eastAsia="en-GB"/>
        </w:rPr>
        <w:t xml:space="preserve"> are groundless, false or fraudulent, including</w:t>
      </w:r>
      <w:r w:rsidRPr="0086022F">
        <w:rPr>
          <w:rFonts w:eastAsia="Times New Roman" w:cstheme="minorHAnsi"/>
          <w:szCs w:val="18"/>
        </w:rPr>
        <w:t xml:space="preserve"> the right to appoint a lawyer to defend any such </w:t>
      </w:r>
      <w:r w:rsidRPr="0086022F">
        <w:rPr>
          <w:rFonts w:eastAsia="Times New Roman" w:cstheme="minorHAnsi"/>
          <w:b/>
          <w:szCs w:val="18"/>
        </w:rPr>
        <w:t>Claim</w:t>
      </w:r>
      <w:r w:rsidRPr="0086022F">
        <w:rPr>
          <w:rFonts w:eastAsia="Times New Roman" w:cstheme="minorHAnsi"/>
          <w:szCs w:val="18"/>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payment of </w:t>
      </w:r>
      <w:r w:rsidRPr="0086022F">
        <w:rPr>
          <w:rFonts w:eastAsia="Calibri" w:cstheme="minorHAnsi"/>
          <w:b/>
          <w:szCs w:val="18"/>
          <w:lang w:eastAsia="en-GB"/>
        </w:rPr>
        <w:t>Defence Costs</w:t>
      </w:r>
      <w:r w:rsidRPr="0086022F">
        <w:rPr>
          <w:rFonts w:eastAsia="Calibri" w:cstheme="minorHAnsi"/>
          <w:szCs w:val="18"/>
          <w:lang w:eastAsia="en-GB"/>
        </w:rPr>
        <w:t xml:space="preserve"> or any other amounts reduces, and may completely exhaust, the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available to pay </w:t>
      </w:r>
      <w:r w:rsidRPr="0086022F">
        <w:rPr>
          <w:rFonts w:eastAsia="Calibri" w:cstheme="minorHAnsi"/>
          <w:b/>
          <w:bCs/>
          <w:szCs w:val="18"/>
          <w:lang w:eastAsia="en-GB"/>
        </w:rPr>
        <w:t>Damages</w:t>
      </w:r>
      <w:r w:rsidRPr="0086022F">
        <w:rPr>
          <w:rFonts w:eastAsia="Calibri" w:cstheme="minorHAnsi"/>
          <w:bCs/>
          <w:szCs w:val="18"/>
          <w:lang w:eastAsia="en-GB"/>
        </w:rPr>
        <w:t>,</w:t>
      </w:r>
      <w:r w:rsidRPr="0086022F">
        <w:rPr>
          <w:rFonts w:eastAsia="Calibri" w:cstheme="minorHAnsi"/>
          <w:szCs w:val="18"/>
          <w:lang w:eastAsia="en-GB"/>
        </w:rPr>
        <w:t xml:space="preserve"> where applicable, under this Policy.</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duty to defend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other amounts, shall cease upon exhaustion of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or the Maximum Policy Aggregate Limit, whichever is first. Upon exhaustion, the </w:t>
      </w:r>
      <w:r w:rsidRPr="0086022F">
        <w:rPr>
          <w:rFonts w:eastAsia="Calibri" w:cstheme="minorHAnsi"/>
          <w:b/>
          <w:bCs/>
          <w:szCs w:val="18"/>
          <w:lang w:eastAsia="en-GB"/>
        </w:rPr>
        <w:t>Insurer</w:t>
      </w:r>
      <w:r w:rsidRPr="0086022F">
        <w:rPr>
          <w:rFonts w:eastAsia="Calibri" w:cstheme="minorHAnsi"/>
          <w:szCs w:val="18"/>
          <w:lang w:eastAsia="en-GB"/>
        </w:rPr>
        <w:t xml:space="preserve"> will have the right to withdraw from the defence of a </w:t>
      </w:r>
      <w:r w:rsidRPr="0086022F">
        <w:rPr>
          <w:rFonts w:eastAsia="Calibri" w:cstheme="minorHAnsi"/>
          <w:b/>
          <w:szCs w:val="18"/>
          <w:lang w:eastAsia="en-GB"/>
        </w:rPr>
        <w:t>Claim</w:t>
      </w:r>
      <w:r w:rsidRPr="0086022F">
        <w:rPr>
          <w:rFonts w:eastAsia="Calibri" w:cstheme="minorHAnsi"/>
          <w:szCs w:val="18"/>
          <w:lang w:eastAsia="en-GB"/>
        </w:rPr>
        <w:t xml:space="preserve"> by tendering control to </w:t>
      </w:r>
      <w:r w:rsidRPr="0086022F">
        <w:rPr>
          <w:rFonts w:eastAsia="Calibri" w:cstheme="minorHAnsi"/>
          <w:bCs/>
          <w:szCs w:val="18"/>
          <w:lang w:eastAsia="en-GB"/>
        </w:rPr>
        <w:t xml:space="preserve">the </w:t>
      </w:r>
      <w:r w:rsidRPr="0086022F">
        <w:rPr>
          <w:rFonts w:eastAsia="Calibri" w:cstheme="minorHAnsi"/>
          <w:b/>
          <w:bCs/>
          <w:szCs w:val="18"/>
          <w:lang w:eastAsia="en-GB"/>
        </w:rPr>
        <w:t>Insured</w:t>
      </w:r>
      <w:r w:rsidRPr="0086022F">
        <w:rPr>
          <w:rFonts w:eastAsia="Calibri" w:cstheme="minorHAnsi"/>
          <w:szCs w:val="18"/>
          <w:lang w:eastAsia="en-GB"/>
        </w:rPr>
        <w: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 xml:space="preserve">No </w:t>
      </w:r>
      <w:r w:rsidRPr="0086022F">
        <w:rPr>
          <w:rFonts w:eastAsia="Calibri" w:cstheme="minorHAnsi"/>
          <w:b/>
          <w:szCs w:val="18"/>
          <w:lang w:eastAsia="en-GB"/>
        </w:rPr>
        <w:t>Insured</w:t>
      </w:r>
      <w:r w:rsidRPr="0086022F">
        <w:rPr>
          <w:rFonts w:eastAsia="Calibri" w:cstheme="minorHAnsi"/>
          <w:szCs w:val="18"/>
          <w:lang w:eastAsia="en-GB"/>
        </w:rPr>
        <w:t xml:space="preserve"> shall pay any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or settle or offer to settle any </w:t>
      </w:r>
      <w:r w:rsidRPr="0086022F">
        <w:rPr>
          <w:rFonts w:eastAsia="Calibri" w:cstheme="minorHAnsi"/>
          <w:b/>
          <w:szCs w:val="18"/>
          <w:lang w:eastAsia="en-GB"/>
        </w:rPr>
        <w:t>Claim</w:t>
      </w:r>
      <w:r w:rsidRPr="0086022F">
        <w:rPr>
          <w:rFonts w:eastAsia="Calibri" w:cstheme="minorHAnsi"/>
          <w:szCs w:val="18"/>
          <w:lang w:eastAsia="en-GB"/>
        </w:rPr>
        <w:t xml:space="preserve">, assume any contractual obligation, admit liability, make any payment, or confess or otherwise consent to any judgment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 </w:t>
      </w:r>
      <w:r w:rsidRPr="0086022F">
        <w:rPr>
          <w:rFonts w:eastAsia="Calibri" w:cstheme="minorHAnsi"/>
          <w:b/>
          <w:bCs/>
          <w:szCs w:val="18"/>
          <w:lang w:eastAsia="en-GB"/>
        </w:rPr>
        <w:t>Insurers</w:t>
      </w:r>
      <w:r w:rsidRPr="0086022F">
        <w:rPr>
          <w:rFonts w:eastAsia="Calibri" w:cstheme="minorHAnsi"/>
          <w:szCs w:val="18"/>
          <w:lang w:eastAsia="en-GB"/>
        </w:rPr>
        <w:t xml:space="preserve"> shall not be liable for any </w:t>
      </w:r>
      <w:r w:rsidRPr="0086022F">
        <w:rPr>
          <w:rFonts w:eastAsia="Calibri" w:cstheme="minorHAnsi"/>
          <w:b/>
          <w:szCs w:val="18"/>
          <w:lang w:eastAsia="en-GB"/>
        </w:rPr>
        <w:t>Damages</w:t>
      </w:r>
      <w:r w:rsidRPr="0086022F">
        <w:rPr>
          <w:rFonts w:eastAsia="Calibri" w:cstheme="minorHAnsi"/>
          <w:bCs/>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settlement, judgment, assumed obligation, admitted liability or payment to which the </w:t>
      </w:r>
      <w:r w:rsidRPr="0086022F">
        <w:rPr>
          <w:rFonts w:eastAsia="Calibri" w:cstheme="minorHAnsi"/>
          <w:b/>
          <w:bCs/>
          <w:szCs w:val="18"/>
          <w:lang w:eastAsia="en-GB"/>
        </w:rPr>
        <w:t>Insurers</w:t>
      </w:r>
      <w:r w:rsidRPr="0086022F">
        <w:rPr>
          <w:rFonts w:eastAsia="Calibri" w:cstheme="minorHAnsi"/>
          <w:szCs w:val="18"/>
          <w:lang w:eastAsia="en-GB"/>
        </w:rPr>
        <w:t xml:space="preserve"> have not given their prior written approval. </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not settle any </w:t>
      </w:r>
      <w:r w:rsidRPr="0086022F">
        <w:rPr>
          <w:rFonts w:eastAsia="Calibri" w:cstheme="minorHAnsi"/>
          <w:b/>
          <w:szCs w:val="18"/>
          <w:lang w:eastAsia="en-GB"/>
        </w:rPr>
        <w:t>Claim</w:t>
      </w:r>
      <w:r w:rsidRPr="0086022F">
        <w:rPr>
          <w:rFonts w:eastAsia="Calibri" w:cstheme="minorHAnsi"/>
          <w:szCs w:val="18"/>
          <w:lang w:eastAsia="en-GB"/>
        </w:rPr>
        <w:t xml:space="preserve"> or pay any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Regulatory Fines and Penalties</w:t>
      </w:r>
      <w:r w:rsidRPr="0086022F">
        <w:rPr>
          <w:rFonts w:eastAsia="Calibri" w:cstheme="minorHAnsi"/>
          <w:szCs w:val="18"/>
          <w:lang w:eastAsia="en-GB"/>
        </w:rPr>
        <w:t xml:space="preserve"> or </w:t>
      </w:r>
      <w:r w:rsidRPr="0086022F">
        <w:rPr>
          <w:rFonts w:eastAsia="Calibri" w:cstheme="minorHAnsi"/>
          <w:b/>
          <w:szCs w:val="18"/>
          <w:lang w:eastAsia="en-GB"/>
        </w:rPr>
        <w:t xml:space="preserve">PCI DSS Fines and Assessments </w:t>
      </w:r>
      <w:r w:rsidRPr="0086022F">
        <w:rPr>
          <w:rFonts w:eastAsia="Calibri" w:cstheme="minorHAnsi"/>
          <w:szCs w:val="18"/>
          <w:lang w:eastAsia="en-GB"/>
        </w:rPr>
        <w:t xml:space="preserve">without the </w:t>
      </w:r>
      <w:r w:rsidRPr="0086022F">
        <w:rPr>
          <w:rFonts w:eastAsia="Calibri" w:cstheme="minorHAnsi"/>
          <w:b/>
          <w:szCs w:val="18"/>
          <w:lang w:eastAsia="en-GB"/>
        </w:rPr>
        <w:t>Insured’s</w:t>
      </w:r>
      <w:r w:rsidRPr="0086022F">
        <w:rPr>
          <w:rFonts w:eastAsia="Calibri" w:cstheme="minorHAnsi"/>
          <w:szCs w:val="18"/>
          <w:lang w:eastAsia="en-GB"/>
        </w:rPr>
        <w:t xml:space="preserve"> consent.</w:t>
      </w:r>
    </w:p>
    <w:p w:rsidR="006936E8" w:rsidRPr="0086022F" w:rsidRDefault="006936E8" w:rsidP="006936E8">
      <w:pPr>
        <w:numPr>
          <w:ilvl w:val="0"/>
          <w:numId w:val="477"/>
        </w:numPr>
        <w:spacing w:before="0" w:after="160" w:line="259" w:lineRule="auto"/>
        <w:contextualSpacing/>
        <w:rPr>
          <w:rFonts w:eastAsia="Calibri" w:cstheme="minorHAnsi"/>
          <w:b/>
          <w:bCs/>
          <w:szCs w:val="18"/>
        </w:rPr>
      </w:pPr>
      <w:r w:rsidRPr="0086022F">
        <w:rPr>
          <w:rFonts w:eastAsia="Calibri" w:cstheme="minorHAnsi"/>
          <w:szCs w:val="18"/>
          <w:lang w:eastAsia="en-GB"/>
        </w:rPr>
        <w:t>If an</w:t>
      </w:r>
      <w:r w:rsidRPr="0086022F">
        <w:rPr>
          <w:rFonts w:eastAsia="Calibri" w:cstheme="minorHAnsi"/>
          <w:bCs/>
          <w:szCs w:val="18"/>
          <w:lang w:eastAsia="en-GB"/>
        </w:rPr>
        <w:t xml:space="preserve"> </w:t>
      </w:r>
      <w:r w:rsidRPr="0086022F">
        <w:rPr>
          <w:rFonts w:eastAsia="Calibri" w:cstheme="minorHAnsi"/>
          <w:b/>
          <w:bCs/>
          <w:szCs w:val="18"/>
          <w:lang w:eastAsia="en-GB"/>
        </w:rPr>
        <w:t>Insured</w:t>
      </w:r>
      <w:r w:rsidRPr="0086022F">
        <w:rPr>
          <w:rFonts w:eastAsia="Calibri" w:cstheme="minorHAnsi"/>
          <w:szCs w:val="18"/>
          <w:lang w:eastAsia="en-GB"/>
        </w:rPr>
        <w:t xml:space="preserve"> refuses to consent to any settlement or compromise recommended by </w:t>
      </w:r>
      <w:r w:rsidRPr="0086022F">
        <w:rPr>
          <w:rFonts w:eastAsia="Calibri" w:cstheme="minorHAnsi"/>
          <w:b/>
          <w:bCs/>
          <w:szCs w:val="18"/>
          <w:lang w:eastAsia="en-GB"/>
        </w:rPr>
        <w:t>Insurers</w:t>
      </w:r>
      <w:r w:rsidRPr="0086022F">
        <w:rPr>
          <w:rFonts w:eastAsia="Calibri" w:cstheme="minorHAnsi"/>
          <w:szCs w:val="18"/>
          <w:lang w:eastAsia="en-GB"/>
        </w:rPr>
        <w:t xml:space="preserve"> that is acceptable to the claimant, and such </w:t>
      </w:r>
      <w:r w:rsidRPr="0086022F">
        <w:rPr>
          <w:rFonts w:eastAsia="Calibri" w:cstheme="minorHAnsi"/>
          <w:b/>
          <w:szCs w:val="18"/>
          <w:lang w:eastAsia="en-GB"/>
        </w:rPr>
        <w:t>Insured</w:t>
      </w:r>
      <w:r w:rsidRPr="0086022F">
        <w:rPr>
          <w:rFonts w:eastAsia="Calibri" w:cstheme="minorHAnsi"/>
          <w:szCs w:val="18"/>
          <w:lang w:eastAsia="en-GB"/>
        </w:rPr>
        <w:t xml:space="preserve"> elects to contest the </w:t>
      </w:r>
      <w:r w:rsidRPr="0086022F">
        <w:rPr>
          <w:rFonts w:eastAsia="Calibri" w:cstheme="minorHAnsi"/>
          <w:b/>
          <w:bCs/>
          <w:szCs w:val="18"/>
          <w:lang w:eastAsia="en-GB"/>
        </w:rPr>
        <w:t>Claim</w:t>
      </w:r>
      <w:r w:rsidRPr="0086022F">
        <w:rPr>
          <w:rFonts w:eastAsia="Calibri" w:cstheme="minorHAnsi"/>
          <w:szCs w:val="18"/>
          <w:lang w:eastAsia="en-GB"/>
        </w:rPr>
        <w:t xml:space="preserve"> or continue any legal proceedings in connection with such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liability for such </w:t>
      </w:r>
      <w:r w:rsidRPr="0086022F">
        <w:rPr>
          <w:rFonts w:eastAsia="Calibri" w:cstheme="minorHAnsi"/>
          <w:b/>
          <w:szCs w:val="18"/>
          <w:lang w:eastAsia="en-GB"/>
        </w:rPr>
        <w:t>Claim</w:t>
      </w:r>
      <w:r w:rsidRPr="0086022F">
        <w:rPr>
          <w:rFonts w:eastAsia="Calibri" w:cstheme="minorHAnsi"/>
          <w:szCs w:val="18"/>
          <w:lang w:eastAsia="en-GB"/>
        </w:rPr>
        <w:t xml:space="preserve"> shall</w:t>
      </w:r>
      <w:r w:rsidRPr="0086022F">
        <w:rPr>
          <w:rFonts w:eastAsia="Calibri" w:cstheme="minorHAnsi"/>
          <w:bCs/>
          <w:szCs w:val="18"/>
          <w:lang w:eastAsia="en-GB"/>
        </w:rPr>
        <w:t xml:space="preserve"> </w:t>
      </w:r>
      <w:r w:rsidRPr="0086022F">
        <w:rPr>
          <w:rFonts w:eastAsia="Calibri" w:cstheme="minorHAnsi"/>
          <w:szCs w:val="18"/>
          <w:lang w:eastAsia="en-GB"/>
        </w:rPr>
        <w:t>not exceed:</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the amount for which the </w:t>
      </w:r>
      <w:r w:rsidRPr="0086022F">
        <w:rPr>
          <w:rFonts w:eastAsia="Calibri" w:cstheme="minorHAnsi"/>
          <w:b/>
          <w:bCs/>
          <w:szCs w:val="18"/>
          <w:lang w:eastAsia="en-GB"/>
        </w:rPr>
        <w:t>Claim</w:t>
      </w:r>
      <w:r w:rsidRPr="0086022F">
        <w:rPr>
          <w:rFonts w:eastAsia="Calibri" w:cstheme="minorHAnsi"/>
          <w:szCs w:val="18"/>
          <w:lang w:eastAsia="en-GB"/>
        </w:rPr>
        <w:t xml:space="preserve"> could have been settled, less the remaining </w:t>
      </w:r>
      <w:r w:rsidRPr="0086022F">
        <w:rPr>
          <w:rFonts w:eastAsia="Calibri" w:cstheme="minorHAnsi"/>
          <w:b/>
          <w:bCs/>
          <w:szCs w:val="18"/>
          <w:lang w:eastAsia="en-GB"/>
        </w:rPr>
        <w:t>Excess</w:t>
      </w:r>
      <w:r w:rsidRPr="0086022F">
        <w:rPr>
          <w:rFonts w:eastAsia="Calibri" w:cstheme="minorHAnsi"/>
          <w:szCs w:val="18"/>
          <w:lang w:eastAsia="en-GB"/>
        </w:rPr>
        <w:t xml:space="preserve">, plus </w:t>
      </w:r>
      <w:r w:rsidRPr="0086022F">
        <w:rPr>
          <w:rFonts w:eastAsia="Calibri" w:cstheme="minorHAnsi"/>
          <w:b/>
          <w:bCs/>
          <w:szCs w:val="18"/>
          <w:lang w:eastAsia="en-GB"/>
        </w:rPr>
        <w:t>Defence Costs</w:t>
      </w:r>
      <w:r w:rsidRPr="0086022F">
        <w:rPr>
          <w:rFonts w:eastAsia="Calibri" w:cstheme="minorHAnsi"/>
          <w:szCs w:val="18"/>
          <w:lang w:eastAsia="en-GB"/>
        </w:rPr>
        <w:t xml:space="preserve"> incurred up to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plus</w:t>
      </w:r>
    </w:p>
    <w:p w:rsidR="006936E8" w:rsidRPr="0086022F" w:rsidRDefault="006936E8" w:rsidP="006936E8">
      <w:pPr>
        <w:numPr>
          <w:ilvl w:val="0"/>
          <w:numId w:val="478"/>
        </w:numPr>
        <w:spacing w:before="0" w:after="160" w:line="259" w:lineRule="auto"/>
        <w:ind w:left="1080"/>
        <w:contextualSpacing/>
        <w:rPr>
          <w:rFonts w:eastAsia="Calibri" w:cstheme="minorHAnsi"/>
          <w:b/>
          <w:bCs/>
          <w:szCs w:val="18"/>
        </w:rPr>
      </w:pPr>
      <w:r w:rsidRPr="0086022F">
        <w:rPr>
          <w:rFonts w:eastAsia="Calibri" w:cstheme="minorHAnsi"/>
          <w:szCs w:val="18"/>
          <w:lang w:eastAsia="en-GB"/>
        </w:rPr>
        <w:t xml:space="preserve">seventy percent (70%) of any </w:t>
      </w:r>
      <w:r w:rsidRPr="0086022F">
        <w:rPr>
          <w:rFonts w:eastAsia="Calibri" w:cstheme="minorHAnsi"/>
          <w:b/>
          <w:bCs/>
          <w:szCs w:val="18"/>
          <w:lang w:eastAsia="en-GB"/>
        </w:rPr>
        <w:t>Defence Costs</w:t>
      </w:r>
      <w:r w:rsidRPr="0086022F">
        <w:rPr>
          <w:rFonts w:eastAsia="Calibri" w:cstheme="minorHAnsi"/>
          <w:b/>
          <w:szCs w:val="18"/>
          <w:lang w:eastAsia="en-GB"/>
        </w:rPr>
        <w:t xml:space="preserve"> </w:t>
      </w:r>
      <w:r w:rsidRPr="0086022F">
        <w:rPr>
          <w:rFonts w:eastAsia="Calibri" w:cstheme="minorHAnsi"/>
          <w:szCs w:val="18"/>
          <w:lang w:eastAsia="en-GB"/>
        </w:rPr>
        <w:t xml:space="preserve">and </w:t>
      </w:r>
      <w:r w:rsidRPr="0086022F">
        <w:rPr>
          <w:rFonts w:eastAsia="Calibri" w:cstheme="minorHAnsi"/>
          <w:b/>
          <w:bCs/>
          <w:szCs w:val="18"/>
          <w:lang w:eastAsia="en-GB"/>
        </w:rPr>
        <w:t>Damages</w:t>
      </w:r>
      <w:r w:rsidRPr="0086022F">
        <w:rPr>
          <w:rFonts w:eastAsia="Calibri" w:cstheme="minorHAnsi"/>
          <w:bCs/>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whichever applies, incurred after the date such </w:t>
      </w:r>
      <w:r w:rsidRPr="0086022F">
        <w:rPr>
          <w:rFonts w:eastAsia="Calibri" w:cstheme="minorHAnsi"/>
          <w:b/>
          <w:szCs w:val="18"/>
          <w:lang w:eastAsia="en-GB"/>
        </w:rPr>
        <w:t>Insured</w:t>
      </w:r>
      <w:r w:rsidRPr="0086022F">
        <w:rPr>
          <w:rFonts w:eastAsia="Calibri" w:cstheme="minorHAnsi"/>
          <w:szCs w:val="18"/>
          <w:lang w:eastAsia="en-GB"/>
        </w:rPr>
        <w:t xml:space="preserve"> withheld consent to such settlement or compromise, </w:t>
      </w:r>
      <w:r w:rsidRPr="0086022F">
        <w:rPr>
          <w:rFonts w:eastAsia="Calibri" w:cstheme="minorHAnsi"/>
          <w:szCs w:val="18"/>
        </w:rPr>
        <w:t xml:space="preserve">subject always to all other terms and conditions of this Policy, including, but not </w:t>
      </w:r>
      <w:r w:rsidRPr="0086022F">
        <w:rPr>
          <w:rFonts w:eastAsia="Calibri" w:cstheme="minorHAnsi"/>
          <w:szCs w:val="18"/>
        </w:rPr>
        <w:lastRenderedPageBreak/>
        <w:t xml:space="preserve">limited to, the applicable </w:t>
      </w:r>
      <w:r w:rsidRPr="0086022F">
        <w:rPr>
          <w:rFonts w:eastAsia="Calibri" w:cstheme="minorHAnsi"/>
          <w:b/>
          <w:bCs/>
          <w:szCs w:val="18"/>
        </w:rPr>
        <w:t>Excess</w:t>
      </w:r>
      <w:r w:rsidRPr="0086022F">
        <w:rPr>
          <w:rFonts w:eastAsia="Calibri" w:cstheme="minorHAnsi"/>
          <w:szCs w:val="18"/>
        </w:rPr>
        <w:t xml:space="preserve"> and the </w:t>
      </w:r>
      <w:r w:rsidRPr="0086022F">
        <w:rPr>
          <w:rFonts w:eastAsia="Calibri" w:cstheme="minorHAnsi"/>
          <w:b/>
          <w:bCs/>
          <w:szCs w:val="18"/>
          <w:lang w:eastAsia="en-GB"/>
        </w:rPr>
        <w:t>Cyber Limit of Liability</w:t>
      </w:r>
      <w:r w:rsidRPr="0086022F">
        <w:rPr>
          <w:rFonts w:eastAsia="Calibri" w:cstheme="minorHAnsi"/>
          <w:szCs w:val="18"/>
        </w:rPr>
        <w:t>.</w:t>
      </w:r>
    </w:p>
    <w:p w:rsidR="006936E8" w:rsidRPr="0086022F" w:rsidRDefault="006936E8" w:rsidP="006936E8">
      <w:pPr>
        <w:spacing w:before="0" w:after="160" w:line="259" w:lineRule="auto"/>
        <w:ind w:left="1080"/>
        <w:contextualSpacing/>
        <w:rPr>
          <w:rFonts w:eastAsia="Calibri" w:cstheme="minorHAnsi"/>
          <w:szCs w:val="18"/>
        </w:rPr>
      </w:pPr>
      <w:r w:rsidRPr="0086022F">
        <w:rPr>
          <w:rFonts w:eastAsia="Calibri" w:cstheme="minorHAnsi"/>
          <w:szCs w:val="18"/>
        </w:rPr>
        <w:t xml:space="preserve">However, the above will not apply </w:t>
      </w:r>
      <w:r w:rsidRPr="0086022F">
        <w:rPr>
          <w:rFonts w:eastAsia="Calibri" w:cstheme="minorHAnsi"/>
          <w:szCs w:val="18"/>
          <w:lang w:eastAsia="en-GB"/>
        </w:rPr>
        <w:t xml:space="preserve">to any settlement where the total incurred </w:t>
      </w:r>
      <w:r w:rsidRPr="0086022F">
        <w:rPr>
          <w:rFonts w:eastAsia="Calibri" w:cstheme="minorHAnsi"/>
          <w:b/>
          <w:bCs/>
          <w:szCs w:val="18"/>
          <w:lang w:eastAsia="en-GB"/>
        </w:rPr>
        <w:t>Defence Costs</w:t>
      </w:r>
      <w:r w:rsidRPr="0086022F">
        <w:rPr>
          <w:rFonts w:eastAsia="Calibri" w:cstheme="minorHAnsi"/>
          <w:szCs w:val="18"/>
          <w:lang w:eastAsia="en-GB"/>
        </w:rPr>
        <w:t xml:space="preserve"> and </w:t>
      </w:r>
      <w:r w:rsidRPr="0086022F">
        <w:rPr>
          <w:rFonts w:eastAsia="Calibri" w:cstheme="minorHAnsi"/>
          <w:b/>
          <w:szCs w:val="18"/>
          <w:lang w:eastAsia="en-GB"/>
        </w:rPr>
        <w:t>Damages</w:t>
      </w:r>
      <w:r w:rsidRPr="0086022F">
        <w:rPr>
          <w:rFonts w:eastAsia="Calibri" w:cstheme="minorHAnsi"/>
          <w:szCs w:val="18"/>
          <w:lang w:eastAsia="en-GB"/>
        </w:rPr>
        <w:t xml:space="preserve">, </w:t>
      </w:r>
      <w:r w:rsidRPr="0086022F">
        <w:rPr>
          <w:rFonts w:eastAsia="Calibri" w:cstheme="minorHAnsi"/>
          <w:b/>
          <w:szCs w:val="18"/>
          <w:lang w:eastAsia="en-GB"/>
        </w:rPr>
        <w:t>Regulatory Compensatory Award</w:t>
      </w:r>
      <w:r w:rsidRPr="0086022F">
        <w:rPr>
          <w:rFonts w:eastAsia="Calibri" w:cstheme="minorHAnsi"/>
          <w:szCs w:val="18"/>
          <w:lang w:eastAsia="en-GB"/>
        </w:rPr>
        <w:t xml:space="preserve">, </w:t>
      </w:r>
      <w:r w:rsidRPr="0086022F">
        <w:rPr>
          <w:rFonts w:eastAsia="Calibri" w:cstheme="minorHAnsi"/>
          <w:b/>
          <w:szCs w:val="18"/>
          <w:lang w:eastAsia="en-GB"/>
        </w:rPr>
        <w:t xml:space="preserve">Regulatory Fines and Penalties </w:t>
      </w:r>
      <w:r w:rsidRPr="0086022F">
        <w:rPr>
          <w:rFonts w:eastAsia="Calibri" w:cstheme="minorHAnsi"/>
          <w:szCs w:val="18"/>
          <w:lang w:eastAsia="en-GB"/>
        </w:rPr>
        <w:t xml:space="preserve">or </w:t>
      </w:r>
      <w:r w:rsidRPr="0086022F">
        <w:rPr>
          <w:rFonts w:eastAsia="Calibri" w:cstheme="minorHAnsi"/>
          <w:b/>
          <w:szCs w:val="18"/>
          <w:lang w:eastAsia="en-GB"/>
        </w:rPr>
        <w:t>PCI DSS Fines and Assessments</w:t>
      </w:r>
      <w:r w:rsidRPr="0086022F">
        <w:rPr>
          <w:rFonts w:eastAsia="Calibri" w:cstheme="minorHAnsi"/>
          <w:szCs w:val="18"/>
          <w:lang w:eastAsia="en-GB"/>
        </w:rPr>
        <w:t xml:space="preserve">, whichever applies, do not exceed the applicable </w:t>
      </w:r>
      <w:r w:rsidRPr="0086022F">
        <w:rPr>
          <w:rFonts w:eastAsia="Calibri" w:cstheme="minorHAnsi"/>
          <w:b/>
          <w:bCs/>
          <w:szCs w:val="18"/>
          <w:lang w:eastAsia="en-GB"/>
        </w:rPr>
        <w:t>Excess</w:t>
      </w:r>
      <w:r w:rsidRPr="0086022F">
        <w:rPr>
          <w:rFonts w:eastAsia="Calibri" w:cstheme="minorHAnsi"/>
          <w:szCs w:val="18"/>
          <w:lang w:eastAsia="en-GB"/>
        </w:rPr>
        <w:t>.</w:t>
      </w:r>
    </w:p>
    <w:p w:rsidR="006936E8" w:rsidRPr="0086022F" w:rsidRDefault="006936E8" w:rsidP="006936E8">
      <w:pPr>
        <w:spacing w:before="0" w:after="160" w:line="259" w:lineRule="auto"/>
        <w:contextualSpacing/>
        <w:rPr>
          <w:rFonts w:eastAsia="Calibri" w:cstheme="minorHAnsi"/>
          <w:b/>
          <w:bCs/>
          <w:szCs w:val="18"/>
        </w:rPr>
      </w:pPr>
      <w:r w:rsidRPr="0086022F">
        <w:rPr>
          <w:rFonts w:eastAsia="Calibri" w:cstheme="minorHAnsi"/>
          <w:b/>
          <w:bCs/>
          <w:szCs w:val="18"/>
        </w:rPr>
        <w:tab/>
      </w:r>
      <w:r w:rsidRPr="0086022F">
        <w:rPr>
          <w:rFonts w:eastAsia="Calibri" w:cstheme="minorHAnsi"/>
          <w:b/>
          <w:bCs/>
          <w:szCs w:val="18"/>
        </w:rPr>
        <w:tab/>
      </w:r>
    </w:p>
    <w:p w:rsidR="006936E8" w:rsidRPr="0086022F" w:rsidRDefault="006936E8" w:rsidP="006936E8">
      <w:pPr>
        <w:numPr>
          <w:ilvl w:val="0"/>
          <w:numId w:val="476"/>
        </w:numPr>
        <w:spacing w:before="0" w:after="160" w:line="259" w:lineRule="auto"/>
        <w:contextualSpacing/>
        <w:rPr>
          <w:rFonts w:eastAsia="Calibri" w:cstheme="minorHAnsi"/>
          <w:b/>
          <w:bCs/>
          <w:sz w:val="22"/>
          <w:szCs w:val="22"/>
        </w:rPr>
      </w:pPr>
      <w:r w:rsidRPr="0086022F">
        <w:rPr>
          <w:rFonts w:eastAsia="Calibri" w:cstheme="minorHAnsi"/>
          <w:b/>
          <w:bCs/>
          <w:sz w:val="22"/>
          <w:szCs w:val="22"/>
        </w:rPr>
        <w:t>Choice of Counsel / Lawyer (applicable to all Insuring Clauses)</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Insurers</w:t>
      </w:r>
      <w:r w:rsidRPr="0086022F">
        <w:rPr>
          <w:rFonts w:eastAsia="Calibri" w:cstheme="minorHAnsi"/>
          <w:szCs w:val="18"/>
          <w:lang w:eastAsia="en-GB"/>
        </w:rPr>
        <w:t xml:space="preserve"> may consider an </w:t>
      </w:r>
      <w:r w:rsidRPr="0086022F">
        <w:rPr>
          <w:rFonts w:eastAsia="Calibri" w:cstheme="minorHAnsi"/>
          <w:b/>
          <w:szCs w:val="18"/>
          <w:lang w:eastAsia="en-GB"/>
        </w:rPr>
        <w:t xml:space="preserve">Insured’s </w:t>
      </w:r>
      <w:r w:rsidRPr="0086022F">
        <w:rPr>
          <w:rFonts w:eastAsia="Calibri" w:cstheme="minorHAnsi"/>
          <w:szCs w:val="18"/>
          <w:lang w:eastAsia="en-GB"/>
        </w:rPr>
        <w:t xml:space="preserve">choice of counsel or lawyer to defend any </w:t>
      </w:r>
      <w:r w:rsidRPr="0086022F">
        <w:rPr>
          <w:rFonts w:eastAsia="Calibri" w:cstheme="minorHAnsi"/>
          <w:b/>
          <w:szCs w:val="18"/>
          <w:lang w:eastAsia="en-GB"/>
        </w:rPr>
        <w:t>Claim</w:t>
      </w:r>
      <w:r w:rsidRPr="0086022F">
        <w:rPr>
          <w:rFonts w:eastAsia="Calibri" w:cstheme="minorHAnsi"/>
          <w:szCs w:val="18"/>
          <w:lang w:eastAsia="en-GB"/>
        </w:rPr>
        <w:t xml:space="preserve">, or to advise and consult on the appropriate course of action with respect to any </w:t>
      </w:r>
      <w:r w:rsidRPr="0086022F">
        <w:rPr>
          <w:rFonts w:eastAsia="Calibri" w:cstheme="minorHAnsi"/>
          <w:b/>
          <w:szCs w:val="18"/>
          <w:lang w:eastAsia="en-GB"/>
        </w:rPr>
        <w:t>First Party Insured Event</w:t>
      </w:r>
      <w:r w:rsidRPr="0086022F">
        <w:rPr>
          <w:rFonts w:eastAsia="Calibri" w:cstheme="minorHAnsi"/>
          <w:szCs w:val="18"/>
          <w:lang w:eastAsia="en-GB"/>
        </w:rPr>
        <w:t xml:space="preserve">, but the final decision on selection of counsel or lawyer rests with </w:t>
      </w:r>
      <w:r w:rsidRPr="0086022F">
        <w:rPr>
          <w:rFonts w:eastAsia="Calibri" w:cstheme="minorHAnsi"/>
          <w:b/>
          <w:bCs/>
          <w:szCs w:val="18"/>
          <w:lang w:eastAsia="en-GB"/>
        </w:rPr>
        <w:t>Insurers</w:t>
      </w:r>
      <w:r w:rsidRPr="0086022F">
        <w:rPr>
          <w:rFonts w:eastAsia="Calibri" w:cstheme="minorHAnsi"/>
          <w:szCs w:val="18"/>
          <w:lang w:eastAsia="en-GB"/>
        </w:rPr>
        <w:t xml:space="preser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appoint counsel or lawyer without </w:t>
      </w:r>
      <w:r w:rsidRPr="0086022F">
        <w:rPr>
          <w:rFonts w:eastAsia="Calibri" w:cstheme="minorHAnsi"/>
          <w:b/>
          <w:szCs w:val="18"/>
          <w:lang w:eastAsia="en-GB"/>
        </w:rPr>
        <w:t xml:space="preserve">Insurers </w:t>
      </w:r>
      <w:r w:rsidRPr="0086022F">
        <w:rPr>
          <w:rFonts w:eastAsia="Calibri" w:cstheme="minorHAnsi"/>
          <w:bCs/>
          <w:szCs w:val="18"/>
          <w:lang w:eastAsia="en-GB"/>
        </w:rPr>
        <w:t>prior written approval</w:t>
      </w:r>
      <w:r w:rsidRPr="0086022F">
        <w:rPr>
          <w:rFonts w:eastAsia="Calibri" w:cstheme="minorHAnsi"/>
          <w:szCs w:val="18"/>
          <w:lang w:eastAsia="en-GB"/>
        </w:rPr>
        <w:t>.</w:t>
      </w:r>
    </w:p>
    <w:p w:rsidR="006936E8" w:rsidRPr="0086022F" w:rsidRDefault="006936E8" w:rsidP="006936E8">
      <w:pPr>
        <w:numPr>
          <w:ilvl w:val="0"/>
          <w:numId w:val="479"/>
        </w:numPr>
        <w:spacing w:before="0" w:after="160" w:line="259" w:lineRule="auto"/>
        <w:contextualSpacing/>
        <w:rPr>
          <w:rFonts w:eastAsia="Calibri" w:cstheme="minorHAnsi"/>
          <w:b/>
          <w:bCs/>
          <w:szCs w:val="18"/>
        </w:rPr>
      </w:pPr>
      <w:r w:rsidRPr="0086022F">
        <w:rPr>
          <w:rFonts w:eastAsia="Calibri" w:cstheme="minorHAnsi"/>
          <w:b/>
          <w:bCs/>
          <w:szCs w:val="18"/>
          <w:lang w:eastAsia="en-GB"/>
        </w:rPr>
        <w:t xml:space="preserve">Insurers </w:t>
      </w:r>
      <w:r w:rsidRPr="0086022F">
        <w:rPr>
          <w:rFonts w:eastAsia="Calibri" w:cstheme="minorHAnsi"/>
          <w:szCs w:val="18"/>
          <w:lang w:eastAsia="en-GB"/>
        </w:rPr>
        <w:t xml:space="preserve">will have no obligation to pay </w:t>
      </w:r>
      <w:r w:rsidRPr="0086022F">
        <w:rPr>
          <w:rFonts w:eastAsia="Calibri" w:cstheme="minorHAnsi"/>
          <w:b/>
          <w:bCs/>
          <w:szCs w:val="18"/>
          <w:lang w:eastAsia="en-GB"/>
        </w:rPr>
        <w:t>Defence Costs</w:t>
      </w:r>
      <w:r w:rsidRPr="0086022F">
        <w:rPr>
          <w:rFonts w:eastAsia="Calibri" w:cstheme="minorHAnsi"/>
          <w:szCs w:val="18"/>
          <w:lang w:eastAsia="en-GB"/>
        </w:rPr>
        <w:t xml:space="preserve">, </w:t>
      </w:r>
      <w:r w:rsidRPr="0086022F">
        <w:rPr>
          <w:rFonts w:eastAsia="Calibri" w:cstheme="minorHAnsi"/>
          <w:b/>
          <w:szCs w:val="18"/>
          <w:lang w:eastAsia="en-GB"/>
        </w:rPr>
        <w:t>Initial Breach Consultation Costs</w:t>
      </w:r>
      <w:r w:rsidRPr="0086022F">
        <w:rPr>
          <w:rFonts w:eastAsia="Calibri" w:cstheme="minorHAnsi"/>
          <w:szCs w:val="18"/>
          <w:lang w:eastAsia="en-GB"/>
        </w:rPr>
        <w:t xml:space="preserve"> or any other legal expenses incurred by an </w:t>
      </w:r>
      <w:r w:rsidRPr="0086022F">
        <w:rPr>
          <w:rFonts w:eastAsia="Calibri" w:cstheme="minorHAnsi"/>
          <w:b/>
          <w:szCs w:val="18"/>
          <w:lang w:eastAsia="en-GB"/>
        </w:rPr>
        <w:t xml:space="preserve">Insured </w:t>
      </w:r>
      <w:r w:rsidRPr="0086022F">
        <w:rPr>
          <w:rFonts w:eastAsia="Calibri" w:cstheme="minorHAnsi"/>
          <w:szCs w:val="18"/>
          <w:lang w:eastAsia="en-GB"/>
        </w:rPr>
        <w:t xml:space="preserve">before the notice of </w:t>
      </w:r>
      <w:r w:rsidRPr="0086022F">
        <w:rPr>
          <w:rFonts w:eastAsia="Calibri" w:cstheme="minorHAnsi"/>
          <w:b/>
          <w:szCs w:val="18"/>
          <w:lang w:eastAsia="en-GB"/>
        </w:rPr>
        <w:t xml:space="preserve">Claim </w:t>
      </w:r>
      <w:r w:rsidRPr="0086022F">
        <w:rPr>
          <w:rFonts w:eastAsia="Calibri" w:cstheme="minorHAnsi"/>
          <w:szCs w:val="18"/>
          <w:lang w:eastAsia="en-GB"/>
        </w:rPr>
        <w:t xml:space="preserve">is received by </w:t>
      </w:r>
      <w:r w:rsidRPr="0086022F">
        <w:rPr>
          <w:rFonts w:eastAsia="Calibri" w:cstheme="minorHAnsi"/>
          <w:b/>
          <w:bCs/>
          <w:szCs w:val="18"/>
          <w:lang w:eastAsia="en-GB"/>
        </w:rPr>
        <w:t xml:space="preserve">Insurers </w:t>
      </w:r>
      <w:r w:rsidRPr="0086022F">
        <w:rPr>
          <w:rFonts w:eastAsia="Calibri" w:cstheme="minorHAnsi"/>
          <w:szCs w:val="18"/>
          <w:lang w:eastAsia="en-GB"/>
        </w:rPr>
        <w:t xml:space="preserve">or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approval.</w:t>
      </w:r>
    </w:p>
    <w:p w:rsidR="006936E8" w:rsidRPr="0086022F" w:rsidRDefault="006936E8" w:rsidP="006936E8">
      <w:pPr>
        <w:spacing w:before="0" w:after="160" w:line="259" w:lineRule="auto"/>
        <w:ind w:left="720" w:hanging="360"/>
        <w:contextualSpacing/>
        <w:rPr>
          <w:rFonts w:eastAsia="Calibri" w:cstheme="minorHAnsi"/>
          <w:b/>
          <w:bCs/>
          <w:szCs w:val="18"/>
        </w:rPr>
      </w:pPr>
    </w:p>
    <w:p w:rsidR="006936E8" w:rsidRPr="0086022F" w:rsidRDefault="006936E8" w:rsidP="006936E8">
      <w:pPr>
        <w:pStyle w:val="Heading2"/>
        <w:numPr>
          <w:ilvl w:val="0"/>
          <w:numId w:val="527"/>
        </w:numPr>
        <w:spacing w:before="0" w:after="160" w:line="259" w:lineRule="auto"/>
        <w:ind w:left="360"/>
        <w:contextualSpacing/>
        <w:rPr>
          <w:rFonts w:eastAsia="Calibri" w:cstheme="minorHAnsi"/>
          <w:b/>
          <w:szCs w:val="22"/>
        </w:rPr>
      </w:pPr>
      <w:r w:rsidRPr="0086022F">
        <w:rPr>
          <w:rFonts w:eastAsia="Calibri" w:cstheme="minorHAnsi"/>
          <w:b/>
          <w:szCs w:val="22"/>
          <w:lang w:eastAsia="en-GB"/>
        </w:rPr>
        <w:t>Related Claims</w:t>
      </w:r>
    </w:p>
    <w:p w:rsidR="006936E8" w:rsidRPr="0086022F" w:rsidRDefault="006936E8" w:rsidP="006936E8">
      <w:pPr>
        <w:numPr>
          <w:ilvl w:val="0"/>
          <w:numId w:val="480"/>
        </w:numPr>
        <w:spacing w:before="0" w:after="160" w:line="259" w:lineRule="auto"/>
        <w:contextualSpacing/>
        <w:rPr>
          <w:rFonts w:eastAsia="Calibri" w:cstheme="minorHAnsi"/>
          <w:b/>
          <w:szCs w:val="18"/>
          <w:lang w:eastAsia="en-GB"/>
        </w:rPr>
      </w:pPr>
      <w:r w:rsidRPr="0086022F">
        <w:rPr>
          <w:rFonts w:eastAsia="Calibri" w:cstheme="minorHAnsi"/>
          <w:szCs w:val="18"/>
          <w:lang w:eastAsia="en-GB"/>
        </w:rPr>
        <w:t xml:space="preserve">All </w:t>
      </w:r>
      <w:r w:rsidRPr="0086022F">
        <w:rPr>
          <w:rFonts w:eastAsia="Calibri" w:cstheme="minorHAnsi"/>
          <w:b/>
          <w:bCs/>
          <w:szCs w:val="18"/>
          <w:lang w:eastAsia="en-GB"/>
        </w:rPr>
        <w:t>Claims</w:t>
      </w:r>
      <w:r w:rsidRPr="0086022F">
        <w:rPr>
          <w:rFonts w:eastAsia="Calibri" w:cstheme="minorHAnsi"/>
          <w:bCs/>
          <w:szCs w:val="18"/>
          <w:lang w:eastAsia="en-GB"/>
        </w:rPr>
        <w:t xml:space="preserve"> which </w:t>
      </w:r>
      <w:r w:rsidRPr="0086022F">
        <w:rPr>
          <w:rFonts w:eastAsia="Calibri" w:cstheme="minorHAnsi"/>
          <w:szCs w:val="18"/>
          <w:lang w:eastAsia="en-GB"/>
        </w:rPr>
        <w:t xml:space="preserve">arise out of the same, related or continuing </w:t>
      </w:r>
      <w:r w:rsidRPr="0086022F">
        <w:rPr>
          <w:rFonts w:eastAsia="Calibri" w:cstheme="minorHAnsi"/>
          <w:b/>
          <w:szCs w:val="18"/>
          <w:lang w:eastAsia="en-GB"/>
        </w:rPr>
        <w:t>Wrongful Acts</w:t>
      </w:r>
      <w:r w:rsidRPr="0086022F">
        <w:rPr>
          <w:rFonts w:eastAsia="Calibri" w:cstheme="minorHAnsi"/>
          <w:szCs w:val="18"/>
          <w:lang w:eastAsia="en-GB"/>
        </w:rPr>
        <w:t xml:space="preserve"> or </w:t>
      </w:r>
      <w:r w:rsidRPr="0086022F">
        <w:rPr>
          <w:rFonts w:eastAsia="Calibri" w:cstheme="minorHAnsi"/>
          <w:b/>
          <w:szCs w:val="18"/>
          <w:lang w:eastAsia="en-GB"/>
        </w:rPr>
        <w:t>First Party Insured Events</w:t>
      </w:r>
      <w:r w:rsidRPr="0086022F">
        <w:rPr>
          <w:rFonts w:eastAsia="Calibri" w:cstheme="minorHAnsi"/>
          <w:szCs w:val="18"/>
          <w:lang w:eastAsia="en-GB"/>
        </w:rPr>
        <w:t xml:space="preserve"> will be treated as follows:</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considered to be a single </w:t>
      </w:r>
      <w:r w:rsidRPr="0086022F">
        <w:rPr>
          <w:rFonts w:eastAsia="Calibri" w:cstheme="minorHAnsi"/>
          <w:b/>
          <w:bCs/>
          <w:szCs w:val="18"/>
          <w:lang w:eastAsia="en-GB"/>
        </w:rPr>
        <w:t>Claim</w:t>
      </w:r>
      <w:r w:rsidRPr="0086022F">
        <w:rPr>
          <w:rFonts w:eastAsia="Calibri" w:cstheme="minorHAnsi"/>
          <w:bCs/>
          <w:szCs w:val="18"/>
          <w:lang w:eastAsia="en-GB"/>
        </w:rPr>
        <w:t xml:space="preserve">, </w:t>
      </w:r>
      <w:r w:rsidRPr="0086022F">
        <w:rPr>
          <w:rFonts w:eastAsia="Calibri" w:cstheme="minorHAnsi"/>
          <w:szCs w:val="18"/>
          <w:lang w:eastAsia="en-GB"/>
        </w:rPr>
        <w:t xml:space="preserve">regardless of the number of claimants or </w:t>
      </w:r>
      <w:r w:rsidRPr="0086022F">
        <w:rPr>
          <w:rFonts w:eastAsia="Calibri" w:cstheme="minorHAnsi"/>
          <w:b/>
          <w:szCs w:val="18"/>
          <w:lang w:eastAsia="en-GB"/>
        </w:rPr>
        <w:t>Insureds</w:t>
      </w:r>
      <w:r w:rsidRPr="0086022F">
        <w:rPr>
          <w:rFonts w:eastAsia="Calibri" w:cstheme="minorHAnsi"/>
          <w:bCs/>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will be considered</w:t>
      </w:r>
      <w:r w:rsidRPr="0086022F">
        <w:rPr>
          <w:rFonts w:eastAsia="Calibri" w:cstheme="minorHAnsi"/>
          <w:b/>
          <w:szCs w:val="18"/>
          <w:lang w:eastAsia="en-GB"/>
        </w:rPr>
        <w:t xml:space="preserve"> </w:t>
      </w:r>
      <w:r w:rsidRPr="0086022F">
        <w:rPr>
          <w:rFonts w:eastAsia="Calibri" w:cstheme="minorHAnsi"/>
          <w:szCs w:val="18"/>
          <w:lang w:eastAsia="en-GB"/>
        </w:rPr>
        <w:t xml:space="preserve">to have been first made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w:t>
      </w:r>
      <w:r w:rsidRPr="0086022F">
        <w:rPr>
          <w:rFonts w:eastAsia="Calibri" w:cstheme="minorHAnsi"/>
          <w:szCs w:val="18"/>
          <w:lang w:eastAsia="en-GB"/>
        </w:rPr>
        <w:t xml:space="preserve"> and will be considered to be first reported to </w:t>
      </w:r>
      <w:r w:rsidRPr="0086022F">
        <w:rPr>
          <w:rFonts w:eastAsia="Calibri" w:cstheme="minorHAnsi"/>
          <w:b/>
          <w:bCs/>
          <w:szCs w:val="18"/>
          <w:lang w:eastAsia="en-GB"/>
        </w:rPr>
        <w:t>Insurers</w:t>
      </w:r>
      <w:r w:rsidRPr="0086022F">
        <w:rPr>
          <w:rFonts w:eastAsia="Calibri" w:cstheme="minorHAnsi"/>
          <w:szCs w:val="18"/>
          <w:lang w:eastAsia="en-GB"/>
        </w:rPr>
        <w:t xml:space="preserve"> on the date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reported to </w:t>
      </w:r>
      <w:r w:rsidRPr="0086022F">
        <w:rPr>
          <w:rFonts w:eastAsia="Calibri" w:cstheme="minorHAnsi"/>
          <w:b/>
          <w:bCs/>
          <w:szCs w:val="18"/>
          <w:lang w:eastAsia="en-GB"/>
        </w:rPr>
        <w:t>Insurers</w:t>
      </w:r>
      <w:r w:rsidRPr="0086022F">
        <w:rPr>
          <w:rFonts w:eastAsia="Calibri" w:cstheme="minorHAnsi"/>
          <w:szCs w:val="18"/>
          <w:lang w:eastAsia="en-GB"/>
        </w:rPr>
        <w:t>;</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szCs w:val="18"/>
          <w:lang w:eastAsia="en-GB"/>
        </w:rPr>
        <w:t xml:space="preserve">all such </w:t>
      </w:r>
      <w:r w:rsidRPr="0086022F">
        <w:rPr>
          <w:rFonts w:eastAsia="Calibri" w:cstheme="minorHAnsi"/>
          <w:b/>
          <w:szCs w:val="18"/>
          <w:lang w:eastAsia="en-GB"/>
        </w:rPr>
        <w:t xml:space="preserve">Claims </w:t>
      </w:r>
      <w:r w:rsidRPr="0086022F">
        <w:rPr>
          <w:rFonts w:eastAsia="Calibri" w:cstheme="minorHAnsi"/>
          <w:szCs w:val="18"/>
          <w:lang w:eastAsia="en-GB"/>
        </w:rPr>
        <w:t xml:space="preserve">will be subject to the applicable Limit of Liability of the Policy in effect when the earliest of all such </w:t>
      </w:r>
      <w:r w:rsidRPr="0086022F">
        <w:rPr>
          <w:rFonts w:eastAsia="Calibri" w:cstheme="minorHAnsi"/>
          <w:b/>
          <w:bCs/>
          <w:szCs w:val="18"/>
          <w:lang w:eastAsia="en-GB"/>
        </w:rPr>
        <w:t>Claims</w:t>
      </w:r>
      <w:r w:rsidRPr="0086022F">
        <w:rPr>
          <w:rFonts w:eastAsia="Calibri" w:cstheme="minorHAnsi"/>
          <w:bCs/>
          <w:szCs w:val="18"/>
          <w:lang w:eastAsia="en-GB"/>
        </w:rPr>
        <w:t xml:space="preserve"> is first made; and</w:t>
      </w:r>
    </w:p>
    <w:p w:rsidR="006936E8" w:rsidRPr="0086022F" w:rsidRDefault="006936E8" w:rsidP="006936E8">
      <w:pPr>
        <w:numPr>
          <w:ilvl w:val="0"/>
          <w:numId w:val="481"/>
        </w:numPr>
        <w:spacing w:before="0" w:after="160" w:line="259" w:lineRule="auto"/>
        <w:ind w:left="1080"/>
        <w:contextualSpacing/>
        <w:rPr>
          <w:rFonts w:eastAsia="Calibri" w:cstheme="minorHAnsi"/>
          <w:b/>
          <w:szCs w:val="18"/>
          <w:lang w:eastAsia="en-GB"/>
        </w:rPr>
      </w:pPr>
      <w:r w:rsidRPr="0086022F">
        <w:rPr>
          <w:rFonts w:eastAsia="Calibri" w:cstheme="minorHAnsi"/>
          <w:bCs/>
          <w:szCs w:val="18"/>
          <w:lang w:eastAsia="en-GB"/>
        </w:rPr>
        <w:t xml:space="preserve">only one </w:t>
      </w:r>
      <w:r w:rsidRPr="0086022F">
        <w:rPr>
          <w:rFonts w:eastAsia="Calibri" w:cstheme="minorHAnsi"/>
          <w:b/>
          <w:szCs w:val="18"/>
          <w:lang w:eastAsia="en-GB"/>
        </w:rPr>
        <w:t xml:space="preserve">Excess </w:t>
      </w:r>
      <w:r w:rsidRPr="0086022F">
        <w:rPr>
          <w:rFonts w:eastAsia="Calibri" w:cstheme="minorHAnsi"/>
          <w:bCs/>
          <w:szCs w:val="18"/>
          <w:lang w:eastAsia="en-GB"/>
        </w:rPr>
        <w:t xml:space="preserve">will apply to such </w:t>
      </w:r>
      <w:r w:rsidRPr="0086022F">
        <w:rPr>
          <w:rFonts w:eastAsia="Calibri" w:cstheme="minorHAnsi"/>
          <w:b/>
          <w:bCs/>
          <w:szCs w:val="18"/>
          <w:lang w:eastAsia="en-GB"/>
        </w:rPr>
        <w:t>Claim</w:t>
      </w:r>
      <w:r w:rsidRPr="0086022F">
        <w:rPr>
          <w:rFonts w:eastAsia="Calibri" w:cstheme="minorHAnsi"/>
          <w:szCs w:val="18"/>
          <w:lang w:eastAsia="en-GB"/>
        </w:rPr>
        <w:t>.</w:t>
      </w:r>
    </w:p>
    <w:p w:rsidR="006936E8" w:rsidRPr="0086022F" w:rsidRDefault="006936E8" w:rsidP="006936E8">
      <w:pPr>
        <w:numPr>
          <w:ilvl w:val="0"/>
          <w:numId w:val="482"/>
        </w:numPr>
        <w:spacing w:before="0" w:after="160" w:line="259" w:lineRule="auto"/>
        <w:contextualSpacing/>
        <w:rPr>
          <w:rFonts w:eastAsia="Calibri" w:cstheme="minorHAnsi"/>
          <w:szCs w:val="18"/>
          <w:lang w:eastAsia="en-GB"/>
        </w:rPr>
      </w:pPr>
      <w:r w:rsidRPr="0086022F">
        <w:rPr>
          <w:rFonts w:eastAsia="Calibri" w:cstheme="minorHAnsi"/>
          <w:szCs w:val="18"/>
          <w:lang w:eastAsia="en-GB"/>
        </w:rPr>
        <w:t xml:space="preserve">If multiple Insuring Clauses of this Policy apply to any </w:t>
      </w:r>
      <w:r w:rsidRPr="0086022F">
        <w:rPr>
          <w:rFonts w:eastAsia="Calibri" w:cstheme="minorHAnsi"/>
          <w:b/>
          <w:szCs w:val="18"/>
          <w:lang w:eastAsia="en-GB"/>
        </w:rPr>
        <w:t>Claim</w:t>
      </w:r>
      <w:r w:rsidRPr="0086022F">
        <w:rPr>
          <w:rFonts w:eastAsia="Calibri" w:cstheme="minorHAnsi"/>
          <w:szCs w:val="18"/>
          <w:lang w:eastAsia="en-GB"/>
        </w:rPr>
        <w:t xml:space="preserve">, the </w:t>
      </w:r>
      <w:r w:rsidRPr="0086022F">
        <w:rPr>
          <w:rFonts w:eastAsia="Calibri" w:cstheme="minorHAnsi"/>
          <w:b/>
          <w:bCs/>
          <w:szCs w:val="18"/>
          <w:lang w:eastAsia="en-GB"/>
        </w:rPr>
        <w:t>Insurer's</w:t>
      </w:r>
      <w:r w:rsidRPr="0086022F">
        <w:rPr>
          <w:rFonts w:eastAsia="Calibri" w:cstheme="minorHAnsi"/>
          <w:szCs w:val="18"/>
          <w:lang w:eastAsia="en-GB"/>
        </w:rPr>
        <w:t xml:space="preserve"> total maximum Limit of Liability under this Policy for such </w:t>
      </w:r>
      <w:r w:rsidRPr="0086022F">
        <w:rPr>
          <w:rFonts w:eastAsia="Calibri" w:cstheme="minorHAnsi"/>
          <w:b/>
          <w:szCs w:val="18"/>
          <w:lang w:eastAsia="en-GB"/>
        </w:rPr>
        <w:t xml:space="preserve">Claim </w:t>
      </w:r>
      <w:r w:rsidRPr="0086022F">
        <w:rPr>
          <w:rFonts w:eastAsia="Calibri" w:cstheme="minorHAnsi"/>
          <w:szCs w:val="18"/>
          <w:lang w:eastAsia="en-GB"/>
        </w:rPr>
        <w:t xml:space="preserve">shall be the Maximum Policy Aggregate Limit. However, </w:t>
      </w:r>
      <w:r w:rsidRPr="0086022F">
        <w:rPr>
          <w:rFonts w:eastAsia="Calibri" w:cstheme="minorHAnsi"/>
          <w:b/>
          <w:bCs/>
          <w:szCs w:val="18"/>
          <w:lang w:eastAsia="en-GB"/>
        </w:rPr>
        <w:t>Insurers</w:t>
      </w:r>
      <w:r w:rsidRPr="0086022F">
        <w:rPr>
          <w:rFonts w:eastAsia="Calibri" w:cstheme="minorHAnsi"/>
          <w:szCs w:val="18"/>
          <w:lang w:eastAsia="en-GB"/>
        </w:rPr>
        <w:t xml:space="preserve"> will never pay more under any one Insuring Clause than the applicable Limit applicable to that Insuring Clause as stated in the Schedule. </w:t>
      </w:r>
      <w:r w:rsidRPr="0086022F">
        <w:rPr>
          <w:rFonts w:eastAsia="Calibri" w:cstheme="minorHAnsi"/>
          <w:bCs/>
          <w:szCs w:val="18"/>
          <w:lang w:eastAsia="en-GB"/>
        </w:rPr>
        <w:t xml:space="preserve">The </w:t>
      </w:r>
      <w:r w:rsidRPr="0086022F">
        <w:rPr>
          <w:rFonts w:eastAsia="Calibri" w:cstheme="minorHAnsi"/>
          <w:b/>
          <w:bCs/>
          <w:szCs w:val="18"/>
          <w:lang w:eastAsia="en-GB"/>
        </w:rPr>
        <w:t>Insurers</w:t>
      </w:r>
      <w:r w:rsidRPr="0086022F">
        <w:rPr>
          <w:rFonts w:eastAsia="Calibri" w:cstheme="minorHAnsi"/>
          <w:szCs w:val="18"/>
          <w:lang w:eastAsia="en-GB"/>
        </w:rPr>
        <w:t xml:space="preserve"> have the sole discretion to allocate amounts paid, if any, against the appropriate Limit of Liability.</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28"/>
        </w:numPr>
        <w:spacing w:before="0" w:after="160" w:line="259" w:lineRule="auto"/>
        <w:ind w:left="360"/>
        <w:contextualSpacing/>
        <w:rPr>
          <w:rFonts w:eastAsia="Calibri" w:cstheme="minorHAnsi"/>
          <w:b/>
          <w:szCs w:val="22"/>
        </w:rPr>
      </w:pPr>
      <w:r w:rsidRPr="0086022F">
        <w:rPr>
          <w:rFonts w:eastAsia="Calibri" w:cstheme="minorHAnsi"/>
          <w:b/>
          <w:szCs w:val="22"/>
        </w:rPr>
        <w:t>Excess Applicable to Each Insuring Clause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The </w:t>
      </w:r>
      <w:r w:rsidRPr="0086022F">
        <w:rPr>
          <w:rFonts w:eastAsia="Calibri" w:cstheme="minorHAnsi"/>
          <w:b/>
          <w:bCs/>
          <w:szCs w:val="18"/>
          <w:lang w:eastAsia="en-GB"/>
        </w:rPr>
        <w:t>Excess</w:t>
      </w:r>
      <w:r w:rsidRPr="0086022F">
        <w:rPr>
          <w:rFonts w:eastAsia="Calibri" w:cstheme="minorHAnsi"/>
          <w:szCs w:val="18"/>
          <w:lang w:eastAsia="en-GB"/>
        </w:rPr>
        <w:t xml:space="preserve"> amount for each Insuring Clause, as stated in the Schedule, applies separately to </w:t>
      </w:r>
      <w:r w:rsidRPr="0086022F">
        <w:rPr>
          <w:rFonts w:eastAsia="Calibri" w:cstheme="minorHAnsi"/>
          <w:szCs w:val="18"/>
          <w:lang w:eastAsia="en-GB"/>
        </w:rPr>
        <w:t xml:space="preserve">each </w:t>
      </w:r>
      <w:r w:rsidRPr="0086022F">
        <w:rPr>
          <w:rFonts w:eastAsia="Calibri" w:cstheme="minorHAnsi"/>
          <w:b/>
          <w:bCs/>
          <w:szCs w:val="18"/>
          <w:lang w:eastAsia="en-GB"/>
        </w:rPr>
        <w:t>Claim</w:t>
      </w:r>
      <w:r w:rsidRPr="0086022F">
        <w:rPr>
          <w:rFonts w:eastAsia="Calibri" w:cstheme="minorHAnsi"/>
          <w:szCs w:val="18"/>
          <w:lang w:eastAsia="en-GB"/>
        </w:rPr>
        <w:t xml:space="preserve">. </w:t>
      </w:r>
      <w:r w:rsidRPr="0086022F">
        <w:rPr>
          <w:rFonts w:eastAsia="Calibri" w:cstheme="minorHAnsi"/>
          <w:szCs w:val="18"/>
        </w:rPr>
        <w:t xml:space="preserve">The </w:t>
      </w:r>
      <w:r w:rsidRPr="0086022F">
        <w:rPr>
          <w:rFonts w:eastAsia="Calibri" w:cstheme="minorHAnsi"/>
          <w:b/>
          <w:bCs/>
          <w:szCs w:val="18"/>
        </w:rPr>
        <w:t>Cyber Limit of Liability</w:t>
      </w:r>
      <w:r w:rsidRPr="0086022F">
        <w:rPr>
          <w:rFonts w:eastAsia="Calibri" w:cstheme="minorHAnsi"/>
          <w:szCs w:val="18"/>
        </w:rPr>
        <w:t xml:space="preserve"> shall not be reduced by the amount of any </w:t>
      </w:r>
      <w:r w:rsidRPr="0086022F">
        <w:rPr>
          <w:rFonts w:eastAsia="Calibri" w:cstheme="minorHAnsi"/>
          <w:b/>
          <w:bCs/>
          <w:szCs w:val="18"/>
        </w:rPr>
        <w:t>Excess</w:t>
      </w:r>
      <w:r w:rsidRPr="0086022F">
        <w:rPr>
          <w:rFonts w:eastAsia="Calibri" w:cstheme="minorHAnsi"/>
          <w:szCs w:val="18"/>
        </w:rPr>
        <w:t>.</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szCs w:val="18"/>
          <w:lang w:eastAsia="en-GB"/>
        </w:rPr>
        <w:t xml:space="preserve">If more than one Insuring Clause applies to a </w:t>
      </w:r>
      <w:r w:rsidRPr="0086022F">
        <w:rPr>
          <w:rFonts w:eastAsia="Calibri" w:cstheme="minorHAnsi"/>
          <w:b/>
          <w:szCs w:val="18"/>
          <w:lang w:eastAsia="en-GB"/>
        </w:rPr>
        <w:t>Claim</w:t>
      </w:r>
      <w:r w:rsidRPr="0086022F">
        <w:rPr>
          <w:rFonts w:eastAsia="Calibri" w:cstheme="minorHAnsi"/>
          <w:szCs w:val="18"/>
          <w:lang w:eastAsia="en-GB"/>
        </w:rPr>
        <w:t xml:space="preserve">, only the single highest </w:t>
      </w:r>
      <w:r w:rsidRPr="0086022F">
        <w:rPr>
          <w:rFonts w:eastAsia="Calibri" w:cstheme="minorHAnsi"/>
          <w:b/>
          <w:bCs/>
          <w:szCs w:val="18"/>
          <w:lang w:eastAsia="en-GB"/>
        </w:rPr>
        <w:t>Excess</w:t>
      </w:r>
      <w:r w:rsidRPr="0086022F">
        <w:rPr>
          <w:rFonts w:eastAsia="Calibri" w:cstheme="minorHAnsi"/>
          <w:szCs w:val="18"/>
          <w:lang w:eastAsia="en-GB"/>
        </w:rPr>
        <w:t xml:space="preserve"> will apply to such </w:t>
      </w:r>
      <w:r w:rsidRPr="0086022F">
        <w:rPr>
          <w:rFonts w:eastAsia="Calibri" w:cstheme="minorHAnsi"/>
          <w:b/>
          <w:szCs w:val="18"/>
          <w:lang w:eastAsia="en-GB"/>
        </w:rPr>
        <w:t>Claim.</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Insured’s</w:t>
      </w:r>
      <w:r w:rsidRPr="0086022F">
        <w:rPr>
          <w:rFonts w:eastAsia="Calibri" w:cstheme="minorHAnsi"/>
          <w:szCs w:val="18"/>
          <w:lang w:eastAsia="en-GB"/>
        </w:rPr>
        <w:t xml:space="preserve"> payment of the applicable </w:t>
      </w:r>
      <w:r w:rsidRPr="0086022F">
        <w:rPr>
          <w:rFonts w:eastAsia="Calibri" w:cstheme="minorHAnsi"/>
          <w:b/>
          <w:bCs/>
          <w:szCs w:val="18"/>
          <w:lang w:eastAsia="en-GB"/>
        </w:rPr>
        <w:t>Excess</w:t>
      </w:r>
      <w:r w:rsidRPr="0086022F">
        <w:rPr>
          <w:rFonts w:eastAsia="Calibri" w:cstheme="minorHAnsi"/>
          <w:szCs w:val="18"/>
          <w:lang w:eastAsia="en-GB"/>
        </w:rPr>
        <w:t xml:space="preserve"> is a condition precedent to payment by the </w:t>
      </w:r>
      <w:r w:rsidRPr="0086022F">
        <w:rPr>
          <w:rFonts w:eastAsia="Calibri" w:cstheme="minorHAnsi"/>
          <w:b/>
          <w:bCs/>
          <w:szCs w:val="18"/>
          <w:lang w:eastAsia="en-GB"/>
        </w:rPr>
        <w:t>Insurer</w:t>
      </w:r>
      <w:r w:rsidRPr="0086022F">
        <w:rPr>
          <w:rFonts w:eastAsia="Calibri" w:cstheme="minorHAnsi"/>
          <w:szCs w:val="18"/>
          <w:lang w:eastAsia="en-GB"/>
        </w:rPr>
        <w:t xml:space="preserve"> of any amounts under this Policy, and the </w:t>
      </w:r>
      <w:r w:rsidRPr="0086022F">
        <w:rPr>
          <w:rFonts w:eastAsia="Calibri" w:cstheme="minorHAnsi"/>
          <w:b/>
          <w:bCs/>
          <w:szCs w:val="18"/>
          <w:lang w:eastAsia="en-GB"/>
        </w:rPr>
        <w:t>Insurer</w:t>
      </w:r>
      <w:r w:rsidRPr="0086022F">
        <w:rPr>
          <w:rFonts w:eastAsia="Calibri" w:cstheme="minorHAnsi"/>
          <w:szCs w:val="18"/>
          <w:lang w:eastAsia="en-GB"/>
        </w:rPr>
        <w:t xml:space="preserve"> shall only be liable for the amount that exceeds the </w:t>
      </w:r>
      <w:r w:rsidRPr="0086022F">
        <w:rPr>
          <w:rFonts w:eastAsia="Calibri" w:cstheme="minorHAnsi"/>
          <w:b/>
          <w:bCs/>
          <w:szCs w:val="18"/>
          <w:lang w:eastAsia="en-GB"/>
        </w:rPr>
        <w:t>Excess</w:t>
      </w:r>
      <w:r w:rsidRPr="0086022F">
        <w:rPr>
          <w:rFonts w:eastAsia="Calibri" w:cstheme="minorHAnsi"/>
          <w:szCs w:val="18"/>
          <w:lang w:eastAsia="en-GB"/>
        </w:rPr>
        <w:t xml:space="preserve">, up to the applicable </w:t>
      </w:r>
      <w:r w:rsidRPr="0086022F">
        <w:rPr>
          <w:rFonts w:eastAsia="Calibri" w:cstheme="minorHAnsi"/>
          <w:b/>
          <w:bCs/>
          <w:szCs w:val="18"/>
          <w:lang w:eastAsia="en-GB"/>
        </w:rPr>
        <w:t>Cyber Limit of Liability</w:t>
      </w:r>
      <w:r w:rsidRPr="0086022F">
        <w:rPr>
          <w:rFonts w:eastAsia="Calibri" w:cstheme="minorHAnsi"/>
          <w:szCs w:val="18"/>
          <w:lang w:eastAsia="en-GB"/>
        </w:rPr>
        <w:t xml:space="preserve"> stated in the Schedule.</w:t>
      </w:r>
    </w:p>
    <w:p w:rsidR="006936E8" w:rsidRPr="0086022F" w:rsidRDefault="006936E8" w:rsidP="006936E8">
      <w:pPr>
        <w:numPr>
          <w:ilvl w:val="0"/>
          <w:numId w:val="484"/>
        </w:numPr>
        <w:spacing w:before="0" w:after="160" w:line="259" w:lineRule="auto"/>
        <w:contextualSpacing/>
        <w:rPr>
          <w:rFonts w:eastAsia="Calibri" w:cstheme="minorHAnsi"/>
          <w:szCs w:val="18"/>
        </w:rPr>
      </w:pPr>
      <w:r w:rsidRPr="0086022F">
        <w:rPr>
          <w:rFonts w:eastAsia="Calibri" w:cstheme="minorHAnsi"/>
          <w:bCs/>
          <w:szCs w:val="18"/>
          <w:lang w:eastAsia="en-GB"/>
        </w:rPr>
        <w:t xml:space="preserve">An </w:t>
      </w:r>
      <w:r w:rsidRPr="0086022F">
        <w:rPr>
          <w:rFonts w:eastAsia="Calibri" w:cstheme="minorHAnsi"/>
          <w:b/>
          <w:bCs/>
          <w:szCs w:val="18"/>
          <w:lang w:eastAsia="en-GB"/>
        </w:rPr>
        <w:t>Insured</w:t>
      </w:r>
      <w:r w:rsidRPr="0086022F">
        <w:rPr>
          <w:rFonts w:eastAsia="Calibri" w:cstheme="minorHAnsi"/>
          <w:szCs w:val="18"/>
          <w:lang w:eastAsia="en-GB"/>
        </w:rPr>
        <w:t xml:space="preserve"> must make direct payments within the </w:t>
      </w:r>
      <w:r w:rsidRPr="0086022F">
        <w:rPr>
          <w:rFonts w:eastAsia="Calibri" w:cstheme="minorHAnsi"/>
          <w:b/>
          <w:bCs/>
          <w:szCs w:val="18"/>
          <w:lang w:eastAsia="en-GB"/>
        </w:rPr>
        <w:t>Excess</w:t>
      </w:r>
      <w:r w:rsidRPr="0086022F">
        <w:rPr>
          <w:rFonts w:eastAsia="Calibri" w:cstheme="minorHAnsi"/>
          <w:szCs w:val="18"/>
          <w:lang w:eastAsia="en-GB"/>
        </w:rPr>
        <w:t xml:space="preserve"> to the appropriate parties designated by the </w:t>
      </w:r>
      <w:r w:rsidRPr="0086022F">
        <w:rPr>
          <w:rFonts w:eastAsia="Calibri" w:cstheme="minorHAnsi"/>
          <w:b/>
          <w:bCs/>
          <w:szCs w:val="18"/>
          <w:lang w:eastAsia="en-GB"/>
        </w:rPr>
        <w:t>Insurer</w:t>
      </w:r>
      <w:r w:rsidRPr="0086022F">
        <w:rPr>
          <w:rFonts w:eastAsia="Calibri" w:cstheme="minorHAnsi"/>
          <w:szCs w:val="18"/>
          <w:lang w:eastAsia="en-GB"/>
        </w:rPr>
        <w:t>.</w:t>
      </w:r>
    </w:p>
    <w:p w:rsidR="006936E8" w:rsidRPr="0086022F" w:rsidRDefault="006936E8" w:rsidP="006936E8">
      <w:pPr>
        <w:spacing w:before="0" w:after="160" w:line="259" w:lineRule="auto"/>
        <w:ind w:left="1080"/>
        <w:contextualSpacing/>
        <w:rPr>
          <w:rFonts w:eastAsia="Calibri" w:cstheme="minorHAnsi"/>
          <w:szCs w:val="18"/>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szCs w:val="18"/>
        </w:rPr>
      </w:pPr>
      <w:r w:rsidRPr="0086022F">
        <w:rPr>
          <w:rFonts w:eastAsia="Calibri" w:cstheme="minorHAnsi"/>
          <w:b/>
          <w:szCs w:val="22"/>
        </w:rPr>
        <w:t>Waiting Period</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The </w:t>
      </w:r>
      <w:r w:rsidRPr="0086022F">
        <w:rPr>
          <w:rFonts w:eastAsia="Calibri" w:cstheme="minorHAnsi"/>
          <w:b/>
          <w:bCs/>
          <w:szCs w:val="18"/>
          <w:lang w:eastAsia="en-GB"/>
        </w:rPr>
        <w:t>Waiting Periods</w:t>
      </w:r>
      <w:r w:rsidRPr="0086022F">
        <w:rPr>
          <w:rFonts w:eastAsia="Calibri" w:cstheme="minorHAnsi"/>
          <w:bCs/>
          <w:szCs w:val="18"/>
          <w:lang w:eastAsia="en-GB"/>
        </w:rPr>
        <w:t xml:space="preserve"> </w:t>
      </w:r>
      <w:r w:rsidRPr="0086022F">
        <w:rPr>
          <w:rFonts w:eastAsia="Calibri" w:cstheme="minorHAnsi"/>
          <w:szCs w:val="18"/>
          <w:lang w:eastAsia="en-GB"/>
        </w:rPr>
        <w:t xml:space="preserve">set forth in </w:t>
      </w:r>
      <w:r w:rsidRPr="0086022F">
        <w:rPr>
          <w:rFonts w:eastAsia="Calibri" w:cstheme="minorHAnsi"/>
          <w:szCs w:val="18"/>
        </w:rPr>
        <w:t>the Schedule</w:t>
      </w:r>
      <w:r w:rsidRPr="0086022F">
        <w:rPr>
          <w:rFonts w:eastAsia="Calibri" w:cstheme="minorHAnsi"/>
          <w:bCs/>
          <w:szCs w:val="18"/>
          <w:lang w:eastAsia="en-GB"/>
        </w:rPr>
        <w:t xml:space="preserve"> apply solely to Insuring Clauses H (BrandGuard) and I b) (System Failure Coverage: Non-Physical Business Interruption)</w:t>
      </w:r>
      <w:r w:rsidRPr="0086022F">
        <w:rPr>
          <w:rFonts w:eastAsia="Calibri" w:cstheme="minorHAnsi"/>
          <w:szCs w:val="18"/>
          <w:lang w:eastAsia="en-GB"/>
        </w:rPr>
        <w:t xml:space="preserve">. The </w:t>
      </w:r>
      <w:r w:rsidRPr="0086022F">
        <w:rPr>
          <w:rFonts w:eastAsia="Calibri" w:cstheme="minorHAnsi"/>
          <w:b/>
          <w:szCs w:val="18"/>
          <w:lang w:eastAsia="en-GB"/>
        </w:rPr>
        <w:t>Waiting Period</w:t>
      </w:r>
      <w:r w:rsidRPr="0086022F">
        <w:rPr>
          <w:rFonts w:eastAsia="Calibri" w:cstheme="minorHAnsi"/>
          <w:szCs w:val="18"/>
          <w:lang w:eastAsia="en-GB"/>
        </w:rPr>
        <w:t xml:space="preserve"> applies to each </w:t>
      </w:r>
      <w:r w:rsidRPr="0086022F">
        <w:rPr>
          <w:rFonts w:eastAsia="Calibri" w:cstheme="minorHAnsi"/>
          <w:b/>
          <w:szCs w:val="18"/>
          <w:lang w:eastAsia="en-GB"/>
        </w:rPr>
        <w:t xml:space="preserve">Period of Restoration </w:t>
      </w:r>
      <w:r w:rsidRPr="0086022F">
        <w:rPr>
          <w:rFonts w:eastAsia="Calibri" w:cstheme="minorHAnsi"/>
          <w:szCs w:val="18"/>
          <w:lang w:eastAsia="en-GB"/>
        </w:rPr>
        <w:t xml:space="preserve">and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szCs w:val="18"/>
          <w:lang w:eastAsia="en-GB"/>
        </w:rPr>
      </w:pPr>
    </w:p>
    <w:p w:rsidR="006936E8" w:rsidRPr="0086022F" w:rsidRDefault="006936E8" w:rsidP="006936E8">
      <w:pPr>
        <w:pStyle w:val="Heading2"/>
        <w:numPr>
          <w:ilvl w:val="0"/>
          <w:numId w:val="529"/>
        </w:numPr>
        <w:spacing w:before="0" w:after="160" w:line="259" w:lineRule="auto"/>
        <w:ind w:left="360"/>
        <w:contextualSpacing/>
        <w:rPr>
          <w:rFonts w:eastAsia="Calibri" w:cstheme="minorHAnsi"/>
          <w:b/>
          <w:szCs w:val="22"/>
        </w:rPr>
      </w:pPr>
      <w:r w:rsidRPr="0086022F">
        <w:rPr>
          <w:rFonts w:eastAsia="Calibri" w:cstheme="minorHAnsi"/>
          <w:b/>
          <w:szCs w:val="22"/>
        </w:rPr>
        <w:t>Territorial Limits</w:t>
      </w:r>
    </w:p>
    <w:p w:rsidR="006936E8" w:rsidRPr="0086022F" w:rsidRDefault="006936E8" w:rsidP="006936E8">
      <w:pPr>
        <w:spacing w:before="0" w:after="160" w:line="259" w:lineRule="auto"/>
        <w:ind w:left="360"/>
        <w:contextualSpacing/>
        <w:rPr>
          <w:rFonts w:eastAsia="Calibri" w:cstheme="minorHAnsi"/>
          <w:szCs w:val="18"/>
          <w:lang w:eastAsia="en-GB"/>
        </w:rPr>
      </w:pPr>
      <w:r w:rsidRPr="0086022F">
        <w:rPr>
          <w:rFonts w:eastAsia="Calibri" w:cstheme="minorHAnsi"/>
          <w:szCs w:val="18"/>
          <w:lang w:eastAsia="en-GB"/>
        </w:rPr>
        <w:t xml:space="preserve">This Policy applies to </w:t>
      </w:r>
      <w:r w:rsidRPr="0086022F">
        <w:rPr>
          <w:rFonts w:eastAsia="Calibri" w:cstheme="minorHAnsi"/>
          <w:b/>
          <w:bCs/>
          <w:szCs w:val="18"/>
          <w:lang w:eastAsia="en-GB"/>
        </w:rPr>
        <w:t>Claims</w:t>
      </w:r>
      <w:r w:rsidRPr="0086022F">
        <w:rPr>
          <w:rFonts w:eastAsia="Calibri" w:cstheme="minorHAnsi"/>
          <w:bCs/>
          <w:szCs w:val="18"/>
          <w:lang w:eastAsia="en-GB"/>
        </w:rPr>
        <w:t xml:space="preserve"> </w:t>
      </w:r>
      <w:r w:rsidRPr="0086022F">
        <w:rPr>
          <w:rFonts w:eastAsia="Calibri" w:cstheme="minorHAnsi"/>
          <w:szCs w:val="18"/>
          <w:lang w:eastAsia="en-GB"/>
        </w:rPr>
        <w:t xml:space="preserve">brought or maintained, </w:t>
      </w:r>
      <w:r w:rsidRPr="0086022F">
        <w:rPr>
          <w:rFonts w:eastAsia="Calibri" w:cstheme="minorHAnsi"/>
          <w:b/>
          <w:szCs w:val="18"/>
          <w:lang w:eastAsia="en-GB"/>
        </w:rPr>
        <w:t>Wrongful Acts</w:t>
      </w:r>
      <w:r w:rsidRPr="0086022F">
        <w:rPr>
          <w:rFonts w:eastAsia="Calibri" w:cstheme="minorHAnsi"/>
          <w:szCs w:val="18"/>
          <w:lang w:eastAsia="en-GB"/>
        </w:rPr>
        <w:t xml:space="preserve"> committed and </w:t>
      </w:r>
      <w:r w:rsidRPr="0086022F">
        <w:rPr>
          <w:rFonts w:eastAsia="Calibri" w:cstheme="minorHAnsi"/>
          <w:b/>
          <w:szCs w:val="18"/>
          <w:lang w:eastAsia="en-GB"/>
        </w:rPr>
        <w:t>First Party Insured Events</w:t>
      </w:r>
      <w:r w:rsidRPr="0086022F">
        <w:rPr>
          <w:rFonts w:eastAsia="Calibri" w:cstheme="minorHAnsi"/>
          <w:szCs w:val="18"/>
          <w:lang w:eastAsia="en-GB"/>
        </w:rPr>
        <w:t xml:space="preserve"> taking place anywhere in the world other than in relation to Insuring Clause M (Property Damage Loss) where cover applies only to </w:t>
      </w:r>
      <w:r w:rsidRPr="0086022F">
        <w:rPr>
          <w:rFonts w:eastAsia="Calibri" w:cstheme="minorHAnsi"/>
          <w:b/>
          <w:szCs w:val="18"/>
          <w:lang w:eastAsia="en-GB"/>
        </w:rPr>
        <w:t xml:space="preserve">Covered Property </w:t>
      </w:r>
      <w:r w:rsidRPr="0086022F">
        <w:rPr>
          <w:rFonts w:eastAsia="Calibri" w:cstheme="minorHAnsi"/>
          <w:szCs w:val="18"/>
          <w:lang w:eastAsia="en-GB"/>
        </w:rPr>
        <w:t xml:space="preserve">and </w:t>
      </w:r>
      <w:r w:rsidRPr="0086022F">
        <w:rPr>
          <w:rFonts w:eastAsia="Calibri" w:cstheme="minorHAnsi"/>
          <w:b/>
          <w:szCs w:val="18"/>
          <w:lang w:eastAsia="en-GB"/>
        </w:rPr>
        <w:t xml:space="preserve">Operations </w:t>
      </w:r>
      <w:r w:rsidRPr="0086022F">
        <w:rPr>
          <w:rFonts w:eastAsia="Calibri" w:cstheme="minorHAnsi"/>
          <w:szCs w:val="18"/>
          <w:lang w:eastAsia="en-GB"/>
        </w:rPr>
        <w:t xml:space="preserve">at an </w:t>
      </w:r>
      <w:r w:rsidRPr="0086022F">
        <w:rPr>
          <w:rFonts w:eastAsia="Calibri" w:cstheme="minorHAnsi"/>
          <w:b/>
          <w:szCs w:val="18"/>
          <w:lang w:eastAsia="en-GB"/>
        </w:rPr>
        <w:t>Insured Location</w:t>
      </w:r>
      <w:r w:rsidRPr="0086022F">
        <w:rPr>
          <w:rFonts w:eastAsia="Calibri" w:cstheme="minorHAnsi"/>
          <w:szCs w:val="18"/>
          <w:lang w:eastAsia="en-GB"/>
        </w:rPr>
        <w:t xml:space="preserve">. </w:t>
      </w:r>
    </w:p>
    <w:p w:rsidR="006936E8" w:rsidRPr="0086022F" w:rsidRDefault="006936E8" w:rsidP="006936E8">
      <w:pPr>
        <w:spacing w:before="0" w:after="160" w:line="259" w:lineRule="auto"/>
        <w:contextualSpacing/>
        <w:rPr>
          <w:rFonts w:eastAsia="Calibri" w:cstheme="minorHAnsi"/>
          <w:szCs w:val="18"/>
          <w:lang w:eastAsia="en-GB"/>
        </w:rPr>
      </w:pPr>
    </w:p>
    <w:p w:rsidR="006936E8" w:rsidRPr="0086022F" w:rsidRDefault="006936E8" w:rsidP="006936E8">
      <w:pPr>
        <w:pStyle w:val="Heading1"/>
        <w:numPr>
          <w:ilvl w:val="0"/>
          <w:numId w:val="529"/>
        </w:numPr>
        <w:spacing w:before="0" w:after="160" w:line="259" w:lineRule="auto"/>
        <w:ind w:left="360"/>
        <w:contextualSpacing/>
        <w:rPr>
          <w:rFonts w:eastAsia="Calibri" w:cstheme="minorHAnsi"/>
          <w:b/>
          <w:sz w:val="22"/>
          <w:szCs w:val="22"/>
        </w:rPr>
      </w:pPr>
      <w:r w:rsidRPr="0086022F">
        <w:rPr>
          <w:rFonts w:eastAsia="Calibri" w:cstheme="minorHAnsi"/>
          <w:b/>
          <w:sz w:val="22"/>
          <w:szCs w:val="22"/>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The </w:t>
      </w:r>
      <w:r w:rsidRPr="0086022F">
        <w:rPr>
          <w:rFonts w:eastAsia="Calibri" w:cstheme="minorHAnsi"/>
          <w:b/>
          <w:szCs w:val="18"/>
          <w:lang w:eastAsia="en-GB"/>
        </w:rPr>
        <w:t xml:space="preserve">Brand Loss </w:t>
      </w:r>
      <w:r w:rsidRPr="0086022F">
        <w:rPr>
          <w:rFonts w:eastAsia="Calibri" w:cstheme="minorHAnsi"/>
          <w:szCs w:val="18"/>
          <w:lang w:eastAsia="en-GB"/>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business preceding the date of the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whichever applies, and the</w:t>
      </w:r>
      <w:r w:rsidRPr="0086022F">
        <w:rPr>
          <w:rFonts w:eastAsia="Calibri" w:cstheme="minorHAnsi"/>
          <w:b/>
          <w:bCs/>
          <w:szCs w:val="18"/>
          <w:lang w:eastAsia="en-GB"/>
        </w:rPr>
        <w:t xml:space="preserve"> Named Insured’s</w:t>
      </w:r>
      <w:r w:rsidRPr="0086022F">
        <w:rPr>
          <w:rFonts w:eastAsia="Calibri" w:cstheme="minorHAnsi"/>
          <w:b/>
          <w:szCs w:val="18"/>
          <w:lang w:eastAsia="en-GB"/>
        </w:rPr>
        <w:t xml:space="preserve"> </w:t>
      </w:r>
      <w:r w:rsidRPr="0086022F">
        <w:rPr>
          <w:rFonts w:eastAsia="Calibri" w:cstheme="minorHAnsi"/>
          <w:szCs w:val="18"/>
          <w:lang w:eastAsia="en-GB"/>
        </w:rPr>
        <w:t xml:space="preserve">likely net profit had no </w:t>
      </w:r>
      <w:r w:rsidRPr="0086022F">
        <w:rPr>
          <w:rFonts w:eastAsia="Calibri" w:cstheme="minorHAnsi"/>
          <w:b/>
          <w:szCs w:val="18"/>
          <w:lang w:eastAsia="en-GB"/>
        </w:rPr>
        <w:t xml:space="preserve">Adverse Media Report </w:t>
      </w:r>
      <w:r w:rsidRPr="0086022F">
        <w:rPr>
          <w:rFonts w:eastAsia="Calibri" w:cstheme="minorHAnsi"/>
          <w:szCs w:val="18"/>
          <w:lang w:eastAsia="en-GB"/>
        </w:rPr>
        <w:t xml:space="preserve">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business and variations in or other circumstances affecting the</w:t>
      </w:r>
      <w:r w:rsidRPr="0086022F">
        <w:rPr>
          <w:rFonts w:eastAsia="Calibri" w:cstheme="minorHAnsi"/>
          <w:b/>
          <w:szCs w:val="18"/>
          <w:lang w:eastAsia="en-GB"/>
        </w:rPr>
        <w:t xml:space="preserve"> Named Insured’s </w:t>
      </w:r>
      <w:r w:rsidRPr="0086022F">
        <w:rPr>
          <w:rFonts w:eastAsia="Calibri" w:cstheme="minorHAnsi"/>
          <w:szCs w:val="18"/>
          <w:lang w:eastAsia="en-GB"/>
        </w:rPr>
        <w:t>business before or after the</w:t>
      </w:r>
      <w:r w:rsidRPr="0086022F">
        <w:rPr>
          <w:rFonts w:eastAsia="Calibri" w:cstheme="minorHAnsi"/>
          <w:b/>
          <w:szCs w:val="18"/>
          <w:lang w:eastAsia="en-GB"/>
        </w:rPr>
        <w:t xml:space="preserve"> Adverse Media Report </w:t>
      </w:r>
      <w:r w:rsidRPr="0086022F">
        <w:rPr>
          <w:rFonts w:eastAsia="Calibri" w:cstheme="minorHAnsi"/>
          <w:szCs w:val="18"/>
          <w:lang w:eastAsia="en-GB"/>
        </w:rPr>
        <w:t xml:space="preserve">or </w:t>
      </w:r>
      <w:r w:rsidRPr="0086022F">
        <w:rPr>
          <w:rFonts w:eastAsia="Calibri" w:cstheme="minorHAnsi"/>
          <w:b/>
          <w:szCs w:val="18"/>
          <w:lang w:eastAsia="en-GB"/>
        </w:rPr>
        <w:t>Notification</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w:t>
      </w:r>
      <w:r w:rsidRPr="0086022F">
        <w:rPr>
          <w:rFonts w:eastAsia="Calibri" w:cstheme="minorHAnsi"/>
          <w:b/>
          <w:szCs w:val="18"/>
          <w:lang w:eastAsia="en-GB"/>
        </w:rPr>
        <w:t>Adverse Media Report</w:t>
      </w:r>
      <w:r w:rsidRPr="0086022F">
        <w:rPr>
          <w:rFonts w:eastAsia="Calibri" w:cstheme="minorHAnsi"/>
          <w:szCs w:val="18"/>
          <w:lang w:eastAsia="en-GB"/>
        </w:rPr>
        <w:t xml:space="preserve"> been published or </w:t>
      </w:r>
      <w:r w:rsidRPr="0086022F">
        <w:rPr>
          <w:rFonts w:eastAsia="Calibri" w:cstheme="minorHAnsi"/>
          <w:b/>
          <w:szCs w:val="18"/>
          <w:lang w:eastAsia="en-GB"/>
        </w:rPr>
        <w:t xml:space="preserve">Notification </w:t>
      </w:r>
      <w:r w:rsidRPr="0086022F">
        <w:rPr>
          <w:rFonts w:eastAsia="Calibri" w:cstheme="minorHAnsi"/>
          <w:szCs w:val="18"/>
          <w:lang w:eastAsia="en-GB"/>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including ordinary payroll, but only to the extent that such operating expenses must continue during the </w:t>
      </w:r>
      <w:r w:rsidRPr="0086022F">
        <w:rPr>
          <w:rFonts w:eastAsia="Calibri" w:cstheme="minorHAnsi"/>
          <w:b/>
          <w:szCs w:val="18"/>
          <w:lang w:eastAsia="en-GB"/>
        </w:rPr>
        <w:t>Period of Indemnity</w:t>
      </w:r>
      <w:r w:rsidRPr="0086022F">
        <w:rPr>
          <w:rFonts w:eastAsia="Calibri" w:cstheme="minorHAnsi"/>
          <w:szCs w:val="18"/>
          <w:lang w:eastAsia="en-GB"/>
        </w:rPr>
        <w:t>.</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szCs w:val="18"/>
          <w:lang w:eastAsia="en-GB"/>
        </w:rPr>
        <w:lastRenderedPageBreak/>
        <w:t xml:space="preserve">For purposes of calculating </w:t>
      </w:r>
      <w:r w:rsidRPr="0086022F">
        <w:rPr>
          <w:rFonts w:eastAsia="Calibri" w:cstheme="minorHAnsi"/>
          <w:b/>
          <w:szCs w:val="18"/>
          <w:lang w:eastAsia="en-GB"/>
        </w:rPr>
        <w:t>Brand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w:t>
      </w:r>
      <w:r w:rsidRPr="0086022F">
        <w:rPr>
          <w:rFonts w:eastAsia="Calibri" w:cstheme="minorHAnsi"/>
          <w:bCs/>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B55393" w:rsidRPr="0086022F" w:rsidRDefault="00B55393" w:rsidP="006936E8">
      <w:pPr>
        <w:spacing w:before="0" w:after="160" w:line="259" w:lineRule="auto"/>
        <w:ind w:left="720"/>
        <w:contextualSpacing/>
        <w:rPr>
          <w:rFonts w:eastAsia="Calibri" w:cstheme="minorHAnsi"/>
          <w:szCs w:val="18"/>
          <w:lang w:eastAsia="en-GB"/>
        </w:rPr>
      </w:pPr>
    </w:p>
    <w:p w:rsidR="00B0161D" w:rsidRPr="0086022F" w:rsidRDefault="00B0161D" w:rsidP="006936E8">
      <w:pPr>
        <w:spacing w:before="0" w:after="160" w:line="259" w:lineRule="auto"/>
        <w:ind w:left="720"/>
        <w:contextualSpacing/>
        <w:rPr>
          <w:rFonts w:eastAsia="Calibri" w:cstheme="minorHAnsi"/>
          <w:szCs w:val="18"/>
          <w:lang w:eastAsia="en-GB"/>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86022F" w:rsidRDefault="006936E8" w:rsidP="006936E8">
      <w:pPr>
        <w:spacing w:before="0" w:after="160" w:line="259" w:lineRule="auto"/>
        <w:ind w:left="720"/>
        <w:contextualSpacing/>
        <w:rPr>
          <w:rFonts w:eastAsia="Calibri" w:cstheme="minorHAnsi"/>
          <w:szCs w:val="18"/>
          <w:lang w:eastAsia="en-GB"/>
        </w:rPr>
      </w:pPr>
      <w:r w:rsidRPr="0086022F">
        <w:rPr>
          <w:rFonts w:eastAsia="Calibri" w:cstheme="minorHAnsi"/>
          <w:b/>
          <w:szCs w:val="18"/>
          <w:lang w:eastAsia="en-GB"/>
        </w:rPr>
        <w:t>Digital Assets Loss</w:t>
      </w:r>
      <w:r w:rsidRPr="0086022F">
        <w:rPr>
          <w:rFonts w:eastAsia="Calibri" w:cstheme="minorHAnsi"/>
          <w:szCs w:val="18"/>
          <w:lang w:eastAsia="en-GB"/>
        </w:rPr>
        <w:t xml:space="preserve"> under Insuring Clause I a) (</w:t>
      </w:r>
      <w:r w:rsidRPr="0086022F">
        <w:rPr>
          <w:rFonts w:eastAsia="Calibri" w:cstheme="minorHAnsi"/>
          <w:bCs/>
          <w:szCs w:val="18"/>
          <w:lang w:eastAsia="en-GB"/>
        </w:rPr>
        <w:t xml:space="preserve">System Failure: Data Recovery) </w:t>
      </w:r>
      <w:r w:rsidRPr="0086022F">
        <w:rPr>
          <w:rFonts w:eastAsia="Calibri" w:cstheme="minorHAnsi"/>
          <w:szCs w:val="18"/>
          <w:lang w:eastAsia="en-GB"/>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the impacted </w:t>
      </w:r>
      <w:r w:rsidRPr="0086022F">
        <w:rPr>
          <w:rFonts w:eastAsia="Calibri" w:cstheme="minorHAnsi"/>
          <w:b/>
          <w:bCs/>
          <w:szCs w:val="18"/>
          <w:lang w:eastAsia="en-GB"/>
        </w:rPr>
        <w:t>Digital Asset</w:t>
      </w:r>
      <w:r w:rsidRPr="0086022F">
        <w:rPr>
          <w:rFonts w:eastAsia="Calibri" w:cstheme="minorHAnsi"/>
          <w:szCs w:val="18"/>
          <w:lang w:eastAsia="en-GB"/>
        </w:rPr>
        <w:t xml:space="preserve"> was purchased from a third party, the </w:t>
      </w:r>
      <w:r w:rsidRPr="0086022F">
        <w:rPr>
          <w:rFonts w:eastAsia="Calibri" w:cstheme="minorHAnsi"/>
          <w:b/>
          <w:szCs w:val="18"/>
          <w:lang w:eastAsia="en-GB"/>
        </w:rPr>
        <w:t>Insurers</w:t>
      </w:r>
      <w:r w:rsidRPr="0086022F">
        <w:rPr>
          <w:rFonts w:eastAsia="Calibri" w:cstheme="minorHAnsi"/>
          <w:szCs w:val="18"/>
          <w:lang w:eastAsia="en-GB"/>
        </w:rPr>
        <w:t xml:space="preserve"> will pay only the lesser of the original purchase price of the </w:t>
      </w:r>
      <w:r w:rsidRPr="0086022F">
        <w:rPr>
          <w:rFonts w:eastAsia="Calibri" w:cstheme="minorHAnsi"/>
          <w:b/>
          <w:szCs w:val="18"/>
          <w:lang w:eastAsia="en-GB"/>
        </w:rPr>
        <w:t xml:space="preserve">Digital Asset </w:t>
      </w:r>
      <w:r w:rsidRPr="0086022F">
        <w:rPr>
          <w:rFonts w:eastAsia="Calibri" w:cstheme="minorHAnsi"/>
          <w:szCs w:val="18"/>
          <w:lang w:eastAsia="en-GB"/>
        </w:rPr>
        <w:t xml:space="preserve">or the reasonable and necessary </w:t>
      </w:r>
      <w:r w:rsidRPr="0086022F">
        <w:rPr>
          <w:rFonts w:eastAsia="Calibri" w:cstheme="minorHAnsi"/>
          <w:b/>
          <w:szCs w:val="18"/>
          <w:lang w:eastAsia="en-GB"/>
        </w:rPr>
        <w:t>Digital Assets Loss</w:t>
      </w:r>
      <w:r w:rsidRPr="0086022F">
        <w:rPr>
          <w:rFonts w:eastAsia="Calibri" w:cstheme="minorHAnsi"/>
          <w:bCs/>
          <w:szCs w:val="18"/>
          <w:lang w:eastAsia="en-GB"/>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86022F">
        <w:rPr>
          <w:rFonts w:eastAsia="Calibri" w:cstheme="minorHAnsi"/>
          <w:szCs w:val="18"/>
          <w:lang w:eastAsia="en-GB"/>
        </w:rPr>
        <w:t xml:space="preserve">If it is determined that the </w:t>
      </w:r>
      <w:r w:rsidRPr="0086022F">
        <w:rPr>
          <w:rFonts w:eastAsia="Calibri" w:cstheme="minorHAnsi"/>
          <w:b/>
          <w:bCs/>
          <w:szCs w:val="18"/>
          <w:lang w:eastAsia="en-GB"/>
        </w:rPr>
        <w:t>Digital Assets</w:t>
      </w:r>
      <w:r w:rsidRPr="0086022F">
        <w:rPr>
          <w:rFonts w:eastAsia="Calibri" w:cstheme="minorHAnsi"/>
          <w:szCs w:val="18"/>
          <w:lang w:eastAsia="en-GB"/>
        </w:rPr>
        <w:t xml:space="preserve"> cannot be replaced, restored or recreated, the </w:t>
      </w:r>
      <w:r w:rsidRPr="0086022F">
        <w:rPr>
          <w:rFonts w:eastAsia="Calibri" w:cstheme="minorHAnsi"/>
          <w:b/>
          <w:szCs w:val="18"/>
          <w:lang w:eastAsia="en-GB"/>
        </w:rPr>
        <w:t>Insurers</w:t>
      </w:r>
      <w:r w:rsidRPr="0086022F">
        <w:rPr>
          <w:rFonts w:eastAsia="Calibri" w:cstheme="minorHAnsi"/>
          <w:szCs w:val="18"/>
          <w:lang w:eastAsia="en-GB"/>
        </w:rPr>
        <w:t xml:space="preserve"> will only reimburse the actual and necessary </w:t>
      </w:r>
      <w:r w:rsidRPr="0086022F">
        <w:rPr>
          <w:rFonts w:eastAsia="Calibri" w:cstheme="minorHAnsi"/>
          <w:b/>
          <w:szCs w:val="18"/>
          <w:lang w:eastAsia="en-GB"/>
        </w:rPr>
        <w:t>Digital Assets Loss</w:t>
      </w:r>
      <w:r w:rsidRPr="0086022F">
        <w:rPr>
          <w:rFonts w:eastAsia="Calibri" w:cstheme="minorHAnsi"/>
          <w:szCs w:val="18"/>
          <w:lang w:eastAsia="en-GB"/>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Cs/>
          <w:szCs w:val="18"/>
          <w:lang w:eastAsia="en-GB"/>
        </w:rPr>
        <w:t xml:space="preserve">The </w:t>
      </w:r>
      <w:r w:rsidRPr="0086022F">
        <w:rPr>
          <w:rFonts w:eastAsia="Calibri" w:cstheme="minorHAnsi"/>
          <w:b/>
          <w:szCs w:val="18"/>
          <w:lang w:eastAsia="en-GB"/>
        </w:rPr>
        <w:t>Income Loss</w:t>
      </w:r>
      <w:r w:rsidRPr="0086022F">
        <w:rPr>
          <w:rFonts w:eastAsia="Calibri" w:cstheme="minorHAnsi"/>
          <w:szCs w:val="18"/>
          <w:lang w:eastAsia="en-GB"/>
        </w:rPr>
        <w:t xml:space="preserve"> payable under Insuring Clause I b) (</w:t>
      </w:r>
      <w:r w:rsidRPr="0086022F">
        <w:rPr>
          <w:rFonts w:eastAsia="Calibri" w:cstheme="minorHAnsi"/>
          <w:bCs/>
          <w:szCs w:val="18"/>
          <w:lang w:eastAsia="en-GB"/>
        </w:rPr>
        <w:t xml:space="preserve">System Failure: Non-Physical Business Interruption) </w:t>
      </w:r>
      <w:r w:rsidRPr="0086022F">
        <w:rPr>
          <w:rFonts w:eastAsia="Calibri" w:cstheme="minorHAnsi"/>
          <w:szCs w:val="18"/>
          <w:lang w:eastAsia="en-GB"/>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net profit, as could have been reasonably projected, but which has been lost as a direct result of a</w:t>
      </w:r>
      <w:r w:rsidRPr="0086022F">
        <w:rPr>
          <w:rFonts w:eastAsia="Calibri" w:cstheme="minorHAnsi"/>
          <w:b/>
          <w:bCs/>
          <w:szCs w:val="18"/>
          <w:lang w:eastAsia="en-GB"/>
        </w:rPr>
        <w:t xml:space="preserve"> System Failure</w:t>
      </w:r>
      <w:r w:rsidRPr="0086022F">
        <w:rPr>
          <w:rFonts w:eastAsia="Calibri" w:cstheme="minorHAnsi"/>
          <w:bCs/>
          <w:szCs w:val="18"/>
          <w:lang w:eastAsia="en-GB"/>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86022F">
        <w:rPr>
          <w:rFonts w:eastAsia="Calibri" w:cstheme="minorHAnsi"/>
          <w:szCs w:val="18"/>
          <w:lang w:eastAsia="en-GB"/>
        </w:rPr>
        <w:t xml:space="preserve">any fixed operating expenses incurred, including ordinary payroll, but only to the extent that such operating expenses must continue during the </w:t>
      </w:r>
      <w:r w:rsidRPr="0086022F">
        <w:rPr>
          <w:rFonts w:eastAsia="Calibri" w:cstheme="minorHAnsi"/>
          <w:b/>
          <w:bCs/>
          <w:szCs w:val="18"/>
          <w:lang w:eastAsia="en-GB"/>
        </w:rPr>
        <w:t>Period of Restoration</w:t>
      </w:r>
      <w:r w:rsidRPr="0086022F">
        <w:rPr>
          <w:rFonts w:eastAsia="Calibri"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b/>
          <w:szCs w:val="18"/>
          <w:lang w:eastAsia="en-GB"/>
        </w:rPr>
        <w:t xml:space="preserve">Income Loss </w:t>
      </w:r>
      <w:r w:rsidRPr="0086022F">
        <w:rPr>
          <w:rFonts w:eastAsia="Calibri" w:cstheme="minorHAnsi"/>
          <w:szCs w:val="18"/>
          <w:lang w:eastAsia="en-GB"/>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 prior experience of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preceding the date of the </w:t>
      </w:r>
      <w:r w:rsidRPr="0086022F">
        <w:rPr>
          <w:rFonts w:eastAsia="Calibri" w:cstheme="minorHAnsi"/>
          <w:b/>
          <w:bCs/>
          <w:szCs w:val="18"/>
          <w:lang w:eastAsia="en-GB"/>
        </w:rPr>
        <w:t xml:space="preserve">System Failure </w:t>
      </w:r>
      <w:r w:rsidRPr="0086022F">
        <w:rPr>
          <w:rFonts w:eastAsia="Calibri" w:cstheme="minorHAnsi"/>
          <w:szCs w:val="18"/>
          <w:lang w:eastAsia="en-GB"/>
        </w:rPr>
        <w:t>and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likely net profit had no such </w:t>
      </w:r>
      <w:r w:rsidRPr="0086022F">
        <w:rPr>
          <w:rFonts w:eastAsia="Calibri" w:cstheme="minorHAnsi"/>
          <w:b/>
          <w:bCs/>
          <w:szCs w:val="18"/>
          <w:lang w:eastAsia="en-GB"/>
        </w:rPr>
        <w:t xml:space="preserve">System Failure </w:t>
      </w:r>
      <w:r w:rsidRPr="0086022F">
        <w:rPr>
          <w:rFonts w:eastAsia="Calibri" w:cstheme="minorHAnsi"/>
          <w:szCs w:val="18"/>
          <w:lang w:eastAsia="en-GB"/>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income derived from substitute methods, facilities or personnel the</w:t>
      </w:r>
      <w:r w:rsidRPr="0086022F">
        <w:rPr>
          <w:rFonts w:eastAsia="Calibri" w:cstheme="minorHAnsi"/>
          <w:b/>
          <w:szCs w:val="18"/>
          <w:lang w:eastAsia="en-GB"/>
        </w:rPr>
        <w:t xml:space="preserve"> Named Insured </w:t>
      </w:r>
      <w:r w:rsidRPr="0086022F">
        <w:rPr>
          <w:rFonts w:eastAsia="Calibri" w:cstheme="minorHAnsi"/>
          <w:szCs w:val="18"/>
          <w:lang w:eastAsia="en-GB"/>
        </w:rPr>
        <w:t>uses to maintain the</w:t>
      </w:r>
      <w:r w:rsidRPr="0086022F">
        <w:rPr>
          <w:rFonts w:eastAsia="Calibri" w:cstheme="minorHAnsi"/>
          <w:b/>
          <w:bCs/>
          <w:szCs w:val="18"/>
          <w:lang w:eastAsia="en-GB"/>
        </w:rPr>
        <w:t xml:space="preserve"> Named Insured’s</w:t>
      </w:r>
      <w:r w:rsidRPr="0086022F">
        <w:rPr>
          <w:rFonts w:eastAsia="Calibri" w:cstheme="minorHAnsi"/>
          <w:szCs w:val="18"/>
          <w:lang w:eastAsia="en-GB"/>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86022F">
        <w:rPr>
          <w:rFonts w:eastAsia="Calibri" w:cstheme="minorHAnsi"/>
          <w:szCs w:val="18"/>
          <w:lang w:eastAsia="en-GB"/>
        </w:rPr>
        <w:t>the</w:t>
      </w:r>
      <w:r w:rsidRPr="0086022F">
        <w:rPr>
          <w:rFonts w:eastAsia="Calibri" w:cstheme="minorHAnsi"/>
          <w:b/>
          <w:szCs w:val="18"/>
          <w:lang w:eastAsia="en-GB"/>
        </w:rPr>
        <w:t xml:space="preserve"> Named Insured’s </w:t>
      </w:r>
      <w:r w:rsidRPr="0086022F">
        <w:rPr>
          <w:rFonts w:eastAsia="Calibri" w:cstheme="minorHAnsi"/>
          <w:szCs w:val="18"/>
          <w:lang w:eastAsia="en-GB"/>
        </w:rPr>
        <w:t>documentation of the trends in their business and variations in or other circumstances affecting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 before or after the</w:t>
      </w:r>
      <w:r w:rsidRPr="0086022F">
        <w:rPr>
          <w:rFonts w:eastAsia="Calibri" w:cstheme="minorHAnsi"/>
          <w:b/>
          <w:szCs w:val="18"/>
          <w:lang w:eastAsia="en-GB"/>
        </w:rPr>
        <w:t xml:space="preserve"> </w:t>
      </w:r>
      <w:r w:rsidRPr="0086022F">
        <w:rPr>
          <w:rFonts w:eastAsia="Calibri" w:cstheme="minorHAnsi"/>
          <w:b/>
          <w:bCs/>
          <w:szCs w:val="18"/>
          <w:lang w:eastAsia="en-GB"/>
        </w:rPr>
        <w:t>System Failure</w:t>
      </w:r>
      <w:r w:rsidRPr="0086022F">
        <w:rPr>
          <w:rFonts w:eastAsia="Calibri" w:cstheme="minorHAnsi"/>
          <w:szCs w:val="18"/>
          <w:lang w:eastAsia="en-GB"/>
        </w:rPr>
        <w:t>, which would have affected the</w:t>
      </w:r>
      <w:r w:rsidRPr="0086022F">
        <w:rPr>
          <w:rFonts w:eastAsia="Calibri" w:cstheme="minorHAnsi"/>
          <w:b/>
          <w:szCs w:val="18"/>
          <w:lang w:eastAsia="en-GB"/>
        </w:rPr>
        <w:t xml:space="preserve"> Named Insured’s </w:t>
      </w:r>
      <w:r w:rsidRPr="0086022F">
        <w:rPr>
          <w:rFonts w:eastAsia="Calibri" w:cstheme="minorHAnsi"/>
          <w:szCs w:val="18"/>
          <w:lang w:eastAsia="en-GB"/>
        </w:rPr>
        <w:t xml:space="preserve">business had no such </w:t>
      </w:r>
      <w:r w:rsidRPr="0086022F">
        <w:rPr>
          <w:rFonts w:eastAsia="Calibri" w:cstheme="minorHAnsi"/>
          <w:b/>
          <w:bCs/>
          <w:szCs w:val="18"/>
          <w:lang w:eastAsia="en-GB"/>
        </w:rPr>
        <w:t xml:space="preserve">System Failure </w:t>
      </w:r>
      <w:r w:rsidRPr="0086022F">
        <w:rPr>
          <w:rFonts w:eastAsia="Calibri" w:cstheme="minorHAnsi"/>
          <w:bCs/>
          <w:szCs w:val="18"/>
          <w:lang w:eastAsia="en-GB"/>
        </w:rPr>
        <w:t>occurred.</w:t>
      </w:r>
    </w:p>
    <w:p w:rsidR="006936E8" w:rsidRPr="0022764C" w:rsidRDefault="006936E8" w:rsidP="006936E8">
      <w:pPr>
        <w:spacing w:before="0" w:after="160" w:line="259" w:lineRule="auto"/>
        <w:ind w:left="720"/>
        <w:contextualSpacing/>
        <w:rPr>
          <w:rFonts w:eastAsia="Calibri" w:cstheme="minorHAnsi"/>
          <w:b/>
          <w:szCs w:val="18"/>
        </w:rPr>
      </w:pPr>
      <w:r w:rsidRPr="0086022F">
        <w:rPr>
          <w:rFonts w:eastAsia="Calibri" w:cstheme="minorHAnsi"/>
          <w:szCs w:val="18"/>
          <w:lang w:eastAsia="en-GB"/>
        </w:rPr>
        <w:t xml:space="preserve">For purposes of calculating </w:t>
      </w:r>
      <w:r w:rsidRPr="0086022F">
        <w:rPr>
          <w:rFonts w:eastAsia="Calibri" w:cstheme="minorHAnsi"/>
          <w:b/>
          <w:szCs w:val="18"/>
          <w:lang w:eastAsia="en-GB"/>
        </w:rPr>
        <w:t>Income Loss</w:t>
      </w:r>
      <w:r w:rsidRPr="0086022F">
        <w:rPr>
          <w:rFonts w:eastAsia="Calibri" w:cstheme="minorHAnsi"/>
          <w:szCs w:val="18"/>
          <w:lang w:eastAsia="en-GB"/>
        </w:rPr>
        <w:t>,</w:t>
      </w:r>
      <w:r w:rsidRPr="0086022F">
        <w:rPr>
          <w:rFonts w:eastAsia="Calibri" w:cstheme="minorHAnsi"/>
          <w:b/>
          <w:szCs w:val="18"/>
          <w:lang w:eastAsia="en-GB"/>
        </w:rPr>
        <w:t xml:space="preserve"> </w:t>
      </w:r>
      <w:r w:rsidRPr="0086022F">
        <w:rPr>
          <w:rFonts w:eastAsia="Calibri" w:cstheme="minorHAnsi"/>
          <w:szCs w:val="18"/>
          <w:lang w:eastAsia="en-GB"/>
        </w:rPr>
        <w:t xml:space="preserve">net profit will include the amount of </w:t>
      </w:r>
      <w:r w:rsidRPr="0086022F">
        <w:rPr>
          <w:rFonts w:eastAsia="Calibri" w:cstheme="minorHAnsi"/>
          <w:b/>
          <w:szCs w:val="18"/>
          <w:lang w:eastAsia="en-GB"/>
        </w:rPr>
        <w:t>Money</w:t>
      </w:r>
      <w:r w:rsidRPr="0086022F">
        <w:rPr>
          <w:rFonts w:eastAsia="Calibri" w:cstheme="minorHAnsi"/>
          <w:szCs w:val="18"/>
          <w:lang w:eastAsia="en-GB"/>
        </w:rPr>
        <w:t xml:space="preserve"> paid or payable to the</w:t>
      </w:r>
      <w:r w:rsidRPr="0086022F">
        <w:rPr>
          <w:rFonts w:eastAsia="Calibri" w:cstheme="minorHAnsi"/>
          <w:b/>
          <w:szCs w:val="18"/>
          <w:lang w:eastAsia="en-GB"/>
        </w:rPr>
        <w:t xml:space="preserve"> Named Insured</w:t>
      </w:r>
      <w:r w:rsidRPr="0086022F">
        <w:rPr>
          <w:rFonts w:eastAsia="Calibri" w:cstheme="minorHAnsi"/>
          <w:szCs w:val="18"/>
          <w:lang w:eastAsia="en-GB"/>
        </w:rPr>
        <w:t>, including donations,</w:t>
      </w:r>
      <w:r w:rsidRPr="0086022F">
        <w:rPr>
          <w:rFonts w:eastAsia="Calibri" w:cstheme="minorHAnsi"/>
          <w:b/>
          <w:szCs w:val="18"/>
          <w:lang w:eastAsia="en-GB"/>
        </w:rPr>
        <w:t xml:space="preserve"> </w:t>
      </w:r>
      <w:r w:rsidRPr="0086022F">
        <w:rPr>
          <w:rFonts w:eastAsia="Calibri" w:cstheme="minorHAnsi"/>
          <w:szCs w:val="18"/>
          <w:lang w:eastAsia="en-GB"/>
        </w:rPr>
        <w:t xml:space="preserve">for goods, </w:t>
      </w:r>
      <w:r w:rsidRPr="0086022F">
        <w:rPr>
          <w:rFonts w:eastAsia="Calibri" w:cstheme="minorHAnsi"/>
          <w:b/>
          <w:szCs w:val="18"/>
          <w:lang w:eastAsia="en-GB"/>
        </w:rPr>
        <w:t>Products</w:t>
      </w:r>
      <w:r w:rsidRPr="0086022F">
        <w:rPr>
          <w:rFonts w:eastAsia="Calibri" w:cstheme="minorHAnsi"/>
          <w:szCs w:val="18"/>
          <w:lang w:eastAsia="en-GB"/>
        </w:rPr>
        <w:t xml:space="preserve"> or services sold, delivered or rendered in the normal course of the</w:t>
      </w:r>
      <w:r w:rsidRPr="0086022F">
        <w:rPr>
          <w:rFonts w:eastAsia="Calibri" w:cstheme="minorHAnsi"/>
          <w:b/>
          <w:szCs w:val="18"/>
          <w:lang w:eastAsia="en-GB"/>
        </w:rPr>
        <w:t xml:space="preserve"> Named Insured’s</w:t>
      </w:r>
      <w:r w:rsidRPr="0086022F">
        <w:rPr>
          <w:rFonts w:eastAsia="Calibri" w:cstheme="minorHAnsi"/>
          <w:szCs w:val="18"/>
          <w:lang w:eastAsia="en-GB"/>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86022F">
        <w:rPr>
          <w:rFonts w:eastAsia="Calibri" w:cstheme="minorHAnsi"/>
          <w:b/>
          <w:szCs w:val="22"/>
          <w:lang w:eastAsia="en-GB"/>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86022F">
        <w:rPr>
          <w:rFonts w:eastAsia="Calibri" w:cstheme="minorHAnsi"/>
          <w:szCs w:val="18"/>
          <w:lang w:eastAsia="en-GB"/>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86022F">
        <w:rPr>
          <w:rFonts w:eastAsia="Calibri" w:cstheme="minorHAnsi"/>
          <w:szCs w:val="18"/>
          <w:lang w:eastAsia="en-GB"/>
        </w:rPr>
        <w:t xml:space="preserve">Loss, </w:t>
      </w:r>
      <w:r w:rsidRPr="0022764C">
        <w:rPr>
          <w:rFonts w:eastAsia="Calibri" w:cstheme="minorHAnsi"/>
          <w:bCs/>
          <w:szCs w:val="18"/>
          <w:lang w:eastAsia="en-GB"/>
        </w:rPr>
        <w:t xml:space="preserve">if any, under Insuring Clause M (Property Damage Loss) will be adjusted with and payable to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xml:space="preserve">, or as may be directed by </w:t>
      </w:r>
      <w:r w:rsidRPr="0086022F">
        <w:rPr>
          <w:rFonts w:eastAsia="Calibri" w:cstheme="minorHAnsi"/>
          <w:szCs w:val="18"/>
          <w:lang w:eastAsia="en-GB"/>
        </w:rPr>
        <w:t>the</w:t>
      </w:r>
      <w:r w:rsidRPr="0086022F">
        <w:rPr>
          <w:rFonts w:eastAsia="Calibri" w:cstheme="minorHAnsi"/>
          <w:b/>
          <w:szCs w:val="18"/>
          <w:lang w:eastAsia="en-GB"/>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86022F">
        <w:rPr>
          <w:rFonts w:eastAsia="Calibri" w:cstheme="minorHAnsi"/>
          <w:szCs w:val="18"/>
          <w:lang w:eastAsia="en-GB"/>
        </w:rPr>
        <w:t>the</w:t>
      </w:r>
      <w:r w:rsidRPr="0086022F">
        <w:rPr>
          <w:rFonts w:eastAsia="Calibri" w:cstheme="minorHAnsi"/>
          <w:b/>
          <w:bCs/>
          <w:kern w:val="2"/>
          <w:szCs w:val="18"/>
          <w:lang w:eastAsia="en-GB"/>
          <w14:ligatures w14:val="standardContextual"/>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86022F" w:rsidRDefault="006936E8" w:rsidP="006936E8">
      <w:pPr>
        <w:spacing w:before="0" w:after="160" w:line="259" w:lineRule="auto"/>
        <w:ind w:left="1800" w:hanging="360"/>
        <w:contextualSpacing/>
        <w:rPr>
          <w:rFonts w:eastAsia="Calibri" w:cstheme="minorHAnsi"/>
          <w:szCs w:val="18"/>
          <w:lang w:eastAsia="en-GB"/>
        </w:rPr>
      </w:pPr>
      <w:r w:rsidRPr="0086022F">
        <w:rPr>
          <w:rFonts w:eastAsia="Calibri" w:cstheme="minorHAnsi"/>
          <w:szCs w:val="18"/>
          <w:lang w:eastAsia="en-GB"/>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the selling price of real property or machinery and equipment, other than stock, offered for sale on the date of loss;</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86022F">
        <w:rPr>
          <w:rFonts w:eastAsia="Calibri" w:cstheme="minorHAnsi"/>
          <w:szCs w:val="18"/>
          <w:lang w:eastAsia="en-GB"/>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86022F" w:rsidRDefault="006936E8" w:rsidP="006936E8">
      <w:pPr>
        <w:numPr>
          <w:ilvl w:val="3"/>
          <w:numId w:val="491"/>
        </w:numPr>
        <w:spacing w:before="0" w:after="160" w:line="259" w:lineRule="auto"/>
        <w:ind w:left="1800"/>
        <w:contextualSpacing/>
        <w:rPr>
          <w:rFonts w:eastAsia="Calibri" w:cstheme="minorHAnsi"/>
          <w:szCs w:val="18"/>
          <w:lang w:eastAsia="en-GB"/>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86022F">
        <w:rPr>
          <w:rFonts w:eastAsia="Calibri" w:cstheme="minorHAnsi"/>
          <w:szCs w:val="18"/>
          <w:lang w:eastAsia="en-GB"/>
        </w:rPr>
        <w:t>the</w:t>
      </w:r>
      <w:r w:rsidRPr="0086022F">
        <w:rPr>
          <w:rFonts w:eastAsia="Calibri" w:cstheme="minorHAnsi"/>
          <w:b/>
          <w:szCs w:val="18"/>
          <w:lang w:eastAsia="en-GB"/>
        </w:rPr>
        <w:t xml:space="preserve"> </w:t>
      </w:r>
      <w:r w:rsidRPr="0086022F">
        <w:rPr>
          <w:rFonts w:eastAsia="Calibri" w:cstheme="minorHAnsi"/>
          <w:b/>
          <w:szCs w:val="18"/>
          <w:lang w:eastAsia="en-GB"/>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86022F" w:rsidRDefault="006936E8" w:rsidP="006936E8">
      <w:pPr>
        <w:spacing w:before="0" w:after="160" w:line="259" w:lineRule="auto"/>
        <w:ind w:left="1800"/>
        <w:contextualSpacing/>
        <w:rPr>
          <w:rFonts w:eastAsia="Calibri" w:cstheme="minorHAnsi"/>
          <w:szCs w:val="18"/>
          <w:lang w:eastAsia="en-GB"/>
        </w:rPr>
      </w:pPr>
    </w:p>
    <w:p w:rsidR="006936E8" w:rsidRPr="0086022F" w:rsidRDefault="006936E8" w:rsidP="006936E8">
      <w:pPr>
        <w:numPr>
          <w:ilvl w:val="0"/>
          <w:numId w:val="524"/>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The</w:t>
      </w:r>
      <w:r w:rsidRPr="0086022F">
        <w:rPr>
          <w:rFonts w:eastAsia="Calibri" w:cstheme="minorHAnsi"/>
          <w:b/>
          <w:szCs w:val="18"/>
          <w:lang w:eastAsia="en-GB"/>
        </w:rPr>
        <w:t xml:space="preserve"> Insured</w:t>
      </w:r>
      <w:r w:rsidRPr="0086022F">
        <w:rPr>
          <w:rFonts w:eastAsia="Calibri" w:cstheme="minorHAnsi"/>
          <w:szCs w:val="18"/>
          <w:lang w:eastAsia="en-GB"/>
        </w:rPr>
        <w:t xml:space="preserve"> may elect not to repair or replace </w:t>
      </w:r>
      <w:r w:rsidRPr="0086022F">
        <w:rPr>
          <w:rFonts w:eastAsia="Calibri" w:cstheme="minorHAnsi"/>
          <w:b/>
          <w:szCs w:val="18"/>
          <w:lang w:eastAsia="en-GB"/>
        </w:rPr>
        <w:t>Covered Property</w:t>
      </w:r>
      <w:r w:rsidRPr="0086022F">
        <w:rPr>
          <w:rFonts w:eastAsia="Calibri" w:cstheme="minorHAnsi"/>
          <w:szCs w:val="18"/>
          <w:lang w:eastAsia="en-GB"/>
        </w:rPr>
        <w:t xml:space="preserve"> that is lost, damaged or destroyed. Loss settlement may be elected on the lesser of repair or replacement cost basis if the proceeds of such loss settlement are expended on other capital expenditures related to the </w:t>
      </w:r>
      <w:r w:rsidRPr="0086022F">
        <w:rPr>
          <w:rFonts w:eastAsia="Calibri" w:cstheme="minorHAnsi"/>
          <w:b/>
          <w:bCs/>
          <w:szCs w:val="18"/>
          <w:lang w:eastAsia="en-GB"/>
        </w:rPr>
        <w:t>Named Insured’s</w:t>
      </w:r>
      <w:r w:rsidRPr="0086022F">
        <w:rPr>
          <w:rFonts w:eastAsia="Calibri" w:cstheme="minorHAnsi"/>
          <w:szCs w:val="18"/>
          <w:lang w:eastAsia="en-GB"/>
        </w:rPr>
        <w:t xml:space="preserve"> </w:t>
      </w:r>
      <w:r w:rsidRPr="0086022F">
        <w:rPr>
          <w:rFonts w:eastAsia="Calibri" w:cstheme="minorHAnsi"/>
          <w:b/>
          <w:szCs w:val="18"/>
          <w:lang w:eastAsia="en-GB"/>
        </w:rPr>
        <w:t>Operations</w:t>
      </w:r>
      <w:r w:rsidRPr="0086022F">
        <w:rPr>
          <w:rFonts w:eastAsia="Calibri" w:cstheme="minorHAnsi"/>
          <w:szCs w:val="18"/>
          <w:lang w:eastAsia="en-GB"/>
        </w:rPr>
        <w:t xml:space="preserve"> within two (2) years from the date of loss. As a condition of collecting under this provision, such expenditure must be unplanned as of the date of the loss and must be made at an </w:t>
      </w:r>
      <w:r w:rsidRPr="0086022F">
        <w:rPr>
          <w:rFonts w:eastAsia="Calibri" w:cstheme="minorHAnsi"/>
          <w:b/>
          <w:szCs w:val="18"/>
          <w:lang w:eastAsia="en-GB"/>
        </w:rPr>
        <w:t>Insured Location</w:t>
      </w:r>
      <w:r w:rsidRPr="0086022F">
        <w:rPr>
          <w:rFonts w:eastAsia="Calibri" w:cstheme="minorHAnsi"/>
          <w:szCs w:val="18"/>
          <w:lang w:eastAsia="en-GB"/>
        </w:rPr>
        <w:t>.</w:t>
      </w:r>
    </w:p>
    <w:p w:rsidR="006936E8" w:rsidRPr="0086022F" w:rsidRDefault="006936E8" w:rsidP="006936E8">
      <w:pPr>
        <w:spacing w:before="0" w:after="160" w:line="259" w:lineRule="auto"/>
        <w:ind w:left="360"/>
        <w:contextualSpacing/>
        <w:rPr>
          <w:rFonts w:eastAsia="Calibri" w:cstheme="minorHAnsi"/>
          <w:b/>
          <w:bCs/>
          <w:sz w:val="22"/>
          <w:szCs w:val="22"/>
          <w:lang w:eastAsia="en-GB"/>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75" w:name="_Hlk166765119"/>
      <w:r w:rsidRPr="0022764C">
        <w:rPr>
          <w:rFonts w:eastAsia="Calibri" w:cstheme="minorHAnsi"/>
          <w:b/>
          <w:szCs w:val="22"/>
        </w:rPr>
        <w:t>Mergers and Acquisitions</w:t>
      </w:r>
    </w:p>
    <w:p w:rsidR="006936E8" w:rsidRPr="0086022F" w:rsidRDefault="006936E8" w:rsidP="006936E8">
      <w:pPr>
        <w:spacing w:before="0" w:after="160" w:line="259" w:lineRule="auto"/>
        <w:ind w:left="360"/>
        <w:contextualSpacing/>
        <w:rPr>
          <w:rFonts w:eastAsia="Times New Roman" w:cstheme="minorHAnsi"/>
          <w:b/>
          <w:bCs/>
          <w:szCs w:val="18"/>
          <w:lang w:eastAsia="en-GB"/>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w:t>
      </w:r>
      <w:r w:rsidRPr="0086022F">
        <w:rPr>
          <w:rFonts w:eastAsia="Calibri" w:cstheme="minorHAnsi"/>
          <w:szCs w:val="18"/>
          <w:lang w:eastAsia="en-GB"/>
        </w:rPr>
        <w:t xml:space="preserve"> the</w:t>
      </w:r>
      <w:r w:rsidRPr="0086022F">
        <w:rPr>
          <w:rFonts w:eastAsia="Times New Roman" w:cstheme="minorHAnsi"/>
          <w:b/>
          <w:szCs w:val="18"/>
          <w:lang w:eastAsia="en-GB"/>
        </w:rPr>
        <w:t xml:space="preserve"> Named Insured</w:t>
      </w:r>
      <w:r w:rsidRPr="0086022F">
        <w:rPr>
          <w:rFonts w:eastAsia="Times New Roman" w:cstheme="minorHAnsi"/>
          <w:szCs w:val="18"/>
          <w:lang w:eastAsia="en-GB"/>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purchases assets or acquires liabilities from another entity in an amount no greater than 10%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assets as listed in its most recent financial statement; or</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 xml:space="preserve">acquires another entity whose annual revenues are no more than 10% of </w:t>
      </w:r>
      <w:r w:rsidRPr="0086022F">
        <w:rPr>
          <w:rFonts w:eastAsia="Calibri" w:cstheme="minorHAnsi"/>
          <w:szCs w:val="18"/>
          <w:lang w:eastAsia="en-GB"/>
        </w:rPr>
        <w:t>the</w:t>
      </w:r>
      <w:r w:rsidRPr="0086022F">
        <w:rPr>
          <w:rFonts w:eastAsia="Arial" w:cstheme="minorHAnsi"/>
          <w:b/>
          <w:bCs/>
          <w:szCs w:val="18"/>
        </w:rPr>
        <w:t xml:space="preserve"> Named Insured’s </w:t>
      </w:r>
      <w:r w:rsidRPr="0086022F">
        <w:rPr>
          <w:rFonts w:eastAsia="Arial" w:cstheme="minorHAnsi"/>
          <w:szCs w:val="18"/>
        </w:rPr>
        <w:t>annual revenues for their last completed financial year; and</w:t>
      </w:r>
      <w:r w:rsidRPr="0086022F">
        <w:rPr>
          <w:rFonts w:eastAsia="Calibri" w:cstheme="minorHAnsi"/>
          <w:szCs w:val="18"/>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there is no material deviation to the</w:t>
      </w:r>
      <w:r w:rsidRPr="0086022F">
        <w:rPr>
          <w:rFonts w:eastAsia="Arial" w:cstheme="minorHAnsi"/>
          <w:b/>
          <w:bCs/>
          <w:szCs w:val="18"/>
        </w:rPr>
        <w:t xml:space="preserve"> Named Insured’s </w:t>
      </w:r>
      <w:r w:rsidRPr="0086022F">
        <w:rPr>
          <w:rFonts w:eastAsia="Arial" w:cstheme="minorHAnsi"/>
          <w:bCs/>
          <w:szCs w:val="18"/>
        </w:rPr>
        <w:t>business activities</w:t>
      </w:r>
      <w:r w:rsidRPr="0086022F">
        <w:rPr>
          <w:rFonts w:eastAsia="Arial" w:cstheme="minorHAnsi"/>
          <w:szCs w:val="18"/>
        </w:rPr>
        <w:t>; and</w:t>
      </w:r>
      <w:r w:rsidRPr="0086022F">
        <w:rPr>
          <w:rFonts w:eastAsia="Calibri" w:cstheme="minorHAnsi"/>
          <w:sz w:val="19"/>
          <w:szCs w:val="19"/>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86022F">
        <w:rPr>
          <w:rFonts w:eastAsia="Arial" w:cstheme="minorHAnsi"/>
          <w:szCs w:val="18"/>
        </w:rPr>
        <w:t>prior to the acquisition, not being aware of any cyber claims or circumstances</w:t>
      </w:r>
      <w:r w:rsidRPr="0086022F">
        <w:rPr>
          <w:rFonts w:eastAsia="Arial" w:cstheme="minorHAnsi"/>
          <w:b/>
          <w:szCs w:val="18"/>
        </w:rPr>
        <w:t xml:space="preserve"> </w:t>
      </w:r>
      <w:r w:rsidRPr="0086022F">
        <w:rPr>
          <w:rFonts w:eastAsia="Arial" w:cstheme="minorHAnsi"/>
          <w:szCs w:val="18"/>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86022F">
        <w:rPr>
          <w:rFonts w:eastAsia="Times New Roman" w:cstheme="minorHAnsi"/>
          <w:b/>
          <w:bCs/>
          <w:szCs w:val="18"/>
          <w:lang w:eastAsia="en-GB"/>
        </w:rPr>
        <w:t xml:space="preserve">Claims </w:t>
      </w:r>
      <w:r w:rsidRPr="0086022F">
        <w:rPr>
          <w:rFonts w:eastAsia="Times New Roman" w:cstheme="minorHAnsi"/>
          <w:bCs/>
          <w:szCs w:val="18"/>
          <w:lang w:eastAsia="en-GB"/>
        </w:rPr>
        <w:t xml:space="preserve">for </w:t>
      </w:r>
      <w:r w:rsidRPr="0086022F">
        <w:rPr>
          <w:rFonts w:eastAsia="Times New Roman" w:cstheme="minorHAnsi"/>
          <w:b/>
          <w:bCs/>
          <w:szCs w:val="18"/>
          <w:lang w:eastAsia="en-GB"/>
        </w:rPr>
        <w:t xml:space="preserve">Wrongful Acts </w:t>
      </w:r>
      <w:r w:rsidRPr="0086022F">
        <w:rPr>
          <w:rFonts w:eastAsia="Times New Roman" w:cstheme="minorHAnsi"/>
          <w:bCs/>
          <w:szCs w:val="18"/>
          <w:lang w:eastAsia="en-GB"/>
        </w:rPr>
        <w:t xml:space="preserve">or </w:t>
      </w:r>
      <w:r w:rsidRPr="0086022F">
        <w:rPr>
          <w:rFonts w:eastAsia="Times New Roman" w:cstheme="minorHAnsi"/>
          <w:b/>
          <w:bCs/>
          <w:szCs w:val="18"/>
          <w:lang w:eastAsia="en-GB"/>
        </w:rPr>
        <w:t xml:space="preserve">First Party Insured Events </w:t>
      </w:r>
      <w:r w:rsidRPr="0086022F">
        <w:rPr>
          <w:rFonts w:eastAsia="Times New Roman" w:cstheme="minorHAnsi"/>
          <w:bCs/>
          <w:szCs w:val="18"/>
          <w:lang w:eastAsia="en-GB"/>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86022F">
        <w:rPr>
          <w:rFonts w:eastAsia="Times New Roman" w:cstheme="minorHAnsi"/>
          <w:bCs/>
          <w:szCs w:val="18"/>
          <w:lang w:eastAsia="en-GB"/>
        </w:rPr>
        <w:t xml:space="preserve">If, during the </w:t>
      </w:r>
      <w:r w:rsidRPr="0086022F">
        <w:rPr>
          <w:rFonts w:eastAsia="Times New Roman" w:cstheme="minorHAnsi"/>
          <w:b/>
          <w:szCs w:val="18"/>
          <w:lang w:eastAsia="en-GB"/>
        </w:rPr>
        <w:t>Period of Insurance</w:t>
      </w:r>
      <w:r w:rsidRPr="0086022F">
        <w:rPr>
          <w:rFonts w:eastAsia="Times New Roman" w:cstheme="minorHAnsi"/>
          <w:bCs/>
          <w:szCs w:val="18"/>
          <w:lang w:eastAsia="en-GB"/>
        </w:rPr>
        <w:t xml:space="preserve">, </w:t>
      </w:r>
      <w:r w:rsidRPr="0086022F">
        <w:rPr>
          <w:rFonts w:eastAsia="Calibri" w:cstheme="minorHAnsi"/>
          <w:szCs w:val="18"/>
          <w:lang w:eastAsia="en-GB"/>
        </w:rPr>
        <w:t>the</w:t>
      </w:r>
      <w:r w:rsidRPr="0086022F">
        <w:rPr>
          <w:rFonts w:eastAsia="Times New Roman" w:cstheme="minorHAnsi"/>
          <w:b/>
          <w:szCs w:val="18"/>
          <w:lang w:eastAsia="en-GB"/>
        </w:rPr>
        <w:t xml:space="preserve"> Named Insured </w:t>
      </w:r>
      <w:r w:rsidRPr="0086022F">
        <w:rPr>
          <w:rFonts w:eastAsia="Times New Roman" w:cstheme="minorHAnsi"/>
          <w:bCs/>
          <w:szCs w:val="18"/>
          <w:lang w:eastAsia="en-GB"/>
        </w:rPr>
        <w:t xml:space="preserve">sells a subsidiary then that subsidiary will continue to be an </w:t>
      </w:r>
      <w:r w:rsidRPr="0086022F">
        <w:rPr>
          <w:rFonts w:eastAsia="Times New Roman" w:cstheme="minorHAnsi"/>
          <w:b/>
          <w:bCs/>
          <w:szCs w:val="18"/>
          <w:lang w:eastAsia="en-GB"/>
        </w:rPr>
        <w:t xml:space="preserve">Insured </w:t>
      </w:r>
      <w:r w:rsidRPr="0086022F">
        <w:rPr>
          <w:rFonts w:eastAsia="Times New Roman" w:cstheme="minorHAnsi"/>
          <w:bCs/>
          <w:szCs w:val="18"/>
          <w:lang w:eastAsia="en-GB"/>
        </w:rPr>
        <w:t xml:space="preserve">for the duration of the </w:t>
      </w:r>
      <w:r w:rsidRPr="0086022F">
        <w:rPr>
          <w:rFonts w:eastAsia="Times New Roman" w:cstheme="minorHAnsi"/>
          <w:b/>
          <w:bCs/>
          <w:szCs w:val="18"/>
          <w:lang w:eastAsia="en-GB"/>
        </w:rPr>
        <w:t>Period of Insurance</w:t>
      </w:r>
      <w:r w:rsidRPr="0086022F">
        <w:rPr>
          <w:rFonts w:eastAsia="Times New Roman" w:cstheme="minorHAnsi"/>
          <w:bCs/>
          <w:szCs w:val="18"/>
          <w:lang w:eastAsia="en-GB"/>
        </w:rPr>
        <w:t xml:space="preserve">, but only with respect to </w:t>
      </w:r>
      <w:r w:rsidRPr="0086022F">
        <w:rPr>
          <w:rFonts w:eastAsia="Times New Roman" w:cstheme="minorHAnsi"/>
          <w:b/>
          <w:bCs/>
          <w:szCs w:val="18"/>
          <w:lang w:eastAsia="en-GB"/>
        </w:rPr>
        <w:t>Claims</w:t>
      </w:r>
      <w:r w:rsidRPr="0086022F">
        <w:rPr>
          <w:rFonts w:eastAsia="Times New Roman" w:cstheme="minorHAnsi"/>
          <w:bCs/>
          <w:szCs w:val="18"/>
          <w:lang w:eastAsia="en-GB"/>
        </w:rPr>
        <w:t xml:space="preserve"> for </w:t>
      </w:r>
      <w:r w:rsidRPr="0086022F">
        <w:rPr>
          <w:rFonts w:eastAsia="Times New Roman" w:cstheme="minorHAnsi"/>
          <w:b/>
          <w:bCs/>
          <w:szCs w:val="18"/>
          <w:lang w:eastAsia="en-GB"/>
        </w:rPr>
        <w:t>Wrongful Acts</w:t>
      </w:r>
      <w:r w:rsidRPr="0086022F">
        <w:rPr>
          <w:rFonts w:eastAsia="Times New Roman" w:cstheme="minorHAnsi"/>
          <w:bCs/>
          <w:szCs w:val="18"/>
          <w:lang w:eastAsia="en-GB"/>
        </w:rPr>
        <w:t xml:space="preserve"> or </w:t>
      </w:r>
      <w:r w:rsidRPr="0086022F">
        <w:rPr>
          <w:rFonts w:eastAsia="Times New Roman" w:cstheme="minorHAnsi"/>
          <w:b/>
          <w:bCs/>
          <w:szCs w:val="18"/>
          <w:lang w:eastAsia="en-GB"/>
        </w:rPr>
        <w:t>First Party Insured Events</w:t>
      </w:r>
      <w:r w:rsidRPr="0086022F">
        <w:rPr>
          <w:rFonts w:eastAsia="Times New Roman" w:cstheme="minorHAnsi"/>
          <w:bCs/>
          <w:szCs w:val="18"/>
          <w:lang w:eastAsia="en-GB"/>
        </w:rPr>
        <w:t xml:space="preserve"> that occur on or after the applicable </w:t>
      </w:r>
      <w:r w:rsidRPr="0086022F">
        <w:rPr>
          <w:rFonts w:eastAsia="Calibri" w:cstheme="minorHAnsi"/>
          <w:szCs w:val="18"/>
          <w:lang w:eastAsia="en-GB"/>
        </w:rPr>
        <w:t xml:space="preserve">Retroactive Date </w:t>
      </w:r>
      <w:r w:rsidRPr="0086022F">
        <w:rPr>
          <w:rFonts w:eastAsia="Times New Roman" w:cstheme="minorHAnsi"/>
          <w:bCs/>
          <w:szCs w:val="18"/>
          <w:lang w:eastAsia="en-GB"/>
        </w:rPr>
        <w:t>and prior to the effective date of the sale. The</w:t>
      </w:r>
      <w:r w:rsidRPr="0086022F">
        <w:rPr>
          <w:rFonts w:eastAsia="Times New Roman" w:cstheme="minorHAnsi"/>
          <w:b/>
          <w:bCs/>
          <w:szCs w:val="18"/>
          <w:lang w:eastAsia="en-GB"/>
        </w:rPr>
        <w:t xml:space="preserve"> Named Insured</w:t>
      </w:r>
      <w:r w:rsidRPr="0086022F">
        <w:rPr>
          <w:rFonts w:eastAsia="Times New Roman" w:cstheme="minorHAnsi"/>
          <w:bCs/>
          <w:szCs w:val="18"/>
          <w:lang w:eastAsia="en-GB"/>
        </w:rPr>
        <w:t xml:space="preserve"> must give </w:t>
      </w:r>
      <w:r w:rsidRPr="0086022F">
        <w:rPr>
          <w:rFonts w:eastAsia="Calibri" w:cstheme="minorHAnsi"/>
          <w:b/>
          <w:bCs/>
          <w:szCs w:val="18"/>
        </w:rPr>
        <w:t>Insurers</w:t>
      </w:r>
      <w:r w:rsidRPr="0086022F">
        <w:rPr>
          <w:rFonts w:eastAsia="Times New Roman" w:cstheme="minorHAnsi"/>
          <w:bCs/>
          <w:szCs w:val="18"/>
          <w:lang w:eastAsia="en-GB"/>
        </w:rPr>
        <w:t xml:space="preserve"> written notice of any such sale within sixty (60) days of the effective date of the sale. There will be no return premium.</w:t>
      </w:r>
    </w:p>
    <w:bookmarkEnd w:id="75"/>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86022F" w:rsidRDefault="006936E8" w:rsidP="006936E8">
      <w:pPr>
        <w:pStyle w:val="Heading2"/>
        <w:numPr>
          <w:ilvl w:val="0"/>
          <w:numId w:val="497"/>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Assistance and Cooperation</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 xml:space="preserve">As a condition precedent to coverage under this Policy, every </w:t>
      </w:r>
      <w:r w:rsidRPr="0086022F">
        <w:rPr>
          <w:rFonts w:eastAsia="Calibri" w:cstheme="minorHAnsi"/>
          <w:b/>
          <w:bCs/>
          <w:szCs w:val="18"/>
          <w:lang w:eastAsia="en-GB"/>
        </w:rPr>
        <w:t xml:space="preserve">Insured </w:t>
      </w:r>
      <w:r w:rsidRPr="0086022F">
        <w:rPr>
          <w:rFonts w:eastAsia="Calibri" w:cstheme="minorHAnsi"/>
          <w:bCs/>
          <w:szCs w:val="18"/>
          <w:lang w:eastAsia="en-GB"/>
        </w:rPr>
        <w:t xml:space="preserve">shall cooperate with </w:t>
      </w:r>
      <w:r w:rsidRPr="0086022F">
        <w:rPr>
          <w:rFonts w:eastAsia="Calibri" w:cstheme="minorHAnsi"/>
          <w:b/>
          <w:szCs w:val="18"/>
          <w:lang w:eastAsia="en-GB"/>
        </w:rPr>
        <w:t>Insurers</w:t>
      </w:r>
      <w:r w:rsidRPr="0086022F">
        <w:rPr>
          <w:rFonts w:eastAsia="Calibri" w:cstheme="minorHAnsi"/>
          <w:bCs/>
          <w:szCs w:val="18"/>
          <w:lang w:eastAsia="en-GB"/>
        </w:rPr>
        <w:t xml:space="preserve"> and its representatives</w:t>
      </w:r>
      <w:r w:rsidRPr="0086022F">
        <w:rPr>
          <w:rFonts w:eastAsia="Calibri" w:cstheme="minorHAnsi"/>
          <w:szCs w:val="18"/>
          <w:lang w:eastAsia="en-GB"/>
        </w:rPr>
        <w:t xml:space="preserve"> and, upon the </w:t>
      </w:r>
      <w:r w:rsidRPr="0086022F">
        <w:rPr>
          <w:rFonts w:eastAsia="Calibri" w:cstheme="minorHAnsi"/>
          <w:b/>
          <w:szCs w:val="18"/>
          <w:lang w:eastAsia="en-GB"/>
        </w:rPr>
        <w:t>Insurer's</w:t>
      </w:r>
      <w:r w:rsidRPr="0086022F">
        <w:rPr>
          <w:rFonts w:eastAsia="Calibri" w:cstheme="minorHAnsi"/>
          <w:szCs w:val="18"/>
          <w:lang w:eastAsia="en-GB"/>
        </w:rPr>
        <w:t xml:space="preserve"> request, shall submit to examination by a representative of the </w:t>
      </w:r>
      <w:r w:rsidRPr="0086022F">
        <w:rPr>
          <w:rFonts w:eastAsia="Calibri" w:cstheme="minorHAnsi"/>
          <w:b/>
          <w:szCs w:val="18"/>
          <w:lang w:eastAsia="en-GB"/>
        </w:rPr>
        <w:t>Insurers</w:t>
      </w:r>
      <w:r w:rsidRPr="0086022F">
        <w:rPr>
          <w:rFonts w:eastAsia="Calibri" w:cstheme="minorHAnsi"/>
          <w:szCs w:val="18"/>
          <w:lang w:eastAsia="en-GB"/>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86022F">
        <w:rPr>
          <w:rFonts w:eastAsia="Calibri" w:cstheme="minorHAnsi"/>
          <w:b/>
          <w:szCs w:val="18"/>
          <w:lang w:eastAsia="en-GB"/>
        </w:rPr>
        <w:t>Insurer's</w:t>
      </w:r>
      <w:r w:rsidRPr="0086022F">
        <w:rPr>
          <w:rFonts w:eastAsia="Calibri" w:cstheme="minorHAnsi"/>
          <w:szCs w:val="18"/>
          <w:lang w:eastAsia="en-GB"/>
        </w:rPr>
        <w:t xml:space="preserve"> representatives for the purpose of investigation and/or defense, all without charge to the </w:t>
      </w:r>
      <w:r w:rsidRPr="0086022F">
        <w:rPr>
          <w:rFonts w:eastAsia="Calibri" w:cstheme="minorHAnsi"/>
          <w:b/>
          <w:szCs w:val="18"/>
          <w:lang w:eastAsia="en-GB"/>
        </w:rPr>
        <w:t>Insurer</w:t>
      </w:r>
      <w:r w:rsidRPr="0086022F">
        <w:rPr>
          <w:rFonts w:eastAsia="Calibri" w:cstheme="minorHAnsi"/>
          <w:szCs w:val="18"/>
          <w:lang w:eastAsia="en-GB"/>
        </w:rPr>
        <w:t xml:space="preserve">, except as provided under Insuring Clause O (Court Attendance Costs). Every </w:t>
      </w:r>
      <w:r w:rsidRPr="0086022F">
        <w:rPr>
          <w:rFonts w:eastAsia="Calibri" w:cstheme="minorHAnsi"/>
          <w:b/>
          <w:szCs w:val="18"/>
          <w:lang w:eastAsia="en-GB"/>
        </w:rPr>
        <w:t>Insured</w:t>
      </w:r>
      <w:r w:rsidRPr="0086022F">
        <w:rPr>
          <w:rFonts w:eastAsia="Calibri" w:cstheme="minorHAnsi"/>
          <w:szCs w:val="18"/>
          <w:lang w:eastAsia="en-GB"/>
        </w:rPr>
        <w:t xml:space="preserve"> shall further cooperate with </w:t>
      </w:r>
      <w:r w:rsidRPr="0086022F">
        <w:rPr>
          <w:rFonts w:eastAsia="Calibri" w:cstheme="minorHAnsi"/>
          <w:b/>
          <w:szCs w:val="18"/>
          <w:lang w:eastAsia="en-GB"/>
        </w:rPr>
        <w:t>Insurer</w:t>
      </w:r>
      <w:r w:rsidRPr="0086022F">
        <w:rPr>
          <w:rFonts w:eastAsia="Calibri" w:cstheme="minorHAnsi"/>
          <w:szCs w:val="18"/>
          <w:lang w:eastAsia="en-GB"/>
        </w:rPr>
        <w:t xml:space="preserve">s to do whatever is necessary to secure and effect any rights of indemnity, contribution or apportionment that any </w:t>
      </w:r>
      <w:r w:rsidRPr="0086022F">
        <w:rPr>
          <w:rFonts w:eastAsia="Calibri" w:cstheme="minorHAnsi"/>
          <w:b/>
          <w:szCs w:val="18"/>
          <w:lang w:eastAsia="en-GB"/>
        </w:rPr>
        <w:t xml:space="preserve">Insured </w:t>
      </w:r>
      <w:r w:rsidRPr="0086022F">
        <w:rPr>
          <w:rFonts w:eastAsia="Calibri" w:cstheme="minorHAnsi"/>
          <w:szCs w:val="18"/>
          <w:lang w:eastAsia="en-GB"/>
        </w:rPr>
        <w:t xml:space="preserve">may have. No </w:t>
      </w:r>
      <w:r w:rsidRPr="0086022F">
        <w:rPr>
          <w:rFonts w:eastAsia="Calibri" w:cstheme="minorHAnsi"/>
          <w:b/>
          <w:szCs w:val="18"/>
          <w:lang w:eastAsia="en-GB"/>
        </w:rPr>
        <w:t xml:space="preserve">Insured </w:t>
      </w:r>
      <w:r w:rsidRPr="0086022F">
        <w:rPr>
          <w:rFonts w:eastAsia="Calibri" w:cstheme="minorHAnsi"/>
          <w:szCs w:val="18"/>
          <w:lang w:eastAsia="en-GB"/>
        </w:rPr>
        <w:t xml:space="preserve">shall take any action which in any way increases the </w:t>
      </w:r>
      <w:r w:rsidRPr="0086022F">
        <w:rPr>
          <w:rFonts w:eastAsia="Calibri" w:cstheme="minorHAnsi"/>
          <w:b/>
          <w:szCs w:val="18"/>
          <w:lang w:eastAsia="en-GB"/>
        </w:rPr>
        <w:t>Insurer</w:t>
      </w:r>
      <w:r w:rsidRPr="0086022F">
        <w:rPr>
          <w:rFonts w:eastAsia="Calibri" w:cstheme="minorHAnsi"/>
          <w:szCs w:val="18"/>
          <w:lang w:eastAsia="en-GB"/>
        </w:rPr>
        <w:t>'</w:t>
      </w:r>
      <w:r w:rsidRPr="0086022F">
        <w:rPr>
          <w:rFonts w:eastAsia="Calibri" w:cstheme="minorHAnsi"/>
          <w:b/>
          <w:bCs/>
          <w:szCs w:val="18"/>
          <w:lang w:eastAsia="en-GB"/>
        </w:rPr>
        <w:t>s</w:t>
      </w:r>
      <w:r w:rsidRPr="0086022F">
        <w:rPr>
          <w:rFonts w:eastAsia="Calibri" w:cstheme="minorHAnsi"/>
          <w:szCs w:val="18"/>
          <w:lang w:eastAsia="en-GB"/>
        </w:rPr>
        <w:t xml:space="preserve"> exposure under this Policy.</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szCs w:val="18"/>
          <w:lang w:eastAsia="en-GB"/>
        </w:rPr>
        <w:t>Every</w:t>
      </w:r>
      <w:r w:rsidRPr="0086022F">
        <w:rPr>
          <w:rFonts w:eastAsia="Calibri" w:cstheme="minorHAnsi"/>
          <w:b/>
          <w:bCs/>
          <w:szCs w:val="18"/>
          <w:lang w:eastAsia="en-GB"/>
        </w:rPr>
        <w:t xml:space="preserve"> Insured</w:t>
      </w:r>
      <w:r w:rsidRPr="0086022F">
        <w:rPr>
          <w:rFonts w:eastAsia="Calibri" w:cstheme="minorHAnsi"/>
          <w:szCs w:val="18"/>
          <w:lang w:eastAsia="en-GB"/>
        </w:rPr>
        <w:t xml:space="preserve"> must execute or cause to be executed all papers and render all assistance as reasonably requested by the </w:t>
      </w:r>
      <w:r w:rsidRPr="0086022F">
        <w:rPr>
          <w:rFonts w:eastAsia="Calibri" w:cstheme="minorHAnsi"/>
          <w:b/>
          <w:szCs w:val="18"/>
          <w:lang w:eastAsia="en-GB"/>
        </w:rPr>
        <w:t>Insurer</w:t>
      </w:r>
      <w:r w:rsidRPr="0086022F">
        <w:rPr>
          <w:rFonts w:eastAsia="Calibri" w:cstheme="minorHAnsi"/>
          <w:bCs/>
          <w:szCs w:val="18"/>
          <w:lang w:eastAsia="en-GB"/>
        </w:rPr>
        <w:t>, which</w:t>
      </w:r>
      <w:r w:rsidRPr="0086022F">
        <w:rPr>
          <w:rFonts w:eastAsia="Calibri" w:cstheme="minorHAnsi"/>
          <w:szCs w:val="18"/>
          <w:lang w:eastAsia="en-GB"/>
        </w:rPr>
        <w:t xml:space="preserve"> may require an </w:t>
      </w:r>
      <w:r w:rsidRPr="0086022F">
        <w:rPr>
          <w:rFonts w:eastAsia="Calibri" w:cstheme="minorHAnsi"/>
          <w:b/>
          <w:bCs/>
          <w:szCs w:val="18"/>
          <w:lang w:eastAsia="en-GB"/>
        </w:rPr>
        <w:t>Insured</w:t>
      </w:r>
      <w:r w:rsidRPr="0086022F">
        <w:rPr>
          <w:rFonts w:eastAsia="Calibri" w:cstheme="minorHAnsi"/>
          <w:szCs w:val="18"/>
          <w:lang w:eastAsia="en-GB"/>
        </w:rPr>
        <w:t xml:space="preserve"> to provide copies of a third party's system security and event logs.</w:t>
      </w:r>
    </w:p>
    <w:p w:rsidR="006936E8" w:rsidRPr="0086022F" w:rsidRDefault="006936E8" w:rsidP="006936E8">
      <w:pPr>
        <w:numPr>
          <w:ilvl w:val="0"/>
          <w:numId w:val="498"/>
        </w:numPr>
        <w:spacing w:before="0" w:after="160" w:line="259" w:lineRule="auto"/>
        <w:contextualSpacing/>
        <w:rPr>
          <w:rFonts w:eastAsia="Calibri" w:cstheme="minorHAnsi"/>
          <w:b/>
          <w:bCs/>
          <w:szCs w:val="18"/>
          <w:lang w:eastAsia="en-GB"/>
        </w:rPr>
      </w:pPr>
      <w:r w:rsidRPr="0086022F">
        <w:rPr>
          <w:rFonts w:eastAsia="Calibri" w:cstheme="minorHAnsi"/>
          <w:bCs/>
          <w:szCs w:val="18"/>
          <w:lang w:eastAsia="en-GB"/>
        </w:rPr>
        <w:t xml:space="preserve">No </w:t>
      </w:r>
      <w:r w:rsidRPr="0086022F">
        <w:rPr>
          <w:rFonts w:eastAsia="Calibri" w:cstheme="minorHAnsi"/>
          <w:b/>
          <w:bCs/>
          <w:szCs w:val="18"/>
          <w:lang w:eastAsia="en-GB"/>
        </w:rPr>
        <w:t>Insured</w:t>
      </w:r>
      <w:r w:rsidRPr="0086022F">
        <w:rPr>
          <w:rFonts w:eastAsia="Calibri" w:cstheme="minorHAnsi"/>
          <w:szCs w:val="18"/>
          <w:lang w:eastAsia="en-GB"/>
        </w:rPr>
        <w:t xml:space="preserve"> will admit liability, make any payment, assume any obligation, incur any expense, enter into any settlement, stipulate to any judgment or award or dispose of any </w:t>
      </w:r>
      <w:r w:rsidRPr="0086022F">
        <w:rPr>
          <w:rFonts w:eastAsia="Calibri" w:cstheme="minorHAnsi"/>
          <w:b/>
          <w:bCs/>
          <w:szCs w:val="18"/>
          <w:lang w:eastAsia="en-GB"/>
        </w:rPr>
        <w:t>Claim</w:t>
      </w:r>
      <w:r w:rsidRPr="0086022F">
        <w:rPr>
          <w:rFonts w:eastAsia="Calibri" w:cstheme="minorHAnsi"/>
          <w:szCs w:val="18"/>
          <w:lang w:eastAsia="en-GB"/>
        </w:rPr>
        <w:t xml:space="preserve"> without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unless otherwise permitted under any Insuring Clause of this Policy. However, the prompt public admission of a </w:t>
      </w:r>
      <w:r w:rsidRPr="0086022F">
        <w:rPr>
          <w:rFonts w:eastAsia="Calibri" w:cstheme="minorHAnsi"/>
          <w:b/>
          <w:szCs w:val="18"/>
          <w:lang w:eastAsia="en-GB"/>
        </w:rPr>
        <w:t xml:space="preserve">Privacy Breach </w:t>
      </w:r>
      <w:r w:rsidRPr="0086022F">
        <w:rPr>
          <w:rFonts w:eastAsia="Calibri" w:cstheme="minorHAnsi"/>
          <w:szCs w:val="18"/>
          <w:lang w:eastAsia="en-GB"/>
        </w:rPr>
        <w:t xml:space="preserve">or </w:t>
      </w:r>
      <w:r w:rsidRPr="0086022F">
        <w:rPr>
          <w:rFonts w:eastAsia="Calibri" w:cstheme="minorHAnsi"/>
          <w:b/>
          <w:bCs/>
          <w:szCs w:val="18"/>
          <w:lang w:eastAsia="en-GB"/>
        </w:rPr>
        <w:t>Security Breach</w:t>
      </w:r>
      <w:r w:rsidRPr="0086022F">
        <w:rPr>
          <w:rFonts w:eastAsia="Calibri" w:cstheme="minorHAnsi"/>
          <w:szCs w:val="18"/>
          <w:lang w:eastAsia="en-GB"/>
        </w:rPr>
        <w:t xml:space="preserve"> potentially impacting the </w:t>
      </w:r>
      <w:r w:rsidRPr="0086022F">
        <w:rPr>
          <w:rFonts w:eastAsia="Calibri" w:cstheme="minorHAnsi"/>
          <w:b/>
          <w:szCs w:val="18"/>
          <w:lang w:eastAsia="en-GB"/>
        </w:rPr>
        <w:t>Personally Identifiable Information</w:t>
      </w:r>
      <w:r w:rsidRPr="0086022F">
        <w:rPr>
          <w:rFonts w:eastAsia="Calibri" w:cstheme="minorHAnsi"/>
          <w:szCs w:val="18"/>
          <w:lang w:eastAsia="en-GB"/>
        </w:rPr>
        <w:t xml:space="preserve"> of </w:t>
      </w:r>
      <w:r w:rsidRPr="0086022F">
        <w:rPr>
          <w:rFonts w:eastAsia="Calibri" w:cstheme="minorHAnsi"/>
          <w:b/>
          <w:bCs/>
          <w:szCs w:val="18"/>
          <w:lang w:eastAsia="en-GB"/>
        </w:rPr>
        <w:t>Employees</w:t>
      </w:r>
      <w:r w:rsidRPr="0086022F">
        <w:rPr>
          <w:rFonts w:eastAsia="Calibri" w:cstheme="minorHAnsi"/>
          <w:szCs w:val="18"/>
          <w:lang w:eastAsia="en-GB"/>
        </w:rPr>
        <w:t xml:space="preserve"> or third parties, as required by </w:t>
      </w:r>
      <w:r w:rsidRPr="0086022F">
        <w:rPr>
          <w:rFonts w:eastAsia="Calibri" w:cstheme="minorHAnsi"/>
          <w:b/>
          <w:szCs w:val="18"/>
          <w:lang w:eastAsia="en-GB"/>
        </w:rPr>
        <w:t>Privacy Regulations</w:t>
      </w:r>
      <w:r w:rsidRPr="0086022F">
        <w:rPr>
          <w:rFonts w:eastAsia="Calibri" w:cstheme="minorHAnsi"/>
          <w:szCs w:val="18"/>
          <w:lang w:eastAsia="en-GB"/>
        </w:rPr>
        <w:t xml:space="preserve"> or </w:t>
      </w:r>
      <w:r w:rsidRPr="0086022F">
        <w:rPr>
          <w:rFonts w:eastAsia="Calibri" w:cstheme="minorHAnsi"/>
          <w:b/>
          <w:szCs w:val="18"/>
          <w:lang w:eastAsia="en-GB"/>
        </w:rPr>
        <w:t>Card Association</w:t>
      </w:r>
      <w:r w:rsidRPr="0086022F">
        <w:rPr>
          <w:rFonts w:eastAsia="Calibri" w:cstheme="minorHAnsi"/>
          <w:szCs w:val="18"/>
          <w:lang w:eastAsia="en-GB"/>
        </w:rPr>
        <w:t xml:space="preserve"> operating requirements, will not be considered an admission of liability requiring </w:t>
      </w:r>
      <w:r w:rsidRPr="0086022F">
        <w:rPr>
          <w:rFonts w:eastAsia="Calibri" w:cstheme="minorHAnsi"/>
          <w:b/>
          <w:bCs/>
          <w:szCs w:val="18"/>
          <w:lang w:eastAsia="en-GB"/>
        </w:rPr>
        <w:t>Insurer's</w:t>
      </w:r>
      <w:r w:rsidRPr="0086022F">
        <w:rPr>
          <w:rFonts w:eastAsia="Calibri" w:cstheme="minorHAnsi"/>
          <w:szCs w:val="18"/>
          <w:lang w:eastAsia="en-GB"/>
        </w:rPr>
        <w:t xml:space="preserve"> prior written agreement; provided, however, that the </w:t>
      </w:r>
      <w:r w:rsidRPr="0086022F">
        <w:rPr>
          <w:rFonts w:eastAsia="Calibri" w:cstheme="minorHAnsi"/>
          <w:b/>
          <w:bCs/>
          <w:szCs w:val="18"/>
          <w:lang w:eastAsia="en-GB"/>
        </w:rPr>
        <w:t>Insured</w:t>
      </w:r>
      <w:r w:rsidRPr="0086022F">
        <w:rPr>
          <w:rFonts w:eastAsia="Calibri" w:cstheme="minorHAnsi"/>
          <w:b/>
          <w:szCs w:val="18"/>
          <w:lang w:eastAsia="en-GB"/>
        </w:rPr>
        <w:t xml:space="preserve"> </w:t>
      </w:r>
      <w:r w:rsidRPr="0086022F">
        <w:rPr>
          <w:rFonts w:eastAsia="Calibri" w:cstheme="minorHAnsi"/>
          <w:szCs w:val="18"/>
          <w:lang w:eastAsia="en-GB"/>
        </w:rPr>
        <w:t xml:space="preserve">must provide notice to the </w:t>
      </w:r>
      <w:r w:rsidRPr="0086022F">
        <w:rPr>
          <w:rFonts w:eastAsia="Calibri" w:cstheme="minorHAnsi"/>
          <w:b/>
          <w:szCs w:val="18"/>
          <w:lang w:eastAsia="en-GB"/>
        </w:rPr>
        <w:t>Insurer</w:t>
      </w:r>
      <w:r w:rsidRPr="0086022F">
        <w:rPr>
          <w:rFonts w:eastAsia="Calibri" w:cstheme="minorHAnsi"/>
          <w:szCs w:val="18"/>
          <w:lang w:eastAsia="en-GB"/>
        </w:rPr>
        <w:t xml:space="preserve">, in accordance with Notification and Claims Condition D of this Policy, of such public admission, if it is a circumstance that could lead to a </w:t>
      </w:r>
      <w:r w:rsidRPr="0086022F">
        <w:rPr>
          <w:rFonts w:eastAsia="Calibri" w:cstheme="minorHAnsi"/>
          <w:b/>
          <w:bCs/>
          <w:szCs w:val="18"/>
          <w:lang w:eastAsia="en-GB"/>
        </w:rPr>
        <w:t>Claim</w:t>
      </w:r>
      <w:r w:rsidRPr="0086022F">
        <w:rPr>
          <w:rFonts w:eastAsia="Calibri" w:cstheme="minorHAnsi"/>
          <w:bCs/>
          <w:sz w:val="19"/>
          <w:szCs w:val="19"/>
          <w:lang w:eastAsia="en-GB"/>
        </w:rPr>
        <w:t>.</w:t>
      </w:r>
    </w:p>
    <w:p w:rsidR="006936E8" w:rsidRPr="0086022F" w:rsidRDefault="006936E8" w:rsidP="006936E8">
      <w:pPr>
        <w:spacing w:before="0" w:after="160" w:line="259" w:lineRule="auto"/>
        <w:ind w:left="1080"/>
        <w:contextualSpacing/>
        <w:rPr>
          <w:rFonts w:eastAsia="Calibri" w:cstheme="minorHAnsi"/>
          <w:b/>
          <w:bCs/>
          <w:szCs w:val="18"/>
          <w:lang w:eastAsia="en-GB"/>
        </w:rPr>
      </w:pPr>
    </w:p>
    <w:p w:rsidR="006936E8" w:rsidRPr="0086022F" w:rsidRDefault="006936E8" w:rsidP="006936E8">
      <w:pPr>
        <w:pStyle w:val="Heading2"/>
        <w:numPr>
          <w:ilvl w:val="0"/>
          <w:numId w:val="499"/>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Subrogation</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rPr>
        <w:t xml:space="preserve">If any payment is made under this Policy, the </w:t>
      </w:r>
      <w:r w:rsidRPr="0086022F">
        <w:rPr>
          <w:rFonts w:eastAsia="Calibri" w:cstheme="minorHAnsi"/>
          <w:b/>
          <w:szCs w:val="18"/>
          <w:lang w:eastAsia="en-GB"/>
        </w:rPr>
        <w:t>Insurer</w:t>
      </w:r>
      <w:r w:rsidRPr="0086022F">
        <w:rPr>
          <w:rFonts w:eastAsia="Calibri" w:cstheme="minorHAnsi"/>
          <w:szCs w:val="18"/>
        </w:rPr>
        <w:t xml:space="preserve"> shall be subrogated to the extent of such payment to all rights of recovery thereof, and the </w:t>
      </w:r>
      <w:r w:rsidRPr="0086022F">
        <w:rPr>
          <w:rFonts w:eastAsia="Calibri" w:cstheme="minorHAnsi"/>
          <w:b/>
          <w:szCs w:val="18"/>
        </w:rPr>
        <w:t>Insured</w:t>
      </w:r>
      <w:r w:rsidRPr="0086022F">
        <w:rPr>
          <w:rFonts w:eastAsia="Calibri" w:cstheme="minorHAnsi"/>
          <w:szCs w:val="18"/>
        </w:rPr>
        <w:t xml:space="preserve"> shall execute all documents required and do everything that may be necessary to secure such rights, including the execution of such documents necessary to enable the </w:t>
      </w:r>
      <w:r w:rsidRPr="0086022F">
        <w:rPr>
          <w:rFonts w:eastAsia="Calibri" w:cstheme="minorHAnsi"/>
          <w:b/>
          <w:szCs w:val="18"/>
          <w:lang w:eastAsia="en-GB"/>
        </w:rPr>
        <w:t>Insurer</w:t>
      </w:r>
      <w:r w:rsidRPr="0086022F">
        <w:rPr>
          <w:rFonts w:eastAsia="Calibri" w:cstheme="minorHAnsi"/>
          <w:szCs w:val="18"/>
        </w:rPr>
        <w:t xml:space="preserve"> to effectively bring proceedings in the name of any </w:t>
      </w:r>
      <w:r w:rsidRPr="0086022F">
        <w:rPr>
          <w:rFonts w:eastAsia="Calibri" w:cstheme="minorHAnsi"/>
          <w:b/>
          <w:szCs w:val="18"/>
        </w:rPr>
        <w:t>Insured</w:t>
      </w:r>
      <w:r w:rsidRPr="0086022F">
        <w:rPr>
          <w:rFonts w:eastAsia="Calibri" w:cstheme="minorHAnsi"/>
          <w:szCs w:val="18"/>
        </w:rPr>
        <w:t xml:space="preserve">, and shall provide all other assistance and cooperation which the </w:t>
      </w:r>
      <w:r w:rsidRPr="0086022F">
        <w:rPr>
          <w:rFonts w:eastAsia="Calibri" w:cstheme="minorHAnsi"/>
          <w:b/>
          <w:szCs w:val="18"/>
          <w:lang w:eastAsia="en-GB"/>
        </w:rPr>
        <w:t>Insurer</w:t>
      </w:r>
      <w:r w:rsidRPr="0086022F">
        <w:rPr>
          <w:rFonts w:eastAsia="Calibri" w:cstheme="minorHAnsi"/>
          <w:szCs w:val="18"/>
        </w:rPr>
        <w:t xml:space="preserve"> may reasonably require. The </w:t>
      </w:r>
      <w:r w:rsidRPr="0086022F">
        <w:rPr>
          <w:rFonts w:eastAsia="Calibri" w:cstheme="minorHAnsi"/>
          <w:b/>
          <w:szCs w:val="18"/>
        </w:rPr>
        <w:t>Insured</w:t>
      </w:r>
      <w:r w:rsidRPr="0086022F">
        <w:rPr>
          <w:rFonts w:eastAsia="Calibri" w:cstheme="minorHAnsi"/>
          <w:szCs w:val="18"/>
        </w:rPr>
        <w:t xml:space="preserve"> shall do nothing after a </w:t>
      </w:r>
      <w:r w:rsidRPr="0086022F">
        <w:rPr>
          <w:rFonts w:eastAsia="Calibri" w:cstheme="minorHAnsi"/>
          <w:b/>
          <w:szCs w:val="18"/>
        </w:rPr>
        <w:lastRenderedPageBreak/>
        <w:t>Claim</w:t>
      </w:r>
      <w:r w:rsidRPr="0086022F">
        <w:rPr>
          <w:rFonts w:eastAsia="Calibri" w:cstheme="minorHAnsi"/>
          <w:szCs w:val="18"/>
        </w:rPr>
        <w:t xml:space="preserve"> is made to prejudice the </w:t>
      </w:r>
      <w:r w:rsidRPr="0086022F">
        <w:rPr>
          <w:rFonts w:eastAsia="Calibri" w:cstheme="minorHAnsi"/>
          <w:b/>
          <w:szCs w:val="18"/>
          <w:lang w:eastAsia="en-GB"/>
        </w:rPr>
        <w:t>Insurer's</w:t>
      </w:r>
      <w:r w:rsidRPr="0086022F">
        <w:rPr>
          <w:rFonts w:eastAsia="Calibri" w:cstheme="minorHAnsi"/>
          <w:szCs w:val="18"/>
        </w:rPr>
        <w:t xml:space="preserve"> subrogation rights.</w:t>
      </w:r>
    </w:p>
    <w:p w:rsidR="006936E8" w:rsidRPr="0086022F" w:rsidRDefault="006936E8" w:rsidP="006936E8">
      <w:pPr>
        <w:numPr>
          <w:ilvl w:val="0"/>
          <w:numId w:val="500"/>
        </w:numPr>
        <w:spacing w:before="0" w:after="160" w:line="259" w:lineRule="auto"/>
        <w:contextualSpacing/>
        <w:rPr>
          <w:rFonts w:eastAsia="Calibri" w:cstheme="minorHAnsi"/>
          <w:bCs/>
          <w:szCs w:val="18"/>
          <w:lang w:eastAsia="en-GB"/>
        </w:rPr>
      </w:pPr>
      <w:r w:rsidRPr="0086022F">
        <w:rPr>
          <w:rFonts w:eastAsia="Calibri" w:cstheme="minorHAnsi"/>
          <w:szCs w:val="18"/>
          <w:lang w:eastAsia="en-GB"/>
        </w:rPr>
        <w:t xml:space="preserve">Any recoveries shall be applied first to subrogation expenses, second to </w:t>
      </w:r>
      <w:r w:rsidRPr="0086022F">
        <w:rPr>
          <w:rFonts w:eastAsia="Calibri" w:cstheme="minorHAnsi"/>
          <w:b/>
          <w:bCs/>
          <w:szCs w:val="18"/>
          <w:lang w:eastAsia="en-GB"/>
        </w:rPr>
        <w:t>Damages</w:t>
      </w:r>
      <w:r w:rsidRPr="0086022F">
        <w:rPr>
          <w:rFonts w:eastAsia="Calibri" w:cstheme="minorHAnsi"/>
          <w:szCs w:val="18"/>
          <w:lang w:eastAsia="en-GB"/>
        </w:rPr>
        <w:t xml:space="preserve">, </w:t>
      </w:r>
      <w:r w:rsidRPr="0086022F">
        <w:rPr>
          <w:rFonts w:eastAsia="Calibri" w:cstheme="minorHAnsi"/>
          <w:b/>
          <w:bCs/>
          <w:szCs w:val="18"/>
          <w:lang w:eastAsia="en-GB"/>
        </w:rPr>
        <w:t>Defence Costs</w:t>
      </w:r>
      <w:r w:rsidRPr="0086022F">
        <w:rPr>
          <w:rFonts w:eastAsia="Calibri" w:cstheme="minorHAnsi"/>
          <w:szCs w:val="18"/>
          <w:lang w:eastAsia="en-GB"/>
        </w:rPr>
        <w:t xml:space="preserve"> or any other amounts incurred by the </w:t>
      </w:r>
      <w:r w:rsidRPr="0086022F">
        <w:rPr>
          <w:rFonts w:eastAsia="Calibri" w:cstheme="minorHAnsi"/>
          <w:b/>
          <w:szCs w:val="18"/>
          <w:lang w:eastAsia="en-GB"/>
        </w:rPr>
        <w:t>Insurer</w:t>
      </w:r>
      <w:r w:rsidRPr="0086022F">
        <w:rPr>
          <w:rFonts w:eastAsia="Calibri" w:cstheme="minorHAnsi"/>
          <w:szCs w:val="18"/>
          <w:lang w:eastAsia="en-GB"/>
        </w:rPr>
        <w:t xml:space="preserve">, and lastly to the </w:t>
      </w:r>
      <w:r w:rsidRPr="0086022F">
        <w:rPr>
          <w:rFonts w:eastAsia="Calibri" w:cstheme="minorHAnsi"/>
          <w:b/>
          <w:bCs/>
          <w:szCs w:val="18"/>
          <w:lang w:eastAsia="en-GB"/>
        </w:rPr>
        <w:t>Excess</w:t>
      </w:r>
      <w:r w:rsidRPr="0086022F">
        <w:rPr>
          <w:rFonts w:eastAsia="Calibri" w:cstheme="minorHAnsi"/>
          <w:szCs w:val="18"/>
          <w:lang w:eastAsia="en-GB"/>
        </w:rPr>
        <w:t>. Any additional amounts recovered will be paid to</w:t>
      </w:r>
      <w:r w:rsidRPr="0086022F">
        <w:rPr>
          <w:rFonts w:eastAsia="Calibri" w:cstheme="minorHAnsi"/>
          <w:b/>
          <w:bCs/>
          <w:szCs w:val="18"/>
          <w:lang w:eastAsia="en-GB"/>
        </w:rPr>
        <w:t xml:space="preserve"> </w:t>
      </w:r>
      <w:r w:rsidRPr="0086022F">
        <w:rPr>
          <w:rFonts w:eastAsia="Calibri" w:cstheme="minorHAnsi"/>
          <w:bCs/>
          <w:szCs w:val="18"/>
          <w:lang w:eastAsia="en-GB"/>
        </w:rPr>
        <w:t>the</w:t>
      </w:r>
      <w:r w:rsidRPr="0086022F">
        <w:rPr>
          <w:rFonts w:eastAsia="Calibri" w:cstheme="minorHAnsi"/>
          <w:b/>
          <w:bCs/>
          <w:szCs w:val="18"/>
          <w:lang w:eastAsia="en-GB"/>
        </w:rPr>
        <w:t xml:space="preserve"> Insured.</w:t>
      </w:r>
    </w:p>
    <w:p w:rsidR="006936E8" w:rsidRPr="0086022F" w:rsidRDefault="006936E8" w:rsidP="006936E8">
      <w:pPr>
        <w:spacing w:before="0" w:after="160" w:line="259" w:lineRule="auto"/>
        <w:ind w:left="1080"/>
        <w:contextualSpacing/>
        <w:rPr>
          <w:rFonts w:eastAsia="Calibri" w:cstheme="minorHAnsi"/>
          <w:bCs/>
          <w:szCs w:val="18"/>
          <w:lang w:eastAsia="en-GB"/>
        </w:rPr>
      </w:pPr>
    </w:p>
    <w:p w:rsidR="006936E8" w:rsidRPr="0086022F" w:rsidRDefault="006936E8" w:rsidP="006936E8">
      <w:pPr>
        <w:pStyle w:val="Heading2"/>
        <w:numPr>
          <w:ilvl w:val="0"/>
          <w:numId w:val="501"/>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Insurance</w:t>
      </w:r>
    </w:p>
    <w:p w:rsidR="006936E8" w:rsidRPr="0086022F" w:rsidRDefault="006936E8" w:rsidP="006936E8">
      <w:pPr>
        <w:spacing w:before="0" w:after="160" w:line="259" w:lineRule="auto"/>
        <w:ind w:left="360"/>
        <w:contextualSpacing/>
        <w:rPr>
          <w:rFonts w:eastAsia="Times New Roman" w:cstheme="minorHAnsi"/>
          <w:szCs w:val="18"/>
        </w:rPr>
      </w:pPr>
      <w:r w:rsidRPr="0086022F">
        <w:rPr>
          <w:rFonts w:eastAsia="Times New Roman" w:cstheme="minorHAnsi"/>
          <w:szCs w:val="18"/>
        </w:rPr>
        <w:t xml:space="preserve">If other valid and collectible insurance is available to any </w:t>
      </w:r>
      <w:r w:rsidRPr="0086022F">
        <w:rPr>
          <w:rFonts w:eastAsia="Times New Roman" w:cstheme="minorHAnsi"/>
          <w:b/>
          <w:szCs w:val="18"/>
        </w:rPr>
        <w:t xml:space="preserve">Insured </w:t>
      </w:r>
      <w:r w:rsidRPr="0086022F">
        <w:rPr>
          <w:rFonts w:eastAsia="Times New Roman" w:cstheme="minorHAnsi"/>
          <w:szCs w:val="18"/>
        </w:rPr>
        <w:t xml:space="preserve">for a </w:t>
      </w:r>
      <w:r w:rsidRPr="0086022F">
        <w:rPr>
          <w:rFonts w:eastAsia="Times New Roman" w:cstheme="minorHAnsi"/>
          <w:b/>
          <w:szCs w:val="18"/>
        </w:rPr>
        <w:t xml:space="preserve">Claim </w:t>
      </w:r>
      <w:r w:rsidRPr="0086022F">
        <w:rPr>
          <w:rFonts w:eastAsia="Times New Roman" w:cstheme="minorHAnsi"/>
          <w:szCs w:val="18"/>
        </w:rPr>
        <w:t xml:space="preserve">to which this Policy applies, the </w:t>
      </w:r>
      <w:r w:rsidRPr="0086022F">
        <w:rPr>
          <w:rFonts w:eastAsia="Calibri" w:cstheme="minorHAnsi"/>
          <w:b/>
          <w:szCs w:val="18"/>
          <w:lang w:eastAsia="en-GB"/>
        </w:rPr>
        <w:t>Insurer's</w:t>
      </w:r>
      <w:r w:rsidRPr="0086022F">
        <w:rPr>
          <w:rFonts w:eastAsia="Times New Roman" w:cstheme="minorHAnsi"/>
          <w:szCs w:val="18"/>
        </w:rPr>
        <w:t xml:space="preserve"> obligations are limited as follows:</w:t>
      </w:r>
    </w:p>
    <w:p w:rsidR="006936E8" w:rsidRPr="0086022F" w:rsidRDefault="006936E8" w:rsidP="006936E8">
      <w:pPr>
        <w:numPr>
          <w:ilvl w:val="0"/>
          <w:numId w:val="502"/>
        </w:numPr>
        <w:spacing w:before="0" w:after="160" w:line="259" w:lineRule="auto"/>
        <w:contextualSpacing/>
        <w:rPr>
          <w:rFonts w:eastAsia="Calibri" w:cstheme="minorHAnsi"/>
          <w:bCs/>
          <w:szCs w:val="18"/>
          <w:lang w:eastAsia="en-GB"/>
        </w:rPr>
      </w:pPr>
      <w:r w:rsidRPr="0086022F">
        <w:rPr>
          <w:rFonts w:eastAsia="Calibri" w:cstheme="minorHAnsi"/>
          <w:b/>
          <w:szCs w:val="18"/>
          <w:lang w:eastAsia="en-GB"/>
        </w:rPr>
        <w:t xml:space="preserve">Primary Insurance </w:t>
      </w:r>
      <w:r w:rsidRPr="0086022F">
        <w:rPr>
          <w:rFonts w:eastAsia="Calibri" w:cstheme="minorHAnsi"/>
          <w:bCs/>
          <w:szCs w:val="18"/>
          <w:lang w:eastAsia="en-GB"/>
        </w:rPr>
        <w:t xml:space="preserve">- All First Party Insuring Clauses of this Policy except Insuring Clause M (Property Damage Loss) </w:t>
      </w:r>
      <w:r w:rsidRPr="0086022F">
        <w:rPr>
          <w:rFonts w:eastAsia="Times New Roman" w:cstheme="minorHAnsi"/>
          <w:szCs w:val="18"/>
        </w:rPr>
        <w:t xml:space="preserve">are primary to any other valid and collectible insurance available to any </w:t>
      </w:r>
      <w:r w:rsidRPr="0086022F">
        <w:rPr>
          <w:rFonts w:eastAsia="Times New Roman" w:cstheme="minorHAnsi"/>
          <w:b/>
          <w:szCs w:val="18"/>
        </w:rPr>
        <w:t>Insured</w:t>
      </w:r>
      <w:r w:rsidRPr="0086022F">
        <w:rPr>
          <w:rFonts w:eastAsia="Times New Roman" w:cstheme="minorHAnsi"/>
          <w:szCs w:val="18"/>
        </w:rPr>
        <w:t>.</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Excess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 xml:space="preserve">All Third Party Insuring Clauses of this Policy </w:t>
      </w:r>
      <w:r w:rsidRPr="0086022F">
        <w:rPr>
          <w:rFonts w:eastAsia="Times New Roman" w:cstheme="minorHAnsi"/>
          <w:szCs w:val="18"/>
        </w:rPr>
        <w:t xml:space="preserve">are excess </w:t>
      </w:r>
      <w:r w:rsidRPr="0086022F">
        <w:rPr>
          <w:rFonts w:eastAsia="Calibri" w:cstheme="minorHAnsi"/>
          <w:szCs w:val="18"/>
        </w:rPr>
        <w:t xml:space="preserve">over any other valid and collectible insurance (including the amount of any </w:t>
      </w:r>
      <w:r w:rsidRPr="0086022F">
        <w:rPr>
          <w:rFonts w:eastAsia="Calibri" w:cstheme="minorHAnsi"/>
          <w:b/>
          <w:bCs/>
          <w:szCs w:val="18"/>
        </w:rPr>
        <w:t>Excess</w:t>
      </w:r>
      <w:r w:rsidRPr="0086022F">
        <w:rPr>
          <w:rFonts w:eastAsia="Calibri" w:cstheme="minorHAnsi"/>
          <w:szCs w:val="18"/>
        </w:rPr>
        <w:t xml:space="preserve"> and/or retentions) available to any </w:t>
      </w:r>
      <w:r w:rsidRPr="0086022F">
        <w:rPr>
          <w:rFonts w:eastAsia="Calibri" w:cstheme="minorHAnsi"/>
          <w:b/>
          <w:szCs w:val="18"/>
        </w:rPr>
        <w:t>Insured</w:t>
      </w:r>
      <w:r w:rsidRPr="0086022F">
        <w:rPr>
          <w:rFonts w:eastAsia="Calibri" w:cstheme="minorHAnsi"/>
          <w:szCs w:val="18"/>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86022F" w:rsidRDefault="006936E8" w:rsidP="006936E8">
      <w:pPr>
        <w:numPr>
          <w:ilvl w:val="0"/>
          <w:numId w:val="502"/>
        </w:numPr>
        <w:spacing w:before="0" w:after="160" w:line="259" w:lineRule="auto"/>
        <w:contextualSpacing/>
        <w:rPr>
          <w:rFonts w:eastAsia="Calibri" w:cstheme="minorHAnsi"/>
          <w:b/>
          <w:szCs w:val="18"/>
          <w:lang w:eastAsia="en-GB"/>
        </w:rPr>
      </w:pPr>
      <w:r w:rsidRPr="0086022F">
        <w:rPr>
          <w:rFonts w:eastAsia="Calibri" w:cstheme="minorHAnsi"/>
          <w:b/>
          <w:szCs w:val="18"/>
          <w:lang w:eastAsia="en-GB"/>
        </w:rPr>
        <w:t>Contingent Insurance</w:t>
      </w:r>
      <w:r w:rsidRPr="0086022F">
        <w:rPr>
          <w:rFonts w:eastAsia="Calibri" w:cstheme="minorHAnsi"/>
          <w:bCs/>
          <w:szCs w:val="18"/>
          <w:lang w:eastAsia="en-GB"/>
        </w:rPr>
        <w:t xml:space="preserve"> -</w:t>
      </w:r>
      <w:r w:rsidRPr="0086022F">
        <w:rPr>
          <w:rFonts w:eastAsia="Calibri" w:cstheme="minorHAnsi"/>
          <w:b/>
          <w:szCs w:val="18"/>
          <w:lang w:eastAsia="en-GB"/>
        </w:rPr>
        <w:t xml:space="preserve"> </w:t>
      </w:r>
      <w:r w:rsidRPr="0086022F">
        <w:rPr>
          <w:rFonts w:eastAsia="Calibri" w:cstheme="minorHAnsi"/>
          <w:bCs/>
          <w:szCs w:val="18"/>
          <w:lang w:eastAsia="en-GB"/>
        </w:rPr>
        <w:t>Insuring Clause M (Property Damage Loss)</w:t>
      </w:r>
      <w:r w:rsidRPr="0086022F">
        <w:rPr>
          <w:rFonts w:eastAsia="Calibri" w:cstheme="minorHAnsi"/>
          <w:b/>
          <w:szCs w:val="18"/>
          <w:lang w:eastAsia="en-GB"/>
        </w:rPr>
        <w:t xml:space="preserve"> </w:t>
      </w:r>
      <w:r w:rsidRPr="0086022F">
        <w:rPr>
          <w:rFonts w:eastAsia="Times New Roman" w:cstheme="minorHAnsi"/>
          <w:snapToGrid w:val="0"/>
          <w:szCs w:val="18"/>
        </w:rPr>
        <w:t xml:space="preserve">provides coverage for physical loss of or damage to </w:t>
      </w:r>
      <w:r w:rsidRPr="0086022F">
        <w:rPr>
          <w:rFonts w:eastAsia="Times New Roman" w:cstheme="minorHAnsi"/>
          <w:b/>
          <w:snapToGrid w:val="0"/>
          <w:szCs w:val="18"/>
        </w:rPr>
        <w:t xml:space="preserve">Covered Property </w:t>
      </w:r>
      <w:r w:rsidRPr="0086022F">
        <w:rPr>
          <w:rFonts w:eastAsia="Times New Roman" w:cstheme="minorHAnsi"/>
          <w:snapToGrid w:val="0"/>
          <w:szCs w:val="18"/>
        </w:rPr>
        <w:t>only in the absence of other valid and collectible insurance.</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Cancellation</w:t>
      </w:r>
    </w:p>
    <w:p w:rsidR="006936E8" w:rsidRPr="0086022F" w:rsidRDefault="006936E8" w:rsidP="006936E8">
      <w:pPr>
        <w:spacing w:before="0" w:after="160" w:line="259" w:lineRule="auto"/>
        <w:ind w:left="360"/>
        <w:contextualSpacing/>
        <w:rPr>
          <w:rFonts w:eastAsia="Calibri" w:cstheme="minorHAnsi"/>
          <w:bCs/>
          <w:szCs w:val="18"/>
          <w:lang w:eastAsia="en-GB"/>
        </w:rPr>
      </w:pPr>
      <w:r w:rsidRPr="0086022F">
        <w:rPr>
          <w:rFonts w:eastAsia="Calibri" w:cstheme="minorHAnsi"/>
          <w:bCs/>
          <w:szCs w:val="18"/>
          <w:lang w:eastAsia="en-GB"/>
        </w:rPr>
        <w:t xml:space="preserve">This Policy may be cancelled by or on behalf of the </w:t>
      </w:r>
      <w:r w:rsidRPr="0086022F">
        <w:rPr>
          <w:rFonts w:eastAsia="Calibri" w:cstheme="minorHAnsi"/>
          <w:b/>
          <w:szCs w:val="18"/>
          <w:lang w:eastAsia="en-GB"/>
        </w:rPr>
        <w:t>Insurer</w:t>
      </w:r>
      <w:r w:rsidRPr="0086022F">
        <w:rPr>
          <w:rFonts w:eastAsia="Calibri" w:cstheme="minorHAnsi"/>
          <w:bCs/>
          <w:szCs w:val="18"/>
          <w:lang w:eastAsia="en-GB"/>
        </w:rPr>
        <w:t xml:space="preserve"> by fourteen </w:t>
      </w:r>
      <w:r w:rsidR="0022764C" w:rsidRPr="0022764C">
        <w:rPr>
          <w:rFonts w:eastAsia="Calibri" w:cstheme="minorHAnsi"/>
          <w:bCs/>
          <w:szCs w:val="18"/>
          <w:lang w:eastAsia="en-GB"/>
        </w:rPr>
        <w:t>days’ notice</w:t>
      </w:r>
      <w:r w:rsidRPr="0086022F">
        <w:rPr>
          <w:rFonts w:eastAsia="Calibri" w:cstheme="minorHAnsi"/>
          <w:bCs/>
          <w:szCs w:val="18"/>
          <w:lang w:eastAsia="en-GB"/>
        </w:rPr>
        <w:t xml:space="preserve"> given in writing to the </w:t>
      </w:r>
      <w:r w:rsidRPr="0086022F">
        <w:rPr>
          <w:rFonts w:eastAsia="Calibri" w:cstheme="minorHAnsi"/>
          <w:b/>
          <w:szCs w:val="18"/>
          <w:lang w:eastAsia="en-GB"/>
        </w:rPr>
        <w:t>Insured</w:t>
      </w:r>
      <w:r w:rsidRPr="0086022F">
        <w:rPr>
          <w:rFonts w:eastAsia="Calibri" w:cstheme="minorHAnsi"/>
          <w:bCs/>
          <w:szCs w:val="18"/>
          <w:lang w:eastAsia="en-GB"/>
        </w:rPr>
        <w:t>.</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Dishonest or Fraudulent Act or Omission</w:t>
      </w:r>
    </w:p>
    <w:p w:rsidR="006936E8" w:rsidRPr="0086022F" w:rsidRDefault="006936E8" w:rsidP="006936E8">
      <w:pPr>
        <w:spacing w:before="0" w:after="160" w:line="259" w:lineRule="auto"/>
        <w:ind w:left="360"/>
        <w:contextualSpacing/>
        <w:rPr>
          <w:rFonts w:eastAsia="Calibri" w:cstheme="minorHAnsi"/>
          <w:b/>
          <w:szCs w:val="18"/>
          <w:lang w:eastAsia="en-GB"/>
        </w:rPr>
      </w:pPr>
      <w:r w:rsidRPr="0086022F">
        <w:rPr>
          <w:rFonts w:eastAsia="Arial" w:cstheme="minorHAnsi"/>
          <w:szCs w:val="18"/>
        </w:rPr>
        <w:t xml:space="preserve">In the event of a loss or </w:t>
      </w:r>
      <w:r w:rsidRPr="0086022F">
        <w:rPr>
          <w:rFonts w:eastAsia="Arial" w:cstheme="minorHAnsi"/>
          <w:b/>
          <w:bCs/>
          <w:szCs w:val="18"/>
        </w:rPr>
        <w:t>Claim</w:t>
      </w:r>
      <w:r w:rsidRPr="0086022F">
        <w:rPr>
          <w:rFonts w:eastAsia="Arial" w:cstheme="minorHAnsi"/>
          <w:szCs w:val="18"/>
        </w:rPr>
        <w:t xml:space="preserve"> which involves the dishonest, fraudulent or malicious act or omission of any former or present</w:t>
      </w:r>
      <w:r w:rsidRPr="0086022F">
        <w:rPr>
          <w:rFonts w:eastAsia="Arial" w:cstheme="minorHAnsi"/>
          <w:b/>
          <w:szCs w:val="18"/>
        </w:rPr>
        <w:t xml:space="preserve"> </w:t>
      </w:r>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shall take all reasonable action (including legal proceedings) to obtain reimbursement from the </w:t>
      </w:r>
      <w:r w:rsidRPr="0086022F">
        <w:rPr>
          <w:rFonts w:eastAsia="Arial" w:cstheme="minorHAnsi"/>
          <w:b/>
          <w:szCs w:val="18"/>
        </w:rPr>
        <w:t xml:space="preserve">Employee </w:t>
      </w:r>
      <w:r w:rsidRPr="0086022F">
        <w:rPr>
          <w:rFonts w:eastAsia="Arial" w:cstheme="minorHAnsi"/>
          <w:szCs w:val="18"/>
        </w:rPr>
        <w:t xml:space="preserve">concerned (and from any </w:t>
      </w:r>
      <w:r w:rsidRPr="0086022F">
        <w:rPr>
          <w:rFonts w:eastAsia="Arial" w:cstheme="minorHAnsi"/>
          <w:b/>
          <w:szCs w:val="18"/>
        </w:rPr>
        <w:t>Employee</w:t>
      </w:r>
      <w:r w:rsidRPr="0086022F">
        <w:rPr>
          <w:rFonts w:eastAsia="Arial" w:cstheme="minorHAnsi"/>
          <w:szCs w:val="18"/>
        </w:rPr>
        <w:t xml:space="preserve"> who may have conspired to commit or have condoned such act or omission) or from the estate or legal representatives of such </w:t>
      </w:r>
      <w:r w:rsidRPr="0086022F">
        <w:rPr>
          <w:rFonts w:eastAsia="Arial" w:cstheme="minorHAnsi"/>
          <w:b/>
          <w:szCs w:val="18"/>
        </w:rPr>
        <w:t>Employee</w:t>
      </w:r>
      <w:r w:rsidRPr="0086022F">
        <w:rPr>
          <w:rFonts w:eastAsia="Arial" w:cstheme="minorHAnsi"/>
          <w:szCs w:val="18"/>
        </w:rPr>
        <w:t xml:space="preserve">. Any monies which but for such dishonest, fraudulent or malicious act or omission would be due to such </w:t>
      </w:r>
      <w:r w:rsidRPr="0086022F">
        <w:rPr>
          <w:rFonts w:eastAsia="Arial" w:cstheme="minorHAnsi"/>
          <w:b/>
          <w:szCs w:val="18"/>
        </w:rPr>
        <w:t>Employee</w:t>
      </w:r>
      <w:r w:rsidRPr="0086022F">
        <w:rPr>
          <w:rFonts w:eastAsia="Arial" w:cstheme="minorHAnsi"/>
          <w:szCs w:val="18"/>
        </w:rPr>
        <w:t xml:space="preserve"> from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or any monies held by </w:t>
      </w:r>
      <w:r w:rsidRPr="0086022F">
        <w:rPr>
          <w:rFonts w:eastAsia="Calibri" w:cstheme="minorHAnsi"/>
          <w:szCs w:val="18"/>
          <w:lang w:eastAsia="en-GB"/>
        </w:rPr>
        <w:t xml:space="preserve">the </w:t>
      </w:r>
      <w:r w:rsidRPr="0086022F">
        <w:rPr>
          <w:rFonts w:eastAsia="Arial" w:cstheme="minorHAnsi"/>
          <w:b/>
          <w:bCs/>
          <w:szCs w:val="18"/>
        </w:rPr>
        <w:t>Named Insured</w:t>
      </w:r>
      <w:r w:rsidRPr="0086022F">
        <w:rPr>
          <w:rFonts w:eastAsia="Arial" w:cstheme="minorHAnsi"/>
          <w:szCs w:val="18"/>
        </w:rPr>
        <w:t xml:space="preserve"> for such </w:t>
      </w:r>
      <w:r w:rsidRPr="0086022F">
        <w:rPr>
          <w:rFonts w:eastAsia="Arial" w:cstheme="minorHAnsi"/>
          <w:b/>
          <w:szCs w:val="18"/>
        </w:rPr>
        <w:t>Employee</w:t>
      </w:r>
      <w:r w:rsidRPr="0086022F">
        <w:rPr>
          <w:rFonts w:eastAsia="Arial" w:cstheme="minorHAnsi"/>
          <w:szCs w:val="18"/>
        </w:rPr>
        <w:t xml:space="preserve"> shall be deducted from any amount payable under this Policy.</w:t>
      </w:r>
    </w:p>
    <w:p w:rsidR="006936E8" w:rsidRPr="0086022F" w:rsidRDefault="006936E8" w:rsidP="006936E8">
      <w:pPr>
        <w:spacing w:before="0" w:after="160" w:line="259" w:lineRule="auto"/>
        <w:ind w:left="36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Fraudulent Claims</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If the </w:t>
      </w:r>
      <w:r w:rsidRPr="0086022F">
        <w:rPr>
          <w:rFonts w:eastAsia="Arial" w:cstheme="minorHAnsi"/>
          <w:b/>
          <w:szCs w:val="18"/>
        </w:rPr>
        <w:t>Insured</w:t>
      </w:r>
      <w:r w:rsidRPr="0086022F">
        <w:rPr>
          <w:rFonts w:eastAsia="Arial" w:cstheme="minorHAnsi"/>
          <w:szCs w:val="18"/>
        </w:rPr>
        <w:t xml:space="preserve"> shall make any </w:t>
      </w:r>
      <w:r w:rsidRPr="0086022F">
        <w:rPr>
          <w:rFonts w:eastAsia="Arial" w:cstheme="minorHAnsi"/>
          <w:b/>
          <w:bCs/>
          <w:szCs w:val="18"/>
        </w:rPr>
        <w:t xml:space="preserve">Claim </w:t>
      </w:r>
      <w:r w:rsidRPr="0086022F">
        <w:rPr>
          <w:rFonts w:eastAsia="Arial" w:cstheme="minorHAnsi"/>
          <w:szCs w:val="18"/>
        </w:rPr>
        <w:t xml:space="preserve">knowing the same to be fraudulent or false as regards the amount or otherwise (including the provision of false or fraudulent documents or statements) then the </w:t>
      </w:r>
      <w:r w:rsidRPr="0086022F">
        <w:rPr>
          <w:rFonts w:eastAsia="Arial" w:cstheme="minorHAnsi"/>
          <w:b/>
          <w:bCs/>
          <w:szCs w:val="18"/>
        </w:rPr>
        <w:t xml:space="preserve">Insurer </w:t>
      </w:r>
      <w:r w:rsidRPr="0086022F">
        <w:rPr>
          <w:rFonts w:eastAsia="Arial" w:cstheme="minorHAnsi"/>
          <w:szCs w:val="18"/>
        </w:rPr>
        <w:t>will:</w:t>
      </w:r>
    </w:p>
    <w:p w:rsidR="006936E8" w:rsidRPr="0086022F" w:rsidRDefault="006936E8" w:rsidP="006936E8">
      <w:pPr>
        <w:numPr>
          <w:ilvl w:val="0"/>
          <w:numId w:val="504"/>
        </w:numPr>
        <w:spacing w:before="0" w:after="160" w:line="259" w:lineRule="auto"/>
        <w:rPr>
          <w:rFonts w:eastAsia="Calibri" w:cstheme="minorHAnsi"/>
          <w:szCs w:val="18"/>
          <w:lang w:eastAsia="en-GB"/>
        </w:rPr>
      </w:pPr>
      <w:r w:rsidRPr="0086022F">
        <w:rPr>
          <w:rFonts w:eastAsia="Arial" w:cstheme="minorHAnsi"/>
          <w:szCs w:val="18"/>
        </w:rPr>
        <w:t xml:space="preserve">refuse to pay the whole of the </w:t>
      </w:r>
      <w:r w:rsidRPr="0086022F">
        <w:rPr>
          <w:rFonts w:eastAsia="Arial" w:cstheme="minorHAnsi"/>
          <w:b/>
          <w:bCs/>
          <w:szCs w:val="18"/>
        </w:rPr>
        <w:t>Claim</w:t>
      </w:r>
      <w:r w:rsidRPr="0086022F">
        <w:rPr>
          <w:rFonts w:eastAsia="Arial" w:cstheme="minorHAnsi"/>
          <w:szCs w:val="18"/>
        </w:rPr>
        <w:t>; and</w:t>
      </w:r>
    </w:p>
    <w:p w:rsidR="006936E8" w:rsidRPr="0086022F" w:rsidRDefault="006936E8" w:rsidP="006936E8">
      <w:pPr>
        <w:numPr>
          <w:ilvl w:val="0"/>
          <w:numId w:val="504"/>
        </w:numPr>
        <w:spacing w:before="0" w:after="160" w:line="259" w:lineRule="auto"/>
        <w:rPr>
          <w:rFonts w:eastAsia="Calibri" w:cstheme="minorHAnsi"/>
          <w:b/>
          <w:sz w:val="22"/>
          <w:szCs w:val="22"/>
          <w:lang w:eastAsia="en-GB"/>
        </w:rPr>
      </w:pPr>
      <w:r w:rsidRPr="0086022F">
        <w:rPr>
          <w:rFonts w:eastAsia="Arial" w:cstheme="minorHAnsi"/>
          <w:szCs w:val="18"/>
        </w:rPr>
        <w:t xml:space="preserve">recover from the </w:t>
      </w:r>
      <w:r w:rsidRPr="0086022F">
        <w:rPr>
          <w:rFonts w:eastAsia="Arial" w:cstheme="minorHAnsi"/>
          <w:b/>
          <w:bCs/>
          <w:szCs w:val="18"/>
        </w:rPr>
        <w:t>Insured</w:t>
      </w:r>
      <w:r w:rsidRPr="0086022F">
        <w:rPr>
          <w:rFonts w:eastAsia="Arial" w:cstheme="minorHAnsi"/>
          <w:szCs w:val="18"/>
        </w:rPr>
        <w:t xml:space="preserve"> any sums that it has already paid in respect of the </w:t>
      </w:r>
      <w:r w:rsidRPr="0086022F">
        <w:rPr>
          <w:rFonts w:eastAsia="Arial" w:cstheme="minorHAnsi"/>
          <w:b/>
          <w:bCs/>
          <w:szCs w:val="18"/>
        </w:rPr>
        <w:t>Claim</w:t>
      </w:r>
      <w:r w:rsidRPr="0086022F">
        <w:rPr>
          <w:rFonts w:eastAsia="Arial" w:cstheme="minorHAnsi"/>
          <w:sz w:val="15"/>
          <w:szCs w:val="22"/>
        </w:rPr>
        <w:t>.</w:t>
      </w:r>
    </w:p>
    <w:p w:rsidR="006936E8" w:rsidRPr="0086022F" w:rsidRDefault="006936E8" w:rsidP="006936E8">
      <w:pPr>
        <w:spacing w:before="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Insurer</w:t>
      </w:r>
      <w:r w:rsidRPr="0086022F">
        <w:rPr>
          <w:rFonts w:eastAsia="Arial" w:cstheme="minorHAnsi"/>
          <w:szCs w:val="18"/>
        </w:rPr>
        <w:t xml:space="preserve"> may also notify the </w:t>
      </w:r>
      <w:r w:rsidRPr="0086022F">
        <w:rPr>
          <w:rFonts w:eastAsia="Arial" w:cstheme="minorHAnsi"/>
          <w:b/>
          <w:szCs w:val="18"/>
        </w:rPr>
        <w:t>Insured</w:t>
      </w:r>
      <w:r w:rsidRPr="0086022F">
        <w:rPr>
          <w:rFonts w:eastAsia="Arial" w:cstheme="minorHAnsi"/>
          <w:szCs w:val="18"/>
        </w:rPr>
        <w:t xml:space="preserve"> that it will be treating (all sections of) this Policy as having terminated with effect from the date of the earliest of any of the fraudulent act. In that event the </w:t>
      </w:r>
      <w:r w:rsidRPr="0086022F">
        <w:rPr>
          <w:rFonts w:eastAsia="Arial" w:cstheme="minorHAnsi"/>
          <w:b/>
          <w:szCs w:val="18"/>
        </w:rPr>
        <w:t>Insured</w:t>
      </w:r>
      <w:r w:rsidRPr="0086022F">
        <w:rPr>
          <w:rFonts w:eastAsia="Arial" w:cstheme="minorHAnsi"/>
          <w:szCs w:val="18"/>
        </w:rPr>
        <w:t xml:space="preserve"> will:</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have no cover under the Policy from the date of termination; and</w:t>
      </w:r>
    </w:p>
    <w:p w:rsidR="006936E8" w:rsidRPr="0086022F" w:rsidRDefault="006936E8" w:rsidP="006936E8">
      <w:pPr>
        <w:numPr>
          <w:ilvl w:val="0"/>
          <w:numId w:val="505"/>
        </w:numPr>
        <w:spacing w:before="0" w:after="160" w:line="259" w:lineRule="auto"/>
        <w:ind w:left="720"/>
        <w:rPr>
          <w:rFonts w:eastAsia="Calibri" w:cstheme="minorHAnsi"/>
          <w:b/>
          <w:szCs w:val="18"/>
          <w:lang w:eastAsia="en-GB"/>
        </w:rPr>
      </w:pPr>
      <w:r w:rsidRPr="0086022F">
        <w:rPr>
          <w:rFonts w:eastAsia="Arial" w:cstheme="minorHAnsi"/>
          <w:szCs w:val="18"/>
        </w:rPr>
        <w:t>not be entitled to any refund of premium.</w:t>
      </w:r>
    </w:p>
    <w:p w:rsidR="006936E8" w:rsidRPr="0086022F" w:rsidRDefault="006936E8" w:rsidP="006936E8">
      <w:pPr>
        <w:spacing w:before="0" w:after="160" w:line="259" w:lineRule="auto"/>
        <w:ind w:left="360"/>
        <w:contextualSpacing/>
        <w:rPr>
          <w:rFonts w:eastAsia="Calibri" w:cstheme="minorHAnsi"/>
          <w:b/>
          <w:sz w:val="22"/>
          <w:szCs w:val="22"/>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Invalidity</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If any provision of this Policy is found by any court or administrative body of competent jurisdiction to be invalid or unenforceable this will not affect the other provisions of this Policy which will remain in full force and effect.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Notices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Notice shall be deemed to be duly received in the course of post if sent by pre-paid letter post properly addressed to:</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in</w:t>
      </w:r>
      <w:r w:rsidRPr="0086022F">
        <w:rPr>
          <w:rFonts w:eastAsia="Times New Roman" w:cstheme="minorHAnsi"/>
          <w:szCs w:val="18"/>
        </w:rPr>
        <w:t xml:space="preserve"> </w:t>
      </w:r>
      <w:r w:rsidRPr="0086022F">
        <w:rPr>
          <w:rFonts w:eastAsia="Arial" w:cstheme="minorHAnsi"/>
          <w:szCs w:val="18"/>
        </w:rPr>
        <w:t xml:space="preserve">the case of </w:t>
      </w:r>
      <w:r w:rsidRPr="0086022F">
        <w:rPr>
          <w:rFonts w:eastAsia="Calibri" w:cstheme="minorHAnsi"/>
          <w:szCs w:val="18"/>
          <w:lang w:eastAsia="en-GB"/>
        </w:rPr>
        <w:t>the</w:t>
      </w:r>
      <w:r w:rsidRPr="0086022F">
        <w:rPr>
          <w:rFonts w:eastAsia="Arial" w:cstheme="minorHAnsi"/>
          <w:b/>
          <w:bCs/>
          <w:szCs w:val="18"/>
        </w:rPr>
        <w:t xml:space="preserve"> Named Insured</w:t>
      </w:r>
      <w:r w:rsidRPr="0086022F">
        <w:rPr>
          <w:rFonts w:eastAsia="Arial" w:cstheme="minorHAnsi"/>
          <w:szCs w:val="18"/>
        </w:rPr>
        <w:t xml:space="preserve">, either to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last known address or the last known address of </w:t>
      </w:r>
      <w:r w:rsidRPr="0086022F">
        <w:rPr>
          <w:rFonts w:eastAsia="Calibri" w:cstheme="minorHAnsi"/>
          <w:szCs w:val="18"/>
          <w:lang w:eastAsia="en-GB"/>
        </w:rPr>
        <w:t>the</w:t>
      </w:r>
      <w:r w:rsidRPr="0086022F">
        <w:rPr>
          <w:rFonts w:eastAsia="Arial" w:cstheme="minorHAnsi"/>
          <w:b/>
          <w:bCs/>
          <w:szCs w:val="18"/>
        </w:rPr>
        <w:t xml:space="preserve"> Named Insured’s</w:t>
      </w:r>
      <w:r w:rsidRPr="0086022F">
        <w:rPr>
          <w:rFonts w:eastAsia="Arial" w:cstheme="minorHAnsi"/>
          <w:szCs w:val="18"/>
        </w:rPr>
        <w:t xml:space="preserve"> broker;</w:t>
      </w:r>
    </w:p>
    <w:p w:rsidR="006936E8" w:rsidRPr="0086022F" w:rsidRDefault="006936E8" w:rsidP="006936E8">
      <w:pPr>
        <w:numPr>
          <w:ilvl w:val="0"/>
          <w:numId w:val="506"/>
        </w:numPr>
        <w:spacing w:before="0" w:after="160" w:line="259" w:lineRule="auto"/>
        <w:contextualSpacing/>
        <w:rPr>
          <w:rFonts w:eastAsia="Calibri" w:cstheme="minorHAnsi"/>
          <w:b/>
          <w:szCs w:val="18"/>
          <w:lang w:eastAsia="en-GB"/>
        </w:rPr>
      </w:pPr>
      <w:r w:rsidRPr="0086022F">
        <w:rPr>
          <w:rFonts w:eastAsia="Arial" w:cstheme="minorHAnsi"/>
          <w:szCs w:val="18"/>
        </w:rPr>
        <w:t xml:space="preserve">in the case of the </w:t>
      </w:r>
      <w:r w:rsidRPr="0086022F">
        <w:rPr>
          <w:rFonts w:eastAsia="Arial" w:cstheme="minorHAnsi"/>
          <w:b/>
          <w:szCs w:val="18"/>
        </w:rPr>
        <w:t>Insurer</w:t>
      </w:r>
      <w:r w:rsidRPr="0086022F">
        <w:rPr>
          <w:rFonts w:eastAsia="Arial" w:cstheme="minorHAnsi"/>
          <w:szCs w:val="18"/>
        </w:rPr>
        <w:t>, to HCC International Insurance Company PLC at The St Botolph Building, 138 Houndsditch, London, EC3A 7BT, United Kingdom.</w:t>
      </w:r>
    </w:p>
    <w:p w:rsidR="006936E8" w:rsidRPr="0086022F" w:rsidRDefault="006936E8" w:rsidP="006936E8">
      <w:pPr>
        <w:spacing w:before="0" w:after="160" w:line="259" w:lineRule="auto"/>
        <w:ind w:left="1080"/>
        <w:contextualSpacing/>
        <w:rPr>
          <w:rFonts w:eastAsia="Calibri" w:cstheme="minorHAnsi"/>
          <w:b/>
          <w:szCs w:val="18"/>
          <w:lang w:eastAsia="en-GB"/>
        </w:rPr>
      </w:pPr>
    </w:p>
    <w:p w:rsidR="006936E8" w:rsidRPr="0086022F" w:rsidRDefault="006936E8" w:rsidP="006936E8">
      <w:pPr>
        <w:pStyle w:val="Heading2"/>
        <w:numPr>
          <w:ilvl w:val="0"/>
          <w:numId w:val="503"/>
        </w:numPr>
        <w:spacing w:before="0" w:after="160" w:line="259" w:lineRule="auto"/>
        <w:contextualSpacing/>
        <w:rPr>
          <w:rFonts w:eastAsia="Calibri" w:cstheme="minorHAnsi"/>
          <w:b/>
          <w:szCs w:val="22"/>
          <w:lang w:eastAsia="en-GB"/>
        </w:rPr>
      </w:pPr>
      <w:r w:rsidRPr="0086022F">
        <w:rPr>
          <w:rFonts w:eastAsia="Calibri" w:cstheme="minorHAnsi"/>
          <w:b/>
          <w:szCs w:val="22"/>
          <w:lang w:eastAsia="en-GB"/>
        </w:rPr>
        <w:t>Other Parties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szCs w:val="18"/>
        </w:rPr>
        <w:t>Insured</w:t>
      </w:r>
      <w:r w:rsidRPr="0086022F">
        <w:rPr>
          <w:rFonts w:eastAsia="Arial" w:cstheme="minorHAnsi"/>
          <w:szCs w:val="18"/>
        </w:rPr>
        <w:t xml:space="preserve"> and the </w:t>
      </w:r>
      <w:r w:rsidRPr="0086022F">
        <w:rPr>
          <w:rFonts w:eastAsia="Arial" w:cstheme="minorHAnsi"/>
          <w:b/>
          <w:szCs w:val="18"/>
        </w:rPr>
        <w:t>Insurer</w:t>
      </w:r>
      <w:r w:rsidRPr="0086022F">
        <w:rPr>
          <w:rFonts w:eastAsia="Arial" w:cstheme="minorHAnsi"/>
          <w:szCs w:val="18"/>
        </w:rPr>
        <w:t xml:space="preserve"> are the only parties to this contract and no other person has any rights to enforce any term of this Policy.</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7"/>
        </w:numPr>
        <w:spacing w:before="0" w:after="160" w:line="259" w:lineRule="auto"/>
        <w:contextualSpacing/>
        <w:rPr>
          <w:rFonts w:eastAsia="Arial" w:cstheme="minorHAnsi"/>
          <w:szCs w:val="18"/>
        </w:rPr>
      </w:pPr>
      <w:r w:rsidRPr="0086022F">
        <w:rPr>
          <w:rFonts w:eastAsia="Arial" w:cstheme="minorHAnsi"/>
          <w:b/>
          <w:szCs w:val="22"/>
        </w:rPr>
        <w:t>Policy Construction and Disputes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Any dispute concerning the interpretation of the terms, conditions or exclusions contained herein is understood and agreed by both the </w:t>
      </w:r>
      <w:r w:rsidRPr="0086022F">
        <w:rPr>
          <w:rFonts w:eastAsia="Arial" w:cstheme="minorHAnsi"/>
          <w:b/>
          <w:bCs/>
          <w:szCs w:val="18"/>
        </w:rPr>
        <w:t xml:space="preserve">Insured </w:t>
      </w:r>
      <w:r w:rsidRPr="0086022F">
        <w:rPr>
          <w:rFonts w:eastAsia="Arial" w:cstheme="minorHAnsi"/>
          <w:szCs w:val="18"/>
        </w:rPr>
        <w:t xml:space="preserve">and the </w:t>
      </w:r>
      <w:r w:rsidRPr="0086022F">
        <w:rPr>
          <w:rFonts w:eastAsia="Arial" w:cstheme="minorHAnsi"/>
          <w:b/>
          <w:bCs/>
          <w:szCs w:val="18"/>
        </w:rPr>
        <w:t>Insurer</w:t>
      </w:r>
      <w:r w:rsidRPr="0086022F">
        <w:rPr>
          <w:rFonts w:eastAsia="Arial" w:cstheme="minorHAnsi"/>
          <w:szCs w:val="18"/>
        </w:rPr>
        <w:t xml:space="preserve"> to be subject to the laws of England and Wales. Each party </w:t>
      </w:r>
      <w:r w:rsidRPr="0086022F">
        <w:rPr>
          <w:rFonts w:eastAsia="Arial" w:cstheme="minorHAnsi"/>
          <w:szCs w:val="18"/>
        </w:rPr>
        <w:lastRenderedPageBreak/>
        <w:t xml:space="preserve">agrees to refer any such dispute to a mediator to be agreed between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86022F">
        <w:rPr>
          <w:rFonts w:eastAsia="Arial" w:cstheme="minorHAnsi"/>
          <w:b/>
          <w:bCs/>
          <w:szCs w:val="18"/>
        </w:rPr>
        <w:t>Insured</w:t>
      </w:r>
      <w:r w:rsidRPr="0086022F">
        <w:rPr>
          <w:rFonts w:eastAsia="Arial" w:cstheme="minorHAnsi"/>
          <w:szCs w:val="18"/>
        </w:rPr>
        <w:t xml:space="preserve"> and the </w:t>
      </w:r>
      <w:r w:rsidRPr="0086022F">
        <w:rPr>
          <w:rFonts w:eastAsia="Arial" w:cstheme="minorHAnsi"/>
          <w:b/>
          <w:bCs/>
          <w:szCs w:val="18"/>
        </w:rPr>
        <w:t>Insurer</w:t>
      </w:r>
      <w:r w:rsidRPr="0086022F">
        <w:rPr>
          <w:rFonts w:eastAsia="Arial" w:cstheme="minorHAnsi"/>
          <w:szCs w:val="18"/>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numPr>
          <w:ilvl w:val="0"/>
          <w:numId w:val="508"/>
        </w:numPr>
        <w:spacing w:before="0" w:after="160" w:line="259" w:lineRule="auto"/>
        <w:contextualSpacing/>
        <w:rPr>
          <w:rFonts w:eastAsia="Arial" w:cstheme="minorHAnsi"/>
          <w:b/>
          <w:szCs w:val="22"/>
        </w:rPr>
      </w:pPr>
      <w:r w:rsidRPr="0086022F">
        <w:rPr>
          <w:rFonts w:eastAsia="Arial" w:cstheme="minorHAnsi"/>
          <w:b/>
          <w:szCs w:val="22"/>
        </w:rPr>
        <w:t>International Sanctions</w:t>
      </w:r>
    </w:p>
    <w:p w:rsidR="006936E8" w:rsidRPr="0086022F" w:rsidRDefault="006936E8" w:rsidP="006936E8">
      <w:pPr>
        <w:spacing w:before="0" w:after="160" w:line="259" w:lineRule="auto"/>
        <w:ind w:left="360"/>
        <w:rPr>
          <w:rFonts w:eastAsia="Arial" w:cstheme="minorHAnsi"/>
          <w:szCs w:val="18"/>
        </w:rPr>
      </w:pPr>
      <w:r w:rsidRPr="0086022F">
        <w:rPr>
          <w:rFonts w:eastAsia="Arial" w:cstheme="minorHAnsi"/>
          <w:szCs w:val="18"/>
        </w:rPr>
        <w:t xml:space="preserve">The </w:t>
      </w:r>
      <w:r w:rsidRPr="0086022F">
        <w:rPr>
          <w:rFonts w:eastAsia="Arial" w:cstheme="minorHAnsi"/>
          <w:b/>
          <w:szCs w:val="18"/>
        </w:rPr>
        <w:t xml:space="preserve">Insurer </w:t>
      </w:r>
      <w:r w:rsidRPr="0086022F">
        <w:rPr>
          <w:rFonts w:eastAsia="Arial" w:cstheme="minorHAnsi"/>
          <w:szCs w:val="18"/>
        </w:rPr>
        <w:t xml:space="preserve">will not provide cover, be liable to pay any claim or provide any benefit if to do so would expose the </w:t>
      </w:r>
      <w:r w:rsidRPr="0086022F">
        <w:rPr>
          <w:rFonts w:eastAsia="Arial" w:cstheme="minorHAnsi"/>
          <w:b/>
          <w:szCs w:val="18"/>
        </w:rPr>
        <w:t>Insurer</w:t>
      </w:r>
      <w:r w:rsidRPr="0086022F">
        <w:rPr>
          <w:rFonts w:eastAsia="Arial" w:cstheme="minorHAnsi"/>
          <w:szCs w:val="18"/>
        </w:rPr>
        <w:t xml:space="preserve"> (or any parent company, direct or indirect holding company of the </w:t>
      </w:r>
      <w:r w:rsidRPr="0086022F">
        <w:rPr>
          <w:rFonts w:eastAsia="Arial" w:cstheme="minorHAnsi"/>
          <w:b/>
          <w:szCs w:val="18"/>
        </w:rPr>
        <w:t>Insurer</w:t>
      </w:r>
      <w:r w:rsidRPr="0086022F">
        <w:rPr>
          <w:rFonts w:eastAsia="Arial" w:cstheme="minorHAnsi"/>
          <w:szCs w:val="18"/>
        </w:rPr>
        <w:t xml:space="preserve">) to any penalty or restriction (including extraterritorial penalties or restrictions so far as such do not contradict laws applicable to the </w:t>
      </w:r>
      <w:r w:rsidRPr="0086022F">
        <w:rPr>
          <w:rFonts w:eastAsia="Arial" w:cstheme="minorHAnsi"/>
          <w:b/>
          <w:szCs w:val="18"/>
        </w:rPr>
        <w:t>Insurer</w:t>
      </w:r>
      <w:r w:rsidRPr="0086022F">
        <w:rPr>
          <w:rFonts w:eastAsia="Arial" w:cstheme="minorHAnsi"/>
          <w:szCs w:val="18"/>
        </w:rPr>
        <w:t>), arising out of any trade and economic sanctions laws or regulations which are applicable to it.</w:t>
      </w:r>
    </w:p>
    <w:p w:rsidR="006936E8" w:rsidRPr="0086022F" w:rsidRDefault="006936E8" w:rsidP="006936E8">
      <w:pPr>
        <w:pStyle w:val="Heading2"/>
        <w:numPr>
          <w:ilvl w:val="0"/>
          <w:numId w:val="508"/>
        </w:numPr>
        <w:spacing w:before="0" w:after="160" w:line="259" w:lineRule="auto"/>
        <w:rPr>
          <w:rFonts w:eastAsia="Arial" w:cstheme="minorHAnsi"/>
          <w:b/>
          <w:szCs w:val="22"/>
        </w:rPr>
      </w:pPr>
      <w:r w:rsidRPr="0086022F">
        <w:rPr>
          <w:rFonts w:eastAsia="Arial" w:cstheme="minorHAnsi"/>
          <w:b/>
          <w:szCs w:val="22"/>
        </w:rPr>
        <w:t>Assignment</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This policy of insurance (including any benefits it confers provides) are not assignable to any third party without the express approval of the </w:t>
      </w:r>
      <w:r w:rsidRPr="0086022F">
        <w:rPr>
          <w:rFonts w:eastAsia="Arial" w:cstheme="minorHAnsi"/>
          <w:b/>
          <w:bCs/>
          <w:szCs w:val="18"/>
        </w:rPr>
        <w:t>Insurer</w:t>
      </w:r>
      <w:r w:rsidRPr="0086022F">
        <w:rPr>
          <w:rFonts w:eastAsia="Arial" w:cstheme="minorHAnsi"/>
          <w:szCs w:val="18"/>
        </w:rPr>
        <w:t xml:space="preserve"> confirmed by way of an endorsement. in writing by the </w:t>
      </w:r>
      <w:r w:rsidRPr="0086022F">
        <w:rPr>
          <w:rFonts w:eastAsia="Arial" w:cstheme="minorHAnsi"/>
          <w:b/>
          <w:szCs w:val="18"/>
        </w:rPr>
        <w:t>Insurer</w:t>
      </w:r>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b/>
          <w:bCs/>
          <w:sz w:val="22"/>
          <w:szCs w:val="22"/>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Complaints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is dedicated to providing the </w:t>
      </w:r>
      <w:r w:rsidRPr="0086022F">
        <w:rPr>
          <w:rFonts w:eastAsia="Arial" w:cstheme="minorHAnsi"/>
          <w:b/>
          <w:bCs/>
          <w:szCs w:val="18"/>
        </w:rPr>
        <w:t>Named Insured</w:t>
      </w:r>
      <w:r w:rsidRPr="0086022F">
        <w:rPr>
          <w:rFonts w:eastAsia="Arial" w:cstheme="minorHAnsi"/>
          <w:szCs w:val="18"/>
        </w:rPr>
        <w:t xml:space="preserve"> with a </w:t>
      </w:r>
      <w:r w:rsidR="0022764C" w:rsidRPr="0022764C">
        <w:rPr>
          <w:rFonts w:eastAsia="Arial" w:cstheme="minorHAnsi"/>
          <w:szCs w:val="18"/>
        </w:rPr>
        <w:t>high-quality</w:t>
      </w:r>
      <w:r w:rsidRPr="0086022F">
        <w:rPr>
          <w:rFonts w:eastAsia="Arial" w:cstheme="minorHAnsi"/>
          <w:szCs w:val="18"/>
        </w:rPr>
        <w:t xml:space="preserve"> service and the </w:t>
      </w:r>
      <w:r w:rsidRPr="0086022F">
        <w:rPr>
          <w:rFonts w:eastAsia="Arial" w:cstheme="minorHAnsi"/>
          <w:b/>
          <w:bCs/>
          <w:szCs w:val="18"/>
        </w:rPr>
        <w:t>Insurer</w:t>
      </w:r>
      <w:r w:rsidRPr="0086022F">
        <w:rPr>
          <w:rFonts w:eastAsia="Arial" w:cstheme="minorHAnsi"/>
          <w:szCs w:val="18"/>
        </w:rPr>
        <w:t xml:space="preserve"> wants to ensure that this is maintained at all times.  If the </w:t>
      </w:r>
      <w:r w:rsidRPr="0086022F">
        <w:rPr>
          <w:rFonts w:eastAsia="Arial" w:cstheme="minorHAnsi"/>
          <w:b/>
          <w:bCs/>
          <w:szCs w:val="18"/>
        </w:rPr>
        <w:t>Named Insured</w:t>
      </w:r>
      <w:r w:rsidRPr="0086022F">
        <w:rPr>
          <w:rFonts w:eastAsia="Arial" w:cstheme="minorHAnsi"/>
          <w:szCs w:val="18"/>
        </w:rPr>
        <w:t xml:space="preserve"> feels that the Insurer has not offered the </w:t>
      </w:r>
      <w:r w:rsidRPr="0086022F">
        <w:rPr>
          <w:rFonts w:eastAsia="Arial" w:cstheme="minorHAnsi"/>
          <w:b/>
          <w:bCs/>
          <w:szCs w:val="18"/>
        </w:rPr>
        <w:t>Named Insured</w:t>
      </w:r>
      <w:r w:rsidRPr="0086022F">
        <w:rPr>
          <w:rFonts w:eastAsia="Arial" w:cstheme="minorHAnsi"/>
          <w:szCs w:val="18"/>
        </w:rPr>
        <w:t xml:space="preserve"> a </w:t>
      </w:r>
      <w:r w:rsidR="0022764C" w:rsidRPr="0022764C">
        <w:rPr>
          <w:rFonts w:eastAsia="Arial" w:cstheme="minorHAnsi"/>
          <w:szCs w:val="18"/>
        </w:rPr>
        <w:t>first-class</w:t>
      </w:r>
      <w:r w:rsidRPr="0086022F">
        <w:rPr>
          <w:rFonts w:eastAsia="Arial" w:cstheme="minorHAnsi"/>
          <w:szCs w:val="18"/>
        </w:rPr>
        <w:t xml:space="preserve"> service, please write and the </w:t>
      </w:r>
      <w:r w:rsidRPr="0086022F">
        <w:rPr>
          <w:rFonts w:eastAsia="Arial" w:cstheme="minorHAnsi"/>
          <w:b/>
          <w:bCs/>
          <w:szCs w:val="18"/>
        </w:rPr>
        <w:t xml:space="preserve">Insurer </w:t>
      </w:r>
      <w:r w:rsidRPr="0086022F">
        <w:rPr>
          <w:rFonts w:eastAsia="Arial" w:cstheme="minorHAnsi"/>
          <w:szCs w:val="18"/>
        </w:rPr>
        <w:t xml:space="preserve">will do its best to resolve the problem. If the </w:t>
      </w:r>
      <w:r w:rsidRPr="0086022F">
        <w:rPr>
          <w:rFonts w:eastAsia="Arial" w:cstheme="minorHAnsi"/>
          <w:b/>
          <w:bCs/>
          <w:szCs w:val="18"/>
        </w:rPr>
        <w:t>Named Insured</w:t>
      </w:r>
      <w:r w:rsidRPr="0086022F">
        <w:rPr>
          <w:rFonts w:eastAsia="Arial" w:cstheme="minorHAnsi"/>
          <w:szCs w:val="18"/>
        </w:rPr>
        <w:t xml:space="preserve"> has any questions or concerns about the policy or the handling of a </w:t>
      </w:r>
      <w:r w:rsidRPr="0086022F">
        <w:rPr>
          <w:rFonts w:eastAsia="Arial" w:cstheme="minorHAnsi"/>
          <w:b/>
          <w:bCs/>
          <w:szCs w:val="18"/>
        </w:rPr>
        <w:t>Claim</w:t>
      </w:r>
      <w:r w:rsidRPr="0086022F">
        <w:rPr>
          <w:rFonts w:eastAsia="Arial" w:cstheme="minorHAnsi"/>
          <w:szCs w:val="18"/>
        </w:rPr>
        <w:t xml:space="preserve">, the </w:t>
      </w:r>
      <w:r w:rsidRPr="0086022F">
        <w:rPr>
          <w:rFonts w:eastAsia="Arial" w:cstheme="minorHAnsi"/>
          <w:b/>
          <w:bCs/>
          <w:szCs w:val="18"/>
        </w:rPr>
        <w:t>Named Insured</w:t>
      </w:r>
      <w:r w:rsidRPr="0086022F">
        <w:rPr>
          <w:rFonts w:eastAsia="Arial" w:cstheme="minorHAnsi"/>
          <w:szCs w:val="18"/>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2"/>
        <w:spacing w:before="0" w:after="160" w:line="259" w:lineRule="auto"/>
        <w:ind w:left="360"/>
        <w:contextualSpacing/>
        <w:rPr>
          <w:rFonts w:eastAsia="Arial" w:cstheme="minorHAnsi"/>
          <w:szCs w:val="18"/>
        </w:rPr>
      </w:pPr>
      <w:r w:rsidRPr="0086022F">
        <w:rPr>
          <w:rFonts w:eastAsia="Arial" w:cstheme="minorHAnsi"/>
          <w:szCs w:val="18"/>
        </w:rPr>
        <w:t>The Financial Ombudsman Service (FOS)</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Should the </w:t>
      </w:r>
      <w:r w:rsidRPr="0086022F">
        <w:rPr>
          <w:rFonts w:eastAsia="Arial" w:cstheme="minorHAnsi"/>
          <w:b/>
          <w:bCs/>
          <w:szCs w:val="18"/>
        </w:rPr>
        <w:t>Named Insured</w:t>
      </w:r>
      <w:r w:rsidRPr="0086022F">
        <w:rPr>
          <w:rFonts w:eastAsia="Arial" w:cstheme="minorHAnsi"/>
          <w:szCs w:val="18"/>
        </w:rPr>
        <w:t xml:space="preserve"> be dissatisfied with the outcome of the complaint, the </w:t>
      </w:r>
      <w:r w:rsidRPr="0086022F">
        <w:rPr>
          <w:rFonts w:eastAsia="Arial" w:cstheme="minorHAnsi"/>
          <w:b/>
          <w:bCs/>
          <w:szCs w:val="18"/>
        </w:rPr>
        <w:t>Named Insured</w:t>
      </w:r>
      <w:r w:rsidRPr="0086022F">
        <w:rPr>
          <w:rFonts w:eastAsia="Arial" w:cstheme="minorHAnsi"/>
          <w:szCs w:val="18"/>
        </w:rPr>
        <w:t xml:space="preserve"> may have the right to refer the complaint to the Financial </w:t>
      </w:r>
      <w:r w:rsidRPr="0086022F">
        <w:rPr>
          <w:rFonts w:eastAsia="Arial" w:cstheme="minorHAnsi"/>
          <w:szCs w:val="18"/>
        </w:rPr>
        <w:t>Ombudsman Service. The FOS is an independent service in the UK for settling disputes between consumers and businesses providing financial services. Contacting the FOS does not affect the right to take legal action.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FOS’s contact details are as follows:</w:t>
      </w:r>
      <w:r w:rsidRPr="0086022F">
        <w:rPr>
          <w:rFonts w:eastAsia="Arial" w:cstheme="minorHAnsi"/>
          <w:szCs w:val="18"/>
        </w:rPr>
        <w:br/>
        <w:t>Financial Ombudsman Service</w:t>
      </w:r>
      <w:r w:rsidRPr="0086022F">
        <w:rPr>
          <w:rFonts w:eastAsia="Arial" w:cstheme="minorHAnsi"/>
          <w:szCs w:val="18"/>
        </w:rPr>
        <w:br/>
        <w:t>Exchange Tower</w:t>
      </w:r>
      <w:r w:rsidRPr="0086022F">
        <w:rPr>
          <w:rFonts w:eastAsia="Arial" w:cstheme="minorHAnsi"/>
          <w:szCs w:val="18"/>
        </w:rPr>
        <w:br/>
        <w:t>London E14 9SR</w:t>
      </w:r>
      <w:r w:rsidRPr="0086022F">
        <w:rPr>
          <w:rFonts w:eastAsia="Arial" w:cstheme="minorHAnsi"/>
          <w:szCs w:val="18"/>
        </w:rPr>
        <w:br/>
        <w:t xml:space="preserve">Email: </w:t>
      </w:r>
      <w:hyperlink r:id="rId29" w:history="1">
        <w:r w:rsidRPr="0086022F">
          <w:rPr>
            <w:rFonts w:eastAsia="Arial" w:cstheme="minorHAnsi"/>
            <w:szCs w:val="18"/>
            <w:u w:val="single"/>
          </w:rPr>
          <w:t>complaint.info@financial-ombudsman.org.uk</w:t>
        </w:r>
      </w:hyperlink>
      <w:r w:rsidRPr="0086022F">
        <w:rPr>
          <w:rFonts w:eastAsia="Arial" w:cstheme="minorHAnsi"/>
          <w:szCs w:val="18"/>
        </w:rPr>
        <w:br/>
        <w:t>Telephone: +44 (0)30 0123 9123</w:t>
      </w:r>
      <w:r w:rsidRPr="0086022F">
        <w:rPr>
          <w:rFonts w:eastAsia="Arial" w:cstheme="minorHAnsi"/>
          <w:szCs w:val="18"/>
        </w:rPr>
        <w:br/>
        <w:t xml:space="preserve">Website: </w:t>
      </w:r>
      <w:hyperlink r:id="rId30" w:history="1">
        <w:r w:rsidRPr="0086022F">
          <w:rPr>
            <w:rFonts w:eastAsia="Arial" w:cstheme="minorHAnsi"/>
            <w:color w:val="000000"/>
            <w:szCs w:val="18"/>
            <w:u w:val="single"/>
          </w:rPr>
          <w:t>www.financial-ombudsman.org.uk</w:t>
        </w:r>
      </w:hyperlink>
    </w:p>
    <w:p w:rsidR="006936E8" w:rsidRPr="0086022F" w:rsidRDefault="006936E8" w:rsidP="006936E8">
      <w:pPr>
        <w:spacing w:before="0" w:after="160" w:line="259" w:lineRule="auto"/>
        <w:ind w:left="360"/>
        <w:contextualSpacing/>
        <w:rPr>
          <w:rFonts w:eastAsia="Arial" w:cstheme="minorHAnsi"/>
          <w:sz w:val="15"/>
          <w:szCs w:val="22"/>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The European Commission Online Dispute Resolution Platform (ODR)</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If the </w:t>
      </w:r>
      <w:r w:rsidRPr="0086022F">
        <w:rPr>
          <w:rFonts w:eastAsia="Arial" w:cstheme="minorHAnsi"/>
          <w:b/>
          <w:bCs/>
          <w:szCs w:val="18"/>
        </w:rPr>
        <w:t>Named Insured</w:t>
      </w:r>
      <w:r w:rsidRPr="0086022F">
        <w:rPr>
          <w:rFonts w:eastAsia="Arial" w:cstheme="minorHAnsi"/>
          <w:szCs w:val="18"/>
        </w:rPr>
        <w:t xml:space="preserve"> was sold this product online or by other electronic means and within the European Union (EU), the </w:t>
      </w:r>
      <w:r w:rsidRPr="0086022F">
        <w:rPr>
          <w:rFonts w:eastAsia="Arial" w:cstheme="minorHAnsi"/>
          <w:b/>
          <w:bCs/>
          <w:szCs w:val="18"/>
        </w:rPr>
        <w:t>Named Insured</w:t>
      </w:r>
      <w:r w:rsidRPr="0086022F">
        <w:rPr>
          <w:rFonts w:eastAsia="Arial" w:cstheme="minorHAnsi"/>
          <w:szCs w:val="18"/>
        </w:rPr>
        <w:t xml:space="preserve"> may refer the complaint to the EU Online Dispute Resolution (ODR) platform. Upon receipt of the complaint, the ODR will escalate the complaint to the </w:t>
      </w:r>
      <w:r w:rsidRPr="0086022F">
        <w:rPr>
          <w:rFonts w:eastAsia="Arial" w:cstheme="minorHAnsi"/>
          <w:b/>
          <w:bCs/>
          <w:szCs w:val="18"/>
        </w:rPr>
        <w:t>Named Insured’s</w:t>
      </w:r>
      <w:r w:rsidRPr="0086022F">
        <w:rPr>
          <w:rFonts w:eastAsia="Arial" w:cstheme="minorHAnsi"/>
          <w:szCs w:val="18"/>
        </w:rPr>
        <w:t xml:space="preserve"> local dispute resolution service – this process is free and conducted entirely online.  The </w:t>
      </w:r>
      <w:r w:rsidRPr="0086022F">
        <w:rPr>
          <w:rFonts w:eastAsia="Arial" w:cstheme="minorHAnsi"/>
          <w:b/>
          <w:bCs/>
          <w:szCs w:val="18"/>
        </w:rPr>
        <w:t>Named Insured</w:t>
      </w:r>
      <w:r w:rsidRPr="0086022F">
        <w:rPr>
          <w:rFonts w:eastAsia="Arial" w:cstheme="minorHAnsi"/>
          <w:szCs w:val="18"/>
        </w:rPr>
        <w:t xml:space="preserve"> can access the ODR platform on </w:t>
      </w:r>
      <w:hyperlink r:id="rId31" w:history="1">
        <w:r w:rsidRPr="0086022F">
          <w:rPr>
            <w:rFonts w:eastAsia="Arial" w:cstheme="minorHAnsi"/>
            <w:color w:val="000000"/>
            <w:szCs w:val="18"/>
            <w:u w:val="single"/>
          </w:rPr>
          <w:t>http://ec.europa.eu/odr</w:t>
        </w:r>
      </w:hyperlink>
      <w:r w:rsidRPr="0086022F">
        <w:rPr>
          <w:rFonts w:eastAsia="Arial" w:cstheme="minorHAnsi"/>
          <w:szCs w:val="18"/>
        </w:rPr>
        <w:t xml:space="preserve">. This platform will direct insurance complaints to the Financial Ombudsman Service. However, the </w:t>
      </w:r>
      <w:r w:rsidRPr="0086022F">
        <w:rPr>
          <w:rFonts w:eastAsia="Arial" w:cstheme="minorHAnsi"/>
          <w:b/>
          <w:bCs/>
          <w:szCs w:val="18"/>
        </w:rPr>
        <w:t>Named Insured</w:t>
      </w:r>
      <w:r w:rsidRPr="0086022F">
        <w:rPr>
          <w:rFonts w:eastAsia="Arial" w:cstheme="minorHAnsi"/>
          <w:szCs w:val="18"/>
        </w:rPr>
        <w:t xml:space="preserve"> may contact the FOS directly if preferred, using the details as shown above.</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pStyle w:val="Heading1"/>
        <w:numPr>
          <w:ilvl w:val="0"/>
          <w:numId w:val="508"/>
        </w:numPr>
        <w:spacing w:before="0" w:after="160" w:line="259" w:lineRule="auto"/>
        <w:contextualSpacing/>
        <w:rPr>
          <w:rFonts w:eastAsia="Arial" w:cstheme="minorHAnsi"/>
          <w:b/>
          <w:sz w:val="22"/>
          <w:szCs w:val="22"/>
        </w:rPr>
      </w:pPr>
      <w:r w:rsidRPr="0086022F">
        <w:rPr>
          <w:rFonts w:eastAsia="Arial" w:cstheme="minorHAnsi"/>
          <w:b/>
          <w:sz w:val="22"/>
          <w:szCs w:val="22"/>
        </w:rPr>
        <w:t>Data Protection Notice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Tokio Marine HCC respects the </w:t>
      </w:r>
      <w:r w:rsidRPr="0086022F">
        <w:rPr>
          <w:rFonts w:eastAsia="Arial" w:cstheme="minorHAnsi"/>
          <w:b/>
          <w:bCs/>
          <w:szCs w:val="18"/>
        </w:rPr>
        <w:t>Named Insured’s</w:t>
      </w:r>
      <w:r w:rsidRPr="0086022F">
        <w:rPr>
          <w:rFonts w:eastAsia="Arial" w:cstheme="minorHAnsi"/>
          <w:szCs w:val="18"/>
        </w:rPr>
        <w:t xml:space="preserve"> right to privacy.  In our Privacy Notice (available at </w:t>
      </w:r>
      <w:hyperlink r:id="rId32" w:history="1">
        <w:r w:rsidRPr="0086022F">
          <w:rPr>
            <w:rFonts w:eastAsia="Arial" w:cstheme="minorHAnsi"/>
            <w:color w:val="0563C1"/>
            <w:szCs w:val="18"/>
            <w:u w:val="single"/>
          </w:rPr>
          <w:t>https://www.tmhcc.com/en/legal/privacy-policy</w:t>
        </w:r>
      </w:hyperlink>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explains who the </w:t>
      </w:r>
      <w:r w:rsidRPr="0086022F">
        <w:rPr>
          <w:rFonts w:eastAsia="Arial" w:cstheme="minorHAnsi"/>
          <w:b/>
          <w:bCs/>
          <w:szCs w:val="18"/>
        </w:rPr>
        <w:t>Insurer</w:t>
      </w:r>
      <w:r w:rsidRPr="0086022F">
        <w:rPr>
          <w:rFonts w:eastAsia="Arial" w:cstheme="minorHAnsi"/>
          <w:szCs w:val="18"/>
        </w:rPr>
        <w:t xml:space="preserve"> is, and the </w:t>
      </w:r>
      <w:r w:rsidRPr="0086022F">
        <w:rPr>
          <w:rFonts w:eastAsia="Arial" w:cstheme="minorHAnsi"/>
          <w:b/>
          <w:bCs/>
          <w:szCs w:val="18"/>
        </w:rPr>
        <w:t>Insurer’s</w:t>
      </w:r>
      <w:r w:rsidRPr="0086022F">
        <w:rPr>
          <w:rFonts w:eastAsia="Arial" w:cstheme="minorHAnsi"/>
          <w:szCs w:val="18"/>
        </w:rPr>
        <w:t xml:space="preserve"> process of collecting, sharing and using personal information about the </w:t>
      </w:r>
      <w:r w:rsidRPr="0086022F">
        <w:rPr>
          <w:rFonts w:eastAsia="Arial" w:cstheme="minorHAnsi"/>
          <w:b/>
          <w:bCs/>
          <w:szCs w:val="18"/>
        </w:rPr>
        <w:t>Named Insured</w:t>
      </w:r>
      <w:r w:rsidRPr="0086022F">
        <w:rPr>
          <w:rFonts w:eastAsia="Arial" w:cstheme="minorHAnsi"/>
          <w:szCs w:val="18"/>
        </w:rPr>
        <w:t xml:space="preserve">, and how the </w:t>
      </w:r>
      <w:r w:rsidRPr="0086022F">
        <w:rPr>
          <w:rFonts w:eastAsia="Arial" w:cstheme="minorHAnsi"/>
          <w:b/>
          <w:bCs/>
          <w:szCs w:val="18"/>
        </w:rPr>
        <w:t>Named Insured</w:t>
      </w:r>
      <w:r w:rsidRPr="0086022F">
        <w:rPr>
          <w:rFonts w:eastAsia="Arial" w:cstheme="minorHAnsi"/>
          <w:szCs w:val="18"/>
        </w:rPr>
        <w:t xml:space="preserve"> can exercise its privacy rights.  If the </w:t>
      </w:r>
      <w:r w:rsidRPr="0086022F">
        <w:rPr>
          <w:rFonts w:eastAsia="Arial" w:cstheme="minorHAnsi"/>
          <w:b/>
          <w:bCs/>
          <w:szCs w:val="18"/>
        </w:rPr>
        <w:t>Named Insured</w:t>
      </w:r>
      <w:r w:rsidRPr="0086022F">
        <w:rPr>
          <w:rFonts w:eastAsia="Arial" w:cstheme="minorHAnsi"/>
          <w:szCs w:val="18"/>
        </w:rPr>
        <w:t xml:space="preserve"> has any questions or concerns about the use of personal information, then please contact </w:t>
      </w:r>
      <w:hyperlink r:id="rId33" w:history="1">
        <w:r w:rsidRPr="0086022F">
          <w:rPr>
            <w:rFonts w:eastAsia="Arial" w:cstheme="minorHAnsi"/>
            <w:color w:val="0563C1"/>
            <w:szCs w:val="18"/>
            <w:u w:val="single"/>
          </w:rPr>
          <w:t>DPO@tmhcc.com</w:t>
        </w:r>
      </w:hyperlink>
      <w:r w:rsidRPr="0086022F">
        <w:rPr>
          <w:rFonts w:eastAsia="Arial" w:cstheme="minorHAnsi"/>
          <w:szCs w:val="18"/>
        </w:rPr>
        <w:t>.</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 xml:space="preserve">Insurer </w:t>
      </w:r>
      <w:r w:rsidRPr="0086022F">
        <w:rPr>
          <w:rFonts w:eastAsia="Arial" w:cstheme="minorHAnsi"/>
          <w:szCs w:val="18"/>
        </w:rPr>
        <w:t xml:space="preserve">may collect personal information such as name, email address, postal address, telephone number, gender and date of birth.  </w:t>
      </w:r>
      <w:r w:rsidRPr="0086022F">
        <w:rPr>
          <w:rFonts w:eastAsia="Arial" w:cstheme="minorHAnsi"/>
          <w:bCs/>
          <w:szCs w:val="18"/>
        </w:rPr>
        <w:t>This</w:t>
      </w:r>
      <w:r w:rsidRPr="0086022F">
        <w:rPr>
          <w:rFonts w:eastAsia="Arial" w:cstheme="minorHAnsi"/>
          <w:szCs w:val="18"/>
        </w:rPr>
        <w:t xml:space="preserve"> personal information is needed to enter into and perform a contract with the </w:t>
      </w:r>
      <w:r w:rsidRPr="0086022F">
        <w:rPr>
          <w:rFonts w:eastAsia="Arial" w:cstheme="minorHAnsi"/>
          <w:b/>
          <w:bCs/>
          <w:szCs w:val="18"/>
        </w:rPr>
        <w:t>Named Insured</w:t>
      </w:r>
      <w:r w:rsidRPr="0086022F">
        <w:rPr>
          <w:rFonts w:eastAsia="Arial" w:cstheme="minorHAnsi"/>
          <w:szCs w:val="18"/>
        </w:rPr>
        <w:t xml:space="preserve">.  The </w:t>
      </w:r>
      <w:r w:rsidRPr="0086022F">
        <w:rPr>
          <w:rFonts w:eastAsia="Arial" w:cstheme="minorHAnsi"/>
          <w:b/>
          <w:bCs/>
          <w:szCs w:val="18"/>
        </w:rPr>
        <w:t>Insurer</w:t>
      </w:r>
      <w:r w:rsidRPr="0086022F">
        <w:rPr>
          <w:rFonts w:eastAsia="Arial" w:cstheme="minorHAnsi"/>
          <w:szCs w:val="18"/>
        </w:rPr>
        <w:t xml:space="preserve"> retains personal information collected where there is an ongoing legitimate business need to do so.</w:t>
      </w:r>
    </w:p>
    <w:p w:rsidR="006936E8" w:rsidRPr="0086022F" w:rsidRDefault="006936E8" w:rsidP="006936E8">
      <w:pPr>
        <w:spacing w:before="0" w:after="160" w:line="259" w:lineRule="auto"/>
        <w:ind w:left="360"/>
        <w:contextualSpacing/>
        <w:rPr>
          <w:rFonts w:eastAsia="Arial" w:cstheme="minorHAnsi"/>
          <w:sz w:val="15"/>
          <w:szCs w:val="22"/>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F40AF2"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competent law enforcement body, regulatory, government agency, court or other third party where the </w:t>
      </w:r>
      <w:r w:rsidRPr="0086022F">
        <w:rPr>
          <w:rFonts w:eastAsia="Arial" w:cstheme="minorHAnsi"/>
          <w:b/>
          <w:bCs/>
          <w:szCs w:val="18"/>
        </w:rPr>
        <w:t xml:space="preserve">Insurer </w:t>
      </w:r>
      <w:r w:rsidRPr="0086022F">
        <w:rPr>
          <w:rFonts w:eastAsia="Arial" w:cstheme="minorHAnsi"/>
          <w:szCs w:val="18"/>
        </w:rPr>
        <w:t xml:space="preserve">believes </w:t>
      </w:r>
    </w:p>
    <w:p w:rsidR="00F40AF2" w:rsidRDefault="00F40AF2" w:rsidP="006936E8">
      <w:pPr>
        <w:numPr>
          <w:ilvl w:val="0"/>
          <w:numId w:val="509"/>
        </w:numPr>
        <w:spacing w:before="0" w:after="160" w:line="259" w:lineRule="auto"/>
        <w:contextualSpacing/>
        <w:rPr>
          <w:rFonts w:eastAsia="Arial" w:cstheme="minorHAnsi"/>
          <w:szCs w:val="18"/>
        </w:rPr>
        <w:sectPr w:rsidR="00F40AF2">
          <w:footerReference w:type="first" r:id="rId34"/>
          <w:type w:val="nextColumn"/>
          <w:pgSz w:w="11906" w:h="16838" w:orient="landscape"/>
          <w:pgMar w:top="992" w:right="737" w:bottom="737" w:left="737" w:header="454" w:footer="352" w:gutter="0"/>
          <w:cols w:num="2" w:space="709"/>
        </w:sectPr>
      </w:pP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lastRenderedPageBreak/>
        <w:t>disclosure is necessary (</w:t>
      </w:r>
      <w:r w:rsidR="0022764C" w:rsidRPr="0022764C">
        <w:rPr>
          <w:rFonts w:eastAsia="Arial" w:cstheme="minorHAnsi"/>
          <w:szCs w:val="18"/>
        </w:rPr>
        <w:t>I</w:t>
      </w:r>
      <w:r w:rsidRPr="0086022F">
        <w:rPr>
          <w:rFonts w:eastAsia="Arial" w:cstheme="minorHAnsi"/>
          <w:szCs w:val="18"/>
        </w:rPr>
        <w:t xml:space="preserve">) as a matter of applicable law or regulation, (ii) to exercise, establish or defend legal rights, or (iii) to protect the </w:t>
      </w:r>
      <w:r w:rsidRPr="0086022F">
        <w:rPr>
          <w:rFonts w:eastAsia="Arial" w:cstheme="minorHAnsi"/>
          <w:b/>
          <w:bCs/>
          <w:szCs w:val="18"/>
        </w:rPr>
        <w:t>Named Insured’s</w:t>
      </w:r>
      <w:r w:rsidRPr="0086022F">
        <w:rPr>
          <w:rFonts w:eastAsia="Arial" w:cstheme="minorHAnsi"/>
          <w:szCs w:val="18"/>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 potential buyer (and its agents and advisers) in connection with any proposed purchase, merger or acquisition of any part of business, provided that the </w:t>
      </w:r>
      <w:r w:rsidRPr="0086022F">
        <w:rPr>
          <w:rFonts w:eastAsia="Arial" w:cstheme="minorHAnsi"/>
          <w:b/>
          <w:bCs/>
          <w:szCs w:val="18"/>
        </w:rPr>
        <w:t>Insurer</w:t>
      </w:r>
      <w:r w:rsidRPr="0086022F">
        <w:rPr>
          <w:rFonts w:eastAsia="Arial" w:cstheme="minorHAnsi"/>
          <w:szCs w:val="18"/>
        </w:rPr>
        <w:t xml:space="preserve"> informs the buyer it must use the </w:t>
      </w:r>
      <w:r w:rsidRPr="0086022F">
        <w:rPr>
          <w:rFonts w:eastAsia="Arial" w:cstheme="minorHAnsi"/>
          <w:b/>
          <w:bCs/>
          <w:szCs w:val="18"/>
        </w:rPr>
        <w:t>Named Insured’s</w:t>
      </w:r>
      <w:r w:rsidRPr="0086022F">
        <w:rPr>
          <w:rFonts w:eastAsia="Arial" w:cstheme="minorHAnsi"/>
          <w:szCs w:val="18"/>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86022F">
        <w:rPr>
          <w:rFonts w:eastAsia="Arial" w:cstheme="minorHAnsi"/>
          <w:szCs w:val="18"/>
        </w:rPr>
        <w:t xml:space="preserve">any other person with the </w:t>
      </w:r>
      <w:r w:rsidRPr="0086022F">
        <w:rPr>
          <w:rFonts w:eastAsia="Arial" w:cstheme="minorHAnsi"/>
          <w:b/>
          <w:bCs/>
          <w:szCs w:val="18"/>
        </w:rPr>
        <w:t>Named Insured’s</w:t>
      </w:r>
      <w:r w:rsidRPr="0086022F">
        <w:rPr>
          <w:rFonts w:eastAsia="Arial" w:cstheme="minorHAnsi"/>
          <w:szCs w:val="18"/>
        </w:rPr>
        <w:t xml:space="preserve"> consent to the disclosure.</w:t>
      </w: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personal information may be transferred to, and processed in, countries other than the country in which the </w:t>
      </w:r>
      <w:r w:rsidRPr="0086022F">
        <w:rPr>
          <w:rFonts w:eastAsia="Arial" w:cstheme="minorHAnsi"/>
          <w:b/>
          <w:bCs/>
          <w:szCs w:val="18"/>
        </w:rPr>
        <w:t>Named Insured</w:t>
      </w:r>
      <w:r w:rsidRPr="0086022F">
        <w:rPr>
          <w:rFonts w:eastAsia="Arial" w:cstheme="minorHAnsi"/>
          <w:szCs w:val="18"/>
        </w:rPr>
        <w:t xml:space="preserve"> is resident.  These countries may have data protection laws that are different to the laws of the </w:t>
      </w:r>
      <w:r w:rsidRPr="0086022F">
        <w:rPr>
          <w:rFonts w:eastAsia="Arial" w:cstheme="minorHAnsi"/>
          <w:b/>
          <w:bCs/>
          <w:szCs w:val="18"/>
        </w:rPr>
        <w:t>Named Insured’s</w:t>
      </w:r>
      <w:r w:rsidRPr="0086022F">
        <w:rPr>
          <w:rFonts w:eastAsia="Arial" w:cstheme="minorHAnsi"/>
          <w:szCs w:val="18"/>
        </w:rPr>
        <w:t xml:space="preserve"> country.  The </w:t>
      </w:r>
      <w:r w:rsidRPr="0086022F">
        <w:rPr>
          <w:rFonts w:eastAsia="Arial" w:cstheme="minorHAnsi"/>
          <w:b/>
          <w:bCs/>
          <w:szCs w:val="18"/>
        </w:rPr>
        <w:t xml:space="preserve">Insurer </w:t>
      </w:r>
      <w:r w:rsidRPr="0086022F">
        <w:rPr>
          <w:rFonts w:eastAsia="Arial" w:cstheme="minorHAnsi"/>
          <w:szCs w:val="18"/>
        </w:rPr>
        <w:t>transfers data within the Tokio Marine group of companies by virtue of the Intra Group Data Transfer Agreement, which includes the EU Standard Contractual Clauses.</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Insurer</w:t>
      </w:r>
      <w:r w:rsidRPr="0086022F">
        <w:rPr>
          <w:rFonts w:eastAsia="Arial" w:cstheme="minorHAnsi"/>
          <w:szCs w:val="18"/>
        </w:rPr>
        <w:t xml:space="preserve"> uses appropriate technical and organisational measures to protect the personal information that is collected and processed about the </w:t>
      </w:r>
      <w:r w:rsidRPr="0086022F">
        <w:rPr>
          <w:rFonts w:eastAsia="Arial" w:cstheme="minorHAnsi"/>
          <w:b/>
          <w:bCs/>
          <w:szCs w:val="18"/>
        </w:rPr>
        <w:t>Named Insured</w:t>
      </w:r>
      <w:r w:rsidRPr="0086022F">
        <w:rPr>
          <w:rFonts w:eastAsia="Arial" w:cstheme="minorHAnsi"/>
          <w:szCs w:val="18"/>
        </w:rPr>
        <w:t xml:space="preserve">.  The measures used are designed to provide a level of security appropriate to the risk of processing </w:t>
      </w:r>
      <w:r w:rsidRPr="0086022F">
        <w:rPr>
          <w:rFonts w:eastAsia="Arial" w:cstheme="minorHAnsi"/>
          <w:b/>
          <w:bCs/>
          <w:szCs w:val="18"/>
        </w:rPr>
        <w:t>the Named Insured’s</w:t>
      </w:r>
      <w:r w:rsidRPr="0086022F">
        <w:rPr>
          <w:rFonts w:eastAsia="Arial" w:cstheme="minorHAnsi"/>
          <w:szCs w:val="18"/>
        </w:rPr>
        <w:t xml:space="preserve"> personal information.</w:t>
      </w:r>
    </w:p>
    <w:p w:rsidR="006936E8" w:rsidRPr="0086022F" w:rsidRDefault="006936E8" w:rsidP="006936E8">
      <w:pPr>
        <w:spacing w:before="0" w:after="160" w:line="259" w:lineRule="auto"/>
        <w:ind w:left="360"/>
        <w:contextualSpacing/>
        <w:rPr>
          <w:rFonts w:eastAsia="Arial" w:cstheme="minorHAnsi"/>
          <w:szCs w:val="18"/>
        </w:rPr>
      </w:pPr>
    </w:p>
    <w:p w:rsidR="006936E8" w:rsidRPr="0086022F"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is entitled to know what data is held and to make what is referred to as a Data Subject Access Request (‘DSAR’).  The </w:t>
      </w:r>
      <w:r w:rsidRPr="0086022F">
        <w:rPr>
          <w:rFonts w:eastAsia="Arial" w:cstheme="minorHAnsi"/>
          <w:b/>
          <w:bCs/>
          <w:szCs w:val="18"/>
        </w:rPr>
        <w:t>Named Insured</w:t>
      </w:r>
      <w:r w:rsidRPr="0086022F">
        <w:rPr>
          <w:rFonts w:eastAsia="Arial" w:cstheme="minorHAnsi"/>
          <w:szCs w:val="18"/>
        </w:rPr>
        <w:t xml:space="preserve"> is also entitled to request that the data be corrected in order that we hold accurate records.  In certain circumstances, the </w:t>
      </w:r>
      <w:r w:rsidRPr="0086022F">
        <w:rPr>
          <w:rFonts w:eastAsia="Arial" w:cstheme="minorHAnsi"/>
          <w:b/>
          <w:bCs/>
          <w:szCs w:val="18"/>
        </w:rPr>
        <w:t>Named Insured</w:t>
      </w:r>
      <w:r w:rsidRPr="0086022F">
        <w:rPr>
          <w:rFonts w:eastAsia="Arial" w:cstheme="minorHAnsi"/>
          <w:szCs w:val="18"/>
        </w:rPr>
        <w:t xml:space="preserve"> has other data protection rights such as that of requesting deletion, objecting to processing, restricting processing and in some cases requesting portability.  Further information on the </w:t>
      </w:r>
      <w:r w:rsidRPr="0086022F">
        <w:rPr>
          <w:rFonts w:eastAsia="Arial" w:cstheme="minorHAnsi"/>
          <w:b/>
          <w:bCs/>
          <w:szCs w:val="18"/>
        </w:rPr>
        <w:t>Named Insured’s</w:t>
      </w:r>
      <w:r w:rsidRPr="0086022F">
        <w:rPr>
          <w:rFonts w:eastAsia="Arial" w:cstheme="minorHAnsi"/>
          <w:szCs w:val="18"/>
        </w:rPr>
        <w:t xml:space="preserve"> rights is included in the Privacy Notice.</w:t>
      </w:r>
    </w:p>
    <w:p w:rsidR="006936E8" w:rsidRPr="0086022F" w:rsidRDefault="006936E8" w:rsidP="006936E8">
      <w:pPr>
        <w:spacing w:before="0" w:after="160" w:line="259" w:lineRule="auto"/>
        <w:ind w:left="360"/>
        <w:contextualSpacing/>
        <w:rPr>
          <w:rFonts w:eastAsia="Arial" w:cstheme="minorHAnsi"/>
          <w:szCs w:val="18"/>
        </w:rPr>
      </w:pPr>
    </w:p>
    <w:p w:rsidR="006936E8" w:rsidRDefault="006936E8" w:rsidP="006936E8">
      <w:pPr>
        <w:spacing w:before="0" w:after="160" w:line="259" w:lineRule="auto"/>
        <w:ind w:left="360"/>
        <w:contextualSpacing/>
        <w:rPr>
          <w:rFonts w:eastAsia="Arial" w:cstheme="minorHAnsi"/>
          <w:szCs w:val="18"/>
        </w:rPr>
      </w:pPr>
      <w:r w:rsidRPr="0086022F">
        <w:rPr>
          <w:rFonts w:eastAsia="Arial" w:cstheme="minorHAnsi"/>
          <w:szCs w:val="18"/>
        </w:rPr>
        <w:t xml:space="preserve">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opt-out of marketing communications</w:t>
      </w:r>
      <w:r w:rsidRPr="0086022F">
        <w:rPr>
          <w:rFonts w:eastAsia="Arial" w:cstheme="minorHAnsi"/>
          <w:szCs w:val="18"/>
        </w:rPr>
        <w:t xml:space="preserve"> at any time.  The </w:t>
      </w:r>
      <w:r w:rsidRPr="0086022F">
        <w:rPr>
          <w:rFonts w:eastAsia="Arial" w:cstheme="minorHAnsi"/>
          <w:b/>
          <w:bCs/>
          <w:szCs w:val="18"/>
        </w:rPr>
        <w:t>Named Insured</w:t>
      </w:r>
      <w:r w:rsidRPr="0086022F">
        <w:rPr>
          <w:rFonts w:eastAsia="Arial" w:cstheme="minorHAnsi"/>
          <w:szCs w:val="18"/>
        </w:rPr>
        <w:t xml:space="preserve"> can exercise this right by clicking on the “unsubscribe” or “opt-out” link in the marketing e-mails.  Similarly, if the </w:t>
      </w:r>
      <w:r w:rsidRPr="0086022F">
        <w:rPr>
          <w:rFonts w:eastAsia="Arial" w:cstheme="minorHAnsi"/>
          <w:b/>
          <w:bCs/>
          <w:szCs w:val="18"/>
        </w:rPr>
        <w:t>Insurer</w:t>
      </w:r>
      <w:r w:rsidRPr="0086022F">
        <w:rPr>
          <w:rFonts w:eastAsia="Arial" w:cstheme="minorHAnsi"/>
          <w:szCs w:val="18"/>
        </w:rPr>
        <w:t xml:space="preserve"> has collected and processed the </w:t>
      </w:r>
      <w:r w:rsidRPr="0086022F">
        <w:rPr>
          <w:rFonts w:eastAsia="Arial" w:cstheme="minorHAnsi"/>
          <w:b/>
          <w:bCs/>
          <w:szCs w:val="18"/>
        </w:rPr>
        <w:t>Named Insured’s</w:t>
      </w:r>
      <w:r w:rsidRPr="0086022F">
        <w:rPr>
          <w:rFonts w:eastAsia="Arial" w:cstheme="minorHAnsi"/>
          <w:szCs w:val="18"/>
        </w:rPr>
        <w:t xml:space="preserve"> personal information with the </w:t>
      </w:r>
      <w:r w:rsidRPr="0086022F">
        <w:rPr>
          <w:rFonts w:eastAsia="Arial" w:cstheme="minorHAnsi"/>
          <w:b/>
          <w:bCs/>
          <w:szCs w:val="18"/>
        </w:rPr>
        <w:t>Named Insured’s</w:t>
      </w:r>
      <w:r w:rsidRPr="0086022F">
        <w:rPr>
          <w:rFonts w:eastAsia="Arial" w:cstheme="minorHAnsi"/>
          <w:szCs w:val="18"/>
        </w:rPr>
        <w:t xml:space="preserve"> consent, then the </w:t>
      </w:r>
      <w:r w:rsidRPr="0086022F">
        <w:rPr>
          <w:rFonts w:eastAsia="Arial" w:cstheme="minorHAnsi"/>
          <w:b/>
          <w:bCs/>
          <w:szCs w:val="18"/>
        </w:rPr>
        <w:t>Named Insured</w:t>
      </w:r>
      <w:r w:rsidRPr="0086022F">
        <w:rPr>
          <w:rFonts w:eastAsia="Arial" w:cstheme="minorHAnsi"/>
          <w:szCs w:val="18"/>
        </w:rPr>
        <w:t xml:space="preserve"> can </w:t>
      </w:r>
      <w:r w:rsidRPr="0086022F">
        <w:rPr>
          <w:rFonts w:eastAsia="Arial" w:cstheme="minorHAnsi"/>
          <w:bCs/>
          <w:szCs w:val="18"/>
        </w:rPr>
        <w:t>withdraw consent</w:t>
      </w:r>
      <w:r w:rsidRPr="0086022F">
        <w:rPr>
          <w:rFonts w:eastAsia="Arial" w:cstheme="minorHAnsi"/>
          <w:szCs w:val="18"/>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86022F">
        <w:rPr>
          <w:rFonts w:eastAsia="Arial" w:cstheme="minorHAnsi"/>
          <w:b/>
          <w:bCs/>
          <w:szCs w:val="18"/>
        </w:rPr>
        <w:t>Named Insured</w:t>
      </w:r>
      <w:r w:rsidRPr="0086022F">
        <w:rPr>
          <w:rFonts w:eastAsia="Arial" w:cstheme="minorHAnsi"/>
          <w:szCs w:val="18"/>
        </w:rPr>
        <w:t xml:space="preserve"> has the </w:t>
      </w:r>
      <w:r w:rsidRPr="0086022F">
        <w:rPr>
          <w:rFonts w:eastAsia="Arial" w:cstheme="minorHAnsi"/>
          <w:bCs/>
          <w:szCs w:val="18"/>
        </w:rPr>
        <w:t>right to complain to a data protection authority</w:t>
      </w:r>
      <w:r w:rsidRPr="0086022F">
        <w:rPr>
          <w:rFonts w:eastAsia="Arial" w:cstheme="minorHAnsi"/>
          <w:szCs w:val="18"/>
        </w:rPr>
        <w:t xml:space="preserve"> about the </w:t>
      </w:r>
      <w:r w:rsidRPr="0086022F">
        <w:rPr>
          <w:rFonts w:eastAsia="Arial" w:cstheme="minorHAnsi"/>
          <w:b/>
          <w:bCs/>
          <w:szCs w:val="18"/>
        </w:rPr>
        <w:t xml:space="preserve">Insurer’s </w:t>
      </w:r>
      <w:r w:rsidRPr="0086022F">
        <w:rPr>
          <w:rFonts w:eastAsia="Arial" w:cstheme="minorHAnsi"/>
          <w:szCs w:val="18"/>
        </w:rPr>
        <w:t>collection and use of personal information.</w:t>
      </w: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6936E8">
      <w:pPr>
        <w:spacing w:before="0" w:after="160" w:line="259" w:lineRule="auto"/>
        <w:ind w:left="360"/>
        <w:contextualSpacing/>
        <w:rPr>
          <w:rFonts w:eastAsia="Arial" w:cstheme="minorHAnsi"/>
          <w:b/>
          <w:bCs/>
          <w:szCs w:val="18"/>
        </w:rPr>
      </w:pPr>
    </w:p>
    <w:p w:rsidR="00147078" w:rsidRDefault="00147078" w:rsidP="00147078">
      <w:pPr>
        <w:spacing w:before="0" w:after="160" w:line="259" w:lineRule="auto"/>
        <w:ind w:left="360" w:right="-170"/>
        <w:contextualSpacing/>
        <w:jc w:val="right"/>
        <w:rPr>
          <w:rFonts w:eastAsia="Arial" w:cstheme="minorHAnsi"/>
          <w:szCs w:val="18"/>
        </w:rPr>
      </w:pPr>
    </w:p>
    <w:p w:rsidR="00147078" w:rsidRPr="00DE0662" w:rsidRDefault="00147078" w:rsidP="00147078">
      <w:pPr>
        <w:spacing w:line="266" w:lineRule="auto"/>
        <w:ind w:left="-567" w:right="283"/>
        <w:jc w:val="right"/>
        <w:rPr>
          <w:rFonts w:asciiTheme="majorHAnsi" w:eastAsia="Times New Roman" w:hAnsiTheme="majorHAnsi" w:cstheme="majorHAnsi"/>
          <w:b/>
          <w:color w:val="009CE5" w:themeColor="accent1"/>
          <w:sz w:val="20"/>
        </w:rPr>
      </w:pPr>
      <w:r w:rsidRPr="00DE0662">
        <w:rPr>
          <w:rFonts w:asciiTheme="majorHAnsi" w:eastAsia="Times New Roman" w:hAnsiTheme="majorHAnsi" w:cstheme="majorHAnsi"/>
          <w:b/>
          <w:color w:val="009CE5" w:themeColor="accent1"/>
          <w:sz w:val="20"/>
        </w:rPr>
        <w:t>Contact Us</w:t>
      </w:r>
    </w:p>
    <w:p w:rsidR="009F611B" w:rsidRPr="00147078" w:rsidRDefault="00147078" w:rsidP="00147078">
      <w:pPr>
        <w:spacing w:line="266" w:lineRule="auto"/>
        <w:ind w:left="-567" w:right="283"/>
        <w:jc w:val="right"/>
        <w:rPr>
          <w:rFonts w:eastAsia="Arial" w:cstheme="minorHAnsi"/>
          <w:b/>
          <w:bCs/>
          <w:sz w:val="22"/>
          <w:szCs w:val="22"/>
        </w:rPr>
      </w:pPr>
      <w:r w:rsidRPr="0076516A">
        <w:rPr>
          <w:rFonts w:asciiTheme="majorHAnsi" w:eastAsia="Times New Roman" w:hAnsiTheme="majorHAnsi" w:cstheme="majorHAnsi"/>
          <w:szCs w:val="18"/>
        </w:rPr>
        <w:t>Tel +44 (0)20 7702 4700</w:t>
      </w:r>
      <w:r w:rsidRPr="0076516A">
        <w:rPr>
          <w:rFonts w:asciiTheme="majorHAnsi" w:eastAsia="Times New Roman" w:hAnsiTheme="majorHAnsi" w:cstheme="majorHAnsi"/>
          <w:szCs w:val="18"/>
        </w:rPr>
        <w:br/>
        <w:t xml:space="preserve">mail@tmhcc.com </w:t>
      </w:r>
      <w:r w:rsidRPr="0076516A">
        <w:rPr>
          <w:rFonts w:asciiTheme="majorHAnsi" w:eastAsia="Times New Roman" w:hAnsiTheme="majorHAnsi" w:cstheme="majorHAnsi"/>
          <w:szCs w:val="18"/>
        </w:rPr>
        <w:br/>
        <w:t>tmhcc.com</w:t>
      </w:r>
      <w:bookmarkStart w:id="77" w:name="_Hlk165461024"/>
      <w:bookmarkEnd w:id="69"/>
      <w:bookmarkEnd w:id="77"/>
    </w:p>
    <w:sectPr w:rsidR="009F611B" w:rsidRPr="00147078" w:rsidSect="00F40AF2">
      <w:footerReference w:type="default" r:id="rId35"/>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100" w:rsidRDefault="00F51100">
      <w:pPr>
        <w:spacing w:before="0" w:line="240" w:lineRule="auto"/>
      </w:pPr>
      <w:r>
        <w:separator/>
      </w:r>
    </w:p>
  </w:endnote>
  <w:endnote w:type="continuationSeparator" w:id="0">
    <w:p w:rsidR="00F51100" w:rsidRDefault="00F5110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13DF" w:rsidRPr="00B8178D" w:rsidRDefault="007613DF" w:rsidP="007613DF">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7613DF" w:rsidRDefault="007613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EC1383" w:rsidRDefault="00BF6AE0">
    <w:pPr>
      <w:pStyle w:val="Footer"/>
      <w:jc w:val="right"/>
      <w:rPr>
        <w:color w:val="FF0000"/>
      </w:rPr>
    </w:pPr>
  </w:p>
  <w:p w:rsidR="00416D93" w:rsidRDefault="00000000" w:rsidP="008F3E81">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D93" w:rsidRDefault="00000000" w:rsidP="00F40AF2">
    <w:pPr>
      <w:jc w:val="right"/>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r w:rsidR="0022764C">
                  <w:t>RE | tmhcc.com</w:t>
                </w:r>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AF2" w:rsidRPr="00B8178D" w:rsidRDefault="00F40AF2" w:rsidP="00F40AF2">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F40AF2" w:rsidRDefault="00F40AF2">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Pr>
        <w:rFonts w:ascii="Arial" w:hAnsi="Arial" w:cs="Arial"/>
        <w:noProof/>
        <w:color w:val="595959"/>
        <w:sz w:val="16"/>
      </w:rPr>
      <w:t>84</w: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100" w:rsidRDefault="00F51100">
      <w:pPr>
        <w:spacing w:before="0" w:line="240" w:lineRule="auto"/>
      </w:pPr>
      <w:r>
        <w:separator/>
      </w:r>
    </w:p>
  </w:footnote>
  <w:footnote w:type="continuationSeparator" w:id="0">
    <w:p w:rsidR="00F51100" w:rsidRDefault="00F5110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09144E">
    <w:pPr>
      <w:pStyle w:val="Header"/>
    </w:pP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25B6"/>
    <w:rsid w:val="000836C7"/>
    <w:rsid w:val="0009144E"/>
    <w:rsid w:val="000C55BC"/>
    <w:rsid w:val="000D1A5F"/>
    <w:rsid w:val="000E5189"/>
    <w:rsid w:val="000F3DD2"/>
    <w:rsid w:val="00147078"/>
    <w:rsid w:val="00154331"/>
    <w:rsid w:val="001608FC"/>
    <w:rsid w:val="00183244"/>
    <w:rsid w:val="001961C1"/>
    <w:rsid w:val="001C22B1"/>
    <w:rsid w:val="001D6B95"/>
    <w:rsid w:val="001E313B"/>
    <w:rsid w:val="0022764C"/>
    <w:rsid w:val="002302AF"/>
    <w:rsid w:val="00254919"/>
    <w:rsid w:val="00260203"/>
    <w:rsid w:val="002620AE"/>
    <w:rsid w:val="0026210E"/>
    <w:rsid w:val="002746D7"/>
    <w:rsid w:val="002A73EC"/>
    <w:rsid w:val="002B7EED"/>
    <w:rsid w:val="002D72E7"/>
    <w:rsid w:val="003C7353"/>
    <w:rsid w:val="003D47CC"/>
    <w:rsid w:val="003E03A3"/>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023B"/>
    <w:rsid w:val="005624C9"/>
    <w:rsid w:val="005727E1"/>
    <w:rsid w:val="005A4F88"/>
    <w:rsid w:val="005A626E"/>
    <w:rsid w:val="005B2076"/>
    <w:rsid w:val="005C5473"/>
    <w:rsid w:val="005F097D"/>
    <w:rsid w:val="005F2FEA"/>
    <w:rsid w:val="006234DD"/>
    <w:rsid w:val="00662A63"/>
    <w:rsid w:val="00662B74"/>
    <w:rsid w:val="006653B4"/>
    <w:rsid w:val="00691C64"/>
    <w:rsid w:val="006936E8"/>
    <w:rsid w:val="006A3EF8"/>
    <w:rsid w:val="006A55C5"/>
    <w:rsid w:val="006B31F8"/>
    <w:rsid w:val="006C3502"/>
    <w:rsid w:val="0071114C"/>
    <w:rsid w:val="0073784A"/>
    <w:rsid w:val="00754C0F"/>
    <w:rsid w:val="007613DF"/>
    <w:rsid w:val="00763C72"/>
    <w:rsid w:val="00791D17"/>
    <w:rsid w:val="007D05EF"/>
    <w:rsid w:val="008071C1"/>
    <w:rsid w:val="00812C72"/>
    <w:rsid w:val="00853800"/>
    <w:rsid w:val="0086022F"/>
    <w:rsid w:val="00871857"/>
    <w:rsid w:val="008A39F2"/>
    <w:rsid w:val="008C3F93"/>
    <w:rsid w:val="008F3679"/>
    <w:rsid w:val="008F3E81"/>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AF116E"/>
    <w:rsid w:val="00B0161D"/>
    <w:rsid w:val="00B0268D"/>
    <w:rsid w:val="00B41AF4"/>
    <w:rsid w:val="00B55393"/>
    <w:rsid w:val="00B72C0F"/>
    <w:rsid w:val="00BB79CB"/>
    <w:rsid w:val="00BC4596"/>
    <w:rsid w:val="00BD3624"/>
    <w:rsid w:val="00BF696C"/>
    <w:rsid w:val="00BF6AE0"/>
    <w:rsid w:val="00C07262"/>
    <w:rsid w:val="00C30327"/>
    <w:rsid w:val="00C30949"/>
    <w:rsid w:val="00C43B74"/>
    <w:rsid w:val="00C874C7"/>
    <w:rsid w:val="00CD26BF"/>
    <w:rsid w:val="00CD442C"/>
    <w:rsid w:val="00D06DB2"/>
    <w:rsid w:val="00D53B64"/>
    <w:rsid w:val="00D55860"/>
    <w:rsid w:val="00D60B34"/>
    <w:rsid w:val="00D76E71"/>
    <w:rsid w:val="00D77BAC"/>
    <w:rsid w:val="00DC2979"/>
    <w:rsid w:val="00DC6D91"/>
    <w:rsid w:val="00DE66D9"/>
    <w:rsid w:val="00DF7908"/>
    <w:rsid w:val="00E15454"/>
    <w:rsid w:val="00E17CD1"/>
    <w:rsid w:val="00E24D64"/>
    <w:rsid w:val="00E32A17"/>
    <w:rsid w:val="00E3532A"/>
    <w:rsid w:val="00E408A9"/>
    <w:rsid w:val="00E515DE"/>
    <w:rsid w:val="00E53A8F"/>
    <w:rsid w:val="00E77378"/>
    <w:rsid w:val="00E85EEF"/>
    <w:rsid w:val="00E93A09"/>
    <w:rsid w:val="00E9748E"/>
    <w:rsid w:val="00EA6E20"/>
    <w:rsid w:val="00EC1383"/>
    <w:rsid w:val="00EC2C27"/>
    <w:rsid w:val="00EE5F4E"/>
    <w:rsid w:val="00EF0F5F"/>
    <w:rsid w:val="00EF3643"/>
    <w:rsid w:val="00EF3913"/>
    <w:rsid w:val="00F01EB3"/>
    <w:rsid w:val="00F2154A"/>
    <w:rsid w:val="00F40AF2"/>
    <w:rsid w:val="00F51100"/>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66F0C"/>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complaint.info@financial-ombudsman.org.uk" TargetMode="External"/><Relationship Id="rId18" Type="http://schemas.openxmlformats.org/officeDocument/2006/relationships/header" Target="header1.xml"/><Relationship Id="rId26" Type="http://schemas.openxmlformats.org/officeDocument/2006/relationships/hyperlink" Target="http://www.araglegal.co.uk" TargetMode="External"/><Relationship Id="rId21" Type="http://schemas.openxmlformats.org/officeDocument/2006/relationships/header" Target="header3.xm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s://register.fca.org.uk/" TargetMode="External"/><Relationship Id="rId17" Type="http://schemas.openxmlformats.org/officeDocument/2006/relationships/hyperlink" Target="mailto:piclaims@tmhcc.com" TargetMode="External"/><Relationship Id="rId25" Type="http://schemas.openxmlformats.org/officeDocument/2006/relationships/hyperlink" Target="https://register.fca.org.uk/" TargetMode="External"/><Relationship Id="rId33" Type="http://schemas.openxmlformats.org/officeDocument/2006/relationships/hyperlink" Target="mailto:DPO@tmhcc.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ail@tmhcc.com" TargetMode="External"/><Relationship Id="rId20" Type="http://schemas.openxmlformats.org/officeDocument/2006/relationships/header" Target="header2.xml"/><Relationship Id="rId29" Type="http://schemas.openxmlformats.org/officeDocument/2006/relationships/hyperlink" Target="mailto:complaint.info@financial-ombudsman.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hyperlink" Target="https://www.tmhcc.com/en/legal/privacy-policy"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c.europa.eu/odr" TargetMode="External"/><Relationship Id="rId23" Type="http://schemas.openxmlformats.org/officeDocument/2006/relationships/header" Target="header5.xml"/><Relationship Id="rId28" Type="http://schemas.openxmlformats.org/officeDocument/2006/relationships/hyperlink" Target="mailto:customerrelations@arag.co.uk"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ec.europa.eu/od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financial-ombudsman.org.uk" TargetMode="External"/><Relationship Id="rId22" Type="http://schemas.openxmlformats.org/officeDocument/2006/relationships/header" Target="header4.xml"/><Relationship Id="rId27" Type="http://schemas.openxmlformats.org/officeDocument/2006/relationships/hyperlink" Target="http://www.arag.co.uk" TargetMode="External"/><Relationship Id="rId30" Type="http://schemas.openxmlformats.org/officeDocument/2006/relationships/hyperlink" Target="http://www.financial-ombudsman.org.uk" TargetMode="External"/><Relationship Id="rId35" Type="http://schemas.openxmlformats.org/officeDocument/2006/relationships/footer" Target="footer5.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120</Pages>
  <Words>74587</Words>
  <Characters>425148</Characters>
  <Application>Microsoft Office Word</Application>
  <DocSecurity>0</DocSecurity>
  <Lines>3542</Lines>
  <Paragraphs>997</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59</cp:revision>
  <dcterms:created xsi:type="dcterms:W3CDTF">2026-04-28T10:36:00Z</dcterms:created>
  <dcterms:modified xsi:type="dcterms:W3CDTF">2026-05-29T18:41:00Z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