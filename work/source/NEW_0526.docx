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386D" w14:textId="77777777" w:rsidR="001961C1" w:rsidRPr="0022764C" w:rsidRDefault="001961C1">
      <w:pPr>
        <w:pStyle w:val="Heading1"/>
        <w:spacing w:before="0"/>
      </w:pPr>
    </w:p>
    <w:p w14:paraId="6AF12450" w14:textId="2EF4F72A" w:rsidR="005B2076" w:rsidRPr="0022764C" w:rsidRDefault="00BF696C">
      <w:pPr>
        <w:pStyle w:val="Subtitle"/>
      </w:pPr>
      <w:r w:rsidRPr="0022764C">
        <w:t>Media and Music Combined Insurance Policy</w:t>
      </w:r>
      <w:r w:rsidRPr="0022764C">
        <w:rPr>
          <w:sz w:val="44"/>
          <w:szCs w:val="44"/>
        </w:rPr>
        <w:t xml:space="preserve"> 0526</w:t>
      </w:r>
    </w:p>
    <w:p w14:paraId="0309D662" w14:textId="6AF6BBAA" w:rsidR="005B2076" w:rsidRPr="0022764C" w:rsidRDefault="0009144E">
      <w:pPr>
        <w:pStyle w:val="Heading1"/>
        <w:spacing w:before="0"/>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-1468120</wp:posOffset>
            </wp:positionH>
            <wp:positionV relativeFrom="paragraph">
              <wp:posOffset>400050</wp:posOffset>
            </wp:positionV>
            <wp:extent cx="9071690" cy="61150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71690" cy="6115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DEAF7" w14:textId="31B2D9BA" w:rsidR="005B2076" w:rsidRPr="0022764C" w:rsidRDefault="005B2076">
      <w:pPr>
        <w:pStyle w:val="Heading1"/>
        <w:spacing w:before="0"/>
      </w:pPr>
    </w:p>
    <w:p w14:paraId="5C092DF3" w14:textId="5B7F9AD2" w:rsidR="005B2076" w:rsidRPr="0022764C" w:rsidRDefault="005B2076">
      <w:pPr>
        <w:pStyle w:val="Heading1"/>
        <w:spacing w:before="0"/>
      </w:pPr>
    </w:p>
    <w:p w14:paraId="6B9B759E" w14:textId="4A4D8D3F" w:rsidR="005B2076" w:rsidRPr="0022764C" w:rsidRDefault="005B2076">
      <w:pPr>
        <w:pStyle w:val="Heading1"/>
        <w:spacing w:before="0"/>
      </w:pPr>
    </w:p>
    <w:p w14:paraId="718CD5A1" w14:textId="4F1FF132" w:rsidR="005B2076" w:rsidRPr="0022764C" w:rsidRDefault="005B2076">
      <w:pPr>
        <w:pStyle w:val="Heading1"/>
        <w:spacing w:before="0"/>
      </w:pPr>
    </w:p>
    <w:p w14:paraId="022A83D0" w14:textId="77777777" w:rsidR="005B2076" w:rsidRPr="0022764C" w:rsidRDefault="005B2076">
      <w:pPr>
        <w:pStyle w:val="Heading1"/>
        <w:spacing w:before="0"/>
      </w:pPr>
    </w:p>
    <w:p w14:paraId="50F0C6A4" w14:textId="77777777" w:rsidR="005B2076" w:rsidRPr="0022764C" w:rsidRDefault="005B2076">
      <w:pPr>
        <w:pStyle w:val="Heading1"/>
        <w:spacing w:before="0"/>
      </w:pPr>
    </w:p>
    <w:p w14:paraId="115BCFAE" w14:textId="77777777" w:rsidR="005B2076" w:rsidRPr="0022764C" w:rsidRDefault="005B2076">
      <w:pPr>
        <w:pStyle w:val="Heading1"/>
        <w:spacing w:before="0"/>
      </w:pPr>
    </w:p>
    <w:p w14:paraId="166F453F" w14:textId="77777777" w:rsidR="005B2076" w:rsidRPr="0022764C" w:rsidRDefault="005B2076">
      <w:pPr>
        <w:pStyle w:val="Heading1"/>
        <w:spacing w:before="0"/>
      </w:pPr>
    </w:p>
    <w:p w14:paraId="7B5E7059" w14:textId="77777777" w:rsidR="005B2076" w:rsidRPr="0022764C" w:rsidRDefault="005B2076">
      <w:pPr>
        <w:pStyle w:val="Heading1"/>
        <w:spacing w:before="0"/>
      </w:pPr>
    </w:p>
    <w:p w14:paraId="0201CAE2" w14:textId="77777777" w:rsidR="005B2076" w:rsidRPr="0022764C" w:rsidRDefault="005B2076">
      <w:pPr>
        <w:pStyle w:val="Heading1"/>
        <w:spacing w:before="0"/>
      </w:pPr>
    </w:p>
    <w:p w14:paraId="7FE988C4" w14:textId="77777777" w:rsidR="005B2076" w:rsidRPr="0022764C" w:rsidRDefault="005B2076">
      <w:pPr>
        <w:pStyle w:val="Heading1"/>
        <w:spacing w:before="0"/>
      </w:pPr>
    </w:p>
    <w:p w14:paraId="109E724A" w14:textId="77777777" w:rsidR="005B2076" w:rsidRPr="0022764C" w:rsidRDefault="005B2076">
      <w:pPr>
        <w:pStyle w:val="Heading1"/>
        <w:spacing w:before="0"/>
      </w:pPr>
    </w:p>
    <w:p w14:paraId="132672BD" w14:textId="77777777" w:rsidR="005B2076" w:rsidRPr="0022764C" w:rsidRDefault="005B2076">
      <w:pPr>
        <w:pStyle w:val="Heading1"/>
        <w:spacing w:before="0"/>
      </w:pPr>
    </w:p>
    <w:p w14:paraId="0A0896F3" w14:textId="77777777" w:rsidR="005B2076" w:rsidRPr="0022764C" w:rsidRDefault="005B2076">
      <w:pPr>
        <w:pStyle w:val="Heading1"/>
        <w:spacing w:before="0"/>
      </w:pPr>
    </w:p>
    <w:p w14:paraId="68A2A315" w14:textId="77777777" w:rsidR="005B2076" w:rsidRPr="0022764C" w:rsidRDefault="005B2076">
      <w:pPr>
        <w:pStyle w:val="Heading1"/>
        <w:spacing w:before="0"/>
      </w:pPr>
    </w:p>
    <w:p w14:paraId="2C2C8D94" w14:textId="77777777" w:rsidR="005B2076" w:rsidRPr="0022764C" w:rsidRDefault="005B2076">
      <w:pPr>
        <w:pStyle w:val="Heading1"/>
        <w:spacing w:before="0"/>
      </w:pPr>
    </w:p>
    <w:p w14:paraId="6E887CA9" w14:textId="77777777" w:rsidR="005B2076" w:rsidRPr="0022764C" w:rsidRDefault="005B2076">
      <w:pPr>
        <w:pStyle w:val="Heading1"/>
        <w:spacing w:before="0"/>
      </w:pPr>
    </w:p>
    <w:p w14:paraId="38342C79" w14:textId="77777777" w:rsidR="005B2076" w:rsidRPr="0022764C" w:rsidRDefault="005B2076">
      <w:pPr>
        <w:pStyle w:val="Heading1"/>
        <w:spacing w:before="0"/>
      </w:pPr>
    </w:p>
    <w:p w14:paraId="051BE193" w14:textId="77777777" w:rsidR="005B2076" w:rsidRPr="0022764C" w:rsidRDefault="005B2076">
      <w:pPr>
        <w:pStyle w:val="Heading1"/>
        <w:spacing w:before="0"/>
      </w:pPr>
    </w:p>
    <w:p w14:paraId="343B7AE8" w14:textId="77777777" w:rsidR="005F097D" w:rsidRPr="0022764C" w:rsidRDefault="005F097D" w:rsidP="005F097D">
      <w:pPr>
        <w:pStyle w:val="Heading1"/>
        <w:spacing w:before="0"/>
      </w:pPr>
    </w:p>
    <w:p w14:paraId="14BF2C0B" w14:textId="25FCFEEA" w:rsidR="005B2076" w:rsidRPr="0022764C" w:rsidRDefault="005F097D">
      <w:pPr>
        <w:pStyle w:val="Heading1"/>
        <w:spacing w:before="0"/>
        <w:rPr>
          <w:sz w:val="40"/>
          <w:szCs w:val="40"/>
        </w:rPr>
      </w:pPr>
      <w:r w:rsidRPr="0022764C">
        <w:rPr>
          <w:sz w:val="40"/>
          <w:szCs w:val="40"/>
        </w:rPr>
        <w:lastRenderedPageBreak/>
        <w:t>Policy Contents</w:t>
      </w:r>
    </w:p>
    <w:p w14:paraId="394EAE78" w14:textId="3C40309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Policy Contents  2</w:t>
      </w:r>
    </w:p>
    <w:p w14:paraId="1A87F661" w14:textId="37EB85D8"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bookmarkStart w:id="0" w:name="intro"/>
      <w:r w:rsidRPr="0022764C">
        <w:rPr>
          <w:rFonts w:ascii="Arial" w:eastAsia="MS Mincho" w:hAnsi="Arial" w:cs="Arial"/>
          <w:bCs/>
          <w:noProof/>
          <w:sz w:val="20"/>
          <w:szCs w:val="24"/>
        </w:rPr>
        <w:t>Introduction  3</w:t>
      </w:r>
      <w:bookmarkEnd w:id="0"/>
    </w:p>
    <w:p w14:paraId="6D03B756" w14:textId="602F48E2"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Notices 4</w:t>
      </w:r>
    </w:p>
    <w:p w14:paraId="429D3EC0" w14:textId="432D38EE"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Insuring Agreement  6</w:t>
      </w:r>
    </w:p>
    <w:p w14:paraId="257D23CB" w14:textId="722FED87"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General Policy</w:t>
      </w:r>
      <w:ins w:id="1" w:author="stuart wolstenholme" w:date="2026-05-29T12:21:00Z" w16du:dateUtc="2026-05-29T11:21:00Z">
        <w:r w:rsidR="00BB79CB" w:rsidRPr="008C4ED3">
          <w:rPr>
            <w:rFonts w:ascii="Arial" w:eastAsia="MS Mincho" w:hAnsi="Arial" w:cs="Arial"/>
            <w:bCs/>
            <w:noProof/>
            <w:sz w:val="20"/>
            <w:szCs w:val="24"/>
          </w:rPr>
          <w:t xml:space="preserve"> </w:t>
        </w:r>
      </w:ins>
      <w:r w:rsidRPr="0022764C">
        <w:rPr>
          <w:rFonts w:ascii="Arial" w:eastAsia="MS Mincho" w:hAnsi="Arial" w:cs="Arial"/>
          <w:bCs/>
          <w:noProof/>
          <w:sz w:val="20"/>
          <w:szCs w:val="24"/>
        </w:rPr>
        <w:t>Definitions 7</w:t>
      </w:r>
    </w:p>
    <w:p w14:paraId="4CD2E6A1" w14:textId="26ED0204"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General Policy Conditions  13</w:t>
      </w:r>
    </w:p>
    <w:p w14:paraId="51E69E0E" w14:textId="65630642"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Policy Protection and Maintenance Conditions 19</w:t>
      </w:r>
    </w:p>
    <w:p w14:paraId="174A6AB0" w14:textId="53515756"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bookmarkStart w:id="2" w:name="claims_conditions"/>
      <w:r w:rsidRPr="0022764C">
        <w:rPr>
          <w:rFonts w:ascii="Arial" w:eastAsia="MS Mincho" w:hAnsi="Arial" w:cs="Arial"/>
          <w:bCs/>
          <w:noProof/>
          <w:sz w:val="20"/>
          <w:szCs w:val="24"/>
        </w:rPr>
        <w:t>Policy Claims Conditions 22</w:t>
      </w:r>
      <w:bookmarkEnd w:id="2"/>
    </w:p>
    <w:p w14:paraId="1CEB8F1F" w14:textId="374DCA6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bookmarkStart w:id="3" w:name="policy_exclusions"/>
      <w:r w:rsidRPr="0022764C">
        <w:rPr>
          <w:rFonts w:ascii="Arial" w:eastAsia="MS Mincho" w:hAnsi="Arial" w:cs="Arial"/>
          <w:bCs/>
          <w:noProof/>
          <w:sz w:val="20"/>
          <w:szCs w:val="24"/>
        </w:rPr>
        <w:t>Policy Exclusions 26</w:t>
      </w:r>
      <w:bookmarkEnd w:id="3"/>
    </w:p>
    <w:p w14:paraId="13DE600C" w14:textId="6CB7ED65"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1" w:history="1">
        <w:r w:rsidRPr="0022764C">
          <w:rPr>
            <w:rFonts w:ascii="Arial" w:eastAsia="MS Mincho" w:hAnsi="Arial" w:cs="Arial"/>
            <w:bCs/>
            <w:noProof/>
            <w:sz w:val="20"/>
            <w:szCs w:val="24"/>
          </w:rPr>
          <w:t>Section 1: Business “All Risks” Section 30</w:t>
        </w:r>
      </w:hyperlink>
    </w:p>
    <w:p w14:paraId="55176049" w14:textId="713B46BE"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2" w:history="1">
        <w:r w:rsidRPr="0022764C">
          <w:rPr>
            <w:rFonts w:ascii="Arial" w:eastAsia="MS Mincho" w:hAnsi="Arial" w:cs="Arial"/>
            <w:bCs/>
            <w:noProof/>
            <w:sz w:val="20"/>
            <w:szCs w:val="24"/>
          </w:rPr>
          <w:t>Section 2: Property &amp; Equipment “All Risks” Section 38</w:t>
        </w:r>
      </w:hyperlink>
    </w:p>
    <w:p w14:paraId="7CD5A5A2" w14:textId="0EDEF706"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3" w:history="1">
        <w:r w:rsidRPr="0022764C">
          <w:rPr>
            <w:rFonts w:ascii="Arial" w:eastAsia="MS Mincho" w:hAnsi="Arial" w:cs="Arial"/>
            <w:bCs/>
            <w:noProof/>
            <w:sz w:val="20"/>
            <w:szCs w:val="24"/>
          </w:rPr>
          <w:t>Section 3: Business Interruption “All Risks” Section  47</w:t>
        </w:r>
      </w:hyperlink>
    </w:p>
    <w:p w14:paraId="5BAD2C12" w14:textId="01016573"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4" w:history="1">
        <w:r w:rsidRPr="0022764C">
          <w:rPr>
            <w:rFonts w:ascii="Arial" w:eastAsia="MS Mincho" w:hAnsi="Arial" w:cs="Arial"/>
            <w:bCs/>
            <w:noProof/>
            <w:sz w:val="20"/>
            <w:szCs w:val="24"/>
          </w:rPr>
          <w:t>Section 4: Terrorism Section 64</w:t>
        </w:r>
      </w:hyperlink>
    </w:p>
    <w:p w14:paraId="1D80927F" w14:textId="4B8913D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5" w:history="1">
        <w:r w:rsidRPr="0022764C">
          <w:rPr>
            <w:rFonts w:ascii="Arial" w:eastAsia="MS Mincho" w:hAnsi="Arial" w:cs="Arial"/>
            <w:bCs/>
            <w:noProof/>
            <w:sz w:val="20"/>
            <w:szCs w:val="24"/>
          </w:rPr>
          <w:t>Section 5: Employers’ Liability Section  68</w:t>
        </w:r>
      </w:hyperlink>
    </w:p>
    <w:p w14:paraId="6880D173" w14:textId="3208FC05"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6" w:history="1">
        <w:r w:rsidRPr="0022764C">
          <w:rPr>
            <w:rFonts w:ascii="Arial" w:eastAsia="MS Mincho" w:hAnsi="Arial" w:cs="Arial"/>
            <w:bCs/>
            <w:noProof/>
            <w:sz w:val="20"/>
            <w:szCs w:val="24"/>
          </w:rPr>
          <w:t>Section 6: Public Liability Section  71</w:t>
        </w:r>
      </w:hyperlink>
    </w:p>
    <w:p w14:paraId="30F01546" w14:textId="2115BA0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7" w:history="1">
        <w:r w:rsidRPr="0022764C">
          <w:rPr>
            <w:rFonts w:ascii="Arial" w:eastAsia="MS Mincho" w:hAnsi="Arial" w:cs="Arial"/>
            <w:bCs/>
            <w:noProof/>
            <w:sz w:val="20"/>
            <w:szCs w:val="24"/>
          </w:rPr>
          <w:t>Section 7: Products Liability Section  78</w:t>
        </w:r>
      </w:hyperlink>
    </w:p>
    <w:p w14:paraId="056CF8DF" w14:textId="0AFE5CAF"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8" w:history="1">
        <w:r w:rsidRPr="0022764C">
          <w:rPr>
            <w:rFonts w:ascii="Arial" w:eastAsia="MS Mincho" w:hAnsi="Arial" w:cs="Arial"/>
            <w:bCs/>
            <w:noProof/>
            <w:sz w:val="20"/>
            <w:szCs w:val="24"/>
          </w:rPr>
          <w:t>Section 8: Money Section  81</w:t>
        </w:r>
      </w:hyperlink>
    </w:p>
    <w:p w14:paraId="40943FB4" w14:textId="04482E23"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Sub-Section 1 - Money 81</w:t>
      </w:r>
    </w:p>
    <w:p w14:paraId="125CBB2E" w14:textId="4AB6F6FC"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sidRPr="0022764C">
        <w:rPr>
          <w:rFonts w:ascii="Arial" w:eastAsia="MS Mincho" w:hAnsi="Arial" w:cs="Arial"/>
          <w:bCs/>
          <w:noProof/>
          <w:sz w:val="20"/>
          <w:szCs w:val="24"/>
        </w:rPr>
        <w:t>Sub-Section 2 – Personal Assault  82</w:t>
      </w:r>
    </w:p>
    <w:p w14:paraId="0A857E93" w14:textId="0ADE9B77"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9" w:history="1">
        <w:r w:rsidRPr="0022764C">
          <w:rPr>
            <w:rFonts w:ascii="Arial" w:eastAsia="MS Mincho" w:hAnsi="Arial" w:cs="Arial"/>
            <w:bCs/>
            <w:noProof/>
            <w:sz w:val="20"/>
            <w:szCs w:val="24"/>
          </w:rPr>
          <w:t>Section 9: Goods in Transit Section 85</w:t>
        </w:r>
      </w:hyperlink>
    </w:p>
    <w:p w14:paraId="3E557CFB" w14:textId="71016D3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10" w:history="1">
        <w:r w:rsidRPr="0022764C">
          <w:rPr>
            <w:rFonts w:ascii="Arial" w:eastAsia="MS Mincho" w:hAnsi="Arial" w:cs="Arial"/>
            <w:bCs/>
            <w:noProof/>
            <w:sz w:val="20"/>
            <w:szCs w:val="24"/>
          </w:rPr>
          <w:t>Section 10: Loss of Licence Section  88</w:t>
        </w:r>
      </w:hyperlink>
    </w:p>
    <w:p w14:paraId="70A89022" w14:textId="1B3071CD"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hyperlink w:anchor="Section_11" w:history="1">
        <w:r w:rsidRPr="0022764C">
          <w:rPr>
            <w:rFonts w:ascii="Arial" w:eastAsia="MS Mincho" w:hAnsi="Arial" w:cs="Arial"/>
            <w:bCs/>
            <w:noProof/>
            <w:sz w:val="20"/>
            <w:szCs w:val="24"/>
          </w:rPr>
          <w:t>Section 11: Production Indemnity &amp; Multimedia “All Risks” Section 90</w:t>
        </w:r>
      </w:hyperlink>
    </w:p>
    <w:p w14:paraId="0DAE5839" w14:textId="1F6179C4" w:rsidR="00541C7F" w:rsidRPr="0022764C" w:rsidRDefault="00541C7F" w:rsidP="00541C7F">
      <w:pPr>
        <w:tabs>
          <w:tab w:val="right" w:leader="dot" w:pos="8810"/>
        </w:tabs>
        <w:spacing w:before="0" w:after="100" w:line="240" w:lineRule="auto"/>
        <w:rPr>
          <w:rFonts w:eastAsia="MS Mincho" w:cstheme="minorHAnsi"/>
          <w:bCs/>
          <w:noProof/>
          <w:sz w:val="20"/>
        </w:rPr>
      </w:pPr>
      <w:hyperlink w:anchor="Section_12" w:history="1">
        <w:r w:rsidRPr="0022764C">
          <w:rPr>
            <w:rFonts w:eastAsia="MS Mincho" w:cstheme="minorHAnsi"/>
            <w:bCs/>
            <w:noProof/>
            <w:sz w:val="20"/>
          </w:rPr>
          <w:t>Section 12: Media Liability 95</w:t>
        </w:r>
      </w:hyperlink>
    </w:p>
    <w:p w14:paraId="0201CE26" w14:textId="0D20416E" w:rsidR="00D06DB2" w:rsidRPr="0022764C" w:rsidRDefault="00541C7F" w:rsidP="00F2154A">
      <w:pPr>
        <w:tabs>
          <w:tab w:val="right" w:leader="dot" w:pos="8810"/>
        </w:tabs>
        <w:spacing w:before="0" w:after="100" w:line="240" w:lineRule="auto"/>
        <w:rPr>
          <w:rFonts w:eastAsia="MS Mincho" w:cstheme="minorHAnsi"/>
          <w:bCs/>
          <w:noProof/>
          <w:sz w:val="20"/>
        </w:rPr>
      </w:pPr>
      <w:hyperlink w:anchor="Section_13" w:history="1">
        <w:r w:rsidRPr="0022764C">
          <w:rPr>
            <w:rFonts w:cstheme="minorHAnsi"/>
            <w:sz w:val="20"/>
          </w:rPr>
          <w:t>Section 13: Commercial Legal Expenses Section</w:t>
        </w:r>
      </w:hyperlink>
    </w:p>
    <w:p w14:paraId="0FFCC56F" w14:textId="38D2920D" w:rsidR="00D77BAC" w:rsidRPr="0022764C" w:rsidRDefault="00D77BAC" w:rsidP="00F2154A">
      <w:pPr>
        <w:tabs>
          <w:tab w:val="right" w:leader="dot" w:pos="8810"/>
        </w:tabs>
        <w:spacing w:before="0" w:after="100" w:line="240" w:lineRule="auto"/>
        <w:rPr>
          <w:rFonts w:eastAsia="MS Mincho" w:cstheme="minorHAnsi"/>
          <w:bCs/>
          <w:noProof/>
          <w:sz w:val="20"/>
        </w:rPr>
      </w:pPr>
      <w:hyperlink w:anchor="Section_14" w:history="1">
        <w:r w:rsidRPr="0022764C">
          <w:rPr>
            <w:rFonts w:cstheme="minorHAnsi"/>
            <w:sz w:val="20"/>
          </w:rPr>
          <w:t>Section 14: Management Liability Insurance Section</w:t>
        </w:r>
      </w:hyperlink>
    </w:p>
    <w:p w14:paraId="0A7BBEB0" w14:textId="600C434A" w:rsidR="0092331D" w:rsidRPr="0022764C" w:rsidRDefault="009F611B">
      <w:pPr>
        <w:rPr>
          <w:rFonts w:cstheme="minorHAnsi"/>
          <w:sz w:val="20"/>
        </w:rPr>
      </w:pPr>
      <w:hyperlink w:anchor="Section_15" w:history="1">
        <w:r w:rsidRPr="0022764C">
          <w:rPr>
            <w:rFonts w:cstheme="minorHAnsi"/>
            <w:sz w:val="20"/>
          </w:rPr>
          <w:t>Section 15: Cyber Liability Section</w:t>
        </w:r>
      </w:hyperlink>
    </w:p>
    <w:p w14:paraId="00B99D3D" w14:textId="77777777" w:rsidR="00F2154A" w:rsidRPr="0022764C" w:rsidRDefault="00F2154A" w:rsidP="00F2154A">
      <w:pPr>
        <w:tabs>
          <w:tab w:val="right" w:leader="dot" w:pos="8810"/>
        </w:tabs>
        <w:spacing w:before="0" w:after="100" w:line="240" w:lineRule="auto"/>
        <w:rPr>
          <w:rFonts w:ascii="Arial" w:eastAsia="MS Mincho" w:hAnsi="Arial" w:cs="Arial"/>
          <w:bCs/>
          <w:noProof/>
          <w:sz w:val="20"/>
          <w:szCs w:val="24"/>
        </w:rPr>
      </w:pPr>
    </w:p>
    <w:p w14:paraId="411F9D56" w14:textId="77777777" w:rsidR="00E3532A" w:rsidRPr="0022764C" w:rsidRDefault="00E3532A">
      <w:pPr>
        <w:pStyle w:val="Heading1"/>
        <w:spacing w:before="0"/>
      </w:pPr>
    </w:p>
    <w:p w14:paraId="5FDCD4B0" w14:textId="77777777" w:rsidR="00E3532A" w:rsidRPr="0022764C" w:rsidRDefault="00E3532A">
      <w:pPr>
        <w:pStyle w:val="Heading1"/>
        <w:spacing w:before="0"/>
      </w:pPr>
    </w:p>
    <w:p w14:paraId="483919C0" w14:textId="77777777" w:rsidR="00E3532A" w:rsidRPr="0022764C" w:rsidRDefault="00E3532A">
      <w:pPr>
        <w:pStyle w:val="Heading1"/>
        <w:spacing w:before="0"/>
      </w:pPr>
    </w:p>
    <w:p w14:paraId="065CC931" w14:textId="77777777" w:rsidR="00E3532A" w:rsidRPr="0022764C" w:rsidRDefault="00E3532A">
      <w:pPr>
        <w:pStyle w:val="Heading1"/>
        <w:spacing w:before="0"/>
      </w:pPr>
    </w:p>
    <w:p w14:paraId="5E7D2547" w14:textId="77777777" w:rsidR="00E3532A" w:rsidRPr="0022764C" w:rsidRDefault="00E3532A">
      <w:pPr>
        <w:pStyle w:val="Heading1"/>
        <w:spacing w:before="0"/>
      </w:pPr>
    </w:p>
    <w:p w14:paraId="212FF31C" w14:textId="77777777" w:rsidR="00E3532A" w:rsidRPr="0022764C" w:rsidRDefault="00E3532A">
      <w:pPr>
        <w:pStyle w:val="Heading1"/>
        <w:spacing w:before="0"/>
      </w:pPr>
    </w:p>
    <w:p w14:paraId="53E491A0" w14:textId="77777777" w:rsidR="00E3532A" w:rsidRPr="0022764C" w:rsidRDefault="00E3532A">
      <w:pPr>
        <w:pStyle w:val="Heading1"/>
        <w:spacing w:before="0"/>
      </w:pPr>
    </w:p>
    <w:p w14:paraId="3E35F512" w14:textId="77777777" w:rsidR="00E3532A" w:rsidRPr="0022764C" w:rsidRDefault="00E3532A">
      <w:pPr>
        <w:pStyle w:val="Heading1"/>
        <w:spacing w:before="0"/>
      </w:pPr>
    </w:p>
    <w:p w14:paraId="36962CD8" w14:textId="77777777" w:rsidR="00F2154A" w:rsidRPr="0022764C" w:rsidRDefault="00F2154A">
      <w:pPr>
        <w:pStyle w:val="Heading1"/>
        <w:spacing w:before="0"/>
      </w:pPr>
    </w:p>
    <w:p w14:paraId="7B535CCD" w14:textId="77777777" w:rsidR="00F2154A" w:rsidRPr="0022764C" w:rsidRDefault="00F2154A">
      <w:pPr>
        <w:pStyle w:val="Heading1"/>
        <w:spacing w:before="0"/>
      </w:pPr>
    </w:p>
    <w:p w14:paraId="57696C6F" w14:textId="77777777" w:rsidR="00F2154A" w:rsidRPr="0022764C" w:rsidRDefault="00F2154A">
      <w:pPr>
        <w:pStyle w:val="Heading1"/>
        <w:spacing w:before="0"/>
      </w:pPr>
    </w:p>
    <w:p w14:paraId="6350A24A" w14:textId="77777777" w:rsidR="00F2154A" w:rsidRPr="0022764C" w:rsidRDefault="00F2154A">
      <w:pPr>
        <w:pStyle w:val="Heading1"/>
        <w:spacing w:before="0"/>
      </w:pPr>
    </w:p>
    <w:p w14:paraId="61529925" w14:textId="77777777" w:rsidR="00F2154A" w:rsidRPr="0022764C" w:rsidRDefault="00F2154A">
      <w:pPr>
        <w:pStyle w:val="Heading1"/>
        <w:spacing w:before="0"/>
      </w:pPr>
    </w:p>
    <w:p w14:paraId="3C61B67A" w14:textId="77777777" w:rsidR="00F2154A" w:rsidRPr="0022764C" w:rsidRDefault="00F2154A">
      <w:pPr>
        <w:pStyle w:val="Heading1"/>
        <w:spacing w:before="0"/>
      </w:pPr>
    </w:p>
    <w:p w14:paraId="6A9575CA" w14:textId="77777777" w:rsidR="00F2154A" w:rsidRPr="0022764C" w:rsidRDefault="00F2154A">
      <w:pPr>
        <w:pStyle w:val="Heading1"/>
        <w:spacing w:before="0"/>
      </w:pPr>
    </w:p>
    <w:p w14:paraId="340D659E" w14:textId="77777777" w:rsidR="00F2154A" w:rsidRPr="0022764C" w:rsidRDefault="00F2154A">
      <w:pPr>
        <w:pStyle w:val="Heading1"/>
        <w:spacing w:before="0"/>
      </w:pPr>
    </w:p>
    <w:p w14:paraId="00F31F68" w14:textId="77777777" w:rsidR="00F2154A" w:rsidRPr="0022764C" w:rsidRDefault="00F2154A">
      <w:pPr>
        <w:pStyle w:val="Heading1"/>
        <w:spacing w:before="0"/>
      </w:pPr>
    </w:p>
    <w:p w14:paraId="065B2D3F" w14:textId="77777777" w:rsidR="00F2154A" w:rsidRPr="0022764C" w:rsidRDefault="00F2154A">
      <w:pPr>
        <w:pStyle w:val="Heading1"/>
        <w:spacing w:before="0"/>
      </w:pPr>
    </w:p>
    <w:p w14:paraId="19C273BC" w14:textId="77777777" w:rsidR="00F2154A" w:rsidRPr="0022764C" w:rsidRDefault="00F2154A">
      <w:pPr>
        <w:pStyle w:val="Heading1"/>
        <w:spacing w:before="0"/>
      </w:pPr>
    </w:p>
    <w:p w14:paraId="239EDE57" w14:textId="77777777" w:rsidR="00F2154A" w:rsidRPr="0022764C" w:rsidRDefault="00F2154A">
      <w:pPr>
        <w:pStyle w:val="Heading1"/>
        <w:spacing w:before="0"/>
      </w:pPr>
    </w:p>
    <w:p w14:paraId="2B58D470" w14:textId="77777777" w:rsidR="00F2154A" w:rsidRPr="0022764C" w:rsidRDefault="00F2154A">
      <w:pPr>
        <w:pStyle w:val="Heading1"/>
        <w:spacing w:before="0"/>
      </w:pPr>
    </w:p>
    <w:p w14:paraId="21593B91" w14:textId="77777777" w:rsidR="00F2154A" w:rsidRPr="0022764C" w:rsidRDefault="00F2154A">
      <w:pPr>
        <w:pStyle w:val="Heading1"/>
        <w:spacing w:before="0"/>
      </w:pPr>
    </w:p>
    <w:p w14:paraId="484F209B" w14:textId="77777777" w:rsidR="0092331D" w:rsidRPr="0022764C" w:rsidRDefault="009F611B">
      <w:pPr>
        <w:pStyle w:val="BodyText"/>
      </w:pPr>
      <w:r w:rsidRPr="0022764C">
        <w:br w:type="page"/>
      </w:r>
    </w:p>
    <w:p w14:paraId="4B3EEE53" w14:textId="09DA9380" w:rsidR="00C07262" w:rsidRPr="0022764C" w:rsidRDefault="004A758F">
      <w:pPr>
        <w:pStyle w:val="Heading1"/>
        <w:spacing w:before="0"/>
      </w:pPr>
      <w:r w:rsidRPr="0022764C">
        <w:lastRenderedPageBreak/>
        <w:t>Introduction</w:t>
      </w:r>
    </w:p>
    <w:p w14:paraId="4849CEAD" w14:textId="77777777"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14:paraId="528AAB99" w14:textId="77777777"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14:paraId="2CE5E3E0" w14:textId="77777777" w:rsidR="00C07262" w:rsidRPr="0022764C" w:rsidRDefault="004A758F">
      <w:pPr>
        <w:pStyle w:val="BodyText"/>
      </w:pPr>
      <w:r w:rsidRPr="0022764C">
        <w:t xml:space="preserve">This can be checked on the Financial Services Register at </w:t>
      </w:r>
      <w:hyperlink r:id="rId9"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14:paraId="0A63D34F" w14:textId="77777777"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14:paraId="32AE2364" w14:textId="257F04D6"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14:paraId="5D9074D0" w14:textId="77777777"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14:paraId="09DE4654" w14:textId="77777777"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14:paraId="2F3CB42C" w14:textId="77777777" w:rsidR="00C07262" w:rsidRPr="0022764C" w:rsidRDefault="004A758F">
      <w:pPr>
        <w:pStyle w:val="Heading1"/>
        <w:rPr>
          <w:rFonts w:eastAsiaTheme="minorHAnsi" w:cstheme="majorHAnsi"/>
          <w:color w:val="auto"/>
          <w:sz w:val="18"/>
          <w:szCs w:val="20"/>
        </w:rPr>
      </w:pPr>
      <w:r w:rsidRPr="0022764C">
        <w:t>Notices</w:t>
      </w:r>
    </w:p>
    <w:p w14:paraId="46D8C38A" w14:textId="77777777" w:rsidR="00C07262" w:rsidRPr="0022764C" w:rsidRDefault="004A758F">
      <w:pPr>
        <w:pStyle w:val="Heading3"/>
      </w:pPr>
      <w:bookmarkStart w:id="4" w:name="_Toc448748431"/>
      <w:bookmarkStart w:id="5" w:name="_Toc451869592"/>
      <w:bookmarkStart w:id="6" w:name="_Toc469925994"/>
      <w:r w:rsidRPr="0022764C">
        <w:t>Understanding this Policy</w:t>
      </w:r>
      <w:bookmarkEnd w:id="4"/>
      <w:bookmarkEnd w:id="5"/>
      <w:bookmarkEnd w:id="6"/>
    </w:p>
    <w:p w14:paraId="04D270E2" w14:textId="77777777"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14:paraId="18414939" w14:textId="77777777"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14:paraId="1B003C22" w14:textId="77777777" w:rsidR="0092331D" w:rsidRPr="0022764C" w:rsidRDefault="009F611B">
      <w:pPr>
        <w:pStyle w:val="BodyText"/>
      </w:pPr>
      <w:r w:rsidRPr="0022764C">
        <w:t>Certain Sections of this Policy contain specialist insuring clauses, definitions, conditions, exclusions, claims requirements and limits which apply only to those Sections. Where a Section contains its own specialist wording, that wording shall apply for the purposes of that Section in addition to, or instead of, the General Policy wording to the extent stated in that Section.</w:t>
      </w:r>
    </w:p>
    <w:p w14:paraId="1BA2CF40" w14:textId="77777777"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14:paraId="4FF57EED" w14:textId="77777777" w:rsidR="00C07262" w:rsidRPr="0022764C" w:rsidRDefault="004A758F">
      <w:pPr>
        <w:pStyle w:val="Heading3"/>
      </w:pPr>
      <w:r w:rsidRPr="0022764C">
        <w:t>Notices</w:t>
      </w:r>
    </w:p>
    <w:p w14:paraId="1813182D" w14:textId="77777777" w:rsidR="00C07262" w:rsidRPr="0022764C" w:rsidRDefault="004A758F">
      <w:pPr>
        <w:pStyle w:val="BodyText"/>
      </w:pPr>
      <w:r w:rsidRPr="0022764C">
        <w:t>Notice shall be deemed to be duly received in the course of post if sent by pre-paid letter post properly addressed to:</w:t>
      </w:r>
    </w:p>
    <w:p w14:paraId="2F93342A" w14:textId="77777777"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14:paraId="3D45037A" w14:textId="77777777"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7" w:name="_Toc468784347"/>
      <w:bookmarkStart w:id="8" w:name="_Toc469925996"/>
    </w:p>
    <w:p w14:paraId="1BA33F75" w14:textId="77777777" w:rsidR="00C07262" w:rsidRPr="0022764C" w:rsidRDefault="004A758F">
      <w:pPr>
        <w:pStyle w:val="Heading3"/>
      </w:pPr>
      <w:r w:rsidRPr="0022764C">
        <w:t>Conditions precedent</w:t>
      </w:r>
    </w:p>
    <w:p w14:paraId="60C620B4" w14:textId="77777777"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7"/>
      <w:bookmarkEnd w:id="8"/>
    </w:p>
    <w:p w14:paraId="2BE171E2" w14:textId="77777777" w:rsidR="00C07262" w:rsidRPr="0022764C" w:rsidRDefault="004A758F">
      <w:pPr>
        <w:pStyle w:val="Heading3"/>
      </w:pPr>
      <w:r w:rsidRPr="0022764C">
        <w:t>Complaints</w:t>
      </w:r>
    </w:p>
    <w:p w14:paraId="02DAB270" w14:textId="77777777"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14:paraId="1AFC232B" w14:textId="77777777" w:rsidR="00C07262" w:rsidRPr="0022764C" w:rsidRDefault="004A758F">
      <w:pPr>
        <w:pStyle w:val="BodyText"/>
      </w:pPr>
      <w:r w:rsidRPr="0022764C">
        <w:t>Compliance Officer</w:t>
      </w:r>
    </w:p>
    <w:p w14:paraId="55DDF01B" w14:textId="77777777" w:rsidR="00C07262" w:rsidRPr="0022764C" w:rsidRDefault="004A758F">
      <w:pPr>
        <w:pStyle w:val="BodyText"/>
      </w:pPr>
      <w:r w:rsidRPr="0022764C">
        <w:t xml:space="preserve">Tokio Marine HCC </w:t>
      </w:r>
    </w:p>
    <w:p w14:paraId="3E51113A" w14:textId="77777777" w:rsidR="00C07262" w:rsidRPr="0022764C" w:rsidRDefault="004A758F">
      <w:pPr>
        <w:pStyle w:val="BodyText"/>
      </w:pPr>
      <w:r w:rsidRPr="0022764C">
        <w:t>The St Botolph Building, 138-139 Houndsditch, London, EC3A 7BT</w:t>
      </w:r>
    </w:p>
    <w:p w14:paraId="52921994" w14:textId="77777777"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14:paraId="49EC2E5D"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14:paraId="04BB7956"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14:paraId="272A79A9"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14:paraId="238A22AF"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14:paraId="056168B2"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14:paraId="04FA3555" w14:textId="77777777"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14:paraId="470EBA9B" w14:textId="77777777" w:rsidR="00C07262" w:rsidRPr="0022764C" w:rsidRDefault="004A758F">
      <w:pPr>
        <w:pStyle w:val="Heading3"/>
      </w:pPr>
      <w:r w:rsidRPr="0022764C">
        <w:t>The Financial Ombudsman Service (FOS)</w:t>
      </w:r>
    </w:p>
    <w:p w14:paraId="1B19B2AA" w14:textId="77777777"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14:paraId="43E7DBE1" w14:textId="77777777" w:rsidR="00C07262" w:rsidRPr="0022764C" w:rsidRDefault="004A758F">
      <w:pPr>
        <w:pStyle w:val="BodyText"/>
      </w:pPr>
      <w:r w:rsidRPr="0022764C">
        <w:t>The FOS’s contact details are as follows:</w:t>
      </w:r>
    </w:p>
    <w:p w14:paraId="30EB2274" w14:textId="77777777" w:rsidR="00C07262" w:rsidRPr="0022764C" w:rsidRDefault="004A758F">
      <w:pPr>
        <w:pStyle w:val="BodyText"/>
      </w:pPr>
      <w:r w:rsidRPr="0022764C">
        <w:t>Financial Ombudsman Service</w:t>
      </w:r>
    </w:p>
    <w:p w14:paraId="47957C34" w14:textId="77777777" w:rsidR="00C07262" w:rsidRPr="0022764C" w:rsidRDefault="004A758F">
      <w:pPr>
        <w:pStyle w:val="BodyText"/>
      </w:pPr>
      <w:r w:rsidRPr="0022764C">
        <w:t>Exchange Tower</w:t>
      </w:r>
    </w:p>
    <w:p w14:paraId="4CCABC58" w14:textId="77777777" w:rsidR="00C07262" w:rsidRPr="0022764C" w:rsidRDefault="004A758F">
      <w:pPr>
        <w:pStyle w:val="BodyText"/>
      </w:pPr>
      <w:r w:rsidRPr="0022764C">
        <w:t>London E14 9SR</w:t>
      </w:r>
    </w:p>
    <w:p w14:paraId="18A85390" w14:textId="77777777"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0" w:tooltip="mailto:complaint.info@financial-ombudsman.org.uk" w:history="1">
        <w:r w:rsidRPr="0022764C">
          <w:rPr>
            <w:color w:val="00B0F0"/>
            <w:u w:val="single"/>
          </w:rPr>
          <w:t>complaint.info@financial-ombudsman.org.uk</w:t>
        </w:r>
      </w:hyperlink>
    </w:p>
    <w:p w14:paraId="0C9A7BC1" w14:textId="77777777"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14:paraId="1D8A56AF" w14:textId="77777777"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1" w:tooltip="http://www.financial-ombudsman.org.uk" w:history="1">
        <w:r w:rsidRPr="0022764C">
          <w:rPr>
            <w:color w:val="00B0F0"/>
            <w:u w:val="single"/>
          </w:rPr>
          <w:t>www.financial-ombudsman.org.uk</w:t>
        </w:r>
      </w:hyperlink>
    </w:p>
    <w:p w14:paraId="5F2C3A8F" w14:textId="77777777" w:rsidR="00C07262" w:rsidRPr="0022764C" w:rsidRDefault="004A758F">
      <w:pPr>
        <w:pStyle w:val="Heading3"/>
      </w:pPr>
      <w:r w:rsidRPr="0022764C">
        <w:t>The European Commission Online Dispute Resolution Platform (ODR)</w:t>
      </w:r>
    </w:p>
    <w:p w14:paraId="3ECF68A0" w14:textId="77777777"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2"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14:paraId="35ED9273" w14:textId="77777777" w:rsidR="00C07262" w:rsidRPr="0022764C" w:rsidRDefault="004A758F">
      <w:pPr>
        <w:pStyle w:val="Heading3"/>
      </w:pPr>
      <w:r w:rsidRPr="0022764C">
        <w:t xml:space="preserve">Data Protection Notice </w:t>
      </w:r>
    </w:p>
    <w:p w14:paraId="761814D3" w14:textId="77777777"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14:paraId="14E3D4B2" w14:textId="77777777"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14:paraId="036375D4" w14:textId="77777777"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14:paraId="19ABEC3B" w14:textId="77777777" w:rsidR="00C07262" w:rsidRPr="0022764C" w:rsidRDefault="004A758F">
      <w:pPr>
        <w:pStyle w:val="BodyText"/>
        <w:rPr>
          <w:rFonts w:asciiTheme="majorHAnsi" w:hAnsiTheme="majorHAnsi"/>
        </w:rPr>
      </w:pPr>
      <w:bookmarkStart w:id="9" w:name="_Hlk511824284"/>
      <w:r w:rsidRPr="0022764C">
        <w:rPr>
          <w:rFonts w:asciiTheme="majorHAnsi" w:hAnsiTheme="majorHAnsi"/>
        </w:rPr>
        <w:t>We may disclose your personal information to:</w:t>
      </w:r>
    </w:p>
    <w:p w14:paraId="73925F55" w14:textId="77777777" w:rsidR="00C07262" w:rsidRPr="0022764C" w:rsidRDefault="004A758F" w:rsidP="00662A63">
      <w:pPr>
        <w:pStyle w:val="BodyText"/>
        <w:numPr>
          <w:ilvl w:val="0"/>
          <w:numId w:val="25"/>
        </w:numPr>
        <w:ind w:left="454" w:hanging="454"/>
      </w:pPr>
      <w:r w:rsidRPr="0022764C">
        <w:t>our group companies;</w:t>
      </w:r>
    </w:p>
    <w:p w14:paraId="51604028" w14:textId="77777777"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14:paraId="748A172B" w14:textId="77777777"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14:paraId="70A7C840" w14:textId="77777777" w:rsidR="00C07262" w:rsidRPr="0022764C" w:rsidRDefault="004A758F" w:rsidP="00662A63">
      <w:pPr>
        <w:pStyle w:val="BodyText"/>
        <w:numPr>
          <w:ilvl w:val="0"/>
          <w:numId w:val="26"/>
        </w:numPr>
        <w:ind w:left="908" w:hanging="454"/>
      </w:pPr>
      <w:r w:rsidRPr="0022764C">
        <w:t xml:space="preserve">as a matter of applicable law or regulation, </w:t>
      </w:r>
    </w:p>
    <w:p w14:paraId="6FBA345C" w14:textId="77777777" w:rsidR="00C07262" w:rsidRPr="0022764C" w:rsidRDefault="004A758F" w:rsidP="00662A63">
      <w:pPr>
        <w:pStyle w:val="BodyText"/>
        <w:numPr>
          <w:ilvl w:val="0"/>
          <w:numId w:val="26"/>
        </w:numPr>
        <w:ind w:left="908" w:hanging="454"/>
      </w:pPr>
      <w:r w:rsidRPr="0022764C">
        <w:t xml:space="preserve">to exercise, establish or defend our legal rights, or </w:t>
      </w:r>
    </w:p>
    <w:p w14:paraId="5577AA07" w14:textId="77777777" w:rsidR="00C07262" w:rsidRPr="0022764C" w:rsidRDefault="004A758F" w:rsidP="00662A63">
      <w:pPr>
        <w:pStyle w:val="BodyText"/>
        <w:numPr>
          <w:ilvl w:val="0"/>
          <w:numId w:val="26"/>
        </w:numPr>
        <w:ind w:left="908" w:hanging="454"/>
      </w:pPr>
      <w:r w:rsidRPr="0022764C">
        <w:t xml:space="preserve">to protect your interests or those of any other person; </w:t>
      </w:r>
    </w:p>
    <w:p w14:paraId="6AC2AB14" w14:textId="77777777"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14:paraId="492A049E" w14:textId="77777777" w:rsidR="00C07262" w:rsidRPr="0022764C" w:rsidRDefault="004A758F" w:rsidP="00662A63">
      <w:pPr>
        <w:pStyle w:val="BodyText"/>
        <w:numPr>
          <w:ilvl w:val="0"/>
          <w:numId w:val="25"/>
        </w:numPr>
        <w:ind w:left="454" w:hanging="454"/>
      </w:pPr>
      <w:r w:rsidRPr="0022764C">
        <w:t>any other person with your consent to the disclosure.</w:t>
      </w:r>
      <w:bookmarkEnd w:id="9"/>
    </w:p>
    <w:p w14:paraId="6BFFFFE1" w14:textId="77777777"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14:paraId="57085CD0" w14:textId="77777777"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14:paraId="76DD7DFD" w14:textId="77777777" w:rsidR="00C07262" w:rsidRPr="0022764C" w:rsidRDefault="004A758F">
      <w:pPr>
        <w:pStyle w:val="BodyText"/>
      </w:pPr>
      <w:r w:rsidRPr="0022764C">
        <w:t xml:space="preserve">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w:t>
      </w:r>
      <w:r w:rsidRPr="0022764C">
        <w:lastRenderedPageBreak/>
        <w:t>portability.  Further information on your rights is included in our Privacy Notice.</w:t>
      </w:r>
    </w:p>
    <w:p w14:paraId="2A37385D" w14:textId="77777777" w:rsidR="00C07262" w:rsidRPr="0022764C" w:rsidRDefault="004A758F">
      <w:pPr>
        <w:pStyle w:val="BodyText"/>
        <w:rPr>
          <w:color w:val="0070C0"/>
          <w:u w:val="single"/>
        </w:rPr>
      </w:pPr>
      <w:r w:rsidRPr="0022764C">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14:paraId="237A1F87" w14:textId="77777777" w:rsidR="00C07262" w:rsidRPr="0022764C" w:rsidRDefault="004A758F">
      <w:pPr>
        <w:pStyle w:val="Heading3"/>
      </w:pPr>
      <w:bookmarkStart w:id="10" w:name="_Toc448748442"/>
      <w:bookmarkStart w:id="11" w:name="_Toc451869604"/>
      <w:bookmarkStart w:id="12" w:name="_Toc469926002"/>
      <w:r w:rsidRPr="0022764C">
        <w:t>Insurance Premium Tax</w:t>
      </w:r>
    </w:p>
    <w:p w14:paraId="1F184C6C" w14:textId="77777777"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14:paraId="02387E90" w14:textId="77777777"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14:paraId="4C5C1E0C" w14:textId="77777777" w:rsidR="00C07262" w:rsidRPr="0022764C" w:rsidRDefault="004A758F">
      <w:pPr>
        <w:pStyle w:val="Heading3"/>
      </w:pPr>
      <w:r w:rsidRPr="0022764C">
        <w:t>Choice of Law and Jurisdiction</w:t>
      </w:r>
      <w:bookmarkEnd w:id="10"/>
      <w:bookmarkEnd w:id="11"/>
      <w:bookmarkEnd w:id="12"/>
    </w:p>
    <w:p w14:paraId="04F993FF" w14:textId="77777777" w:rsidR="00C07262" w:rsidRPr="0022764C" w:rsidRDefault="004A758F">
      <w:pPr>
        <w:pStyle w:val="BodyText"/>
      </w:pPr>
      <w:bookmarkStart w:id="13" w:name="_Toc448748443"/>
      <w:bookmarkStart w:id="14" w:name="_Toc451869605"/>
      <w:r w:rsidRPr="0022764C">
        <w:t>The law of England and Wales shall apply to this contract unless:</w:t>
      </w:r>
    </w:p>
    <w:p w14:paraId="75AF5BC0" w14:textId="77777777" w:rsidR="00C07262" w:rsidRPr="0022764C" w:rsidRDefault="004A758F" w:rsidP="00662A63">
      <w:pPr>
        <w:pStyle w:val="BodyText"/>
        <w:numPr>
          <w:ilvl w:val="1"/>
          <w:numId w:val="27"/>
        </w:numPr>
        <w:ind w:left="454" w:hanging="454"/>
      </w:pPr>
      <w:r w:rsidRPr="0022764C">
        <w:t>the parties agree otherwise; or</w:t>
      </w:r>
    </w:p>
    <w:p w14:paraId="635FC4D7" w14:textId="3198ABAF"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14:paraId="6C0F621D" w14:textId="77777777" w:rsidR="00C07262" w:rsidRPr="0022764C" w:rsidRDefault="004A758F">
      <w:pPr>
        <w:pStyle w:val="Heading3"/>
      </w:pPr>
      <w:bookmarkStart w:id="15" w:name="_Toc469926003"/>
      <w:r w:rsidRPr="0022764C">
        <w:t>Employers’ Liability Tracing Office notice</w:t>
      </w:r>
    </w:p>
    <w:p w14:paraId="2533F5F6" w14:textId="77777777"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14:paraId="556FA8EB" w14:textId="77777777" w:rsidR="00C07262" w:rsidRPr="0022764C" w:rsidRDefault="004A758F" w:rsidP="00662A63">
      <w:pPr>
        <w:pStyle w:val="BodyText"/>
        <w:numPr>
          <w:ilvl w:val="0"/>
          <w:numId w:val="28"/>
        </w:numPr>
        <w:ind w:left="454" w:hanging="454"/>
      </w:pPr>
      <w:r w:rsidRPr="0022764C">
        <w:t>the policy number(s),</w:t>
      </w:r>
    </w:p>
    <w:p w14:paraId="37B0354F" w14:textId="77777777"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14:paraId="7DF9EDCA" w14:textId="77777777" w:rsidR="00C07262" w:rsidRPr="0022764C" w:rsidRDefault="004A758F" w:rsidP="00662A63">
      <w:pPr>
        <w:pStyle w:val="BodyText"/>
        <w:numPr>
          <w:ilvl w:val="0"/>
          <w:numId w:val="28"/>
        </w:numPr>
        <w:ind w:left="454" w:hanging="454"/>
      </w:pPr>
      <w:r w:rsidRPr="0022764C">
        <w:t>coverage dates, and</w:t>
      </w:r>
    </w:p>
    <w:p w14:paraId="78245345" w14:textId="77777777"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14:paraId="249B65B2" w14:textId="77777777" w:rsidR="00C07262" w:rsidRPr="0022764C" w:rsidRDefault="004A758F">
      <w:pPr>
        <w:pStyle w:val="BodyText"/>
      </w:pPr>
      <w:r w:rsidRPr="0022764C">
        <w:t>will be provided to the Employers’ Liability Tracing Office, (the “ELTO”) and added to the Employers’ Liability Database (ELD).</w:t>
      </w:r>
    </w:p>
    <w:p w14:paraId="7899193B" w14:textId="77777777"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w:t>
      </w:r>
      <w:r w:rsidRPr="0022764C">
        <w:t xml:space="preserve">the </w:t>
      </w:r>
      <w:r w:rsidRPr="0022764C">
        <w:rPr>
          <w:b/>
        </w:rPr>
        <w:t>Insurers</w:t>
      </w:r>
      <w:r w:rsidRPr="0022764C">
        <w:t>, for the purpose of providing the ELD, in compliance with the provisions of the Employers’ Liability Insurance: Disclosure by Insurers Instrument 2010.</w:t>
      </w:r>
    </w:p>
    <w:p w14:paraId="2469D5C9" w14:textId="77777777"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14:paraId="0B3B427C" w14:textId="77777777" w:rsidR="00C07262" w:rsidRPr="0022764C" w:rsidRDefault="004A758F">
      <w:pPr>
        <w:pStyle w:val="Heading3"/>
      </w:pPr>
      <w:r w:rsidRPr="0022764C">
        <w:t>Trading Sanctions or Restrictions</w:t>
      </w:r>
      <w:bookmarkEnd w:id="13"/>
      <w:bookmarkEnd w:id="14"/>
      <w:bookmarkEnd w:id="15"/>
    </w:p>
    <w:p w14:paraId="7B7246F1" w14:textId="77777777"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14:paraId="6A1878B8" w14:textId="77777777" w:rsidR="00C07262" w:rsidRPr="0022764C" w:rsidRDefault="004A758F">
      <w:pPr>
        <w:pStyle w:val="Heading3"/>
        <w:rPr>
          <w:rFonts w:eastAsia="MS Mincho" w:cstheme="majorHAnsi"/>
          <w:bCs w:val="0"/>
          <w:sz w:val="20"/>
        </w:rPr>
      </w:pPr>
      <w:r w:rsidRPr="0022764C">
        <w:t>Insuring Agreement</w:t>
      </w:r>
    </w:p>
    <w:p w14:paraId="47DC1DB5" w14:textId="77777777"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14:paraId="626C940D" w14:textId="77777777" w:rsidR="00C07262" w:rsidRPr="0022764C" w:rsidRDefault="004A758F">
      <w:pPr>
        <w:pStyle w:val="BodyText"/>
      </w:pPr>
      <w:r w:rsidRPr="0022764C">
        <w:t>provided that:</w:t>
      </w:r>
    </w:p>
    <w:p w14:paraId="7A7894C1" w14:textId="77777777"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14:paraId="730F9653" w14:textId="77777777"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15 or 16 contain specialist insuring clauses, definitions, conditions, exclusions, claims requirements or other provisions that differ from the General Policy wording, the wording of that Section shall apply for the purposes of that Section.</w:t>
      </w:r>
    </w:p>
    <w:p w14:paraId="7EEFAEBD" w14:textId="77777777"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14:paraId="3806F446" w14:textId="77777777"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14:paraId="4C0F87F7" w14:textId="77777777" w:rsidR="00C07262" w:rsidRPr="0022764C" w:rsidRDefault="004A758F">
      <w:pPr>
        <w:pStyle w:val="Heading1"/>
      </w:pPr>
      <w:r w:rsidRPr="0022764C">
        <w:t>General Policy Definitions</w:t>
      </w:r>
    </w:p>
    <w:p w14:paraId="0ADFD996" w14:textId="77777777"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w:t>
      </w:r>
      <w:r w:rsidRPr="0022764C">
        <w:lastRenderedPageBreak/>
        <w:t xml:space="preserve">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14:paraId="48AB1493" w14:textId="77777777" w:rsidR="00C07262" w:rsidRPr="0022764C" w:rsidRDefault="004A758F">
      <w:pPr>
        <w:pStyle w:val="Heading3"/>
      </w:pPr>
      <w:r w:rsidRPr="0022764C">
        <w:t>Average</w:t>
      </w:r>
    </w:p>
    <w:p w14:paraId="6641375F" w14:textId="77777777"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14:paraId="6EF62DE5"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14:paraId="754BAA17" w14:textId="77777777" w:rsidR="00C07262" w:rsidRPr="0022764C" w:rsidRDefault="004A758F">
      <w:pPr>
        <w:pStyle w:val="Heading3"/>
      </w:pPr>
      <w:r w:rsidRPr="0022764C">
        <w:t>Bodily Injury</w:t>
      </w:r>
    </w:p>
    <w:p w14:paraId="72C936F4" w14:textId="77777777" w:rsidR="00C07262" w:rsidRPr="0022764C" w:rsidRDefault="004A758F" w:rsidP="00662A63">
      <w:pPr>
        <w:pStyle w:val="BodyText"/>
        <w:numPr>
          <w:ilvl w:val="0"/>
          <w:numId w:val="42"/>
        </w:numPr>
        <w:ind w:left="454" w:hanging="454"/>
      </w:pPr>
      <w:r w:rsidRPr="0022764C">
        <w:t>Death, injury, disease or illness of any person;</w:t>
      </w:r>
    </w:p>
    <w:p w14:paraId="2C4E1F8F" w14:textId="77777777"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14:paraId="4C1D8099" w14:textId="77777777" w:rsidR="00C07262" w:rsidRPr="0022764C" w:rsidRDefault="004A758F">
      <w:pPr>
        <w:pStyle w:val="Heading3"/>
      </w:pPr>
      <w:r w:rsidRPr="0022764C">
        <w:t>Buildings</w:t>
      </w:r>
    </w:p>
    <w:p w14:paraId="22DB4AA5" w14:textId="77777777"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14:paraId="51CB6658" w14:textId="0E4445A8" w:rsidR="00C07262" w:rsidRPr="0022764C" w:rsidRDefault="004A758F" w:rsidP="00662A63">
      <w:pPr>
        <w:pStyle w:val="BodyText"/>
        <w:numPr>
          <w:ilvl w:val="2"/>
          <w:numId w:val="41"/>
        </w:numPr>
        <w:ind w:left="454" w:hanging="454"/>
      </w:pPr>
      <w:r w:rsidRPr="0022764C">
        <w:t>landlords’ fixtures and fittings, tenant’s improvements;</w:t>
      </w:r>
    </w:p>
    <w:p w14:paraId="032225F9" w14:textId="77777777"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14:paraId="5017796E" w14:textId="77777777"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14:paraId="2F9A3EBD" w14:textId="77777777"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14:paraId="4B65B7F8" w14:textId="77777777" w:rsidR="00C07262" w:rsidRPr="0022764C" w:rsidRDefault="004A758F">
      <w:pPr>
        <w:pStyle w:val="Heading3"/>
      </w:pPr>
      <w:r w:rsidRPr="0022764C">
        <w:t>Business</w:t>
      </w:r>
    </w:p>
    <w:p w14:paraId="184F80BC" w14:textId="77777777"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14:paraId="3D0A6565" w14:textId="77777777" w:rsidR="00C07262" w:rsidRPr="0022764C" w:rsidRDefault="004A758F">
      <w:pPr>
        <w:pStyle w:val="Heading3"/>
      </w:pPr>
      <w:r w:rsidRPr="0022764C">
        <w:t>Business Hours</w:t>
      </w:r>
    </w:p>
    <w:p w14:paraId="52E096E7" w14:textId="77777777"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14:paraId="0D09F323" w14:textId="77777777" w:rsidR="00C07262" w:rsidRPr="0022764C" w:rsidRDefault="004A758F">
      <w:pPr>
        <w:pStyle w:val="Heading3"/>
      </w:pPr>
      <w:r w:rsidRPr="0022764C">
        <w:t>Cessation of Business</w:t>
      </w:r>
    </w:p>
    <w:p w14:paraId="51C149AD" w14:textId="77777777"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14:paraId="7F344204"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14:paraId="12D5A14C" w14:textId="77777777"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14:paraId="28998E3E"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14:paraId="25F2ABC1"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14:paraId="69B3CCAC" w14:textId="77777777"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14:paraId="31BFE037" w14:textId="77777777" w:rsidR="00C07262" w:rsidRPr="0022764C" w:rsidRDefault="004A758F">
      <w:pPr>
        <w:pStyle w:val="Heading3"/>
      </w:pPr>
      <w:r w:rsidRPr="0022764C">
        <w:t>Compensation</w:t>
      </w:r>
    </w:p>
    <w:p w14:paraId="29096FE1" w14:textId="77777777"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14:paraId="6A15D2AB" w14:textId="77777777" w:rsidR="00C07262" w:rsidRPr="0022764C" w:rsidRDefault="004A758F">
      <w:pPr>
        <w:pStyle w:val="Heading3"/>
      </w:pPr>
      <w:r w:rsidRPr="0022764C">
        <w:t>Computer Equipment</w:t>
      </w:r>
    </w:p>
    <w:p w14:paraId="623FD258" w14:textId="3E57F308"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14:paraId="45756D35" w14:textId="77777777" w:rsidR="00C07262" w:rsidRPr="0022764C" w:rsidRDefault="004A758F">
      <w:pPr>
        <w:pStyle w:val="Heading3"/>
      </w:pPr>
      <w:r w:rsidRPr="0022764C">
        <w:t>Consequential Loss</w:t>
      </w:r>
    </w:p>
    <w:p w14:paraId="44EB7208" w14:textId="77777777" w:rsidR="00C07262" w:rsidRPr="0022764C" w:rsidRDefault="004A758F" w:rsidP="00662A63">
      <w:pPr>
        <w:pStyle w:val="BodyText"/>
        <w:numPr>
          <w:ilvl w:val="2"/>
          <w:numId w:val="39"/>
        </w:numPr>
        <w:ind w:left="454" w:hanging="454"/>
      </w:pPr>
      <w:r w:rsidRPr="0022764C">
        <w:t>pre-agreed damages or penalties payable under contract;</w:t>
      </w:r>
    </w:p>
    <w:p w14:paraId="17826657" w14:textId="77777777"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14:paraId="009CCB63" w14:textId="77777777"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14:paraId="1A3335C9" w14:textId="77777777" w:rsidR="00C07262" w:rsidRPr="0022764C" w:rsidRDefault="004A758F">
      <w:pPr>
        <w:pStyle w:val="Heading3"/>
      </w:pPr>
      <w:r w:rsidRPr="0022764C">
        <w:t>Costs and Expenses</w:t>
      </w:r>
    </w:p>
    <w:p w14:paraId="39A328ED" w14:textId="77777777"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14:paraId="4365E753" w14:textId="77777777"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w:t>
      </w:r>
      <w:r w:rsidRPr="0022764C">
        <w:lastRenderedPageBreak/>
        <w:t xml:space="preserve">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14:paraId="3768276E" w14:textId="77777777"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14:paraId="31BD7D5B" w14:textId="77777777"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14:paraId="4D7ED018" w14:textId="77777777" w:rsidR="00C07262" w:rsidRPr="0022764C" w:rsidRDefault="004A758F">
      <w:pPr>
        <w:pStyle w:val="Heading3"/>
      </w:pPr>
      <w:r w:rsidRPr="0022764C">
        <w:t>Criminal Prosecution Defence Costs</w:t>
      </w:r>
    </w:p>
    <w:p w14:paraId="1501FFDD" w14:textId="77777777" w:rsidR="00C07262" w:rsidRPr="0022764C" w:rsidRDefault="004A758F" w:rsidP="00662A63">
      <w:pPr>
        <w:pStyle w:val="BodyText"/>
        <w:numPr>
          <w:ilvl w:val="2"/>
          <w:numId w:val="37"/>
        </w:numPr>
        <w:ind w:left="454" w:hanging="454"/>
      </w:pPr>
      <w:r w:rsidRPr="0022764C">
        <w:t>Health and Safety at Work Act 1974</w:t>
      </w:r>
      <w:r w:rsidRPr="0022764C">
        <w:rPr>
          <w:bCs/>
        </w:rPr>
        <w:t>;</w:t>
      </w:r>
    </w:p>
    <w:p w14:paraId="08C17E48" w14:textId="77777777" w:rsidR="00C07262" w:rsidRPr="0022764C" w:rsidRDefault="004A758F" w:rsidP="00662A63">
      <w:pPr>
        <w:pStyle w:val="BodyText"/>
        <w:numPr>
          <w:ilvl w:val="2"/>
          <w:numId w:val="37"/>
        </w:numPr>
        <w:ind w:left="454" w:hanging="454"/>
      </w:pPr>
      <w:r w:rsidRPr="0022764C">
        <w:t>Consumer Protection Act 1987</w:t>
      </w:r>
      <w:r w:rsidRPr="0022764C">
        <w:rPr>
          <w:bCs/>
        </w:rPr>
        <w:t>;</w:t>
      </w:r>
    </w:p>
    <w:p w14:paraId="02163E17" w14:textId="77777777" w:rsidR="00C07262" w:rsidRPr="0022764C" w:rsidRDefault="004A758F" w:rsidP="00662A63">
      <w:pPr>
        <w:pStyle w:val="BodyText"/>
        <w:numPr>
          <w:ilvl w:val="2"/>
          <w:numId w:val="37"/>
        </w:numPr>
        <w:ind w:left="454" w:hanging="454"/>
      </w:pPr>
      <w:r w:rsidRPr="0022764C">
        <w:t>Food Safety Act 1990</w:t>
      </w:r>
      <w:r w:rsidRPr="0022764C">
        <w:rPr>
          <w:bCs/>
        </w:rPr>
        <w:t>;</w:t>
      </w:r>
    </w:p>
    <w:p w14:paraId="2A58B918" w14:textId="77777777" w:rsidR="00C07262" w:rsidRPr="0022764C" w:rsidRDefault="004A758F" w:rsidP="00662A63">
      <w:pPr>
        <w:pStyle w:val="BodyText"/>
        <w:numPr>
          <w:ilvl w:val="2"/>
          <w:numId w:val="37"/>
        </w:numPr>
        <w:ind w:left="454" w:hanging="454"/>
      </w:pPr>
      <w:r w:rsidRPr="0022764C">
        <w:t>Disability Discrimination Act 1995</w:t>
      </w:r>
      <w:r w:rsidRPr="0022764C">
        <w:rPr>
          <w:bCs/>
        </w:rPr>
        <w:t>;</w:t>
      </w:r>
    </w:p>
    <w:p w14:paraId="28C1A52A" w14:textId="77777777"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14:paraId="27EA05C4" w14:textId="77777777"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14:paraId="57EBEAF2" w14:textId="77777777" w:rsidR="00C07262" w:rsidRPr="0022764C" w:rsidRDefault="004A758F">
      <w:pPr>
        <w:pStyle w:val="Heading3"/>
      </w:pPr>
      <w:r w:rsidRPr="0022764C">
        <w:t>Damage</w:t>
      </w:r>
    </w:p>
    <w:p w14:paraId="10A12F57" w14:textId="09CBC25D" w:rsidR="00C07262" w:rsidRPr="0022764C" w:rsidRDefault="004A758F">
      <w:pPr>
        <w:pStyle w:val="BodyText"/>
      </w:pPr>
      <w:r w:rsidRPr="0022764C">
        <w:t>Accidental physical loss, destruction or damage.</w:t>
      </w:r>
    </w:p>
    <w:p w14:paraId="12A1E5E3" w14:textId="77777777" w:rsidR="00C07262" w:rsidRPr="0022764C" w:rsidRDefault="004A758F">
      <w:pPr>
        <w:pStyle w:val="Heading3"/>
      </w:pPr>
      <w:r w:rsidRPr="0022764C">
        <w:t>Defined Perils</w:t>
      </w:r>
    </w:p>
    <w:p w14:paraId="67FD01AA" w14:textId="77777777"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14:paraId="7035CC8B" w14:textId="77777777" w:rsidR="00C07262" w:rsidRPr="0022764C" w:rsidRDefault="004A758F">
      <w:pPr>
        <w:pStyle w:val="Heading3"/>
      </w:pPr>
      <w:r w:rsidRPr="0022764C">
        <w:t xml:space="preserve">Documents – applicable to Section 12 </w:t>
      </w:r>
    </w:p>
    <w:p w14:paraId="5AF4DF04" w14:textId="77777777"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14:paraId="7F1C734B" w14:textId="77777777" w:rsidR="00C07262" w:rsidRPr="0022764C" w:rsidRDefault="004A758F">
      <w:pPr>
        <w:pStyle w:val="Heading3"/>
      </w:pPr>
      <w:r w:rsidRPr="0022764C">
        <w:t>Electronic Data</w:t>
      </w:r>
    </w:p>
    <w:p w14:paraId="017FF218" w14:textId="77777777"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14:paraId="24774149" w14:textId="77777777" w:rsidR="00C07262" w:rsidRPr="0022764C" w:rsidRDefault="004A758F">
      <w:pPr>
        <w:pStyle w:val="Heading3"/>
      </w:pPr>
      <w:r w:rsidRPr="0022764C">
        <w:t>Employee - applicable to Sections 1-11</w:t>
      </w:r>
    </w:p>
    <w:p w14:paraId="0E105AB3" w14:textId="77777777"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14:paraId="24744774" w14:textId="77777777" w:rsidR="00C07262" w:rsidRPr="0022764C" w:rsidRDefault="004A758F" w:rsidP="00662A63">
      <w:pPr>
        <w:pStyle w:val="BodyText"/>
        <w:numPr>
          <w:ilvl w:val="0"/>
          <w:numId w:val="36"/>
        </w:numPr>
        <w:ind w:left="454" w:hanging="454"/>
      </w:pPr>
      <w:r w:rsidRPr="0022764C">
        <w:t>any person under a contract of service or apprenticeship with:</w:t>
      </w:r>
    </w:p>
    <w:p w14:paraId="1BE5F4BD" w14:textId="77777777"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14:paraId="5FEAAC58" w14:textId="77777777"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14:paraId="48E29E92" w14:textId="77777777"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14:paraId="38EA2D18" w14:textId="77777777"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14:paraId="0AD0B455" w14:textId="77777777"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14:paraId="03A2E6B7" w14:textId="77777777"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14:paraId="1B79B90C" w14:textId="77777777"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14:paraId="27BCCE8A" w14:textId="77777777"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14:paraId="114C3B0F" w14:textId="77777777" w:rsidR="00C07262" w:rsidRPr="0022764C" w:rsidRDefault="004A758F">
      <w:pPr>
        <w:pStyle w:val="Heading3"/>
      </w:pPr>
      <w:r w:rsidRPr="0022764C">
        <w:t>Excess – applicable to Sections 1 - 11</w:t>
      </w:r>
    </w:p>
    <w:p w14:paraId="34826765" w14:textId="30E1B8B7"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09C56955" w14:textId="77777777" w:rsidR="00C07262" w:rsidRPr="0022764C" w:rsidRDefault="004A758F">
      <w:pPr>
        <w:pStyle w:val="Heading3"/>
      </w:pPr>
      <w:r w:rsidRPr="0022764C">
        <w:t xml:space="preserve">Excess – applicable to Section 12 </w:t>
      </w:r>
    </w:p>
    <w:p w14:paraId="75669AF9" w14:textId="77777777"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14:paraId="7C542C07" w14:textId="77777777" w:rsidR="00C07262" w:rsidRPr="0022764C" w:rsidRDefault="004A758F">
      <w:pPr>
        <w:pStyle w:val="Heading3"/>
      </w:pPr>
      <w:r w:rsidRPr="0022764C">
        <w:t>Extension</w:t>
      </w:r>
    </w:p>
    <w:p w14:paraId="442A0633" w14:textId="5E7815DA"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1B3C9D88" w14:textId="77777777" w:rsidR="00C07262" w:rsidRPr="0022764C" w:rsidRDefault="004A758F">
      <w:pPr>
        <w:pStyle w:val="Heading3"/>
      </w:pPr>
      <w:r w:rsidRPr="0022764C">
        <w:t>Hacking</w:t>
      </w:r>
    </w:p>
    <w:p w14:paraId="7F743D6C" w14:textId="77777777" w:rsidR="00C07262" w:rsidRPr="0022764C" w:rsidRDefault="004A758F">
      <w:pPr>
        <w:pStyle w:val="BodyText"/>
      </w:pPr>
      <w:r w:rsidRPr="0022764C">
        <w:t xml:space="preserve">Unauthorised access to any computer or other equipment or component or system or item which processes, stores, </w:t>
      </w:r>
      <w:r w:rsidRPr="0022764C">
        <w:lastRenderedPageBreak/>
        <w:t>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29656254" w14:textId="77777777" w:rsidR="00C07262" w:rsidRPr="0022764C" w:rsidRDefault="004A758F">
      <w:pPr>
        <w:pStyle w:val="Heading3"/>
      </w:pPr>
      <w:r w:rsidRPr="0022764C">
        <w:t>Incident</w:t>
      </w:r>
    </w:p>
    <w:p w14:paraId="317A015D" w14:textId="77777777"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14:paraId="30932640" w14:textId="77777777" w:rsidR="00C07262" w:rsidRPr="0022764C" w:rsidRDefault="004A758F" w:rsidP="00662A63">
      <w:pPr>
        <w:pStyle w:val="BodyText"/>
        <w:numPr>
          <w:ilvl w:val="3"/>
          <w:numId w:val="35"/>
        </w:numPr>
        <w:ind w:left="454" w:hanging="454"/>
      </w:pPr>
      <w:r w:rsidRPr="0022764C">
        <w:rPr>
          <w:b/>
          <w:bCs/>
        </w:rPr>
        <w:t>Damage</w:t>
      </w:r>
      <w:r w:rsidRPr="0022764C">
        <w:t xml:space="preserve"> to </w:t>
      </w:r>
      <w:r w:rsidRPr="0022764C">
        <w:rPr>
          <w:b/>
          <w:bCs/>
        </w:rPr>
        <w:t>Computer Equipment</w:t>
      </w:r>
      <w:r w:rsidRPr="0022764C">
        <w:t xml:space="preserve"> used by the </w:t>
      </w:r>
      <w:r w:rsidRPr="0022764C">
        <w:rPr>
          <w:b/>
          <w:bCs/>
        </w:rPr>
        <w:t>Insured</w:t>
      </w:r>
      <w:r w:rsidRPr="0022764C">
        <w:t xml:space="preserve">, at the </w:t>
      </w:r>
      <w:r w:rsidRPr="0022764C">
        <w:rPr>
          <w:b/>
          <w:bCs/>
        </w:rPr>
        <w:t>Premises</w:t>
      </w:r>
      <w:r w:rsidRPr="0022764C">
        <w:t xml:space="preserve"> for the purpose of the </w:t>
      </w:r>
      <w:r w:rsidRPr="0022764C">
        <w:rPr>
          <w:b/>
          <w:bCs/>
        </w:rPr>
        <w:t>Business</w:t>
      </w:r>
      <w:r w:rsidRPr="0022764C">
        <w:t xml:space="preserve">, as insured under the Information Technology </w:t>
      </w:r>
      <w:r w:rsidRPr="0022764C">
        <w:rPr>
          <w:b/>
        </w:rPr>
        <w:t>Section</w:t>
      </w:r>
      <w:r w:rsidRPr="0022764C">
        <w:t xml:space="preserve"> in respect of Increase in Cost of Working or Additional Increase in Cost of Working;</w:t>
      </w:r>
    </w:p>
    <w:p w14:paraId="182F3A72" w14:textId="77777777"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14:paraId="66E1EF0B" w14:textId="77777777" w:rsidR="00C07262" w:rsidRPr="0022764C" w:rsidRDefault="004A758F">
      <w:pPr>
        <w:pStyle w:val="Heading3"/>
      </w:pPr>
      <w:r w:rsidRPr="0022764C">
        <w:t xml:space="preserve">Insured </w:t>
      </w:r>
    </w:p>
    <w:p w14:paraId="049C6BB7" w14:textId="77777777"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14:paraId="7FDD0279" w14:textId="77777777"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14:paraId="5CB4E899" w14:textId="77777777"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14:paraId="234C0D2D" w14:textId="77777777"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14:paraId="37A237C9" w14:textId="77777777" w:rsidR="00C07262" w:rsidRPr="0022764C" w:rsidRDefault="004A758F">
      <w:pPr>
        <w:pStyle w:val="Heading3"/>
      </w:pPr>
      <w:r w:rsidRPr="0022764C">
        <w:t>Insurer</w:t>
      </w:r>
    </w:p>
    <w:p w14:paraId="6542FBF3" w14:textId="77777777" w:rsidR="00C07262" w:rsidRPr="0022764C" w:rsidRDefault="004A758F">
      <w:pPr>
        <w:pStyle w:val="BodyText"/>
      </w:pPr>
      <w:bookmarkStart w:id="17" w:name="_Hlk11404322"/>
      <w:r w:rsidRPr="0022764C">
        <w:t>HCC International Insurance Company PLC.</w:t>
      </w:r>
      <w:bookmarkEnd w:id="17"/>
    </w:p>
    <w:p w14:paraId="55C882A0" w14:textId="77777777" w:rsidR="00C07262" w:rsidRPr="0022764C" w:rsidRDefault="004A758F">
      <w:pPr>
        <w:pStyle w:val="Heading3"/>
      </w:pPr>
      <w:r w:rsidRPr="0022764C">
        <w:t>Intruder Alarm Installation</w:t>
      </w:r>
    </w:p>
    <w:p w14:paraId="08481CCE" w14:textId="08EAFF90"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14:paraId="5185B4CC" w14:textId="77777777" w:rsidR="00C07262" w:rsidRPr="0022764C" w:rsidRDefault="004A758F">
      <w:pPr>
        <w:pStyle w:val="Heading3"/>
      </w:pPr>
      <w:r w:rsidRPr="0022764C">
        <w:t>Jurisdiction</w:t>
      </w:r>
    </w:p>
    <w:p w14:paraId="1175C529" w14:textId="77777777"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14:paraId="6E198192" w14:textId="77777777" w:rsidR="00C07262" w:rsidRPr="0022764C" w:rsidRDefault="004A758F">
      <w:pPr>
        <w:pStyle w:val="Heading3"/>
      </w:pPr>
      <w:r w:rsidRPr="0022764C">
        <w:t>Keyholder</w:t>
      </w:r>
    </w:p>
    <w:p w14:paraId="638CA969" w14:textId="77777777"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14:paraId="264C063A" w14:textId="77777777" w:rsidR="00C07262" w:rsidRPr="0022764C" w:rsidRDefault="004A758F" w:rsidP="00662A63">
      <w:pPr>
        <w:pStyle w:val="BodyText"/>
        <w:numPr>
          <w:ilvl w:val="0"/>
          <w:numId w:val="32"/>
        </w:numPr>
        <w:ind w:left="454" w:hanging="454"/>
      </w:pPr>
      <w:r w:rsidRPr="0022764C">
        <w:t>is available at all times to:</w:t>
      </w:r>
    </w:p>
    <w:p w14:paraId="4D9793D2" w14:textId="77777777"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14:paraId="4B0EB455" w14:textId="77777777"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14:paraId="0E2900F1" w14:textId="77777777"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14:paraId="5615CBC8" w14:textId="77777777" w:rsidR="00C07262" w:rsidRPr="0022764C" w:rsidRDefault="004A758F">
      <w:pPr>
        <w:pStyle w:val="Heading3"/>
      </w:pPr>
      <w:r w:rsidRPr="0022764C">
        <w:t>Limit of Liability – applicable to Sections 1-11</w:t>
      </w:r>
    </w:p>
    <w:p w14:paraId="1D379445" w14:textId="671C7C49"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14:paraId="783FE205" w14:textId="77777777" w:rsidR="00C07262" w:rsidRPr="0022764C" w:rsidRDefault="004A758F">
      <w:pPr>
        <w:pStyle w:val="Heading3"/>
      </w:pPr>
      <w:r w:rsidRPr="0022764C">
        <w:t>Media Business Services – applicable to Section 12</w:t>
      </w:r>
    </w:p>
    <w:p w14:paraId="45CEDA8B" w14:textId="77777777"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14:paraId="2BA2E2BC" w14:textId="77777777" w:rsidR="00C07262" w:rsidRPr="0022764C" w:rsidRDefault="004A758F">
      <w:pPr>
        <w:pStyle w:val="Heading3"/>
      </w:pPr>
      <w:r w:rsidRPr="0022764C">
        <w:t>Money</w:t>
      </w:r>
    </w:p>
    <w:p w14:paraId="22E110C7" w14:textId="527B5512" w:rsidR="00C07262" w:rsidRPr="0022764C" w:rsidRDefault="004A758F">
      <w:pPr>
        <w:pStyle w:val="BodyText"/>
      </w:pPr>
      <w:r w:rsidRPr="0022764C">
        <w:t xml:space="preserve">Physical cash, bank and currency notes, cheques and </w:t>
      </w:r>
      <w:del w:id="18" w:author="stuart wolstenholme" w:date="2026-05-29T12:43:00Z" w16du:dateUtc="2026-05-29T11:43:00Z">
        <w:r w:rsidRPr="0022764C" w:rsidDel="00754C0F">
          <w:delText>girocheques</w:delText>
        </w:r>
      </w:del>
      <w:ins w:id="19" w:author="stuart wolstenholme" w:date="2026-05-29T12:43:00Z" w16du:dateUtc="2026-05-29T11:43:00Z">
        <w:r w:rsidR="00754C0F" w:rsidRPr="0022764C">
          <w:t>giro cheques</w:t>
        </w:r>
      </w:ins>
      <w:r w:rsidRPr="0022764C">
        <w:t xml:space="preserve"> (other than blank or partly completed cheques and </w:t>
      </w:r>
      <w:del w:id="20" w:author="stuart wolstenholme" w:date="2026-05-29T12:43:00Z" w16du:dateUtc="2026-05-29T11:43:00Z">
        <w:r w:rsidRPr="0022764C" w:rsidDel="00754C0F">
          <w:delText>girocheques</w:delText>
        </w:r>
      </w:del>
      <w:ins w:id="21"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14:paraId="2F4D6AE6" w14:textId="77777777" w:rsidR="00C07262" w:rsidRPr="0022764C" w:rsidRDefault="004A758F">
      <w:pPr>
        <w:pStyle w:val="Heading3"/>
      </w:pPr>
      <w:r w:rsidRPr="0022764C">
        <w:t>Period of Insurance</w:t>
      </w:r>
    </w:p>
    <w:p w14:paraId="480AD3C5" w14:textId="77777777"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14:paraId="626AFAB7" w14:textId="77777777" w:rsidR="00C07262" w:rsidRPr="0022764C" w:rsidRDefault="004A758F">
      <w:pPr>
        <w:pStyle w:val="Heading3"/>
      </w:pPr>
      <w:r w:rsidRPr="0022764C">
        <w:t>Phishing</w:t>
      </w:r>
    </w:p>
    <w:p w14:paraId="3D2129A1" w14:textId="77777777" w:rsidR="00C07262" w:rsidRPr="0022764C" w:rsidRDefault="004A758F">
      <w:pPr>
        <w:pStyle w:val="BodyText"/>
      </w:pPr>
      <w:r w:rsidRPr="0022764C">
        <w:t xml:space="preserve">Any access or attempted access to data of any sort whatever, including without limitation tangible or intangible data, and any programs or software, bandwidth, cryptographic keys, databases, documents, domain names or network addresses or anything similar, files, interfaces, </w:t>
      </w:r>
      <w:r w:rsidRPr="0022764C">
        <w:lastRenderedPageBreak/>
        <w:t>metadata, platforms, processing capability, storage media, transaction gateways, user credentials, websites, or any information whatever, by means of misrepresentation or deception.</w:t>
      </w:r>
    </w:p>
    <w:p w14:paraId="3C46D596" w14:textId="77777777" w:rsidR="00C07262" w:rsidRPr="0022764C" w:rsidRDefault="004A758F">
      <w:pPr>
        <w:pStyle w:val="Heading3"/>
      </w:pPr>
      <w:r w:rsidRPr="0022764C">
        <w:t>Policy</w:t>
      </w:r>
    </w:p>
    <w:p w14:paraId="047CBC01" w14:textId="4AD8FCF2"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14:paraId="4045240B" w14:textId="77777777" w:rsidR="00C07262" w:rsidRPr="0022764C" w:rsidRDefault="004A758F">
      <w:pPr>
        <w:pStyle w:val="Heading3"/>
      </w:pPr>
      <w:r w:rsidRPr="0022764C">
        <w:t>Pollution</w:t>
      </w:r>
    </w:p>
    <w:p w14:paraId="37847DE2" w14:textId="77777777"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14:paraId="70DE104E" w14:textId="77777777" w:rsidR="00C07262" w:rsidRPr="0022764C" w:rsidRDefault="004A758F">
      <w:pPr>
        <w:pStyle w:val="Heading3"/>
      </w:pPr>
      <w:r w:rsidRPr="0022764C">
        <w:t>Premises</w:t>
      </w:r>
    </w:p>
    <w:p w14:paraId="12246BF0" w14:textId="77777777" w:rsidR="00C07262" w:rsidRPr="0022764C" w:rsidRDefault="004A758F">
      <w:pPr>
        <w:pStyle w:val="BodyText"/>
        <w:rPr>
          <w:b/>
        </w:rPr>
      </w:pPr>
      <w:r w:rsidRPr="0022764C">
        <w:t xml:space="preserve">The premises as stated in the </w:t>
      </w:r>
      <w:r w:rsidRPr="0022764C">
        <w:rPr>
          <w:b/>
        </w:rPr>
        <w:t>Schedule</w:t>
      </w:r>
      <w:r w:rsidRPr="0022764C">
        <w:t>.</w:t>
      </w:r>
    </w:p>
    <w:p w14:paraId="1A4D835F" w14:textId="77777777" w:rsidR="00C07262" w:rsidRPr="0022764C" w:rsidRDefault="004A758F">
      <w:pPr>
        <w:pStyle w:val="Heading3"/>
      </w:pPr>
      <w:r w:rsidRPr="0022764C">
        <w:t>Product</w:t>
      </w:r>
    </w:p>
    <w:p w14:paraId="2AB59B4B" w14:textId="77777777"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14:paraId="1413668A" w14:textId="77777777" w:rsidR="00C07262" w:rsidRPr="0022764C" w:rsidRDefault="004A758F">
      <w:pPr>
        <w:pStyle w:val="Heading3"/>
      </w:pPr>
      <w:r w:rsidRPr="0022764C">
        <w:t>Quotation</w:t>
      </w:r>
    </w:p>
    <w:p w14:paraId="47516AE3" w14:textId="77777777"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14:paraId="197E6D7E" w14:textId="77777777" w:rsidR="00C07262" w:rsidRPr="0022764C" w:rsidRDefault="004A758F">
      <w:pPr>
        <w:pStyle w:val="Heading3"/>
      </w:pPr>
      <w:r w:rsidRPr="0022764C">
        <w:t>Responsible Person</w:t>
      </w:r>
    </w:p>
    <w:p w14:paraId="223B4B40" w14:textId="77777777"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14:paraId="57C28CDF" w14:textId="14E97526" w:rsidR="00C07262" w:rsidRPr="0022764C" w:rsidRDefault="004A758F">
      <w:pPr>
        <w:pStyle w:val="Heading3"/>
      </w:pPr>
      <w:r w:rsidRPr="0022764C">
        <w:t>Schedule</w:t>
      </w:r>
    </w:p>
    <w:p w14:paraId="5DA330CF" w14:textId="556BEAAA"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14:paraId="58946152" w14:textId="77777777" w:rsidR="00C07262" w:rsidRPr="0022764C" w:rsidRDefault="004A758F">
      <w:pPr>
        <w:pStyle w:val="Heading3"/>
      </w:pPr>
      <w:r w:rsidRPr="0022764C">
        <w:t>Section</w:t>
      </w:r>
    </w:p>
    <w:p w14:paraId="4F6664C0" w14:textId="543AA3D2"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14:paraId="2633EB0D" w14:textId="77777777" w:rsidR="00C07262" w:rsidRPr="0022764C" w:rsidRDefault="004A758F">
      <w:pPr>
        <w:pStyle w:val="Heading3"/>
      </w:pPr>
      <w:r w:rsidRPr="0022764C">
        <w:t>Subsidiary</w:t>
      </w:r>
    </w:p>
    <w:p w14:paraId="30CD0846" w14:textId="77777777" w:rsidR="00C07262" w:rsidRPr="0022764C" w:rsidRDefault="004A758F">
      <w:pPr>
        <w:pStyle w:val="BodyText"/>
      </w:pPr>
      <w:r w:rsidRPr="0022764C">
        <w:t>Any company as defined in section 1159 of the Companies Act 2006.</w:t>
      </w:r>
    </w:p>
    <w:p w14:paraId="44C321E6" w14:textId="77777777" w:rsidR="00C07262" w:rsidRPr="0022764C" w:rsidRDefault="004A758F">
      <w:pPr>
        <w:pStyle w:val="Heading3"/>
      </w:pPr>
      <w:r w:rsidRPr="0022764C">
        <w:t>Sum Insured</w:t>
      </w:r>
    </w:p>
    <w:p w14:paraId="0CF83E70" w14:textId="68ABA24D" w:rsidR="00C07262" w:rsidRPr="0022764C" w:rsidRDefault="004A758F">
      <w:pPr>
        <w:pStyle w:val="BodyText"/>
      </w:pPr>
      <w:r w:rsidRPr="0022764C">
        <w:t>The sum specified as the sum insured in the</w:t>
      </w:r>
      <w:r w:rsidRPr="0022764C">
        <w:rPr>
          <w:b/>
        </w:rPr>
        <w:t xml:space="preserve"> Schedule</w:t>
      </w:r>
      <w:r w:rsidRPr="0022764C">
        <w:t>.</w:t>
      </w:r>
    </w:p>
    <w:p w14:paraId="2A8005E9" w14:textId="77777777" w:rsidR="00C07262" w:rsidRPr="0022764C" w:rsidRDefault="004A758F">
      <w:pPr>
        <w:pStyle w:val="Heading3"/>
      </w:pPr>
      <w:r w:rsidRPr="0022764C">
        <w:t>Terrorism</w:t>
      </w:r>
    </w:p>
    <w:p w14:paraId="0C6F9078" w14:textId="77777777" w:rsidR="00C07262" w:rsidRPr="0022764C" w:rsidRDefault="004A758F">
      <w:pPr>
        <w:pStyle w:val="BodyText"/>
      </w:pPr>
      <w:r w:rsidRPr="0022764C">
        <w:t>An act, or threat of an act, by any person or group of persons, whether acting alone or on behalf or in connection with any organisation or government that:</w:t>
      </w:r>
    </w:p>
    <w:p w14:paraId="2F05F063" w14:textId="77777777" w:rsidR="00C07262" w:rsidRPr="0022764C" w:rsidRDefault="004A758F" w:rsidP="00662A63">
      <w:pPr>
        <w:pStyle w:val="BodyText"/>
        <w:numPr>
          <w:ilvl w:val="1"/>
          <w:numId w:val="30"/>
        </w:numPr>
        <w:ind w:left="454" w:hanging="454"/>
      </w:pPr>
      <w:r w:rsidRPr="0022764C">
        <w:t>is committed for political, religious, ideological or similar purposes; and</w:t>
      </w:r>
    </w:p>
    <w:p w14:paraId="11E3C090" w14:textId="77777777"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14:paraId="695F096F" w14:textId="77777777" w:rsidR="00C07262" w:rsidRPr="0022764C" w:rsidRDefault="00C07262" w:rsidP="00662A63">
      <w:pPr>
        <w:pStyle w:val="BodyText"/>
        <w:numPr>
          <w:ilvl w:val="1"/>
          <w:numId w:val="30"/>
        </w:numPr>
        <w:ind w:left="454" w:hanging="454"/>
      </w:pPr>
    </w:p>
    <w:p w14:paraId="7DF9DF35" w14:textId="77777777" w:rsidR="00C07262" w:rsidRPr="0022764C" w:rsidRDefault="004A758F" w:rsidP="00662A63">
      <w:pPr>
        <w:pStyle w:val="BodyText"/>
        <w:numPr>
          <w:ilvl w:val="3"/>
          <w:numId w:val="31"/>
        </w:numPr>
        <w:ind w:left="908" w:hanging="454"/>
      </w:pPr>
      <w:r w:rsidRPr="0022764C">
        <w:t>involves violence against one or more persons, or</w:t>
      </w:r>
    </w:p>
    <w:p w14:paraId="75F4E611" w14:textId="77777777"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14:paraId="4F2B1715" w14:textId="77777777" w:rsidR="00C07262" w:rsidRPr="0022764C" w:rsidRDefault="004A758F" w:rsidP="00662A63">
      <w:pPr>
        <w:pStyle w:val="BodyText"/>
        <w:numPr>
          <w:ilvl w:val="3"/>
          <w:numId w:val="31"/>
        </w:numPr>
        <w:ind w:left="908" w:hanging="454"/>
      </w:pPr>
      <w:r w:rsidRPr="0022764C">
        <w:t>endangers life other than that of the person committing the action; or</w:t>
      </w:r>
    </w:p>
    <w:p w14:paraId="432152AD" w14:textId="77777777"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14:paraId="706D8CB6" w14:textId="77777777" w:rsidR="00C07262" w:rsidRPr="0022764C" w:rsidRDefault="004A758F" w:rsidP="00662A63">
      <w:pPr>
        <w:pStyle w:val="BodyText"/>
        <w:numPr>
          <w:ilvl w:val="3"/>
          <w:numId w:val="31"/>
        </w:numPr>
        <w:ind w:left="908" w:hanging="454"/>
      </w:pPr>
      <w:r w:rsidRPr="0022764C">
        <w:t>is designed to interfere with or to disrupt an electronic system.</w:t>
      </w:r>
    </w:p>
    <w:p w14:paraId="35BC2877" w14:textId="77777777" w:rsidR="00C07262" w:rsidRPr="0022764C" w:rsidRDefault="004A758F">
      <w:pPr>
        <w:pStyle w:val="Heading3"/>
      </w:pPr>
      <w:r w:rsidRPr="0022764C">
        <w:t>Unattended Vehicle or Trailer</w:t>
      </w:r>
    </w:p>
    <w:p w14:paraId="0E692AEF" w14:textId="77777777"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14:paraId="73A0D429" w14:textId="77777777" w:rsidR="00C07262" w:rsidRPr="0022764C" w:rsidRDefault="004A758F">
      <w:pPr>
        <w:pStyle w:val="Heading3"/>
      </w:pPr>
      <w:r w:rsidRPr="0022764C">
        <w:t>United Kingdom</w:t>
      </w:r>
    </w:p>
    <w:p w14:paraId="7BF811B7" w14:textId="571D5B8F" w:rsidR="00C07262" w:rsidRPr="0022764C" w:rsidRDefault="004A758F">
      <w:pPr>
        <w:pStyle w:val="BodyText"/>
      </w:pPr>
      <w:r w:rsidRPr="0022764C">
        <w:t>England, Scotland, Wales, Northern Ireland, the Channel Islands, Gibraltar and the Isle of Man.</w:t>
      </w:r>
    </w:p>
    <w:p w14:paraId="76CC9E2D" w14:textId="77777777" w:rsidR="00C07262" w:rsidRPr="0022764C" w:rsidRDefault="004A758F">
      <w:pPr>
        <w:pStyle w:val="Heading3"/>
      </w:pPr>
      <w:r w:rsidRPr="0022764C">
        <w:t>Unoccupied</w:t>
      </w:r>
    </w:p>
    <w:p w14:paraId="22DD1890" w14:textId="77777777"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14:paraId="17041BAA" w14:textId="77777777"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14:paraId="13A609F3" w14:textId="77777777" w:rsidR="00C07262" w:rsidRPr="0022764C" w:rsidRDefault="004A758F">
      <w:pPr>
        <w:pStyle w:val="BodyText"/>
      </w:pPr>
      <w:r w:rsidRPr="0022764C">
        <w:t xml:space="preserve">Further, throughout this </w:t>
      </w:r>
      <w:r w:rsidRPr="0022764C">
        <w:rPr>
          <w:b/>
        </w:rPr>
        <w:t>Policy</w:t>
      </w:r>
      <w:r w:rsidRPr="0022764C">
        <w:t xml:space="preserve">: </w:t>
      </w:r>
    </w:p>
    <w:p w14:paraId="63D863CD" w14:textId="1B7E5D36"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14:paraId="7F7995F9" w14:textId="77777777" w:rsidR="00C07262" w:rsidRPr="0022764C" w:rsidRDefault="004A758F">
      <w:pPr>
        <w:pStyle w:val="BodyText"/>
      </w:pPr>
      <w:r w:rsidRPr="0022764C">
        <w:t>The singular includes the plural and vice versa, and the masculine includes the feminine and gender neutral;</w:t>
      </w:r>
    </w:p>
    <w:p w14:paraId="767B5DE0" w14:textId="77777777" w:rsidR="00C07262" w:rsidRPr="0022764C" w:rsidRDefault="004A758F">
      <w:pPr>
        <w:pStyle w:val="BodyText"/>
      </w:pPr>
      <w:r w:rsidRPr="0022764C">
        <w:lastRenderedPageBreak/>
        <w:t xml:space="preserve">“Including” and “includes” mean without limitation; </w:t>
      </w:r>
    </w:p>
    <w:p w14:paraId="75CD5448" w14:textId="59CA900C"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14:paraId="61273C60" w14:textId="77777777"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14:paraId="39441035" w14:textId="77777777" w:rsidR="00C07262" w:rsidRPr="0022764C" w:rsidRDefault="004A758F">
      <w:pPr>
        <w:pStyle w:val="BodyText"/>
      </w:pPr>
      <w:r w:rsidRPr="0022764C">
        <w:t>Any reference to a regulatory or investigative or other state or local governmental body includes any similar or related agency or body;</w:t>
      </w:r>
    </w:p>
    <w:p w14:paraId="1614BB66" w14:textId="3265AE93" w:rsidR="0092331D" w:rsidRPr="0022764C" w:rsidDel="001C22B1" w:rsidRDefault="0092331D">
      <w:pPr>
        <w:pStyle w:val="Heading1"/>
      </w:pPr>
    </w:p>
    <w:p w14:paraId="032E9939" w14:textId="7CCA87C5" w:rsidR="00C07262" w:rsidRPr="0022764C" w:rsidDel="001C22B1" w:rsidRDefault="00C07262">
      <w:pPr>
        <w:pStyle w:val="BodyText"/>
      </w:pPr>
    </w:p>
    <w:p w14:paraId="2DB8DCA0" w14:textId="284BA6E5" w:rsidR="00C07262" w:rsidRPr="0022764C" w:rsidDel="001C22B1" w:rsidRDefault="00C07262">
      <w:pPr>
        <w:pStyle w:val="BodyText"/>
      </w:pPr>
    </w:p>
    <w:p w14:paraId="74EAE518" w14:textId="77777777" w:rsidR="00E515DE" w:rsidRPr="0022764C" w:rsidRDefault="00E515DE" w:rsidP="001C22B1">
      <w:pPr>
        <w:pStyle w:val="Heading1"/>
        <w:rPr>
          <w:rFonts w:asciiTheme="minorHAnsi" w:hAnsiTheme="minorHAnsi" w:cstheme="minorHAnsi"/>
          <w:color w:val="auto"/>
          <w:sz w:val="18"/>
          <w:szCs w:val="18"/>
        </w:rPr>
      </w:pPr>
      <w:r w:rsidRPr="0022764C">
        <w:t>General Policy Conditions</w:t>
      </w:r>
    </w:p>
    <w:p w14:paraId="0CC16F5A" w14:textId="2C5285FC"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 xml:space="preserve">The following </w:t>
      </w:r>
      <w:r w:rsidRPr="0022764C">
        <w:rPr>
          <w:rFonts w:asciiTheme="minorHAnsi" w:hAnsiTheme="minorHAnsi" w:cstheme="minorHAnsi"/>
          <w:b/>
          <w:bCs w:val="0"/>
          <w:color w:val="auto"/>
          <w:sz w:val="18"/>
          <w:szCs w:val="18"/>
        </w:rPr>
        <w:t>General Policy Conditions</w:t>
      </w:r>
      <w:r w:rsidRPr="0022764C">
        <w:rPr>
          <w:rFonts w:asciiTheme="minorHAnsi" w:hAnsiTheme="minorHAnsi" w:cstheme="minorHAnsi"/>
          <w:color w:val="auto"/>
          <w:sz w:val="18"/>
          <w:szCs w:val="18"/>
        </w:rPr>
        <w:t xml:space="preserve"> apply to this </w:t>
      </w:r>
      <w:r w:rsidRPr="0022764C">
        <w:rPr>
          <w:rFonts w:asciiTheme="minorHAnsi" w:hAnsiTheme="minorHAnsi" w:cstheme="minorHAnsi"/>
          <w:b/>
          <w:bCs w:val="0"/>
          <w:color w:val="auto"/>
          <w:sz w:val="18"/>
          <w:szCs w:val="18"/>
        </w:rPr>
        <w:t>Policy</w:t>
      </w:r>
      <w:r w:rsidRPr="0022764C">
        <w:rPr>
          <w:rFonts w:asciiTheme="minorHAnsi" w:hAnsiTheme="minorHAnsi" w:cstheme="minorHAnsi"/>
          <w:color w:val="auto"/>
          <w:sz w:val="18"/>
          <w:szCs w:val="18"/>
        </w:rPr>
        <w:t xml:space="preserve"> except where a </w:t>
      </w:r>
      <w:r w:rsidRPr="0022764C">
        <w:rPr>
          <w:rFonts w:asciiTheme="minorHAnsi" w:hAnsiTheme="minorHAnsi" w:cstheme="minorHAnsi"/>
          <w:b/>
          <w:bCs w:val="0"/>
          <w:color w:val="auto"/>
          <w:sz w:val="18"/>
          <w:szCs w:val="18"/>
        </w:rPr>
        <w:t>Section</w:t>
      </w:r>
      <w:r w:rsidRPr="0022764C">
        <w:rPr>
          <w:rFonts w:asciiTheme="minorHAnsi" w:hAnsiTheme="minorHAnsi" w:cstheme="minorHAnsi"/>
          <w:color w:val="auto"/>
          <w:sz w:val="18"/>
          <w:szCs w:val="18"/>
        </w:rPr>
        <w:t xml:space="preserve"> contains its own specific conditions or other provisions dealing with the same subject matter. In respect of </w:t>
      </w:r>
      <w:r w:rsidRPr="0022764C">
        <w:rPr>
          <w:rFonts w:asciiTheme="minorHAnsi" w:hAnsiTheme="minorHAnsi" w:cstheme="minorHAnsi"/>
          <w:b/>
          <w:bCs w:val="0"/>
          <w:color w:val="auto"/>
          <w:sz w:val="18"/>
          <w:szCs w:val="18"/>
        </w:rPr>
        <w:t>Sections</w:t>
      </w:r>
      <w:r w:rsidRPr="0022764C">
        <w:rPr>
          <w:rFonts w:asciiTheme="minorHAnsi" w:hAnsiTheme="minorHAnsi" w:cstheme="minorHAnsi"/>
          <w:color w:val="auto"/>
          <w:sz w:val="18"/>
          <w:szCs w:val="18"/>
        </w:rPr>
        <w:t xml:space="preserve"> 15 and 16, any Section-specific conditions, claims provisions, notice requirements, cooperation obligations, other insurance provisions, change of control provisions, cancellation provisions or similar specialist provisions shall prevail to the extent of any inconsistency.</w:t>
      </w:r>
    </w:p>
    <w:p w14:paraId="73D980EC" w14:textId="77777777"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14:paraId="7A33C488" w14:textId="77777777"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14:paraId="0685055E" w14:textId="77777777" w:rsidR="00C07262" w:rsidRPr="0022764C" w:rsidRDefault="004A758F">
      <w:pPr>
        <w:pStyle w:val="Heading1"/>
      </w:pPr>
      <w:r w:rsidRPr="0022764C">
        <w:t>General Application of Policy Conditions</w:t>
      </w:r>
    </w:p>
    <w:p w14:paraId="382B9E12" w14:textId="137C7D18"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14:paraId="7C5BF7D8" w14:textId="77777777" w:rsidR="00C07262" w:rsidRPr="0022764C" w:rsidRDefault="004A758F">
      <w:pPr>
        <w:pStyle w:val="Heading3"/>
      </w:pPr>
      <w:r w:rsidRPr="0022764C">
        <w:t>Adjustment</w:t>
      </w:r>
    </w:p>
    <w:p w14:paraId="6F401B77" w14:textId="77777777"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14:paraId="096AAA22" w14:textId="77777777"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14:paraId="5C0D7E3E" w14:textId="77777777" w:rsidR="00C07262" w:rsidRPr="0022764C" w:rsidRDefault="004A758F">
      <w:pPr>
        <w:pStyle w:val="Heading3"/>
      </w:pPr>
      <w:r w:rsidRPr="0022764C">
        <w:t>Assignment</w:t>
      </w:r>
    </w:p>
    <w:p w14:paraId="0CB0EA97" w14:textId="77777777"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14:paraId="7A246311" w14:textId="77777777" w:rsidR="00C07262" w:rsidRPr="0022764C" w:rsidRDefault="004A758F">
      <w:pPr>
        <w:pStyle w:val="Heading3"/>
      </w:pPr>
      <w:r w:rsidRPr="0022764C">
        <w:t>Average</w:t>
      </w:r>
    </w:p>
    <w:p w14:paraId="60F97690"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14:paraId="5D466806" w14:textId="77777777" w:rsidR="00C07262" w:rsidRPr="0022764C" w:rsidRDefault="004A758F">
      <w:pPr>
        <w:pStyle w:val="Heading3"/>
      </w:pPr>
      <w:r w:rsidRPr="0022764C">
        <w:t>Cancellation</w:t>
      </w:r>
    </w:p>
    <w:p w14:paraId="711195BA" w14:textId="77777777"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14:paraId="4AAA01D2" w14:textId="77777777"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14:paraId="7714BBDD" w14:textId="77777777"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14:paraId="717800AC" w14:textId="77777777"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14:paraId="23BEBC33" w14:textId="77777777"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14:paraId="6746B1CA" w14:textId="77777777"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14:paraId="1E1F743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14:paraId="37BB2A8B"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w:t>
      </w:r>
      <w:r w:rsidRPr="0022764C">
        <w:lastRenderedPageBreak/>
        <w:t xml:space="preserve">Insurance Premium Tax) that relates to the period this </w:t>
      </w:r>
      <w:r w:rsidRPr="0022764C">
        <w:rPr>
          <w:b/>
          <w:bCs/>
        </w:rPr>
        <w:t>Policy</w:t>
      </w:r>
      <w:r w:rsidRPr="0022764C">
        <w:t xml:space="preserve"> has been in force; or</w:t>
      </w:r>
    </w:p>
    <w:p w14:paraId="225BDCE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14:paraId="39376669" w14:textId="77777777"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14:paraId="1D609CB8" w14:textId="77777777"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14:paraId="1E68F8C4" w14:textId="12861CE6"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14:paraId="3C1C3A57" w14:textId="77777777"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14:paraId="21F6EBDB" w14:textId="77777777"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14:paraId="18C2F8A4" w14:textId="77777777"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14:paraId="0AC97B61" w14:textId="77777777" w:rsidR="00C07262" w:rsidRPr="0022764C" w:rsidRDefault="004A758F" w:rsidP="00662A63">
      <w:pPr>
        <w:pStyle w:val="BodyText"/>
        <w:numPr>
          <w:ilvl w:val="0"/>
          <w:numId w:val="47"/>
        </w:numPr>
        <w:ind w:left="908" w:hanging="454"/>
      </w:pPr>
      <w:r w:rsidRPr="0022764C">
        <w:t>there is a change or variation in the risk which means:</w:t>
      </w:r>
    </w:p>
    <w:p w14:paraId="6E8EFCDF" w14:textId="77777777"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14:paraId="7E87DF88" w14:textId="3B27DDB2"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22" w:author="stuart wolstenholme" w:date="2026-05-29T12:44:00Z" w16du:dateUtc="2026-05-29T11:44:00Z">
        <w:r w:rsidRPr="0022764C" w:rsidDel="00754C0F">
          <w:delText>period,</w:delText>
        </w:r>
      </w:del>
      <w:ins w:id="23"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14:paraId="3D977398" w14:textId="77777777"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14:paraId="763A6C8D" w14:textId="77777777"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14:paraId="3A63515D" w14:textId="77777777" w:rsidR="00C07262" w:rsidRPr="0022764C" w:rsidRDefault="004A758F">
      <w:pPr>
        <w:pStyle w:val="Heading3"/>
      </w:pPr>
      <w:r w:rsidRPr="0022764C">
        <w:t>Criminal Prosecution Defence Costs</w:t>
      </w:r>
    </w:p>
    <w:p w14:paraId="0F35253E" w14:textId="77777777" w:rsidR="00C07262" w:rsidRPr="0022764C" w:rsidRDefault="004A758F">
      <w:pPr>
        <w:pStyle w:val="BodyText"/>
        <w:rPr>
          <w:b/>
          <w:bCs/>
          <w:szCs w:val="24"/>
        </w:rPr>
      </w:pPr>
      <w:r w:rsidRPr="0022764C">
        <w:t xml:space="preserve">In respect of any </w:t>
      </w:r>
      <w:r w:rsidRPr="0022764C">
        <w:rPr>
          <w:b/>
          <w:bCs/>
        </w:rPr>
        <w:t>Criminal Prosecution Defence Costs:</w:t>
      </w:r>
    </w:p>
    <w:p w14:paraId="04E287C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14:paraId="018099D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14:paraId="3D9B9DAF" w14:textId="77777777"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14:paraId="15FD19B8" w14:textId="77777777"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14:paraId="29D0704D" w14:textId="77777777"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14:paraId="3C710640" w14:textId="77777777"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14:paraId="57099BA4" w14:textId="77777777"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14:paraId="26A4CCFA" w14:textId="77777777"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14:paraId="1B5869F7" w14:textId="77777777" w:rsidR="00C07262" w:rsidRPr="0022764C" w:rsidRDefault="004A758F">
      <w:pPr>
        <w:pStyle w:val="Heading3"/>
      </w:pPr>
      <w:r w:rsidRPr="0022764C">
        <w:t>Duties of the Insured – applicable to Sections 1-11</w:t>
      </w:r>
    </w:p>
    <w:p w14:paraId="29E5E5B9" w14:textId="77777777" w:rsidR="00C07262" w:rsidRPr="0022764C" w:rsidRDefault="004A758F">
      <w:pPr>
        <w:pStyle w:val="BodyText"/>
      </w:pPr>
      <w:r w:rsidRPr="0022764C">
        <w:t xml:space="preserve">The </w:t>
      </w:r>
      <w:r w:rsidRPr="0022764C">
        <w:rPr>
          <w:b/>
        </w:rPr>
        <w:t>Insured</w:t>
      </w:r>
      <w:r w:rsidRPr="0022764C">
        <w:t xml:space="preserve"> shall:</w:t>
      </w:r>
    </w:p>
    <w:p w14:paraId="73AABE80" w14:textId="77777777"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14:paraId="785B1B99" w14:textId="77777777"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14:paraId="5A3EBA63" w14:textId="77777777"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4" w:name="_Hlk79152069"/>
      <w:r w:rsidRPr="0022764C">
        <w:rPr>
          <w:b/>
          <w:bCs/>
        </w:rPr>
        <w:t>Damage</w:t>
      </w:r>
      <w:r w:rsidRPr="0022764C">
        <w:t xml:space="preserve"> </w:t>
      </w:r>
      <w:bookmarkEnd w:id="24"/>
      <w:r w:rsidRPr="0022764C">
        <w:t xml:space="preserve">or liability or further loss, </w:t>
      </w:r>
      <w:r w:rsidRPr="0022764C">
        <w:rPr>
          <w:b/>
          <w:bCs/>
        </w:rPr>
        <w:t>Damage</w:t>
      </w:r>
      <w:r w:rsidRPr="0022764C">
        <w:t xml:space="preserve"> or liability as the circumstances may require;</w:t>
      </w:r>
    </w:p>
    <w:p w14:paraId="338140E8" w14:textId="77777777" w:rsidR="00C07262" w:rsidRPr="0022764C" w:rsidRDefault="004A758F" w:rsidP="00662A63">
      <w:pPr>
        <w:pStyle w:val="BodyText"/>
        <w:numPr>
          <w:ilvl w:val="2"/>
          <w:numId w:val="50"/>
        </w:numPr>
        <w:ind w:left="454" w:hanging="454"/>
      </w:pPr>
      <w:r w:rsidRPr="0022764C">
        <w:t>take all reasonable precautions:</w:t>
      </w:r>
    </w:p>
    <w:p w14:paraId="00A3CF10" w14:textId="77777777" w:rsidR="00C07262" w:rsidRPr="0022764C" w:rsidRDefault="004A758F" w:rsidP="00662A63">
      <w:pPr>
        <w:pStyle w:val="BodyText"/>
        <w:numPr>
          <w:ilvl w:val="2"/>
          <w:numId w:val="51"/>
        </w:numPr>
        <w:ind w:left="908" w:hanging="454"/>
      </w:pPr>
      <w:r w:rsidRPr="0022764C">
        <w:lastRenderedPageBreak/>
        <w:t xml:space="preserve">to prevent any event which may give rise to liability under this </w:t>
      </w:r>
      <w:r w:rsidRPr="0022764C">
        <w:rPr>
          <w:b/>
          <w:bCs/>
        </w:rPr>
        <w:t>Policy</w:t>
      </w:r>
      <w:r w:rsidRPr="0022764C">
        <w:rPr>
          <w:bCs/>
        </w:rPr>
        <w:t>; and</w:t>
      </w:r>
    </w:p>
    <w:p w14:paraId="274B56EE" w14:textId="77777777"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14:paraId="1052B232" w14:textId="77777777" w:rsidR="00C07262" w:rsidRPr="0022764C" w:rsidRDefault="004A758F">
      <w:pPr>
        <w:pStyle w:val="Heading3"/>
      </w:pPr>
      <w:r w:rsidRPr="0022764C">
        <w:t xml:space="preserve">Fair Presentation of Risk </w:t>
      </w:r>
    </w:p>
    <w:p w14:paraId="4F8ADCF3" w14:textId="77777777"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14:paraId="1D4B41FD" w14:textId="77777777"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14:paraId="6B2F51B0"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14:paraId="115DB16B" w14:textId="77777777"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14:paraId="526C1FAD"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14:paraId="19080678" w14:textId="77777777"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14:paraId="63ECDC2B" w14:textId="77777777"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14:paraId="10C74EC4" w14:textId="77777777"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14:paraId="49257352"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14:paraId="3CC5DA85"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14:paraId="0D5CEFF8"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14:paraId="416EB3CB"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w:t>
      </w:r>
      <w:r w:rsidRPr="0022764C">
        <w:rPr>
          <w:lang w:eastAsia="en-GB"/>
        </w:rPr>
        <w:t xml:space="preserve">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14:paraId="4EF43D26"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14:paraId="0ADAC2CF" w14:textId="77777777" w:rsidR="00C07262" w:rsidRPr="0022764C" w:rsidRDefault="004A758F">
      <w:pPr>
        <w:pStyle w:val="BodyText"/>
        <w:rPr>
          <w:lang w:eastAsia="en-GB"/>
        </w:rPr>
      </w:pPr>
      <w:r w:rsidRPr="0022764C">
        <w:rPr>
          <w:lang w:eastAsia="en-GB"/>
        </w:rPr>
        <w:t>If:</w:t>
      </w:r>
    </w:p>
    <w:p w14:paraId="0570372D" w14:textId="77777777"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14:paraId="3D0160C3" w14:textId="77777777"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14:paraId="78E9E124" w14:textId="77777777"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14:paraId="3F6F2D25" w14:textId="77777777"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14:paraId="2723C314" w14:textId="77777777"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14:paraId="21FF998E" w14:textId="77777777"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14:paraId="65B29468" w14:textId="77777777"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14:paraId="0EF43FFD" w14:textId="77777777"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14:paraId="4B477718" w14:textId="77777777"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w:t>
      </w:r>
      <w:r w:rsidRPr="0022764C">
        <w:rPr>
          <w:rFonts w:eastAsia="MS Mincho"/>
          <w:b/>
        </w:rPr>
        <w:t>Section</w:t>
      </w:r>
      <w:r w:rsidRPr="0022764C">
        <w:rPr>
          <w:rFonts w:eastAsia="MS Mincho"/>
        </w:rPr>
        <w:t xml:space="preserve"> or the Information Technology </w:t>
      </w:r>
      <w:r w:rsidRPr="0022764C">
        <w:rPr>
          <w:rFonts w:eastAsia="MS Mincho"/>
          <w:b/>
        </w:rPr>
        <w:t>Section</w:t>
      </w:r>
      <w:r w:rsidRPr="0022764C">
        <w:rPr>
          <w:rFonts w:eastAsia="MS Mincho"/>
        </w:rPr>
        <w:t xml:space="preserve"> and the </w:t>
      </w:r>
      <w:r w:rsidRPr="0022764C">
        <w:rPr>
          <w:rFonts w:eastAsia="MS Mincho"/>
          <w:b/>
          <w:bCs/>
        </w:rPr>
        <w:t>Insurer</w:t>
      </w:r>
      <w:r w:rsidRPr="0022764C">
        <w:rPr>
          <w:rFonts w:eastAsia="MS Mincho"/>
        </w:rPr>
        <w:t xml:space="preserve"> charges an additional premium then it is at the </w:t>
      </w:r>
      <w:r w:rsidRPr="0022764C">
        <w:rPr>
          <w:rFonts w:eastAsia="MS Mincho"/>
          <w:b/>
          <w:bCs/>
        </w:rPr>
        <w:t>Insurer’s</w:t>
      </w:r>
      <w:r w:rsidRPr="0022764C">
        <w:rPr>
          <w:rFonts w:eastAsia="MS Mincho"/>
        </w:rPr>
        <w:t xml:space="preserve"> discretion whether to pay to the </w:t>
      </w:r>
      <w:r w:rsidRPr="0022764C">
        <w:rPr>
          <w:rFonts w:eastAsia="MS Mincho"/>
          <w:b/>
        </w:rPr>
        <w:t>Insured</w:t>
      </w:r>
      <w:r w:rsidRPr="0022764C">
        <w:rPr>
          <w:rFonts w:eastAsia="MS Mincho"/>
        </w:rPr>
        <w:t xml:space="preserve"> the value of the Property Insured at the time of any </w:t>
      </w:r>
      <w:r w:rsidRPr="0022764C">
        <w:rPr>
          <w:rFonts w:eastAsia="MS Mincho"/>
          <w:b/>
          <w:bCs/>
        </w:rPr>
        <w:t>Damage</w:t>
      </w:r>
      <w:r w:rsidRPr="0022764C">
        <w:rPr>
          <w:rFonts w:eastAsia="MS Mincho"/>
        </w:rPr>
        <w:t xml:space="preserve"> or at the </w:t>
      </w:r>
      <w:r w:rsidRPr="0022764C">
        <w:rPr>
          <w:rFonts w:eastAsia="MS Mincho"/>
          <w:b/>
          <w:bCs/>
        </w:rPr>
        <w:t>Insurer’s</w:t>
      </w:r>
      <w:r w:rsidRPr="0022764C">
        <w:rPr>
          <w:rFonts w:eastAsia="MS Mincho"/>
        </w:rPr>
        <w:t xml:space="preserve"> option reinstate or replace such Property Insured or any part of the Property Insured.</w:t>
      </w:r>
    </w:p>
    <w:p w14:paraId="0FB0B7AD" w14:textId="77777777" w:rsidR="00C07262" w:rsidRPr="0022764C" w:rsidRDefault="004A758F">
      <w:pPr>
        <w:pStyle w:val="Heading3"/>
      </w:pPr>
      <w:r w:rsidRPr="0022764C">
        <w:t xml:space="preserve">Fraud </w:t>
      </w:r>
    </w:p>
    <w:p w14:paraId="0983272A" w14:textId="77777777"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14:paraId="07823C65" w14:textId="77777777" w:rsidR="00C07262" w:rsidRPr="0022764C" w:rsidRDefault="004A758F">
      <w:pPr>
        <w:pStyle w:val="Heading3"/>
      </w:pPr>
      <w:r w:rsidRPr="0022764C">
        <w:t>International Sanctions</w:t>
      </w:r>
    </w:p>
    <w:p w14:paraId="2A53A2C5" w14:textId="77777777"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xml:space="preserve">), arising out of any </w:t>
      </w:r>
      <w:r w:rsidRPr="0022764C">
        <w:lastRenderedPageBreak/>
        <w:t>trade and economic sanctions laws or regulations which are applicable to it.</w:t>
      </w:r>
    </w:p>
    <w:p w14:paraId="65981C42" w14:textId="77777777" w:rsidR="00C07262" w:rsidRPr="0022764C" w:rsidRDefault="004A758F">
      <w:pPr>
        <w:pStyle w:val="Heading3"/>
      </w:pPr>
      <w:r w:rsidRPr="0022764C">
        <w:t>Limit of Liability – applicable to Sections 1-11</w:t>
      </w:r>
    </w:p>
    <w:p w14:paraId="1780EEC3" w14:textId="595F705D"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14:paraId="48548010" w14:textId="77777777" w:rsidR="00C07262" w:rsidRPr="0022764C" w:rsidRDefault="004A758F">
      <w:pPr>
        <w:pStyle w:val="Heading3"/>
      </w:pPr>
      <w:r w:rsidRPr="0022764C">
        <w:t>Non-Invalidation Applicable to Sections 1-11</w:t>
      </w:r>
    </w:p>
    <w:p w14:paraId="6CC1BBC1" w14:textId="77777777"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14:paraId="5F4CC210" w14:textId="77777777" w:rsidR="00C07262" w:rsidRPr="0022764C" w:rsidRDefault="004A758F">
      <w:pPr>
        <w:pStyle w:val="BodyText"/>
      </w:pPr>
      <w:r w:rsidRPr="0022764C">
        <w:t>This Condition shall not apply to:</w:t>
      </w:r>
    </w:p>
    <w:p w14:paraId="1EBDCFD5"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14:paraId="72DAE70E"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14:paraId="52DF0BA1" w14:textId="77777777" w:rsidR="00C07262" w:rsidRPr="0022764C" w:rsidRDefault="004A758F">
      <w:pPr>
        <w:pStyle w:val="Heading3"/>
      </w:pPr>
      <w:r w:rsidRPr="0022764C">
        <w:t>Other Parties</w:t>
      </w:r>
    </w:p>
    <w:p w14:paraId="51CE0FF4" w14:textId="77777777"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14:paraId="6946F621" w14:textId="77777777" w:rsidR="00C07262" w:rsidRPr="0022764C" w:rsidRDefault="004A758F">
      <w:pPr>
        <w:pStyle w:val="Heading3"/>
      </w:pPr>
      <w:r w:rsidRPr="0022764C">
        <w:t>Policy Construction and Disputes</w:t>
      </w:r>
    </w:p>
    <w:p w14:paraId="625D3ECE" w14:textId="237275C4"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14:paraId="2E3F577A" w14:textId="77777777"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xml:space="preserve">. If a mediator is not agreed then either party may apply to the Centre for Effective Dispute Resolution (‘CEDR’) for the appointment of a mediator. The parties agree to share equally the costs of CEDR and of the </w:t>
      </w:r>
      <w:r w:rsidRPr="0022764C">
        <w:rPr>
          <w:rFonts w:asciiTheme="majorHAnsi" w:hAnsiTheme="majorHAnsi"/>
        </w:rPr>
        <w:t>mediator and that the reference of the dispute to mediation will be conducted in confidence.</w:t>
      </w:r>
    </w:p>
    <w:p w14:paraId="4F0BB9B6" w14:textId="77777777"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0FE06585" w14:textId="77777777"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14:paraId="2EA35019" w14:textId="77777777"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14:paraId="4A448C13" w14:textId="77777777" w:rsidR="00C07262" w:rsidRPr="0022764C" w:rsidRDefault="004A758F">
      <w:pPr>
        <w:pStyle w:val="Heading3"/>
      </w:pPr>
      <w:r w:rsidRPr="0022764C">
        <w:t>Pollution</w:t>
      </w:r>
    </w:p>
    <w:p w14:paraId="42BE8932" w14:textId="77777777" w:rsidR="00C07262" w:rsidRPr="0022764C" w:rsidRDefault="004A758F">
      <w:pPr>
        <w:pStyle w:val="BodyText"/>
      </w:pPr>
      <w:r w:rsidRPr="0022764C">
        <w:t xml:space="preserve">(Applicable only to Public Liability and Products Liability </w:t>
      </w:r>
      <w:r w:rsidRPr="0022764C">
        <w:rPr>
          <w:b/>
        </w:rPr>
        <w:t>Sections</w:t>
      </w:r>
      <w:r w:rsidRPr="0022764C">
        <w:t>)</w:t>
      </w:r>
    </w:p>
    <w:p w14:paraId="22A22A44" w14:textId="77777777" w:rsidR="00C07262" w:rsidRPr="0022764C" w:rsidRDefault="004A758F">
      <w:pPr>
        <w:pStyle w:val="BodyText"/>
      </w:pPr>
      <w:r w:rsidRPr="0022764C">
        <w:t>Cover will extend to include:</w:t>
      </w:r>
    </w:p>
    <w:p w14:paraId="423C4A25" w14:textId="77777777"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14:paraId="1DF5464F" w14:textId="77777777"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14:paraId="65970882" w14:textId="77777777"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14:paraId="6E2E4BD3" w14:textId="77777777"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14:paraId="011FCD60" w14:textId="77777777"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14:paraId="3C1688C2" w14:textId="77777777"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14:paraId="47894CC0" w14:textId="77777777" w:rsidR="00C07262" w:rsidRPr="0022764C" w:rsidRDefault="004A758F">
      <w:pPr>
        <w:pStyle w:val="Heading3"/>
      </w:pPr>
      <w:r w:rsidRPr="0022764C">
        <w:t>Premium</w:t>
      </w:r>
    </w:p>
    <w:p w14:paraId="7952319F" w14:textId="23067640"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14:paraId="614692BA" w14:textId="77777777" w:rsidR="00C07262" w:rsidRPr="0022764C" w:rsidRDefault="004A758F">
      <w:pPr>
        <w:pStyle w:val="Heading3"/>
      </w:pPr>
      <w:r w:rsidRPr="0022764C">
        <w:lastRenderedPageBreak/>
        <w:t>Rights of Third Parties</w:t>
      </w:r>
    </w:p>
    <w:p w14:paraId="6B77CE0C" w14:textId="77777777"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14:paraId="6E289273" w14:textId="77777777" w:rsidR="00C07262" w:rsidRPr="0022764C" w:rsidRDefault="004A758F">
      <w:pPr>
        <w:pStyle w:val="Heading3"/>
      </w:pPr>
      <w:r w:rsidRPr="0022764C">
        <w:t>Subrogation Waiver</w:t>
      </w:r>
    </w:p>
    <w:p w14:paraId="25873BCB" w14:textId="77777777" w:rsidR="00C07262" w:rsidRPr="0022764C" w:rsidRDefault="004A758F">
      <w:pPr>
        <w:pStyle w:val="BodyText"/>
      </w:pPr>
      <w:r w:rsidRPr="0022764C">
        <w:t xml:space="preserve">(Applicable only to Business “All Risks”, Production Property “All Risks”, Business Interruption “All Risks”, Information Technology “All Risks” </w:t>
      </w:r>
      <w:r w:rsidRPr="0022764C">
        <w:rPr>
          <w:b/>
        </w:rPr>
        <w:t>Sections</w:t>
      </w:r>
      <w:r w:rsidRPr="0022764C">
        <w:t xml:space="preserve"> and the Media Liability </w:t>
      </w:r>
      <w:r w:rsidRPr="0022764C">
        <w:rPr>
          <w:b/>
        </w:rPr>
        <w:t>Section</w:t>
      </w:r>
      <w:r w:rsidRPr="0022764C">
        <w:t>)</w:t>
      </w:r>
    </w:p>
    <w:p w14:paraId="500D9185" w14:textId="77777777"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14:paraId="33946CB1" w14:textId="77777777"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14:paraId="601A7FD1" w14:textId="77777777"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14:paraId="73A653A2" w14:textId="77777777"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14:paraId="4EE35E78" w14:textId="77777777" w:rsidR="00C07262" w:rsidRPr="0022764C" w:rsidRDefault="004A758F">
      <w:pPr>
        <w:pStyle w:val="Heading3"/>
      </w:pPr>
      <w:r w:rsidRPr="0022764C">
        <w:t>Subscribing Insurers</w:t>
      </w:r>
    </w:p>
    <w:p w14:paraId="03ABFBBD" w14:textId="77777777"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14:paraId="77E5227A" w14:textId="77777777"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14:paraId="2C689197" w14:textId="77777777" w:rsidR="00C07262" w:rsidRPr="0022764C" w:rsidRDefault="004A758F">
      <w:pPr>
        <w:pStyle w:val="BodyText"/>
      </w:pPr>
      <w:r w:rsidRPr="0022764C">
        <w:t>Definitions (applicable to this General Policy Condition)</w:t>
      </w:r>
    </w:p>
    <w:p w14:paraId="42A61DA7" w14:textId="77777777" w:rsidR="00C07262" w:rsidRPr="0022764C" w:rsidRDefault="004A758F">
      <w:pPr>
        <w:pStyle w:val="Heading3"/>
      </w:pPr>
      <w:r w:rsidRPr="0022764C">
        <w:t>FP</w:t>
      </w:r>
    </w:p>
    <w:p w14:paraId="79CC7AAA" w14:textId="77777777" w:rsidR="00C07262" w:rsidRPr="0022764C" w:rsidRDefault="004A758F">
      <w:pPr>
        <w:pStyle w:val="BodyText"/>
      </w:pPr>
      <w:r w:rsidRPr="0022764C">
        <w:t xml:space="preserve">Shall mean a Finance Provider approved by the </w:t>
      </w:r>
      <w:r w:rsidRPr="0022764C">
        <w:rPr>
          <w:b/>
        </w:rPr>
        <w:t>Insurer</w:t>
      </w:r>
      <w:r w:rsidRPr="0022764C">
        <w:t>.</w:t>
      </w:r>
    </w:p>
    <w:p w14:paraId="348AB449" w14:textId="77777777" w:rsidR="00C07262" w:rsidRPr="0022764C" w:rsidRDefault="004A758F">
      <w:pPr>
        <w:pStyle w:val="Heading3"/>
      </w:pPr>
      <w:r w:rsidRPr="0022764C">
        <w:t>Instalment Credit Agreement</w:t>
      </w:r>
    </w:p>
    <w:p w14:paraId="483316FB" w14:textId="77777777"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14:paraId="6B057971" w14:textId="77777777" w:rsidR="00C07262" w:rsidRPr="0022764C" w:rsidRDefault="004A758F">
      <w:pPr>
        <w:pStyle w:val="Heading3"/>
      </w:pPr>
      <w:r w:rsidRPr="0022764C">
        <w:t>Amended Premium Payment Terms and Conditions</w:t>
      </w:r>
    </w:p>
    <w:p w14:paraId="4C10D139" w14:textId="77777777"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14:paraId="3C374436" w14:textId="77777777"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14:paraId="2F40908D" w14:textId="77777777"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14:paraId="5AF64F42" w14:textId="77777777"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14:paraId="364B6F3E" w14:textId="77777777"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14:paraId="06F77651" w14:textId="77777777"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14:paraId="5E82BE44" w14:textId="77777777"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14:paraId="58CA236C" w14:textId="77777777"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14:paraId="5DBDD594" w14:textId="77777777"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14:paraId="56B76575" w14:textId="77777777"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14:paraId="54BC1969" w14:textId="77777777"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w:t>
      </w:r>
      <w:r w:rsidRPr="0022764C">
        <w:lastRenderedPageBreak/>
        <w:t xml:space="preserve">this </w:t>
      </w:r>
      <w:r w:rsidRPr="0022764C">
        <w:rPr>
          <w:b/>
        </w:rPr>
        <w:t>Policy</w:t>
      </w:r>
      <w:r w:rsidRPr="0022764C">
        <w:t xml:space="preserve"> shall become due and payable immediately to the </w:t>
      </w:r>
      <w:r w:rsidRPr="0022764C">
        <w:rPr>
          <w:b/>
        </w:rPr>
        <w:t>Insurer</w:t>
      </w:r>
      <w:r w:rsidRPr="0022764C">
        <w:t>;</w:t>
      </w:r>
    </w:p>
    <w:p w14:paraId="4F27BE2A" w14:textId="77777777"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14:paraId="42B7361D" w14:textId="77777777"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14:paraId="09A3BCBF" w14:textId="77777777"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14:paraId="698CA66E" w14:textId="77777777"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14:paraId="53D9A8E5" w14:textId="77777777"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14:paraId="60313859" w14:textId="77777777"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14:paraId="5B4BA265" w14:textId="77777777"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14:paraId="7FA1E463" w14:textId="77777777" w:rsidR="00C07262" w:rsidRPr="0022764C" w:rsidRDefault="004A758F">
      <w:pPr>
        <w:pStyle w:val="Heading1"/>
      </w:pPr>
      <w:r w:rsidRPr="0022764C">
        <w:t xml:space="preserve">Policy Protection and Maintenance Conditions - </w:t>
      </w:r>
      <w:bookmarkStart w:id="25" w:name="_Hlk78974019"/>
      <w:r w:rsidRPr="0022764C">
        <w:t>(Applicable to Sections 1-11)</w:t>
      </w:r>
      <w:bookmarkEnd w:id="25"/>
    </w:p>
    <w:p w14:paraId="00C3B928" w14:textId="0399B105" w:rsidR="00C07262" w:rsidRPr="0022764C" w:rsidRDefault="004A758F">
      <w:pPr>
        <w:pStyle w:val="BodyText"/>
      </w:pPr>
      <w:r w:rsidRPr="0022764C">
        <w:t xml:space="preserve">The following Protection and Maintenance Conditions shall apply to the Business “All Risks”, Production Property “All Risks”, Business Interruption “All Risks”, Information Technology and Money </w:t>
      </w:r>
      <w:r w:rsidRPr="0022764C">
        <w:rPr>
          <w:b/>
        </w:rPr>
        <w:t>Sections</w:t>
      </w:r>
      <w:r w:rsidRPr="0022764C">
        <w:t xml:space="preserve"> of this </w:t>
      </w:r>
      <w:r w:rsidRPr="0022764C">
        <w:rPr>
          <w:b/>
          <w:bCs/>
        </w:rPr>
        <w:t>Policy</w:t>
      </w:r>
      <w:r w:rsidRPr="0022764C">
        <w:t xml:space="preserve"> other than where specifically amended. </w:t>
      </w:r>
    </w:p>
    <w:p w14:paraId="6FA2EB80" w14:textId="77777777" w:rsidR="00C07262" w:rsidRPr="0022764C" w:rsidRDefault="004A758F">
      <w:pPr>
        <w:pStyle w:val="Heading3"/>
      </w:pPr>
      <w:r w:rsidRPr="0022764C">
        <w:t xml:space="preserve">Firebreak Doors and Shutters </w:t>
      </w:r>
    </w:p>
    <w:p w14:paraId="583181A4" w14:textId="6FAF387E"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14:paraId="7E47446B" w14:textId="77777777" w:rsidR="00C07262" w:rsidRPr="0022764C" w:rsidRDefault="004A758F">
      <w:pPr>
        <w:pStyle w:val="Heading3"/>
      </w:pPr>
      <w:r w:rsidRPr="0022764C">
        <w:t>Fire Protections and Detection Installations and Equipment</w:t>
      </w:r>
    </w:p>
    <w:p w14:paraId="0F18C6E4" w14:textId="663D5C82" w:rsidR="00C07262" w:rsidRPr="0022764C" w:rsidRDefault="004A758F">
      <w:pPr>
        <w:pStyle w:val="BodyText"/>
      </w:pPr>
      <w:r w:rsidRPr="0022764C">
        <w:t xml:space="preserve">The </w:t>
      </w:r>
      <w:r w:rsidRPr="0022764C">
        <w:rPr>
          <w:b/>
        </w:rPr>
        <w:t>Insured</w:t>
      </w:r>
      <w:r w:rsidRPr="0022764C">
        <w:t xml:space="preserve"> must:</w:t>
      </w:r>
    </w:p>
    <w:p w14:paraId="4492E2C8" w14:textId="77777777"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w:t>
      </w:r>
      <w:r w:rsidRPr="0022764C">
        <w:t>British Standards or relevant local standards and equipment manufacturers’ recommendations where relevant;</w:t>
      </w:r>
    </w:p>
    <w:p w14:paraId="5212F736" w14:textId="77777777" w:rsidR="00C07262" w:rsidRPr="0022764C" w:rsidRDefault="004A758F" w:rsidP="00662A63">
      <w:pPr>
        <w:pStyle w:val="BodyText"/>
        <w:numPr>
          <w:ilvl w:val="2"/>
          <w:numId w:val="76"/>
        </w:numPr>
        <w:ind w:left="454" w:hanging="454"/>
      </w:pPr>
      <w:r w:rsidRPr="0022764C">
        <w:t>rectify promptly any faults or defects identified at any time;</w:t>
      </w:r>
    </w:p>
    <w:p w14:paraId="3CA2A351" w14:textId="77777777"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14:paraId="466025F4" w14:textId="77777777"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14:paraId="719CDF13" w14:textId="77777777"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14:paraId="2A26C926" w14:textId="77777777"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14:paraId="2CFF8A5A" w14:textId="77777777"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14:paraId="626B667A" w14:textId="77777777" w:rsidR="00C07262" w:rsidRPr="0022764C" w:rsidRDefault="004A758F" w:rsidP="00662A63">
      <w:pPr>
        <w:pStyle w:val="BodyText"/>
        <w:numPr>
          <w:ilvl w:val="0"/>
          <w:numId w:val="78"/>
        </w:numPr>
        <w:ind w:left="1361" w:hanging="454"/>
      </w:pPr>
      <w:r w:rsidRPr="0022764C">
        <w:t>the relevant batteries.</w:t>
      </w:r>
    </w:p>
    <w:p w14:paraId="4D47309C" w14:textId="311AE5BD" w:rsidR="00C07262" w:rsidRPr="0022764C" w:rsidRDefault="004A758F">
      <w:pPr>
        <w:pStyle w:val="BodyText"/>
        <w:ind w:left="907"/>
      </w:pPr>
      <w:r w:rsidRPr="0022764C">
        <w:t>Where the connection concerned in 5 (a) (</w:t>
      </w:r>
      <w:del w:id="26" w:author="stuart wolstenholme" w:date="2026-05-29T12:44:00Z" w16du:dateUtc="2026-05-29T11:44:00Z">
        <w:r w:rsidRPr="0022764C" w:rsidDel="00754C0F">
          <w:delText>i</w:delText>
        </w:r>
      </w:del>
      <w:ins w:id="27" w:author="stuart wolstenholme" w:date="2026-05-29T12:44:00Z" w16du:dateUtc="2026-05-29T11:44:00Z">
        <w:r w:rsidR="00754C0F" w:rsidRPr="0022764C">
          <w:t>I</w:t>
        </w:r>
      </w:ins>
      <w:r w:rsidRPr="0022764C">
        <w:t>) above is not monitored weekly, this test must be made every weekday (public holidays excepted).</w:t>
      </w:r>
    </w:p>
    <w:p w14:paraId="3F20A5CA" w14:textId="77777777"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14:paraId="62851D68" w14:textId="77777777"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14:paraId="27C6159F" w14:textId="77777777"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14:paraId="75382B62" w14:textId="77777777"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14:paraId="06E53867" w14:textId="77777777"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14:paraId="22B18D2E" w14:textId="77777777"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14:paraId="1081D550" w14:textId="3E63DF02" w:rsidR="00C07262" w:rsidRPr="0022764C" w:rsidRDefault="004A758F">
      <w:pPr>
        <w:pStyle w:val="BodyText"/>
      </w:pPr>
      <w:r w:rsidRPr="0022764C">
        <w:lastRenderedPageBreak/>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14:paraId="5FE108FF" w14:textId="77777777" w:rsidR="00C07262" w:rsidRPr="0022764C" w:rsidRDefault="004A758F">
      <w:pPr>
        <w:pStyle w:val="Heading3"/>
      </w:pPr>
      <w:r w:rsidRPr="0022764C">
        <w:t>Minimum Security Requirements Condition</w:t>
      </w:r>
    </w:p>
    <w:p w14:paraId="5722FB8C" w14:textId="49F34187" w:rsidR="00C07262" w:rsidRPr="0022764C" w:rsidRDefault="004A758F">
      <w:pPr>
        <w:pStyle w:val="BodyText"/>
      </w:pPr>
      <w:r w:rsidRPr="0022764C">
        <w:rPr>
          <w:b/>
        </w:rPr>
        <w:t>Damage</w:t>
      </w:r>
      <w:r w:rsidRPr="0022764C">
        <w:t xml:space="preserve"> at the </w:t>
      </w:r>
      <w:r w:rsidRPr="0022764C">
        <w:rPr>
          <w:b/>
        </w:rPr>
        <w:t>Premises</w:t>
      </w:r>
      <w:r w:rsidRPr="0022764C">
        <w:t xml:space="preserve"> caused by theft or attempted theft is not insured unless the following devices for the security of the </w:t>
      </w:r>
      <w:r w:rsidRPr="0022764C">
        <w:rPr>
          <w:b/>
        </w:rPr>
        <w:t>Premises</w:t>
      </w:r>
      <w:r w:rsidRPr="0022764C">
        <w:t xml:space="preserve"> are installed within 30 (thirty) days of the inception date of cover in respect of the Property Insured at such </w:t>
      </w:r>
      <w:r w:rsidRPr="0022764C">
        <w:rPr>
          <w:b/>
        </w:rPr>
        <w:t>Premises</w:t>
      </w:r>
      <w:r w:rsidRPr="0022764C">
        <w:t xml:space="preserve"> under the Business “All Risks” </w:t>
      </w:r>
      <w:r w:rsidRPr="0022764C">
        <w:rPr>
          <w:b/>
        </w:rPr>
        <w:t>Section</w:t>
      </w:r>
      <w:r w:rsidRPr="0022764C">
        <w:t xml:space="preserve"> and/or the Production Property “All Risks” Section and/or the Business Interruption “All Risks” </w:t>
      </w:r>
      <w:r w:rsidRPr="0022764C">
        <w:rPr>
          <w:b/>
        </w:rPr>
        <w:t>Section</w:t>
      </w:r>
      <w:r w:rsidRPr="0022764C">
        <w:t xml:space="preserve"> and/or the Information Technology </w:t>
      </w:r>
      <w:r w:rsidRPr="0022764C">
        <w:rPr>
          <w:b/>
        </w:rPr>
        <w:t>Section</w:t>
      </w:r>
      <w:r w:rsidRPr="0022764C">
        <w:t xml:space="preserve"> of this </w:t>
      </w:r>
      <w:r w:rsidRPr="0022764C">
        <w:rPr>
          <w:b/>
        </w:rPr>
        <w:t>Policy</w:t>
      </w:r>
      <w:r w:rsidRPr="0022764C">
        <w:t xml:space="preserve"> in accordance with the following Schedule and all of such devices are put into full and effective operation at night and whenever the </w:t>
      </w:r>
      <w:r w:rsidRPr="0022764C">
        <w:rPr>
          <w:b/>
        </w:rPr>
        <w:t>Premises</w:t>
      </w:r>
      <w:r w:rsidRPr="0022764C">
        <w:t xml:space="preserve"> are closed for </w:t>
      </w:r>
      <w:r w:rsidRPr="0022764C">
        <w:rPr>
          <w:b/>
        </w:rPr>
        <w:t>Business</w:t>
      </w:r>
      <w:r w:rsidRPr="0022764C">
        <w:t xml:space="preserve"> or left unattended.</w:t>
      </w:r>
    </w:p>
    <w:p w14:paraId="74190CB0" w14:textId="1425AE70" w:rsidR="00C07262" w:rsidRPr="0022764C" w:rsidRDefault="004A758F">
      <w:pPr>
        <w:pStyle w:val="Heading3"/>
      </w:pPr>
      <w:r w:rsidRPr="0022764C">
        <w:t>Schedule</w:t>
      </w:r>
    </w:p>
    <w:p w14:paraId="0008AC2F" w14:textId="77777777"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14:paraId="67C23E72" w14:textId="77777777"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14:paraId="21E27E2C" w14:textId="77777777" w:rsidR="00C07262" w:rsidRPr="0022764C" w:rsidRDefault="004A758F" w:rsidP="00662A63">
      <w:pPr>
        <w:pStyle w:val="BodyText"/>
        <w:numPr>
          <w:ilvl w:val="0"/>
          <w:numId w:val="74"/>
        </w:numPr>
        <w:ind w:left="908" w:hanging="454"/>
      </w:pPr>
      <w:r w:rsidRPr="0022764C">
        <w:t>a 5 (five) or more lever close shackle padlock and locking bar;</w:t>
      </w:r>
    </w:p>
    <w:p w14:paraId="090F2E89" w14:textId="77777777"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14:paraId="2678FB5D" w14:textId="77777777" w:rsidR="00C07262" w:rsidRPr="0022764C" w:rsidRDefault="004A758F" w:rsidP="00662A63">
      <w:pPr>
        <w:pStyle w:val="BodyText"/>
        <w:numPr>
          <w:ilvl w:val="0"/>
          <w:numId w:val="74"/>
        </w:numPr>
        <w:ind w:left="908" w:hanging="454"/>
      </w:pPr>
      <w:r w:rsidRPr="0022764C">
        <w:t>where double doors are fitted the first leaf should be fitted with either:</w:t>
      </w:r>
    </w:p>
    <w:p w14:paraId="0A4FDE1A" w14:textId="77777777" w:rsidR="00C07262" w:rsidRPr="0022764C" w:rsidRDefault="004A758F" w:rsidP="00662A63">
      <w:pPr>
        <w:pStyle w:val="BodyText"/>
        <w:numPr>
          <w:ilvl w:val="1"/>
          <w:numId w:val="75"/>
        </w:numPr>
        <w:ind w:left="1361" w:hanging="454"/>
      </w:pPr>
      <w:r w:rsidRPr="0022764C">
        <w:t>flush bolts on the leading edge; or</w:t>
      </w:r>
    </w:p>
    <w:p w14:paraId="35085194" w14:textId="77777777" w:rsidR="00C07262" w:rsidRPr="0022764C" w:rsidRDefault="004A758F" w:rsidP="00662A63">
      <w:pPr>
        <w:pStyle w:val="BodyText"/>
        <w:numPr>
          <w:ilvl w:val="1"/>
          <w:numId w:val="75"/>
        </w:numPr>
        <w:ind w:left="1361" w:hanging="454"/>
      </w:pPr>
      <w:r w:rsidRPr="0022764C">
        <w:t>mortice rack bolts or key operated security bolts;</w:t>
      </w:r>
    </w:p>
    <w:p w14:paraId="1B2E7535"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60532EF2" w14:textId="77777777" w:rsidR="00C07262" w:rsidRPr="0022764C" w:rsidRDefault="004A758F">
      <w:pPr>
        <w:pStyle w:val="BodyText"/>
        <w:ind w:left="454"/>
      </w:pPr>
      <w:r w:rsidRPr="0022764C">
        <w:t>NB All bolts should secure the first leaf to the floor and top of the door frame.</w:t>
      </w:r>
    </w:p>
    <w:p w14:paraId="723CD8B2" w14:textId="77777777" w:rsidR="00C07262" w:rsidRPr="0022764C" w:rsidRDefault="004A758F">
      <w:pPr>
        <w:pStyle w:val="BodyText"/>
        <w:ind w:left="454"/>
      </w:pPr>
      <w:r w:rsidRPr="0022764C">
        <w:t>The above requirement will not apply to any door or window officially designated as a fire door by a Fire Authority.</w:t>
      </w:r>
    </w:p>
    <w:p w14:paraId="23521C40" w14:textId="77777777" w:rsidR="00C07262" w:rsidRPr="0022764C" w:rsidRDefault="004A758F">
      <w:pPr>
        <w:pStyle w:val="BodyText"/>
        <w:ind w:left="454"/>
      </w:pPr>
      <w:r w:rsidRPr="0022764C">
        <w:t>These access points should be secured internally by panic bolts or fire exit bolts (capable of opening at all times).</w:t>
      </w:r>
    </w:p>
    <w:p w14:paraId="20129932" w14:textId="77777777" w:rsidR="00C07262" w:rsidRPr="0022764C" w:rsidRDefault="004A758F">
      <w:pPr>
        <w:pStyle w:val="BodyText"/>
        <w:ind w:left="454"/>
      </w:pPr>
      <w:r w:rsidRPr="0022764C">
        <w:t>Any additional devices must be approved by the local Fire Prevention Officer.</w:t>
      </w:r>
    </w:p>
    <w:p w14:paraId="048BD3C2" w14:textId="77777777"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14:paraId="03475C9F" w14:textId="77777777"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14:paraId="63B8FA81" w14:textId="77777777" w:rsidR="00C07262" w:rsidRPr="0022764C" w:rsidRDefault="004A758F">
      <w:pPr>
        <w:pStyle w:val="BodyText"/>
        <w:ind w:left="454"/>
      </w:pPr>
      <w:r w:rsidRPr="0022764C">
        <w:t>This requirement does not apply to windows protected by solid steel bars, grilles, expanded metal or weld-mesh.</w:t>
      </w:r>
    </w:p>
    <w:p w14:paraId="4A6F104A" w14:textId="77777777"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14:paraId="21D0C72B" w14:textId="77777777"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14:paraId="61757FC1" w14:textId="77777777"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14:paraId="73B305B9"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35EF78A7" w14:textId="77777777"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14:paraId="3EF46E9E" w14:textId="77777777" w:rsidR="00C07262" w:rsidRPr="0022764C" w:rsidRDefault="004A758F">
      <w:pPr>
        <w:pStyle w:val="Heading3"/>
      </w:pPr>
      <w:r w:rsidRPr="0022764C">
        <w:t>Security Devices</w:t>
      </w:r>
    </w:p>
    <w:p w14:paraId="424475F8" w14:textId="337C23EA"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FF0000"/>
        </w:rPr>
        <w:t>other than a bells only</w:t>
      </w:r>
      <w:r w:rsidRPr="0022764C">
        <w:rPr>
          <w:bCs/>
          <w:color w:val="FF0000"/>
        </w:rPr>
        <w:t xml:space="preserve"> </w:t>
      </w:r>
      <w:r w:rsidRPr="0022764C">
        <w:rPr>
          <w:bCs/>
        </w:rPr>
        <w:t>is</w:t>
      </w:r>
      <w:r w:rsidRPr="0022764C">
        <w:t xml:space="preserve"> installed at the </w:t>
      </w:r>
      <w:r w:rsidRPr="0022764C">
        <w:rPr>
          <w:b/>
          <w:bCs/>
        </w:rPr>
        <w:t>Premises</w:t>
      </w:r>
      <w:r w:rsidRPr="0022764C">
        <w:t>:</w:t>
      </w:r>
    </w:p>
    <w:p w14:paraId="576E8B60" w14:textId="77777777"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14:paraId="46E5CB60" w14:textId="77777777"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14:paraId="78B7F21F" w14:textId="77777777"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14:paraId="43D07DB5" w14:textId="77777777"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14:paraId="307358B4" w14:textId="77777777" w:rsidR="00C07262" w:rsidRPr="0022764C" w:rsidRDefault="004A758F" w:rsidP="00662A63">
      <w:pPr>
        <w:pStyle w:val="BodyText"/>
        <w:numPr>
          <w:ilvl w:val="0"/>
          <w:numId w:val="69"/>
        </w:numPr>
        <w:ind w:left="1361" w:hanging="454"/>
      </w:pPr>
      <w:r w:rsidRPr="0022764C">
        <w:t>if the police have withdrawn their response to alarm calls;</w:t>
      </w:r>
    </w:p>
    <w:p w14:paraId="541EC3F6" w14:textId="77777777"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14:paraId="3B5094A7" w14:textId="77777777"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14:paraId="1D638DCE" w14:textId="77777777"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w:t>
      </w:r>
      <w:r w:rsidRPr="0022764C">
        <w:lastRenderedPageBreak/>
        <w:t xml:space="preserve">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14:paraId="0F43E816" w14:textId="77777777"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14:paraId="3B2B5C13" w14:textId="77777777"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14:paraId="097814B4" w14:textId="77777777"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14:paraId="5EBF0206" w14:textId="77777777"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14:paraId="60BD88B4" w14:textId="77777777"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14:paraId="62324A23" w14:textId="77777777"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14:paraId="3E531E5F" w14:textId="77777777" w:rsidR="00C07262" w:rsidRPr="0022764C" w:rsidRDefault="004A758F" w:rsidP="00662A63">
      <w:pPr>
        <w:pStyle w:val="BodyText"/>
        <w:numPr>
          <w:ilvl w:val="1"/>
          <w:numId w:val="71"/>
        </w:numPr>
        <w:ind w:left="908" w:hanging="454"/>
      </w:pPr>
      <w:r w:rsidRPr="0022764C">
        <w:t>all existing locks, bolts and other protective or security devices; and</w:t>
      </w:r>
    </w:p>
    <w:p w14:paraId="15C0ED71" w14:textId="77777777"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14:paraId="2561D41B" w14:textId="4B928DE0" w:rsidR="00C07262" w:rsidRPr="0022764C" w:rsidRDefault="00C30949">
      <w:pPr>
        <w:pStyle w:val="BodyText"/>
        <w:ind w:left="454"/>
      </w:pPr>
      <w:r w:rsidRPr="0022764C">
        <w:rPr>
          <w:bCs/>
        </w:rPr>
        <w:t>must be in full and proper operation.</w:t>
      </w:r>
    </w:p>
    <w:p w14:paraId="3512D14C" w14:textId="77777777" w:rsidR="00C07262" w:rsidRPr="0022764C" w:rsidRDefault="004A758F">
      <w:pPr>
        <w:pStyle w:val="Heading3"/>
      </w:pPr>
      <w:r w:rsidRPr="0022764C">
        <w:t xml:space="preserve">Unoccupancy Condition </w:t>
      </w:r>
    </w:p>
    <w:p w14:paraId="2DF42102" w14:textId="77777777"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14:paraId="09A31FBF" w14:textId="77777777"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14:paraId="5205A9F1" w14:textId="77777777"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14:paraId="3E556E4C" w14:textId="77777777"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14:paraId="6E753B17" w14:textId="77777777"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14:paraId="2268C743" w14:textId="77777777"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14:paraId="28B10A04" w14:textId="77777777" w:rsidR="00C07262" w:rsidRPr="0022764C" w:rsidRDefault="004A758F" w:rsidP="00662A63">
      <w:pPr>
        <w:pStyle w:val="BodyText"/>
        <w:numPr>
          <w:ilvl w:val="0"/>
          <w:numId w:val="65"/>
        </w:numPr>
        <w:ind w:left="908" w:hanging="454"/>
      </w:pPr>
      <w:r w:rsidRPr="0022764C">
        <w:t>records of such inspections are kept; and</w:t>
      </w:r>
    </w:p>
    <w:p w14:paraId="2ADA0988" w14:textId="77777777" w:rsidR="00C07262" w:rsidRPr="0022764C" w:rsidRDefault="004A758F" w:rsidP="00662A63">
      <w:pPr>
        <w:pStyle w:val="BodyText"/>
        <w:numPr>
          <w:ilvl w:val="0"/>
          <w:numId w:val="65"/>
        </w:numPr>
        <w:ind w:left="908" w:hanging="454"/>
      </w:pPr>
      <w:r w:rsidRPr="0022764C">
        <w:t>all defects in security and maintenance are rectified immediately;</w:t>
      </w:r>
    </w:p>
    <w:p w14:paraId="09AC643A" w14:textId="77777777" w:rsidR="00C07262" w:rsidRPr="0022764C" w:rsidRDefault="004A758F">
      <w:pPr>
        <w:pStyle w:val="BodyText"/>
      </w:pPr>
      <w:r w:rsidRPr="0022764C">
        <w:t xml:space="preserve">unless otherwise agreed with the </w:t>
      </w:r>
      <w:r w:rsidRPr="0022764C">
        <w:rPr>
          <w:b/>
        </w:rPr>
        <w:t>Insurer</w:t>
      </w:r>
      <w:r w:rsidRPr="0022764C">
        <w:t>.</w:t>
      </w:r>
    </w:p>
    <w:p w14:paraId="358DB2ED" w14:textId="77777777" w:rsidR="00C07262" w:rsidRPr="0022764C" w:rsidRDefault="004A758F">
      <w:pPr>
        <w:pStyle w:val="Heading3"/>
      </w:pPr>
      <w:r w:rsidRPr="0022764C">
        <w:t>Policy Claims Conditions (Applicable to Sections 1-11 and to Sections 12-15 only where expressly stated or not inconsistent)</w:t>
      </w:r>
    </w:p>
    <w:p w14:paraId="3465FA24" w14:textId="77777777"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14:paraId="18160E3C" w14:textId="77777777"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14:paraId="212CC900" w14:textId="77777777"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14:paraId="4E27B720" w14:textId="77777777"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14:paraId="64A93451" w14:textId="77777777" w:rsidR="00C07262" w:rsidRPr="0022764C" w:rsidRDefault="004A758F">
      <w:pPr>
        <w:pStyle w:val="Heading1"/>
      </w:pPr>
      <w:r w:rsidRPr="0022764C">
        <w:t>Policy Claims Conditions (Applicable to Sections 1-11)</w:t>
      </w:r>
    </w:p>
    <w:p w14:paraId="4A4904A1" w14:textId="77777777"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14:paraId="6E438255" w14:textId="77777777" w:rsidR="00C07262" w:rsidRPr="0022764C" w:rsidRDefault="004A758F">
      <w:pPr>
        <w:pStyle w:val="Heading3"/>
      </w:pPr>
      <w:r w:rsidRPr="0022764C">
        <w:t>Admission of Liability</w:t>
      </w:r>
    </w:p>
    <w:p w14:paraId="2EEBDBA9" w14:textId="77777777"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14:paraId="2956A1B6" w14:textId="77777777" w:rsidR="00C07262" w:rsidRPr="0022764C" w:rsidRDefault="004A758F">
      <w:pPr>
        <w:pStyle w:val="Heading3"/>
        <w:rPr>
          <w:rFonts w:eastAsia="MS Mincho" w:cstheme="majorHAnsi"/>
        </w:rPr>
      </w:pPr>
      <w:r w:rsidRPr="0022764C">
        <w:t>Arbitration</w:t>
      </w:r>
    </w:p>
    <w:p w14:paraId="7B86893F" w14:textId="77777777"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14:paraId="734C36B0" w14:textId="77777777" w:rsidR="00C07262" w:rsidRPr="0022764C" w:rsidRDefault="004A758F">
      <w:pPr>
        <w:pStyle w:val="BodyText"/>
        <w:rPr>
          <w:lang w:eastAsia="en-GB"/>
        </w:rPr>
      </w:pPr>
      <w:r w:rsidRPr="0022764C">
        <w:t xml:space="preserve">Unless otherwise agreed the costs and expenses of any mediation shall be shared equally between the parties. </w:t>
      </w:r>
    </w:p>
    <w:p w14:paraId="4DDAE111" w14:textId="77777777"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14:paraId="60F92F00" w14:textId="77777777" w:rsidR="00C07262" w:rsidRPr="0022764C" w:rsidRDefault="004A758F">
      <w:pPr>
        <w:pStyle w:val="BodyText"/>
      </w:pPr>
      <w:r w:rsidRPr="0022764C">
        <w:lastRenderedPageBreak/>
        <w:t>The Arbitration Tribunal shall consist of 3 (three) arbitrators, 1 (one) to be appointed by each party the third to be appointed by the 2 (two) appointed arbitrators.</w:t>
      </w:r>
    </w:p>
    <w:p w14:paraId="528D0D6F" w14:textId="77777777"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14:paraId="08492D86" w14:textId="77777777"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14:paraId="7A642B1E" w14:textId="77777777"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14:paraId="6FD71C00" w14:textId="77777777"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14:paraId="2A5A20D1" w14:textId="77777777" w:rsidR="00C07262" w:rsidRPr="0022764C" w:rsidRDefault="004A758F">
      <w:pPr>
        <w:pStyle w:val="BodyText"/>
      </w:pPr>
      <w:r w:rsidRPr="0022764C">
        <w:t xml:space="preserve">Unless otherwise agreed, the seat of arbitration shall be London and the proper law of this contract shall be the law of England and Wales. </w:t>
      </w:r>
    </w:p>
    <w:p w14:paraId="5EA9AC4B" w14:textId="77777777" w:rsidR="00C07262" w:rsidRPr="0022764C" w:rsidRDefault="004A758F">
      <w:pPr>
        <w:pStyle w:val="Heading3"/>
      </w:pPr>
      <w:r w:rsidRPr="0022764C">
        <w:t xml:space="preserve">Claims – Rights of the Insurer </w:t>
      </w:r>
    </w:p>
    <w:p w14:paraId="2E43A631" w14:textId="77777777"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14:paraId="744B83AF" w14:textId="77777777"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14:paraId="1007C145" w14:textId="77777777"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14:paraId="148E2EBD" w14:textId="77777777" w:rsidR="00C07262" w:rsidRPr="0022764C" w:rsidRDefault="004A758F">
      <w:pPr>
        <w:pStyle w:val="BodyText"/>
      </w:pPr>
      <w:r w:rsidRPr="0022764C">
        <w:t xml:space="preserve">No property may be abandoned to the </w:t>
      </w:r>
      <w:r w:rsidRPr="0022764C">
        <w:rPr>
          <w:b/>
        </w:rPr>
        <w:t>Insurer</w:t>
      </w:r>
      <w:r w:rsidRPr="0022764C">
        <w:t>.</w:t>
      </w:r>
    </w:p>
    <w:p w14:paraId="2DA3C4C1" w14:textId="77777777" w:rsidR="00C07262" w:rsidRPr="0022764C" w:rsidRDefault="004A758F">
      <w:pPr>
        <w:pStyle w:val="Heading3"/>
      </w:pPr>
      <w:r w:rsidRPr="0022764C">
        <w:t>Discharge of Liability</w:t>
      </w:r>
    </w:p>
    <w:p w14:paraId="7EBFED83" w14:textId="77777777"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w:t>
      </w:r>
      <w:r w:rsidRPr="0022764C">
        <w:t xml:space="preserve">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14:paraId="2407ACC8" w14:textId="77777777"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14:paraId="557C479A" w14:textId="77777777" w:rsidR="00C07262" w:rsidRPr="0022764C" w:rsidRDefault="004A758F">
      <w:pPr>
        <w:pStyle w:val="Heading3"/>
      </w:pPr>
      <w:r w:rsidRPr="0022764C">
        <w:t>Mitigation</w:t>
      </w:r>
    </w:p>
    <w:p w14:paraId="1BD3BBB6" w14:textId="77777777"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14:paraId="24D4E3A6" w14:textId="77777777" w:rsidR="00C07262" w:rsidRPr="0022764C" w:rsidRDefault="004A758F">
      <w:pPr>
        <w:pStyle w:val="Heading3"/>
      </w:pPr>
      <w:r w:rsidRPr="0022764C">
        <w:t>Notification of a Claim – applicable to Sections 1 to 11 inclusive</w:t>
      </w:r>
    </w:p>
    <w:p w14:paraId="162E296E" w14:textId="76A7B3EA" w:rsidR="00C07262" w:rsidRPr="0022764C" w:rsidRDefault="00C30949">
      <w:pPr>
        <w:pStyle w:val="BodyText"/>
      </w:pPr>
      <w:r w:rsidRPr="0022764C">
        <w:rPr>
          <w:color w:val="000000" w:themeColor="text1"/>
          <w:rPrChange w:id="28" w:author="stuart wolstenholme" w:date="2026-05-29T12:46:00Z" w16du:dateUtc="2026-05-29T11:46:00Z">
            <w:rPr>
              <w:color w:val="FF0000"/>
            </w:rPr>
          </w:rPrChange>
        </w:rPr>
        <w:t xml:space="preserve">It is a Condition Precedent to liability under this </w:t>
      </w:r>
      <w:r w:rsidRPr="0022764C">
        <w:rPr>
          <w:b/>
          <w:color w:val="000000" w:themeColor="text1"/>
          <w:rPrChange w:id="29" w:author="stuart wolstenholme" w:date="2026-05-29T12:46:00Z" w16du:dateUtc="2026-05-29T11:46:00Z">
            <w:rPr>
              <w:b/>
              <w:color w:val="FF0000"/>
            </w:rPr>
          </w:rPrChange>
        </w:rPr>
        <w:t>Policy</w:t>
      </w:r>
      <w:r w:rsidRPr="0022764C">
        <w:rPr>
          <w:color w:val="000000" w:themeColor="text1"/>
          <w:rPrChange w:id="30" w:author="stuart wolstenholme" w:date="2026-05-29T12:46:00Z" w16du:dateUtc="2026-05-29T11:46:00Z">
            <w:rPr>
              <w:color w:val="FF0000"/>
            </w:rPr>
          </w:rPrChange>
        </w:rPr>
        <w:t xml:space="preserve"> that </w:t>
      </w:r>
      <w:r w:rsidRPr="0022764C">
        <w:t xml:space="preserve">the </w:t>
      </w:r>
      <w:r w:rsidRPr="0022764C">
        <w:rPr>
          <w:b/>
        </w:rPr>
        <w:t>Insured</w:t>
      </w:r>
      <w:r w:rsidRPr="0022764C">
        <w:t xml:space="preserve"> will notify the </w:t>
      </w:r>
      <w:r w:rsidRPr="0022764C">
        <w:rPr>
          <w:b/>
        </w:rPr>
        <w:t>Insured’s</w:t>
      </w:r>
      <w:r w:rsidRPr="0022764C">
        <w:t xml:space="preserve"> Insurance Adviser or the </w:t>
      </w:r>
      <w:r w:rsidRPr="0022764C">
        <w:rPr>
          <w:b/>
        </w:rPr>
        <w:t xml:space="preserve">Insurer </w:t>
      </w:r>
      <w:r w:rsidRPr="0022764C">
        <w:rPr>
          <w:bCs/>
        </w:rPr>
        <w:t>as soon as practicable in writing in the event of any:</w:t>
      </w:r>
    </w:p>
    <w:p w14:paraId="03F81770" w14:textId="77777777" w:rsidR="00C07262" w:rsidRPr="0022764C" w:rsidRDefault="004A758F" w:rsidP="00662A63">
      <w:pPr>
        <w:pStyle w:val="BodyText"/>
        <w:numPr>
          <w:ilvl w:val="2"/>
          <w:numId w:val="79"/>
        </w:numPr>
        <w:ind w:left="454" w:hanging="454"/>
      </w:pPr>
      <w:r w:rsidRPr="0022764C">
        <w:t>occurrence; or</w:t>
      </w:r>
    </w:p>
    <w:p w14:paraId="5FA7D92F" w14:textId="77777777"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14:paraId="4543D470" w14:textId="77777777"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14:paraId="5639A9E6" w14:textId="77777777" w:rsidR="00C07262" w:rsidRPr="0022764C" w:rsidRDefault="004A758F">
      <w:pPr>
        <w:pStyle w:val="BodyText"/>
      </w:pPr>
      <w:r w:rsidRPr="0022764C">
        <w:t>A detailed statement of any claim must be submitted within:</w:t>
      </w:r>
    </w:p>
    <w:p w14:paraId="7D37B4E4" w14:textId="77777777"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14:paraId="5D2394F3" w14:textId="77777777"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14:paraId="39160D83" w14:textId="77777777" w:rsidR="00C07262" w:rsidRPr="0022764C" w:rsidRDefault="004A758F" w:rsidP="00662A63">
      <w:pPr>
        <w:pStyle w:val="BodyText"/>
        <w:numPr>
          <w:ilvl w:val="1"/>
          <w:numId w:val="80"/>
        </w:numPr>
        <w:ind w:left="454" w:hanging="454"/>
      </w:pPr>
      <w:r w:rsidRPr="0022764C">
        <w:t>30 (thirty) days of the happening of any other occurrence;</w:t>
      </w:r>
    </w:p>
    <w:p w14:paraId="1E112F43" w14:textId="77777777"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14:paraId="144EDA8F" w14:textId="77777777"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14:paraId="302362C9" w14:textId="77777777"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14:paraId="589193C2" w14:textId="5303420E" w:rsidR="00C07262" w:rsidRPr="0022764C" w:rsidRDefault="004A758F">
      <w:pPr>
        <w:pStyle w:val="BodyText"/>
        <w:rPr>
          <w:szCs w:val="24"/>
        </w:rPr>
      </w:pPr>
      <w:r w:rsidRPr="0022764C">
        <w:rPr>
          <w:szCs w:val="24"/>
        </w:rPr>
        <w:t xml:space="preserve">If by email then such must be addressed to Claims and sent to </w:t>
      </w:r>
      <w:hyperlink r:id="rId13" w:history="1">
        <w:r w:rsidRPr="0022764C">
          <w:rPr>
            <w:rStyle w:val="Hyperlink"/>
            <w:szCs w:val="24"/>
          </w:rPr>
          <w:t>Mail@tmhcc.com</w:t>
        </w:r>
      </w:hyperlink>
    </w:p>
    <w:p w14:paraId="63DE520A" w14:textId="77777777" w:rsidR="00C07262" w:rsidRPr="0022764C" w:rsidRDefault="004A758F">
      <w:pPr>
        <w:pStyle w:val="BodyText"/>
        <w:rPr>
          <w:szCs w:val="24"/>
        </w:rPr>
      </w:pPr>
      <w:r w:rsidRPr="0022764C">
        <w:rPr>
          <w:szCs w:val="24"/>
        </w:rPr>
        <w:t>If by telephone, please dial the following number and ask for a claims underwriter:</w:t>
      </w:r>
    </w:p>
    <w:p w14:paraId="62FE3E4B" w14:textId="77777777" w:rsidR="00C07262" w:rsidRPr="0022764C" w:rsidRDefault="004A758F">
      <w:pPr>
        <w:pStyle w:val="BodyText"/>
        <w:rPr>
          <w:szCs w:val="24"/>
        </w:rPr>
      </w:pPr>
      <w:r w:rsidRPr="0022764C">
        <w:rPr>
          <w:szCs w:val="24"/>
        </w:rPr>
        <w:t>Telephone- +44 (0)20 7702 4700</w:t>
      </w:r>
    </w:p>
    <w:p w14:paraId="4EA8BC54" w14:textId="77777777" w:rsidR="00C07262" w:rsidRPr="0022764C" w:rsidRDefault="004A758F">
      <w:pPr>
        <w:pStyle w:val="BodyText"/>
      </w:pPr>
      <w:r w:rsidRPr="0022764C">
        <w:lastRenderedPageBreak/>
        <w:t>If by post:</w:t>
      </w:r>
    </w:p>
    <w:p w14:paraId="3A4DD0BC" w14:textId="77777777" w:rsidR="00C07262" w:rsidRPr="0022764C" w:rsidRDefault="004A758F">
      <w:pPr>
        <w:pStyle w:val="BodyText"/>
      </w:pPr>
      <w:r w:rsidRPr="0022764C">
        <w:t>Claims Department, HCC International Insurance Company PLC The St Botolph Building, 138-139 Houndsditch, London, EC3A 7BT</w:t>
      </w:r>
    </w:p>
    <w:p w14:paraId="564D9D8E" w14:textId="77777777" w:rsidR="00C07262" w:rsidRPr="0022764C" w:rsidRDefault="004A758F">
      <w:pPr>
        <w:pStyle w:val="Heading3"/>
      </w:pPr>
      <w:r w:rsidRPr="0022764C">
        <w:t>Notification to the Police</w:t>
      </w:r>
    </w:p>
    <w:p w14:paraId="7AA22195" w14:textId="3C801302" w:rsidR="00C07262" w:rsidRPr="0022764C" w:rsidRDefault="00C30949">
      <w:pPr>
        <w:pStyle w:val="BodyText"/>
      </w:pPr>
      <w:r w:rsidRPr="0022764C">
        <w:rPr>
          <w:color w:val="000000" w:themeColor="text1"/>
          <w:rPrChange w:id="31" w:author="stuart wolstenholme" w:date="2026-05-29T12:46:00Z" w16du:dateUtc="2026-05-29T11:46:00Z">
            <w:rPr>
              <w:color w:val="FF0000"/>
            </w:rPr>
          </w:rPrChange>
        </w:rPr>
        <w:t xml:space="preserve">It is a Condition Precedent to liability under this </w:t>
      </w:r>
      <w:r w:rsidRPr="0022764C">
        <w:rPr>
          <w:b/>
          <w:color w:val="000000" w:themeColor="text1"/>
          <w:rPrChange w:id="32" w:author="stuart wolstenholme" w:date="2026-05-29T12:46:00Z" w16du:dateUtc="2026-05-29T11:46:00Z">
            <w:rPr>
              <w:b/>
              <w:color w:val="FF0000"/>
            </w:rPr>
          </w:rPrChange>
        </w:rPr>
        <w:t>Policy</w:t>
      </w:r>
      <w:r w:rsidRPr="0022764C">
        <w:rPr>
          <w:color w:val="000000" w:themeColor="text1"/>
          <w:rPrChange w:id="33" w:author="stuart wolstenholme" w:date="2026-05-29T12:46:00Z" w16du:dateUtc="2026-05-29T11:46:00Z">
            <w:rPr>
              <w:color w:val="FF0000"/>
            </w:rPr>
          </w:rPrChange>
        </w:rPr>
        <w:t xml:space="preserve"> that</w:t>
      </w:r>
      <w:r w:rsidRPr="0022764C">
        <w:rPr>
          <w:color w:val="000000" w:themeColor="text1"/>
          <w:rPrChange w:id="34"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14:paraId="38EF3888" w14:textId="77777777" w:rsidR="00C07262" w:rsidRPr="0022764C" w:rsidRDefault="004A758F">
      <w:pPr>
        <w:pStyle w:val="Heading3"/>
      </w:pPr>
      <w:r w:rsidRPr="0022764C">
        <w:t>Terms of Settlement</w:t>
      </w:r>
    </w:p>
    <w:p w14:paraId="4C58865B" w14:textId="77777777"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14:paraId="7B273FCD" w14:textId="77777777" w:rsidR="00C07262" w:rsidRPr="0022764C" w:rsidRDefault="004A758F">
      <w:pPr>
        <w:pStyle w:val="Heading1"/>
      </w:pPr>
      <w:r w:rsidRPr="0022764C">
        <w:t xml:space="preserve">Notification and Claims Conditions – applicable to Sections 13 </w:t>
      </w:r>
    </w:p>
    <w:p w14:paraId="2BC78725" w14:textId="77777777" w:rsidR="00C07262" w:rsidRPr="0022764C" w:rsidRDefault="004A758F">
      <w:pPr>
        <w:pStyle w:val="Heading3"/>
      </w:pPr>
      <w:r w:rsidRPr="0022764C">
        <w:t>Claim/Circumstance Notification</w:t>
      </w:r>
    </w:p>
    <w:p w14:paraId="20987108" w14:textId="1CCA05FE" w:rsidR="00C07262" w:rsidRPr="0022764C" w:rsidRDefault="004A758F">
      <w:pPr>
        <w:pStyle w:val="BodyText"/>
      </w:pPr>
      <w:r w:rsidRPr="0022764C">
        <w:t xml:space="preserve">As </w:t>
      </w:r>
      <w:del w:id="35" w:author="stuart wolstenholme" w:date="2026-05-29T12:44:00Z" w16du:dateUtc="2026-05-29T11:44:00Z">
        <w:r w:rsidRPr="0022764C" w:rsidDel="00754C0F">
          <w:delText>an</w:delText>
        </w:r>
      </w:del>
      <w:ins w:id="36"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14:paraId="13350A8A" w14:textId="77777777" w:rsidR="00C07262" w:rsidRPr="0022764C" w:rsidRDefault="004A758F" w:rsidP="00662A63">
      <w:pPr>
        <w:pStyle w:val="BodyText"/>
        <w:numPr>
          <w:ilvl w:val="0"/>
          <w:numId w:val="81"/>
        </w:numPr>
        <w:ind w:left="454" w:hanging="454"/>
      </w:pPr>
      <w:r w:rsidRPr="0022764C">
        <w:t>any claim made against them;</w:t>
      </w:r>
    </w:p>
    <w:p w14:paraId="74E2004F" w14:textId="77777777" w:rsidR="00C07262" w:rsidRPr="0022764C" w:rsidRDefault="004A758F" w:rsidP="00662A63">
      <w:pPr>
        <w:pStyle w:val="BodyText"/>
        <w:numPr>
          <w:ilvl w:val="0"/>
          <w:numId w:val="81"/>
        </w:numPr>
        <w:ind w:left="454" w:hanging="454"/>
      </w:pPr>
      <w:r w:rsidRPr="0022764C">
        <w:t>any notice of intention to make a claim against them;</w:t>
      </w:r>
    </w:p>
    <w:p w14:paraId="1D32CF09" w14:textId="77777777"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14:paraId="413D5B52" w14:textId="77777777" w:rsidR="00C07262" w:rsidRPr="0022764C" w:rsidRDefault="004A758F" w:rsidP="00662A63">
      <w:pPr>
        <w:pStyle w:val="BodyText"/>
        <w:numPr>
          <w:ilvl w:val="0"/>
          <w:numId w:val="81"/>
        </w:numPr>
        <w:ind w:left="454" w:hanging="454"/>
      </w:pPr>
      <w:r w:rsidRPr="0022764C">
        <w:t>the discovery of reasonable cause for suspicion of dishonesty or fraud;</w:t>
      </w:r>
    </w:p>
    <w:p w14:paraId="69E52477" w14:textId="77777777"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14:paraId="16B4D49B" w14:textId="77777777"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14:paraId="324CFCF3" w14:textId="77777777" w:rsidR="00C07262" w:rsidRPr="0022764C" w:rsidRDefault="004A758F" w:rsidP="00662A63">
      <w:pPr>
        <w:pStyle w:val="BodyText"/>
        <w:numPr>
          <w:ilvl w:val="0"/>
          <w:numId w:val="82"/>
        </w:numPr>
        <w:ind w:left="454" w:hanging="454"/>
      </w:pPr>
      <w:r w:rsidRPr="0022764C">
        <w:t xml:space="preserve">shall not, in respect of any of the matters specified in a. to d.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14:paraId="4E90CA6C" w14:textId="77777777"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14:paraId="23B26A67" w14:textId="77777777"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14:paraId="419ED9DA" w14:textId="24875618"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14:paraId="0447D227" w14:textId="7CE8E873" w:rsidR="00FA24DD" w:rsidRPr="0022764C" w:rsidRDefault="00FA24DD" w:rsidP="00FA24DD">
      <w:pPr>
        <w:pStyle w:val="BodyText"/>
        <w:ind w:left="454"/>
      </w:pPr>
      <w:r w:rsidRPr="0022764C">
        <w:t>(</w:t>
      </w:r>
      <w:del w:id="37" w:author="stuart wolstenholme" w:date="2026-05-29T12:44:00Z" w16du:dateUtc="2026-05-29T11:44:00Z">
        <w:r w:rsidRPr="0022764C" w:rsidDel="00754C0F">
          <w:delText>i</w:delText>
        </w:r>
      </w:del>
      <w:ins w:id="38" w:author="stuart wolstenholme" w:date="2026-05-29T12:44:00Z" w16du:dateUtc="2026-05-29T11:44:00Z">
        <w:r w:rsidR="00754C0F" w:rsidRPr="0022764C">
          <w:t>I</w:t>
        </w:r>
      </w:ins>
      <w:r w:rsidRPr="0022764C">
        <w:t>) a purchase receipt; and/or</w:t>
      </w:r>
    </w:p>
    <w:p w14:paraId="71CF1EE5" w14:textId="73510EC1" w:rsidR="00FA24DD" w:rsidRPr="0022764C" w:rsidRDefault="00FA24DD">
      <w:pPr>
        <w:pStyle w:val="BodyText"/>
        <w:ind w:left="454"/>
      </w:pPr>
      <w:r w:rsidRPr="0022764C">
        <w:t xml:space="preserve">(ii) other suitable evidence of ownership, payment, or legal </w:t>
      </w:r>
      <w:del w:id="39" w:author="stuart wolstenholme" w:date="2026-05-29T12:22:00Z" w16du:dateUtc="2026-05-29T11:22:00Z">
        <w:r w:rsidRPr="0022764C" w:rsidDel="00BB79CB">
          <w:delText>responsability</w:delText>
        </w:r>
      </w:del>
      <w:ins w:id="40" w:author="stuart wolstenholme" w:date="2026-05-29T12:22:00Z" w16du:dateUtc="2026-05-29T11:22:00Z">
        <w:r w:rsidR="00BB79CB" w:rsidRPr="0022764C">
          <w:t>responsibility</w:t>
        </w:r>
      </w:ins>
    </w:p>
    <w:p w14:paraId="0EA8AABE" w14:textId="77777777"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14:paraId="77AAECC6" w14:textId="77777777" w:rsidR="00C07262" w:rsidRPr="0022764C" w:rsidRDefault="004A758F">
      <w:pPr>
        <w:pStyle w:val="Heading3"/>
        <w:rPr>
          <w:color w:val="000000" w:themeColor="text1"/>
          <w:rPrChange w:id="41" w:author="stuart wolstenholme" w:date="2026-05-29T12:46:00Z" w16du:dateUtc="2026-05-29T11:46:00Z">
            <w:rPr>
              <w:color w:val="FF0000"/>
            </w:rPr>
          </w:rPrChange>
        </w:rPr>
      </w:pPr>
      <w:r w:rsidRPr="0022764C">
        <w:rPr>
          <w:color w:val="000000" w:themeColor="text1"/>
          <w:rPrChange w:id="42" w:author="stuart wolstenholme" w:date="2026-05-29T12:46:00Z" w16du:dateUtc="2026-05-29T11:46:00Z">
            <w:rPr>
              <w:color w:val="FF0000"/>
            </w:rPr>
          </w:rPrChange>
        </w:rPr>
        <w:t>Notifications</w:t>
      </w:r>
    </w:p>
    <w:p w14:paraId="734A5925" w14:textId="77777777" w:rsidR="00C07262" w:rsidRPr="0022764C" w:rsidRDefault="004A758F">
      <w:pPr>
        <w:pStyle w:val="BodyText"/>
        <w:rPr>
          <w:color w:val="000000" w:themeColor="text1"/>
          <w:rPrChange w:id="43" w:author="stuart wolstenholme" w:date="2026-05-29T12:46:00Z" w16du:dateUtc="2026-05-29T11:46:00Z">
            <w:rPr>
              <w:color w:val="FF0000"/>
            </w:rPr>
          </w:rPrChange>
        </w:rPr>
      </w:pPr>
      <w:r w:rsidRPr="0022764C">
        <w:rPr>
          <w:color w:val="000000" w:themeColor="text1"/>
          <w:rPrChange w:id="44"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45" w:author="stuart wolstenholme" w:date="2026-05-29T12:46:00Z" w16du:dateUtc="2026-05-29T11:46:00Z">
            <w:rPr>
              <w:b/>
              <w:color w:val="FF0000"/>
            </w:rPr>
          </w:rPrChange>
        </w:rPr>
        <w:t>Policy</w:t>
      </w:r>
      <w:r w:rsidRPr="0022764C">
        <w:rPr>
          <w:color w:val="000000" w:themeColor="text1"/>
          <w:rPrChange w:id="46" w:author="stuart wolstenholme" w:date="2026-05-29T12:46:00Z" w16du:dateUtc="2026-05-29T11:46:00Z">
            <w:rPr>
              <w:color w:val="FF0000"/>
            </w:rPr>
          </w:rPrChange>
        </w:rPr>
        <w:t xml:space="preserve"> shall be notified to HCC International Insurance Company PLC by either (a) email (b) telephone or (c) first class post.</w:t>
      </w:r>
    </w:p>
    <w:p w14:paraId="064ACBF8" w14:textId="77777777" w:rsidR="00C07262" w:rsidRPr="0022764C" w:rsidRDefault="004A758F">
      <w:pPr>
        <w:pStyle w:val="BodyText"/>
        <w:rPr>
          <w:rFonts w:asciiTheme="majorHAnsi" w:eastAsia="MS Mincho" w:hAnsiTheme="majorHAnsi"/>
          <w:color w:val="000000" w:themeColor="text1"/>
          <w:szCs w:val="24"/>
          <w:rPrChange w:id="47"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48"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49" w:author="stuart wolstenholme" w:date="2026-05-29T12:46:00Z" w16du:dateUtc="2026-05-29T11:46:00Z">
            <w:rPr>
              <w:color w:val="FF0000"/>
            </w:rPr>
          </w:rPrChange>
        </w:rPr>
        <w:fldChar w:fldCharType="begin"/>
      </w:r>
      <w:r w:rsidRPr="0022764C">
        <w:rPr>
          <w:color w:val="000000" w:themeColor="text1"/>
          <w:rPrChange w:id="50" w:author="stuart wolstenholme" w:date="2026-05-29T12:46:00Z" w16du:dateUtc="2026-05-29T11:46:00Z">
            <w:rPr>
              <w:color w:val="FF0000"/>
            </w:rPr>
          </w:rPrChange>
        </w:rPr>
        <w:instrText>HYPERLINK "mailto:piclaims@tmhcc.com" \o "mailto:piclaims@tmhcc.com"</w:instrText>
      </w:r>
      <w:r w:rsidRPr="0022764C">
        <w:rPr>
          <w:color w:val="000000" w:themeColor="text1"/>
        </w:rPr>
      </w:r>
      <w:r w:rsidRPr="0022764C">
        <w:rPr>
          <w:color w:val="000000" w:themeColor="text1"/>
          <w:rPrChange w:id="51"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52"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53" w:author="stuart wolstenholme" w:date="2026-05-29T12:46:00Z" w16du:dateUtc="2026-05-29T11:46:00Z">
            <w:rPr>
              <w:color w:val="FF0000"/>
            </w:rPr>
          </w:rPrChange>
        </w:rPr>
        <w:fldChar w:fldCharType="end"/>
      </w:r>
    </w:p>
    <w:p w14:paraId="7E7F8F61" w14:textId="77777777" w:rsidR="00C07262" w:rsidRPr="0022764C" w:rsidRDefault="004A758F">
      <w:pPr>
        <w:pStyle w:val="BodyText"/>
        <w:rPr>
          <w:rFonts w:asciiTheme="majorHAnsi" w:eastAsia="MS Mincho" w:hAnsiTheme="majorHAnsi"/>
          <w:color w:val="000000" w:themeColor="text1"/>
          <w:szCs w:val="24"/>
          <w:rPrChange w:id="54"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5"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14:paraId="7EAC7578" w14:textId="77777777" w:rsidR="00C07262" w:rsidRPr="0022764C" w:rsidRDefault="004A758F">
      <w:pPr>
        <w:pStyle w:val="BodyText"/>
        <w:rPr>
          <w:rFonts w:asciiTheme="majorHAnsi" w:eastAsia="MS Mincho" w:hAnsiTheme="majorHAnsi"/>
          <w:color w:val="000000" w:themeColor="text1"/>
          <w:szCs w:val="24"/>
          <w:rPrChange w:id="56"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7" w:author="stuart wolstenholme" w:date="2026-05-29T12:46:00Z" w16du:dateUtc="2026-05-29T11:46:00Z">
            <w:rPr>
              <w:rFonts w:asciiTheme="majorHAnsi" w:eastAsia="MS Mincho" w:hAnsiTheme="majorHAnsi"/>
              <w:color w:val="FF0000"/>
              <w:szCs w:val="24"/>
            </w:rPr>
          </w:rPrChange>
        </w:rPr>
        <w:t>Telephone- +44 (0)20 7702 4700</w:t>
      </w:r>
    </w:p>
    <w:p w14:paraId="392378E7" w14:textId="77777777" w:rsidR="00C07262" w:rsidRPr="0022764C" w:rsidRDefault="004A758F">
      <w:pPr>
        <w:pStyle w:val="BodyText"/>
        <w:rPr>
          <w:rFonts w:asciiTheme="majorHAnsi" w:eastAsia="MS Mincho" w:hAnsiTheme="majorHAnsi"/>
          <w:color w:val="000000" w:themeColor="text1"/>
          <w:szCs w:val="24"/>
          <w:rPrChange w:id="58"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9" w:author="stuart wolstenholme" w:date="2026-05-29T12:46:00Z" w16du:dateUtc="2026-05-29T11:46:00Z">
            <w:rPr>
              <w:rFonts w:asciiTheme="majorHAnsi" w:eastAsia="MS Mincho" w:hAnsiTheme="majorHAnsi"/>
              <w:color w:val="FF0000"/>
              <w:szCs w:val="24"/>
            </w:rPr>
          </w:rPrChange>
        </w:rPr>
        <w:t>If by post:</w:t>
      </w:r>
    </w:p>
    <w:p w14:paraId="20E1F695" w14:textId="77777777" w:rsidR="00C07262" w:rsidRPr="0022764C" w:rsidRDefault="004A758F">
      <w:pPr>
        <w:pStyle w:val="BodyText"/>
        <w:rPr>
          <w:rFonts w:asciiTheme="majorHAnsi" w:eastAsia="MS Mincho" w:hAnsiTheme="majorHAnsi"/>
          <w:color w:val="000000" w:themeColor="text1"/>
          <w:szCs w:val="24"/>
          <w:rPrChange w:id="60"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61"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14:paraId="17BD829B" w14:textId="77777777" w:rsidR="00C07262" w:rsidRPr="0022764C" w:rsidRDefault="004A758F">
      <w:pPr>
        <w:pStyle w:val="Heading3"/>
      </w:pPr>
      <w:r w:rsidRPr="0022764C">
        <w:t>Conduct of Claims</w:t>
      </w:r>
    </w:p>
    <w:p w14:paraId="5C482AEE" w14:textId="77777777"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14:paraId="57A3D642" w14:textId="77777777"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14:paraId="435F8E19" w14:textId="77777777"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lastRenderedPageBreak/>
        <w:t xml:space="preserve">shall have no liability to pay </w:t>
      </w:r>
      <w:r w:rsidRPr="0022764C">
        <w:rPr>
          <w:bCs/>
        </w:rPr>
        <w:t>Defence Costs and Expenses</w:t>
      </w:r>
      <w:r w:rsidRPr="0022764C">
        <w:t xml:space="preserve"> incurred after the date upon which any such payment is made.</w:t>
      </w:r>
    </w:p>
    <w:p w14:paraId="43DB330B" w14:textId="77777777"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14:paraId="4B41FE4B" w14:textId="01A87E64"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62" w:author="stuart wolstenholme" w:date="2026-05-29T12:45:00Z" w16du:dateUtc="2026-05-29T11:45:00Z">
        <w:r w:rsidRPr="0022764C" w:rsidDel="00754C0F">
          <w:delText>part</w:delText>
        </w:r>
        <w:r w:rsidRPr="0022764C" w:rsidDel="00A342A4">
          <w:delText>y(</w:delText>
        </w:r>
      </w:del>
      <w:del w:id="63" w:author="stuart wolstenholme" w:date="2026-05-29T12:44:00Z" w16du:dateUtc="2026-05-29T11:44:00Z">
        <w:r w:rsidRPr="0022764C" w:rsidDel="00A342A4">
          <w:delText>ies</w:delText>
        </w:r>
      </w:del>
      <w:del w:id="64" w:author="stuart wolstenholme" w:date="2026-05-29T12:45:00Z" w16du:dateUtc="2026-05-29T11:45:00Z">
        <w:r w:rsidRPr="0022764C" w:rsidDel="00A342A4">
          <w:delText xml:space="preserve">) </w:delText>
        </w:r>
        <w:r w:rsidRPr="0022764C" w:rsidDel="00754C0F">
          <w:delText>and</w:delText>
        </w:r>
      </w:del>
      <w:ins w:id="65"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66" w:author="stuart wolstenholme" w:date="2026-05-29T12:47:00Z" w16du:dateUtc="2026-05-29T11:47:00Z">
        <w:r w:rsidRPr="0022764C" w:rsidDel="0022764C">
          <w:delText>rights.</w:delText>
        </w:r>
      </w:del>
      <w:del w:id="67" w:author="stuart wolstenholme" w:date="2026-05-29T12:45:00Z" w16du:dateUtc="2026-05-29T11:45:00Z">
        <w:r w:rsidRPr="0022764C" w:rsidDel="00A342A4">
          <w:delText xml:space="preserve"> </w:delText>
        </w:r>
      </w:del>
      <w:del w:id="68" w:author="stuart wolstenholme" w:date="2026-05-29T12:47:00Z" w16du:dateUtc="2026-05-29T11:47:00Z">
        <w:r w:rsidR="004A758F" w:rsidRPr="0022764C" w:rsidDel="0022764C">
          <w:delText>If</w:delText>
        </w:r>
      </w:del>
      <w:ins w:id="69"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14:paraId="3DC56028" w14:textId="77777777" w:rsidR="00C07262" w:rsidRPr="0022764C" w:rsidRDefault="004A758F" w:rsidP="00662A63">
      <w:pPr>
        <w:pStyle w:val="BodyText"/>
        <w:numPr>
          <w:ilvl w:val="0"/>
          <w:numId w:val="83"/>
        </w:numPr>
        <w:ind w:left="454" w:hanging="454"/>
        <w:rPr>
          <w:szCs w:val="24"/>
        </w:rPr>
      </w:pPr>
      <w:r w:rsidRPr="0022764C">
        <w:t>Duty to Defend</w:t>
      </w:r>
    </w:p>
    <w:p w14:paraId="5806C15C" w14:textId="77777777" w:rsidR="00C07262" w:rsidRPr="0022764C" w:rsidRDefault="004A758F">
      <w:pPr>
        <w:pStyle w:val="BodyText"/>
        <w:ind w:left="454"/>
        <w:rPr>
          <w:szCs w:val="24"/>
        </w:rPr>
      </w:pPr>
      <w:r w:rsidRPr="0022764C">
        <w:t>Policy Exclusions (Applicable to Sections 1-11 or as otherwise stated)</w:t>
      </w:r>
    </w:p>
    <w:p w14:paraId="473A18DC" w14:textId="1D7922FE" w:rsidR="0092331D" w:rsidRPr="0022764C" w:rsidDel="00E515DE" w:rsidRDefault="0092331D">
      <w:pPr>
        <w:pStyle w:val="BodyText"/>
      </w:pPr>
    </w:p>
    <w:p w14:paraId="1634D6AB" w14:textId="77777777"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14:paraId="041C1559" w14:textId="77777777" w:rsidR="00C07262" w:rsidRPr="0022764C" w:rsidRDefault="004A758F" w:rsidP="00662A63">
      <w:pPr>
        <w:pStyle w:val="BodyText"/>
        <w:numPr>
          <w:ilvl w:val="0"/>
          <w:numId w:val="84"/>
        </w:numPr>
        <w:ind w:left="908" w:hanging="454"/>
      </w:pPr>
      <w:r w:rsidRPr="0022764C">
        <w:t>no portion of the claim is covered; or</w:t>
      </w:r>
    </w:p>
    <w:p w14:paraId="446BA5CA" w14:textId="77777777"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14:paraId="70C40189" w14:textId="77777777"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14:paraId="2A7BC5BA" w14:textId="77777777" w:rsidR="00C07262" w:rsidRPr="0022764C" w:rsidRDefault="004A758F">
      <w:pPr>
        <w:pStyle w:val="Heading1"/>
      </w:pPr>
      <w:r w:rsidRPr="0022764C">
        <w:t>Policy Exclusions (Applicable to Sections 1-11 or as otherwise stated)</w:t>
      </w:r>
    </w:p>
    <w:p w14:paraId="54A67DFC" w14:textId="745601F6"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13,15 and 16, the exclusions contained in those Sections shall apply for the purposes of those Sections and shall prevail over any inconsistent General Policy exclusion.</w:t>
      </w:r>
    </w:p>
    <w:p w14:paraId="695D4C35" w14:textId="56C0DC07" w:rsidR="00C07262" w:rsidRPr="0022764C" w:rsidRDefault="004A758F">
      <w:pPr>
        <w:pStyle w:val="Heading3"/>
      </w:pPr>
      <w:r w:rsidRPr="0022764C">
        <w:t>Communicable Disease</w:t>
      </w:r>
    </w:p>
    <w:p w14:paraId="3B416CB7"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57F46BB1" w14:textId="77777777"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14:paraId="56D43C84" w14:textId="77777777"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14:paraId="27227E47" w14:textId="77777777" w:rsidR="00C07262" w:rsidRPr="0022764C" w:rsidRDefault="004A758F" w:rsidP="00662A63">
      <w:pPr>
        <w:pStyle w:val="BodyText"/>
        <w:numPr>
          <w:ilvl w:val="0"/>
          <w:numId w:val="95"/>
        </w:numPr>
        <w:ind w:left="454" w:hanging="454"/>
      </w:pPr>
      <w:r w:rsidRPr="0022764C">
        <w:t xml:space="preserve">for a Communicable Disease, or </w:t>
      </w:r>
    </w:p>
    <w:p w14:paraId="715339F7" w14:textId="77777777"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14:paraId="20E3A035" w14:textId="77777777"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14:paraId="5785E53F" w14:textId="77777777"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14:paraId="46B8937A" w14:textId="77777777"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14:paraId="31FE973F" w14:textId="77777777"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14:paraId="0EFD2342" w14:textId="77777777"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14:paraId="203E4683" w14:textId="77777777" w:rsidR="00C07262" w:rsidRPr="0022764C" w:rsidRDefault="004A758F">
      <w:pPr>
        <w:pStyle w:val="Heading3"/>
      </w:pPr>
      <w:r w:rsidRPr="0022764C">
        <w:t>Contribution</w:t>
      </w:r>
    </w:p>
    <w:p w14:paraId="1023D786" w14:textId="77777777"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14:paraId="4A0FF18B" w14:textId="77777777" w:rsidR="00C07262" w:rsidRPr="0022764C" w:rsidRDefault="004A758F">
      <w:pPr>
        <w:pStyle w:val="Heading3"/>
      </w:pPr>
      <w:r w:rsidRPr="0022764C">
        <w:t>Coronavirus and Covid-19 Exclusion</w:t>
      </w:r>
    </w:p>
    <w:p w14:paraId="60B22E5F" w14:textId="77777777"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14:paraId="2EA9DA4A" w14:textId="77777777"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w:t>
      </w:r>
      <w:r w:rsidRPr="0022764C">
        <w:lastRenderedPageBreak/>
        <w:t>19), severe acute respiratory syndrome coronavirus 2 (SARS-CoV-2), or any mutation or variation thereof.</w:t>
      </w:r>
    </w:p>
    <w:p w14:paraId="45281250" w14:textId="77777777" w:rsidR="00C07262" w:rsidRPr="0022764C" w:rsidRDefault="004A758F">
      <w:pPr>
        <w:pStyle w:val="Heading3"/>
      </w:pPr>
      <w:r w:rsidRPr="0022764C">
        <w:t>Date Recognition</w:t>
      </w:r>
    </w:p>
    <w:p w14:paraId="2D536134" w14:textId="77777777"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14:paraId="72C4CF12" w14:textId="141B7B51"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70" w:author="stuart wolstenholme" w:date="2026-05-29T12:33:00Z" w16du:dateUtc="2026-05-29T11:33:00Z">
        <w:r w:rsidR="00BB79CB" w:rsidRPr="0022764C">
          <w:t xml:space="preserve"> from</w:t>
        </w:r>
      </w:ins>
      <w:r w:rsidRPr="0022764C">
        <w:t>;</w:t>
      </w:r>
    </w:p>
    <w:p w14:paraId="0348D4D0" w14:textId="284AE962"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71" w:author="stuart wolstenholme" w:date="2026-05-29T12:32:00Z" w16du:dateUtc="2026-05-29T11:32:00Z">
        <w:r w:rsidR="00BB79CB" w:rsidRPr="0022764C" w:rsidDel="003704B7">
          <w:delText>by</w:delText>
        </w:r>
      </w:del>
      <w:r w:rsidRPr="0022764C">
        <w:t xml:space="preserve"> or arising;</w:t>
      </w:r>
    </w:p>
    <w:p w14:paraId="1C18D900" w14:textId="77777777" w:rsidR="00C07262" w:rsidRPr="0022764C" w:rsidRDefault="004A758F" w:rsidP="00662A63">
      <w:pPr>
        <w:pStyle w:val="BodyText"/>
        <w:numPr>
          <w:ilvl w:val="2"/>
          <w:numId w:val="94"/>
        </w:numPr>
        <w:ind w:left="454" w:hanging="454"/>
      </w:pPr>
      <w:r w:rsidRPr="0022764C">
        <w:t>proceedings that result directly or in any way; or</w:t>
      </w:r>
    </w:p>
    <w:p w14:paraId="004999A4" w14:textId="77777777" w:rsidR="00C07262" w:rsidRPr="0022764C" w:rsidRDefault="004A758F" w:rsidP="00662A63">
      <w:pPr>
        <w:pStyle w:val="BodyText"/>
        <w:numPr>
          <w:ilvl w:val="2"/>
          <w:numId w:val="94"/>
        </w:numPr>
        <w:ind w:left="454" w:hanging="454"/>
      </w:pPr>
      <w:r w:rsidRPr="0022764C">
        <w:t>additional expenditure arising directly or in any way;</w:t>
      </w:r>
    </w:p>
    <w:p w14:paraId="2297DB62" w14:textId="77777777"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14:paraId="36C7F7ED" w14:textId="77777777" w:rsidR="00C07262" w:rsidRPr="0022764C" w:rsidRDefault="004A758F" w:rsidP="00662A63">
      <w:pPr>
        <w:pStyle w:val="BodyText"/>
        <w:numPr>
          <w:ilvl w:val="1"/>
          <w:numId w:val="47"/>
        </w:numPr>
        <w:ind w:left="454" w:hanging="454"/>
      </w:pPr>
      <w:r w:rsidRPr="0022764C">
        <w:t>correctly recognise any date as its true calendar date;</w:t>
      </w:r>
    </w:p>
    <w:p w14:paraId="307EFF3D" w14:textId="77777777"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14:paraId="13128D39" w14:textId="77777777"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14:paraId="49C070D0" w14:textId="77777777"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14:paraId="76B4C2BC" w14:textId="77777777" w:rsidR="00C07262" w:rsidRPr="0022764C" w:rsidRDefault="004A758F">
      <w:pPr>
        <w:pStyle w:val="Heading3"/>
      </w:pPr>
      <w:r w:rsidRPr="0022764C">
        <w:t>Excess</w:t>
      </w:r>
    </w:p>
    <w:p w14:paraId="0F9FAB13" w14:textId="77777777"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14:paraId="7B72A648" w14:textId="77777777" w:rsidR="00C07262" w:rsidRPr="0022764C" w:rsidRDefault="004A758F">
      <w:pPr>
        <w:pStyle w:val="Heading3"/>
      </w:pPr>
      <w:r w:rsidRPr="0022764C">
        <w:t>Fines and Penalties</w:t>
      </w:r>
    </w:p>
    <w:p w14:paraId="786202B4" w14:textId="77777777" w:rsidR="00C07262" w:rsidRPr="0022764C" w:rsidRDefault="004A758F">
      <w:pPr>
        <w:pStyle w:val="BodyText"/>
      </w:pPr>
      <w:r w:rsidRPr="0022764C">
        <w:t>The payment of, or the costs associated with, the imposition of any:</w:t>
      </w:r>
    </w:p>
    <w:p w14:paraId="630E989E" w14:textId="77777777"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14:paraId="4201CE86" w14:textId="77777777" w:rsidR="00C07262" w:rsidRPr="0022764C" w:rsidRDefault="004A758F" w:rsidP="00662A63">
      <w:pPr>
        <w:pStyle w:val="BodyText"/>
        <w:numPr>
          <w:ilvl w:val="2"/>
          <w:numId w:val="93"/>
        </w:numPr>
        <w:ind w:left="454" w:hanging="454"/>
      </w:pPr>
      <w:r w:rsidRPr="0022764C">
        <w:t>punitive or exemplary damages.</w:t>
      </w:r>
    </w:p>
    <w:p w14:paraId="5A5CBE73" w14:textId="77777777" w:rsidR="00C07262" w:rsidRPr="0022764C" w:rsidRDefault="004A758F">
      <w:pPr>
        <w:pStyle w:val="Heading3"/>
      </w:pPr>
      <w:r w:rsidRPr="0022764C">
        <w:t>Northern Ireland</w:t>
      </w:r>
    </w:p>
    <w:p w14:paraId="33031E77" w14:textId="77777777" w:rsidR="00C07262" w:rsidRPr="0022764C" w:rsidRDefault="004A758F">
      <w:pPr>
        <w:pStyle w:val="BodyText"/>
        <w:rPr>
          <w:bCs/>
        </w:rPr>
      </w:pPr>
      <w:r w:rsidRPr="0022764C">
        <w:t xml:space="preserve">(Applicable only to the Business “All Risks”, Production Property “All Risks”, Business Interruption “All Risks”, Information Technology, Money and Production Indemnity “All Risks” </w:t>
      </w:r>
      <w:r w:rsidRPr="0022764C">
        <w:rPr>
          <w:b/>
        </w:rPr>
        <w:t>Sections)</w:t>
      </w:r>
    </w:p>
    <w:p w14:paraId="19B48929"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14:paraId="3DFE99C6" w14:textId="77777777" w:rsidR="00C07262" w:rsidRPr="0022764C" w:rsidRDefault="004A758F">
      <w:pPr>
        <w:pStyle w:val="Heading3"/>
      </w:pPr>
      <w:r w:rsidRPr="0022764C">
        <w:t>Nuclear</w:t>
      </w:r>
    </w:p>
    <w:p w14:paraId="6B5E1D64"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14:paraId="149A64B7" w14:textId="77777777"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14:paraId="02167CCD" w14:textId="77777777"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14:paraId="33BE806B" w14:textId="77777777"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14:paraId="2E514857" w14:textId="77777777" w:rsidR="00C07262" w:rsidRPr="0022764C" w:rsidRDefault="004A758F" w:rsidP="00662A63">
      <w:pPr>
        <w:pStyle w:val="BodyText"/>
        <w:numPr>
          <w:ilvl w:val="1"/>
          <w:numId w:val="91"/>
        </w:numPr>
        <w:ind w:left="454" w:hanging="454"/>
      </w:pPr>
      <w:r w:rsidRPr="0022764C">
        <w:t>undertaken to indemnify another party; or</w:t>
      </w:r>
    </w:p>
    <w:p w14:paraId="7F50F650" w14:textId="77777777"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14:paraId="60064A8E" w14:textId="77777777" w:rsidR="00C07262" w:rsidRPr="0022764C" w:rsidRDefault="004A758F">
      <w:pPr>
        <w:pStyle w:val="Heading3"/>
      </w:pPr>
      <w:r w:rsidRPr="0022764C">
        <w:t>Pollution</w:t>
      </w:r>
    </w:p>
    <w:p w14:paraId="6C670E36" w14:textId="77777777" w:rsidR="00C07262" w:rsidRPr="0022764C" w:rsidRDefault="004A758F">
      <w:pPr>
        <w:pStyle w:val="BodyText"/>
        <w:rPr>
          <w:bCs/>
        </w:rPr>
      </w:pPr>
      <w:r w:rsidRPr="0022764C">
        <w:t xml:space="preserve">(Applicable only to the Business “All Risks”,”, Business Interruption “All Risks”, Information Technology and Production Indemnity “All Risks” </w:t>
      </w:r>
      <w:r w:rsidRPr="0022764C">
        <w:rPr>
          <w:b/>
        </w:rPr>
        <w:t>Sections</w:t>
      </w:r>
      <w:r w:rsidRPr="0022764C">
        <w:t>,</w:t>
      </w:r>
      <w:r w:rsidRPr="0022764C">
        <w:rPr>
          <w:b/>
        </w:rPr>
        <w:t>)</w:t>
      </w:r>
    </w:p>
    <w:p w14:paraId="48992BA5"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14:paraId="372C46DD" w14:textId="77777777"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14:paraId="38A751AB" w14:textId="77777777"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14:paraId="05F4EE9B" w14:textId="77777777"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14:paraId="20726FDA" w14:textId="77777777" w:rsidR="00C07262" w:rsidRPr="0022764C" w:rsidRDefault="004A758F">
      <w:pPr>
        <w:pStyle w:val="Heading3"/>
      </w:pPr>
      <w:r w:rsidRPr="0022764C">
        <w:t>Property Cyber and Data Endorsement</w:t>
      </w:r>
    </w:p>
    <w:p w14:paraId="6139B2DE" w14:textId="77777777"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14:paraId="7D8FE315" w14:textId="77777777" w:rsidR="00C07262" w:rsidRPr="0022764C" w:rsidRDefault="004A758F" w:rsidP="00662A63">
      <w:pPr>
        <w:pStyle w:val="BodyText"/>
        <w:numPr>
          <w:ilvl w:val="2"/>
          <w:numId w:val="89"/>
        </w:numPr>
        <w:ind w:left="908" w:hanging="454"/>
      </w:pPr>
      <w:r w:rsidRPr="0022764C">
        <w:t xml:space="preserve">Cyber Loss, unless subject to the provisions of paragraph 2; </w:t>
      </w:r>
    </w:p>
    <w:p w14:paraId="1407A72D" w14:textId="77777777"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lastRenderedPageBreak/>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14:paraId="04A51748"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14:paraId="4C7AE5E5"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14:paraId="21D259A3" w14:textId="77777777"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14:paraId="1DC574B8" w14:textId="77777777"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14:paraId="3B1B7AA8" w14:textId="77777777" w:rsidR="00C07262" w:rsidRPr="0022764C" w:rsidRDefault="004A758F">
      <w:pPr>
        <w:pStyle w:val="Heading1"/>
      </w:pPr>
      <w:r w:rsidRPr="0022764C">
        <w:t xml:space="preserve">Definitions </w:t>
      </w:r>
    </w:p>
    <w:p w14:paraId="283D4145" w14:textId="77777777" w:rsidR="00C07262" w:rsidRPr="0022764C" w:rsidRDefault="004A758F">
      <w:pPr>
        <w:pStyle w:val="Heading3"/>
      </w:pPr>
      <w:r w:rsidRPr="0022764C">
        <w:t xml:space="preserve">Cyber Loss </w:t>
      </w:r>
    </w:p>
    <w:p w14:paraId="50FDBD6C" w14:textId="77777777"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14:paraId="3158AB68" w14:textId="77777777" w:rsidR="00C07262" w:rsidRPr="0022764C" w:rsidRDefault="004A758F">
      <w:pPr>
        <w:pStyle w:val="Heading3"/>
      </w:pPr>
      <w:r w:rsidRPr="0022764C">
        <w:t xml:space="preserve">Cyber Act </w:t>
      </w:r>
    </w:p>
    <w:p w14:paraId="31B48016" w14:textId="77777777" w:rsidR="00C07262" w:rsidRPr="0022764C" w:rsidRDefault="004A758F">
      <w:pPr>
        <w:pStyle w:val="BodyText"/>
      </w:pPr>
      <w:r w:rsidRPr="0022764C">
        <w:t xml:space="preserve">means an unauthorised, malicious or criminal act or series of related unauthorised, malicious or criminal acts, regardless </w:t>
      </w:r>
      <w:r w:rsidRPr="0022764C">
        <w:t xml:space="preserve">of time and place, or the threat or hoax thereof involving access to, processing of, use of or operation of any Computer System. </w:t>
      </w:r>
    </w:p>
    <w:p w14:paraId="74A29485" w14:textId="77777777" w:rsidR="00C07262" w:rsidRPr="0022764C" w:rsidRDefault="004A758F">
      <w:pPr>
        <w:pStyle w:val="Heading3"/>
      </w:pPr>
      <w:r w:rsidRPr="0022764C">
        <w:t xml:space="preserve">Cyber Incident </w:t>
      </w:r>
    </w:p>
    <w:p w14:paraId="1C28ABED" w14:textId="77777777" w:rsidR="00C07262" w:rsidRPr="0022764C" w:rsidRDefault="004A758F">
      <w:pPr>
        <w:pStyle w:val="BodyText"/>
      </w:pPr>
      <w:r w:rsidRPr="0022764C">
        <w:t>means:</w:t>
      </w:r>
    </w:p>
    <w:p w14:paraId="5F587571" w14:textId="77777777"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14:paraId="5F9E61CA" w14:textId="77777777"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14:paraId="5A1A783E" w14:textId="77777777" w:rsidR="00C07262" w:rsidRPr="0022764C" w:rsidRDefault="004A758F">
      <w:pPr>
        <w:pStyle w:val="Heading3"/>
      </w:pPr>
      <w:r w:rsidRPr="0022764C">
        <w:t xml:space="preserve">Computer System </w:t>
      </w:r>
    </w:p>
    <w:p w14:paraId="4483D803" w14:textId="77777777"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14:paraId="1102BDBD" w14:textId="77777777" w:rsidR="00C07262" w:rsidRPr="0022764C" w:rsidRDefault="004A758F">
      <w:pPr>
        <w:pStyle w:val="Heading3"/>
      </w:pPr>
      <w:r w:rsidRPr="0022764C">
        <w:t xml:space="preserve">Data </w:t>
      </w:r>
    </w:p>
    <w:p w14:paraId="3135BC8D" w14:textId="77777777"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14:paraId="758F2C3C" w14:textId="77777777" w:rsidR="00C07262" w:rsidRPr="0022764C" w:rsidRDefault="004A758F">
      <w:pPr>
        <w:pStyle w:val="Heading3"/>
      </w:pPr>
      <w:r w:rsidRPr="0022764C">
        <w:t xml:space="preserve">Data Processing Media </w:t>
      </w:r>
    </w:p>
    <w:p w14:paraId="10A0F0C9" w14:textId="77777777"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14:paraId="09421395" w14:textId="77777777" w:rsidR="00C07262" w:rsidRPr="0022764C" w:rsidRDefault="004A758F">
      <w:pPr>
        <w:pStyle w:val="Heading3"/>
      </w:pPr>
      <w:r w:rsidRPr="0022764C">
        <w:t>Sonic Bang</w:t>
      </w:r>
    </w:p>
    <w:p w14:paraId="46F5F652"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64F794A8"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14:paraId="090EEE51" w14:textId="77777777" w:rsidR="00C07262" w:rsidRPr="0022764C" w:rsidRDefault="004A758F">
      <w:pPr>
        <w:pStyle w:val="Heading3"/>
      </w:pPr>
      <w:r w:rsidRPr="0022764C">
        <w:t>Terrorism</w:t>
      </w:r>
    </w:p>
    <w:p w14:paraId="1CD94184" w14:textId="77777777"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14:paraId="55B31F3F" w14:textId="77777777"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14:paraId="53C299DD" w14:textId="77777777"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14:paraId="6B95954A" w14:textId="77777777"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14:paraId="648D2833" w14:textId="77777777"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14:paraId="164C1129" w14:textId="77777777" w:rsidR="00C07262" w:rsidRPr="0022764C" w:rsidRDefault="004A758F" w:rsidP="00662A63">
      <w:pPr>
        <w:pStyle w:val="BodyText"/>
        <w:numPr>
          <w:ilvl w:val="0"/>
          <w:numId w:val="85"/>
        </w:numPr>
        <w:ind w:left="454" w:hanging="454"/>
        <w:rPr>
          <w:b/>
        </w:rPr>
      </w:pPr>
      <w:r w:rsidRPr="0022764C">
        <w:lastRenderedPageBreak/>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14:paraId="7F3B0332" w14:textId="77777777" w:rsidR="00C07262" w:rsidRPr="0022764C" w:rsidRDefault="004A758F">
      <w:pPr>
        <w:pStyle w:val="Heading3"/>
      </w:pPr>
      <w:r w:rsidRPr="0022764C">
        <w:t>War &amp; Kindred Risks</w:t>
      </w:r>
    </w:p>
    <w:p w14:paraId="15F682F0" w14:textId="77777777" w:rsidR="00C07262" w:rsidRPr="0022764C" w:rsidRDefault="004A758F">
      <w:pPr>
        <w:pStyle w:val="BodyText"/>
      </w:pPr>
      <w:r w:rsidRPr="0022764C">
        <w:t xml:space="preserve">(Not applicable to the Employers’ Liability </w:t>
      </w:r>
      <w:r w:rsidRPr="0022764C">
        <w:rPr>
          <w:b/>
        </w:rPr>
        <w:t>Section</w:t>
      </w:r>
      <w:r w:rsidRPr="0022764C">
        <w:t>)</w:t>
      </w:r>
    </w:p>
    <w:p w14:paraId="2D09E8B6"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14:paraId="70315872" w14:textId="77777777" w:rsidR="00C07262" w:rsidRPr="0022764C" w:rsidRDefault="00C07262">
      <w:pPr>
        <w:spacing w:line="240" w:lineRule="auto"/>
        <w:ind w:right="-81"/>
        <w:rPr>
          <w:rFonts w:asciiTheme="majorHAnsi" w:eastAsia="MS Mincho" w:hAnsiTheme="majorHAnsi" w:cstheme="majorHAnsi"/>
          <w:sz w:val="20"/>
        </w:rPr>
        <w:sectPr w:rsidR="00C07262" w:rsidRPr="0022764C">
          <w:headerReference w:type="default" r:id="rId14"/>
          <w:footerReference w:type="default" r:id="rId15"/>
          <w:type w:val="nextColumn"/>
          <w:pgSz w:w="11906" w:h="16838" w:orient="landscape"/>
          <w:pgMar w:top="1134" w:right="737" w:bottom="1134" w:left="737" w:header="454" w:footer="454" w:gutter="0"/>
          <w:cols w:num="2" w:space="708"/>
        </w:sectPr>
      </w:pPr>
    </w:p>
    <w:p w14:paraId="301AEE73" w14:textId="77777777" w:rsidR="00C07262" w:rsidRPr="0022764C" w:rsidRDefault="004A758F">
      <w:pPr>
        <w:pStyle w:val="Subtitle"/>
      </w:pPr>
      <w:bookmarkStart w:id="72" w:name="_Toc278032193"/>
      <w:bookmarkStart w:id="73" w:name="Section_1"/>
      <w:r w:rsidRPr="0022764C">
        <w:t>Section 1: Business “All Risks” Section</w:t>
      </w:r>
      <w:bookmarkEnd w:id="72"/>
      <w:bookmarkEnd w:id="73"/>
    </w:p>
    <w:p w14:paraId="143A6DF3" w14:textId="77777777" w:rsidR="00C07262" w:rsidRPr="0022764C" w:rsidRDefault="004A758F">
      <w:pPr>
        <w:pStyle w:val="Subtitle"/>
      </w:pPr>
      <w:r w:rsidRPr="0022764C">
        <w:t>(Premises Risk only)</w:t>
      </w:r>
    </w:p>
    <w:p w14:paraId="2098B149" w14:textId="77777777" w:rsidR="00C07262" w:rsidRPr="0022764C" w:rsidRDefault="004A758F">
      <w:pPr>
        <w:pStyle w:val="Heading1"/>
      </w:pPr>
      <w:r w:rsidRPr="0022764C">
        <w:t>Definitions</w:t>
      </w:r>
    </w:p>
    <w:p w14:paraId="1CD6053A" w14:textId="77777777" w:rsidR="00C07262" w:rsidRPr="0022764C" w:rsidRDefault="004A758F">
      <w:pPr>
        <w:pStyle w:val="Heading3"/>
      </w:pPr>
      <w:r w:rsidRPr="0022764C">
        <w:t>All Other Contents</w:t>
      </w:r>
    </w:p>
    <w:p w14:paraId="44BA5A8C" w14:textId="14F6156E" w:rsidR="00B41AF4" w:rsidRPr="0022764C" w:rsidRDefault="004A758F">
      <w:pPr>
        <w:pStyle w:val="BodyText"/>
      </w:pPr>
      <w:r w:rsidRPr="0022764C">
        <w:t xml:space="preserve">Any property not excluded by this </w:t>
      </w:r>
      <w:r w:rsidRPr="0022764C">
        <w:rPr>
          <w:b/>
        </w:rPr>
        <w:t>Policy</w:t>
      </w:r>
      <w:r w:rsidRPr="0022764C">
        <w:t>.</w:t>
      </w:r>
    </w:p>
    <w:p w14:paraId="78893D71" w14:textId="77777777" w:rsidR="00B41AF4" w:rsidRPr="0022764C" w:rsidRDefault="00B41AF4">
      <w:pPr>
        <w:pStyle w:val="BodyText"/>
      </w:pPr>
    </w:p>
    <w:p w14:paraId="6A139CCB" w14:textId="77777777"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14:paraId="0D72FFFA" w14:textId="77777777"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14:paraId="0FD2C056" w14:textId="77777777"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14:paraId="232964A8" w14:textId="77777777"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14:paraId="06074A77" w14:textId="77777777"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14:paraId="60C06B01" w14:textId="77777777"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14:paraId="10EDFDC1" w14:textId="77777777"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0FAA325"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14:paraId="3A51A173" w14:textId="77777777"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14:paraId="66048191" w14:textId="679D19A7"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14:paraId="55EB93D5" w14:textId="77777777"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14:paraId="1ADB8AC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14:paraId="7366EE2B" w14:textId="77777777" w:rsidR="00B41AF4" w:rsidRPr="0022764C" w:rsidRDefault="00B41AF4" w:rsidP="00B41AF4">
      <w:pPr>
        <w:spacing w:before="0" w:after="160" w:line="278" w:lineRule="auto"/>
      </w:pPr>
      <w:r w:rsidRPr="0022764C">
        <w:rPr>
          <w:b/>
          <w:bCs/>
        </w:rPr>
        <w:lastRenderedPageBreak/>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14:paraId="0994A48B"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14:paraId="26792291" w14:textId="77777777"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14:paraId="043FB692" w14:textId="77777777" w:rsidR="00C07262" w:rsidRPr="0022764C" w:rsidRDefault="004A758F">
      <w:pPr>
        <w:pStyle w:val="Heading3"/>
      </w:pPr>
      <w:r w:rsidRPr="0022764C">
        <w:t>Contents</w:t>
      </w:r>
    </w:p>
    <w:p w14:paraId="1B4BBF55" w14:textId="330DC33C"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14:paraId="62DFD5C2" w14:textId="77777777" w:rsidR="00B41AF4" w:rsidRPr="0022764C" w:rsidRDefault="00B41AF4">
      <w:pPr>
        <w:pStyle w:val="BodyText"/>
      </w:pPr>
    </w:p>
    <w:p w14:paraId="6751E3A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14:paraId="4B969BBD" w14:textId="77777777"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14:paraId="43F7CD83" w14:textId="77777777" w:rsidR="00C07262" w:rsidRPr="0022764C" w:rsidRDefault="004A758F">
      <w:pPr>
        <w:pStyle w:val="Heading3"/>
      </w:pPr>
      <w:r w:rsidRPr="0022764C">
        <w:t>Contract Price</w:t>
      </w:r>
    </w:p>
    <w:p w14:paraId="1493E5D2" w14:textId="77777777"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14:paraId="6C0B3A00" w14:textId="77777777" w:rsidR="00B41AF4" w:rsidRPr="0022764C" w:rsidRDefault="00B41AF4">
      <w:pPr>
        <w:pStyle w:val="BodyText"/>
      </w:pPr>
    </w:p>
    <w:p w14:paraId="6CEB29C8"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14:paraId="14AEC822" w14:textId="77777777"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14:paraId="1470186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14:paraId="2B65E125" w14:textId="77777777" w:rsidR="00E17CD1" w:rsidRPr="0022764C" w:rsidRDefault="00E17CD1" w:rsidP="00E17CD1">
      <w:pPr>
        <w:spacing w:before="0" w:after="160" w:line="278" w:lineRule="auto"/>
      </w:pPr>
      <w:r w:rsidRPr="0022764C">
        <w:t>This Extension covers the costs necessarily and reasonably incurred for:</w:t>
      </w:r>
    </w:p>
    <w:p w14:paraId="7E7B1038" w14:textId="77777777"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14:paraId="522A34FF" w14:textId="77777777"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14:paraId="383FEFD5" w14:textId="77777777"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14:paraId="13B206E7" w14:textId="77777777" w:rsidR="00E17CD1" w:rsidRPr="0022764C" w:rsidRDefault="00E17CD1" w:rsidP="00E17CD1">
      <w:pPr>
        <w:pStyle w:val="Heading3"/>
      </w:pPr>
      <w:r w:rsidRPr="0022764C">
        <w:t>Provided that the Insurer’s approval of such costs has first been obtained in writing</w:t>
      </w:r>
    </w:p>
    <w:p w14:paraId="08E46ADB" w14:textId="2F48B770" w:rsidR="00C07262" w:rsidRPr="0022764C" w:rsidRDefault="004A758F" w:rsidP="00E17CD1">
      <w:pPr>
        <w:pStyle w:val="Heading3"/>
      </w:pPr>
      <w:r w:rsidRPr="0022764C">
        <w:t>Exhibition Property</w:t>
      </w:r>
    </w:p>
    <w:p w14:paraId="3DE40490" w14:textId="3D875457"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14:paraId="230314AC" w14:textId="77777777" w:rsidR="00B41AF4" w:rsidRPr="0022764C" w:rsidRDefault="00B41AF4">
      <w:pPr>
        <w:pStyle w:val="BodyText"/>
      </w:pPr>
    </w:p>
    <w:p w14:paraId="7BE2197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2BF8F94D" w14:textId="77777777" w:rsidR="00E17CD1" w:rsidRPr="0022764C" w:rsidRDefault="00E17CD1" w:rsidP="00E17CD1">
      <w:pPr>
        <w:spacing w:before="0" w:after="160" w:line="278" w:lineRule="auto"/>
      </w:pPr>
      <w:r w:rsidRPr="0022764C">
        <w:t>This Extension covers the costs of:</w:t>
      </w:r>
    </w:p>
    <w:p w14:paraId="0980C2A3" w14:textId="77777777"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14:paraId="2BB79B84" w14:textId="77777777"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3DD5E88D" w14:textId="77777777"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52473BA5"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731EC065" w14:textId="49F5531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14:paraId="7DC7E716" w14:textId="77777777"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14:paraId="6F8FDA35" w14:textId="77777777" w:rsidR="00C07262" w:rsidRPr="0022764C" w:rsidRDefault="004A758F">
      <w:pPr>
        <w:pStyle w:val="Heading3"/>
      </w:pPr>
      <w:r w:rsidRPr="0022764C">
        <w:t>Inland</w:t>
      </w:r>
    </w:p>
    <w:p w14:paraId="7CB3118C" w14:textId="77777777"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14:paraId="70557285" w14:textId="77777777" w:rsidR="00154331" w:rsidRPr="0022764C" w:rsidRDefault="00154331">
      <w:pPr>
        <w:pStyle w:val="BodyText"/>
      </w:pPr>
    </w:p>
    <w:p w14:paraId="0D26642C"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14:paraId="14DDAED3" w14:textId="77777777"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14:paraId="17888908" w14:textId="77777777"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14:paraId="6BFDAA1B"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E3A2B84" w14:textId="77777777" w:rsidR="007D05EF" w:rsidRPr="0022764C" w:rsidRDefault="007D05EF" w:rsidP="00E17CD1">
      <w:pPr>
        <w:spacing w:before="0" w:after="160" w:line="278" w:lineRule="auto"/>
      </w:pPr>
    </w:p>
    <w:p w14:paraId="07FD2E7A" w14:textId="77777777" w:rsidR="00E17CD1" w:rsidRPr="0022764C" w:rsidRDefault="00E17CD1" w:rsidP="00E17CD1">
      <w:pPr>
        <w:spacing w:before="0" w:after="160" w:line="278" w:lineRule="auto"/>
      </w:pPr>
    </w:p>
    <w:p w14:paraId="6E247778"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Maintenance Agreement</w:t>
      </w:r>
    </w:p>
    <w:p w14:paraId="080816BB" w14:textId="77777777"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14:paraId="04F60EAD"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14:paraId="6E9DA576" w14:textId="77777777"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14:paraId="5BF13A1F"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14:paraId="4936E8F1" w14:textId="53960A89" w:rsidR="00C07262" w:rsidRPr="0022764C" w:rsidRDefault="004A758F">
      <w:pPr>
        <w:pStyle w:val="BodyText"/>
      </w:pPr>
      <w:r w:rsidRPr="0022764C">
        <w:t xml:space="preserve">Property Insured means Buildings, Contents, Stock, Rent, Information Technology Property and any other Items stated in the Schedule to this </w:t>
      </w:r>
      <w:del w:id="74" w:author="stuart wolstenholme" w:date="2026-05-29T12:33:00Z" w16du:dateUtc="2026-05-29T11:33:00Z">
        <w:r w:rsidRPr="0022764C" w:rsidDel="00BB79CB">
          <w:delText>Section .</w:delText>
        </w:r>
      </w:del>
      <w:ins w:id="75" w:author="stuart wolstenholme" w:date="2026-05-29T12:33:00Z" w16du:dateUtc="2026-05-29T11:33:00Z">
        <w:r w:rsidR="00BB79CB" w:rsidRPr="0022764C">
          <w:t>Section.</w:t>
        </w:r>
      </w:ins>
    </w:p>
    <w:p w14:paraId="5A93545E" w14:textId="77777777" w:rsidR="00C07262" w:rsidRPr="0022764C" w:rsidRDefault="004A758F">
      <w:pPr>
        <w:pStyle w:val="Heading3"/>
      </w:pPr>
      <w:r w:rsidRPr="0022764C">
        <w:t>Rent</w:t>
      </w:r>
    </w:p>
    <w:p w14:paraId="61188CC9" w14:textId="77777777"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14:paraId="05DDF7C7" w14:textId="77777777" w:rsidR="00C07262" w:rsidRPr="0022764C" w:rsidRDefault="004A758F">
      <w:pPr>
        <w:pStyle w:val="Heading3"/>
      </w:pPr>
      <w:r w:rsidRPr="0022764C">
        <w:t>Stock</w:t>
      </w:r>
    </w:p>
    <w:p w14:paraId="2F775154" w14:textId="50E5ECBF"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14:paraId="0F77DAA9" w14:textId="77777777" w:rsidR="00C07262" w:rsidRPr="0022764C" w:rsidRDefault="004A758F">
      <w:pPr>
        <w:pStyle w:val="Heading3"/>
      </w:pPr>
      <w:r w:rsidRPr="0022764C">
        <w:t>Transit</w:t>
      </w:r>
    </w:p>
    <w:p w14:paraId="040C4264" w14:textId="77777777"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14:paraId="655BA442" w14:textId="77777777" w:rsidR="00C07262" w:rsidRPr="0022764C" w:rsidRDefault="004A758F">
      <w:pPr>
        <w:pStyle w:val="Heading3"/>
      </w:pPr>
      <w:r w:rsidRPr="0022764C">
        <w:t>The Cover</w:t>
      </w:r>
    </w:p>
    <w:p w14:paraId="22F9A1F3" w14:textId="77777777" w:rsidR="00154331" w:rsidRPr="0022764C" w:rsidRDefault="00154331" w:rsidP="00154331"/>
    <w:p w14:paraId="1BAE5572" w14:textId="77777777"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14:paraId="6D8159B4" w14:textId="77777777" w:rsidR="00C07262" w:rsidRPr="0022764C" w:rsidRDefault="004A758F">
      <w:pPr>
        <w:pStyle w:val="Heading1"/>
      </w:pPr>
      <w:r w:rsidRPr="0022764C">
        <w:t>Basis of Settlement</w:t>
      </w:r>
    </w:p>
    <w:p w14:paraId="3B1D2EE4" w14:textId="1B38DC44" w:rsidR="00154331" w:rsidRPr="0022764C" w:rsidRDefault="004A758F" w:rsidP="00154331">
      <w:pPr>
        <w:pStyle w:val="Heading3"/>
      </w:pPr>
      <w:r w:rsidRPr="0022764C">
        <w:t>Indemnity Basis</w:t>
      </w:r>
    </w:p>
    <w:p w14:paraId="76991330" w14:textId="77777777" w:rsidR="00154331" w:rsidRPr="0022764C" w:rsidRDefault="00154331" w:rsidP="00154331"/>
    <w:p w14:paraId="6A324F8C" w14:textId="77777777"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14:paraId="153157CB" w14:textId="77777777" w:rsidR="00154331" w:rsidRPr="0022764C" w:rsidRDefault="00154331" w:rsidP="00154331">
      <w:pPr>
        <w:spacing w:before="0" w:after="160" w:line="278" w:lineRule="auto"/>
        <w:rPr>
          <w:b/>
          <w:bCs/>
          <w:sz w:val="22"/>
          <w:szCs w:val="22"/>
        </w:rPr>
      </w:pPr>
      <w:r w:rsidRPr="0022764C">
        <w:rPr>
          <w:b/>
          <w:bCs/>
          <w:sz w:val="22"/>
          <w:szCs w:val="22"/>
        </w:rPr>
        <w:t>Reinstatement Basis</w:t>
      </w:r>
    </w:p>
    <w:p w14:paraId="2101D041" w14:textId="77777777"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14:paraId="5D9F085B" w14:textId="77777777"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14:paraId="3910747C"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14:paraId="47518254" w14:textId="77777777"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14:paraId="1D019CB8" w14:textId="77777777" w:rsidR="00154331" w:rsidRPr="0022764C" w:rsidRDefault="00154331" w:rsidP="00154331">
      <w:pPr>
        <w:spacing w:before="0" w:after="160" w:line="278" w:lineRule="auto"/>
      </w:pPr>
      <w:r w:rsidRPr="0022764C">
        <w:t>in a condition equal to or substantially the same as but not better or more extensive than its condition when new.</w:t>
      </w:r>
    </w:p>
    <w:p w14:paraId="61E60E44"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14:paraId="51BE3539" w14:textId="77777777" w:rsidR="00154331" w:rsidRPr="0022764C" w:rsidRDefault="00154331" w:rsidP="00154331">
      <w:pPr>
        <w:spacing w:before="0" w:after="160" w:line="278" w:lineRule="auto"/>
      </w:pPr>
      <w:r w:rsidRPr="0022764C">
        <w:t>Subject to the following Reinstatement Basis Special Provisions:</w:t>
      </w:r>
    </w:p>
    <w:p w14:paraId="090CA27A" w14:textId="77777777"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14:paraId="44C1E2D5" w14:textId="77777777"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14:paraId="5D27EE47" w14:textId="77777777"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14:paraId="5FECFF05" w14:textId="77777777"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14:paraId="22004BDE" w14:textId="77777777"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w:t>
      </w:r>
      <w:r w:rsidRPr="0022764C">
        <w:lastRenderedPageBreak/>
        <w:t xml:space="preserve">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14:paraId="39663B64" w14:textId="77777777" w:rsidR="00C07262" w:rsidRPr="0022764C" w:rsidRDefault="004A758F">
      <w:pPr>
        <w:pStyle w:val="Heading1"/>
      </w:pPr>
      <w:r w:rsidRPr="0022764C">
        <w:t>Extensions</w:t>
      </w:r>
    </w:p>
    <w:p w14:paraId="220142FF" w14:textId="77777777" w:rsidR="00C07262" w:rsidRPr="0022764C" w:rsidRDefault="004A758F">
      <w:pPr>
        <w:pStyle w:val="Heading3"/>
      </w:pPr>
      <w:r w:rsidRPr="0022764C">
        <w:t>Architects’, Surveyors’, Engineers’ Legal Fees</w:t>
      </w:r>
    </w:p>
    <w:p w14:paraId="2573F80C" w14:textId="77777777"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14:paraId="0B702323" w14:textId="77777777" w:rsidR="004C7635" w:rsidRPr="0022764C" w:rsidRDefault="004C7635" w:rsidP="004C7635">
      <w:pPr>
        <w:spacing w:before="0" w:after="160" w:line="278" w:lineRule="auto"/>
        <w:rPr>
          <w:b/>
          <w:bCs/>
        </w:rPr>
      </w:pPr>
      <w:r w:rsidRPr="0022764C">
        <w:rPr>
          <w:b/>
          <w:bCs/>
        </w:rPr>
        <w:t>Automatic Reinstatement</w:t>
      </w:r>
    </w:p>
    <w:p w14:paraId="6800B627" w14:textId="77777777"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14:paraId="7E58D819" w14:textId="77777777"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14:paraId="68D9AE2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01FBDD67" w14:textId="77777777" w:rsidR="00C07262" w:rsidRPr="0022764C" w:rsidRDefault="004A758F">
      <w:pPr>
        <w:pStyle w:val="Heading3"/>
      </w:pPr>
      <w:r w:rsidRPr="0022764C">
        <w:t>Capital Additions or Acquisitions</w:t>
      </w:r>
    </w:p>
    <w:p w14:paraId="36695EDB" w14:textId="77777777"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14:paraId="0368D85F" w14:textId="77777777" w:rsidR="00C07262" w:rsidRPr="0022764C" w:rsidRDefault="004A758F" w:rsidP="00662A63">
      <w:pPr>
        <w:pStyle w:val="BodyText"/>
        <w:numPr>
          <w:ilvl w:val="2"/>
          <w:numId w:val="107"/>
        </w:numPr>
        <w:ind w:left="454" w:hanging="454"/>
      </w:pPr>
      <w:r w:rsidRPr="0022764C">
        <w:t>alterations, additions and improvements; and</w:t>
      </w:r>
    </w:p>
    <w:p w14:paraId="684172B3" w14:textId="77777777"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14:paraId="31DA3417" w14:textId="77777777"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14:paraId="541BB84B" w14:textId="77777777" w:rsidR="004C7635" w:rsidRPr="0022764C" w:rsidRDefault="004C7635">
      <w:pPr>
        <w:pStyle w:val="BodyText"/>
      </w:pPr>
    </w:p>
    <w:p w14:paraId="0E3EFA2E" w14:textId="77777777"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14:paraId="2110811E" w14:textId="77777777"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14:paraId="11361D8A" w14:textId="77777777"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14:paraId="6417EF1A" w14:textId="77777777"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14:paraId="1B0D21E3" w14:textId="77777777" w:rsidR="00C07262" w:rsidRPr="0022764C" w:rsidRDefault="004A758F">
      <w:pPr>
        <w:pStyle w:val="Heading3"/>
      </w:pPr>
      <w:r w:rsidRPr="0022764C">
        <w:t>Contract Price</w:t>
      </w:r>
    </w:p>
    <w:p w14:paraId="61D9B889" w14:textId="77777777"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14:paraId="78894D03" w14:textId="77777777" w:rsidR="00C07262" w:rsidRPr="0022764C" w:rsidRDefault="004A758F">
      <w:pPr>
        <w:pStyle w:val="Heading3"/>
      </w:pPr>
      <w:r w:rsidRPr="0022764C">
        <w:t>Customers’ Goods</w:t>
      </w:r>
    </w:p>
    <w:p w14:paraId="465C65D9" w14:textId="77777777"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14:paraId="61BC161D" w14:textId="77777777"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14:paraId="07A9400A" w14:textId="77777777" w:rsidR="00C07262" w:rsidRPr="0022764C" w:rsidRDefault="004A758F">
      <w:pPr>
        <w:pStyle w:val="Heading3"/>
      </w:pPr>
      <w:r w:rsidRPr="0022764C">
        <w:t>Day One Uplift</w:t>
      </w:r>
    </w:p>
    <w:p w14:paraId="030A6986" w14:textId="77777777" w:rsidR="00C07262" w:rsidRPr="0022764C" w:rsidRDefault="004A758F">
      <w:pPr>
        <w:pStyle w:val="BodyText"/>
      </w:pPr>
      <w:r w:rsidRPr="0022764C">
        <w:t>(Non-adjustable)</w:t>
      </w:r>
    </w:p>
    <w:p w14:paraId="417EDB66" w14:textId="4B71DBB0"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14:paraId="3AB3A7DB" w14:textId="77777777"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14:paraId="193B5833" w14:textId="77777777" w:rsidR="00C07262" w:rsidRPr="0022764C" w:rsidRDefault="004A758F">
      <w:pPr>
        <w:pStyle w:val="Heading3"/>
      </w:pPr>
      <w:r w:rsidRPr="0022764C">
        <w:t>Definition</w:t>
      </w:r>
    </w:p>
    <w:p w14:paraId="14B355A0" w14:textId="77777777"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14:paraId="3EE89E56" w14:textId="77777777"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14:paraId="7D0F2075" w14:textId="77777777" w:rsidR="00C07262" w:rsidRPr="0022764C" w:rsidRDefault="004A758F" w:rsidP="00662A63">
      <w:pPr>
        <w:pStyle w:val="BodyText"/>
        <w:numPr>
          <w:ilvl w:val="2"/>
          <w:numId w:val="108"/>
        </w:numPr>
        <w:ind w:left="454" w:hanging="454"/>
      </w:pPr>
      <w:r w:rsidRPr="0022764C">
        <w:t>professional fees; and</w:t>
      </w:r>
    </w:p>
    <w:p w14:paraId="485D12D4" w14:textId="77777777" w:rsidR="00C07262" w:rsidRPr="0022764C" w:rsidRDefault="004A758F" w:rsidP="00662A63">
      <w:pPr>
        <w:pStyle w:val="BodyText"/>
        <w:numPr>
          <w:ilvl w:val="2"/>
          <w:numId w:val="108"/>
        </w:numPr>
        <w:ind w:left="454" w:hanging="454"/>
      </w:pPr>
      <w:r w:rsidRPr="0022764C">
        <w:t xml:space="preserve">debris removal costs other than for Stock. </w:t>
      </w:r>
    </w:p>
    <w:p w14:paraId="35A81F44" w14:textId="77777777" w:rsidR="00C07262" w:rsidRPr="0022764C" w:rsidRDefault="004A758F">
      <w:pPr>
        <w:pStyle w:val="BodyText"/>
      </w:pPr>
      <w:r w:rsidRPr="0022764C">
        <w:t>Conditions</w:t>
      </w:r>
    </w:p>
    <w:p w14:paraId="0DC43BCA" w14:textId="77777777" w:rsidR="00C07262" w:rsidRPr="0022764C" w:rsidRDefault="004A758F">
      <w:pPr>
        <w:pStyle w:val="BodyText"/>
      </w:pPr>
      <w:r w:rsidRPr="0022764C">
        <w:lastRenderedPageBreak/>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14:paraId="3C365DD2" w14:textId="77777777"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14:paraId="0CBA05ED" w14:textId="77777777" w:rsidR="00C07262" w:rsidRPr="0022764C" w:rsidRDefault="004A758F">
      <w:pPr>
        <w:pStyle w:val="BodyText"/>
        <w:rPr>
          <w:iCs/>
        </w:rPr>
      </w:pPr>
      <w:r w:rsidRPr="0022764C">
        <w:t>The following Special Condition shall replace Special Condition 4 of the Reinstatement Basis, Basis of Settlement:</w:t>
      </w:r>
    </w:p>
    <w:p w14:paraId="57821742" w14:textId="77777777"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14:paraId="34C327BA" w14:textId="77777777" w:rsidR="00C07262" w:rsidRPr="0022764C" w:rsidRDefault="004A758F">
      <w:pPr>
        <w:pStyle w:val="Heading3"/>
      </w:pPr>
      <w:r w:rsidRPr="0022764C">
        <w:t>Designation</w:t>
      </w:r>
    </w:p>
    <w:p w14:paraId="3DD7E1DD" w14:textId="77777777"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14:paraId="1E00A637" w14:textId="77777777" w:rsidR="00C07262" w:rsidRPr="0022764C" w:rsidRDefault="004A758F">
      <w:pPr>
        <w:pStyle w:val="Heading3"/>
      </w:pPr>
      <w:r w:rsidRPr="0022764C">
        <w:t>Drain Clearance</w:t>
      </w:r>
    </w:p>
    <w:p w14:paraId="19F55809"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14:paraId="743F12C1" w14:textId="77777777" w:rsidR="00C07262" w:rsidRPr="0022764C" w:rsidRDefault="004A758F">
      <w:pPr>
        <w:pStyle w:val="Heading3"/>
      </w:pPr>
      <w:r w:rsidRPr="0022764C">
        <w:t>European Union and Public Authorities</w:t>
      </w:r>
    </w:p>
    <w:p w14:paraId="32BF6CE0" w14:textId="77777777"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14:paraId="74C0A377" w14:textId="77777777" w:rsidR="00C07262" w:rsidRPr="0022764C" w:rsidRDefault="004A758F" w:rsidP="00662A63">
      <w:pPr>
        <w:pStyle w:val="BodyText"/>
        <w:numPr>
          <w:ilvl w:val="2"/>
          <w:numId w:val="109"/>
        </w:numPr>
        <w:ind w:left="454" w:hanging="454"/>
      </w:pPr>
      <w:r w:rsidRPr="0022764C">
        <w:t>the cost of such compliance:</w:t>
      </w:r>
    </w:p>
    <w:p w14:paraId="1D4C011F" w14:textId="77777777"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14:paraId="07D3C387" w14:textId="77777777"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14:paraId="6200CD89" w14:textId="77777777"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14:paraId="53D9E326" w14:textId="77777777"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14:paraId="68EC1599" w14:textId="77777777"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14:paraId="440584E5" w14:textId="77777777"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t>to its condition when new had the necessity to comply with such regulations, bye-laws and stipulations not arisen; and</w:t>
      </w:r>
    </w:p>
    <w:p w14:paraId="22C817C4" w14:textId="77777777"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14:paraId="7144741F" w14:textId="77777777" w:rsidR="00C07262" w:rsidRPr="0022764C" w:rsidRDefault="004A758F">
      <w:pPr>
        <w:pStyle w:val="BodyText"/>
      </w:pPr>
      <w:r w:rsidRPr="0022764C">
        <w:t>provided that:</w:t>
      </w:r>
    </w:p>
    <w:p w14:paraId="6A27B2C2" w14:textId="77777777"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14:paraId="1001B317" w14:textId="77777777"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14:paraId="2C404170" w14:textId="77777777"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14:paraId="381B357D" w14:textId="77777777" w:rsidR="00C07262" w:rsidRPr="0022764C" w:rsidRDefault="004A758F">
      <w:pPr>
        <w:pStyle w:val="Heading3"/>
      </w:pPr>
      <w:r w:rsidRPr="0022764C">
        <w:t>Exhibitions</w:t>
      </w:r>
    </w:p>
    <w:p w14:paraId="06DFC10C"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14:paraId="50FDAB85" w14:textId="77777777" w:rsidR="00C07262" w:rsidRPr="0022764C" w:rsidRDefault="004A758F">
      <w:pPr>
        <w:pStyle w:val="BodyText"/>
      </w:pPr>
      <w:r w:rsidRPr="0022764C">
        <w:t>provided that:</w:t>
      </w:r>
    </w:p>
    <w:p w14:paraId="2EA9F611"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14:paraId="4951C178"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14:paraId="6077E385" w14:textId="77777777" w:rsidR="00C07262" w:rsidRPr="0022764C" w:rsidRDefault="004A758F">
      <w:pPr>
        <w:pStyle w:val="Heading3"/>
      </w:pPr>
      <w:r w:rsidRPr="0022764C">
        <w:t>Fire Extinguishing Expenses</w:t>
      </w:r>
    </w:p>
    <w:p w14:paraId="726057BB" w14:textId="77777777"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14:paraId="751288C8" w14:textId="77777777" w:rsidR="00C07262" w:rsidRPr="0022764C" w:rsidRDefault="004A758F" w:rsidP="00662A63">
      <w:pPr>
        <w:pStyle w:val="BodyText"/>
        <w:numPr>
          <w:ilvl w:val="0"/>
          <w:numId w:val="106"/>
        </w:numPr>
        <w:ind w:left="454" w:hanging="454"/>
      </w:pPr>
      <w:r w:rsidRPr="0022764C">
        <w:t>refilling fire extinguishing appliances;</w:t>
      </w:r>
    </w:p>
    <w:p w14:paraId="63165791" w14:textId="77777777" w:rsidR="00C07262" w:rsidRPr="0022764C" w:rsidRDefault="004A758F" w:rsidP="00662A63">
      <w:pPr>
        <w:pStyle w:val="BodyText"/>
        <w:numPr>
          <w:ilvl w:val="0"/>
          <w:numId w:val="106"/>
        </w:numPr>
        <w:ind w:left="454" w:hanging="454"/>
      </w:pPr>
      <w:r w:rsidRPr="0022764C">
        <w:t>replacing used sprinkler heads;</w:t>
      </w:r>
    </w:p>
    <w:p w14:paraId="6B2A39B4" w14:textId="77777777" w:rsidR="00C07262" w:rsidRPr="0022764C" w:rsidRDefault="004A758F" w:rsidP="00662A63">
      <w:pPr>
        <w:pStyle w:val="BodyText"/>
        <w:numPr>
          <w:ilvl w:val="0"/>
          <w:numId w:val="106"/>
        </w:numPr>
        <w:ind w:left="454" w:hanging="454"/>
      </w:pPr>
      <w:r w:rsidRPr="0022764C">
        <w:t>refilling sprinkler tanks;</w:t>
      </w:r>
    </w:p>
    <w:p w14:paraId="4DF49B09" w14:textId="77777777" w:rsidR="00C07262" w:rsidRPr="0022764C" w:rsidRDefault="004A758F" w:rsidP="00662A63">
      <w:pPr>
        <w:pStyle w:val="BodyText"/>
        <w:numPr>
          <w:ilvl w:val="0"/>
          <w:numId w:val="106"/>
        </w:numPr>
        <w:ind w:left="454" w:hanging="454"/>
      </w:pPr>
      <w:r w:rsidRPr="0022764C">
        <w:t>recharging gaseous flooding systems or water-based suppression systems; or</w:t>
      </w:r>
    </w:p>
    <w:p w14:paraId="3BEC90CC" w14:textId="77777777" w:rsidR="00C07262" w:rsidRPr="0022764C" w:rsidRDefault="004A758F" w:rsidP="00662A63">
      <w:pPr>
        <w:pStyle w:val="BodyText"/>
        <w:numPr>
          <w:ilvl w:val="0"/>
          <w:numId w:val="106"/>
        </w:numPr>
        <w:ind w:left="454" w:hanging="454"/>
      </w:pPr>
      <w:r w:rsidRPr="0022764C">
        <w:t>resetting fire alarms.</w:t>
      </w:r>
    </w:p>
    <w:p w14:paraId="7D7BA47E" w14:textId="77777777" w:rsidR="00C07262" w:rsidRPr="0022764C" w:rsidRDefault="004A758F">
      <w:pPr>
        <w:pStyle w:val="Heading3"/>
      </w:pPr>
      <w:r w:rsidRPr="0022764C">
        <w:t>Garden and Ornamental Features Expenses</w:t>
      </w:r>
    </w:p>
    <w:p w14:paraId="0B62736F" w14:textId="77777777"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lastRenderedPageBreak/>
        <w:t>to Property Insured has otherwise occurred and is the subject of a valid claim.</w:t>
      </w:r>
    </w:p>
    <w:p w14:paraId="5AF30DF6" w14:textId="77777777" w:rsidR="00C07262" w:rsidRPr="0022764C" w:rsidRDefault="004A758F">
      <w:pPr>
        <w:pStyle w:val="Heading3"/>
      </w:pPr>
      <w:r w:rsidRPr="0022764C">
        <w:t>Inadvertent Omission to Insure</w:t>
      </w:r>
    </w:p>
    <w:p w14:paraId="396B8FC0" w14:textId="77777777" w:rsidR="00C07262" w:rsidRPr="0022764C" w:rsidRDefault="004A758F">
      <w:pPr>
        <w:pStyle w:val="BodyText"/>
      </w:pPr>
      <w:bookmarkStart w:id="76"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14:paraId="6E769C7A" w14:textId="77777777" w:rsidR="00C07262" w:rsidRPr="0022764C" w:rsidRDefault="004A758F">
      <w:pPr>
        <w:pStyle w:val="BodyText"/>
      </w:pPr>
      <w:r w:rsidRPr="0022764C">
        <w:t>provided that:</w:t>
      </w:r>
    </w:p>
    <w:p w14:paraId="575DEB75" w14:textId="77777777"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14:paraId="491EBA26" w14:textId="77777777"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76"/>
    </w:p>
    <w:p w14:paraId="3AD82B0E" w14:textId="77777777" w:rsidR="00C07262" w:rsidRPr="0022764C" w:rsidRDefault="004A758F">
      <w:pPr>
        <w:pStyle w:val="Heading3"/>
      </w:pPr>
      <w:r w:rsidRPr="0022764C">
        <w:t>Leased and Rented Premises</w:t>
      </w:r>
    </w:p>
    <w:p w14:paraId="11F89D78"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14:paraId="09BDAEDB" w14:textId="77777777" w:rsidR="00C07262" w:rsidRPr="0022764C" w:rsidRDefault="004A758F">
      <w:pPr>
        <w:pStyle w:val="Heading3"/>
      </w:pPr>
      <w:r w:rsidRPr="0022764C">
        <w:t xml:space="preserve">Metered Water </w:t>
      </w:r>
    </w:p>
    <w:p w14:paraId="4CE9CC1E" w14:textId="77777777"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14:paraId="40487C75" w14:textId="77777777"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14:paraId="217AF066" w14:textId="77777777" w:rsidR="00530C0F" w:rsidRPr="0022764C" w:rsidRDefault="00530C0F">
      <w:pPr>
        <w:pStyle w:val="BodyText"/>
      </w:pPr>
    </w:p>
    <w:p w14:paraId="24B43E42" w14:textId="77777777"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14:paraId="31C53A3A" w14:textId="77777777"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14:paraId="76578B26" w14:textId="77777777"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14:paraId="1A46702E" w14:textId="77777777" w:rsidR="00C07262" w:rsidRPr="0022764C" w:rsidRDefault="004A758F">
      <w:pPr>
        <w:pStyle w:val="Heading3"/>
      </w:pPr>
      <w:r w:rsidRPr="0022764C">
        <w:t xml:space="preserve">Removal of Debris </w:t>
      </w:r>
    </w:p>
    <w:p w14:paraId="1B4A4F15"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14:paraId="0CC89F37" w14:textId="77777777" w:rsidR="00C07262" w:rsidRPr="0022764C" w:rsidRDefault="004A758F" w:rsidP="00662A63">
      <w:pPr>
        <w:pStyle w:val="BodyText"/>
        <w:numPr>
          <w:ilvl w:val="2"/>
          <w:numId w:val="103"/>
        </w:numPr>
        <w:ind w:left="454" w:hanging="454"/>
      </w:pPr>
      <w:r w:rsidRPr="0022764C">
        <w:t>removing debris from;</w:t>
      </w:r>
    </w:p>
    <w:p w14:paraId="0790B882" w14:textId="77777777" w:rsidR="00C07262" w:rsidRPr="0022764C" w:rsidRDefault="004A758F" w:rsidP="00662A63">
      <w:pPr>
        <w:pStyle w:val="BodyText"/>
        <w:numPr>
          <w:ilvl w:val="2"/>
          <w:numId w:val="103"/>
        </w:numPr>
        <w:ind w:left="454" w:hanging="454"/>
      </w:pPr>
      <w:r w:rsidRPr="0022764C">
        <w:t>dismantling or demolishing;</w:t>
      </w:r>
    </w:p>
    <w:p w14:paraId="5602F731" w14:textId="77777777" w:rsidR="00C07262" w:rsidRPr="0022764C" w:rsidRDefault="004A758F" w:rsidP="00662A63">
      <w:pPr>
        <w:pStyle w:val="BodyText"/>
        <w:numPr>
          <w:ilvl w:val="2"/>
          <w:numId w:val="103"/>
        </w:numPr>
        <w:ind w:left="454" w:hanging="454"/>
      </w:pPr>
      <w:r w:rsidRPr="0022764C">
        <w:t>shoring up or propping; or</w:t>
      </w:r>
    </w:p>
    <w:p w14:paraId="4AD1F3D5" w14:textId="77777777" w:rsidR="00C07262" w:rsidRPr="0022764C" w:rsidRDefault="004A758F" w:rsidP="00662A63">
      <w:pPr>
        <w:pStyle w:val="BodyText"/>
        <w:numPr>
          <w:ilvl w:val="2"/>
          <w:numId w:val="103"/>
        </w:numPr>
        <w:ind w:left="454" w:hanging="454"/>
      </w:pPr>
      <w:r w:rsidRPr="0022764C">
        <w:t>boarding up;</w:t>
      </w:r>
    </w:p>
    <w:p w14:paraId="738414D5" w14:textId="77777777"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14:paraId="2D202325" w14:textId="77777777" w:rsidR="00C07262" w:rsidRPr="0022764C" w:rsidRDefault="004A758F">
      <w:pPr>
        <w:pStyle w:val="BodyText"/>
      </w:pPr>
      <w:r w:rsidRPr="0022764C">
        <w:t xml:space="preserve">The </w:t>
      </w:r>
      <w:r w:rsidRPr="0022764C">
        <w:rPr>
          <w:b/>
        </w:rPr>
        <w:t>Insurer</w:t>
      </w:r>
      <w:r w:rsidRPr="0022764C">
        <w:t xml:space="preserve"> shall not pay any costs and expenses:</w:t>
      </w:r>
    </w:p>
    <w:p w14:paraId="44F10E58" w14:textId="77777777"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14:paraId="0C0A613C" w14:textId="77777777"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14:paraId="1022EB78" w14:textId="6B39309A"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14:paraId="7285C626" w14:textId="77777777"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14:paraId="5B93F9BE" w14:textId="58EE43EE" w:rsidR="00C07262" w:rsidRPr="0022764C" w:rsidRDefault="004A758F">
      <w:pPr>
        <w:pStyle w:val="Heading3"/>
      </w:pPr>
      <w:r w:rsidRPr="0022764C">
        <w:t xml:space="preserve">Replacement of Locks </w:t>
      </w:r>
    </w:p>
    <w:p w14:paraId="56E0C35E" w14:textId="77777777"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14:paraId="07B3C2B8" w14:textId="77777777" w:rsidR="00C07262" w:rsidRPr="0022764C" w:rsidRDefault="004A758F">
      <w:pPr>
        <w:pStyle w:val="Heading3"/>
      </w:pPr>
      <w:r w:rsidRPr="0022764C">
        <w:t xml:space="preserve">Seventy-Two Hours </w:t>
      </w:r>
    </w:p>
    <w:p w14:paraId="1641D0F5" w14:textId="77777777"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14:paraId="75F9FEBF" w14:textId="77777777"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14:paraId="12AEEAFD" w14:textId="77777777" w:rsidR="00C07262" w:rsidRPr="0022764C" w:rsidRDefault="004A758F">
      <w:pPr>
        <w:pStyle w:val="Heading3"/>
      </w:pPr>
      <w:r w:rsidRPr="0022764C">
        <w:t>Temporary Removal</w:t>
      </w:r>
    </w:p>
    <w:p w14:paraId="5B799A4A" w14:textId="77777777"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14:paraId="6320F36E" w14:textId="77777777"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14:paraId="0227A80B" w14:textId="77777777"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14:paraId="466662BF" w14:textId="77777777" w:rsidR="00C07262" w:rsidRPr="0022764C" w:rsidRDefault="004A758F">
      <w:pPr>
        <w:pStyle w:val="BodyText"/>
      </w:pPr>
      <w:r w:rsidRPr="0022764C">
        <w:t>provided that:</w:t>
      </w:r>
    </w:p>
    <w:p w14:paraId="60E70E6E" w14:textId="77777777" w:rsidR="00C07262" w:rsidRPr="0022764C" w:rsidRDefault="004A758F" w:rsidP="00662A63">
      <w:pPr>
        <w:pStyle w:val="BodyText"/>
        <w:numPr>
          <w:ilvl w:val="0"/>
          <w:numId w:val="102"/>
        </w:numPr>
        <w:ind w:left="454" w:hanging="454"/>
      </w:pPr>
      <w:r w:rsidRPr="0022764C">
        <w:lastRenderedPageBreak/>
        <w:t xml:space="preserve">the </w:t>
      </w:r>
      <w:r w:rsidRPr="0022764C">
        <w:rPr>
          <w:b/>
          <w:bCs/>
        </w:rPr>
        <w:t>Insurer</w:t>
      </w:r>
      <w:r w:rsidRPr="0022764C">
        <w:t xml:space="preserve"> shall not be liable for property more specifically insured; and</w:t>
      </w:r>
    </w:p>
    <w:p w14:paraId="1B218906" w14:textId="77777777"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14:paraId="709276B4" w14:textId="77777777" w:rsidR="00C07262" w:rsidRPr="0022764C" w:rsidRDefault="004A758F">
      <w:pPr>
        <w:pStyle w:val="Heading3"/>
      </w:pPr>
      <w:r w:rsidRPr="0022764C">
        <w:t>Theft Damage to Buildings</w:t>
      </w:r>
    </w:p>
    <w:p w14:paraId="3DE0DB3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14:paraId="7645ADC1" w14:textId="77777777" w:rsidR="00C07262" w:rsidRPr="0022764C" w:rsidRDefault="004A758F">
      <w:pPr>
        <w:pStyle w:val="Heading3"/>
      </w:pPr>
      <w:r w:rsidRPr="0022764C">
        <w:t>Trace and Access</w:t>
      </w:r>
    </w:p>
    <w:p w14:paraId="6A27C5D6" w14:textId="77777777"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14:paraId="12DDA558" w14:textId="77777777" w:rsidR="00C07262" w:rsidRPr="0022764C" w:rsidRDefault="004A758F">
      <w:pPr>
        <w:pStyle w:val="Heading3"/>
      </w:pPr>
      <w:r w:rsidRPr="0022764C">
        <w:t>Transfer of Interest</w:t>
      </w:r>
    </w:p>
    <w:p w14:paraId="5C1CEB72" w14:textId="77777777"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14:paraId="5C816362" w14:textId="77777777" w:rsidR="00C07262" w:rsidRPr="0022764C" w:rsidRDefault="004A758F">
      <w:pPr>
        <w:pStyle w:val="Heading1"/>
      </w:pPr>
      <w:r w:rsidRPr="0022764C">
        <w:t>Exclusions</w:t>
      </w:r>
    </w:p>
    <w:p w14:paraId="6ACE80D0" w14:textId="77777777" w:rsidR="00C07262" w:rsidRPr="0022764C" w:rsidRDefault="004A758F">
      <w:pPr>
        <w:pStyle w:val="Heading3"/>
      </w:pPr>
      <w:r w:rsidRPr="0022764C">
        <w:t>Excluded Causes</w:t>
      </w:r>
    </w:p>
    <w:p w14:paraId="0F30A014" w14:textId="77777777"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14:paraId="5779E420" w14:textId="3EA1405C"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14:paraId="7A3176B0" w14:textId="77777777" w:rsidR="00C07262" w:rsidRPr="0022764C" w:rsidRDefault="00C07262" w:rsidP="00662A63">
      <w:pPr>
        <w:pStyle w:val="BodyText"/>
        <w:numPr>
          <w:ilvl w:val="0"/>
          <w:numId w:val="116"/>
        </w:numPr>
        <w:ind w:left="908" w:hanging="454"/>
      </w:pPr>
    </w:p>
    <w:p w14:paraId="56A340B0" w14:textId="77777777"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14:paraId="4FF5786D" w14:textId="77777777"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14:paraId="1719DB4C" w14:textId="77777777" w:rsidR="00C07262" w:rsidRPr="0022764C" w:rsidRDefault="004A758F" w:rsidP="00662A63">
      <w:pPr>
        <w:pStyle w:val="BodyText"/>
        <w:numPr>
          <w:ilvl w:val="0"/>
          <w:numId w:val="117"/>
        </w:numPr>
        <w:ind w:left="1361" w:hanging="454"/>
      </w:pPr>
      <w:r w:rsidRPr="0022764C">
        <w:t>change solely in the water table level;</w:t>
      </w:r>
    </w:p>
    <w:p w14:paraId="55FEA316" w14:textId="1BB0696E"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24C370D7" w14:textId="77777777" w:rsidR="00C07262" w:rsidRPr="0022764C" w:rsidRDefault="004A758F" w:rsidP="00662A63">
      <w:pPr>
        <w:pStyle w:val="BodyText"/>
        <w:numPr>
          <w:ilvl w:val="0"/>
          <w:numId w:val="116"/>
        </w:numPr>
        <w:ind w:left="908" w:hanging="454"/>
      </w:pPr>
      <w:r w:rsidRPr="0022764C">
        <w:t xml:space="preserve"> </w:t>
      </w:r>
    </w:p>
    <w:p w14:paraId="78CCA685" w14:textId="77777777"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14:paraId="5E1D21EB" w14:textId="77777777"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14:paraId="1EAB19E7" w14:textId="77777777"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14:paraId="250D6B1E" w14:textId="77777777"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14:paraId="0ED31A38" w14:textId="77777777"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14:paraId="53A19249" w14:textId="77777777" w:rsidR="00C07262" w:rsidRPr="0022764C" w:rsidRDefault="004A758F">
      <w:pPr>
        <w:pStyle w:val="BodyText"/>
        <w:ind w:left="907"/>
      </w:pPr>
      <w:r w:rsidRPr="0022764C">
        <w:t>but this shall not exclude:</w:t>
      </w:r>
    </w:p>
    <w:p w14:paraId="7875E058" w14:textId="10C44CE8"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14:paraId="5D2C8A66" w14:textId="2CFF3A86"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10C663C4" w14:textId="77777777" w:rsidR="00C07262" w:rsidRPr="0022764C" w:rsidRDefault="004A758F" w:rsidP="00662A63">
      <w:pPr>
        <w:pStyle w:val="BodyText"/>
        <w:numPr>
          <w:ilvl w:val="0"/>
          <w:numId w:val="116"/>
        </w:numPr>
        <w:ind w:left="908" w:hanging="454"/>
      </w:pPr>
      <w:r w:rsidRPr="0022764C">
        <w:t>theft or attempted theft of Property Insured:</w:t>
      </w:r>
    </w:p>
    <w:p w14:paraId="25EE2195" w14:textId="77777777" w:rsidR="00C07262" w:rsidRPr="0022764C" w:rsidRDefault="004A758F" w:rsidP="00662A63">
      <w:pPr>
        <w:pStyle w:val="BodyText"/>
        <w:numPr>
          <w:ilvl w:val="0"/>
          <w:numId w:val="120"/>
        </w:numPr>
        <w:ind w:left="1361" w:hanging="454"/>
      </w:pPr>
      <w:r w:rsidRPr="0022764C">
        <w:t>from any garden, yard or outbuilding;</w:t>
      </w:r>
    </w:p>
    <w:p w14:paraId="3B8B20A1" w14:textId="77777777" w:rsidR="00C07262" w:rsidRPr="0022764C" w:rsidRDefault="004A758F" w:rsidP="00662A63">
      <w:pPr>
        <w:pStyle w:val="BodyText"/>
        <w:numPr>
          <w:ilvl w:val="0"/>
          <w:numId w:val="120"/>
        </w:numPr>
        <w:ind w:left="1361" w:hanging="454"/>
      </w:pPr>
      <w:r w:rsidRPr="0022764C">
        <w:t>from vending, amusement or gaming machines; or</w:t>
      </w:r>
    </w:p>
    <w:p w14:paraId="636F8F9C" w14:textId="77777777"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14:paraId="3B42ACFD" w14:textId="74B69183"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14:paraId="49E54CAE" w14:textId="77777777" w:rsidR="00C07262" w:rsidRPr="0022764C" w:rsidRDefault="004A758F" w:rsidP="00662A63">
      <w:pPr>
        <w:pStyle w:val="BodyText"/>
        <w:numPr>
          <w:ilvl w:val="0"/>
          <w:numId w:val="116"/>
        </w:numPr>
        <w:ind w:left="908" w:hanging="454"/>
      </w:pPr>
      <w:r w:rsidRPr="0022764C">
        <w:t xml:space="preserve"> </w:t>
      </w:r>
    </w:p>
    <w:p w14:paraId="7CBB9675" w14:textId="77777777"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14:paraId="4388123F" w14:textId="77777777"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14:paraId="5630CB95" w14:textId="77777777" w:rsidR="00C07262" w:rsidRPr="0022764C" w:rsidRDefault="004A758F" w:rsidP="00662A63">
      <w:pPr>
        <w:pStyle w:val="BodyText"/>
        <w:numPr>
          <w:ilvl w:val="0"/>
          <w:numId w:val="121"/>
        </w:numPr>
        <w:ind w:left="1361" w:hanging="454"/>
      </w:pPr>
      <w:r w:rsidRPr="0022764C">
        <w:lastRenderedPageBreak/>
        <w:t>the voluntary parting with title or possession of any property or rights to property;</w:t>
      </w:r>
    </w:p>
    <w:p w14:paraId="28FF0506" w14:textId="77777777"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14:paraId="5A706E40" w14:textId="77777777"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14:paraId="26427A7F" w14:textId="77777777" w:rsidR="00C07262" w:rsidRPr="0022764C" w:rsidRDefault="004A758F" w:rsidP="00662A63">
      <w:pPr>
        <w:pStyle w:val="BodyText"/>
        <w:numPr>
          <w:ilvl w:val="0"/>
          <w:numId w:val="116"/>
        </w:numPr>
        <w:ind w:left="908" w:hanging="454"/>
      </w:pPr>
      <w:r w:rsidRPr="0022764C">
        <w:t xml:space="preserve">subsidence, ground heave or landslip: </w:t>
      </w:r>
    </w:p>
    <w:p w14:paraId="5F622D88" w14:textId="77777777"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14:paraId="54799A9D" w14:textId="77777777"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14:paraId="582D5B91" w14:textId="77777777"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14:paraId="5F1E9E0B" w14:textId="77777777"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14:paraId="34A1FA11" w14:textId="77777777"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14:paraId="4503317F" w14:textId="77777777" w:rsidR="00C07262" w:rsidRPr="0022764C" w:rsidRDefault="004A758F" w:rsidP="00662A63">
      <w:pPr>
        <w:pStyle w:val="BodyText"/>
        <w:numPr>
          <w:ilvl w:val="0"/>
          <w:numId w:val="122"/>
        </w:numPr>
        <w:ind w:left="1361" w:hanging="454"/>
      </w:pPr>
      <w:r w:rsidRPr="0022764C">
        <w:t>commencing prior to the granting of cover under this insurance.</w:t>
      </w:r>
    </w:p>
    <w:p w14:paraId="268EAE61" w14:textId="3213FC44"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14:paraId="4AC47F87" w14:textId="6A05C33B"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14:paraId="6F5D3209" w14:textId="77777777" w:rsidR="00C07262" w:rsidRPr="0022764C" w:rsidRDefault="004A758F" w:rsidP="00662A63">
      <w:pPr>
        <w:pStyle w:val="BodyText"/>
        <w:numPr>
          <w:ilvl w:val="0"/>
          <w:numId w:val="114"/>
        </w:numPr>
        <w:ind w:left="454" w:hanging="454"/>
      </w:pPr>
      <w:r w:rsidRPr="0022764C">
        <w:t>breakage of fixed glass directly or in any way resulting from:</w:t>
      </w:r>
    </w:p>
    <w:p w14:paraId="655574DC" w14:textId="77777777" w:rsidR="00C07262" w:rsidRPr="0022764C" w:rsidRDefault="004A758F" w:rsidP="00662A63">
      <w:pPr>
        <w:pStyle w:val="BodyText"/>
        <w:numPr>
          <w:ilvl w:val="0"/>
          <w:numId w:val="115"/>
        </w:numPr>
        <w:ind w:left="908" w:hanging="454"/>
      </w:pPr>
      <w:r w:rsidRPr="0022764C">
        <w:t>defects in framework, beadings or other fittings;</w:t>
      </w:r>
    </w:p>
    <w:p w14:paraId="1A7103DA" w14:textId="6C76761F"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14:paraId="7CAD7332" w14:textId="77777777"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14:paraId="25293D6D" w14:textId="34CD1857"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77" w:author="stuart wolstenholme" w:date="2026-05-29T12:33:00Z" w16du:dateUtc="2026-05-29T11:33:00Z">
        <w:r w:rsidRPr="0022764C" w:rsidDel="00BB79CB">
          <w:rPr>
            <w:b/>
            <w:bCs/>
          </w:rPr>
          <w:delText xml:space="preserve">Breakdown </w:delText>
        </w:r>
        <w:r w:rsidRPr="0022764C" w:rsidDel="00BB79CB">
          <w:delText xml:space="preserve"> in</w:delText>
        </w:r>
      </w:del>
      <w:ins w:id="78"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79" w:author="stuart wolstenholme" w:date="2026-05-29T12:33:00Z" w16du:dateUtc="2026-05-29T11:33:00Z">
        <w:r w:rsidRPr="0022764C" w:rsidDel="00BB79CB">
          <w:rPr>
            <w:b/>
            <w:bCs/>
          </w:rPr>
          <w:delText xml:space="preserve">Breakdown </w:delText>
        </w:r>
        <w:r w:rsidRPr="0022764C" w:rsidDel="00BB79CB">
          <w:delText xml:space="preserve"> results</w:delText>
        </w:r>
      </w:del>
      <w:ins w:id="80"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14:paraId="3A26469B" w14:textId="74E4904F" w:rsidR="00C07262" w:rsidRPr="0022764C" w:rsidRDefault="00422F9B" w:rsidP="00662A63">
      <w:pPr>
        <w:pStyle w:val="BodyText"/>
        <w:numPr>
          <w:ilvl w:val="0"/>
          <w:numId w:val="114"/>
        </w:numPr>
        <w:ind w:left="454" w:hanging="454"/>
      </w:pPr>
      <w:r w:rsidRPr="0022764C">
        <w:rPr>
          <w:b/>
        </w:rPr>
        <w:t>Damage</w:t>
      </w:r>
      <w:r w:rsidRPr="0022764C">
        <w:t xml:space="preserve"> or </w:t>
      </w:r>
      <w:del w:id="81" w:author="stuart wolstenholme" w:date="2026-05-29T12:34:00Z" w16du:dateUtc="2026-05-29T11:34:00Z">
        <w:r w:rsidRPr="0022764C" w:rsidDel="00BB79CB">
          <w:rPr>
            <w:b/>
            <w:bCs/>
          </w:rPr>
          <w:delText xml:space="preserve">Breakdown </w:delText>
        </w:r>
        <w:r w:rsidRPr="0022764C" w:rsidDel="00BB79CB">
          <w:delText xml:space="preserve"> to</w:delText>
        </w:r>
      </w:del>
      <w:ins w:id="82"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14:paraId="696F7123" w14:textId="528F3394" w:rsidR="00C07262" w:rsidRPr="0022764C" w:rsidRDefault="00422F9B" w:rsidP="00662A63">
      <w:pPr>
        <w:pStyle w:val="BodyText"/>
        <w:numPr>
          <w:ilvl w:val="0"/>
          <w:numId w:val="114"/>
        </w:numPr>
        <w:ind w:left="454" w:hanging="454"/>
      </w:pPr>
      <w:r w:rsidRPr="0022764C">
        <w:rPr>
          <w:b/>
        </w:rPr>
        <w:t>Damage</w:t>
      </w:r>
      <w:r w:rsidRPr="0022764C">
        <w:t xml:space="preserve"> or </w:t>
      </w:r>
      <w:del w:id="83" w:author="stuart wolstenholme" w:date="2026-05-29T12:34:00Z" w16du:dateUtc="2026-05-29T11:34:00Z">
        <w:r w:rsidRPr="0022764C" w:rsidDel="00BB79CB">
          <w:rPr>
            <w:b/>
            <w:bCs/>
          </w:rPr>
          <w:delText xml:space="preserve">Breakdown </w:delText>
        </w:r>
        <w:r w:rsidRPr="0022764C" w:rsidDel="00BB79CB">
          <w:delText xml:space="preserve"> to</w:delText>
        </w:r>
      </w:del>
      <w:ins w:id="84"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14:paraId="73543AD5" w14:textId="1D6D2605" w:rsidR="00C07262" w:rsidRPr="0022764C" w:rsidRDefault="00422F9B" w:rsidP="00662A63">
      <w:pPr>
        <w:pStyle w:val="BodyText"/>
        <w:numPr>
          <w:ilvl w:val="0"/>
          <w:numId w:val="114"/>
        </w:numPr>
        <w:ind w:left="454" w:hanging="454"/>
      </w:pPr>
      <w:r w:rsidRPr="0022764C">
        <w:rPr>
          <w:b/>
        </w:rPr>
        <w:t>Damage</w:t>
      </w:r>
      <w:r w:rsidRPr="0022764C">
        <w:t xml:space="preserve"> or </w:t>
      </w:r>
      <w:del w:id="85" w:author="stuart wolstenholme" w:date="2026-05-29T12:34:00Z" w16du:dateUtc="2026-05-29T11:34:00Z">
        <w:r w:rsidRPr="0022764C" w:rsidDel="00BB79CB">
          <w:rPr>
            <w:b/>
            <w:bCs/>
          </w:rPr>
          <w:delText xml:space="preserve">Breakdown </w:delText>
        </w:r>
        <w:r w:rsidRPr="0022764C" w:rsidDel="00BB79CB">
          <w:delText xml:space="preserve"> to</w:delText>
        </w:r>
      </w:del>
      <w:ins w:id="86"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14:paraId="0161E589" w14:textId="74DA50C2" w:rsidR="00C07262" w:rsidRPr="0022764C" w:rsidRDefault="00422F9B" w:rsidP="00662A63">
      <w:pPr>
        <w:pStyle w:val="BodyText"/>
        <w:numPr>
          <w:ilvl w:val="0"/>
          <w:numId w:val="114"/>
        </w:numPr>
        <w:ind w:left="454" w:hanging="454"/>
      </w:pPr>
      <w:r w:rsidRPr="0022764C">
        <w:rPr>
          <w:b/>
        </w:rPr>
        <w:t>Damage</w:t>
      </w:r>
      <w:r w:rsidRPr="0022764C">
        <w:t xml:space="preserve"> or </w:t>
      </w:r>
      <w:del w:id="87" w:author="stuart wolstenholme" w:date="2026-05-29T12:34:00Z" w16du:dateUtc="2026-05-29T11:34:00Z">
        <w:r w:rsidRPr="0022764C" w:rsidDel="00BB79CB">
          <w:rPr>
            <w:b/>
            <w:bCs/>
          </w:rPr>
          <w:delText xml:space="preserve">Breakdown </w:delText>
        </w:r>
        <w:r w:rsidRPr="0022764C" w:rsidDel="00BB79CB">
          <w:delText xml:space="preserve"> to</w:delText>
        </w:r>
      </w:del>
      <w:ins w:id="88"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89" w:author="stuart wolstenholme" w:date="2026-05-29T12:34:00Z" w16du:dateUtc="2026-05-29T11:34:00Z">
        <w:r w:rsidRPr="0022764C" w:rsidDel="00BB79CB">
          <w:rPr>
            <w:b/>
            <w:bCs/>
          </w:rPr>
          <w:delText xml:space="preserve">Breakdown </w:delText>
        </w:r>
        <w:r w:rsidRPr="0022764C" w:rsidDel="00BB79CB">
          <w:delText xml:space="preserve"> originated</w:delText>
        </w:r>
      </w:del>
      <w:ins w:id="90"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14:paraId="23AF5877" w14:textId="77777777" w:rsidR="00C07262" w:rsidRPr="0022764C" w:rsidRDefault="004A758F">
      <w:pPr>
        <w:pStyle w:val="Heading3"/>
      </w:pPr>
      <w:r w:rsidRPr="0022764C">
        <w:t>Excluded Property</w:t>
      </w:r>
    </w:p>
    <w:p w14:paraId="18E1A0B4"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22DEE5B5" w14:textId="77777777" w:rsidR="00C07262" w:rsidRPr="0022764C" w:rsidRDefault="004A758F" w:rsidP="00662A63">
      <w:pPr>
        <w:pStyle w:val="BodyText"/>
        <w:numPr>
          <w:ilvl w:val="2"/>
          <w:numId w:val="113"/>
        </w:numPr>
        <w:ind w:left="454" w:hanging="454"/>
      </w:pPr>
      <w:r w:rsidRPr="0022764C">
        <w:t>explosives;</w:t>
      </w:r>
    </w:p>
    <w:p w14:paraId="5C1F1773" w14:textId="77777777"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14:paraId="2FD36BEF" w14:textId="77777777"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14:paraId="5CE08730"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14:paraId="2CAF34B3" w14:textId="77777777"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14:paraId="58857EF5" w14:textId="77777777"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14:paraId="1464653B" w14:textId="77777777"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14:paraId="6A8C554F"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14:paraId="24B19F7A" w14:textId="77777777"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14:paraId="4D3FD4C0" w14:textId="156225C5"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14:paraId="24D1A3E4" w14:textId="77777777" w:rsidR="00C07262" w:rsidRPr="0022764C" w:rsidRDefault="004A758F" w:rsidP="00662A63">
      <w:pPr>
        <w:pStyle w:val="BodyText"/>
        <w:numPr>
          <w:ilvl w:val="2"/>
          <w:numId w:val="113"/>
        </w:numPr>
        <w:ind w:left="454" w:hanging="454"/>
      </w:pPr>
      <w:r w:rsidRPr="0022764C">
        <w:t>china, earthenware, marble, statuary or other fragile or brittle objects;</w:t>
      </w:r>
    </w:p>
    <w:p w14:paraId="5A856150" w14:textId="77777777"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14:paraId="092FFB74" w14:textId="77777777" w:rsidR="00C07262" w:rsidRPr="0022764C" w:rsidRDefault="004A758F">
      <w:pPr>
        <w:pStyle w:val="Heading1"/>
      </w:pPr>
      <w:r w:rsidRPr="0022764C">
        <w:lastRenderedPageBreak/>
        <w:t>Conditions</w:t>
      </w:r>
    </w:p>
    <w:p w14:paraId="10CE576D" w14:textId="77777777" w:rsidR="00C07262" w:rsidRPr="0022764C" w:rsidRDefault="004A758F">
      <w:pPr>
        <w:pStyle w:val="Heading3"/>
      </w:pPr>
      <w:r w:rsidRPr="0022764C">
        <w:t>Cessation of Cover</w:t>
      </w:r>
    </w:p>
    <w:p w14:paraId="56FCB29C" w14:textId="77777777"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14:paraId="3C9D2E00" w14:textId="77777777" w:rsidR="005624C9" w:rsidRPr="0022764C" w:rsidRDefault="005624C9">
      <w:pPr>
        <w:pStyle w:val="BodyText"/>
        <w:rPr>
          <w:lang w:eastAsia="en-GB"/>
        </w:rPr>
      </w:pPr>
    </w:p>
    <w:p w14:paraId="62B08387" w14:textId="77777777"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14:paraId="28B2ACB5" w14:textId="77777777"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14:paraId="69986D59" w14:textId="77777777"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14:paraId="17A7E81F" w14:textId="77777777"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14:paraId="375CE57C" w14:textId="77777777" w:rsidR="00C07262" w:rsidRPr="0022764C" w:rsidRDefault="004A758F">
      <w:pPr>
        <w:pStyle w:val="Heading3"/>
      </w:pPr>
      <w:r w:rsidRPr="0022764C">
        <w:t>Stock Premium Adjustment Condition</w:t>
      </w:r>
    </w:p>
    <w:p w14:paraId="01DCA596" w14:textId="20D0C772"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14:paraId="08C90F50" w14:textId="77777777"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14:paraId="245D1CCD" w14:textId="77777777"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14:paraId="23269971" w14:textId="77777777"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14:paraId="1AD93864" w14:textId="77777777"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14:paraId="1A55163B" w14:textId="77777777"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14:paraId="4D42929D" w14:textId="77777777"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14:paraId="0DFF6392" w14:textId="2869ED87" w:rsidR="00C07262" w:rsidRPr="0022764C" w:rsidDel="002620AE" w:rsidRDefault="00C07262">
      <w:pPr>
        <w:pStyle w:val="Heading1"/>
        <w:rPr>
          <w:rFonts w:eastAsia="MS Mincho" w:cstheme="majorHAnsi"/>
        </w:rPr>
        <w:sectPr w:rsidR="00C07262" w:rsidRPr="0022764C" w:rsidDel="002620AE">
          <w:headerReference w:type="default" r:id="rId16"/>
          <w:type w:val="nextColumn"/>
          <w:pgSz w:w="11906" w:h="16838" w:orient="landscape"/>
          <w:pgMar w:top="992" w:right="737" w:bottom="737" w:left="737" w:header="525" w:footer="402" w:gutter="0"/>
          <w:cols w:num="2" w:space="708"/>
        </w:sectPr>
      </w:pPr>
    </w:p>
    <w:p w14:paraId="0F3182AA" w14:textId="77777777" w:rsidR="002620AE" w:rsidRPr="0022764C" w:rsidRDefault="002620AE">
      <w:pPr>
        <w:pStyle w:val="Subtitle"/>
      </w:pPr>
    </w:p>
    <w:p w14:paraId="199BA19F" w14:textId="28ED7678" w:rsidR="00C07262" w:rsidRPr="0022764C" w:rsidRDefault="004A758F">
      <w:pPr>
        <w:pStyle w:val="Subtitle"/>
      </w:pPr>
      <w:bookmarkStart w:id="91" w:name="Section_2"/>
      <w:r w:rsidRPr="0022764C">
        <w:t>Section 2: Property &amp; Equipment “All Risks” Section</w:t>
      </w:r>
      <w:bookmarkEnd w:id="91"/>
    </w:p>
    <w:p w14:paraId="0294127A" w14:textId="77777777" w:rsidR="00C07262" w:rsidRPr="0022764C" w:rsidRDefault="004A758F">
      <w:pPr>
        <w:pStyle w:val="Heading1"/>
      </w:pPr>
      <w:r w:rsidRPr="0022764C">
        <w:t>Definitions</w:t>
      </w:r>
    </w:p>
    <w:p w14:paraId="05959144" w14:textId="77777777" w:rsidR="00C07262" w:rsidRPr="0022764C" w:rsidRDefault="004A758F">
      <w:pPr>
        <w:pStyle w:val="Heading3"/>
      </w:pPr>
      <w:r w:rsidRPr="0022764C">
        <w:t>Geographical Limits</w:t>
      </w:r>
    </w:p>
    <w:p w14:paraId="55F280FF" w14:textId="77777777" w:rsidR="00C07262" w:rsidRPr="0022764C" w:rsidRDefault="004A758F">
      <w:pPr>
        <w:pStyle w:val="BodyText"/>
      </w:pPr>
      <w:r w:rsidRPr="0022764C">
        <w:t>Anywhere in the world.</w:t>
      </w:r>
    </w:p>
    <w:p w14:paraId="534B964F" w14:textId="77777777" w:rsidR="00C07262" w:rsidRPr="0022764C" w:rsidRDefault="004A758F">
      <w:pPr>
        <w:pStyle w:val="Heading3"/>
      </w:pPr>
      <w:r w:rsidRPr="0022764C">
        <w:t>General Average Contributions</w:t>
      </w:r>
    </w:p>
    <w:p w14:paraId="15D243E5" w14:textId="77777777"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14:paraId="3E8370F2" w14:textId="77777777" w:rsidR="00C07262" w:rsidRPr="0022764C" w:rsidRDefault="004A758F">
      <w:pPr>
        <w:pStyle w:val="Heading3"/>
      </w:pPr>
      <w:r w:rsidRPr="0022764C">
        <w:t>Location</w:t>
      </w:r>
    </w:p>
    <w:p w14:paraId="5390DC10" w14:textId="77777777"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14:paraId="30C2DF19" w14:textId="77777777" w:rsidR="00C07262" w:rsidRPr="0022764C" w:rsidRDefault="004A758F">
      <w:pPr>
        <w:pStyle w:val="Heading3"/>
      </w:pPr>
      <w:r w:rsidRPr="0022764C">
        <w:t>Property Insured</w:t>
      </w:r>
    </w:p>
    <w:p w14:paraId="3EF59FBE" w14:textId="3A45D31F"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14:paraId="6FFE17CF" w14:textId="77777777" w:rsidR="00C07262" w:rsidRPr="0022764C" w:rsidRDefault="004A758F">
      <w:pPr>
        <w:pStyle w:val="Heading3"/>
      </w:pPr>
      <w:r w:rsidRPr="0022764C">
        <w:t>Props, Sets and Wardrobe</w:t>
      </w:r>
    </w:p>
    <w:p w14:paraId="01E44D99" w14:textId="77777777"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14:paraId="2E81A18D" w14:textId="77777777" w:rsidR="00C07262" w:rsidRPr="0022764C" w:rsidRDefault="004A758F">
      <w:pPr>
        <w:pStyle w:val="Heading3"/>
      </w:pPr>
      <w:r w:rsidRPr="0022764C">
        <w:t>Specified Articles</w:t>
      </w:r>
    </w:p>
    <w:p w14:paraId="3E1F7631" w14:textId="43FD3BAB" w:rsidR="00C07262" w:rsidRPr="0022764C" w:rsidRDefault="004A758F">
      <w:pPr>
        <w:pStyle w:val="BodyText"/>
      </w:pPr>
      <w:r w:rsidRPr="0022764C">
        <w:t xml:space="preserve">As described in the </w:t>
      </w:r>
      <w:r w:rsidRPr="0022764C">
        <w:rPr>
          <w:b/>
        </w:rPr>
        <w:t>Schedule</w:t>
      </w:r>
      <w:r w:rsidRPr="0022764C">
        <w:t>.</w:t>
      </w:r>
    </w:p>
    <w:p w14:paraId="580609B8" w14:textId="77777777" w:rsidR="00C07262" w:rsidRPr="0022764C" w:rsidRDefault="004A758F">
      <w:pPr>
        <w:pStyle w:val="Heading3"/>
      </w:pPr>
      <w:r w:rsidRPr="0022764C">
        <w:t>Salvage Charges</w:t>
      </w:r>
    </w:p>
    <w:p w14:paraId="7AAFC277" w14:textId="77777777"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14:paraId="43C43B47" w14:textId="77777777" w:rsidR="00C07262" w:rsidRPr="0022764C" w:rsidRDefault="004A758F">
      <w:pPr>
        <w:pStyle w:val="Heading3"/>
      </w:pPr>
      <w:r w:rsidRPr="0022764C">
        <w:lastRenderedPageBreak/>
        <w:t>Technical Equipment</w:t>
      </w:r>
    </w:p>
    <w:p w14:paraId="1EC4004C" w14:textId="77777777"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14:paraId="604C3654" w14:textId="33B005CE"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92" w:author="stuart wolstenholme" w:date="2026-05-29T12:34:00Z" w16du:dateUtc="2026-05-29T11:34:00Z">
        <w:r w:rsidRPr="0022764C" w:rsidDel="00BB79CB">
          <w:rPr>
            <w:rFonts w:asciiTheme="minorHAnsi" w:hAnsiTheme="minorHAnsi" w:cstheme="minorHAnsi"/>
            <w:b w:val="0"/>
            <w:bCs w:val="0"/>
            <w:sz w:val="18"/>
            <w:szCs w:val="18"/>
          </w:rPr>
          <w:delText>i</w:delText>
        </w:r>
      </w:del>
      <w:ins w:id="93"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14:paraId="4FA7F4C5" w14:textId="77777777" w:rsidR="00C30327" w:rsidRPr="0022764C" w:rsidRDefault="00C30327" w:rsidP="00C30327"/>
    <w:p w14:paraId="6AAE63AB" w14:textId="77777777" w:rsidR="00C07262" w:rsidRPr="0022764C" w:rsidRDefault="004A758F">
      <w:pPr>
        <w:pStyle w:val="Heading3"/>
        <w:spacing w:before="120"/>
        <w:rPr>
          <w:rFonts w:cstheme="majorHAnsi"/>
        </w:rPr>
      </w:pPr>
      <w:r w:rsidRPr="0022764C">
        <w:rPr>
          <w:rFonts w:cstheme="majorHAnsi"/>
        </w:rPr>
        <w:t>The Cover</w:t>
      </w:r>
    </w:p>
    <w:p w14:paraId="3F32965A" w14:textId="77777777"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14:paraId="12BEBE82" w14:textId="77777777" w:rsidR="00C07262" w:rsidRPr="0022764C" w:rsidRDefault="004A758F">
      <w:pPr>
        <w:pStyle w:val="Heading1"/>
      </w:pPr>
      <w:r w:rsidRPr="0022764C">
        <w:t>Basis of Settlement</w:t>
      </w:r>
    </w:p>
    <w:p w14:paraId="3A9F4377" w14:textId="08F43D82"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14:paraId="0AEBF597" w14:textId="77777777" w:rsidR="00C07262" w:rsidRPr="0022764C" w:rsidRDefault="004A758F">
      <w:pPr>
        <w:pStyle w:val="Heading3"/>
      </w:pPr>
      <w:r w:rsidRPr="0022764C">
        <w:t>Agreed Value Basis</w:t>
      </w:r>
    </w:p>
    <w:p w14:paraId="19394EAA" w14:textId="1CE8657E"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14:paraId="468B9B10" w14:textId="77777777"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14:paraId="74C87D57" w14:textId="77777777"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14:paraId="4A7D6C37" w14:textId="77777777"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14:paraId="48AD4C54" w14:textId="77777777" w:rsidR="00C07262" w:rsidRPr="0022764C" w:rsidRDefault="004A758F">
      <w:pPr>
        <w:pStyle w:val="Heading3"/>
      </w:pPr>
      <w:r w:rsidRPr="0022764C">
        <w:t>Indemnity Basis</w:t>
      </w:r>
    </w:p>
    <w:p w14:paraId="3B55FDE5" w14:textId="77777777"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14:paraId="6CFA09B0" w14:textId="77777777" w:rsidR="00C07262" w:rsidRPr="0022764C" w:rsidRDefault="004A758F">
      <w:pPr>
        <w:pStyle w:val="Heading3"/>
      </w:pPr>
      <w:r w:rsidRPr="0022764C">
        <w:t>Reinstatement Basis</w:t>
      </w:r>
    </w:p>
    <w:p w14:paraId="4F529A6D" w14:textId="1A8A4E45"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14:paraId="2EFB1A3F"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14:paraId="722AA3C6"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14:paraId="68D9C84E" w14:textId="77777777" w:rsidR="00C07262" w:rsidRPr="0022764C" w:rsidRDefault="004A758F">
      <w:pPr>
        <w:pStyle w:val="BodyText"/>
      </w:pPr>
      <w:r w:rsidRPr="0022764C">
        <w:t>Subject to the following Reinstatement Basis Special Provisions</w:t>
      </w:r>
    </w:p>
    <w:p w14:paraId="05E64F67" w14:textId="77777777"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14:paraId="6F80C794" w14:textId="77777777"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14:paraId="3A757C91" w14:textId="77777777"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14:paraId="48388DA2" w14:textId="77777777" w:rsidR="00C07262" w:rsidRPr="0022764C" w:rsidRDefault="004A758F" w:rsidP="00662A63">
      <w:pPr>
        <w:pStyle w:val="BodyText"/>
        <w:numPr>
          <w:ilvl w:val="0"/>
          <w:numId w:val="126"/>
        </w:numPr>
        <w:ind w:left="908" w:hanging="454"/>
      </w:pPr>
      <w:r w:rsidRPr="0022764C">
        <w:t>unless reinstatement commences and proceeds without unreasonable delay;</w:t>
      </w:r>
    </w:p>
    <w:p w14:paraId="3C9E5A37" w14:textId="77777777" w:rsidR="00C07262" w:rsidRPr="0022764C" w:rsidRDefault="004A758F" w:rsidP="00662A63">
      <w:pPr>
        <w:pStyle w:val="BodyText"/>
        <w:numPr>
          <w:ilvl w:val="0"/>
          <w:numId w:val="126"/>
        </w:numPr>
        <w:ind w:left="908" w:hanging="454"/>
      </w:pPr>
      <w:r w:rsidRPr="0022764C">
        <w:t>until the cost of reinstatement shall have been actually incurred; and</w:t>
      </w:r>
    </w:p>
    <w:p w14:paraId="21F7CC12" w14:textId="77777777"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14:paraId="3A5C8B15" w14:textId="46E96915"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14:paraId="0B50757B" w14:textId="77777777"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14:paraId="28B7A2C9" w14:textId="77777777" w:rsidR="00C07262" w:rsidRPr="0022764C" w:rsidRDefault="004A758F">
      <w:pPr>
        <w:pStyle w:val="BodyText"/>
        <w:ind w:left="454"/>
      </w:pPr>
      <w:r w:rsidRPr="0022764C">
        <w:lastRenderedPageBreak/>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14:paraId="27ECCE37" w14:textId="77777777" w:rsidR="00C07262" w:rsidRPr="0022764C" w:rsidRDefault="004A758F">
      <w:pPr>
        <w:pStyle w:val="Heading1"/>
      </w:pPr>
      <w:r w:rsidRPr="0022764C">
        <w:t>Extensions</w:t>
      </w:r>
    </w:p>
    <w:p w14:paraId="42AFDB9D" w14:textId="77777777" w:rsidR="00C07262" w:rsidRPr="0022764C" w:rsidRDefault="004A758F">
      <w:pPr>
        <w:pStyle w:val="Heading3"/>
      </w:pPr>
      <w:r w:rsidRPr="0022764C">
        <w:t>Alternative Hire</w:t>
      </w:r>
    </w:p>
    <w:p w14:paraId="6F88E262" w14:textId="77777777"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14:paraId="7161CD53" w14:textId="77777777" w:rsidR="00C07262" w:rsidRPr="0022764C" w:rsidRDefault="004A758F" w:rsidP="00662A63">
      <w:pPr>
        <w:pStyle w:val="BodyText"/>
        <w:numPr>
          <w:ilvl w:val="1"/>
          <w:numId w:val="134"/>
        </w:numPr>
        <w:ind w:left="454" w:hanging="454"/>
      </w:pPr>
      <w:r w:rsidRPr="0022764C">
        <w:t xml:space="preserve">continue shooting; or </w:t>
      </w:r>
    </w:p>
    <w:p w14:paraId="500ECF94" w14:textId="77777777" w:rsidR="00C07262" w:rsidRPr="0022764C" w:rsidRDefault="004A758F" w:rsidP="00662A63">
      <w:pPr>
        <w:pStyle w:val="BodyText"/>
        <w:numPr>
          <w:ilvl w:val="1"/>
          <w:numId w:val="134"/>
        </w:numPr>
        <w:ind w:left="454" w:hanging="454"/>
      </w:pPr>
      <w:r w:rsidRPr="0022764C">
        <w:t>to fulfil future commitments;</w:t>
      </w:r>
    </w:p>
    <w:p w14:paraId="633E464B" w14:textId="77777777"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14:paraId="671B89CE" w14:textId="0371376E"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14:paraId="5EAF0471" w14:textId="77777777" w:rsidR="006B31F8" w:rsidRPr="0022764C" w:rsidRDefault="006B31F8">
      <w:pPr>
        <w:pStyle w:val="Heading3"/>
      </w:pPr>
      <w:r w:rsidRPr="0022764C">
        <w:t>Artists Equipment</w:t>
      </w:r>
    </w:p>
    <w:p w14:paraId="49DF2AA8" w14:textId="60BAF226"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14:paraId="26828685" w14:textId="05CB2DF7" w:rsidR="00C07262" w:rsidRPr="0022764C" w:rsidRDefault="004A758F">
      <w:pPr>
        <w:pStyle w:val="Heading3"/>
      </w:pPr>
      <w:r w:rsidRPr="0022764C">
        <w:t>Automatic Reinstatement</w:t>
      </w:r>
    </w:p>
    <w:p w14:paraId="786F5842"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6299C1C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3FACCFFB" w14:textId="77777777" w:rsidR="00C07262" w:rsidRPr="0022764C" w:rsidRDefault="004A758F">
      <w:pPr>
        <w:pStyle w:val="Heading3"/>
      </w:pPr>
      <w:r w:rsidRPr="0022764C">
        <w:t>Brands and Labels</w:t>
      </w:r>
    </w:p>
    <w:p w14:paraId="63B3A959" w14:textId="77777777"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14:paraId="7E749B03" w14:textId="77777777" w:rsidR="00C07262" w:rsidRPr="0022764C" w:rsidRDefault="004A758F" w:rsidP="00662A63">
      <w:pPr>
        <w:pStyle w:val="BodyText"/>
        <w:numPr>
          <w:ilvl w:val="2"/>
          <w:numId w:val="132"/>
        </w:numPr>
        <w:ind w:left="454" w:hanging="454"/>
      </w:pPr>
      <w:r w:rsidRPr="0022764C">
        <w:t>elect to destroy the salvage; or</w:t>
      </w:r>
    </w:p>
    <w:p w14:paraId="5A6BC091" w14:textId="77777777"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14:paraId="72C76BE4" w14:textId="77777777"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14:paraId="6782F546" w14:textId="77777777" w:rsidR="00C07262" w:rsidRPr="0022764C" w:rsidRDefault="004A758F" w:rsidP="00662A63">
      <w:pPr>
        <w:pStyle w:val="BodyText"/>
        <w:numPr>
          <w:ilvl w:val="0"/>
          <w:numId w:val="133"/>
        </w:numPr>
        <w:ind w:left="454" w:hanging="454"/>
      </w:pPr>
      <w:r w:rsidRPr="0022764C">
        <w:t>shall stamp ‘salvage’ on the merchandise or the containers;</w:t>
      </w:r>
    </w:p>
    <w:p w14:paraId="26086A8E" w14:textId="77777777"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14:paraId="2BEC812F" w14:textId="77777777"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14:paraId="2B24B95F" w14:textId="77777777" w:rsidR="00C07262" w:rsidRPr="0022764C" w:rsidRDefault="004A758F">
      <w:pPr>
        <w:pStyle w:val="Heading3"/>
      </w:pPr>
      <w:r w:rsidRPr="0022764C">
        <w:t>Capital Additions or Acquisitions</w:t>
      </w:r>
    </w:p>
    <w:p w14:paraId="3AE84E6C" w14:textId="77777777"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14:paraId="7D156810" w14:textId="77777777"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14:paraId="39461E0E" w14:textId="77777777" w:rsidR="00C07262" w:rsidRPr="0022764C" w:rsidRDefault="004A758F">
      <w:pPr>
        <w:pStyle w:val="Heading3"/>
      </w:pPr>
      <w:r w:rsidRPr="0022764C">
        <w:t>Customs Duty</w:t>
      </w:r>
    </w:p>
    <w:p w14:paraId="51FBDCD2" w14:textId="77777777"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14:paraId="4653470B" w14:textId="77777777" w:rsidR="00C07262" w:rsidRPr="0022764C" w:rsidRDefault="004A758F">
      <w:pPr>
        <w:pStyle w:val="Heading3"/>
      </w:pPr>
      <w:r w:rsidRPr="0022764C">
        <w:t>Consequential Loss Following Declaration of General Average</w:t>
      </w:r>
    </w:p>
    <w:p w14:paraId="03D95A46" w14:textId="77777777"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14:paraId="4468EAC6" w14:textId="77777777" w:rsidR="00C07262" w:rsidRPr="0022764C" w:rsidRDefault="004A758F">
      <w:pPr>
        <w:pStyle w:val="Heading3"/>
      </w:pPr>
      <w:r w:rsidRPr="0022764C">
        <w:t>Exhibition Extension</w:t>
      </w:r>
    </w:p>
    <w:p w14:paraId="0803826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14:paraId="09AD6B8E" w14:textId="77777777" w:rsidR="00C07262" w:rsidRPr="0022764C" w:rsidRDefault="004A758F">
      <w:pPr>
        <w:pStyle w:val="BodyText"/>
      </w:pPr>
      <w:r w:rsidRPr="0022764C">
        <w:t>provided that:</w:t>
      </w:r>
    </w:p>
    <w:p w14:paraId="5D03CF6C" w14:textId="77777777"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14:paraId="76393BD8" w14:textId="77777777"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14:paraId="0CB9D6F7" w14:textId="77777777" w:rsidR="00C07262" w:rsidRPr="0022764C" w:rsidRDefault="004A758F">
      <w:pPr>
        <w:pStyle w:val="BodyText"/>
      </w:pPr>
      <w:r w:rsidRPr="0022764C">
        <w:t xml:space="preserve">For the purposes of this </w:t>
      </w:r>
      <w:r w:rsidRPr="0022764C">
        <w:rPr>
          <w:b/>
        </w:rPr>
        <w:t>Extension</w:t>
      </w:r>
      <w:r w:rsidRPr="0022764C">
        <w:t xml:space="preserve">: </w:t>
      </w:r>
    </w:p>
    <w:p w14:paraId="50788132" w14:textId="77777777" w:rsidR="00C07262" w:rsidRPr="0022764C" w:rsidRDefault="004A758F">
      <w:pPr>
        <w:pStyle w:val="BodyText"/>
      </w:pPr>
      <w:r w:rsidRPr="0022764C">
        <w:t xml:space="preserve">Exhibition Property means any exhibits (including demonstration and sample stock) stands, marquees, </w:t>
      </w:r>
      <w:r w:rsidRPr="0022764C">
        <w:lastRenderedPageBreak/>
        <w:t>furniture, furnishings, display materials, office equipment, stationery and other similar property on the stands.</w:t>
      </w:r>
    </w:p>
    <w:p w14:paraId="3A012F3C" w14:textId="77777777" w:rsidR="00C07262" w:rsidRPr="0022764C" w:rsidRDefault="004A758F">
      <w:pPr>
        <w:pStyle w:val="Heading3"/>
      </w:pPr>
      <w:r w:rsidRPr="0022764C">
        <w:t>Fine Arts</w:t>
      </w:r>
    </w:p>
    <w:p w14:paraId="5A7DE2F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14:paraId="2A7A0E14" w14:textId="77777777" w:rsidR="00C07262" w:rsidRPr="0022764C" w:rsidRDefault="004A758F">
      <w:pPr>
        <w:pStyle w:val="BodyText"/>
      </w:pPr>
      <w:r w:rsidRPr="0022764C">
        <w:t xml:space="preserve">provided that: </w:t>
      </w:r>
    </w:p>
    <w:p w14:paraId="277AED02" w14:textId="77777777"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14:paraId="31E3341A" w14:textId="77777777"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14:paraId="7452A322" w14:textId="77777777" w:rsidR="00C07262" w:rsidRPr="0022764C" w:rsidRDefault="004A758F">
      <w:pPr>
        <w:pStyle w:val="BodyText"/>
      </w:pPr>
      <w:r w:rsidRPr="0022764C">
        <w:t xml:space="preserve">For the purposes of this </w:t>
      </w:r>
      <w:r w:rsidRPr="0022764C">
        <w:rPr>
          <w:b/>
        </w:rPr>
        <w:t>Extension</w:t>
      </w:r>
      <w:r w:rsidRPr="0022764C">
        <w:t>:</w:t>
      </w:r>
    </w:p>
    <w:p w14:paraId="21493974" w14:textId="77777777"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14:paraId="112DD269" w14:textId="77777777" w:rsidR="00C07262" w:rsidRPr="0022764C" w:rsidRDefault="004A758F">
      <w:pPr>
        <w:pStyle w:val="Heading3"/>
      </w:pPr>
      <w:r w:rsidRPr="0022764C">
        <w:t>Involuntary Betterment</w:t>
      </w:r>
    </w:p>
    <w:p w14:paraId="25EDD39F" w14:textId="77777777"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14:paraId="2FDC4D8F" w14:textId="77777777"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14:paraId="319835C6" w14:textId="77777777"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14:paraId="3753CA11" w14:textId="77777777"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14:paraId="247BBF8D" w14:textId="77777777"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14:paraId="3A7041BD" w14:textId="77777777"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14:paraId="7F96CE5E" w14:textId="77777777"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14:paraId="5777DCC4" w14:textId="77777777" w:rsidR="00C07262" w:rsidRPr="0022764C" w:rsidRDefault="004A758F" w:rsidP="00662A63">
      <w:pPr>
        <w:pStyle w:val="BodyText"/>
        <w:numPr>
          <w:ilvl w:val="0"/>
          <w:numId w:val="128"/>
        </w:numPr>
        <w:ind w:left="454" w:hanging="454"/>
      </w:pPr>
      <w:r w:rsidRPr="0022764C">
        <w:t>the difference between:</w:t>
      </w:r>
    </w:p>
    <w:p w14:paraId="2C5D2558" w14:textId="77777777"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14:paraId="0C6E6827" w14:textId="77777777" w:rsidR="00C07262" w:rsidRPr="0022764C" w:rsidRDefault="004A758F" w:rsidP="00662A63">
      <w:pPr>
        <w:pStyle w:val="BodyText"/>
        <w:numPr>
          <w:ilvl w:val="0"/>
          <w:numId w:val="129"/>
        </w:numPr>
        <w:ind w:left="908" w:hanging="454"/>
      </w:pPr>
      <w:r w:rsidRPr="0022764C">
        <w:t>the installed cost of the technologically current Property Insured.</w:t>
      </w:r>
    </w:p>
    <w:p w14:paraId="0237333E" w14:textId="77777777"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1AB57784" w14:textId="77777777" w:rsidR="00853800" w:rsidRPr="0022764C" w:rsidRDefault="00853800" w:rsidP="00853800">
      <w:pPr>
        <w:spacing w:before="0" w:after="160" w:line="278" w:lineRule="auto"/>
      </w:pPr>
      <w:r w:rsidRPr="0022764C">
        <w:t>This Extension covers the costs of:</w:t>
      </w:r>
    </w:p>
    <w:p w14:paraId="3EB6B9F4" w14:textId="77777777"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14:paraId="03089C90" w14:textId="77777777"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7C6AE865" w14:textId="77777777"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2C6271B7" w14:textId="77777777"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029E6914" w14:textId="77777777" w:rsidR="00C07262" w:rsidRPr="0022764C" w:rsidRDefault="004A758F">
      <w:pPr>
        <w:pStyle w:val="Heading3"/>
      </w:pPr>
      <w:r w:rsidRPr="0022764C">
        <w:t>Loan Property Insured</w:t>
      </w:r>
    </w:p>
    <w:p w14:paraId="1231CDA1" w14:textId="77777777"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14:paraId="1BAA5729" w14:textId="77777777" w:rsidR="00C07262" w:rsidRPr="0022764C" w:rsidRDefault="004A758F">
      <w:pPr>
        <w:pStyle w:val="Heading3"/>
      </w:pPr>
      <w:r w:rsidRPr="0022764C">
        <w:t>Marine General Average</w:t>
      </w:r>
    </w:p>
    <w:p w14:paraId="70DE76D0" w14:textId="77777777"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14:paraId="21810F3D" w14:textId="77777777" w:rsidR="00C07262" w:rsidRPr="0022764C" w:rsidRDefault="004A758F">
      <w:pPr>
        <w:pStyle w:val="Heading3"/>
      </w:pPr>
      <w:r w:rsidRPr="0022764C">
        <w:t>Transit Extension</w:t>
      </w:r>
    </w:p>
    <w:p w14:paraId="6F324C6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14:paraId="77AB1DC8" w14:textId="77777777"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14:paraId="7AA26B60" w14:textId="77777777" w:rsidR="00C07262" w:rsidRPr="0022764C" w:rsidRDefault="004A758F">
      <w:pPr>
        <w:pStyle w:val="Heading1"/>
      </w:pPr>
      <w:r w:rsidRPr="0022764C">
        <w:t>Optional Extensions</w:t>
      </w:r>
    </w:p>
    <w:p w14:paraId="43FE4D77" w14:textId="2968208C" w:rsidR="00C07262" w:rsidRPr="0022764C" w:rsidRDefault="004A758F">
      <w:pPr>
        <w:pStyle w:val="BodyText"/>
      </w:pPr>
      <w:r w:rsidRPr="0022764C">
        <w:t xml:space="preserve">(Operative only if stated in the </w:t>
      </w:r>
      <w:r w:rsidRPr="0022764C">
        <w:rPr>
          <w:b/>
        </w:rPr>
        <w:t>Schedule</w:t>
      </w:r>
      <w:r w:rsidRPr="0022764C">
        <w:t>)</w:t>
      </w:r>
    </w:p>
    <w:p w14:paraId="0DEEB75C" w14:textId="77777777" w:rsidR="00C07262" w:rsidRPr="0022764C" w:rsidRDefault="004A758F" w:rsidP="00662A63">
      <w:pPr>
        <w:pStyle w:val="Heading3"/>
        <w:numPr>
          <w:ilvl w:val="0"/>
          <w:numId w:val="135"/>
        </w:numPr>
        <w:ind w:left="454" w:hanging="454"/>
      </w:pPr>
      <w:r w:rsidRPr="0022764C">
        <w:t>Hired-in Property</w:t>
      </w:r>
    </w:p>
    <w:p w14:paraId="19FCF1D5" w14:textId="77777777"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14:paraId="17D62EB4" w14:textId="1AB56D6F"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14:paraId="0ECA7D52" w14:textId="77777777" w:rsidR="00C07262" w:rsidRPr="0022764C" w:rsidRDefault="004A758F" w:rsidP="00662A63">
      <w:pPr>
        <w:pStyle w:val="BodyText"/>
        <w:numPr>
          <w:ilvl w:val="0"/>
          <w:numId w:val="139"/>
        </w:numPr>
        <w:ind w:left="454" w:hanging="454"/>
      </w:pPr>
      <w:r w:rsidRPr="0022764C">
        <w:lastRenderedPageBreak/>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14:paraId="093662AC" w14:textId="77777777" w:rsidR="00C07262" w:rsidRPr="0022764C" w:rsidRDefault="004A758F">
      <w:pPr>
        <w:pStyle w:val="BodyText"/>
      </w:pPr>
      <w:r w:rsidRPr="0022764C">
        <w:t xml:space="preserve">provided that the </w:t>
      </w:r>
      <w:r w:rsidRPr="0022764C">
        <w:rPr>
          <w:b/>
        </w:rPr>
        <w:t xml:space="preserve">Insurer’s </w:t>
      </w:r>
      <w:r w:rsidRPr="0022764C">
        <w:t>maximum liability will:</w:t>
      </w:r>
    </w:p>
    <w:p w14:paraId="06741696" w14:textId="77777777"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14:paraId="2E933184" w14:textId="3D33F53F"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14:paraId="5FDF5132" w14:textId="77777777" w:rsidR="00C07262" w:rsidRPr="0022764C" w:rsidRDefault="004A758F" w:rsidP="00662A63">
      <w:pPr>
        <w:pStyle w:val="Heading3"/>
        <w:numPr>
          <w:ilvl w:val="0"/>
          <w:numId w:val="135"/>
        </w:numPr>
        <w:ind w:left="454" w:hanging="454"/>
      </w:pPr>
      <w:r w:rsidRPr="0022764C">
        <w:t>Hired-out Property</w:t>
      </w:r>
    </w:p>
    <w:p w14:paraId="153AC68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14:paraId="0ADE0674" w14:textId="77777777"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14:paraId="02AA3D7A" w14:textId="77777777"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14:paraId="580520AD" w14:textId="0D543507"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14:paraId="57C35EE5" w14:textId="77777777" w:rsidR="00C07262" w:rsidRPr="0022764C" w:rsidRDefault="004A758F" w:rsidP="00662A63">
      <w:pPr>
        <w:pStyle w:val="Heading3"/>
        <w:numPr>
          <w:ilvl w:val="0"/>
          <w:numId w:val="135"/>
        </w:numPr>
        <w:ind w:left="454" w:hanging="454"/>
      </w:pPr>
      <w:r w:rsidRPr="0022764C">
        <w:t xml:space="preserve">Mechanical and Electrical Breakdown </w:t>
      </w:r>
    </w:p>
    <w:p w14:paraId="7D1C640F" w14:textId="77777777"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14:paraId="453790BB" w14:textId="77777777"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14:paraId="7FB82461" w14:textId="77777777"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14:paraId="5658A442" w14:textId="77777777"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14:paraId="21A25E1B" w14:textId="77777777"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14:paraId="6D00FB63" w14:textId="77777777"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14:paraId="59B8ED0A" w14:textId="77777777" w:rsidR="00C07262" w:rsidRPr="0022764C" w:rsidRDefault="004A758F" w:rsidP="00662A63">
      <w:pPr>
        <w:pStyle w:val="BodyText"/>
        <w:numPr>
          <w:ilvl w:val="0"/>
          <w:numId w:val="138"/>
        </w:numPr>
        <w:ind w:left="908" w:hanging="454"/>
      </w:pPr>
      <w:r w:rsidRPr="0022764C">
        <w:t>any testing, repairing, adjusting, servicing or maintenance operation.</w:t>
      </w:r>
    </w:p>
    <w:p w14:paraId="266A7E03" w14:textId="7282F76D"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w:t>
      </w:r>
      <w:r w:rsidRPr="0022764C">
        <w:t>respect of any one accident or series of accidents arising out of any one occurrence.</w:t>
      </w:r>
    </w:p>
    <w:p w14:paraId="5E7109B6" w14:textId="77777777"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14:paraId="318E760B" w14:textId="77777777" w:rsidR="00C07262" w:rsidRPr="0022764C" w:rsidRDefault="004A758F" w:rsidP="00662A63">
      <w:pPr>
        <w:pStyle w:val="Heading3"/>
        <w:numPr>
          <w:ilvl w:val="0"/>
          <w:numId w:val="135"/>
        </w:numPr>
        <w:ind w:left="454" w:hanging="454"/>
      </w:pPr>
      <w:r w:rsidRPr="0022764C">
        <w:t>Sub-Limit Restriction</w:t>
      </w:r>
    </w:p>
    <w:p w14:paraId="41533F31" w14:textId="77777777"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14:paraId="31AC014F" w14:textId="255AFF0B"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14:paraId="2EBB0A9E" w14:textId="2EF718F2"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14:paraId="58931DD9" w14:textId="77777777" w:rsidR="00C07262" w:rsidRPr="0022764C" w:rsidRDefault="004A758F">
      <w:pPr>
        <w:pStyle w:val="BodyText"/>
      </w:pPr>
      <w:r w:rsidRPr="0022764C">
        <w:t xml:space="preserve">or as otherwise agreed in writing by the </w:t>
      </w:r>
      <w:r w:rsidRPr="0022764C">
        <w:rPr>
          <w:b/>
        </w:rPr>
        <w:t>Insurer</w:t>
      </w:r>
      <w:r w:rsidRPr="0022764C">
        <w:t>.</w:t>
      </w:r>
    </w:p>
    <w:p w14:paraId="1EECEE7E" w14:textId="77777777" w:rsidR="00C07262" w:rsidRPr="0022764C" w:rsidRDefault="004A758F">
      <w:pPr>
        <w:pStyle w:val="Heading1"/>
      </w:pPr>
      <w:r w:rsidRPr="0022764C">
        <w:t>Optional Conditions</w:t>
      </w:r>
    </w:p>
    <w:p w14:paraId="02861764" w14:textId="116B16D0" w:rsidR="00C07262" w:rsidRPr="0022764C" w:rsidRDefault="004A758F" w:rsidP="00662A63">
      <w:pPr>
        <w:pStyle w:val="Heading3"/>
        <w:numPr>
          <w:ilvl w:val="0"/>
          <w:numId w:val="135"/>
        </w:numPr>
        <w:ind w:left="454" w:hanging="454"/>
      </w:pPr>
      <w:r w:rsidRPr="0022764C">
        <w:t>Fraudulent Hire – Vetting Requirements</w:t>
      </w:r>
    </w:p>
    <w:p w14:paraId="6D3C12F8" w14:textId="5884CE7C"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14:paraId="34B0A46A" w14:textId="77777777"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14:paraId="77A04BB3" w14:textId="1DB1DF0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94" w:author="stuart wolstenholme" w:date="2026-05-29T12:34:00Z" w16du:dateUtc="2026-05-29T11:34:00Z">
        <w:r w:rsidRPr="0022764C" w:rsidDel="00BB79CB">
          <w:rPr>
            <w:rFonts w:eastAsia="MS Mincho"/>
            <w:iCs/>
          </w:rPr>
          <w:delText>third party</w:delText>
        </w:r>
      </w:del>
      <w:ins w:id="95"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5B850005" w14:textId="00336C39"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96" w:author="stuart wolstenholme" w:date="2026-05-29T12:34:00Z" w16du:dateUtc="2026-05-29T11:34:00Z">
        <w:r w:rsidRPr="0022764C" w:rsidDel="00BB79CB">
          <w:rPr>
            <w:rFonts w:eastAsia="MS Mincho"/>
            <w:iCs/>
          </w:rPr>
          <w:delText>third party</w:delText>
        </w:r>
      </w:del>
      <w:ins w:id="97"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14:paraId="185EB289" w14:textId="4D062614"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98" w:author="stuart wolstenholme" w:date="2026-05-29T12:34:00Z" w16du:dateUtc="2026-05-29T11:34:00Z">
        <w:r w:rsidRPr="0022764C" w:rsidDel="00BB79CB">
          <w:rPr>
            <w:rFonts w:eastAsia="MS Mincho"/>
            <w:iCs/>
          </w:rPr>
          <w:delText>third party</w:delText>
        </w:r>
      </w:del>
      <w:ins w:id="99"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03F3E8C5" w14:textId="1FF5359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100" w:author="stuart wolstenholme" w:date="2026-05-29T12:34:00Z" w16du:dateUtc="2026-05-29T11:34:00Z">
        <w:r w:rsidRPr="0022764C" w:rsidDel="00BB79CB">
          <w:rPr>
            <w:rFonts w:eastAsia="MS Mincho"/>
            <w:iCs/>
          </w:rPr>
          <w:delText>third party</w:delText>
        </w:r>
      </w:del>
      <w:ins w:id="101"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102" w:author="stuart wolstenholme" w:date="2026-05-29T12:34:00Z" w16du:dateUtc="2026-05-29T11:34:00Z">
        <w:r w:rsidRPr="0022764C" w:rsidDel="00BB79CB">
          <w:rPr>
            <w:rFonts w:eastAsia="MS Mincho"/>
            <w:iCs/>
          </w:rPr>
          <w:delText>third party</w:delText>
        </w:r>
      </w:del>
      <w:ins w:id="103"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14:paraId="3F358D7B" w14:textId="77777777" w:rsidR="00C07262" w:rsidRPr="0022764C" w:rsidRDefault="004A758F" w:rsidP="00662A63">
      <w:pPr>
        <w:pStyle w:val="Heading3"/>
        <w:numPr>
          <w:ilvl w:val="0"/>
          <w:numId w:val="135"/>
        </w:numPr>
        <w:ind w:left="454" w:hanging="454"/>
      </w:pPr>
      <w:r w:rsidRPr="0022764C">
        <w:t xml:space="preserve">Amended Property in Unattended Vehicle Condition </w:t>
      </w:r>
    </w:p>
    <w:p w14:paraId="04817F34" w14:textId="79F24B54"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14:paraId="76F9A75C" w14:textId="1C616495" w:rsidR="00C07262" w:rsidRPr="0022764C" w:rsidRDefault="004A758F">
      <w:pPr>
        <w:pStyle w:val="BodyText"/>
      </w:pPr>
      <w:r w:rsidRPr="0022764C">
        <w:lastRenderedPageBreak/>
        <w:t xml:space="preserve">It is a Condition Precedent to liability under this </w:t>
      </w:r>
      <w:r w:rsidRPr="0022764C">
        <w:rPr>
          <w:b/>
        </w:rPr>
        <w:t>Policy</w:t>
      </w:r>
      <w:r w:rsidRPr="0022764C">
        <w:t xml:space="preserve"> that in respect of Property Insured whilst contained in an unattended road vehicle that:</w:t>
      </w:r>
    </w:p>
    <w:p w14:paraId="62965A79" w14:textId="77777777"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14:paraId="3D19BD15" w14:textId="77777777"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14:paraId="1F77A267" w14:textId="77777777" w:rsidR="00C07262" w:rsidRPr="0022764C" w:rsidRDefault="004A758F" w:rsidP="00662A63">
      <w:pPr>
        <w:pStyle w:val="BodyText"/>
        <w:numPr>
          <w:ilvl w:val="6"/>
          <w:numId w:val="142"/>
        </w:numPr>
        <w:ind w:left="908" w:hanging="454"/>
      </w:pPr>
      <w:r w:rsidRPr="0022764C">
        <w:t>fully alarmed and the alarm placed in full and effective operation, or</w:t>
      </w:r>
    </w:p>
    <w:p w14:paraId="4B9DFFBE" w14:textId="77777777" w:rsidR="00C07262" w:rsidRPr="0022764C" w:rsidRDefault="004A758F" w:rsidP="00662A63">
      <w:pPr>
        <w:pStyle w:val="BodyText"/>
        <w:numPr>
          <w:ilvl w:val="6"/>
          <w:numId w:val="142"/>
        </w:numPr>
        <w:ind w:left="908" w:hanging="454"/>
      </w:pPr>
      <w:r w:rsidRPr="0022764C">
        <w:t>kept in a locked garage or building or secure compound.</w:t>
      </w:r>
    </w:p>
    <w:p w14:paraId="0768E9F4" w14:textId="6F57A442" w:rsidR="00C07262" w:rsidRPr="0022764C" w:rsidRDefault="004A758F">
      <w:pPr>
        <w:pStyle w:val="Heading1"/>
        <w:rPr>
          <w:sz w:val="20"/>
        </w:rPr>
      </w:pPr>
      <w:r w:rsidRPr="0022764C">
        <w:t>Conditions</w:t>
      </w:r>
      <w:r w:rsidRPr="0022764C">
        <w:rPr>
          <w:sz w:val="20"/>
        </w:rPr>
        <w:t xml:space="preserve"> </w:t>
      </w:r>
    </w:p>
    <w:p w14:paraId="5EE3E585" w14:textId="77777777" w:rsidR="00C07262" w:rsidRPr="0022764C" w:rsidRDefault="004A758F">
      <w:pPr>
        <w:pStyle w:val="Heading3"/>
      </w:pPr>
      <w:r w:rsidRPr="0022764C">
        <w:t>Average</w:t>
      </w:r>
    </w:p>
    <w:p w14:paraId="67E8FBC7" w14:textId="77777777"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14:paraId="700FE0AD" w14:textId="77777777" w:rsidR="00C07262" w:rsidRPr="0022764C" w:rsidRDefault="004A758F">
      <w:pPr>
        <w:pStyle w:val="Heading3"/>
      </w:pPr>
      <w:r w:rsidRPr="0022764C">
        <w:t xml:space="preserve">Property in Unattended Vehicle Condition </w:t>
      </w:r>
    </w:p>
    <w:p w14:paraId="2C2B2F74"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14:paraId="0FC8507B" w14:textId="77777777"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14:paraId="12C44246" w14:textId="77777777" w:rsidR="00C07262" w:rsidRPr="0022764C" w:rsidRDefault="004A758F">
      <w:pPr>
        <w:pStyle w:val="BodyText"/>
        <w:ind w:left="454"/>
      </w:pPr>
      <w:r w:rsidRPr="0022764C">
        <w:t>and</w:t>
      </w:r>
    </w:p>
    <w:p w14:paraId="0E2F24C4" w14:textId="77777777"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14:paraId="41A2228F" w14:textId="77777777" w:rsidR="00C07262" w:rsidRPr="0022764C" w:rsidRDefault="004A758F" w:rsidP="00662A63">
      <w:pPr>
        <w:pStyle w:val="BodyText"/>
        <w:numPr>
          <w:ilvl w:val="0"/>
          <w:numId w:val="147"/>
        </w:numPr>
        <w:ind w:left="908" w:hanging="454"/>
      </w:pPr>
      <w:r w:rsidRPr="0022764C">
        <w:t>fully alarmed and the alarm placed in full and effective operation; and</w:t>
      </w:r>
    </w:p>
    <w:p w14:paraId="04149A00" w14:textId="77777777" w:rsidR="00C07262" w:rsidRPr="0022764C" w:rsidRDefault="004A758F" w:rsidP="00662A63">
      <w:pPr>
        <w:pStyle w:val="BodyText"/>
        <w:numPr>
          <w:ilvl w:val="0"/>
          <w:numId w:val="147"/>
        </w:numPr>
        <w:ind w:left="908" w:hanging="454"/>
      </w:pPr>
      <w:r w:rsidRPr="0022764C">
        <w:t>kept in a locked garage or building or security compound.</w:t>
      </w:r>
    </w:p>
    <w:p w14:paraId="2564A182" w14:textId="77777777" w:rsidR="00C07262" w:rsidRPr="0022764C" w:rsidRDefault="004A758F">
      <w:pPr>
        <w:pStyle w:val="Heading3"/>
      </w:pPr>
      <w:r w:rsidRPr="0022764C">
        <w:t>Technical Equipment Hired Out</w:t>
      </w:r>
    </w:p>
    <w:p w14:paraId="2094B1D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14:paraId="03779F76" w14:textId="6F0B8BB9" w:rsidR="00C07262" w:rsidRPr="0022764C" w:rsidRDefault="004A758F" w:rsidP="00662A63">
      <w:pPr>
        <w:pStyle w:val="BodyText"/>
        <w:numPr>
          <w:ilvl w:val="2"/>
          <w:numId w:val="145"/>
        </w:numPr>
        <w:ind w:left="454" w:hanging="454"/>
      </w:pPr>
      <w:r w:rsidRPr="0022764C">
        <w:t xml:space="preserve">holding the </w:t>
      </w:r>
      <w:del w:id="104" w:author="stuart wolstenholme" w:date="2026-05-29T12:34:00Z" w16du:dateUtc="2026-05-29T11:34:00Z">
        <w:r w:rsidRPr="0022764C" w:rsidDel="00BB79CB">
          <w:delText>third party</w:delText>
        </w:r>
      </w:del>
      <w:ins w:id="105"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14:paraId="1F2D2C3D" w14:textId="6C0AF2D8" w:rsidR="00C07262" w:rsidRPr="0022764C" w:rsidRDefault="004A758F" w:rsidP="00662A63">
      <w:pPr>
        <w:pStyle w:val="BodyText"/>
        <w:numPr>
          <w:ilvl w:val="2"/>
          <w:numId w:val="145"/>
        </w:numPr>
        <w:ind w:left="454" w:hanging="454"/>
      </w:pPr>
      <w:r w:rsidRPr="0022764C">
        <w:t xml:space="preserve">showing that the </w:t>
      </w:r>
      <w:del w:id="106" w:author="stuart wolstenholme" w:date="2026-05-29T12:34:00Z" w16du:dateUtc="2026-05-29T11:34:00Z">
        <w:r w:rsidRPr="0022764C" w:rsidDel="00BB79CB">
          <w:delText>third party</w:delText>
        </w:r>
      </w:del>
      <w:ins w:id="107"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14:paraId="2306E6BF" w14:textId="77777777" w:rsidR="00C07262" w:rsidRPr="0022764C" w:rsidRDefault="004A758F">
      <w:pPr>
        <w:pStyle w:val="BodyText"/>
      </w:pPr>
      <w:r w:rsidRPr="0022764C">
        <w:t xml:space="preserve">must be obtained by the </w:t>
      </w:r>
      <w:r w:rsidRPr="0022764C">
        <w:rPr>
          <w:b/>
        </w:rPr>
        <w:t>Insured</w:t>
      </w:r>
      <w:r w:rsidRPr="0022764C">
        <w:t>.</w:t>
      </w:r>
    </w:p>
    <w:p w14:paraId="5ACEE4E8" w14:textId="77777777" w:rsidR="00C07262" w:rsidRPr="0022764C" w:rsidRDefault="004A758F">
      <w:pPr>
        <w:pStyle w:val="Heading3"/>
      </w:pPr>
      <w:r w:rsidRPr="0022764C">
        <w:t>Technical Equipment Hired In</w:t>
      </w:r>
    </w:p>
    <w:p w14:paraId="4E3088F9" w14:textId="386ABD94"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del w:id="108" w:author="stuart wolstenholme" w:date="2026-05-29T12:34:00Z" w16du:dateUtc="2026-05-29T11:34:00Z">
        <w:r w:rsidRPr="0022764C" w:rsidDel="00BB79CB">
          <w:delText>third party</w:delText>
        </w:r>
      </w:del>
      <w:ins w:id="109" w:author="stuart wolstenholme" w:date="2026-05-29T12:34:00Z" w16du:dateUtc="2026-05-29T11:34:00Z">
        <w:r w:rsidR="00BB79CB" w:rsidRPr="0022764C">
          <w:t>third-party</w:t>
        </w:r>
      </w:ins>
      <w:r w:rsidRPr="0022764C">
        <w:t xml:space="preserve"> Location that:</w:t>
      </w:r>
    </w:p>
    <w:p w14:paraId="3703997D" w14:textId="77777777"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14:paraId="202432DE" w14:textId="77777777"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14:paraId="27C03C0D" w14:textId="77777777" w:rsidR="00C07262" w:rsidRPr="0022764C" w:rsidRDefault="004A758F">
      <w:pPr>
        <w:pStyle w:val="Heading1"/>
        <w:rPr>
          <w:iCs/>
          <w:sz w:val="20"/>
        </w:rPr>
      </w:pPr>
      <w:r w:rsidRPr="0022764C">
        <w:t>Exclusions</w:t>
      </w:r>
    </w:p>
    <w:p w14:paraId="14CC8A8E" w14:textId="77777777" w:rsidR="00C07262" w:rsidRPr="0022764C" w:rsidRDefault="004A758F">
      <w:pPr>
        <w:pStyle w:val="Heading3"/>
      </w:pPr>
      <w:r w:rsidRPr="0022764C">
        <w:t xml:space="preserve">Exclusions applicable to Technical Equipment </w:t>
      </w:r>
    </w:p>
    <w:p w14:paraId="05EC162C" w14:textId="77777777" w:rsidR="00C07262" w:rsidRPr="0022764C" w:rsidRDefault="004A758F">
      <w:pPr>
        <w:pStyle w:val="BodyText"/>
      </w:pPr>
      <w:r w:rsidRPr="0022764C">
        <w:t xml:space="preserve">This </w:t>
      </w:r>
      <w:r w:rsidRPr="0022764C">
        <w:rPr>
          <w:b/>
        </w:rPr>
        <w:t>Section</w:t>
      </w:r>
      <w:r w:rsidRPr="0022764C">
        <w:t xml:space="preserve"> does not cover:</w:t>
      </w:r>
    </w:p>
    <w:p w14:paraId="4D1B4C62" w14:textId="77777777"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14:paraId="2B4E207F" w14:textId="77777777" w:rsidR="00C07262" w:rsidRPr="0022764C" w:rsidRDefault="004A758F" w:rsidP="00662A63">
      <w:pPr>
        <w:pStyle w:val="BodyText"/>
        <w:numPr>
          <w:ilvl w:val="3"/>
          <w:numId w:val="148"/>
        </w:numPr>
        <w:ind w:left="454" w:hanging="454"/>
      </w:pPr>
      <w:r w:rsidRPr="0022764C">
        <w:rPr>
          <w:b/>
          <w:bCs/>
        </w:rPr>
        <w:t>Damage</w:t>
      </w:r>
      <w:r w:rsidRPr="0022764C">
        <w:t xml:space="preserve"> to:</w:t>
      </w:r>
    </w:p>
    <w:p w14:paraId="6F417A41" w14:textId="77777777"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14:paraId="3DFC12D0" w14:textId="77777777"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14:paraId="0A6A9181" w14:textId="77777777"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14:paraId="355CB078"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14:paraId="3FEAC4AF" w14:textId="77777777"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14:paraId="2C88464A"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w:t>
      </w:r>
    </w:p>
    <w:p w14:paraId="02FD6120" w14:textId="17459F95" w:rsidR="00C07262" w:rsidRPr="0022764C" w:rsidRDefault="004A758F" w:rsidP="00662A63">
      <w:pPr>
        <w:pStyle w:val="BodyText"/>
        <w:numPr>
          <w:ilvl w:val="0"/>
          <w:numId w:val="149"/>
        </w:numPr>
        <w:ind w:left="908" w:hanging="454"/>
      </w:pPr>
      <w:r w:rsidRPr="0022764C">
        <w:t xml:space="preserve">the intentional act or </w:t>
      </w:r>
      <w:del w:id="110" w:author="stuart wolstenholme" w:date="2026-05-29T12:34:00Z" w16du:dateUtc="2026-05-29T11:34:00Z">
        <w:r w:rsidRPr="0022764C" w:rsidDel="00BB79CB">
          <w:delText>willful</w:delText>
        </w:r>
      </w:del>
      <w:ins w:id="111" w:author="stuart wolstenholme" w:date="2026-05-29T12:34:00Z" w16du:dateUtc="2026-05-29T11:34:00Z">
        <w:r w:rsidR="00BB79CB" w:rsidRPr="0022764C">
          <w:t>wilful</w:t>
        </w:r>
      </w:ins>
      <w:r w:rsidRPr="0022764C">
        <w:t xml:space="preserve"> neglect of the </w:t>
      </w:r>
      <w:r w:rsidRPr="0022764C">
        <w:rPr>
          <w:b/>
        </w:rPr>
        <w:t>Insured</w:t>
      </w:r>
      <w:r w:rsidRPr="0022764C">
        <w:t>;</w:t>
      </w:r>
    </w:p>
    <w:p w14:paraId="4D83ACBD" w14:textId="77777777" w:rsidR="00C07262" w:rsidRPr="0022764C" w:rsidRDefault="004A758F" w:rsidP="00662A63">
      <w:pPr>
        <w:pStyle w:val="BodyText"/>
        <w:numPr>
          <w:ilvl w:val="0"/>
          <w:numId w:val="149"/>
        </w:numPr>
        <w:ind w:left="908" w:hanging="454"/>
      </w:pPr>
      <w:r w:rsidRPr="0022764C">
        <w:t>gradually developing defects, cracks, flaws or fractures;</w:t>
      </w:r>
    </w:p>
    <w:p w14:paraId="4F86BDA1" w14:textId="77777777"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14:paraId="7F25BAB4" w14:textId="77777777"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14:paraId="657876D6" w14:textId="77777777" w:rsidR="00C07262" w:rsidRPr="0022764C" w:rsidRDefault="004A758F" w:rsidP="00662A63">
      <w:pPr>
        <w:pStyle w:val="BodyText"/>
        <w:numPr>
          <w:ilvl w:val="3"/>
          <w:numId w:val="148"/>
        </w:numPr>
        <w:ind w:left="454" w:hanging="454"/>
      </w:pPr>
      <w:r w:rsidRPr="0022764C">
        <w:t>unaccountable losses discovered on the occasion of stock or inventory checks;</w:t>
      </w:r>
    </w:p>
    <w:p w14:paraId="5973DBDD" w14:textId="77777777"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14:paraId="4CC68B3F" w14:textId="77777777" w:rsidR="00C07262" w:rsidRPr="0022764C" w:rsidRDefault="004A758F" w:rsidP="00662A63">
      <w:pPr>
        <w:pStyle w:val="BodyText"/>
        <w:numPr>
          <w:ilvl w:val="3"/>
          <w:numId w:val="148"/>
        </w:numPr>
        <w:ind w:left="454" w:hanging="454"/>
      </w:pPr>
      <w:r w:rsidRPr="0022764C">
        <w:t>mechanical or electrical breakdown, wear, tear or gradual deterioration.</w:t>
      </w:r>
    </w:p>
    <w:p w14:paraId="77D8C12E" w14:textId="77777777" w:rsidR="00C07262" w:rsidRPr="0022764C" w:rsidRDefault="004A758F" w:rsidP="00662A63">
      <w:pPr>
        <w:pStyle w:val="BodyText"/>
        <w:numPr>
          <w:ilvl w:val="3"/>
          <w:numId w:val="148"/>
        </w:numPr>
        <w:ind w:left="454" w:hanging="454"/>
      </w:pPr>
      <w:r w:rsidRPr="0022764C">
        <w:lastRenderedPageBreak/>
        <w:t xml:space="preserve">aircraft, other mechanically propelled vehicles or conveyances, unless full details have been submitted to and accepted by the </w:t>
      </w:r>
      <w:r w:rsidRPr="0022764C">
        <w:rPr>
          <w:b/>
        </w:rPr>
        <w:t>Insurers</w:t>
      </w:r>
      <w:r w:rsidRPr="0022764C">
        <w:rPr>
          <w:bCs/>
        </w:rPr>
        <w:t>.</w:t>
      </w:r>
    </w:p>
    <w:p w14:paraId="517804FC" w14:textId="77777777" w:rsidR="00C07262" w:rsidRPr="0022764C" w:rsidRDefault="004A758F">
      <w:pPr>
        <w:pStyle w:val="Heading3"/>
      </w:pPr>
      <w:r w:rsidRPr="0022764C">
        <w:t>Exclusions applicable to Props, Sets and Wardrobes</w:t>
      </w:r>
    </w:p>
    <w:p w14:paraId="04641A62" w14:textId="77777777" w:rsidR="00C07262" w:rsidRPr="0022764C" w:rsidRDefault="004A758F">
      <w:pPr>
        <w:pStyle w:val="BodyText"/>
      </w:pPr>
      <w:r w:rsidRPr="0022764C">
        <w:t xml:space="preserve">This </w:t>
      </w:r>
      <w:r w:rsidRPr="0022764C">
        <w:rPr>
          <w:b/>
        </w:rPr>
        <w:t>Section</w:t>
      </w:r>
      <w:r w:rsidRPr="0022764C">
        <w:t xml:space="preserve"> does not cover:</w:t>
      </w:r>
    </w:p>
    <w:p w14:paraId="0F54C51F" w14:textId="77777777"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14:paraId="421AED7C" w14:textId="77777777"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14:paraId="1E1582DE" w14:textId="77777777" w:rsidR="00C07262" w:rsidRPr="0022764C" w:rsidRDefault="004A758F" w:rsidP="00662A63">
      <w:pPr>
        <w:pStyle w:val="BodyText"/>
        <w:numPr>
          <w:ilvl w:val="0"/>
          <w:numId w:val="152"/>
        </w:numPr>
        <w:ind w:left="908" w:hanging="454"/>
      </w:pPr>
      <w:r w:rsidRPr="0022764C">
        <w:t>property being worked upon;</w:t>
      </w:r>
    </w:p>
    <w:p w14:paraId="3A4A49CD" w14:textId="77777777" w:rsidR="00C07262" w:rsidRPr="0022764C" w:rsidRDefault="004A758F" w:rsidP="00662A63">
      <w:pPr>
        <w:pStyle w:val="BodyText"/>
        <w:numPr>
          <w:ilvl w:val="0"/>
          <w:numId w:val="152"/>
        </w:numPr>
        <w:ind w:left="908" w:hanging="454"/>
      </w:pPr>
      <w:r w:rsidRPr="0022764C">
        <w:t>shortage of inventory or any unexplained loss or mysterious disappearance;</w:t>
      </w:r>
    </w:p>
    <w:p w14:paraId="4EFE1E6E" w14:textId="77777777" w:rsidR="00C07262" w:rsidRPr="0022764C" w:rsidRDefault="004A758F" w:rsidP="00662A63">
      <w:pPr>
        <w:pStyle w:val="BodyText"/>
        <w:numPr>
          <w:ilvl w:val="0"/>
          <w:numId w:val="152"/>
        </w:numPr>
        <w:ind w:left="908" w:hanging="454"/>
      </w:pPr>
      <w:r w:rsidRPr="0022764C">
        <w:t>rain, sleet, snow or hail to Property Insured stored in the open;</w:t>
      </w:r>
    </w:p>
    <w:p w14:paraId="05E23D74" w14:textId="77777777"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14:paraId="535C364C" w14:textId="77777777" w:rsidR="00C07262" w:rsidRPr="0022764C" w:rsidRDefault="004A758F" w:rsidP="00662A63">
      <w:pPr>
        <w:pStyle w:val="BodyText"/>
        <w:numPr>
          <w:ilvl w:val="0"/>
          <w:numId w:val="152"/>
        </w:numPr>
        <w:ind w:left="908" w:hanging="454"/>
      </w:pPr>
      <w:r w:rsidRPr="0022764C">
        <w:rPr>
          <w:b/>
        </w:rPr>
        <w:t>Consequential Loss</w:t>
      </w:r>
      <w:r w:rsidRPr="0022764C">
        <w:t>;</w:t>
      </w:r>
    </w:p>
    <w:p w14:paraId="139BF36E" w14:textId="77777777"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14:paraId="60D67310" w14:textId="77777777"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14:paraId="1E091E2E" w14:textId="77777777" w:rsidR="00C07262" w:rsidRPr="0022764C" w:rsidRDefault="004A758F" w:rsidP="00662A63">
      <w:pPr>
        <w:pStyle w:val="BodyText"/>
        <w:numPr>
          <w:ilvl w:val="0"/>
          <w:numId w:val="152"/>
        </w:numPr>
        <w:ind w:left="908" w:hanging="454"/>
      </w:pPr>
      <w:r w:rsidRPr="0022764C">
        <w:t xml:space="preserve">unsuitability or insufficiency of packing. </w:t>
      </w:r>
    </w:p>
    <w:p w14:paraId="5ED79DBB" w14:textId="77777777" w:rsidR="00C07262" w:rsidRPr="0022764C" w:rsidRDefault="004A758F" w:rsidP="00662A63">
      <w:pPr>
        <w:pStyle w:val="BodyText"/>
        <w:numPr>
          <w:ilvl w:val="3"/>
          <w:numId w:val="151"/>
        </w:numPr>
        <w:ind w:left="454" w:hanging="454"/>
      </w:pPr>
      <w:r w:rsidRPr="0022764C">
        <w:rPr>
          <w:b/>
        </w:rPr>
        <w:t>Damage</w:t>
      </w:r>
      <w:r w:rsidRPr="0022764C">
        <w:t xml:space="preserve"> to:</w:t>
      </w:r>
    </w:p>
    <w:p w14:paraId="10CAF2AB" w14:textId="77777777"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14:paraId="54CC3488" w14:textId="77777777" w:rsidR="00C07262" w:rsidRPr="0022764C" w:rsidRDefault="004A758F" w:rsidP="00662A63">
      <w:pPr>
        <w:pStyle w:val="BodyText"/>
        <w:numPr>
          <w:ilvl w:val="0"/>
          <w:numId w:val="153"/>
        </w:numPr>
        <w:ind w:left="908" w:hanging="454"/>
      </w:pPr>
      <w:r w:rsidRPr="0022764C">
        <w:t>animals;</w:t>
      </w:r>
    </w:p>
    <w:p w14:paraId="390817E7" w14:textId="77777777"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14:paraId="0689D23C" w14:textId="2C396D1C" w:rsidR="00C07262" w:rsidRPr="0022764C" w:rsidRDefault="004A758F" w:rsidP="00662A63">
      <w:pPr>
        <w:pStyle w:val="BodyText"/>
        <w:numPr>
          <w:ilvl w:val="0"/>
          <w:numId w:val="153"/>
        </w:numPr>
        <w:ind w:left="908" w:hanging="454"/>
      </w:pPr>
      <w:r w:rsidRPr="0022764C">
        <w:t>permanent buildings or structure;</w:t>
      </w:r>
    </w:p>
    <w:p w14:paraId="70530F0D" w14:textId="77777777"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14:paraId="3D755BF6" w14:textId="3371961F" w:rsidR="00C07262" w:rsidRPr="0022764C" w:rsidRDefault="004A758F" w:rsidP="00662A63">
      <w:pPr>
        <w:pStyle w:val="BodyText"/>
        <w:numPr>
          <w:ilvl w:val="0"/>
          <w:numId w:val="153"/>
        </w:numPr>
        <w:ind w:left="908" w:hanging="454"/>
      </w:pPr>
      <w:r w:rsidRPr="0022764C">
        <w:t xml:space="preserve">film or </w:t>
      </w:r>
      <w:del w:id="112" w:author="stuart wolstenholme" w:date="2026-05-29T12:34:00Z" w16du:dateUtc="2026-05-29T11:34:00Z">
        <w:r w:rsidRPr="0022764C" w:rsidDel="00BB79CB">
          <w:delText>tape ;</w:delText>
        </w:r>
      </w:del>
      <w:ins w:id="113" w:author="stuart wolstenholme" w:date="2026-05-29T12:34:00Z" w16du:dateUtc="2026-05-29T11:34:00Z">
        <w:r w:rsidR="00BB79CB" w:rsidRPr="0022764C">
          <w:t>tape;</w:t>
        </w:r>
      </w:ins>
      <w:r w:rsidRPr="0022764C">
        <w:t xml:space="preserve"> or</w:t>
      </w:r>
    </w:p>
    <w:p w14:paraId="5A55B81E" w14:textId="77777777"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14:paraId="2585493E" w14:textId="77777777" w:rsidR="00C07262" w:rsidRPr="0022764C" w:rsidRDefault="004A758F">
      <w:pPr>
        <w:pStyle w:val="Heading3"/>
      </w:pPr>
      <w:r w:rsidRPr="0022764C">
        <w:t>Exclusions applicable to Specified Articles</w:t>
      </w:r>
    </w:p>
    <w:p w14:paraId="05578A0C" w14:textId="77777777" w:rsidR="00C07262" w:rsidRPr="0022764C" w:rsidRDefault="004A758F">
      <w:pPr>
        <w:pStyle w:val="BodyText"/>
      </w:pPr>
      <w:r w:rsidRPr="0022764C">
        <w:t xml:space="preserve">This </w:t>
      </w:r>
      <w:r w:rsidRPr="0022764C">
        <w:rPr>
          <w:b/>
        </w:rPr>
        <w:t>Section</w:t>
      </w:r>
      <w:r w:rsidRPr="0022764C">
        <w:t xml:space="preserve"> does not cover:</w:t>
      </w:r>
    </w:p>
    <w:p w14:paraId="0A579C85" w14:textId="77777777"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14:paraId="5E1C4998" w14:textId="77777777"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14:paraId="7E403DA8" w14:textId="77777777"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14:paraId="018A5663" w14:textId="77777777" w:rsidR="00C07262" w:rsidRPr="0022764C" w:rsidRDefault="004A758F" w:rsidP="00662A63">
      <w:pPr>
        <w:pStyle w:val="BodyText"/>
        <w:numPr>
          <w:ilvl w:val="1"/>
          <w:numId w:val="155"/>
        </w:numPr>
        <w:ind w:left="908" w:hanging="454"/>
      </w:pPr>
      <w:r w:rsidRPr="0022764C">
        <w:t>depreciation;</w:t>
      </w:r>
    </w:p>
    <w:p w14:paraId="3320CD49" w14:textId="6BB328E5" w:rsidR="00C07262" w:rsidRPr="0022764C" w:rsidRDefault="004A758F" w:rsidP="00662A63">
      <w:pPr>
        <w:pStyle w:val="BodyText"/>
        <w:numPr>
          <w:ilvl w:val="1"/>
          <w:numId w:val="155"/>
        </w:numPr>
        <w:ind w:left="908" w:hanging="454"/>
      </w:pPr>
      <w:r w:rsidRPr="0022764C">
        <w:t xml:space="preserve">change in temperature, colour, </w:t>
      </w:r>
      <w:del w:id="114" w:author="stuart wolstenholme" w:date="2026-05-29T12:34:00Z" w16du:dateUtc="2026-05-29T11:34:00Z">
        <w:r w:rsidRPr="0022764C" w:rsidDel="00BB79CB">
          <w:delText>flavor</w:delText>
        </w:r>
      </w:del>
      <w:ins w:id="115" w:author="stuart wolstenholme" w:date="2026-05-29T12:34:00Z" w16du:dateUtc="2026-05-29T11:34:00Z">
        <w:r w:rsidR="00BB79CB" w:rsidRPr="0022764C">
          <w:t>flavour</w:t>
        </w:r>
      </w:ins>
      <w:r w:rsidRPr="0022764C">
        <w:t>, texture or finish;</w:t>
      </w:r>
    </w:p>
    <w:p w14:paraId="0C7041A4" w14:textId="77777777" w:rsidR="00C07262" w:rsidRPr="0022764C" w:rsidRDefault="004A758F" w:rsidP="00662A63">
      <w:pPr>
        <w:pStyle w:val="BodyText"/>
        <w:numPr>
          <w:ilvl w:val="1"/>
          <w:numId w:val="155"/>
        </w:numPr>
        <w:ind w:left="908" w:hanging="454"/>
      </w:pPr>
      <w:r w:rsidRPr="0022764C">
        <w:t>any process of cleaning, dyeing, repairing, restoring, alteration or adjusting;</w:t>
      </w:r>
    </w:p>
    <w:p w14:paraId="4992E092" w14:textId="77777777" w:rsidR="00C07262" w:rsidRPr="0022764C" w:rsidRDefault="004A758F" w:rsidP="00662A63">
      <w:pPr>
        <w:pStyle w:val="BodyText"/>
        <w:numPr>
          <w:ilvl w:val="1"/>
          <w:numId w:val="155"/>
        </w:numPr>
        <w:ind w:left="908" w:hanging="454"/>
      </w:pPr>
      <w:r w:rsidRPr="0022764C">
        <w:t>atmosphere or climatic conditions or action of light;</w:t>
      </w:r>
    </w:p>
    <w:p w14:paraId="22BE14C6" w14:textId="77777777"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14:paraId="712FB5E9" w14:textId="77777777" w:rsidR="00C07262" w:rsidRPr="0022764C" w:rsidRDefault="004A758F" w:rsidP="00662A63">
      <w:pPr>
        <w:pStyle w:val="BodyText"/>
        <w:numPr>
          <w:ilvl w:val="3"/>
          <w:numId w:val="154"/>
        </w:numPr>
        <w:ind w:left="454" w:hanging="454"/>
      </w:pPr>
      <w:r w:rsidRPr="0022764C">
        <w:t>Consequential Loss; or</w:t>
      </w:r>
    </w:p>
    <w:p w14:paraId="4E629E82" w14:textId="77777777"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14:paraId="3867CC99" w14:textId="77777777"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14:paraId="0120EE97" w14:textId="020A7CA7"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14:paraId="73974BC9" w14:textId="77777777" w:rsidR="002620AE" w:rsidRPr="0022764C" w:rsidRDefault="002620AE">
      <w:pPr>
        <w:pStyle w:val="Subtitle"/>
      </w:pPr>
    </w:p>
    <w:p w14:paraId="676DC4A2" w14:textId="39079977" w:rsidR="00C07262" w:rsidRPr="0022764C" w:rsidRDefault="004A758F">
      <w:pPr>
        <w:pStyle w:val="Subtitle"/>
      </w:pPr>
      <w:bookmarkStart w:id="116" w:name="Section_3"/>
      <w:r w:rsidRPr="0022764C">
        <w:t>Section 3: Business Interruption “All Risks” Section</w:t>
      </w:r>
      <w:bookmarkEnd w:id="116"/>
    </w:p>
    <w:p w14:paraId="791D7A61" w14:textId="77777777" w:rsidR="00C07262" w:rsidRPr="0022764C" w:rsidRDefault="004A758F">
      <w:pPr>
        <w:pStyle w:val="Heading1"/>
      </w:pPr>
      <w:r w:rsidRPr="0022764C">
        <w:t>Definitions</w:t>
      </w:r>
    </w:p>
    <w:p w14:paraId="7AECC662" w14:textId="77777777" w:rsidR="00C07262" w:rsidRPr="0022764C" w:rsidRDefault="004A758F">
      <w:pPr>
        <w:pStyle w:val="Heading3"/>
      </w:pPr>
      <w:r w:rsidRPr="0022764C">
        <w:t>Accounts Receivable</w:t>
      </w:r>
    </w:p>
    <w:p w14:paraId="68839436" w14:textId="77777777"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14:paraId="1AD9CA24" w14:textId="77777777" w:rsidR="00C07262" w:rsidRPr="0022764C" w:rsidRDefault="004A758F">
      <w:pPr>
        <w:pStyle w:val="Heading3"/>
      </w:pPr>
      <w:r w:rsidRPr="0022764C">
        <w:t>Estimated Gross Profit</w:t>
      </w:r>
    </w:p>
    <w:p w14:paraId="302C777C" w14:textId="77777777"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14:paraId="34F09090" w14:textId="77777777" w:rsidR="00C07262" w:rsidRPr="0022764C" w:rsidRDefault="004A758F">
      <w:pPr>
        <w:pStyle w:val="Heading3"/>
      </w:pPr>
      <w:r w:rsidRPr="0022764C">
        <w:t>Estimated Gross Revenue</w:t>
      </w:r>
    </w:p>
    <w:p w14:paraId="0BE6A6DA" w14:textId="77777777"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14:paraId="2A9BB810" w14:textId="77777777" w:rsidR="00C07262" w:rsidRPr="0022764C" w:rsidRDefault="004A758F">
      <w:pPr>
        <w:pStyle w:val="Heading3"/>
      </w:pPr>
      <w:r w:rsidRPr="0022764C">
        <w:t>Exhibition Property</w:t>
      </w:r>
    </w:p>
    <w:p w14:paraId="32F10080" w14:textId="77777777"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14:paraId="62ACFB4D" w14:textId="77777777" w:rsidR="00C07262" w:rsidRPr="0022764C" w:rsidRDefault="004A758F">
      <w:pPr>
        <w:pStyle w:val="Heading3"/>
      </w:pPr>
      <w:r w:rsidRPr="0022764C">
        <w:t>Gross Profit</w:t>
      </w:r>
    </w:p>
    <w:p w14:paraId="213199C8" w14:textId="77777777"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14:paraId="06E55B36" w14:textId="77777777"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14:paraId="27E8DA05" w14:textId="77777777" w:rsidR="00C07262" w:rsidRPr="0022764C" w:rsidRDefault="004A758F">
      <w:pPr>
        <w:pStyle w:val="Heading3"/>
      </w:pPr>
      <w:r w:rsidRPr="0022764C">
        <w:t>Gross Revenue</w:t>
      </w:r>
    </w:p>
    <w:p w14:paraId="2B00BC86" w14:textId="77777777"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14:paraId="564D17D3" w14:textId="77777777" w:rsidR="00C07262" w:rsidRPr="0022764C" w:rsidRDefault="004A758F">
      <w:pPr>
        <w:pStyle w:val="Heading3"/>
      </w:pPr>
      <w:r w:rsidRPr="0022764C">
        <w:t>Indemnity Period</w:t>
      </w:r>
    </w:p>
    <w:p w14:paraId="6697EDDD" w14:textId="77777777"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14:paraId="6D8D2CEC" w14:textId="77777777" w:rsidR="00C07262" w:rsidRPr="0022764C" w:rsidRDefault="004A758F">
      <w:pPr>
        <w:pStyle w:val="Heading3"/>
      </w:pPr>
      <w:r w:rsidRPr="0022764C">
        <w:t>Maximum Indemnity Period</w:t>
      </w:r>
    </w:p>
    <w:p w14:paraId="5C013A51" w14:textId="5F40BF03"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14:paraId="36271483" w14:textId="77777777" w:rsidR="00C07262" w:rsidRPr="0022764C" w:rsidRDefault="004A758F">
      <w:pPr>
        <w:pStyle w:val="Heading3"/>
      </w:pPr>
      <w:r w:rsidRPr="0022764C">
        <w:t>Rent Receivable</w:t>
      </w:r>
    </w:p>
    <w:p w14:paraId="144AAC53" w14:textId="77777777"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14:paraId="0FC1B19D" w14:textId="77777777" w:rsidR="00C07262" w:rsidRPr="0022764C" w:rsidRDefault="004A758F">
      <w:pPr>
        <w:pStyle w:val="Heading3"/>
      </w:pPr>
      <w:r w:rsidRPr="0022764C">
        <w:t>Specified Illness</w:t>
      </w:r>
    </w:p>
    <w:p w14:paraId="14C79620" w14:textId="77777777"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14:paraId="47D7050B" w14:textId="77777777" w:rsidR="00C07262" w:rsidRPr="0022764C" w:rsidRDefault="004A758F">
      <w:pPr>
        <w:pStyle w:val="Heading3"/>
        <w:tabs>
          <w:tab w:val="left" w:pos="1276"/>
        </w:tabs>
      </w:pPr>
      <w:r w:rsidRPr="0022764C">
        <w:t>Trends and Variations</w:t>
      </w:r>
    </w:p>
    <w:p w14:paraId="1EE95269" w14:textId="77777777" w:rsidR="00C07262" w:rsidRPr="0022764C" w:rsidRDefault="004A758F" w:rsidP="00662A63">
      <w:pPr>
        <w:pStyle w:val="BodyText"/>
        <w:numPr>
          <w:ilvl w:val="0"/>
          <w:numId w:val="369"/>
        </w:numPr>
        <w:ind w:left="454" w:hanging="454"/>
      </w:pPr>
      <w:r w:rsidRPr="0022764C">
        <w:t>Rate of Gross Profit</w:t>
      </w:r>
    </w:p>
    <w:p w14:paraId="780B50B2" w14:textId="77777777"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14:paraId="6523B299" w14:textId="77777777" w:rsidR="00C07262" w:rsidRPr="0022764C" w:rsidRDefault="004A758F" w:rsidP="00662A63">
      <w:pPr>
        <w:pStyle w:val="BodyText"/>
        <w:numPr>
          <w:ilvl w:val="0"/>
          <w:numId w:val="369"/>
        </w:numPr>
        <w:ind w:left="454" w:hanging="454"/>
      </w:pPr>
      <w:r w:rsidRPr="0022764C">
        <w:t>Annual Turnover (not applicable to Declaration Linked Basis of Settlement)</w:t>
      </w:r>
    </w:p>
    <w:p w14:paraId="25879431" w14:textId="77777777"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14:paraId="5D4CD1E6" w14:textId="77777777" w:rsidR="00C07262" w:rsidRPr="0022764C" w:rsidRDefault="004A758F" w:rsidP="00662A63">
      <w:pPr>
        <w:pStyle w:val="BodyText"/>
        <w:numPr>
          <w:ilvl w:val="0"/>
          <w:numId w:val="369"/>
        </w:numPr>
        <w:ind w:left="454" w:hanging="454"/>
      </w:pPr>
      <w:r w:rsidRPr="0022764C">
        <w:t>Standard Turnover</w:t>
      </w:r>
    </w:p>
    <w:p w14:paraId="671D43F0" w14:textId="77777777"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14:paraId="68C430CA" w14:textId="77777777"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14:paraId="4990B715" w14:textId="77777777"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14:paraId="4FCC8A94" w14:textId="77777777" w:rsidR="00C07262" w:rsidRPr="0022764C" w:rsidRDefault="004A758F" w:rsidP="00662A63">
      <w:pPr>
        <w:pStyle w:val="BodyText"/>
        <w:numPr>
          <w:ilvl w:val="0"/>
          <w:numId w:val="369"/>
        </w:numPr>
        <w:ind w:left="454" w:hanging="454"/>
      </w:pPr>
      <w:r w:rsidRPr="0022764C">
        <w:t>Standard Gross Revenue</w:t>
      </w:r>
    </w:p>
    <w:p w14:paraId="74ED2375" w14:textId="77777777"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14:paraId="48763B96" w14:textId="77777777" w:rsidR="00C07262" w:rsidRPr="0022764C" w:rsidRDefault="004A758F" w:rsidP="00662A63">
      <w:pPr>
        <w:pStyle w:val="BodyText"/>
        <w:numPr>
          <w:ilvl w:val="0"/>
          <w:numId w:val="369"/>
        </w:numPr>
        <w:ind w:left="454" w:hanging="454"/>
      </w:pPr>
      <w:r w:rsidRPr="0022764C">
        <w:t>Annual Rent Receivable</w:t>
      </w:r>
    </w:p>
    <w:p w14:paraId="7AD8BB89" w14:textId="77777777" w:rsidR="00C07262" w:rsidRPr="0022764C" w:rsidRDefault="004A758F">
      <w:pPr>
        <w:pStyle w:val="BodyText"/>
        <w:ind w:left="454"/>
      </w:pPr>
      <w:r w:rsidRPr="0022764C">
        <w:lastRenderedPageBreak/>
        <w:t xml:space="preserve">The Rent Receivable during the 12 (twelve) months immediately before the date of the </w:t>
      </w:r>
      <w:r w:rsidRPr="0022764C">
        <w:rPr>
          <w:b/>
          <w:bCs/>
        </w:rPr>
        <w:t>Incident</w:t>
      </w:r>
    </w:p>
    <w:p w14:paraId="679F7300" w14:textId="77777777" w:rsidR="00C07262" w:rsidRPr="0022764C" w:rsidRDefault="004A758F" w:rsidP="00662A63">
      <w:pPr>
        <w:pStyle w:val="BodyText"/>
        <w:numPr>
          <w:ilvl w:val="0"/>
          <w:numId w:val="369"/>
        </w:numPr>
        <w:ind w:left="454" w:hanging="454"/>
      </w:pPr>
      <w:r w:rsidRPr="0022764C">
        <w:t>Standard Rent Receivable</w:t>
      </w:r>
    </w:p>
    <w:p w14:paraId="6B0BA721" w14:textId="77777777"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14:paraId="39179EEA" w14:textId="77777777"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14:paraId="5A384FA6" w14:textId="77777777" w:rsidR="00C07262" w:rsidRPr="0022764C" w:rsidRDefault="004A758F">
      <w:pPr>
        <w:pStyle w:val="Heading3"/>
      </w:pPr>
      <w:r w:rsidRPr="0022764C">
        <w:t>Turnover</w:t>
      </w:r>
    </w:p>
    <w:p w14:paraId="3D546893" w14:textId="77777777"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14:paraId="6A3C9E00" w14:textId="77777777" w:rsidR="00C07262" w:rsidRPr="0022764C" w:rsidRDefault="004A758F">
      <w:pPr>
        <w:pStyle w:val="Heading3"/>
      </w:pPr>
      <w:r w:rsidRPr="0022764C">
        <w:t>Uninsured Working Expenses</w:t>
      </w:r>
    </w:p>
    <w:p w14:paraId="32865498" w14:textId="51ECCCB3"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14:paraId="666828F4" w14:textId="77777777" w:rsidR="00C07262" w:rsidRPr="0022764C" w:rsidRDefault="004A758F">
      <w:pPr>
        <w:pStyle w:val="Heading3"/>
      </w:pPr>
      <w:r w:rsidRPr="0022764C">
        <w:t>The Cover</w:t>
      </w:r>
    </w:p>
    <w:p w14:paraId="44F7FB65" w14:textId="77777777"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14:paraId="78743AF6" w14:textId="77777777"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14:paraId="1E06F770" w14:textId="77777777" w:rsidR="00C07262" w:rsidRPr="0022764C" w:rsidRDefault="004A758F" w:rsidP="00662A63">
      <w:pPr>
        <w:pStyle w:val="BodyText"/>
        <w:numPr>
          <w:ilvl w:val="2"/>
          <w:numId w:val="156"/>
        </w:numPr>
        <w:ind w:left="454" w:hanging="454"/>
      </w:pPr>
      <w:r w:rsidRPr="0022764C">
        <w:t>payment shall have been made or liability admitted thereunder; or</w:t>
      </w:r>
    </w:p>
    <w:p w14:paraId="0C4F5823" w14:textId="77777777"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14:paraId="5AF4DF06" w14:textId="77777777" w:rsidR="00C07262" w:rsidRPr="0022764C" w:rsidRDefault="004A758F">
      <w:pPr>
        <w:pStyle w:val="Heading1"/>
      </w:pPr>
      <w:r w:rsidRPr="0022764C">
        <w:t>Basis of Settlement</w:t>
      </w:r>
    </w:p>
    <w:p w14:paraId="7F1CDEBD" w14:textId="0475DD7A"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14:paraId="1199F8A4" w14:textId="77777777" w:rsidR="00C07262" w:rsidRPr="0022764C" w:rsidRDefault="004A758F">
      <w:pPr>
        <w:pStyle w:val="Heading3"/>
      </w:pPr>
      <w:r w:rsidRPr="0022764C">
        <w:t>Accounts Receivable</w:t>
      </w:r>
    </w:p>
    <w:p w14:paraId="5AE46858" w14:textId="77777777" w:rsidR="00C07262" w:rsidRPr="0022764C" w:rsidRDefault="004A758F">
      <w:pPr>
        <w:pStyle w:val="BodyText"/>
      </w:pPr>
      <w:r w:rsidRPr="0022764C">
        <w:t>The amount payable as compensation under this Item shall be:</w:t>
      </w:r>
    </w:p>
    <w:p w14:paraId="0783DDBA" w14:textId="77777777"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14:paraId="68DDCF4E" w14:textId="77777777"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14:paraId="2066E005" w14:textId="77777777"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14:paraId="25ACDCE3" w14:textId="77777777" w:rsidR="00C07262" w:rsidRPr="0022764C" w:rsidRDefault="004A758F">
      <w:pPr>
        <w:pStyle w:val="Heading3"/>
      </w:pPr>
      <w:r w:rsidRPr="0022764C">
        <w:t>Additional Increase in Cost of Working</w:t>
      </w:r>
    </w:p>
    <w:p w14:paraId="73A2A55D" w14:textId="77777777"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14:paraId="41AEC3C4" w14:textId="77777777" w:rsidR="00C07262" w:rsidRPr="0022764C" w:rsidRDefault="004A758F">
      <w:pPr>
        <w:pStyle w:val="Heading3"/>
        <w:rPr>
          <w:rFonts w:cstheme="majorHAnsi"/>
        </w:rPr>
      </w:pPr>
      <w:r w:rsidRPr="0022764C">
        <w:t>Declaration</w:t>
      </w:r>
      <w:r w:rsidRPr="0022764C">
        <w:rPr>
          <w:rFonts w:cstheme="majorHAnsi"/>
        </w:rPr>
        <w:t xml:space="preserve"> Linked</w:t>
      </w:r>
    </w:p>
    <w:p w14:paraId="68990E18" w14:textId="38BE3AC2"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14:paraId="52BE8B08" w14:textId="77777777"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14:paraId="72E8835A" w14:textId="77777777" w:rsidR="00C07262" w:rsidRPr="0022764C" w:rsidRDefault="004A758F" w:rsidP="00662A63">
      <w:pPr>
        <w:pStyle w:val="BodyText"/>
        <w:numPr>
          <w:ilvl w:val="2"/>
          <w:numId w:val="158"/>
        </w:numPr>
        <w:ind w:left="454" w:hanging="454"/>
      </w:pPr>
      <w:r w:rsidRPr="0022764C">
        <w:t>Premium Adjustment 1 Condition;</w:t>
      </w:r>
    </w:p>
    <w:p w14:paraId="5D03FE8B" w14:textId="77777777" w:rsidR="00C07262" w:rsidRPr="0022764C" w:rsidRDefault="004A758F" w:rsidP="00662A63">
      <w:pPr>
        <w:pStyle w:val="BodyText"/>
        <w:numPr>
          <w:ilvl w:val="2"/>
          <w:numId w:val="158"/>
        </w:numPr>
        <w:ind w:left="454" w:hanging="454"/>
      </w:pPr>
      <w:r w:rsidRPr="0022764C">
        <w:t>Renewal Condition; and</w:t>
      </w:r>
    </w:p>
    <w:p w14:paraId="7D48F53B" w14:textId="45FF8408"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117" w:author="stuart wolstenholme" w:date="2026-05-29T12:34:00Z" w16du:dateUtc="2026-05-29T11:34:00Z">
        <w:r w:rsidRPr="0022764C" w:rsidDel="00BB79CB">
          <w:delText xml:space="preserve"> three</w:delText>
        </w:r>
      </w:del>
      <w:r w:rsidRPr="0022764C">
        <w:t xml:space="preserve"> percent).</w:t>
      </w:r>
    </w:p>
    <w:p w14:paraId="72F4D75C" w14:textId="77777777" w:rsidR="00C07262" w:rsidRPr="0022764C" w:rsidRDefault="004A758F">
      <w:pPr>
        <w:pStyle w:val="Heading3"/>
      </w:pPr>
      <w:r w:rsidRPr="0022764C">
        <w:t>Gross Profit</w:t>
      </w:r>
    </w:p>
    <w:p w14:paraId="35F6D93C" w14:textId="77777777" w:rsidR="00C07262" w:rsidRPr="0022764C" w:rsidRDefault="004A758F">
      <w:pPr>
        <w:pStyle w:val="BodyText"/>
      </w:pPr>
      <w:r w:rsidRPr="0022764C">
        <w:t>The amount payable as compensation under this Item shall be:</w:t>
      </w:r>
    </w:p>
    <w:p w14:paraId="59F8B387" w14:textId="77777777"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14:paraId="350C2EFD" w14:textId="77777777"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lastRenderedPageBreak/>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14:paraId="2F737DCC" w14:textId="77777777"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14:paraId="7CADC56F" w14:textId="77777777"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14:paraId="317C3AB9" w14:textId="77777777" w:rsidR="00C07262" w:rsidRPr="0022764C" w:rsidRDefault="004A758F">
      <w:pPr>
        <w:pStyle w:val="Heading3"/>
      </w:pPr>
      <w:r w:rsidRPr="0022764C">
        <w:t>Gross Revenue</w:t>
      </w:r>
    </w:p>
    <w:p w14:paraId="05E58761" w14:textId="77777777" w:rsidR="00C07262" w:rsidRPr="0022764C" w:rsidRDefault="004A758F">
      <w:pPr>
        <w:pStyle w:val="BodyText"/>
      </w:pPr>
      <w:r w:rsidRPr="0022764C">
        <w:t>The amount payable as compensation under this Item shall be:</w:t>
      </w:r>
    </w:p>
    <w:p w14:paraId="5187423E" w14:textId="77777777"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14:paraId="4D053298" w14:textId="77777777"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14:paraId="5B72C48A" w14:textId="77777777"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14:paraId="5CEABB5F" w14:textId="77777777"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14:paraId="3423122A" w14:textId="77777777" w:rsidR="00C07262" w:rsidRPr="0022764C" w:rsidRDefault="004A758F">
      <w:pPr>
        <w:pStyle w:val="Heading3"/>
      </w:pPr>
      <w:r w:rsidRPr="0022764C">
        <w:t>Increase in Cost of Working</w:t>
      </w:r>
    </w:p>
    <w:p w14:paraId="407CA941" w14:textId="77777777"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14:paraId="0975EDD8" w14:textId="77777777"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14:paraId="0C323909" w14:textId="77777777"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14:paraId="7DC2BF45" w14:textId="77777777"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14:paraId="3330B254" w14:textId="77777777"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14:paraId="6E360885" w14:textId="77777777" w:rsidR="00C07262" w:rsidRPr="0022764C" w:rsidRDefault="004A758F">
      <w:pPr>
        <w:pStyle w:val="Heading3"/>
      </w:pPr>
      <w:r w:rsidRPr="0022764C">
        <w:t>Increase in Cost of Working (Computers)</w:t>
      </w:r>
    </w:p>
    <w:p w14:paraId="29F1C583" w14:textId="77777777"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14:paraId="3B32FB59" w14:textId="77777777"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14:paraId="2DE1471F" w14:textId="77777777"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14:paraId="3672362C" w14:textId="77777777"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14:paraId="5694FB84" w14:textId="77777777" w:rsidR="00C07262" w:rsidRPr="0022764C" w:rsidRDefault="004A758F">
      <w:pPr>
        <w:pStyle w:val="Heading1"/>
      </w:pPr>
      <w:r w:rsidRPr="0022764C">
        <w:t>Definitions applicable to this Basis of Settlement only</w:t>
      </w:r>
    </w:p>
    <w:p w14:paraId="2C81E65F" w14:textId="77777777" w:rsidR="00C07262" w:rsidRPr="0022764C" w:rsidRDefault="004A758F" w:rsidP="00662A63">
      <w:pPr>
        <w:pStyle w:val="Heading3"/>
        <w:numPr>
          <w:ilvl w:val="3"/>
          <w:numId w:val="164"/>
        </w:numPr>
        <w:ind w:left="454" w:hanging="454"/>
      </w:pPr>
      <w:r w:rsidRPr="0022764C">
        <w:t>Approved Maintenance Agreement</w:t>
      </w:r>
    </w:p>
    <w:p w14:paraId="0E6FA82D" w14:textId="77777777"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14:paraId="6C937BC5" w14:textId="77777777" w:rsidR="00C07262" w:rsidRPr="0022764C" w:rsidRDefault="004A758F" w:rsidP="00662A63">
      <w:pPr>
        <w:pStyle w:val="Heading3"/>
        <w:numPr>
          <w:ilvl w:val="3"/>
          <w:numId w:val="164"/>
        </w:numPr>
        <w:ind w:left="454" w:hanging="454"/>
      </w:pPr>
      <w:r w:rsidRPr="0022764C">
        <w:t>Breakdown</w:t>
      </w:r>
    </w:p>
    <w:p w14:paraId="710021F6" w14:textId="77777777"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14:paraId="2D23BBB3" w14:textId="77777777" w:rsidR="00C07262" w:rsidRPr="0022764C" w:rsidRDefault="004A758F" w:rsidP="00662A63">
      <w:pPr>
        <w:pStyle w:val="Heading3"/>
        <w:numPr>
          <w:ilvl w:val="3"/>
          <w:numId w:val="164"/>
        </w:numPr>
        <w:ind w:left="454" w:hanging="454"/>
      </w:pPr>
      <w:r w:rsidRPr="0022764C">
        <w:t>Computer Equipment</w:t>
      </w:r>
    </w:p>
    <w:p w14:paraId="4EE49A11" w14:textId="77777777"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14:paraId="32F7686D" w14:textId="77777777" w:rsidR="00C07262" w:rsidRPr="0022764C" w:rsidRDefault="004A758F" w:rsidP="00662A63">
      <w:pPr>
        <w:pStyle w:val="Heading3"/>
        <w:numPr>
          <w:ilvl w:val="3"/>
          <w:numId w:val="164"/>
        </w:numPr>
        <w:ind w:left="454" w:hanging="454"/>
      </w:pPr>
      <w:r w:rsidRPr="0022764C">
        <w:lastRenderedPageBreak/>
        <w:t>Computer Media</w:t>
      </w:r>
    </w:p>
    <w:p w14:paraId="586DE6CD" w14:textId="77777777"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14:paraId="0B3C3213" w14:textId="77777777" w:rsidR="00C07262" w:rsidRPr="0022764C" w:rsidRDefault="004A758F" w:rsidP="00662A63">
      <w:pPr>
        <w:pStyle w:val="Heading3"/>
        <w:numPr>
          <w:ilvl w:val="3"/>
          <w:numId w:val="164"/>
        </w:numPr>
        <w:ind w:left="454" w:hanging="454"/>
      </w:pPr>
      <w:r w:rsidRPr="0022764C">
        <w:t>Electronic Office Equipment</w:t>
      </w:r>
    </w:p>
    <w:p w14:paraId="1F59B016" w14:textId="77777777"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14:paraId="4EC503C6" w14:textId="77777777" w:rsidR="00C07262" w:rsidRPr="0022764C" w:rsidRDefault="004A758F" w:rsidP="00662A63">
      <w:pPr>
        <w:pStyle w:val="Heading3"/>
        <w:numPr>
          <w:ilvl w:val="3"/>
          <w:numId w:val="164"/>
        </w:numPr>
        <w:ind w:left="454" w:hanging="454"/>
      </w:pPr>
      <w:r w:rsidRPr="0022764C">
        <w:t>Incident</w:t>
      </w:r>
    </w:p>
    <w:p w14:paraId="772E9D37"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14:paraId="52524276"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14:paraId="38CC8FE5" w14:textId="77777777"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14:paraId="1AB914AB" w14:textId="77777777"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14:paraId="495A9ABE" w14:textId="77777777" w:rsidR="00C07262" w:rsidRPr="0022764C" w:rsidRDefault="004A758F" w:rsidP="00662A63">
      <w:pPr>
        <w:pStyle w:val="BodyText"/>
        <w:numPr>
          <w:ilvl w:val="2"/>
          <w:numId w:val="165"/>
        </w:numPr>
        <w:ind w:left="908" w:hanging="454"/>
      </w:pPr>
      <w:r w:rsidRPr="0022764C">
        <w:t>the failure of any telecommunication system linked to the Computer Equipment.</w:t>
      </w:r>
    </w:p>
    <w:p w14:paraId="33EF54D3" w14:textId="77777777" w:rsidR="00C07262" w:rsidRPr="0022764C" w:rsidRDefault="004A758F">
      <w:pPr>
        <w:pStyle w:val="Heading1"/>
      </w:pPr>
      <w:r w:rsidRPr="0022764C">
        <w:t>Exclusions</w:t>
      </w:r>
    </w:p>
    <w:p w14:paraId="7F95E868" w14:textId="77777777"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14:paraId="3501E21B" w14:textId="77777777"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14:paraId="244BF742" w14:textId="77777777"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14:paraId="11596377" w14:textId="77777777"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14:paraId="2D498075" w14:textId="77777777"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14:paraId="77D1D321" w14:textId="77777777" w:rsidR="00C07262" w:rsidRPr="0022764C" w:rsidRDefault="004A758F" w:rsidP="00662A63">
      <w:pPr>
        <w:pStyle w:val="BodyText"/>
        <w:numPr>
          <w:ilvl w:val="0"/>
          <w:numId w:val="166"/>
        </w:numPr>
        <w:ind w:left="454" w:hanging="454"/>
      </w:pPr>
      <w:r w:rsidRPr="0022764C">
        <w:t>the costs of rectifying programming errors or design defects in software;</w:t>
      </w:r>
    </w:p>
    <w:p w14:paraId="479D95E5" w14:textId="6C083DAF" w:rsidR="00C07262" w:rsidRPr="0022764C" w:rsidRDefault="004A758F" w:rsidP="00662A63">
      <w:pPr>
        <w:pStyle w:val="BodyText"/>
        <w:numPr>
          <w:ilvl w:val="0"/>
          <w:numId w:val="166"/>
        </w:numPr>
        <w:ind w:left="454" w:hanging="454"/>
      </w:pPr>
      <w:r w:rsidRPr="0022764C">
        <w:t xml:space="preserve">(in the case of </w:t>
      </w:r>
      <w:del w:id="118" w:author="stuart wolstenholme" w:date="2026-05-29T12:34:00Z" w16du:dateUtc="2026-05-29T11:34:00Z">
        <w:r w:rsidRPr="0022764C" w:rsidDel="00BB79CB">
          <w:delText>third party</w:delText>
        </w:r>
      </w:del>
      <w:ins w:id="119"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14:paraId="038C443E" w14:textId="77777777"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14:paraId="3722AE07" w14:textId="77777777"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14:paraId="487B2287" w14:textId="77777777"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14:paraId="36E862AB" w14:textId="77777777"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14:paraId="0C1E1ADB" w14:textId="77777777"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14:paraId="79F90A23" w14:textId="77777777"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14:paraId="6206E4F6" w14:textId="77777777"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14:paraId="3D8AA222" w14:textId="77777777"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14:paraId="0A7ADA5B" w14:textId="77777777"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14:paraId="26178D08" w14:textId="77777777"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14:paraId="708A39AE" w14:textId="77777777"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14:paraId="01D3B6E2" w14:textId="77777777"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14:paraId="321BBA85" w14:textId="77777777" w:rsidR="00C07262" w:rsidRPr="0022764C" w:rsidRDefault="004A758F">
      <w:pPr>
        <w:pStyle w:val="Heading1"/>
      </w:pPr>
      <w:r w:rsidRPr="0022764C">
        <w:t>Extension</w:t>
      </w:r>
    </w:p>
    <w:p w14:paraId="6CCF3F8E" w14:textId="77777777" w:rsidR="00C07262" w:rsidRPr="0022764C" w:rsidRDefault="004A758F">
      <w:pPr>
        <w:pStyle w:val="Heading3"/>
      </w:pPr>
      <w:r w:rsidRPr="0022764C">
        <w:t>Accountants Fees</w:t>
      </w:r>
    </w:p>
    <w:p w14:paraId="65C6271D" w14:textId="77777777"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lastRenderedPageBreak/>
        <w:t>Section</w:t>
      </w:r>
      <w:r w:rsidRPr="0022764C">
        <w:t xml:space="preserve"> shall in no case exceed the liability of the </w:t>
      </w:r>
      <w:r w:rsidRPr="0022764C">
        <w:rPr>
          <w:b/>
          <w:bCs/>
        </w:rPr>
        <w:t>Insurer</w:t>
      </w:r>
      <w:r w:rsidRPr="0022764C">
        <w:t xml:space="preserve"> as stated.</w:t>
      </w:r>
    </w:p>
    <w:p w14:paraId="7DD77F8A" w14:textId="77777777" w:rsidR="00C07262" w:rsidRPr="0022764C" w:rsidRDefault="004A758F">
      <w:pPr>
        <w:pStyle w:val="Heading1"/>
      </w:pPr>
      <w:r w:rsidRPr="0022764C">
        <w:t>Special Condition</w:t>
      </w:r>
    </w:p>
    <w:p w14:paraId="4F44C293" w14:textId="77777777" w:rsidR="00C07262" w:rsidRPr="0022764C" w:rsidRDefault="004A758F">
      <w:pPr>
        <w:pStyle w:val="Heading3"/>
      </w:pPr>
      <w:r w:rsidRPr="0022764C">
        <w:t>Duplicate Records</w:t>
      </w:r>
    </w:p>
    <w:p w14:paraId="1BE95B8B" w14:textId="77777777" w:rsidR="00C07262" w:rsidRPr="0022764C" w:rsidRDefault="004A758F">
      <w:pPr>
        <w:pStyle w:val="BodyText"/>
      </w:pPr>
      <w:r w:rsidRPr="0022764C">
        <w:t xml:space="preserve">The </w:t>
      </w:r>
      <w:r w:rsidRPr="0022764C">
        <w:rPr>
          <w:b/>
          <w:bCs/>
        </w:rPr>
        <w:t>Insured</w:t>
      </w:r>
      <w:r w:rsidRPr="0022764C">
        <w:t xml:space="preserve"> shall:</w:t>
      </w:r>
    </w:p>
    <w:p w14:paraId="6269AAAD" w14:textId="77777777"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14:paraId="0AC59E1F" w14:textId="77777777"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14:paraId="5A4FB49F" w14:textId="77777777"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14:paraId="3ED11BCB" w14:textId="77777777" w:rsidR="00C07262" w:rsidRPr="0022764C" w:rsidRDefault="004A758F">
      <w:pPr>
        <w:pStyle w:val="Heading3"/>
      </w:pPr>
      <w:r w:rsidRPr="0022764C">
        <w:t>Rent Receivable</w:t>
      </w:r>
    </w:p>
    <w:p w14:paraId="77240107" w14:textId="77777777" w:rsidR="00C07262" w:rsidRPr="0022764C" w:rsidRDefault="004A758F">
      <w:pPr>
        <w:pStyle w:val="BodyText"/>
      </w:pPr>
      <w:r w:rsidRPr="0022764C">
        <w:t>The amount payable as compensation under this Item shall be:</w:t>
      </w:r>
    </w:p>
    <w:p w14:paraId="3B4851EB" w14:textId="77777777"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14:paraId="607B7F42" w14:textId="77777777"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14:paraId="7CCDED7A" w14:textId="77777777"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14:paraId="031C4DBF" w14:textId="77777777"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14:paraId="6FDF4591" w14:textId="77777777"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14:paraId="637CB9D2" w14:textId="77777777"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14:paraId="42F19EA8" w14:textId="77777777" w:rsidR="00C07262" w:rsidRPr="0022764C" w:rsidRDefault="004A758F">
      <w:pPr>
        <w:pStyle w:val="Heading1"/>
      </w:pPr>
      <w:r w:rsidRPr="0022764C">
        <w:t>Extensions</w:t>
      </w:r>
    </w:p>
    <w:p w14:paraId="4A60660D" w14:textId="77777777" w:rsidR="00C07262" w:rsidRPr="0022764C" w:rsidRDefault="004A758F">
      <w:pPr>
        <w:pStyle w:val="Heading3"/>
      </w:pPr>
      <w:r w:rsidRPr="0022764C">
        <w:t>Alternative Trading</w:t>
      </w:r>
    </w:p>
    <w:p w14:paraId="6F37E473" w14:textId="77777777"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14:paraId="4E4406EA" w14:textId="77777777" w:rsidR="00C07262" w:rsidRPr="0022764C" w:rsidRDefault="004A758F">
      <w:pPr>
        <w:pStyle w:val="Heading3"/>
      </w:pPr>
      <w:r w:rsidRPr="0022764C">
        <w:t>Automatic Reinstatement</w:t>
      </w:r>
    </w:p>
    <w:p w14:paraId="22CA11A8"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14:paraId="3D141AEB" w14:textId="77777777" w:rsidR="00C07262" w:rsidRPr="0022764C" w:rsidRDefault="004A758F">
      <w:pPr>
        <w:pStyle w:val="Heading3"/>
      </w:pPr>
      <w:r w:rsidRPr="0022764C">
        <w:t>Customers and Suppliers</w:t>
      </w:r>
    </w:p>
    <w:p w14:paraId="47598EC0" w14:textId="735BBFB2"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14:paraId="51C62C5F" w14:textId="77777777" w:rsidR="00C07262" w:rsidRPr="0022764C" w:rsidRDefault="004A758F">
      <w:pPr>
        <w:pStyle w:val="Heading3"/>
      </w:pPr>
      <w:r w:rsidRPr="0022764C">
        <w:t>Denial of Access</w:t>
      </w:r>
    </w:p>
    <w:p w14:paraId="3AA1236F" w14:textId="21D5F87E"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14:paraId="52D93AE1" w14:textId="77777777"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14:paraId="72B4B69B" w14:textId="0895D815"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14:paraId="19CE5597" w14:textId="77777777" w:rsidR="00C07262" w:rsidRPr="0022764C" w:rsidRDefault="004A758F">
      <w:pPr>
        <w:pStyle w:val="Heading3"/>
      </w:pPr>
      <w:r w:rsidRPr="0022764C">
        <w:t>Departmental</w:t>
      </w:r>
    </w:p>
    <w:p w14:paraId="1BB6504F" w14:textId="77777777"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14:paraId="3C33A0FE" w14:textId="77777777" w:rsidR="00C07262" w:rsidRPr="0022764C" w:rsidRDefault="004A758F">
      <w:pPr>
        <w:pStyle w:val="Heading3"/>
      </w:pPr>
      <w:r w:rsidRPr="0022764C">
        <w:lastRenderedPageBreak/>
        <w:t>Specified Illness and Miscellaneous Contingencies</w:t>
      </w:r>
    </w:p>
    <w:p w14:paraId="23B41641" w14:textId="77777777"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14:paraId="4EC67741" w14:textId="77777777" w:rsidR="00C07262" w:rsidRPr="0022764C" w:rsidRDefault="004A758F">
      <w:pPr>
        <w:pStyle w:val="BodyText"/>
        <w:rPr>
          <w:lang w:eastAsia="ja-JP"/>
        </w:rPr>
      </w:pPr>
      <w:r w:rsidRPr="0022764C">
        <w:rPr>
          <w:lang w:eastAsia="ja-JP"/>
        </w:rPr>
        <w:t>Specified Incident shall mean:</w:t>
      </w:r>
    </w:p>
    <w:p w14:paraId="2ED9E8EF"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14:paraId="78C9D703" w14:textId="28AAB1BF"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14:paraId="724A8526" w14:textId="77777777"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14:paraId="2FE2F4C6" w14:textId="77777777"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14:paraId="30D50E0C"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14:paraId="7888AC16"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14:paraId="2E3EBE01" w14:textId="77777777"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14:paraId="380C0980" w14:textId="77777777"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14:paraId="40D544DF" w14:textId="77777777"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14:paraId="50C002E4" w14:textId="77777777"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14:paraId="713BC389" w14:textId="77777777"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14:paraId="1CC94F64" w14:textId="77777777"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14:paraId="71F7631A" w14:textId="77777777" w:rsidR="00C07262" w:rsidRPr="0022764C" w:rsidRDefault="004A758F">
      <w:pPr>
        <w:pStyle w:val="BodyText"/>
        <w:rPr>
          <w:lang w:eastAsia="ja-JP"/>
        </w:rPr>
      </w:pPr>
      <w:r w:rsidRPr="0022764C">
        <w:rPr>
          <w:lang w:eastAsia="ja-JP"/>
        </w:rPr>
        <w:t>provided that:</w:t>
      </w:r>
    </w:p>
    <w:p w14:paraId="3AA1C9FE"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14:paraId="6BCEDE54"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w:t>
      </w:r>
      <w:r w:rsidRPr="0022764C">
        <w:rPr>
          <w:lang w:eastAsia="ja-JP"/>
        </w:rPr>
        <w:t xml:space="preserve">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14:paraId="7A341A2C"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14:paraId="3BDD0C49" w14:textId="77777777"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14:paraId="2A2D2191" w14:textId="77777777" w:rsidR="00C07262" w:rsidRPr="0022764C" w:rsidRDefault="004A758F">
      <w:pPr>
        <w:pStyle w:val="Heading3"/>
      </w:pPr>
      <w:r w:rsidRPr="0022764C">
        <w:t>Exhibition Loss of Expenses</w:t>
      </w:r>
    </w:p>
    <w:p w14:paraId="206D715F" w14:textId="77777777"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14:paraId="21A31E1C" w14:textId="77777777"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14:paraId="09C6CE6C"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14:paraId="2AE9CC31"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14:paraId="664B4E2A"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14:paraId="72027D58" w14:textId="77777777" w:rsidR="00C07262" w:rsidRPr="0022764C" w:rsidRDefault="004A758F">
      <w:pPr>
        <w:pStyle w:val="Heading3"/>
      </w:pPr>
      <w:r w:rsidRPr="0022764C">
        <w:t>Exhibition Sites</w:t>
      </w:r>
    </w:p>
    <w:p w14:paraId="648F7BDF"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14:paraId="6F901138" w14:textId="77777777" w:rsidR="00C07262" w:rsidRPr="0022764C" w:rsidRDefault="004A758F">
      <w:pPr>
        <w:pStyle w:val="Heading3"/>
      </w:pPr>
      <w:r w:rsidRPr="0022764C">
        <w:t>Payments on Account</w:t>
      </w:r>
    </w:p>
    <w:p w14:paraId="04F1912D" w14:textId="77777777"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14:paraId="425B1A54" w14:textId="77777777" w:rsidR="00C07262" w:rsidRPr="0022764C" w:rsidRDefault="004A758F">
      <w:pPr>
        <w:pStyle w:val="Heading3"/>
      </w:pPr>
      <w:r w:rsidRPr="0022764C">
        <w:t>Professional Accountants</w:t>
      </w:r>
    </w:p>
    <w:p w14:paraId="3C0DDE16" w14:textId="77777777"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14:paraId="7B0DB619" w14:textId="77777777"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14:paraId="580FE18E" w14:textId="77777777" w:rsidR="00C07262" w:rsidRPr="0022764C" w:rsidRDefault="004A758F">
      <w:pPr>
        <w:pStyle w:val="Heading3"/>
      </w:pPr>
      <w:r w:rsidRPr="0022764C">
        <w:lastRenderedPageBreak/>
        <w:t>Public Utilities</w:t>
      </w:r>
    </w:p>
    <w:p w14:paraId="744CE3D1" w14:textId="77777777"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14:paraId="44CCC3F5" w14:textId="77777777" w:rsidR="00C07262" w:rsidRPr="0022764C" w:rsidRDefault="004A758F" w:rsidP="00662A63">
      <w:pPr>
        <w:pStyle w:val="BodyText"/>
        <w:numPr>
          <w:ilvl w:val="2"/>
          <w:numId w:val="177"/>
        </w:numPr>
        <w:ind w:left="454" w:hanging="454"/>
      </w:pPr>
      <w:r w:rsidRPr="0022764C">
        <w:t>generating station or substation of an electricity supply undertaking;</w:t>
      </w:r>
    </w:p>
    <w:p w14:paraId="7E8671BB" w14:textId="6C54721B"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120" w:author="stuart wolstenholme" w:date="2026-05-29T12:35:00Z" w16du:dateUtc="2026-05-29T11:35:00Z">
        <w:r w:rsidRPr="0022764C" w:rsidDel="00BB79CB">
          <w:delText>land based</w:delText>
        </w:r>
      </w:del>
      <w:ins w:id="121" w:author="stuart wolstenholme" w:date="2026-05-29T12:35:00Z" w16du:dateUtc="2026-05-29T11:35:00Z">
        <w:r w:rsidR="00BB79CB" w:rsidRPr="0022764C">
          <w:t>land-based</w:t>
        </w:r>
      </w:ins>
      <w:r w:rsidRPr="0022764C">
        <w:t xml:space="preserve"> premises of any gas supply undertaking;</w:t>
      </w:r>
    </w:p>
    <w:p w14:paraId="06C60A13" w14:textId="77777777" w:rsidR="00C07262" w:rsidRPr="0022764C" w:rsidRDefault="004A758F" w:rsidP="00662A63">
      <w:pPr>
        <w:pStyle w:val="BodyText"/>
        <w:numPr>
          <w:ilvl w:val="2"/>
          <w:numId w:val="177"/>
        </w:numPr>
        <w:ind w:left="454" w:hanging="454"/>
      </w:pPr>
      <w:r w:rsidRPr="0022764C">
        <w:t>water works or pumping station of any water supply undertaking; and</w:t>
      </w:r>
    </w:p>
    <w:p w14:paraId="767D272F" w14:textId="77777777"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14:paraId="3A551D53" w14:textId="77777777"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14:paraId="6E52DEAD" w14:textId="77777777"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14:paraId="7C3597C4" w14:textId="77777777" w:rsidR="00C07262" w:rsidRPr="0022764C" w:rsidRDefault="004A758F" w:rsidP="00662A63">
      <w:pPr>
        <w:pStyle w:val="BodyText"/>
        <w:numPr>
          <w:ilvl w:val="0"/>
          <w:numId w:val="178"/>
        </w:numPr>
        <w:ind w:left="454" w:hanging="454"/>
      </w:pPr>
      <w:r w:rsidRPr="0022764C">
        <w:t xml:space="preserve">to lines, cables or pipes conveying the said supplies; </w:t>
      </w:r>
    </w:p>
    <w:p w14:paraId="2F0C4366" w14:textId="77777777"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14:paraId="04826A03" w14:textId="77777777" w:rsidR="00C07262" w:rsidRPr="0022764C" w:rsidRDefault="004A758F" w:rsidP="00662A63">
      <w:pPr>
        <w:pStyle w:val="BodyText"/>
        <w:numPr>
          <w:ilvl w:val="0"/>
          <w:numId w:val="178"/>
        </w:numPr>
        <w:ind w:left="454" w:hanging="454"/>
      </w:pPr>
      <w:r w:rsidRPr="0022764C">
        <w:t>due to the following causes:</w:t>
      </w:r>
    </w:p>
    <w:p w14:paraId="1A29B348" w14:textId="77777777"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14:paraId="4CCFA1DB" w14:textId="77777777" w:rsidR="00C07262" w:rsidRPr="0022764C" w:rsidRDefault="004A758F" w:rsidP="00662A63">
      <w:pPr>
        <w:pStyle w:val="BodyText"/>
        <w:numPr>
          <w:ilvl w:val="0"/>
          <w:numId w:val="179"/>
        </w:numPr>
        <w:ind w:left="908" w:hanging="454"/>
      </w:pPr>
      <w:r w:rsidRPr="0022764C">
        <w:t xml:space="preserve">strikes or any labour or trade dispute; </w:t>
      </w:r>
    </w:p>
    <w:p w14:paraId="54811A16" w14:textId="77777777" w:rsidR="00C07262" w:rsidRPr="0022764C" w:rsidRDefault="004A758F" w:rsidP="00662A63">
      <w:pPr>
        <w:pStyle w:val="BodyText"/>
        <w:numPr>
          <w:ilvl w:val="0"/>
          <w:numId w:val="179"/>
        </w:numPr>
        <w:ind w:left="908" w:hanging="454"/>
      </w:pPr>
      <w:r w:rsidRPr="0022764C">
        <w:t>drought; or</w:t>
      </w:r>
    </w:p>
    <w:p w14:paraId="77D29B6D" w14:textId="77777777"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14:paraId="65A191D7" w14:textId="77777777" w:rsidR="00C07262" w:rsidRPr="0022764C" w:rsidRDefault="004A758F">
      <w:pPr>
        <w:pStyle w:val="Heading1"/>
      </w:pPr>
      <w:r w:rsidRPr="0022764C">
        <w:t>Optional Extensions</w:t>
      </w:r>
    </w:p>
    <w:p w14:paraId="0264DF05" w14:textId="3771BA2A"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14:paraId="72CC643B" w14:textId="77777777" w:rsidR="00C07262" w:rsidRPr="0022764C" w:rsidRDefault="004A758F" w:rsidP="00662A63">
      <w:pPr>
        <w:pStyle w:val="Heading3"/>
        <w:numPr>
          <w:ilvl w:val="0"/>
          <w:numId w:val="180"/>
        </w:numPr>
        <w:ind w:left="454" w:hanging="454"/>
      </w:pPr>
      <w:r w:rsidRPr="0022764C">
        <w:t>Contract Sites</w:t>
      </w:r>
    </w:p>
    <w:p w14:paraId="262E2C17" w14:textId="77777777"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14:paraId="545E341D" w14:textId="77777777" w:rsidR="00C07262" w:rsidRPr="0022764C" w:rsidRDefault="004A758F" w:rsidP="00662A63">
      <w:pPr>
        <w:pStyle w:val="Heading3"/>
        <w:numPr>
          <w:ilvl w:val="0"/>
          <w:numId w:val="180"/>
        </w:numPr>
        <w:ind w:left="454" w:hanging="454"/>
      </w:pPr>
      <w:r w:rsidRPr="0022764C">
        <w:t>Denial of Access (Non-Damage)</w:t>
      </w:r>
    </w:p>
    <w:p w14:paraId="3D021A7F" w14:textId="20FFA591"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14:paraId="14BF4B70" w14:textId="77777777"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14:paraId="09BDBE3D" w14:textId="77777777" w:rsidR="00C07262" w:rsidRPr="0022764C" w:rsidRDefault="004A758F" w:rsidP="00662A63">
      <w:pPr>
        <w:pStyle w:val="BodyText"/>
        <w:numPr>
          <w:ilvl w:val="2"/>
          <w:numId w:val="181"/>
        </w:numPr>
        <w:ind w:left="454" w:hanging="454"/>
      </w:pPr>
      <w:r w:rsidRPr="0022764C">
        <w:t>there is closure or sealed-off areas in accordance with instructions issued by the police or by any other statutory body except where the cause of such closure or sealing off is:</w:t>
      </w:r>
    </w:p>
    <w:p w14:paraId="4F37E6A0" w14:textId="77777777"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14:paraId="2E97785E" w14:textId="77777777"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14:paraId="03F18BBD" w14:textId="77777777" w:rsidR="00C07262" w:rsidRPr="0022764C" w:rsidRDefault="004A758F">
      <w:pPr>
        <w:pStyle w:val="BodyText"/>
      </w:pPr>
      <w:r w:rsidRPr="0022764C">
        <w:t>provided that:</w:t>
      </w:r>
    </w:p>
    <w:p w14:paraId="648A801D" w14:textId="77777777"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14:paraId="3061CA0E" w14:textId="77777777"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14:paraId="329135AE" w14:textId="77777777"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14:paraId="07C52FB4" w14:textId="3ED32989" w:rsidR="00C07262" w:rsidRPr="0022764C" w:rsidRDefault="004A758F" w:rsidP="00662A63">
      <w:pPr>
        <w:pStyle w:val="BodyText"/>
        <w:numPr>
          <w:ilvl w:val="0"/>
          <w:numId w:val="184"/>
        </w:numPr>
        <w:ind w:left="908" w:hanging="454"/>
      </w:pPr>
      <w:r w:rsidRPr="0022764C">
        <w:t>for the first 12 (twelve) hours of each and every claim;</w:t>
      </w:r>
    </w:p>
    <w:p w14:paraId="32C3B78D" w14:textId="77777777"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14:paraId="196567AE" w14:textId="77777777"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14:paraId="62472E50" w14:textId="77777777" w:rsidR="00C07262" w:rsidRPr="0022764C" w:rsidRDefault="004A758F" w:rsidP="00662A63">
      <w:pPr>
        <w:pStyle w:val="Heading3"/>
        <w:numPr>
          <w:ilvl w:val="0"/>
          <w:numId w:val="180"/>
        </w:numPr>
        <w:ind w:left="454" w:hanging="454"/>
      </w:pPr>
      <w:r w:rsidRPr="0022764C">
        <w:t>Goods In Transit</w:t>
      </w:r>
    </w:p>
    <w:p w14:paraId="5FC8A46D"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14:paraId="2F58E2FC" w14:textId="77777777" w:rsidR="00C07262" w:rsidRPr="0022764C" w:rsidRDefault="004A758F" w:rsidP="00662A63">
      <w:pPr>
        <w:pStyle w:val="Heading3"/>
        <w:numPr>
          <w:ilvl w:val="0"/>
          <w:numId w:val="180"/>
        </w:numPr>
        <w:ind w:left="454" w:hanging="454"/>
      </w:pPr>
      <w:r w:rsidRPr="0022764C">
        <w:t>Public Utilities – Terminal Ends</w:t>
      </w:r>
    </w:p>
    <w:p w14:paraId="00089AEB"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14:paraId="652BD3C7" w14:textId="77777777" w:rsidR="00C07262" w:rsidRPr="0022764C" w:rsidRDefault="004A758F" w:rsidP="00662A63">
      <w:pPr>
        <w:pStyle w:val="BodyText"/>
        <w:numPr>
          <w:ilvl w:val="2"/>
          <w:numId w:val="185"/>
        </w:numPr>
        <w:ind w:left="454" w:hanging="454"/>
      </w:pPr>
      <w:r w:rsidRPr="0022764C">
        <w:t>public electricity supply;</w:t>
      </w:r>
    </w:p>
    <w:p w14:paraId="5D687227" w14:textId="77777777" w:rsidR="00C07262" w:rsidRPr="0022764C" w:rsidRDefault="004A758F" w:rsidP="00662A63">
      <w:pPr>
        <w:pStyle w:val="BodyText"/>
        <w:numPr>
          <w:ilvl w:val="2"/>
          <w:numId w:val="185"/>
        </w:numPr>
        <w:ind w:left="454" w:hanging="454"/>
      </w:pPr>
      <w:r w:rsidRPr="0022764C">
        <w:t>public gas supply;</w:t>
      </w:r>
    </w:p>
    <w:p w14:paraId="0AF0291F" w14:textId="77777777" w:rsidR="00C07262" w:rsidRPr="0022764C" w:rsidRDefault="004A758F" w:rsidP="00662A63">
      <w:pPr>
        <w:pStyle w:val="BodyText"/>
        <w:numPr>
          <w:ilvl w:val="2"/>
          <w:numId w:val="185"/>
        </w:numPr>
        <w:ind w:left="454" w:hanging="454"/>
      </w:pPr>
      <w:r w:rsidRPr="0022764C">
        <w:t xml:space="preserve">public water supply (including sewerage); </w:t>
      </w:r>
    </w:p>
    <w:p w14:paraId="3A6653C4" w14:textId="77777777"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14:paraId="02A86750" w14:textId="77777777"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14:paraId="11902B20" w14:textId="77777777"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14:paraId="62D333E8" w14:textId="77777777" w:rsidR="00C07262" w:rsidRPr="0022764C" w:rsidRDefault="004A758F">
      <w:pPr>
        <w:pStyle w:val="BodyTextIndent"/>
      </w:pPr>
      <w:r w:rsidRPr="0022764C">
        <w:lastRenderedPageBreak/>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14:paraId="5B7B2E7C" w14:textId="77777777"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14:paraId="1FB337C5" w14:textId="77777777" w:rsidR="00C07262" w:rsidRPr="0022764C" w:rsidRDefault="004A758F" w:rsidP="00662A63">
      <w:pPr>
        <w:pStyle w:val="BodyTextIndent"/>
        <w:numPr>
          <w:ilvl w:val="1"/>
          <w:numId w:val="186"/>
        </w:numPr>
        <w:ind w:left="908" w:hanging="454"/>
      </w:pPr>
      <w:r w:rsidRPr="0022764C">
        <w:t>due to the following causes:</w:t>
      </w:r>
    </w:p>
    <w:p w14:paraId="396F498C" w14:textId="77777777"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14:paraId="7D65568C" w14:textId="77777777"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14:paraId="33B63F22" w14:textId="77777777" w:rsidR="00C07262" w:rsidRPr="0022764C" w:rsidRDefault="004A758F" w:rsidP="00662A63">
      <w:pPr>
        <w:pStyle w:val="BodyTextIndent"/>
        <w:numPr>
          <w:ilvl w:val="0"/>
          <w:numId w:val="187"/>
        </w:numPr>
        <w:ind w:left="1361" w:hanging="454"/>
      </w:pPr>
      <w:r w:rsidRPr="0022764C">
        <w:t>strikes or any labour or trade dispute.</w:t>
      </w:r>
    </w:p>
    <w:p w14:paraId="71A0C202" w14:textId="77777777" w:rsidR="00C07262" w:rsidRPr="0022764C" w:rsidRDefault="004A758F">
      <w:pPr>
        <w:pStyle w:val="BodyText"/>
      </w:pPr>
      <w:r w:rsidRPr="0022764C">
        <w:t>For the purposes of this Optional Extension:</w:t>
      </w:r>
    </w:p>
    <w:p w14:paraId="3F3FAB95" w14:textId="77777777"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14:paraId="08A6397E" w14:textId="77777777"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14:paraId="6BF83963" w14:textId="5490AF1B" w:rsidR="00C07262" w:rsidRPr="0022764C" w:rsidRDefault="009C1162" w:rsidP="00662A63">
      <w:pPr>
        <w:pStyle w:val="Heading3"/>
        <w:numPr>
          <w:ilvl w:val="0"/>
          <w:numId w:val="180"/>
        </w:numPr>
        <w:ind w:left="454" w:hanging="454"/>
        <w:rPr>
          <w:color w:val="E20033" w:themeColor="accent4"/>
        </w:rPr>
      </w:pPr>
      <w:del w:id="122" w:author="stuart wolstenholme" w:date="2026-05-29T12:35:00Z" w16du:dateUtc="2026-05-29T11:35:00Z">
        <w:r w:rsidRPr="0022764C" w:rsidDel="00BB79CB">
          <w:rPr>
            <w:color w:val="E20033" w:themeColor="accent4"/>
          </w:rPr>
          <w:delText>Flexble</w:delText>
        </w:r>
      </w:del>
      <w:ins w:id="123" w:author="stuart wolstenholme" w:date="2026-05-29T12:35:00Z" w16du:dateUtc="2026-05-29T11:35:00Z">
        <w:r w:rsidR="00BB79CB" w:rsidRPr="0022764C">
          <w:rPr>
            <w:color w:val="E20033" w:themeColor="accent4"/>
          </w:rPr>
          <w:t>Flexible</w:t>
        </w:r>
      </w:ins>
      <w:r w:rsidRPr="0022764C">
        <w:rPr>
          <w:color w:val="E20033" w:themeColor="accent4"/>
        </w:rPr>
        <w:t xml:space="preserve"> Business interruption Limit</w:t>
      </w:r>
    </w:p>
    <w:p w14:paraId="4DF4E4E5" w14:textId="06226EC5" w:rsidR="009C1162" w:rsidRPr="0022764C" w:rsidRDefault="009C1162" w:rsidP="009C1162">
      <w:pPr>
        <w:ind w:left="454" w:hanging="454"/>
        <w:rPr>
          <w:color w:val="E20033" w:themeColor="accent4"/>
        </w:rPr>
      </w:pPr>
      <w:bookmarkStart w:id="124" w:name="_Hlk218513229"/>
      <w:r w:rsidRPr="0022764C">
        <w:rPr>
          <w:color w:val="E20033" w:themeColor="accent4"/>
        </w:rPr>
        <w:t xml:space="preserve">It is noted and agreed that the Basis of Settlement provisions </w:t>
      </w:r>
    </w:p>
    <w:p w14:paraId="0522E9B2" w14:textId="11C936F1" w:rsidR="009C1162" w:rsidRPr="0022764C" w:rsidRDefault="009C1162" w:rsidP="009C1162">
      <w:pPr>
        <w:rPr>
          <w:color w:val="E20033" w:themeColor="accent4"/>
        </w:rPr>
      </w:pPr>
      <w:r w:rsidRPr="0022764C">
        <w:rPr>
          <w:color w:val="E20033" w:themeColor="accent4"/>
        </w:rPr>
        <w:t xml:space="preserve">under </w:t>
      </w:r>
      <w:r w:rsidRPr="0022764C">
        <w:rPr>
          <w:b/>
          <w:bCs/>
          <w:color w:val="E20033" w:themeColor="accent4"/>
        </w:rPr>
        <w:t xml:space="preserve">Section 3: Business Interruption “All Risks” </w:t>
      </w:r>
      <w:r w:rsidRPr="0022764C">
        <w:rPr>
          <w:color w:val="E20033" w:themeColor="accent4"/>
        </w:rPr>
        <w:t>are amended as follows solely in respect of the items listed in this Endorsement. All other Definitions, Conditions,</w:t>
      </w:r>
      <w:r w:rsidRPr="0022764C">
        <w:rPr>
          <w:b/>
          <w:bCs/>
          <w:color w:val="E20033" w:themeColor="accent4"/>
        </w:rPr>
        <w:t xml:space="preserve"> Extensions</w:t>
      </w:r>
      <w:r w:rsidRPr="0022764C">
        <w:rPr>
          <w:color w:val="E20033" w:themeColor="accent4"/>
        </w:rPr>
        <w:t xml:space="preserve"> and Exclusions of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and of the </w:t>
      </w:r>
      <w:r w:rsidRPr="0022764C">
        <w:rPr>
          <w:b/>
          <w:bCs/>
          <w:color w:val="E20033" w:themeColor="accent4"/>
        </w:rPr>
        <w:t>Policy</w:t>
      </w:r>
      <w:r w:rsidRPr="0022764C">
        <w:rPr>
          <w:color w:val="E20033" w:themeColor="accent4"/>
        </w:rPr>
        <w:t xml:space="preserve"> remain unaltered unless expressly stated herein.</w:t>
      </w:r>
    </w:p>
    <w:p w14:paraId="3B702BDD" w14:textId="77777777" w:rsidR="009C1162" w:rsidRPr="0022764C" w:rsidRDefault="009C1162" w:rsidP="009C1162">
      <w:pPr>
        <w:rPr>
          <w:b/>
          <w:bCs/>
          <w:color w:val="E20033" w:themeColor="accent4"/>
        </w:rPr>
      </w:pPr>
      <w:r w:rsidRPr="0022764C">
        <w:rPr>
          <w:b/>
          <w:bCs/>
          <w:color w:val="E20033" w:themeColor="accent4"/>
        </w:rPr>
        <w:t>1. Insuring Clause</w:t>
      </w:r>
    </w:p>
    <w:p w14:paraId="594F8DD3" w14:textId="77777777" w:rsidR="009C1162" w:rsidRPr="0022764C" w:rsidRDefault="009C1162" w:rsidP="009C1162">
      <w:pPr>
        <w:rPr>
          <w:color w:val="E20033" w:themeColor="accent4"/>
        </w:rPr>
      </w:pPr>
      <w:r w:rsidRPr="0022764C">
        <w:rPr>
          <w:color w:val="E20033" w:themeColor="accent4"/>
        </w:rPr>
        <w:t xml:space="preserve">Subject to the Flexible Business Interruption Limit stated in paragraph 5 of this Endorsement, the </w:t>
      </w:r>
      <w:r w:rsidRPr="0022764C">
        <w:rPr>
          <w:b/>
          <w:bCs/>
          <w:color w:val="E20033" w:themeColor="accent4"/>
        </w:rPr>
        <w:t>Insurer</w:t>
      </w:r>
      <w:r w:rsidRPr="0022764C">
        <w:rPr>
          <w:color w:val="E20033" w:themeColor="accent4"/>
        </w:rPr>
        <w:t xml:space="preserve"> will indemnify the </w:t>
      </w:r>
      <w:r w:rsidRPr="0022764C">
        <w:rPr>
          <w:b/>
          <w:bCs/>
          <w:color w:val="E20033" w:themeColor="accent4"/>
        </w:rPr>
        <w:t>Insured</w:t>
      </w:r>
      <w:r w:rsidRPr="0022764C">
        <w:rPr>
          <w:color w:val="E20033" w:themeColor="accent4"/>
        </w:rPr>
        <w:t xml:space="preserve"> for the following loss or additional expenditure arising from an Interruption resulting from an </w:t>
      </w:r>
      <w:r w:rsidRPr="0022764C">
        <w:rPr>
          <w:b/>
          <w:bCs/>
          <w:color w:val="E20033" w:themeColor="accent4"/>
        </w:rPr>
        <w:t>Incident</w:t>
      </w:r>
      <w:r w:rsidRPr="0022764C">
        <w:rPr>
          <w:color w:val="E20033" w:themeColor="accent4"/>
        </w:rPr>
        <w:t xml:space="preserve"> during the Indemnity Period:</w:t>
      </w:r>
    </w:p>
    <w:p w14:paraId="5C00AC52"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Income</w:t>
      </w:r>
    </w:p>
    <w:p w14:paraId="20DFA95F"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Gross Profit</w:t>
      </w:r>
    </w:p>
    <w:p w14:paraId="3F716459"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Fees</w:t>
      </w:r>
    </w:p>
    <w:p w14:paraId="7C238511"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Increased Costs of Working</w:t>
      </w:r>
    </w:p>
    <w:p w14:paraId="79B4DC1A"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Increased Costs of Working</w:t>
      </w:r>
    </w:p>
    <w:p w14:paraId="2A6CC643"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Research Expenditure</w:t>
      </w:r>
    </w:p>
    <w:p w14:paraId="29FEB2B6"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Outstanding Debts</w:t>
      </w:r>
    </w:p>
    <w:p w14:paraId="2B1AB6B4" w14:textId="4FB97E1B" w:rsidR="009C1162" w:rsidRPr="0022764C" w:rsidRDefault="009C1162" w:rsidP="009C1162">
      <w:pPr>
        <w:rPr>
          <w:color w:val="E20033" w:themeColor="accent4"/>
        </w:rPr>
      </w:pPr>
      <w:r w:rsidRPr="0022764C">
        <w:rPr>
          <w:color w:val="E20033" w:themeColor="accent4"/>
        </w:rPr>
        <w:t xml:space="preserve">For the purposes of this Extension, these items are deemed to be added to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as insurable heads of cover.</w:t>
      </w:r>
    </w:p>
    <w:p w14:paraId="3ADFCEEA" w14:textId="373E8D53" w:rsidR="009C1162" w:rsidRPr="0022764C" w:rsidRDefault="009C1162" w:rsidP="009C1162">
      <w:pPr>
        <w:rPr>
          <w:color w:val="E20033" w:themeColor="accent4"/>
        </w:rPr>
      </w:pPr>
      <w:r w:rsidRPr="0022764C">
        <w:rPr>
          <w:color w:val="E20033" w:themeColor="accent4"/>
        </w:rPr>
        <w:t xml:space="preserve">All amounts payable collectively shall not exceed the Flexible Business Interruption Limit as shown in the </w:t>
      </w:r>
      <w:r w:rsidRPr="0022764C">
        <w:rPr>
          <w:b/>
          <w:bCs/>
          <w:color w:val="E20033" w:themeColor="accent4"/>
        </w:rPr>
        <w:t>Schedule</w:t>
      </w:r>
      <w:r w:rsidRPr="0022764C">
        <w:rPr>
          <w:color w:val="E20033" w:themeColor="accent4"/>
        </w:rPr>
        <w:t>.</w:t>
      </w:r>
    </w:p>
    <w:p w14:paraId="3CCD1146" w14:textId="56D27FA4" w:rsidR="009C1162" w:rsidRPr="0022764C" w:rsidRDefault="009C1162" w:rsidP="009C1162">
      <w:pPr>
        <w:rPr>
          <w:color w:val="E20033" w:themeColor="accent4"/>
        </w:rPr>
      </w:pPr>
      <w:r w:rsidRPr="0022764C">
        <w:rPr>
          <w:b/>
          <w:bCs/>
          <w:color w:val="E20033" w:themeColor="accent4"/>
        </w:rPr>
        <w:t>2. Basis of Settlement</w:t>
      </w:r>
    </w:p>
    <w:p w14:paraId="221C8CE3" w14:textId="34F66EF2" w:rsidR="009C1162" w:rsidRPr="0022764C" w:rsidRDefault="009C1162" w:rsidP="009C1162">
      <w:pPr>
        <w:rPr>
          <w:color w:val="E20033" w:themeColor="accent4"/>
        </w:rPr>
      </w:pPr>
      <w:r w:rsidRPr="0022764C">
        <w:rPr>
          <w:color w:val="E20033" w:themeColor="accent4"/>
        </w:rPr>
        <w:t>The amounts payable under this Extension shall be:</w:t>
      </w:r>
    </w:p>
    <w:p w14:paraId="3C55ADDE" w14:textId="77777777" w:rsidR="009C1162" w:rsidRPr="0022764C" w:rsidRDefault="009C1162" w:rsidP="009C1162">
      <w:pPr>
        <w:rPr>
          <w:b/>
          <w:bCs/>
          <w:color w:val="E20033" w:themeColor="accent4"/>
        </w:rPr>
      </w:pPr>
      <w:r w:rsidRPr="0022764C">
        <w:rPr>
          <w:b/>
          <w:bCs/>
          <w:color w:val="E20033" w:themeColor="accent4"/>
        </w:rPr>
        <w:t>a. Loss of Income</w:t>
      </w:r>
    </w:p>
    <w:p w14:paraId="0438C045" w14:textId="77777777" w:rsidR="009C1162" w:rsidRPr="0022764C" w:rsidRDefault="009C1162" w:rsidP="009C1162">
      <w:pPr>
        <w:rPr>
          <w:color w:val="E20033" w:themeColor="accent4"/>
        </w:rPr>
      </w:pPr>
      <w:r w:rsidRPr="0022764C">
        <w:rPr>
          <w:color w:val="E20033" w:themeColor="accent4"/>
        </w:rPr>
        <w:t xml:space="preserve">The shortfall between the income that would have been earned during the Indemnity Period had the </w:t>
      </w:r>
      <w:r w:rsidRPr="0022764C">
        <w:rPr>
          <w:b/>
          <w:bCs/>
          <w:color w:val="E20033" w:themeColor="accent4"/>
        </w:rPr>
        <w:t>Incident</w:t>
      </w:r>
      <w:r w:rsidRPr="0022764C">
        <w:rPr>
          <w:color w:val="E20033" w:themeColor="accent4"/>
        </w:rPr>
        <w:t xml:space="preserve"> not occurred and the actual income earned, adjusted for Trends and Variations, and less any savings during the Indemnity Period.</w:t>
      </w:r>
    </w:p>
    <w:p w14:paraId="1034CD78" w14:textId="77777777" w:rsidR="009C1162" w:rsidRPr="0022764C" w:rsidRDefault="009C1162" w:rsidP="009C1162">
      <w:pPr>
        <w:rPr>
          <w:b/>
          <w:bCs/>
          <w:color w:val="E20033" w:themeColor="accent4"/>
        </w:rPr>
      </w:pPr>
      <w:r w:rsidRPr="0022764C">
        <w:rPr>
          <w:b/>
          <w:bCs/>
          <w:color w:val="E20033" w:themeColor="accent4"/>
        </w:rPr>
        <w:t>b. Loss of Gross Profit</w:t>
      </w:r>
    </w:p>
    <w:p w14:paraId="54BB2320" w14:textId="77777777" w:rsidR="009C1162" w:rsidRPr="0022764C" w:rsidRDefault="009C1162" w:rsidP="009C1162">
      <w:pPr>
        <w:rPr>
          <w:color w:val="E20033" w:themeColor="accent4"/>
        </w:rPr>
      </w:pPr>
      <w:r w:rsidRPr="0022764C">
        <w:rPr>
          <w:color w:val="E20033" w:themeColor="accent4"/>
        </w:rPr>
        <w:t xml:space="preserve">The reduction in Gross Profit during the Indemnity Period, calculated by applying the appropriate Gross Profit rate to the reduction in trading results attributable to the </w:t>
      </w:r>
      <w:r w:rsidRPr="0022764C">
        <w:rPr>
          <w:b/>
          <w:bCs/>
          <w:color w:val="E20033" w:themeColor="accent4"/>
        </w:rPr>
        <w:t>Incident</w:t>
      </w:r>
      <w:r w:rsidRPr="0022764C">
        <w:rPr>
          <w:color w:val="E20033" w:themeColor="accent4"/>
        </w:rPr>
        <w:t>, and less any savings during the Indemnity Period.</w:t>
      </w:r>
    </w:p>
    <w:p w14:paraId="2A3F54C0" w14:textId="77777777" w:rsidR="009C1162" w:rsidRPr="0022764C" w:rsidRDefault="009C1162" w:rsidP="009C1162">
      <w:pPr>
        <w:rPr>
          <w:b/>
          <w:bCs/>
          <w:color w:val="E20033" w:themeColor="accent4"/>
        </w:rPr>
      </w:pPr>
      <w:r w:rsidRPr="0022764C">
        <w:rPr>
          <w:b/>
          <w:bCs/>
          <w:color w:val="E20033" w:themeColor="accent4"/>
        </w:rPr>
        <w:t>c. Loss of Fees</w:t>
      </w:r>
    </w:p>
    <w:p w14:paraId="5AA30039" w14:textId="77777777" w:rsidR="009C1162" w:rsidRPr="0022764C" w:rsidRDefault="009C1162" w:rsidP="009C1162">
      <w:pPr>
        <w:rPr>
          <w:color w:val="E20033" w:themeColor="accent4"/>
        </w:rPr>
      </w:pPr>
      <w:r w:rsidRPr="0022764C">
        <w:rPr>
          <w:color w:val="E20033" w:themeColor="accent4"/>
        </w:rPr>
        <w:t>The shortfall between fees that would have been received during the Indemnity Period and the fees actually received, less any savings.</w:t>
      </w:r>
    </w:p>
    <w:p w14:paraId="3A4C6692" w14:textId="77777777" w:rsidR="009C1162" w:rsidRPr="0022764C" w:rsidRDefault="009C1162" w:rsidP="009C1162">
      <w:pPr>
        <w:rPr>
          <w:b/>
          <w:bCs/>
          <w:color w:val="E20033" w:themeColor="accent4"/>
        </w:rPr>
      </w:pPr>
      <w:r w:rsidRPr="0022764C">
        <w:rPr>
          <w:b/>
          <w:bCs/>
          <w:color w:val="E20033" w:themeColor="accent4"/>
        </w:rPr>
        <w:t>d. Increased Costs of Working</w:t>
      </w:r>
    </w:p>
    <w:p w14:paraId="2007BD0B" w14:textId="77777777" w:rsidR="009C1162" w:rsidRPr="0022764C" w:rsidRDefault="009C1162" w:rsidP="009C1162">
      <w:pPr>
        <w:rPr>
          <w:color w:val="E20033" w:themeColor="accent4"/>
        </w:rPr>
      </w:pPr>
      <w:r w:rsidRPr="0022764C">
        <w:rPr>
          <w:color w:val="E20033" w:themeColor="accent4"/>
        </w:rPr>
        <w:t>Additional expenditure necessarily and reasonably incurred for the sole purpose of avoiding or minimising a reduction in Loss of Income, Loss of Gross Profit or Loss of Fees, but not exceeding the loss avoided.</w:t>
      </w:r>
    </w:p>
    <w:p w14:paraId="63EC05D7" w14:textId="77777777" w:rsidR="009C1162" w:rsidRPr="0022764C" w:rsidRDefault="009C1162" w:rsidP="009C1162">
      <w:pPr>
        <w:rPr>
          <w:b/>
          <w:bCs/>
          <w:color w:val="E20033" w:themeColor="accent4"/>
        </w:rPr>
      </w:pPr>
      <w:r w:rsidRPr="0022764C">
        <w:rPr>
          <w:b/>
          <w:bCs/>
          <w:color w:val="E20033" w:themeColor="accent4"/>
        </w:rPr>
        <w:t>e. Additional Increased Costs of Working</w:t>
      </w:r>
    </w:p>
    <w:p w14:paraId="70A907CE"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beyond that recoverable under sub-paragraph (d), provided it is incurred for the purpose of sustaining the </w:t>
      </w:r>
      <w:r w:rsidRPr="0022764C">
        <w:rPr>
          <w:b/>
          <w:bCs/>
          <w:color w:val="E20033" w:themeColor="accent4"/>
        </w:rPr>
        <w:t>Business</w:t>
      </w:r>
      <w:r w:rsidRPr="0022764C">
        <w:rPr>
          <w:color w:val="E20033" w:themeColor="accent4"/>
        </w:rPr>
        <w:t xml:space="preserve"> following the </w:t>
      </w:r>
      <w:r w:rsidRPr="0022764C">
        <w:rPr>
          <w:b/>
          <w:bCs/>
          <w:color w:val="E20033" w:themeColor="accent4"/>
        </w:rPr>
        <w:t>Incident</w:t>
      </w:r>
      <w:r w:rsidRPr="0022764C">
        <w:rPr>
          <w:color w:val="E20033" w:themeColor="accent4"/>
        </w:rPr>
        <w:t>.</w:t>
      </w:r>
    </w:p>
    <w:p w14:paraId="1F9D6FF6" w14:textId="77777777" w:rsidR="009C1162" w:rsidRPr="0022764C" w:rsidRDefault="009C1162" w:rsidP="009C1162">
      <w:pPr>
        <w:rPr>
          <w:b/>
          <w:bCs/>
          <w:color w:val="E20033" w:themeColor="accent4"/>
        </w:rPr>
      </w:pPr>
      <w:r w:rsidRPr="0022764C">
        <w:rPr>
          <w:b/>
          <w:bCs/>
          <w:color w:val="E20033" w:themeColor="accent4"/>
        </w:rPr>
        <w:t>f. Additional Research Expenditure</w:t>
      </w:r>
    </w:p>
    <w:p w14:paraId="75DCE93C"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to restore research or development activities interrupted by the </w:t>
      </w:r>
      <w:r w:rsidRPr="0022764C">
        <w:rPr>
          <w:b/>
          <w:bCs/>
          <w:color w:val="E20033" w:themeColor="accent4"/>
        </w:rPr>
        <w:t>Incident</w:t>
      </w:r>
      <w:r w:rsidRPr="0022764C">
        <w:rPr>
          <w:color w:val="E20033" w:themeColor="accent4"/>
        </w:rPr>
        <w:t>.</w:t>
      </w:r>
    </w:p>
    <w:p w14:paraId="36EC9DD4" w14:textId="77777777" w:rsidR="009C1162" w:rsidRPr="0022764C" w:rsidRDefault="009C1162" w:rsidP="009C1162">
      <w:pPr>
        <w:rPr>
          <w:b/>
          <w:bCs/>
          <w:color w:val="E20033" w:themeColor="accent4"/>
        </w:rPr>
      </w:pPr>
      <w:r w:rsidRPr="0022764C">
        <w:rPr>
          <w:b/>
          <w:bCs/>
          <w:color w:val="E20033" w:themeColor="accent4"/>
        </w:rPr>
        <w:t>g. Outstanding Debts</w:t>
      </w:r>
    </w:p>
    <w:p w14:paraId="2E6FB1BF" w14:textId="77777777" w:rsidR="009C1162" w:rsidRPr="0022764C" w:rsidRDefault="009C1162" w:rsidP="009C1162">
      <w:pPr>
        <w:rPr>
          <w:color w:val="E20033" w:themeColor="accent4"/>
        </w:rPr>
      </w:pPr>
      <w:r w:rsidRPr="0022764C">
        <w:rPr>
          <w:color w:val="E20033" w:themeColor="accent4"/>
        </w:rPr>
        <w:t xml:space="preserve">The amount by which Accounts Receivable or similar receivables become irrecoverable as a direct consequence </w:t>
      </w:r>
      <w:r w:rsidRPr="0022764C">
        <w:rPr>
          <w:color w:val="E20033" w:themeColor="accent4"/>
        </w:rPr>
        <w:lastRenderedPageBreak/>
        <w:t xml:space="preserve">of the </w:t>
      </w:r>
      <w:r w:rsidRPr="0022764C">
        <w:rPr>
          <w:b/>
          <w:bCs/>
          <w:color w:val="E20033" w:themeColor="accent4"/>
        </w:rPr>
        <w:t>Incident</w:t>
      </w:r>
      <w:r w:rsidRPr="0022764C">
        <w:rPr>
          <w:color w:val="E20033" w:themeColor="accent4"/>
        </w:rPr>
        <w:t>, including necessary and reasonable additional expenditure incurred to reduce such loss.</w:t>
      </w:r>
    </w:p>
    <w:p w14:paraId="1A1FA065" w14:textId="17200FD0" w:rsidR="009C1162" w:rsidRPr="0022764C" w:rsidRDefault="009C1162" w:rsidP="009C1162">
      <w:pPr>
        <w:rPr>
          <w:color w:val="E20033" w:themeColor="accent4"/>
        </w:rPr>
      </w:pPr>
      <w:r w:rsidRPr="0022764C">
        <w:rPr>
          <w:b/>
          <w:bCs/>
          <w:color w:val="E20033" w:themeColor="accent4"/>
        </w:rPr>
        <w:t>3. Indemnity Period</w:t>
      </w:r>
    </w:p>
    <w:p w14:paraId="6093AE66" w14:textId="426671D5" w:rsidR="009C1162" w:rsidRPr="0022764C" w:rsidRDefault="009C1162" w:rsidP="0092710B">
      <w:pPr>
        <w:rPr>
          <w:color w:val="E20033" w:themeColor="accent4"/>
        </w:rPr>
      </w:pPr>
      <w:r w:rsidRPr="0022764C">
        <w:rPr>
          <w:color w:val="E20033" w:themeColor="accent4"/>
        </w:rPr>
        <w:t xml:space="preserve">For the purposes of this Extension, the Indemnity Period applicable to all items listed in paragraph 1 shall be as shown in the </w:t>
      </w:r>
      <w:r w:rsidRPr="0022764C">
        <w:rPr>
          <w:b/>
          <w:bCs/>
          <w:color w:val="E20033" w:themeColor="accent4"/>
        </w:rPr>
        <w:t>Schedule</w:t>
      </w:r>
    </w:p>
    <w:p w14:paraId="527AB138" w14:textId="6B91C26D" w:rsidR="009C1162" w:rsidRPr="0022764C" w:rsidRDefault="009C1162" w:rsidP="009C1162">
      <w:pPr>
        <w:rPr>
          <w:color w:val="E20033" w:themeColor="accent4"/>
        </w:rPr>
      </w:pPr>
      <w:r w:rsidRPr="0022764C">
        <w:rPr>
          <w:b/>
          <w:bCs/>
          <w:color w:val="E20033" w:themeColor="accent4"/>
        </w:rPr>
        <w:t>4. Deleted Provisions</w:t>
      </w:r>
    </w:p>
    <w:p w14:paraId="022DD6B2" w14:textId="5867094F" w:rsidR="0092710B" w:rsidRPr="0022764C" w:rsidRDefault="009C1162" w:rsidP="009C1162">
      <w:pPr>
        <w:rPr>
          <w:color w:val="E20033" w:themeColor="accent4"/>
        </w:rPr>
      </w:pPr>
      <w:r w:rsidRPr="0022764C">
        <w:rPr>
          <w:color w:val="E20033" w:themeColor="accent4"/>
        </w:rPr>
        <w:t xml:space="preserve">The following provisions of the </w:t>
      </w:r>
      <w:r w:rsidRPr="0022764C">
        <w:rPr>
          <w:b/>
          <w:bCs/>
          <w:color w:val="E20033" w:themeColor="accent4"/>
        </w:rPr>
        <w:t>Policy</w:t>
      </w:r>
      <w:r w:rsidRPr="0022764C">
        <w:rPr>
          <w:color w:val="E20033" w:themeColor="accent4"/>
        </w:rPr>
        <w:t xml:space="preserve"> and </w:t>
      </w:r>
      <w:r w:rsidRPr="0022764C">
        <w:rPr>
          <w:b/>
          <w:bCs/>
          <w:color w:val="E20033" w:themeColor="accent4"/>
        </w:rPr>
        <w:t>Section 3</w:t>
      </w:r>
      <w:r w:rsidRPr="0022764C">
        <w:rPr>
          <w:color w:val="E20033" w:themeColor="accent4"/>
        </w:rPr>
        <w:t xml:space="preserve"> shall not apply to the items insured under this Endorsement:</w:t>
      </w:r>
    </w:p>
    <w:p w14:paraId="014BC15E"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Average</w:t>
      </w:r>
      <w:r w:rsidRPr="0022764C">
        <w:rPr>
          <w:color w:val="E20033" w:themeColor="accent4"/>
        </w:rPr>
        <w:t xml:space="preserve"> Condition.</w:t>
      </w:r>
    </w:p>
    <w:p w14:paraId="5245E978"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Automatic Reinstatement</w:t>
      </w:r>
      <w:r w:rsidRPr="0022764C">
        <w:rPr>
          <w:color w:val="E20033" w:themeColor="accent4"/>
        </w:rPr>
        <w:t xml:space="preserve"> Extension.</w:t>
      </w:r>
    </w:p>
    <w:p w14:paraId="5F1A94E2" w14:textId="77777777" w:rsidR="009C1162" w:rsidRPr="0022764C" w:rsidRDefault="009C1162" w:rsidP="009C1162">
      <w:pPr>
        <w:rPr>
          <w:color w:val="E20033" w:themeColor="accent4"/>
        </w:rPr>
      </w:pPr>
      <w:r w:rsidRPr="0022764C">
        <w:rPr>
          <w:color w:val="E20033" w:themeColor="accent4"/>
        </w:rPr>
        <w:t xml:space="preserve">All other provisions of </w:t>
      </w:r>
      <w:r w:rsidRPr="0022764C">
        <w:rPr>
          <w:b/>
          <w:bCs/>
          <w:color w:val="E20033" w:themeColor="accent4"/>
        </w:rPr>
        <w:t>Section 3</w:t>
      </w:r>
      <w:r w:rsidRPr="0022764C">
        <w:rPr>
          <w:color w:val="E20033" w:themeColor="accent4"/>
        </w:rPr>
        <w:t xml:space="preserve"> and the </w:t>
      </w:r>
      <w:r w:rsidRPr="0022764C">
        <w:rPr>
          <w:b/>
          <w:bCs/>
          <w:color w:val="E20033" w:themeColor="accent4"/>
        </w:rPr>
        <w:t>Policy</w:t>
      </w:r>
      <w:r w:rsidRPr="0022764C">
        <w:rPr>
          <w:color w:val="E20033" w:themeColor="accent4"/>
        </w:rPr>
        <w:t xml:space="preserve"> remain in full force and effect.</w:t>
      </w:r>
    </w:p>
    <w:p w14:paraId="22A370A5" w14:textId="5BB816AB" w:rsidR="009C1162" w:rsidRPr="0022764C" w:rsidRDefault="009C1162" w:rsidP="009C1162">
      <w:pPr>
        <w:rPr>
          <w:color w:val="E20033" w:themeColor="accent4"/>
        </w:rPr>
      </w:pPr>
      <w:r w:rsidRPr="0022764C">
        <w:rPr>
          <w:b/>
          <w:bCs/>
          <w:color w:val="E20033" w:themeColor="accent4"/>
        </w:rPr>
        <w:t>5. Limit of Liability</w:t>
      </w:r>
    </w:p>
    <w:p w14:paraId="7325389D" w14:textId="77777777" w:rsidR="009C1162" w:rsidRPr="0022764C" w:rsidRDefault="009C1162" w:rsidP="009C1162">
      <w:pPr>
        <w:rPr>
          <w:color w:val="E20033" w:themeColor="accent4"/>
        </w:rPr>
      </w:pPr>
      <w:r w:rsidRPr="0022764C">
        <w:rPr>
          <w:color w:val="E20033" w:themeColor="accent4"/>
        </w:rPr>
        <w:t xml:space="preserve">The most the Insurer will pay in total under this Endorsement for all loss and expenditure arising from any one </w:t>
      </w:r>
      <w:r w:rsidRPr="0022764C">
        <w:rPr>
          <w:b/>
          <w:bCs/>
          <w:color w:val="E20033" w:themeColor="accent4"/>
        </w:rPr>
        <w:t>Incident</w:t>
      </w:r>
      <w:r w:rsidRPr="0022764C">
        <w:rPr>
          <w:color w:val="E20033" w:themeColor="accent4"/>
        </w:rPr>
        <w:t xml:space="preserve">, and in the aggregate during the </w:t>
      </w:r>
      <w:r w:rsidRPr="0022764C">
        <w:rPr>
          <w:b/>
          <w:bCs/>
          <w:color w:val="E20033" w:themeColor="accent4"/>
        </w:rPr>
        <w:t>Period of Insurance</w:t>
      </w:r>
      <w:r w:rsidRPr="0022764C">
        <w:rPr>
          <w:color w:val="E20033" w:themeColor="accent4"/>
        </w:rPr>
        <w:t>, shall be:</w:t>
      </w:r>
    </w:p>
    <w:p w14:paraId="79CBCC25" w14:textId="77777777" w:rsidR="009C1162" w:rsidRPr="0022764C" w:rsidRDefault="009C1162">
      <w:pPr>
        <w:rPr>
          <w:color w:val="E20033" w:themeColor="accent4"/>
        </w:rPr>
      </w:pPr>
      <w:r w:rsidRPr="0022764C">
        <w:rPr>
          <w:color w:val="E20033" w:themeColor="accent4"/>
        </w:rPr>
        <w:t>The Flexible Business Interruption Limit</w:t>
      </w:r>
      <w:r w:rsidRPr="0022764C">
        <w:rPr>
          <w:b/>
          <w:bCs/>
          <w:color w:val="E20033" w:themeColor="accent4"/>
        </w:rPr>
        <w:t xml:space="preserve"> </w:t>
      </w:r>
      <w:r w:rsidRPr="0022764C">
        <w:rPr>
          <w:color w:val="E20033" w:themeColor="accent4"/>
        </w:rPr>
        <w:t>as shown in the</w:t>
      </w:r>
      <w:r w:rsidRPr="0022764C">
        <w:rPr>
          <w:b/>
          <w:bCs/>
          <w:color w:val="E20033" w:themeColor="accent4"/>
        </w:rPr>
        <w:t xml:space="preserve"> Schedule</w:t>
      </w:r>
    </w:p>
    <w:bookmarkEnd w:id="124"/>
    <w:p w14:paraId="2CBE8806" w14:textId="35168340" w:rsidR="00C07262" w:rsidRPr="0022764C" w:rsidDel="00F945F9" w:rsidRDefault="00C07262">
      <w:pPr>
        <w:pStyle w:val="Subtitle"/>
        <w:rPr>
          <w:color w:val="E20033" w:themeColor="accent4"/>
        </w:rPr>
      </w:pPr>
    </w:p>
    <w:p w14:paraId="0609FDE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66095749"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9B628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2F3A81F"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204EB8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58D1668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73FE39E"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2728F541"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1F4C0C4"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4545150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7FB6B14A"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AEADDC"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B0AFC43"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A05BF3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5F705D"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ABE7F77" w14:textId="77777777" w:rsidR="00F945F9" w:rsidRPr="0022764C" w:rsidRDefault="00F945F9">
      <w:pPr>
        <w:pStyle w:val="BodyText"/>
      </w:pPr>
    </w:p>
    <w:p w14:paraId="247507CD" w14:textId="51A908CB" w:rsidR="00C07262" w:rsidRPr="0022764C" w:rsidDel="00F945F9" w:rsidRDefault="00C07262">
      <w:pPr>
        <w:pStyle w:val="BodyText"/>
      </w:pPr>
    </w:p>
    <w:p w14:paraId="38B91119" w14:textId="77D3F7CF" w:rsidR="00C07262" w:rsidRPr="0022764C" w:rsidDel="00F945F9" w:rsidRDefault="00C07262">
      <w:pPr>
        <w:pStyle w:val="BodyText"/>
        <w:rPr>
          <w:bCs/>
        </w:rPr>
      </w:pPr>
    </w:p>
    <w:p w14:paraId="2ED1CCD1" w14:textId="35BBEC68" w:rsidR="00C07262" w:rsidRPr="0022764C" w:rsidDel="00F945F9" w:rsidRDefault="00C07262">
      <w:pPr>
        <w:pStyle w:val="Heading1"/>
      </w:pPr>
    </w:p>
    <w:p w14:paraId="41AB3482" w14:textId="2D70B34F" w:rsidR="00C07262" w:rsidRPr="0022764C" w:rsidDel="00F945F9" w:rsidRDefault="00C07262">
      <w:pPr>
        <w:pStyle w:val="Heading3"/>
      </w:pPr>
    </w:p>
    <w:p w14:paraId="600A3D1C" w14:textId="08144664" w:rsidR="00C07262" w:rsidRPr="0022764C" w:rsidDel="00F945F9" w:rsidRDefault="00C07262">
      <w:pPr>
        <w:pStyle w:val="BodyText"/>
      </w:pPr>
    </w:p>
    <w:p w14:paraId="03D74BDE" w14:textId="1AE40CF7" w:rsidR="00C07262" w:rsidRPr="0022764C" w:rsidDel="00F945F9" w:rsidRDefault="00C07262">
      <w:pPr>
        <w:pStyle w:val="BodyText"/>
      </w:pPr>
    </w:p>
    <w:p w14:paraId="75863E50" w14:textId="4E7C244B" w:rsidR="00C07262" w:rsidRPr="0022764C" w:rsidDel="00F945F9" w:rsidRDefault="00C07262">
      <w:pPr>
        <w:pStyle w:val="BodyText"/>
      </w:pPr>
    </w:p>
    <w:p w14:paraId="3A118BE2" w14:textId="26B72EA4" w:rsidR="00C07262" w:rsidRPr="0022764C" w:rsidDel="00F945F9" w:rsidRDefault="00C07262">
      <w:pPr>
        <w:pStyle w:val="BodyText"/>
      </w:pPr>
    </w:p>
    <w:p w14:paraId="4E302AA7" w14:textId="566AAC60" w:rsidR="00C07262" w:rsidRPr="0022764C" w:rsidDel="00F945F9" w:rsidRDefault="00C07262">
      <w:pPr>
        <w:pStyle w:val="BodyText"/>
      </w:pPr>
    </w:p>
    <w:p w14:paraId="28E1226F" w14:textId="6FF99BE6" w:rsidR="00C07262" w:rsidRPr="0022764C" w:rsidDel="00F945F9" w:rsidRDefault="00C07262">
      <w:pPr>
        <w:pStyle w:val="Heading3"/>
      </w:pPr>
    </w:p>
    <w:p w14:paraId="5FF2C707" w14:textId="59C76856" w:rsidR="00C07262" w:rsidRPr="0022764C" w:rsidDel="00F945F9" w:rsidRDefault="00C07262">
      <w:pPr>
        <w:pStyle w:val="BodyText"/>
      </w:pPr>
    </w:p>
    <w:p w14:paraId="7FCA350D" w14:textId="7CCEF0A6" w:rsidR="00C07262" w:rsidRPr="0022764C" w:rsidDel="00F945F9" w:rsidRDefault="00C07262">
      <w:pPr>
        <w:pStyle w:val="BodyText"/>
        <w:rPr>
          <w:highlight w:val="yellow"/>
        </w:rPr>
      </w:pPr>
    </w:p>
    <w:p w14:paraId="0B6227F1" w14:textId="6A129C53" w:rsidR="00C07262" w:rsidRPr="0022764C" w:rsidDel="00F945F9" w:rsidRDefault="00C07262">
      <w:pPr>
        <w:pStyle w:val="Heading1"/>
      </w:pPr>
    </w:p>
    <w:p w14:paraId="4FA2F189" w14:textId="1E87FCDF" w:rsidR="00C07262" w:rsidRPr="0022764C" w:rsidDel="00F945F9" w:rsidRDefault="00C07262">
      <w:pPr>
        <w:pStyle w:val="Heading3"/>
      </w:pPr>
    </w:p>
    <w:p w14:paraId="3918FC52" w14:textId="16C5DCC2" w:rsidR="00C07262" w:rsidRPr="0022764C" w:rsidDel="00F945F9" w:rsidRDefault="00C07262">
      <w:pPr>
        <w:pStyle w:val="BodyText"/>
      </w:pPr>
    </w:p>
    <w:p w14:paraId="0E94B0AE" w14:textId="46560452" w:rsidR="00C07262" w:rsidRPr="0022764C" w:rsidDel="00F945F9" w:rsidRDefault="00C07262">
      <w:pPr>
        <w:pStyle w:val="Heading3"/>
      </w:pPr>
    </w:p>
    <w:p w14:paraId="794AC359" w14:textId="553182C1" w:rsidR="00C07262" w:rsidRPr="0022764C" w:rsidDel="00F945F9" w:rsidRDefault="00C07262">
      <w:pPr>
        <w:pStyle w:val="BodyText"/>
        <w:rPr>
          <w:lang w:eastAsia="en-GB"/>
        </w:rPr>
      </w:pPr>
    </w:p>
    <w:p w14:paraId="443519C1" w14:textId="1F4C1916" w:rsidR="00C07262" w:rsidRPr="0022764C" w:rsidDel="00F945F9" w:rsidRDefault="00C07262">
      <w:pPr>
        <w:pStyle w:val="Heading3"/>
      </w:pPr>
    </w:p>
    <w:p w14:paraId="4429D4A9" w14:textId="396D00B6" w:rsidR="00C07262" w:rsidRPr="0022764C" w:rsidDel="00F945F9" w:rsidRDefault="00C07262">
      <w:pPr>
        <w:pStyle w:val="BodyText"/>
      </w:pPr>
    </w:p>
    <w:p w14:paraId="41F6E27F" w14:textId="36D15513"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14:paraId="4F7BE8F4" w14:textId="64D04585"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14:paraId="5FA4B2B4" w14:textId="29465D7B" w:rsidR="00C07262" w:rsidRPr="0022764C" w:rsidRDefault="004A758F">
      <w:pPr>
        <w:pStyle w:val="Subtitle"/>
      </w:pPr>
      <w:bookmarkStart w:id="125" w:name="Section_4"/>
      <w:r w:rsidRPr="0022764C">
        <w:t>Section 4: Terrorism Section</w:t>
      </w:r>
      <w:bookmarkEnd w:id="125"/>
    </w:p>
    <w:p w14:paraId="4C6889F8" w14:textId="77777777" w:rsidR="00C07262" w:rsidRPr="0022764C" w:rsidRDefault="004A758F">
      <w:pPr>
        <w:pStyle w:val="Heading1"/>
      </w:pPr>
      <w:r w:rsidRPr="0022764C">
        <w:t>Definitions</w:t>
      </w:r>
    </w:p>
    <w:p w14:paraId="6181BC1E" w14:textId="77777777" w:rsidR="00C07262" w:rsidRPr="0022764C" w:rsidRDefault="004A758F">
      <w:pPr>
        <w:pStyle w:val="Heading3"/>
      </w:pPr>
      <w:r w:rsidRPr="0022764C">
        <w:t>Computer Systems</w:t>
      </w:r>
    </w:p>
    <w:p w14:paraId="491AC09C" w14:textId="77777777" w:rsidR="00C07262" w:rsidRPr="0022764C" w:rsidRDefault="004A758F">
      <w:pPr>
        <w:pStyle w:val="BodyText"/>
      </w:pPr>
      <w:r w:rsidRPr="0022764C">
        <w:t>A computer or other equipment or component or system or item which processes, stores, transmits or receives Data.</w:t>
      </w:r>
    </w:p>
    <w:p w14:paraId="225C083A" w14:textId="77777777" w:rsidR="00C07262" w:rsidRPr="0022764C" w:rsidRDefault="004A758F">
      <w:pPr>
        <w:pStyle w:val="Heading3"/>
      </w:pPr>
      <w:r w:rsidRPr="0022764C">
        <w:t>Data</w:t>
      </w:r>
    </w:p>
    <w:p w14:paraId="3FB44D98" w14:textId="77777777"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0311A6BA" w14:textId="77777777" w:rsidR="00C07262" w:rsidRPr="0022764C" w:rsidRDefault="004A758F">
      <w:pPr>
        <w:pStyle w:val="Heading3"/>
      </w:pPr>
      <w:r w:rsidRPr="0022764C">
        <w:t>Denial of Service Attack</w:t>
      </w:r>
    </w:p>
    <w:p w14:paraId="5735CD44" w14:textId="77777777"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14:paraId="46107D2D" w14:textId="77777777"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14:paraId="019EFF2B" w14:textId="77777777" w:rsidR="00C07262" w:rsidRPr="0022764C" w:rsidRDefault="004A758F">
      <w:pPr>
        <w:pStyle w:val="Heading3"/>
      </w:pPr>
      <w:r w:rsidRPr="0022764C">
        <w:t>Event</w:t>
      </w:r>
    </w:p>
    <w:p w14:paraId="4BAFC39A" w14:textId="77777777" w:rsidR="00C07262" w:rsidRPr="0022764C" w:rsidRDefault="004A758F">
      <w:pPr>
        <w:pStyle w:val="BodyText"/>
      </w:pPr>
      <w:r w:rsidRPr="0022764C">
        <w:t>All individual losses arising in respect of a continuous period of 72 (seventy-two) hours of which the proximate cause is the same act of Terrorism.</w:t>
      </w:r>
    </w:p>
    <w:p w14:paraId="30EFC084" w14:textId="77777777" w:rsidR="00C07262" w:rsidRPr="0022764C" w:rsidRDefault="004A758F">
      <w:pPr>
        <w:pStyle w:val="Heading3"/>
      </w:pPr>
      <w:r w:rsidRPr="0022764C">
        <w:t>Nuclear Installation</w:t>
      </w:r>
    </w:p>
    <w:p w14:paraId="78B95786" w14:textId="77777777"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14:paraId="795FAC22" w14:textId="77777777" w:rsidR="00C07262" w:rsidRPr="0022764C" w:rsidRDefault="004A758F" w:rsidP="00662A63">
      <w:pPr>
        <w:pStyle w:val="BodyText"/>
        <w:numPr>
          <w:ilvl w:val="2"/>
          <w:numId w:val="206"/>
        </w:numPr>
        <w:ind w:left="454" w:hanging="454"/>
      </w:pPr>
      <w:r w:rsidRPr="0022764C">
        <w:t>the production or use of atomic energy;</w:t>
      </w:r>
    </w:p>
    <w:p w14:paraId="665B8950" w14:textId="77777777"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14:paraId="60AFB0BB" w14:textId="77777777" w:rsidR="00C07262" w:rsidRPr="0022764C" w:rsidRDefault="004A758F" w:rsidP="00662A63">
      <w:pPr>
        <w:pStyle w:val="BodyText"/>
        <w:numPr>
          <w:ilvl w:val="2"/>
          <w:numId w:val="206"/>
        </w:numPr>
        <w:ind w:left="454" w:hanging="454"/>
      </w:pPr>
      <w:r w:rsidRPr="0022764C">
        <w:t xml:space="preserve">the storage processing or disposal of nuclear fuel or of bulk quantities of other radioactive matter being matter </w:t>
      </w:r>
      <w:r w:rsidRPr="0022764C">
        <w:lastRenderedPageBreak/>
        <w:t>that has been produced or irradiated in the course of the production or use of nuclear fuel.</w:t>
      </w:r>
    </w:p>
    <w:p w14:paraId="4F1BDAA3" w14:textId="77777777" w:rsidR="00C07262" w:rsidRPr="0022764C" w:rsidRDefault="004A758F">
      <w:pPr>
        <w:pStyle w:val="Heading3"/>
      </w:pPr>
      <w:r w:rsidRPr="0022764C">
        <w:t>Nuclear Reactor</w:t>
      </w:r>
    </w:p>
    <w:p w14:paraId="7A9F7DD9" w14:textId="77777777"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14:paraId="53ABD77B" w14:textId="77777777" w:rsidR="00C07262" w:rsidRPr="0022764C" w:rsidRDefault="004A758F">
      <w:pPr>
        <w:pStyle w:val="Heading3"/>
      </w:pPr>
      <w:r w:rsidRPr="0022764C">
        <w:t>Private Individual</w:t>
      </w:r>
    </w:p>
    <w:p w14:paraId="02766806" w14:textId="77777777" w:rsidR="00C07262" w:rsidRPr="0022764C" w:rsidRDefault="004A758F">
      <w:pPr>
        <w:pStyle w:val="BodyText"/>
      </w:pPr>
      <w:r w:rsidRPr="0022764C">
        <w:t>Any person other than:</w:t>
      </w:r>
    </w:p>
    <w:p w14:paraId="13815598" w14:textId="77777777"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14:paraId="63BD7086" w14:textId="77777777"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14:paraId="7592C062" w14:textId="77777777"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14:paraId="19EB6B89" w14:textId="77777777" w:rsidR="00C07262" w:rsidRPr="0022764C" w:rsidRDefault="004A758F">
      <w:pPr>
        <w:pStyle w:val="Heading3"/>
      </w:pPr>
      <w:r w:rsidRPr="0022764C">
        <w:t>Property Insured</w:t>
      </w:r>
    </w:p>
    <w:p w14:paraId="77892B07" w14:textId="77777777" w:rsidR="00C07262" w:rsidRPr="0022764C" w:rsidRDefault="004A758F">
      <w:pPr>
        <w:pStyle w:val="BodyText"/>
      </w:pPr>
      <w:r w:rsidRPr="0022764C">
        <w:t xml:space="preserve">As defined in the relevant </w:t>
      </w:r>
      <w:r w:rsidRPr="0022764C">
        <w:rPr>
          <w:b/>
        </w:rPr>
        <w:t>Sections</w:t>
      </w:r>
      <w:r w:rsidRPr="0022764C">
        <w:t>.</w:t>
      </w:r>
    </w:p>
    <w:p w14:paraId="64449796" w14:textId="77777777" w:rsidR="00C07262" w:rsidRPr="0022764C" w:rsidRDefault="004A758F">
      <w:pPr>
        <w:pStyle w:val="Heading3"/>
      </w:pPr>
      <w:r w:rsidRPr="0022764C">
        <w:t>Residential Property</w:t>
      </w:r>
    </w:p>
    <w:p w14:paraId="367852FF" w14:textId="77777777"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14:paraId="4114E3FE" w14:textId="77777777" w:rsidR="00C07262" w:rsidRPr="0022764C" w:rsidRDefault="004A758F" w:rsidP="00662A63">
      <w:pPr>
        <w:pStyle w:val="BodyText"/>
        <w:numPr>
          <w:ilvl w:val="2"/>
          <w:numId w:val="208"/>
        </w:numPr>
        <w:ind w:left="454" w:hanging="454"/>
      </w:pPr>
      <w:r w:rsidRPr="0022764C">
        <w:t>Household goods and personal effects of every description.</w:t>
      </w:r>
    </w:p>
    <w:p w14:paraId="597B5B91" w14:textId="77777777"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14:paraId="6C74B0C6" w14:textId="77777777" w:rsidR="00C07262" w:rsidRPr="0022764C" w:rsidRDefault="004A758F">
      <w:pPr>
        <w:pStyle w:val="Heading3"/>
      </w:pPr>
      <w:r w:rsidRPr="0022764C">
        <w:t>Territorial Limits</w:t>
      </w:r>
    </w:p>
    <w:p w14:paraId="53AE99BC" w14:textId="77777777" w:rsidR="00C07262" w:rsidRPr="0022764C" w:rsidRDefault="004A758F">
      <w:pPr>
        <w:pStyle w:val="BodyText"/>
      </w:pPr>
      <w:r w:rsidRPr="0022764C">
        <w:t>England, Scotland and Wales but not the territorial seas adjacent thereto as defined by the Territorial Seas Act 1987.</w:t>
      </w:r>
    </w:p>
    <w:p w14:paraId="6C4C9A3C" w14:textId="77777777" w:rsidR="00C07262" w:rsidRPr="0022764C" w:rsidRDefault="004A758F">
      <w:pPr>
        <w:pStyle w:val="Heading3"/>
      </w:pPr>
      <w:r w:rsidRPr="0022764C">
        <w:t>Terrorism</w:t>
      </w:r>
    </w:p>
    <w:p w14:paraId="51C5E0F0" w14:textId="77777777"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14:paraId="2F533BD1" w14:textId="77777777" w:rsidR="00C07262" w:rsidRPr="0022764C" w:rsidRDefault="004A758F">
      <w:pPr>
        <w:pStyle w:val="Heading3"/>
      </w:pPr>
      <w:r w:rsidRPr="0022764C">
        <w:t>Virus or Similar Mechanism</w:t>
      </w:r>
    </w:p>
    <w:p w14:paraId="272A9898" w14:textId="77777777"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14:paraId="282CC6A1" w14:textId="77777777"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14:paraId="58CCC5EF" w14:textId="77777777" w:rsidR="00C07262" w:rsidRPr="0022764C" w:rsidRDefault="004A758F">
      <w:pPr>
        <w:pStyle w:val="Heading3"/>
        <w:rPr>
          <w:rFonts w:cstheme="majorHAnsi"/>
        </w:rPr>
      </w:pPr>
      <w:r w:rsidRPr="0022764C">
        <w:rPr>
          <w:rFonts w:cstheme="majorHAnsi"/>
        </w:rPr>
        <w:t xml:space="preserve">The </w:t>
      </w:r>
      <w:r w:rsidRPr="0022764C">
        <w:t>Cover</w:t>
      </w:r>
    </w:p>
    <w:p w14:paraId="42D24B8C" w14:textId="77777777"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14:paraId="18A91F04" w14:textId="77777777"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14:paraId="2B17982C" w14:textId="77777777" w:rsidR="00C07262" w:rsidRPr="0022764C" w:rsidRDefault="004A758F" w:rsidP="00662A63">
      <w:pPr>
        <w:pStyle w:val="BodyText"/>
        <w:numPr>
          <w:ilvl w:val="1"/>
          <w:numId w:val="209"/>
        </w:numPr>
        <w:ind w:left="454" w:hanging="454"/>
        <w:rPr>
          <w:b/>
        </w:rPr>
      </w:pPr>
      <w:r w:rsidRPr="0022764C">
        <w:rPr>
          <w:b/>
        </w:rPr>
        <w:t>Money</w:t>
      </w:r>
      <w:r w:rsidRPr="0022764C">
        <w:t>; and</w:t>
      </w:r>
    </w:p>
    <w:p w14:paraId="4335A0E8" w14:textId="77777777" w:rsidR="00C07262" w:rsidRPr="0022764C" w:rsidRDefault="004A758F" w:rsidP="00662A63">
      <w:pPr>
        <w:pStyle w:val="BodyText"/>
        <w:numPr>
          <w:ilvl w:val="1"/>
          <w:numId w:val="209"/>
        </w:numPr>
        <w:ind w:left="454" w:hanging="454"/>
      </w:pPr>
      <w:r w:rsidRPr="0022764C">
        <w:t>property in transit;</w:t>
      </w:r>
    </w:p>
    <w:p w14:paraId="7B6AC4B6" w14:textId="77777777"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14:paraId="4A09718D" w14:textId="77777777" w:rsidR="00C07262" w:rsidRPr="0022764C" w:rsidRDefault="004A758F">
      <w:pPr>
        <w:pStyle w:val="BodyText"/>
      </w:pPr>
      <w:r w:rsidRPr="0022764C">
        <w:t>provided that:</w:t>
      </w:r>
    </w:p>
    <w:p w14:paraId="67561CBD" w14:textId="541107A4"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14:paraId="6D997BCA" w14:textId="77777777" w:rsidR="00C07262" w:rsidRPr="0022764C" w:rsidRDefault="004A758F" w:rsidP="00662A63">
      <w:pPr>
        <w:pStyle w:val="BodyText"/>
        <w:numPr>
          <w:ilvl w:val="0"/>
          <w:numId w:val="212"/>
        </w:numPr>
        <w:ind w:left="908" w:hanging="454"/>
      </w:pPr>
      <w:r w:rsidRPr="0022764C">
        <w:t>Business “All Risks” Section;</w:t>
      </w:r>
    </w:p>
    <w:p w14:paraId="342EDB43" w14:textId="1EFF90A6" w:rsidR="00C07262" w:rsidRPr="0022764C" w:rsidRDefault="004A758F" w:rsidP="00662A63">
      <w:pPr>
        <w:pStyle w:val="BodyText"/>
        <w:numPr>
          <w:ilvl w:val="0"/>
          <w:numId w:val="212"/>
        </w:numPr>
        <w:ind w:left="908" w:hanging="454"/>
      </w:pPr>
      <w:r w:rsidRPr="0022764C">
        <w:t>Property &amp; Equipment “All Risks” Section;</w:t>
      </w:r>
    </w:p>
    <w:p w14:paraId="049E5BF4" w14:textId="77777777" w:rsidR="00C07262" w:rsidRPr="0022764C" w:rsidRDefault="004A758F" w:rsidP="00662A63">
      <w:pPr>
        <w:pStyle w:val="BodyText"/>
        <w:numPr>
          <w:ilvl w:val="0"/>
          <w:numId w:val="212"/>
        </w:numPr>
        <w:ind w:left="908" w:hanging="454"/>
      </w:pPr>
      <w:r w:rsidRPr="0022764C">
        <w:t>Business Interruption “All Risks” Section;</w:t>
      </w:r>
    </w:p>
    <w:p w14:paraId="4A3A6579" w14:textId="77777777" w:rsidR="00C07262" w:rsidRPr="0022764C" w:rsidRDefault="004A758F" w:rsidP="00662A63">
      <w:pPr>
        <w:pStyle w:val="BodyText"/>
        <w:numPr>
          <w:ilvl w:val="0"/>
          <w:numId w:val="212"/>
        </w:numPr>
        <w:ind w:left="908" w:hanging="454"/>
      </w:pPr>
      <w:r w:rsidRPr="0022764C">
        <w:t>Information Technology Section;</w:t>
      </w:r>
    </w:p>
    <w:p w14:paraId="3D53B7E3" w14:textId="77777777" w:rsidR="00C07262" w:rsidRPr="0022764C" w:rsidRDefault="004A758F" w:rsidP="00662A63">
      <w:pPr>
        <w:pStyle w:val="BodyText"/>
        <w:numPr>
          <w:ilvl w:val="0"/>
          <w:numId w:val="212"/>
        </w:numPr>
        <w:ind w:left="908" w:hanging="454"/>
      </w:pPr>
      <w:r w:rsidRPr="0022764C">
        <w:t>Money Section;</w:t>
      </w:r>
    </w:p>
    <w:p w14:paraId="4FC24CA4" w14:textId="77777777" w:rsidR="00C07262" w:rsidRPr="0022764C" w:rsidRDefault="004A758F" w:rsidP="00662A63">
      <w:pPr>
        <w:pStyle w:val="BodyText"/>
        <w:numPr>
          <w:ilvl w:val="0"/>
          <w:numId w:val="212"/>
        </w:numPr>
        <w:ind w:left="908" w:hanging="454"/>
      </w:pPr>
      <w:r w:rsidRPr="0022764C">
        <w:t>Goods in Transit Section; or</w:t>
      </w:r>
    </w:p>
    <w:p w14:paraId="6C030CDD" w14:textId="77777777" w:rsidR="00C07262" w:rsidRPr="0022764C" w:rsidRDefault="004A758F" w:rsidP="00662A63">
      <w:pPr>
        <w:pStyle w:val="BodyText"/>
        <w:numPr>
          <w:ilvl w:val="0"/>
          <w:numId w:val="212"/>
        </w:numPr>
        <w:ind w:left="908" w:hanging="454"/>
      </w:pPr>
      <w:r w:rsidRPr="0022764C">
        <w:t>Production Indemnity “All Risks” Section.</w:t>
      </w:r>
    </w:p>
    <w:p w14:paraId="4C115998" w14:textId="77777777"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14:paraId="50A6F7DB" w14:textId="77777777" w:rsidR="00C07262" w:rsidRPr="0022764C" w:rsidRDefault="004A758F" w:rsidP="00662A63">
      <w:pPr>
        <w:pStyle w:val="BodyText"/>
        <w:numPr>
          <w:ilvl w:val="1"/>
          <w:numId w:val="211"/>
        </w:numPr>
        <w:ind w:left="908" w:hanging="454"/>
      </w:pPr>
      <w:r w:rsidRPr="0022764C">
        <w:t>the exclusions stated below; or</w:t>
      </w:r>
    </w:p>
    <w:p w14:paraId="307F6C05" w14:textId="77777777"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14:paraId="235FBF07" w14:textId="77777777" w:rsidR="00C07262" w:rsidRPr="0022764C" w:rsidRDefault="004A758F">
      <w:pPr>
        <w:pStyle w:val="Heading1"/>
      </w:pPr>
      <w:r w:rsidRPr="0022764C">
        <w:t>Exclusions</w:t>
      </w:r>
    </w:p>
    <w:p w14:paraId="2B3046C3" w14:textId="77777777" w:rsidR="00C07262" w:rsidRPr="0022764C" w:rsidRDefault="004A758F">
      <w:pPr>
        <w:pStyle w:val="BodyText"/>
      </w:pPr>
      <w:r w:rsidRPr="0022764C">
        <w:t xml:space="preserve">This </w:t>
      </w:r>
      <w:r w:rsidRPr="0022764C">
        <w:rPr>
          <w:b/>
          <w:bCs/>
        </w:rPr>
        <w:t>Section</w:t>
      </w:r>
      <w:r w:rsidRPr="0022764C">
        <w:t xml:space="preserve"> does not cover:</w:t>
      </w:r>
    </w:p>
    <w:p w14:paraId="76176ACC" w14:textId="77777777"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14:paraId="7B690AA5" w14:textId="77777777" w:rsidR="00C07262" w:rsidRPr="0022764C" w:rsidRDefault="004A758F" w:rsidP="00662A63">
      <w:pPr>
        <w:pStyle w:val="BodyText"/>
        <w:numPr>
          <w:ilvl w:val="0"/>
          <w:numId w:val="214"/>
        </w:numPr>
        <w:ind w:left="908" w:hanging="454"/>
      </w:pPr>
      <w:r w:rsidRPr="0022764C">
        <w:t>to any Residential Property insured in the name of a Private Individual;</w:t>
      </w:r>
    </w:p>
    <w:p w14:paraId="07CA4392" w14:textId="77777777" w:rsidR="00C07262" w:rsidRPr="0022764C" w:rsidRDefault="004A758F" w:rsidP="00662A63">
      <w:pPr>
        <w:pStyle w:val="BodyText"/>
        <w:numPr>
          <w:ilvl w:val="0"/>
          <w:numId w:val="214"/>
        </w:numPr>
        <w:ind w:left="908" w:hanging="454"/>
      </w:pPr>
      <w:r w:rsidRPr="0022764C">
        <w:t xml:space="preserve">to any Nuclear Installation or Nuclear Reactor and all fixtures and fittings situated thereon or attached thereto and all pipes, wires, cables, drains or other conduits or service media of any </w:t>
      </w:r>
      <w:r w:rsidRPr="0022764C">
        <w:lastRenderedPageBreak/>
        <w:t>description that are fixed or connected to or in any way serve such Nuclear Installation or Nuclear Reactor; or</w:t>
      </w:r>
    </w:p>
    <w:p w14:paraId="758EF39B" w14:textId="77777777"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14:paraId="08246AA9" w14:textId="7A361353"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126" w:author="stuart wolstenholme" w:date="2026-05-29T12:35:00Z" w16du:dateUtc="2026-05-29T11:35:00Z">
        <w:r w:rsidR="00BB79CB" w:rsidRPr="0022764C" w:rsidDel="007973FD">
          <w:delText>by</w:delText>
        </w:r>
      </w:del>
      <w:r w:rsidRPr="0022764C">
        <w:t xml:space="preserve"> or arising from or occasioned by or resulting from: </w:t>
      </w:r>
    </w:p>
    <w:p w14:paraId="781C97DA" w14:textId="77777777"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14:paraId="7BFA8AD1" w14:textId="77777777"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14:paraId="55AC613F" w14:textId="587A17D1"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127"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14:paraId="511B8853" w14:textId="77777777"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14:paraId="2849BB36" w14:textId="77777777"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14:paraId="2F9FBF0A" w14:textId="77777777" w:rsidR="00C07262" w:rsidRPr="0022764C" w:rsidRDefault="004A758F" w:rsidP="00662A63">
      <w:pPr>
        <w:pStyle w:val="BodyText"/>
        <w:numPr>
          <w:ilvl w:val="0"/>
          <w:numId w:val="216"/>
        </w:numPr>
        <w:ind w:left="908" w:hanging="454"/>
      </w:pPr>
      <w:r w:rsidRPr="0022764C">
        <w:t>comprises:</w:t>
      </w:r>
    </w:p>
    <w:p w14:paraId="1E70B3DC" w14:textId="77777777"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14:paraId="64B0AE80" w14:textId="77777777"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14:paraId="69234B73" w14:textId="77777777"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14:paraId="0A126AA6" w14:textId="77777777" w:rsidR="00C07262" w:rsidRPr="0022764C" w:rsidRDefault="004A758F">
      <w:pPr>
        <w:pStyle w:val="BodyText"/>
        <w:ind w:left="907"/>
      </w:pPr>
      <w:r w:rsidRPr="0022764C">
        <w:t>"Property Insured" for the purposes of this proviso shall exclude:</w:t>
      </w:r>
    </w:p>
    <w:p w14:paraId="7F921D0B" w14:textId="77777777"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14:paraId="23713EC9" w14:textId="77777777" w:rsidR="00C07262" w:rsidRPr="0022764C" w:rsidRDefault="004A758F" w:rsidP="00662A63">
      <w:pPr>
        <w:pStyle w:val="BodyText"/>
        <w:numPr>
          <w:ilvl w:val="0"/>
          <w:numId w:val="217"/>
        </w:numPr>
        <w:ind w:left="1361" w:hanging="454"/>
      </w:pPr>
      <w:r w:rsidRPr="0022764C">
        <w:t>any Data;</w:t>
      </w:r>
    </w:p>
    <w:p w14:paraId="4A826E60" w14:textId="40919DAC"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128" w:author="stuart wolstenholme" w:date="2026-05-29T12:36:00Z" w16du:dateUtc="2026-05-29T11:36:00Z">
        <w:r w:rsidRPr="0022764C" w:rsidDel="00BB79CB">
          <w:delText>i</w:delText>
        </w:r>
      </w:del>
      <w:ins w:id="129"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130" w:author="stuart wolstenholme" w:date="2026-05-29T12:36:00Z" w16du:dateUtc="2026-05-29T11:36:00Z">
        <w:r w:rsidRPr="0022764C" w:rsidDel="00BB79CB">
          <w:delText>i</w:delText>
        </w:r>
      </w:del>
      <w:ins w:id="131"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14:paraId="08D12C0D" w14:textId="45411B7C" w:rsidR="00C07262" w:rsidRPr="0022764C" w:rsidRDefault="00BB79CB">
      <w:pPr>
        <w:pStyle w:val="BodyText"/>
        <w:ind w:left="908"/>
      </w:pPr>
      <w:r w:rsidRPr="0022764C">
        <w:t>In no other circumstances than the previous sentence, however, will any loss or losses directly or in any way caused by, contributed to</w:t>
      </w:r>
      <w:del w:id="132"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14:paraId="5B9393A9" w14:textId="23CD51DD"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133" w:author="stuart wolstenholme" w:date="2026-05-29T12:36:00Z" w16du:dateUtc="2026-05-29T11:36:00Z">
        <w:r w:rsidRPr="0022764C" w:rsidDel="00BB79CB">
          <w:delText>i</w:delText>
        </w:r>
      </w:del>
      <w:ins w:id="134" w:author="stuart wolstenholme" w:date="2026-05-29T12:36:00Z" w16du:dateUtc="2026-05-29T11:36:00Z">
        <w:r w:rsidR="00BB79CB" w:rsidRPr="0022764C">
          <w:t>I</w:t>
        </w:r>
      </w:ins>
      <w:r w:rsidRPr="0022764C">
        <w:t>) and (ii) above.</w:t>
      </w:r>
    </w:p>
    <w:p w14:paraId="4794A94A" w14:textId="77777777" w:rsidR="00C07262" w:rsidRPr="0022764C" w:rsidRDefault="004A758F">
      <w:pPr>
        <w:pStyle w:val="Heading1"/>
      </w:pPr>
      <w:r w:rsidRPr="0022764C">
        <w:t>Conditions</w:t>
      </w:r>
    </w:p>
    <w:p w14:paraId="2D2F4F21" w14:textId="77777777" w:rsidR="00C07262" w:rsidRPr="0022764C" w:rsidRDefault="004A758F">
      <w:pPr>
        <w:pStyle w:val="Heading3"/>
      </w:pPr>
      <w:r w:rsidRPr="0022764C">
        <w:t>Adjustable Premiums</w:t>
      </w:r>
    </w:p>
    <w:p w14:paraId="0AFB7743" w14:textId="77777777"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14:paraId="6C1B09BF" w14:textId="77777777" w:rsidR="00C07262" w:rsidRPr="0022764C" w:rsidRDefault="004A758F">
      <w:pPr>
        <w:pStyle w:val="Heading3"/>
      </w:pPr>
      <w:r w:rsidRPr="0022764C">
        <w:t>Automatic Reinstatement</w:t>
      </w:r>
    </w:p>
    <w:p w14:paraId="6451DE5E" w14:textId="77777777"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w:t>
      </w:r>
      <w:r w:rsidRPr="0022764C">
        <w:lastRenderedPageBreak/>
        <w:t xml:space="preserve">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33CCB143" w14:textId="77777777" w:rsidR="00C07262" w:rsidRPr="0022764C" w:rsidRDefault="004A758F">
      <w:pPr>
        <w:pStyle w:val="Heading3"/>
      </w:pPr>
      <w:r w:rsidRPr="0022764C">
        <w:t>Burden of Proof</w:t>
      </w:r>
    </w:p>
    <w:p w14:paraId="4EB92D82" w14:textId="77777777"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14:paraId="3113A9B9" w14:textId="77777777" w:rsidR="00C07262" w:rsidRPr="0022764C" w:rsidRDefault="004A758F">
      <w:pPr>
        <w:pStyle w:val="Heading3"/>
      </w:pPr>
      <w:r w:rsidRPr="0022764C">
        <w:t>Further Claims Procedure</w:t>
      </w:r>
    </w:p>
    <w:p w14:paraId="5A62DB59" w14:textId="77777777"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14:paraId="1D85C791" w14:textId="77777777"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14:paraId="3045BE2C" w14:textId="77777777" w:rsidR="00C07262" w:rsidRPr="0022764C" w:rsidRDefault="004A758F">
      <w:pPr>
        <w:pStyle w:val="Heading3"/>
      </w:pPr>
      <w:r w:rsidRPr="0022764C">
        <w:t>Long Term Agreement</w:t>
      </w:r>
    </w:p>
    <w:p w14:paraId="7E9D762C" w14:textId="75762671" w:rsidR="00C07262" w:rsidRPr="0022764C" w:rsidRDefault="004A758F">
      <w:pPr>
        <w:pStyle w:val="BodyText"/>
      </w:pPr>
      <w:r w:rsidRPr="0022764C">
        <w:t xml:space="preserve">Any </w:t>
      </w:r>
      <w:del w:id="135" w:author="stuart wolstenholme" w:date="2026-05-29T12:36:00Z" w16du:dateUtc="2026-05-29T11:36:00Z">
        <w:r w:rsidRPr="0022764C" w:rsidDel="00BB79CB">
          <w:delText>long term</w:delText>
        </w:r>
      </w:del>
      <w:ins w:id="136"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14:paraId="79CB6E2B" w14:textId="77777777" w:rsidR="00C07262" w:rsidRPr="0022764C" w:rsidRDefault="004A758F">
      <w:pPr>
        <w:pStyle w:val="Heading3"/>
      </w:pPr>
      <w:r w:rsidRPr="0022764C">
        <w:t>Period of Insurance</w:t>
      </w:r>
    </w:p>
    <w:p w14:paraId="7B80986C" w14:textId="77777777"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14:paraId="4679C70C" w14:textId="77777777" w:rsidR="00454B95" w:rsidRPr="0022764C" w:rsidRDefault="00454B95">
      <w:pPr>
        <w:pStyle w:val="BodyText"/>
      </w:pPr>
    </w:p>
    <w:p w14:paraId="742964B6" w14:textId="3FE2EABF"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14:paraId="7309814A" w14:textId="23BA3F69" w:rsidR="00C07262" w:rsidRPr="0022764C" w:rsidRDefault="004A758F">
      <w:pPr>
        <w:pStyle w:val="Subtitle"/>
      </w:pPr>
      <w:bookmarkStart w:id="137" w:name="Section_5"/>
      <w:r w:rsidRPr="0022764C">
        <w:t>Section 5: Employers’ Liability Section</w:t>
      </w:r>
      <w:bookmarkEnd w:id="137"/>
    </w:p>
    <w:p w14:paraId="4EB1F8BB" w14:textId="77777777" w:rsidR="00C07262" w:rsidRPr="0022764C" w:rsidRDefault="004A758F">
      <w:pPr>
        <w:pStyle w:val="Heading1"/>
      </w:pPr>
      <w:r w:rsidRPr="0022764C">
        <w:t>Definitions</w:t>
      </w:r>
    </w:p>
    <w:p w14:paraId="1C9FF9B9" w14:textId="77777777" w:rsidR="00C07262" w:rsidRPr="0022764C" w:rsidRDefault="004A758F">
      <w:pPr>
        <w:pStyle w:val="Heading3"/>
      </w:pPr>
      <w:r w:rsidRPr="0022764C">
        <w:t>Geographical Limits</w:t>
      </w:r>
    </w:p>
    <w:p w14:paraId="403BF53D" w14:textId="77777777" w:rsidR="00C07262" w:rsidRPr="0022764C" w:rsidRDefault="004A758F">
      <w:pPr>
        <w:pStyle w:val="BodyText"/>
      </w:pPr>
      <w:r w:rsidRPr="0022764C">
        <w:rPr>
          <w:bCs/>
        </w:rPr>
        <w:t>The</w:t>
      </w:r>
      <w:r w:rsidRPr="0022764C">
        <w:t xml:space="preserve"> </w:t>
      </w:r>
      <w:r w:rsidRPr="0022764C">
        <w:rPr>
          <w:b/>
          <w:bCs/>
        </w:rPr>
        <w:t>United Kingdom</w:t>
      </w:r>
      <w:r w:rsidRPr="0022764C">
        <w:t>.</w:t>
      </w:r>
    </w:p>
    <w:p w14:paraId="573C067E" w14:textId="77777777" w:rsidR="00C07262" w:rsidRPr="0022764C" w:rsidRDefault="004A758F">
      <w:pPr>
        <w:pStyle w:val="Heading3"/>
      </w:pPr>
      <w:r w:rsidRPr="0022764C">
        <w:t>Offshore</w:t>
      </w:r>
    </w:p>
    <w:p w14:paraId="34D1E7BE" w14:textId="77777777"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14:paraId="73B420F0" w14:textId="77777777" w:rsidR="00C07262" w:rsidRPr="0022764C" w:rsidRDefault="004A758F">
      <w:pPr>
        <w:pStyle w:val="Heading3"/>
      </w:pPr>
      <w:r w:rsidRPr="0022764C">
        <w:t>The Cover</w:t>
      </w:r>
    </w:p>
    <w:p w14:paraId="60608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14:paraId="72BC9E98" w14:textId="77777777"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14:paraId="491D2AA6" w14:textId="77777777" w:rsidR="00C07262" w:rsidRPr="0022764C" w:rsidRDefault="004A758F" w:rsidP="00662A63">
      <w:pPr>
        <w:pStyle w:val="BodyText"/>
        <w:numPr>
          <w:ilvl w:val="0"/>
          <w:numId w:val="219"/>
        </w:numPr>
        <w:ind w:left="454" w:hanging="454"/>
      </w:pPr>
      <w:r w:rsidRPr="0022764C">
        <w:rPr>
          <w:b/>
          <w:bCs/>
        </w:rPr>
        <w:t>Costs and Expenses</w:t>
      </w:r>
    </w:p>
    <w:p w14:paraId="7EF9FED6" w14:textId="77777777" w:rsidR="00C07262" w:rsidRPr="0022764C" w:rsidRDefault="004A758F">
      <w:pPr>
        <w:pStyle w:val="BodyText"/>
      </w:pPr>
      <w:r w:rsidRPr="0022764C">
        <w:t>provided that:</w:t>
      </w:r>
    </w:p>
    <w:p w14:paraId="57B26475" w14:textId="77777777"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14:paraId="71C4BB23" w14:textId="77777777"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14:paraId="234C175E" w14:textId="77777777" w:rsidR="00C07262" w:rsidRPr="0022764C" w:rsidRDefault="004A758F">
      <w:pPr>
        <w:pStyle w:val="Heading1"/>
      </w:pPr>
      <w:r w:rsidRPr="0022764C">
        <w:t>Extensions</w:t>
      </w:r>
    </w:p>
    <w:p w14:paraId="3929291F" w14:textId="77777777" w:rsidR="00C07262" w:rsidRPr="0022764C" w:rsidRDefault="004A758F">
      <w:pPr>
        <w:pStyle w:val="Heading3"/>
      </w:pPr>
      <w:r w:rsidRPr="0022764C">
        <w:t>Additional Insured Parties</w:t>
      </w:r>
    </w:p>
    <w:p w14:paraId="7B1B5809"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630D3FF0" w14:textId="77777777"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14:paraId="0E5ABEF8" w14:textId="77777777"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14:paraId="4A5CEF55" w14:textId="77777777" w:rsidR="00C07262" w:rsidRPr="0022764C" w:rsidRDefault="004A758F">
      <w:pPr>
        <w:pStyle w:val="BodyText"/>
        <w:ind w:left="454"/>
      </w:pPr>
      <w:r w:rsidRPr="0022764C">
        <w:lastRenderedPageBreak/>
        <w:t>whilst acting in their respective capacities; and</w:t>
      </w:r>
    </w:p>
    <w:p w14:paraId="6A567568" w14:textId="77777777"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14:paraId="11E2F558" w14:textId="77777777" w:rsidR="00C07262" w:rsidRPr="0022764C" w:rsidRDefault="004A758F">
      <w:pPr>
        <w:pStyle w:val="Heading3"/>
      </w:pPr>
      <w:r w:rsidRPr="0022764C">
        <w:t>Criminal Prosecution Defence Costs</w:t>
      </w:r>
    </w:p>
    <w:p w14:paraId="4AEAED49"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319DEBD4" w14:textId="77777777" w:rsidR="00C07262" w:rsidRPr="0022764C" w:rsidRDefault="004A758F">
      <w:pPr>
        <w:pStyle w:val="Heading3"/>
      </w:pPr>
      <w:r w:rsidRPr="0022764C">
        <w:t xml:space="preserve">Data Protection Act </w:t>
      </w:r>
    </w:p>
    <w:p w14:paraId="126CE37C" w14:textId="77777777"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14:paraId="765FB9C0" w14:textId="77777777" w:rsidR="00C07262" w:rsidRPr="0022764C" w:rsidRDefault="004A758F">
      <w:pPr>
        <w:pStyle w:val="BodyText"/>
      </w:pPr>
      <w:r w:rsidRPr="0022764C">
        <w:t>provided that:</w:t>
      </w:r>
    </w:p>
    <w:p w14:paraId="5165F34F" w14:textId="77777777"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14:paraId="4F340194" w14:textId="77777777"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14:paraId="192D697A" w14:textId="77777777" w:rsidR="00C07262" w:rsidRPr="0022764C" w:rsidRDefault="004A758F" w:rsidP="00662A63">
      <w:pPr>
        <w:pStyle w:val="BodyText"/>
        <w:numPr>
          <w:ilvl w:val="0"/>
          <w:numId w:val="223"/>
        </w:numPr>
        <w:ind w:left="908" w:hanging="454"/>
      </w:pPr>
      <w:r w:rsidRPr="0022764C">
        <w:t>the cost of replacing, reinstating, rectifying or erasing any personal data;</w:t>
      </w:r>
    </w:p>
    <w:p w14:paraId="7E343792" w14:textId="77777777"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3444DC78" w14:textId="77777777" w:rsidR="00C07262" w:rsidRPr="0022764C" w:rsidRDefault="004A758F" w:rsidP="00662A63">
      <w:pPr>
        <w:pStyle w:val="BodyText"/>
        <w:numPr>
          <w:ilvl w:val="0"/>
          <w:numId w:val="223"/>
        </w:numPr>
        <w:ind w:left="908" w:hanging="454"/>
      </w:pPr>
      <w:r w:rsidRPr="0022764C">
        <w:t>liability for which compensation is provided under any other insurance.</w:t>
      </w:r>
    </w:p>
    <w:p w14:paraId="50CAA7F5" w14:textId="77777777"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14:paraId="099A3CF8" w14:textId="77777777"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14:paraId="7D21BD33" w14:textId="77777777"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14:paraId="126435D5" w14:textId="77777777"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14:paraId="2971D9DD" w14:textId="77777777"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0FBFB094" w14:textId="77777777"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14:paraId="47E5E792" w14:textId="77777777" w:rsidR="00C07262" w:rsidRPr="0022764C" w:rsidRDefault="004A758F">
      <w:pPr>
        <w:pStyle w:val="Heading3"/>
      </w:pPr>
      <w:r w:rsidRPr="0022764C">
        <w:t xml:space="preserve">Indemnity to Principals </w:t>
      </w:r>
    </w:p>
    <w:p w14:paraId="59F1A2A8" w14:textId="77777777"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14:paraId="25F9DFF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7E121E3B" w14:textId="77777777" w:rsidR="00C07262" w:rsidRPr="0022764C" w:rsidRDefault="004A758F">
      <w:pPr>
        <w:pStyle w:val="Heading3"/>
      </w:pPr>
      <w:r w:rsidRPr="0022764C">
        <w:t>Unsatisfied Court Judgments</w:t>
      </w:r>
    </w:p>
    <w:p w14:paraId="181EC847" w14:textId="77777777"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14:paraId="6FF61598" w14:textId="77777777" w:rsidR="00C07262" w:rsidRPr="0022764C" w:rsidRDefault="004A758F">
      <w:pPr>
        <w:pStyle w:val="BodyText"/>
      </w:pPr>
      <w:r w:rsidRPr="0022764C">
        <w:t xml:space="preserve">provided that: </w:t>
      </w:r>
    </w:p>
    <w:p w14:paraId="4EA76533" w14:textId="77777777" w:rsidR="00C07262" w:rsidRPr="0022764C" w:rsidRDefault="004A758F" w:rsidP="00662A63">
      <w:pPr>
        <w:pStyle w:val="BodyText"/>
        <w:numPr>
          <w:ilvl w:val="2"/>
          <w:numId w:val="224"/>
        </w:numPr>
        <w:ind w:left="454" w:hanging="454"/>
      </w:pPr>
      <w:r w:rsidRPr="0022764C">
        <w:t>there is no appeal outstanding; and</w:t>
      </w:r>
    </w:p>
    <w:p w14:paraId="06E22E79" w14:textId="77777777"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14:paraId="2E1D7C60" w14:textId="77777777" w:rsidR="00C07262" w:rsidRPr="0022764C" w:rsidRDefault="004A758F">
      <w:pPr>
        <w:pStyle w:val="Heading1"/>
      </w:pPr>
      <w:r w:rsidRPr="0022764C">
        <w:t>Exclusions</w:t>
      </w:r>
    </w:p>
    <w:p w14:paraId="3C392CFE" w14:textId="77777777"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14:paraId="787FD600" w14:textId="77777777" w:rsidR="00C07262" w:rsidRPr="0022764C" w:rsidRDefault="004A758F">
      <w:pPr>
        <w:pStyle w:val="Heading3"/>
      </w:pPr>
      <w:r w:rsidRPr="0022764C">
        <w:t>Motor Insurance</w:t>
      </w:r>
    </w:p>
    <w:p w14:paraId="5B41B403" w14:textId="77777777"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14:paraId="02A3B43B" w14:textId="77777777" w:rsidR="00C07262" w:rsidRPr="0022764C" w:rsidRDefault="004A758F">
      <w:pPr>
        <w:pStyle w:val="Heading3"/>
      </w:pPr>
      <w:r w:rsidRPr="0022764C">
        <w:lastRenderedPageBreak/>
        <w:t>Offshore</w:t>
      </w:r>
    </w:p>
    <w:p w14:paraId="5D45E671" w14:textId="77777777"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14:paraId="5DA660EE" w14:textId="77777777" w:rsidR="00C07262" w:rsidRPr="0022764C" w:rsidRDefault="004A758F">
      <w:pPr>
        <w:pStyle w:val="Heading3"/>
      </w:pPr>
      <w:r w:rsidRPr="0022764C">
        <w:t>Workers’ Compensation</w:t>
      </w:r>
    </w:p>
    <w:p w14:paraId="52E1802C" w14:textId="77777777"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14:paraId="2FFEFF89" w14:textId="77777777" w:rsidR="00C07262" w:rsidRPr="0022764C" w:rsidRDefault="004A758F">
      <w:pPr>
        <w:pStyle w:val="Heading1"/>
      </w:pPr>
      <w:r w:rsidRPr="0022764C">
        <w:t>Conditions</w:t>
      </w:r>
    </w:p>
    <w:p w14:paraId="649E05A8" w14:textId="77777777" w:rsidR="00C07262" w:rsidRPr="0022764C" w:rsidRDefault="004A758F">
      <w:pPr>
        <w:pStyle w:val="Heading3"/>
      </w:pPr>
      <w:r w:rsidRPr="0022764C">
        <w:t>Asbestos</w:t>
      </w:r>
    </w:p>
    <w:p w14:paraId="1D4BE489" w14:textId="2C5EFCC4"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14:paraId="038B21D5" w14:textId="77777777" w:rsidR="00C07262" w:rsidRPr="0022764C" w:rsidRDefault="004A758F">
      <w:pPr>
        <w:pStyle w:val="Heading3"/>
      </w:pPr>
      <w:r w:rsidRPr="0022764C">
        <w:t xml:space="preserve">Terrorism </w:t>
      </w:r>
    </w:p>
    <w:p w14:paraId="0B9D957D" w14:textId="5313AB0B"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14:paraId="377C9D39" w14:textId="293D5D85"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14:paraId="10C25864" w14:textId="77777777" w:rsidR="00454B95" w:rsidRPr="0022764C" w:rsidRDefault="00454B95">
      <w:pPr>
        <w:pStyle w:val="Subtitle"/>
      </w:pPr>
    </w:p>
    <w:p w14:paraId="42A8721E" w14:textId="5BDD523F" w:rsidR="00C07262" w:rsidRPr="0022764C" w:rsidRDefault="004A758F">
      <w:pPr>
        <w:pStyle w:val="Subtitle"/>
      </w:pPr>
      <w:bookmarkStart w:id="138" w:name="Section_6"/>
      <w:r w:rsidRPr="0022764C">
        <w:t>Section 6: Public Liability Section</w:t>
      </w:r>
      <w:bookmarkEnd w:id="138"/>
    </w:p>
    <w:p w14:paraId="532EBDA4" w14:textId="77777777" w:rsidR="00C07262" w:rsidRPr="0022764C" w:rsidRDefault="004A758F">
      <w:pPr>
        <w:pStyle w:val="Heading1"/>
      </w:pPr>
      <w:r w:rsidRPr="0022764C">
        <w:t>Definition</w:t>
      </w:r>
    </w:p>
    <w:p w14:paraId="432E2720" w14:textId="77777777" w:rsidR="00C07262" w:rsidRPr="0022764C" w:rsidRDefault="004A758F">
      <w:pPr>
        <w:pStyle w:val="Heading3"/>
      </w:pPr>
      <w:r w:rsidRPr="0022764C">
        <w:t>Geographical Limits</w:t>
      </w:r>
    </w:p>
    <w:p w14:paraId="5C9FDBB4" w14:textId="77777777" w:rsidR="00C07262" w:rsidRPr="0022764C" w:rsidRDefault="004A758F">
      <w:pPr>
        <w:pStyle w:val="BodyText"/>
      </w:pPr>
      <w:r w:rsidRPr="0022764C">
        <w:t>Anywhere in the world</w:t>
      </w:r>
    </w:p>
    <w:p w14:paraId="7BBC6380" w14:textId="77777777" w:rsidR="00C07262" w:rsidRPr="0022764C" w:rsidRDefault="004A758F">
      <w:pPr>
        <w:pStyle w:val="Heading3"/>
      </w:pPr>
      <w:r w:rsidRPr="0022764C">
        <w:t>The Cover</w:t>
      </w:r>
    </w:p>
    <w:p w14:paraId="054220E9" w14:textId="3495958C"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14:paraId="54F5446A" w14:textId="77777777"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14:paraId="604E7212" w14:textId="77777777"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3C7AF508" w14:textId="77777777"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14:paraId="5416FB3D" w14:textId="77777777" w:rsidR="00C07262" w:rsidRPr="0022764C" w:rsidRDefault="004A758F" w:rsidP="00662A63">
      <w:pPr>
        <w:pStyle w:val="BodyText"/>
        <w:numPr>
          <w:ilvl w:val="2"/>
          <w:numId w:val="246"/>
        </w:numPr>
        <w:ind w:left="454" w:hanging="454"/>
      </w:pPr>
      <w:r w:rsidRPr="0022764C">
        <w:t>wrongful arrest, detention or imprisonment;</w:t>
      </w:r>
    </w:p>
    <w:p w14:paraId="10B12A01" w14:textId="77777777"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14:paraId="77A52FD8"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17295640" w14:textId="77777777" w:rsidR="00C07262" w:rsidRPr="0022764C" w:rsidRDefault="004A758F">
      <w:pPr>
        <w:pStyle w:val="Heading1"/>
      </w:pPr>
      <w:r w:rsidRPr="0022764C">
        <w:t>Extensions</w:t>
      </w:r>
    </w:p>
    <w:p w14:paraId="27DE9491" w14:textId="77777777" w:rsidR="00C07262" w:rsidRPr="0022764C" w:rsidRDefault="004A758F">
      <w:pPr>
        <w:pStyle w:val="Heading3"/>
      </w:pPr>
      <w:r w:rsidRPr="0022764C">
        <w:t>Additional Insured Parties</w:t>
      </w:r>
    </w:p>
    <w:p w14:paraId="20F644D0"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22BA93A4" w14:textId="77777777"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14:paraId="6ABEB745" w14:textId="77777777"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14:paraId="3189B0DA" w14:textId="77777777" w:rsidR="00C07262" w:rsidRPr="0022764C" w:rsidRDefault="004A758F">
      <w:pPr>
        <w:pStyle w:val="BodyText"/>
        <w:ind w:left="454"/>
      </w:pPr>
      <w:r w:rsidRPr="0022764C">
        <w:t>whilst acting in their respective capacities; and</w:t>
      </w:r>
    </w:p>
    <w:p w14:paraId="0A526C6C" w14:textId="77777777" w:rsidR="00C07262" w:rsidRPr="0022764C" w:rsidRDefault="004A758F" w:rsidP="00662A63">
      <w:pPr>
        <w:pStyle w:val="BodyText"/>
        <w:numPr>
          <w:ilvl w:val="0"/>
          <w:numId w:val="245"/>
        </w:numPr>
        <w:ind w:left="454" w:hanging="454"/>
      </w:pPr>
      <w:r w:rsidRPr="0022764C">
        <w:lastRenderedPageBreak/>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14:paraId="17161AD1" w14:textId="77777777" w:rsidR="00C07262" w:rsidRPr="0022764C" w:rsidRDefault="004A758F">
      <w:pPr>
        <w:pStyle w:val="Heading3"/>
      </w:pPr>
      <w:r w:rsidRPr="0022764C">
        <w:t>Criminal Prosecution Defence Costs</w:t>
      </w:r>
    </w:p>
    <w:p w14:paraId="460F8484" w14:textId="77777777"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5C5B8575" w14:textId="77777777" w:rsidR="00C07262" w:rsidRPr="0022764C" w:rsidRDefault="004A758F">
      <w:pPr>
        <w:pStyle w:val="Heading3"/>
      </w:pPr>
      <w:r w:rsidRPr="0022764C">
        <w:t xml:space="preserve">Cross Liabilities </w:t>
      </w:r>
    </w:p>
    <w:p w14:paraId="3E1BBA9D"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48D2DC19" w14:textId="77777777" w:rsidR="00C07262" w:rsidRPr="0022764C" w:rsidRDefault="004A758F">
      <w:pPr>
        <w:pStyle w:val="BodyText"/>
      </w:pPr>
      <w:r w:rsidRPr="0022764C">
        <w:t>provided that:</w:t>
      </w:r>
    </w:p>
    <w:p w14:paraId="5C52745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14:paraId="6246DFF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14:paraId="540BBC55" w14:textId="77777777" w:rsidR="00C07262" w:rsidRPr="0022764C" w:rsidRDefault="004A758F">
      <w:pPr>
        <w:pStyle w:val="Heading3"/>
      </w:pPr>
      <w:r w:rsidRPr="0022764C">
        <w:t>Custody or Control</w:t>
      </w:r>
    </w:p>
    <w:p w14:paraId="6144F76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14:paraId="2DD3DAD3" w14:textId="77777777"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14:paraId="337E912B" w14:textId="77777777"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14:paraId="1993E129" w14:textId="77777777"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14:paraId="5931A0C2" w14:textId="77777777"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14:paraId="5FF11B86" w14:textId="77777777" w:rsidR="00C07262" w:rsidRPr="0022764C" w:rsidRDefault="004A758F">
      <w:pPr>
        <w:pStyle w:val="Heading3"/>
      </w:pPr>
      <w:r w:rsidRPr="0022764C">
        <w:t xml:space="preserve">Data Protection Act </w:t>
      </w:r>
    </w:p>
    <w:p w14:paraId="3FB9D6D8"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14:paraId="5773FD46" w14:textId="77777777" w:rsidR="00C07262" w:rsidRPr="0022764C" w:rsidRDefault="004A758F">
      <w:pPr>
        <w:pStyle w:val="BodyText"/>
      </w:pPr>
      <w:r w:rsidRPr="0022764C">
        <w:t>provided that:</w:t>
      </w:r>
    </w:p>
    <w:p w14:paraId="17C85A59" w14:textId="77777777"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14:paraId="7C3EBBBB" w14:textId="77777777"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14:paraId="0DB4E601" w14:textId="77777777" w:rsidR="00C07262" w:rsidRPr="0022764C" w:rsidRDefault="004A758F" w:rsidP="00662A63">
      <w:pPr>
        <w:pStyle w:val="BodyText"/>
        <w:numPr>
          <w:ilvl w:val="0"/>
          <w:numId w:val="242"/>
        </w:numPr>
        <w:ind w:left="908" w:hanging="454"/>
      </w:pPr>
      <w:r w:rsidRPr="0022764C">
        <w:t>the cost of replacing, reinstating, rectifying or erasing any personal data;</w:t>
      </w:r>
    </w:p>
    <w:p w14:paraId="6FE86B95" w14:textId="77777777"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42742E50" w14:textId="77777777" w:rsidR="00C07262" w:rsidRPr="0022764C" w:rsidRDefault="004A758F" w:rsidP="00662A63">
      <w:pPr>
        <w:pStyle w:val="BodyText"/>
        <w:numPr>
          <w:ilvl w:val="0"/>
          <w:numId w:val="242"/>
        </w:numPr>
        <w:ind w:left="908" w:hanging="454"/>
      </w:pPr>
      <w:r w:rsidRPr="0022764C">
        <w:t>liability for which compensation is provided under any other insurance;</w:t>
      </w:r>
    </w:p>
    <w:p w14:paraId="7E217E36" w14:textId="77777777"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14:paraId="65F3E4F0" w14:textId="77777777"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14:paraId="58A2A6D3" w14:textId="77777777"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14:paraId="72E6CC1C" w14:textId="77777777"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1B3137C0" w14:textId="77777777"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14:paraId="4A3471AE" w14:textId="77777777" w:rsidR="00C07262" w:rsidRPr="0022764C" w:rsidRDefault="004A758F">
      <w:pPr>
        <w:pStyle w:val="Heading3"/>
      </w:pPr>
      <w:r w:rsidRPr="0022764C">
        <w:t>Defective Premises Act 1972</w:t>
      </w:r>
    </w:p>
    <w:p w14:paraId="58F9EB23"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w:t>
      </w:r>
      <w:r w:rsidRPr="0022764C">
        <w:lastRenderedPageBreak/>
        <w:t xml:space="preserve">Order 1975 in connection with premises disposed of by the </w:t>
      </w:r>
      <w:r w:rsidRPr="0022764C">
        <w:rPr>
          <w:b/>
        </w:rPr>
        <w:t>Insured</w:t>
      </w:r>
      <w:r w:rsidRPr="0022764C">
        <w:t xml:space="preserve"> excluding:</w:t>
      </w:r>
    </w:p>
    <w:p w14:paraId="06BE9022" w14:textId="77777777"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14:paraId="57AC29D6" w14:textId="77777777"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14:paraId="02CDED82" w14:textId="77777777"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14:paraId="311D43E2" w14:textId="77777777" w:rsidR="00C07262" w:rsidRPr="0022764C" w:rsidRDefault="004A758F">
      <w:pPr>
        <w:pStyle w:val="Heading3"/>
      </w:pPr>
      <w:r w:rsidRPr="0022764C">
        <w:t>Indemnity to Principals</w:t>
      </w:r>
    </w:p>
    <w:p w14:paraId="4AC1FCA9" w14:textId="77777777"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14:paraId="0F06BBC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105EC013" w14:textId="77777777" w:rsidR="00C07262" w:rsidRPr="0022764C" w:rsidRDefault="004A758F">
      <w:pPr>
        <w:pStyle w:val="Heading3"/>
      </w:pPr>
      <w:r w:rsidRPr="0022764C">
        <w:t>Legionella Liability</w:t>
      </w:r>
    </w:p>
    <w:p w14:paraId="1DFB5945"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14:paraId="4E9C60AA" w14:textId="77777777" w:rsidR="00C07262" w:rsidRPr="0022764C" w:rsidRDefault="004A758F">
      <w:pPr>
        <w:pStyle w:val="BodyText"/>
      </w:pPr>
      <w:r w:rsidRPr="0022764C">
        <w:t>provided that:</w:t>
      </w:r>
    </w:p>
    <w:p w14:paraId="6035473A" w14:textId="77777777"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14:paraId="76FA645E" w14:textId="77777777"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14:paraId="7EE9645A" w14:textId="77777777"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14:paraId="5ABBDAC9" w14:textId="77777777"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14:paraId="73C5483A" w14:textId="77777777"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w:t>
      </w:r>
      <w:r w:rsidRPr="0022764C">
        <w:t>by contract or other agreement unless liability would have attached in the absence of such contract or agreement.</w:t>
      </w:r>
    </w:p>
    <w:p w14:paraId="7270D8E5" w14:textId="77777777" w:rsidR="00C07262" w:rsidRPr="0022764C" w:rsidRDefault="004A758F">
      <w:pPr>
        <w:pStyle w:val="Heading3"/>
      </w:pPr>
      <w:r w:rsidRPr="0022764C">
        <w:t>Motor Vehicle Contingent Liability</w:t>
      </w:r>
    </w:p>
    <w:p w14:paraId="6E3DC4E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14:paraId="52B78132" w14:textId="77777777" w:rsidR="00C07262" w:rsidRPr="0022764C" w:rsidRDefault="004A758F">
      <w:pPr>
        <w:pStyle w:val="BodyText"/>
      </w:pPr>
      <w:r w:rsidRPr="0022764C">
        <w:t>provided that:</w:t>
      </w:r>
    </w:p>
    <w:p w14:paraId="64E44CAE"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14:paraId="255E902C"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14:paraId="37CD9D1C" w14:textId="77777777" w:rsidR="00C07262" w:rsidRPr="0022764C" w:rsidRDefault="004A758F">
      <w:pPr>
        <w:pStyle w:val="Heading3"/>
      </w:pPr>
      <w:r w:rsidRPr="0022764C">
        <w:t>Overseas Personal Liability</w:t>
      </w:r>
    </w:p>
    <w:p w14:paraId="66110CB1" w14:textId="77777777"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14:paraId="3720D41E" w14:textId="77777777" w:rsidR="00C07262" w:rsidRPr="0022764C" w:rsidRDefault="004A758F">
      <w:pPr>
        <w:pStyle w:val="BodyText"/>
      </w:pPr>
      <w:r w:rsidRPr="0022764C">
        <w:t>provided that:</w:t>
      </w:r>
    </w:p>
    <w:p w14:paraId="0176595F" w14:textId="77777777"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14:paraId="344F3627" w14:textId="77777777" w:rsidR="00C07262" w:rsidRPr="0022764C" w:rsidRDefault="004A758F" w:rsidP="00662A63">
      <w:pPr>
        <w:pStyle w:val="BodyText"/>
        <w:numPr>
          <w:ilvl w:val="0"/>
          <w:numId w:val="236"/>
        </w:numPr>
        <w:ind w:left="908" w:hanging="454"/>
      </w:pPr>
      <w:r w:rsidRPr="0022764C">
        <w:t>to legal liability arising directly from:</w:t>
      </w:r>
    </w:p>
    <w:p w14:paraId="5DDD4930" w14:textId="77777777" w:rsidR="00C07262" w:rsidRPr="0022764C" w:rsidRDefault="004A758F" w:rsidP="00662A63">
      <w:pPr>
        <w:pStyle w:val="BodyText"/>
        <w:numPr>
          <w:ilvl w:val="0"/>
          <w:numId w:val="237"/>
        </w:numPr>
        <w:ind w:left="1361" w:hanging="454"/>
      </w:pPr>
      <w:r w:rsidRPr="0022764C">
        <w:t>any agreement or contract unless liability would have existed otherwise;</w:t>
      </w:r>
    </w:p>
    <w:p w14:paraId="0D4DA5AC" w14:textId="77777777" w:rsidR="00C07262" w:rsidRPr="0022764C" w:rsidRDefault="004A758F" w:rsidP="00662A63">
      <w:pPr>
        <w:pStyle w:val="BodyText"/>
        <w:numPr>
          <w:ilvl w:val="0"/>
          <w:numId w:val="237"/>
        </w:numPr>
        <w:ind w:left="1361" w:hanging="454"/>
        <w:rPr>
          <w:b/>
        </w:rPr>
      </w:pPr>
      <w:r w:rsidRPr="0022764C">
        <w:t>the ownership or occupation of land or buildings;</w:t>
      </w:r>
    </w:p>
    <w:p w14:paraId="76D97094" w14:textId="77777777" w:rsidR="00C07262" w:rsidRPr="0022764C" w:rsidRDefault="004A758F" w:rsidP="00662A63">
      <w:pPr>
        <w:pStyle w:val="BodyText"/>
        <w:numPr>
          <w:ilvl w:val="0"/>
          <w:numId w:val="237"/>
        </w:numPr>
        <w:ind w:left="1361" w:hanging="454"/>
      </w:pPr>
      <w:r w:rsidRPr="0022764C">
        <w:t>the carrying on of any trade or profession;</w:t>
      </w:r>
    </w:p>
    <w:p w14:paraId="0EC0C758" w14:textId="66A80ACD"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14:paraId="14AC2BE6" w14:textId="77777777"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14:paraId="2C1CE17C" w14:textId="77777777" w:rsidR="00C07262" w:rsidRPr="0022764C" w:rsidRDefault="004A758F" w:rsidP="00662A63">
      <w:pPr>
        <w:pStyle w:val="BodyText"/>
        <w:numPr>
          <w:ilvl w:val="0"/>
          <w:numId w:val="236"/>
        </w:numPr>
        <w:ind w:left="908" w:hanging="454"/>
      </w:pPr>
      <w:r w:rsidRPr="0022764C">
        <w:t>in respect of liability more specifically insured under any other insurance;</w:t>
      </w:r>
    </w:p>
    <w:p w14:paraId="6B031E19" w14:textId="77777777" w:rsidR="00C07262" w:rsidRPr="0022764C" w:rsidRDefault="004A758F" w:rsidP="00662A63">
      <w:pPr>
        <w:pStyle w:val="BodyText"/>
        <w:numPr>
          <w:ilvl w:val="0"/>
          <w:numId w:val="236"/>
        </w:numPr>
        <w:ind w:left="908" w:hanging="454"/>
      </w:pPr>
      <w:r w:rsidRPr="0022764C">
        <w:lastRenderedPageBreak/>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14:paraId="71A68CEE" w14:textId="77777777"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14:paraId="1D797D60" w14:textId="77777777"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14:paraId="58CB898A" w14:textId="77777777" w:rsidR="00C07262" w:rsidRPr="0022764C" w:rsidRDefault="004A758F">
      <w:pPr>
        <w:pStyle w:val="Heading1"/>
      </w:pPr>
      <w:r w:rsidRPr="0022764C">
        <w:t>Optional Extension</w:t>
      </w:r>
    </w:p>
    <w:p w14:paraId="13685FC8" w14:textId="6996D973" w:rsidR="00C07262" w:rsidRPr="0022764C" w:rsidRDefault="004A758F">
      <w:pPr>
        <w:pStyle w:val="BodyText"/>
      </w:pPr>
      <w:r w:rsidRPr="0022764C">
        <w:t xml:space="preserve">(Operative only if stated in the </w:t>
      </w:r>
      <w:r w:rsidRPr="0022764C">
        <w:rPr>
          <w:b/>
        </w:rPr>
        <w:t>Schedule</w:t>
      </w:r>
      <w:r w:rsidRPr="0022764C">
        <w:t>)</w:t>
      </w:r>
    </w:p>
    <w:p w14:paraId="39CCF34A"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14:paraId="069E266B"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14:paraId="7C3483C0"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14:paraId="05AF556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14:paraId="326B7B8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14:paraId="606EA53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0FC5DBA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14:paraId="3489060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 xml:space="preserve">(d) the erection, dismantling, rigging, de-rigging, installation, </w:t>
      </w:r>
      <w:r w:rsidRPr="0022764C">
        <w:rPr>
          <w:rFonts w:eastAsiaTheme="majorEastAsia" w:cstheme="minorHAnsi"/>
          <w:bCs/>
          <w:szCs w:val="18"/>
        </w:rPr>
        <w:t>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14:paraId="07B97C1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71DA124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55FC607F"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4E0ECA38" w14:textId="4982CF92"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139" w:author="stuart wolstenholme" w:date="2026-05-29T12:36:00Z" w16du:dateUtc="2026-05-29T11:36:00Z">
        <w:r w:rsidRPr="0022764C" w:rsidDel="00BB79CB">
          <w:rPr>
            <w:rFonts w:eastAsiaTheme="majorEastAsia" w:cstheme="minorHAnsi"/>
            <w:b/>
            <w:bCs/>
            <w:szCs w:val="18"/>
          </w:rPr>
          <w:delText>Low Risk</w:delText>
        </w:r>
      </w:del>
      <w:ins w:id="140"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14:paraId="28709745"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14:paraId="0267EC24" w14:textId="34FCCFDB"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141" w:author="stuart wolstenholme" w:date="2026-05-29T12:36:00Z" w16du:dateUtc="2026-05-29T11:36:00Z">
        <w:r w:rsidRPr="0022764C" w:rsidDel="00BB79CB">
          <w:rPr>
            <w:rFonts w:eastAsiaTheme="majorEastAsia" w:cstheme="minorHAnsi"/>
            <w:bCs/>
            <w:szCs w:val="18"/>
          </w:rPr>
          <w:delText>i</w:delText>
        </w:r>
      </w:del>
      <w:ins w:id="142"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14:paraId="67DACBC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14:paraId="4FC8CC64"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14:paraId="6555F82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14:paraId="2E1E22F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14:paraId="552F86E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14:paraId="1B569EA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 any liability arising out of the discharge, dispersal, release or escape of smoke, vapours, soot, fumes, acids, alkalis, toxic chemicals, liquids or gases, waste materials or </w:t>
      </w:r>
      <w:r w:rsidRPr="0022764C">
        <w:rPr>
          <w:rFonts w:eastAsiaTheme="majorEastAsia" w:cstheme="minorHAnsi"/>
          <w:bCs/>
          <w:szCs w:val="18"/>
        </w:rPr>
        <w:lastRenderedPageBreak/>
        <w:t>other irritants, contaminants or pollutants into or upon land, atmosphere or any watercourse or body of water; or</w:t>
      </w:r>
    </w:p>
    <w:p w14:paraId="65119E52"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14:paraId="6FF3A35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14:paraId="70CDAAC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14:paraId="1D1E59D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14:paraId="2D186A52" w14:textId="77777777" w:rsidR="00C07262" w:rsidRPr="0022764C" w:rsidRDefault="004A758F">
      <w:pPr>
        <w:pStyle w:val="Heading1"/>
      </w:pPr>
      <w:r w:rsidRPr="0022764C">
        <w:t>Exclusions</w:t>
      </w:r>
    </w:p>
    <w:p w14:paraId="1CB393A6"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30340233" w14:textId="77777777" w:rsidR="00C07262" w:rsidRPr="0022764C" w:rsidRDefault="004A758F">
      <w:pPr>
        <w:pStyle w:val="Heading3"/>
      </w:pPr>
      <w:r w:rsidRPr="0022764C">
        <w:t>Abuse</w:t>
      </w:r>
    </w:p>
    <w:p w14:paraId="56452F86" w14:textId="77777777"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14:paraId="373D0F15" w14:textId="77777777" w:rsidR="00C07262" w:rsidRPr="0022764C" w:rsidRDefault="004A758F">
      <w:pPr>
        <w:pStyle w:val="Heading3"/>
      </w:pPr>
      <w:r w:rsidRPr="0022764C">
        <w:t>Advice and Professional Negligence</w:t>
      </w:r>
    </w:p>
    <w:p w14:paraId="3C786595" w14:textId="3A5AF4AE"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71DDCD82" w14:textId="77777777" w:rsidR="00C07262" w:rsidRPr="0022764C" w:rsidRDefault="004A758F">
      <w:pPr>
        <w:pStyle w:val="Heading3"/>
      </w:pPr>
      <w:r w:rsidRPr="0022764C">
        <w:t>Asbestos</w:t>
      </w:r>
    </w:p>
    <w:p w14:paraId="6521DFE6"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5F975524"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4BAA3712" w14:textId="77777777" w:rsidR="00C07262" w:rsidRPr="0022764C" w:rsidRDefault="004A758F">
      <w:pPr>
        <w:pStyle w:val="Heading3"/>
      </w:pPr>
      <w:r w:rsidRPr="0022764C">
        <w:t>Contractual Liability</w:t>
      </w:r>
    </w:p>
    <w:p w14:paraId="5C0F8414"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5A4AEB99" w14:textId="77777777" w:rsidR="00C07262" w:rsidRPr="0022764C" w:rsidRDefault="004A758F">
      <w:pPr>
        <w:pStyle w:val="Heading3"/>
      </w:pPr>
      <w:r w:rsidRPr="0022764C">
        <w:t>Defective Workmanship</w:t>
      </w:r>
    </w:p>
    <w:p w14:paraId="073D41D9"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5413DF92" w14:textId="77777777" w:rsidR="00C07262" w:rsidRPr="0022764C" w:rsidRDefault="004A758F">
      <w:pPr>
        <w:pStyle w:val="Heading3"/>
      </w:pPr>
      <w:r w:rsidRPr="0022764C">
        <w:t>Employees</w:t>
      </w:r>
    </w:p>
    <w:p w14:paraId="1974D7A8"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14:paraId="328205EC" w14:textId="77777777" w:rsidR="00C07262" w:rsidRPr="0022764C" w:rsidRDefault="004A758F">
      <w:pPr>
        <w:pStyle w:val="Heading3"/>
      </w:pPr>
      <w:r w:rsidRPr="0022764C">
        <w:t xml:space="preserve">Medical Malpractice </w:t>
      </w:r>
    </w:p>
    <w:p w14:paraId="412A09EC" w14:textId="77777777"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14:paraId="04CB7EC0" w14:textId="77777777" w:rsidR="00C07262" w:rsidRPr="0022764C" w:rsidRDefault="004A758F">
      <w:pPr>
        <w:pStyle w:val="BodyText"/>
      </w:pPr>
      <w:r w:rsidRPr="0022764C">
        <w:t>For the purposes of this Exclusion the words:</w:t>
      </w:r>
    </w:p>
    <w:p w14:paraId="0DCA4154" w14:textId="77777777"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14:paraId="2338E220" w14:textId="77777777" w:rsidR="00C07262" w:rsidRPr="0022764C" w:rsidRDefault="004A758F">
      <w:pPr>
        <w:pStyle w:val="BodyText"/>
        <w:ind w:left="454"/>
      </w:pPr>
      <w:r w:rsidRPr="0022764C">
        <w:t>Such members shall include:</w:t>
      </w:r>
    </w:p>
    <w:p w14:paraId="5847985A" w14:textId="77777777" w:rsidR="00C07262" w:rsidRPr="0022764C" w:rsidRDefault="004A758F" w:rsidP="00662A63">
      <w:pPr>
        <w:pStyle w:val="BodyText"/>
        <w:numPr>
          <w:ilvl w:val="1"/>
          <w:numId w:val="228"/>
        </w:numPr>
        <w:ind w:left="908" w:hanging="454"/>
      </w:pPr>
      <w:r w:rsidRPr="0022764C">
        <w:t>medical and dental practitioners;</w:t>
      </w:r>
    </w:p>
    <w:p w14:paraId="4DAC8D69" w14:textId="77777777" w:rsidR="00C07262" w:rsidRPr="0022764C" w:rsidRDefault="004A758F" w:rsidP="00662A63">
      <w:pPr>
        <w:pStyle w:val="BodyText"/>
        <w:numPr>
          <w:ilvl w:val="1"/>
          <w:numId w:val="228"/>
        </w:numPr>
        <w:ind w:left="908" w:hanging="454"/>
      </w:pPr>
      <w:r w:rsidRPr="0022764C">
        <w:t>nurses;</w:t>
      </w:r>
    </w:p>
    <w:p w14:paraId="6FB9D161" w14:textId="77777777" w:rsidR="00C07262" w:rsidRPr="0022764C" w:rsidRDefault="004A758F" w:rsidP="00662A63">
      <w:pPr>
        <w:pStyle w:val="BodyText"/>
        <w:numPr>
          <w:ilvl w:val="1"/>
          <w:numId w:val="228"/>
        </w:numPr>
        <w:ind w:left="908" w:hanging="454"/>
      </w:pPr>
      <w:r w:rsidRPr="0022764C">
        <w:t>midwives;</w:t>
      </w:r>
    </w:p>
    <w:p w14:paraId="46A26715" w14:textId="77777777" w:rsidR="00C07262" w:rsidRPr="0022764C" w:rsidRDefault="004A758F" w:rsidP="00662A63">
      <w:pPr>
        <w:pStyle w:val="BodyText"/>
        <w:numPr>
          <w:ilvl w:val="1"/>
          <w:numId w:val="228"/>
        </w:numPr>
        <w:ind w:left="908" w:hanging="454"/>
      </w:pPr>
      <w:r w:rsidRPr="0022764C">
        <w:t>pharmacists;</w:t>
      </w:r>
    </w:p>
    <w:p w14:paraId="5F595962" w14:textId="77777777" w:rsidR="00C07262" w:rsidRPr="0022764C" w:rsidRDefault="004A758F" w:rsidP="00662A63">
      <w:pPr>
        <w:pStyle w:val="BodyText"/>
        <w:numPr>
          <w:ilvl w:val="1"/>
          <w:numId w:val="228"/>
        </w:numPr>
        <w:ind w:left="908" w:hanging="454"/>
      </w:pPr>
      <w:r w:rsidRPr="0022764C">
        <w:t>professions allied to medicine;</w:t>
      </w:r>
    </w:p>
    <w:p w14:paraId="01C6ECC2" w14:textId="77777777" w:rsidR="00C07262" w:rsidRPr="0022764C" w:rsidRDefault="004A758F" w:rsidP="00662A63">
      <w:pPr>
        <w:pStyle w:val="BodyText"/>
        <w:numPr>
          <w:ilvl w:val="1"/>
          <w:numId w:val="228"/>
        </w:numPr>
        <w:ind w:left="908" w:hanging="454"/>
      </w:pPr>
      <w:r w:rsidRPr="0022764C">
        <w:t>care assistants and nursing auxiliaries;</w:t>
      </w:r>
    </w:p>
    <w:p w14:paraId="47756E05" w14:textId="77777777" w:rsidR="00C07262" w:rsidRPr="0022764C" w:rsidRDefault="004A758F" w:rsidP="00662A63">
      <w:pPr>
        <w:pStyle w:val="BodyText"/>
        <w:numPr>
          <w:ilvl w:val="1"/>
          <w:numId w:val="228"/>
        </w:numPr>
        <w:ind w:left="908" w:hanging="454"/>
      </w:pPr>
      <w:r w:rsidRPr="0022764C">
        <w:t>ambulance personnel;</w:t>
      </w:r>
    </w:p>
    <w:p w14:paraId="7F0AA1B6" w14:textId="77777777" w:rsidR="00C07262" w:rsidRPr="0022764C" w:rsidRDefault="004A758F" w:rsidP="00662A63">
      <w:pPr>
        <w:pStyle w:val="BodyText"/>
        <w:numPr>
          <w:ilvl w:val="1"/>
          <w:numId w:val="228"/>
        </w:numPr>
        <w:ind w:left="908" w:hanging="454"/>
      </w:pPr>
      <w:r w:rsidRPr="0022764C">
        <w:t>laboratory technicians; or</w:t>
      </w:r>
    </w:p>
    <w:p w14:paraId="55EAC98A" w14:textId="77777777" w:rsidR="00C07262" w:rsidRPr="0022764C" w:rsidRDefault="004A758F" w:rsidP="00662A63">
      <w:pPr>
        <w:pStyle w:val="BodyText"/>
        <w:numPr>
          <w:ilvl w:val="1"/>
          <w:numId w:val="228"/>
        </w:numPr>
        <w:ind w:left="908" w:hanging="454"/>
      </w:pPr>
      <w:bookmarkStart w:id="143" w:name="_Hlk80278350"/>
      <w:r w:rsidRPr="0022764C">
        <w:t>social workers.</w:t>
      </w:r>
      <w:bookmarkEnd w:id="143"/>
    </w:p>
    <w:p w14:paraId="2B4287E1" w14:textId="77777777"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14:paraId="326386ED" w14:textId="77777777" w:rsidR="00C07262" w:rsidRPr="0022764C" w:rsidRDefault="004A758F">
      <w:pPr>
        <w:pStyle w:val="Heading3"/>
      </w:pPr>
      <w:r w:rsidRPr="0022764C">
        <w:t>Pollution</w:t>
      </w:r>
    </w:p>
    <w:p w14:paraId="2F3BF0D0"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299236AD" w14:textId="77777777" w:rsidR="00C07262" w:rsidRPr="0022764C" w:rsidRDefault="004A758F">
      <w:pPr>
        <w:pStyle w:val="Heading3"/>
      </w:pPr>
      <w:r w:rsidRPr="0022764C">
        <w:t>Products</w:t>
      </w:r>
    </w:p>
    <w:p w14:paraId="69485FE4" w14:textId="77777777"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14:paraId="18938DE4" w14:textId="77777777" w:rsidR="00C07262" w:rsidRPr="0022764C" w:rsidRDefault="004A758F">
      <w:pPr>
        <w:pStyle w:val="Heading3"/>
      </w:pPr>
      <w:r w:rsidRPr="0022764C">
        <w:t>Terrorism</w:t>
      </w:r>
    </w:p>
    <w:p w14:paraId="6FB7120E" w14:textId="77777777"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14:paraId="5D3CA60F" w14:textId="77777777" w:rsidR="00C07262" w:rsidRPr="0022764C" w:rsidRDefault="004A758F">
      <w:pPr>
        <w:pStyle w:val="Heading3"/>
      </w:pPr>
      <w:r w:rsidRPr="0022764C">
        <w:lastRenderedPageBreak/>
        <w:t>Vehicles, Vessels or Craft</w:t>
      </w:r>
    </w:p>
    <w:p w14:paraId="7ABB7AC4" w14:textId="77777777"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14:paraId="0561B1EF" w14:textId="77777777"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14:paraId="0FF3D3B3" w14:textId="77777777"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14:paraId="180D4482" w14:textId="77777777"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14:paraId="5009F7D5" w14:textId="77777777"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14:paraId="29758098" w14:textId="77777777"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14:paraId="1BD3155F" w14:textId="77777777"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14:paraId="0BE7A24D" w14:textId="77777777" w:rsidR="00C07262" w:rsidRPr="0022764C" w:rsidRDefault="004A758F">
      <w:pPr>
        <w:pStyle w:val="BodyText"/>
        <w:ind w:left="454"/>
      </w:pPr>
      <w:r w:rsidRPr="0022764C">
        <w:t>whilst on inland waterways or 3 (three) miles offshore.</w:t>
      </w:r>
    </w:p>
    <w:p w14:paraId="504A0DB5" w14:textId="77777777" w:rsidR="00C07262" w:rsidRPr="0022764C" w:rsidRDefault="004A758F">
      <w:pPr>
        <w:pStyle w:val="Heading1"/>
      </w:pPr>
      <w:r w:rsidRPr="0022764C">
        <w:t>Conditions</w:t>
      </w:r>
    </w:p>
    <w:p w14:paraId="43FCB943" w14:textId="77777777" w:rsidR="00C07262" w:rsidRPr="0022764C" w:rsidRDefault="004A758F">
      <w:pPr>
        <w:pStyle w:val="Heading3"/>
      </w:pPr>
      <w:r w:rsidRPr="0022764C">
        <w:t xml:space="preserve">Terrorism </w:t>
      </w:r>
    </w:p>
    <w:p w14:paraId="515C1761" w14:textId="613AC3A7"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14:paraId="54F9CE7C" w14:textId="77777777" w:rsidR="00C07262" w:rsidRPr="0022764C" w:rsidRDefault="004A758F">
      <w:pPr>
        <w:pStyle w:val="Heading3"/>
      </w:pPr>
      <w:r w:rsidRPr="0022764C">
        <w:t xml:space="preserve">Worldwide Jurisdiction </w:t>
      </w:r>
    </w:p>
    <w:p w14:paraId="0E735A9E" w14:textId="77777777" w:rsidR="00C07262" w:rsidRPr="0022764C" w:rsidRDefault="004A758F">
      <w:pPr>
        <w:pStyle w:val="BodyText"/>
      </w:pPr>
      <w:r w:rsidRPr="0022764C">
        <w:t>(Excluding the United States of America/Canada)</w:t>
      </w:r>
    </w:p>
    <w:p w14:paraId="7A6824A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14:paraId="08522E66" w14:textId="77777777" w:rsidR="00C07262" w:rsidRPr="0022764C" w:rsidRDefault="004A758F">
      <w:pPr>
        <w:pStyle w:val="Heading3"/>
      </w:pPr>
      <w:r w:rsidRPr="0022764C">
        <w:t xml:space="preserve">Hazardous Activities </w:t>
      </w:r>
    </w:p>
    <w:p w14:paraId="53CAC6E9" w14:textId="3EF4CA46"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w:t>
      </w:r>
      <w:r w:rsidRPr="0022764C">
        <w:t xml:space="preserve">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14:paraId="253DB9E7" w14:textId="77777777" w:rsidR="00C07262" w:rsidRPr="0022764C" w:rsidRDefault="004A758F">
      <w:pPr>
        <w:pStyle w:val="Heading3"/>
      </w:pPr>
      <w:r w:rsidRPr="0022764C">
        <w:t>Heat Work Condition</w:t>
      </w:r>
    </w:p>
    <w:p w14:paraId="4C11A3EA" w14:textId="77777777"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14:paraId="5BCA2F68" w14:textId="77777777"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14:paraId="76899C18" w14:textId="77777777"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14:paraId="18363377" w14:textId="77777777"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14:paraId="726121B0" w14:textId="77777777"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14:paraId="13564564" w14:textId="7CEFE951"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144" w:author="stuart wolstenholme" w:date="2026-05-29T12:37:00Z" w16du:dateUtc="2026-05-29T11:37:00Z">
        <w:r w:rsidRPr="0022764C" w:rsidDel="00BB79CB">
          <w:delText>inflammable</w:delText>
        </w:r>
      </w:del>
      <w:ins w:id="145"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14:paraId="6FB0C8E5" w14:textId="77777777"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14:paraId="6C17E28A" w14:textId="77777777" w:rsidR="00C07262" w:rsidRPr="0022764C" w:rsidRDefault="004A758F" w:rsidP="00662A63">
      <w:pPr>
        <w:pStyle w:val="BodyText"/>
        <w:numPr>
          <w:ilvl w:val="2"/>
          <w:numId w:val="226"/>
        </w:numPr>
        <w:ind w:left="454" w:hanging="454"/>
      </w:pPr>
      <w:r w:rsidRPr="0022764C">
        <w:t xml:space="preserve">all equipment involved in Heat Work is to be attended at all times whilst Heat Work is taking place and only </w:t>
      </w:r>
      <w:r w:rsidRPr="0022764C">
        <w:lastRenderedPageBreak/>
        <w:t>used in accordance with the manufacturer’s instructions and by a worker who is trained and experienced in their use;</w:t>
      </w:r>
    </w:p>
    <w:p w14:paraId="6B5AB0F5" w14:textId="77777777"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14:paraId="11438558" w14:textId="77777777"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14:paraId="665F2874" w14:textId="77777777"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14:paraId="6B9FDFC7" w14:textId="77777777"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14:paraId="6F58B5DF" w14:textId="77777777"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14:paraId="39463176" w14:textId="694FA2D2"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14:paraId="51650B74" w14:textId="77777777" w:rsidR="00454B95" w:rsidRPr="0022764C" w:rsidRDefault="00454B95">
      <w:pPr>
        <w:pStyle w:val="Subtitle"/>
      </w:pPr>
    </w:p>
    <w:p w14:paraId="54E442AC" w14:textId="1E9DEBE2" w:rsidR="00C07262" w:rsidRPr="0022764C" w:rsidRDefault="004A758F">
      <w:pPr>
        <w:pStyle w:val="Subtitle"/>
      </w:pPr>
      <w:bookmarkStart w:id="146" w:name="Section_7"/>
      <w:r w:rsidRPr="0022764C">
        <w:t>Section 7: Products Liability Section</w:t>
      </w:r>
      <w:bookmarkEnd w:id="146"/>
    </w:p>
    <w:p w14:paraId="53DEB346" w14:textId="77777777" w:rsidR="00C07262" w:rsidRPr="0022764C" w:rsidRDefault="004A758F">
      <w:pPr>
        <w:pStyle w:val="Heading3"/>
      </w:pPr>
      <w:r w:rsidRPr="0022764C">
        <w:t>The Cover</w:t>
      </w:r>
    </w:p>
    <w:p w14:paraId="219068C3"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14:paraId="3C0FBCA2" w14:textId="77777777"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14:paraId="42C46ABE" w14:textId="77777777"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043FD757" w14:textId="77777777"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14:paraId="2034CFB1"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25107DCA" w14:textId="77777777" w:rsidR="00C07262" w:rsidRPr="0022764C" w:rsidRDefault="004A758F">
      <w:pPr>
        <w:pStyle w:val="Heading1"/>
      </w:pPr>
      <w:r w:rsidRPr="0022764C">
        <w:t>Extensions</w:t>
      </w:r>
    </w:p>
    <w:p w14:paraId="04B6629D" w14:textId="77777777" w:rsidR="00C07262" w:rsidRPr="0022764C" w:rsidRDefault="004A758F">
      <w:pPr>
        <w:pStyle w:val="Heading3"/>
      </w:pPr>
      <w:r w:rsidRPr="0022764C">
        <w:t xml:space="preserve">Criminal Prosecution Defence Costs </w:t>
      </w:r>
    </w:p>
    <w:p w14:paraId="63F1C54C"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14:paraId="4D2AF184" w14:textId="77777777" w:rsidR="00C07262" w:rsidRPr="0022764C" w:rsidRDefault="004A758F">
      <w:pPr>
        <w:pStyle w:val="Heading3"/>
      </w:pPr>
      <w:r w:rsidRPr="0022764C">
        <w:t>Cross Liabilities</w:t>
      </w:r>
    </w:p>
    <w:p w14:paraId="038026EE"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666220FF" w14:textId="77777777" w:rsidR="00C07262" w:rsidRPr="0022764C" w:rsidRDefault="004A758F">
      <w:pPr>
        <w:pStyle w:val="BodyText"/>
      </w:pPr>
      <w:r w:rsidRPr="0022764C">
        <w:t>provided that:</w:t>
      </w:r>
    </w:p>
    <w:p w14:paraId="5D98BABD" w14:textId="2670C0BA"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14:paraId="4740D846" w14:textId="77777777"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14:paraId="1DB5D9B0" w14:textId="77777777" w:rsidR="00C07262" w:rsidRPr="0022764C" w:rsidRDefault="004A758F" w:rsidP="00662A63">
      <w:pPr>
        <w:pStyle w:val="BodyText"/>
        <w:numPr>
          <w:ilvl w:val="2"/>
          <w:numId w:val="252"/>
        </w:numPr>
        <w:ind w:left="454" w:hanging="454"/>
      </w:pPr>
      <w:r w:rsidRPr="0022764C">
        <w:lastRenderedPageBreak/>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14:paraId="646CE9C3" w14:textId="77777777" w:rsidR="00C07262" w:rsidRPr="0022764C" w:rsidRDefault="004A758F">
      <w:pPr>
        <w:pStyle w:val="Heading1"/>
      </w:pPr>
      <w:r w:rsidRPr="0022764C">
        <w:t>Optional Extension</w:t>
      </w:r>
    </w:p>
    <w:p w14:paraId="4150B9DA" w14:textId="4E9E57FE" w:rsidR="00C07262" w:rsidRPr="0022764C" w:rsidRDefault="004A758F">
      <w:pPr>
        <w:pStyle w:val="BodyText"/>
      </w:pPr>
      <w:r w:rsidRPr="0022764C">
        <w:t xml:space="preserve">(Operative only if stated in the </w:t>
      </w:r>
      <w:r w:rsidRPr="0022764C">
        <w:rPr>
          <w:b/>
        </w:rPr>
        <w:t>Schedule</w:t>
      </w:r>
      <w:r w:rsidRPr="0022764C">
        <w:t>)</w:t>
      </w:r>
    </w:p>
    <w:p w14:paraId="50F6BC22" w14:textId="77777777" w:rsidR="00C07262" w:rsidRPr="0022764C" w:rsidRDefault="004A758F">
      <w:pPr>
        <w:pStyle w:val="BodyText"/>
      </w:pPr>
      <w:r w:rsidRPr="0022764C">
        <w:t>Inclusion of United States of America / Canada Jurisdiction</w:t>
      </w:r>
    </w:p>
    <w:p w14:paraId="249C3952" w14:textId="77777777"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14:paraId="184FD7E2" w14:textId="77777777" w:rsidR="00C07262" w:rsidRPr="0022764C" w:rsidRDefault="004A758F" w:rsidP="00662A63">
      <w:pPr>
        <w:pStyle w:val="BodyText"/>
        <w:numPr>
          <w:ilvl w:val="3"/>
          <w:numId w:val="249"/>
        </w:numPr>
        <w:ind w:left="454" w:hanging="454"/>
      </w:pPr>
      <w:r w:rsidRPr="0022764C">
        <w:t>the North American Exports Exclusion is deleted and of no further effect;</w:t>
      </w:r>
    </w:p>
    <w:p w14:paraId="4A19AB74" w14:textId="77777777"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14:paraId="55D35D60" w14:textId="77777777" w:rsidR="00C07262" w:rsidRPr="0022764C" w:rsidRDefault="004A758F">
      <w:pPr>
        <w:pStyle w:val="BodyText"/>
        <w:ind w:left="454"/>
      </w:pPr>
      <w:r w:rsidRPr="0022764C">
        <w:t>provided that:</w:t>
      </w:r>
    </w:p>
    <w:p w14:paraId="28B21CB8" w14:textId="2BA27C7F"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14:paraId="54048773" w14:textId="138EEA15"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14:paraId="4CCD20FE"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14:paraId="74777E6C"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14:paraId="2739E062"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14:paraId="7261DFD9"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14:paraId="2FD57647" w14:textId="77777777"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14:paraId="2B2751BE" w14:textId="77777777"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14:paraId="1E77B899" w14:textId="77777777"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14:paraId="71F17F80" w14:textId="77777777"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14:paraId="58B53AFF" w14:textId="77777777" w:rsidR="00C07262" w:rsidRPr="0022764C" w:rsidRDefault="004A758F">
      <w:pPr>
        <w:pStyle w:val="Heading1"/>
      </w:pPr>
      <w:r w:rsidRPr="0022764C">
        <w:t>Exclusions</w:t>
      </w:r>
    </w:p>
    <w:p w14:paraId="3BA53F40"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4D784255" w14:textId="77777777" w:rsidR="00C07262" w:rsidRPr="0022764C" w:rsidRDefault="004A758F">
      <w:pPr>
        <w:pStyle w:val="Heading3"/>
      </w:pPr>
      <w:r w:rsidRPr="0022764C">
        <w:t>Advice and Professional Negligence</w:t>
      </w:r>
    </w:p>
    <w:p w14:paraId="199586AE" w14:textId="4E6987FC"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185C85D9" w14:textId="77777777" w:rsidR="00C07262" w:rsidRPr="0022764C" w:rsidRDefault="004A758F">
      <w:pPr>
        <w:pStyle w:val="Heading3"/>
      </w:pPr>
      <w:r w:rsidRPr="0022764C">
        <w:t>Aircraft/Watercraft Products</w:t>
      </w:r>
    </w:p>
    <w:p w14:paraId="308797FF" w14:textId="77777777"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14:paraId="5CDED406" w14:textId="77777777"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14:paraId="6B78C178" w14:textId="77777777" w:rsidR="00C07262" w:rsidRPr="0022764C" w:rsidRDefault="004A758F" w:rsidP="00662A63">
      <w:pPr>
        <w:pStyle w:val="BodyText"/>
        <w:numPr>
          <w:ilvl w:val="2"/>
          <w:numId w:val="248"/>
        </w:numPr>
        <w:ind w:left="454" w:hanging="454"/>
      </w:pPr>
      <w:r w:rsidRPr="0022764C">
        <w:t>watercraft.</w:t>
      </w:r>
    </w:p>
    <w:p w14:paraId="12A309E3" w14:textId="77777777" w:rsidR="00C07262" w:rsidRPr="0022764C" w:rsidRDefault="004A758F">
      <w:pPr>
        <w:pStyle w:val="Heading3"/>
      </w:pPr>
      <w:r w:rsidRPr="0022764C">
        <w:t>Asbestos</w:t>
      </w:r>
    </w:p>
    <w:p w14:paraId="13BF1585"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24A950CE"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0E8DBF3D" w14:textId="77777777" w:rsidR="00C07262" w:rsidRPr="0022764C" w:rsidRDefault="004A758F">
      <w:pPr>
        <w:pStyle w:val="Heading3"/>
      </w:pPr>
      <w:r w:rsidRPr="0022764C">
        <w:t>Contractual Liability</w:t>
      </w:r>
    </w:p>
    <w:p w14:paraId="6EEE36D0"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43B9B77B" w14:textId="77777777" w:rsidR="00C07262" w:rsidRPr="0022764C" w:rsidRDefault="004A758F">
      <w:pPr>
        <w:pStyle w:val="Heading3"/>
      </w:pPr>
      <w:r w:rsidRPr="0022764C">
        <w:t>Damage to Products Supplied</w:t>
      </w:r>
    </w:p>
    <w:p w14:paraId="46C0D581" w14:textId="77777777"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14:paraId="6ECB9E50" w14:textId="77777777"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14:paraId="148544D9" w14:textId="77777777"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14:paraId="57AEEDF4" w14:textId="77777777" w:rsidR="00C07262" w:rsidRPr="0022764C" w:rsidRDefault="004A758F" w:rsidP="00662A63">
      <w:pPr>
        <w:pStyle w:val="BodyText"/>
        <w:numPr>
          <w:ilvl w:val="0"/>
          <w:numId w:val="247"/>
        </w:numPr>
        <w:ind w:left="454" w:hanging="454"/>
      </w:pPr>
      <w:r w:rsidRPr="0022764C">
        <w:lastRenderedPageBreak/>
        <w:t xml:space="preserve">the withdrawal, recall, repair, replacement, alteration or making of any refund in respect of </w:t>
      </w:r>
      <w:r w:rsidRPr="0022764C">
        <w:rPr>
          <w:b/>
        </w:rPr>
        <w:t>Products</w:t>
      </w:r>
      <w:r w:rsidRPr="0022764C">
        <w:t xml:space="preserve">. </w:t>
      </w:r>
    </w:p>
    <w:p w14:paraId="6CEBA186" w14:textId="77777777" w:rsidR="00C07262" w:rsidRPr="0022764C" w:rsidRDefault="004A758F">
      <w:pPr>
        <w:pStyle w:val="Heading3"/>
      </w:pPr>
      <w:r w:rsidRPr="0022764C">
        <w:t>Defective Workmanship</w:t>
      </w:r>
    </w:p>
    <w:p w14:paraId="26A0837F"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76E175AD" w14:textId="77777777" w:rsidR="00C07262" w:rsidRPr="0022764C" w:rsidRDefault="004A758F">
      <w:pPr>
        <w:pStyle w:val="Heading3"/>
      </w:pPr>
      <w:r w:rsidRPr="0022764C">
        <w:t>Employees</w:t>
      </w:r>
    </w:p>
    <w:p w14:paraId="426C662F"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14:paraId="5398E81F" w14:textId="77777777"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14:paraId="2C0DDF4E" w14:textId="77777777" w:rsidR="00C07262" w:rsidRPr="0022764C" w:rsidRDefault="004A758F">
      <w:pPr>
        <w:pStyle w:val="BodyText"/>
      </w:pPr>
      <w:r w:rsidRPr="0022764C">
        <w:t xml:space="preserve">food and drink for consumption on the </w:t>
      </w:r>
      <w:r w:rsidRPr="0022764C">
        <w:rPr>
          <w:b/>
        </w:rPr>
        <w:t>Premises</w:t>
      </w:r>
      <w:r w:rsidRPr="0022764C">
        <w:t>.</w:t>
      </w:r>
    </w:p>
    <w:p w14:paraId="2B3C7859" w14:textId="77777777" w:rsidR="00C07262" w:rsidRPr="0022764C" w:rsidRDefault="004A758F">
      <w:pPr>
        <w:pStyle w:val="Heading3"/>
      </w:pPr>
      <w:r w:rsidRPr="0022764C">
        <w:t>North American Exports</w:t>
      </w:r>
    </w:p>
    <w:p w14:paraId="49E1ACF9" w14:textId="77777777" w:rsidR="00C07262" w:rsidRPr="0022764C" w:rsidRDefault="004A758F">
      <w:pPr>
        <w:pStyle w:val="BodyText"/>
      </w:pPr>
      <w:r w:rsidRPr="0022764C">
        <w:rPr>
          <w:b/>
        </w:rPr>
        <w:t>Products</w:t>
      </w:r>
      <w:r w:rsidRPr="0022764C">
        <w:t xml:space="preserve"> exported to the United States of America, its territories or possessions, or Canada.</w:t>
      </w:r>
    </w:p>
    <w:p w14:paraId="71B5A099" w14:textId="77777777" w:rsidR="00C07262" w:rsidRPr="0022764C" w:rsidRDefault="004A758F">
      <w:pPr>
        <w:pStyle w:val="Heading3"/>
      </w:pPr>
      <w:r w:rsidRPr="0022764C">
        <w:t>Pollution</w:t>
      </w:r>
    </w:p>
    <w:p w14:paraId="5FDF0D1C"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0B06CB02" w14:textId="77777777" w:rsidR="00C07262" w:rsidRPr="0022764C" w:rsidRDefault="004A758F">
      <w:pPr>
        <w:pStyle w:val="Heading1"/>
      </w:pPr>
      <w:r w:rsidRPr="0022764C">
        <w:t>Condition</w:t>
      </w:r>
    </w:p>
    <w:p w14:paraId="1EA6CB6B" w14:textId="77777777" w:rsidR="00C07262" w:rsidRPr="0022764C" w:rsidRDefault="004A758F">
      <w:pPr>
        <w:pStyle w:val="Heading3"/>
      </w:pPr>
      <w:r w:rsidRPr="0022764C">
        <w:t xml:space="preserve">Worldwide Jurisdiction </w:t>
      </w:r>
    </w:p>
    <w:p w14:paraId="7FD68A7B" w14:textId="77777777" w:rsidR="00C07262" w:rsidRPr="0022764C" w:rsidRDefault="004A758F">
      <w:pPr>
        <w:pStyle w:val="BodyText"/>
      </w:pPr>
      <w:r w:rsidRPr="0022764C">
        <w:t>(Excluding the United States of America/Canada)</w:t>
      </w:r>
    </w:p>
    <w:p w14:paraId="648B7CE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14:paraId="5642A8AA" w14:textId="77777777"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14:paraId="564D754C" w14:textId="3181E884"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14:paraId="563DB095" w14:textId="77777777" w:rsidR="00454B95" w:rsidRPr="0022764C" w:rsidRDefault="00454B95">
      <w:pPr>
        <w:pStyle w:val="Subtitle"/>
      </w:pPr>
    </w:p>
    <w:p w14:paraId="7499C1E4" w14:textId="30751924" w:rsidR="00C07262" w:rsidRPr="0022764C" w:rsidRDefault="004A758F">
      <w:pPr>
        <w:pStyle w:val="Subtitle"/>
      </w:pPr>
      <w:bookmarkStart w:id="147" w:name="Section_8"/>
      <w:r w:rsidRPr="0022764C">
        <w:t>Section 8: Money Section</w:t>
      </w:r>
      <w:bookmarkEnd w:id="147"/>
    </w:p>
    <w:p w14:paraId="49B04D80" w14:textId="77777777" w:rsidR="00C07262" w:rsidRPr="0022764C" w:rsidRDefault="004A758F">
      <w:pPr>
        <w:pStyle w:val="Heading1"/>
      </w:pPr>
      <w:r w:rsidRPr="0022764C">
        <w:t>Sub-Section 1 - Money</w:t>
      </w:r>
    </w:p>
    <w:p w14:paraId="0B9A0324" w14:textId="77777777" w:rsidR="00C07262" w:rsidRPr="0022764C" w:rsidRDefault="004A758F">
      <w:pPr>
        <w:pStyle w:val="Heading1"/>
      </w:pPr>
      <w:r w:rsidRPr="0022764C">
        <w:t>Definitions</w:t>
      </w:r>
    </w:p>
    <w:p w14:paraId="2E77352D" w14:textId="77777777" w:rsidR="00C07262" w:rsidRPr="0022764C" w:rsidRDefault="004A758F">
      <w:pPr>
        <w:pStyle w:val="Heading3"/>
      </w:pPr>
      <w:r w:rsidRPr="0022764C">
        <w:t>Non-Negotiable Money</w:t>
      </w:r>
    </w:p>
    <w:p w14:paraId="2E3FC28F" w14:textId="77777777"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14:paraId="5F17BF2A" w14:textId="77777777" w:rsidR="00C07262" w:rsidRPr="0022764C" w:rsidRDefault="004A758F">
      <w:pPr>
        <w:pStyle w:val="Heading3"/>
      </w:pPr>
      <w:r w:rsidRPr="0022764C">
        <w:t>Situation(s)</w:t>
      </w:r>
    </w:p>
    <w:p w14:paraId="2D0D9895" w14:textId="77777777"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14:paraId="7DA35C4C" w14:textId="77777777"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14:paraId="7F18DD72" w14:textId="77777777"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14:paraId="77F458C5" w14:textId="77777777"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14:paraId="73FE6F3B" w14:textId="77777777"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14:paraId="02FE1968" w14:textId="77777777" w:rsidR="00C07262" w:rsidRPr="0022764C" w:rsidRDefault="004A758F">
      <w:pPr>
        <w:pStyle w:val="BodyText"/>
      </w:pPr>
      <w:r w:rsidRPr="0022764C">
        <w:t xml:space="preserve">anywhere within the </w:t>
      </w:r>
      <w:r w:rsidRPr="0022764C">
        <w:rPr>
          <w:b/>
        </w:rPr>
        <w:t>United Kingdom</w:t>
      </w:r>
      <w:r w:rsidRPr="0022764C">
        <w:t>.</w:t>
      </w:r>
    </w:p>
    <w:p w14:paraId="69215EB4" w14:textId="77777777" w:rsidR="00C07262" w:rsidRPr="0022764C" w:rsidRDefault="004A758F">
      <w:pPr>
        <w:pStyle w:val="Heading3"/>
      </w:pPr>
      <w:r w:rsidRPr="0022764C">
        <w:t>The Cover</w:t>
      </w:r>
    </w:p>
    <w:p w14:paraId="403B1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14:paraId="3682DB0B" w14:textId="77777777"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14:paraId="5519FC67" w14:textId="77777777" w:rsidR="00C07262" w:rsidRPr="0022764C" w:rsidRDefault="004A758F" w:rsidP="00662A63">
      <w:pPr>
        <w:pStyle w:val="BodyText"/>
        <w:numPr>
          <w:ilvl w:val="2"/>
          <w:numId w:val="263"/>
        </w:numPr>
        <w:ind w:left="454" w:hanging="454"/>
      </w:pPr>
      <w:r w:rsidRPr="0022764C">
        <w:rPr>
          <w:b/>
        </w:rPr>
        <w:t>Damage</w:t>
      </w:r>
      <w:r w:rsidRPr="0022764C">
        <w:t xml:space="preserve"> to:</w:t>
      </w:r>
    </w:p>
    <w:p w14:paraId="60F4D93A" w14:textId="77777777" w:rsidR="00C07262" w:rsidRPr="0022764C" w:rsidRDefault="004A758F" w:rsidP="00662A63">
      <w:pPr>
        <w:pStyle w:val="BodyText"/>
        <w:numPr>
          <w:ilvl w:val="0"/>
          <w:numId w:val="264"/>
        </w:numPr>
        <w:ind w:left="908" w:hanging="454"/>
      </w:pPr>
      <w:r w:rsidRPr="0022764C">
        <w:t>any safe, strongroom or franking machine;</w:t>
      </w:r>
    </w:p>
    <w:p w14:paraId="2C3E6FCC" w14:textId="77777777"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14:paraId="7253A3E6" w14:textId="77777777"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14:paraId="0DC390A4" w14:textId="77777777" w:rsidR="00C07262" w:rsidRPr="0022764C" w:rsidRDefault="004A758F" w:rsidP="00662A63">
      <w:pPr>
        <w:pStyle w:val="BodyText"/>
        <w:numPr>
          <w:ilvl w:val="0"/>
          <w:numId w:val="264"/>
        </w:numPr>
        <w:ind w:left="908" w:hanging="454"/>
      </w:pPr>
      <w:r w:rsidRPr="0022764C">
        <w:t xml:space="preserve">clothing, personal effects and personal Money belonging to the Insured or any partner, director </w:t>
      </w:r>
      <w:r w:rsidRPr="0022764C">
        <w:lastRenderedPageBreak/>
        <w:t>or Employee of the Insured resulting from an assault in an attempt to steal Money;</w:t>
      </w:r>
    </w:p>
    <w:p w14:paraId="22908E37" w14:textId="77777777" w:rsidR="00C07262" w:rsidRPr="0022764C" w:rsidRDefault="004A758F">
      <w:pPr>
        <w:pStyle w:val="BodyText"/>
      </w:pPr>
      <w:r w:rsidRPr="0022764C">
        <w:t xml:space="preserve">occurring in the Situation(s). </w:t>
      </w:r>
    </w:p>
    <w:p w14:paraId="1EAC9505" w14:textId="77777777" w:rsidR="00C07262" w:rsidRPr="0022764C" w:rsidRDefault="004A758F">
      <w:pPr>
        <w:pStyle w:val="Heading1"/>
      </w:pPr>
      <w:r w:rsidRPr="0022764C">
        <w:t>Extension</w:t>
      </w:r>
    </w:p>
    <w:p w14:paraId="5DDDADC4" w14:textId="77777777" w:rsidR="00C07262" w:rsidRPr="0022764C" w:rsidRDefault="004A758F">
      <w:pPr>
        <w:pStyle w:val="Heading3"/>
      </w:pPr>
      <w:r w:rsidRPr="0022764C">
        <w:t xml:space="preserve">Loss of Keys </w:t>
      </w:r>
    </w:p>
    <w:p w14:paraId="1C6026F3" w14:textId="77777777"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14:paraId="2FC2FD96" w14:textId="77777777" w:rsidR="00C07262" w:rsidRPr="0022764C" w:rsidRDefault="004A758F">
      <w:pPr>
        <w:pStyle w:val="Heading1"/>
      </w:pPr>
      <w:r w:rsidRPr="0022764C">
        <w:t>Exclusions</w:t>
      </w:r>
    </w:p>
    <w:p w14:paraId="66873E01" w14:textId="77777777" w:rsidR="00C07262" w:rsidRPr="0022764C" w:rsidRDefault="004A758F">
      <w:pPr>
        <w:pStyle w:val="BodyText"/>
      </w:pPr>
      <w:r w:rsidRPr="0022764C">
        <w:t>This Sub-Section does not cover any:</w:t>
      </w:r>
    </w:p>
    <w:p w14:paraId="6D629662" w14:textId="77777777"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14:paraId="7A302EA0" w14:textId="77777777"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14:paraId="2579A83D" w14:textId="77777777" w:rsidR="00C07262" w:rsidRPr="0022764C" w:rsidRDefault="004A758F" w:rsidP="00662A63">
      <w:pPr>
        <w:pStyle w:val="BodyText"/>
        <w:numPr>
          <w:ilvl w:val="0"/>
          <w:numId w:val="261"/>
        </w:numPr>
        <w:ind w:left="811" w:hanging="357"/>
      </w:pPr>
      <w:r w:rsidRPr="0022764C">
        <w:t>unless discovered within 7 (seven) working days after its occurrence; or</w:t>
      </w:r>
    </w:p>
    <w:p w14:paraId="4737E63B" w14:textId="77777777" w:rsidR="00C07262" w:rsidRPr="0022764C" w:rsidRDefault="004A758F" w:rsidP="00662A63">
      <w:pPr>
        <w:pStyle w:val="BodyText"/>
        <w:numPr>
          <w:ilvl w:val="0"/>
          <w:numId w:val="261"/>
        </w:numPr>
        <w:ind w:left="811" w:hanging="357"/>
      </w:pPr>
      <w:r w:rsidRPr="0022764C">
        <w:t>covered by a fidelity guarantee insurance.</w:t>
      </w:r>
    </w:p>
    <w:p w14:paraId="46883682" w14:textId="77777777"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14:paraId="729FE13B" w14:textId="77777777"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14:paraId="7A9083A0" w14:textId="77777777"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14:paraId="1516803F" w14:textId="77777777" w:rsidR="00C07262" w:rsidRPr="0022764C" w:rsidRDefault="004A758F" w:rsidP="00662A63">
      <w:pPr>
        <w:pStyle w:val="BodyText"/>
        <w:numPr>
          <w:ilvl w:val="2"/>
          <w:numId w:val="260"/>
        </w:numPr>
        <w:ind w:left="454" w:hanging="454"/>
        <w:rPr>
          <w:b/>
          <w:bCs/>
        </w:rPr>
      </w:pPr>
      <w:r w:rsidRPr="0022764C">
        <w:rPr>
          <w:b/>
          <w:bCs/>
        </w:rPr>
        <w:t xml:space="preserve">Consequential Loss; </w:t>
      </w:r>
    </w:p>
    <w:p w14:paraId="1B42B2C0" w14:textId="77777777"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14:paraId="68D03CA0" w14:textId="77777777"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14:paraId="17B2ADE7" w14:textId="77777777" w:rsidR="00C07262" w:rsidRPr="0022764C" w:rsidRDefault="004A758F">
      <w:pPr>
        <w:pStyle w:val="Heading1"/>
      </w:pPr>
      <w:r w:rsidRPr="0022764C">
        <w:t>Conditions</w:t>
      </w:r>
    </w:p>
    <w:p w14:paraId="3CC64059" w14:textId="77777777" w:rsidR="00C07262" w:rsidRPr="0022764C" w:rsidRDefault="004A758F">
      <w:pPr>
        <w:pStyle w:val="Heading3"/>
      </w:pPr>
      <w:r w:rsidRPr="0022764C">
        <w:t>Carryings Condition</w:t>
      </w:r>
    </w:p>
    <w:p w14:paraId="1C9F707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14:paraId="2BAA9924" w14:textId="77777777"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14:paraId="4AC1C2FC" w14:textId="77777777"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14:paraId="06620D46" w14:textId="77777777"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14:paraId="7AA3F418" w14:textId="77777777"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14:paraId="7ED8295C" w14:textId="77777777"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14:paraId="45B7BD4F" w14:textId="77777777" w:rsidR="00C07262" w:rsidRPr="0022764C" w:rsidRDefault="004A758F">
      <w:pPr>
        <w:pStyle w:val="Heading3"/>
      </w:pPr>
      <w:r w:rsidRPr="0022764C">
        <w:t>Contract with a Security Company</w:t>
      </w:r>
    </w:p>
    <w:p w14:paraId="34E66886" w14:textId="77777777"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14:paraId="0644BAF1" w14:textId="77777777" w:rsidR="00C07262" w:rsidRPr="0022764C" w:rsidRDefault="004A758F">
      <w:pPr>
        <w:pStyle w:val="Heading3"/>
      </w:pPr>
      <w:r w:rsidRPr="0022764C">
        <w:t xml:space="preserve">Records </w:t>
      </w:r>
    </w:p>
    <w:p w14:paraId="15C4765C" w14:textId="77777777"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14:paraId="2CFD73DA" w14:textId="77777777" w:rsidR="00C07262" w:rsidRPr="0022764C" w:rsidRDefault="004A758F">
      <w:pPr>
        <w:pStyle w:val="Heading1"/>
      </w:pPr>
      <w:r w:rsidRPr="0022764C">
        <w:t>Sub-Section 2 – Personal Assault</w:t>
      </w:r>
    </w:p>
    <w:p w14:paraId="1252302A" w14:textId="77777777" w:rsidR="00C07262" w:rsidRPr="0022764C" w:rsidRDefault="004A758F">
      <w:pPr>
        <w:pStyle w:val="Heading1"/>
      </w:pPr>
      <w:r w:rsidRPr="0022764C">
        <w:t>Definitions</w:t>
      </w:r>
    </w:p>
    <w:p w14:paraId="760E770C" w14:textId="77777777" w:rsidR="00C07262" w:rsidRPr="0022764C" w:rsidRDefault="004A758F">
      <w:pPr>
        <w:pStyle w:val="Heading3"/>
      </w:pPr>
      <w:r w:rsidRPr="0022764C">
        <w:t xml:space="preserve">Insured Person </w:t>
      </w:r>
    </w:p>
    <w:p w14:paraId="23FA059E" w14:textId="77777777"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14:paraId="49B6346C" w14:textId="77777777" w:rsidR="00C07262" w:rsidRPr="0022764C" w:rsidRDefault="004A758F">
      <w:pPr>
        <w:pStyle w:val="BodyText"/>
      </w:pPr>
      <w:r w:rsidRPr="0022764C">
        <w:t>Loss of Use of One or More Limbs</w:t>
      </w:r>
    </w:p>
    <w:p w14:paraId="6E05EBA6" w14:textId="77777777"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14:paraId="742E2607" w14:textId="77777777"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14:paraId="2975DBF2" w14:textId="77777777" w:rsidR="00C07262" w:rsidRPr="0022764C" w:rsidRDefault="004A758F">
      <w:pPr>
        <w:pStyle w:val="Heading3"/>
      </w:pPr>
      <w:r w:rsidRPr="0022764C">
        <w:t>Medical Expenses</w:t>
      </w:r>
    </w:p>
    <w:p w14:paraId="2983A111" w14:textId="77777777"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w:t>
      </w:r>
      <w:r w:rsidRPr="0022764C">
        <w:lastRenderedPageBreak/>
        <w:t>or nursing treatment including the cost of medical supplies and ambulance hire.</w:t>
      </w:r>
    </w:p>
    <w:p w14:paraId="39C6CDF6" w14:textId="77777777" w:rsidR="00C07262" w:rsidRPr="0022764C" w:rsidRDefault="004A758F">
      <w:pPr>
        <w:pStyle w:val="Heading3"/>
      </w:pPr>
      <w:r w:rsidRPr="0022764C">
        <w:t xml:space="preserve">Permanent </w:t>
      </w:r>
    </w:p>
    <w:p w14:paraId="1AD82678" w14:textId="77777777"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14:paraId="714883BC" w14:textId="77777777" w:rsidR="00C07262" w:rsidRPr="0022764C" w:rsidRDefault="004A758F">
      <w:pPr>
        <w:pStyle w:val="Heading3"/>
      </w:pPr>
      <w:r w:rsidRPr="0022764C">
        <w:t>Permanent Total Disablement</w:t>
      </w:r>
    </w:p>
    <w:p w14:paraId="05F2C1B4" w14:textId="77777777"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14:paraId="4CFDDA5A" w14:textId="77777777" w:rsidR="00C07262" w:rsidRPr="0022764C" w:rsidRDefault="004A758F">
      <w:pPr>
        <w:pStyle w:val="Heading3"/>
      </w:pPr>
      <w:r w:rsidRPr="0022764C">
        <w:t>Temporary Partial Disablement</w:t>
      </w:r>
    </w:p>
    <w:p w14:paraId="41AE7EDE" w14:textId="77777777"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14:paraId="5E45F21F" w14:textId="77777777" w:rsidR="00C07262" w:rsidRPr="0022764C" w:rsidRDefault="004A758F">
      <w:pPr>
        <w:pStyle w:val="Heading3"/>
      </w:pPr>
      <w:r w:rsidRPr="0022764C">
        <w:t>Temporary Total Disablement</w:t>
      </w:r>
    </w:p>
    <w:p w14:paraId="3C66898C" w14:textId="77777777"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14:paraId="44B7841E" w14:textId="77777777" w:rsidR="00C07262" w:rsidRPr="0022764C" w:rsidRDefault="004A758F">
      <w:pPr>
        <w:pStyle w:val="Heading3"/>
      </w:pPr>
      <w:r w:rsidRPr="0022764C">
        <w:t>The Cover</w:t>
      </w:r>
    </w:p>
    <w:p w14:paraId="4F545EF2" w14:textId="77777777"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14:paraId="72CB40E7" w14:textId="77777777"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14:paraId="47D36EBD" w14:textId="77777777">
        <w:trPr>
          <w:trHeight w:val="340"/>
        </w:trPr>
        <w:tc>
          <w:tcPr>
            <w:tcW w:w="2547" w:type="dxa"/>
            <w:gridSpan w:val="2"/>
          </w:tcPr>
          <w:p w14:paraId="7A85D9B2"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14:paraId="7BFD848F"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14:paraId="2D9EC7BC" w14:textId="77777777">
        <w:trPr>
          <w:cantSplit/>
          <w:trHeight w:val="340"/>
        </w:trPr>
        <w:tc>
          <w:tcPr>
            <w:tcW w:w="328" w:type="dxa"/>
          </w:tcPr>
          <w:p w14:paraId="154C2E3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14:paraId="2694C60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14:paraId="347CAA51" w14:textId="6CB6E83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561E1EA" w14:textId="77777777">
        <w:trPr>
          <w:cantSplit/>
          <w:trHeight w:val="340"/>
        </w:trPr>
        <w:tc>
          <w:tcPr>
            <w:tcW w:w="328" w:type="dxa"/>
          </w:tcPr>
          <w:p w14:paraId="3F6136C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14:paraId="0F7EAAEA"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14:paraId="096F7ED8" w14:textId="3FF775D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59263A78" w14:textId="77777777">
        <w:trPr>
          <w:cantSplit/>
          <w:trHeight w:val="340"/>
        </w:trPr>
        <w:tc>
          <w:tcPr>
            <w:tcW w:w="328" w:type="dxa"/>
          </w:tcPr>
          <w:p w14:paraId="67247F6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14:paraId="7E37C756"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14:paraId="3CE72E4C"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14:paraId="0BE7DD6C" w14:textId="1370E70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3F99F3FA" w14:textId="77777777">
        <w:trPr>
          <w:cantSplit/>
          <w:trHeight w:val="340"/>
        </w:trPr>
        <w:tc>
          <w:tcPr>
            <w:tcW w:w="328" w:type="dxa"/>
          </w:tcPr>
          <w:p w14:paraId="2A9DFD5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14:paraId="0A0BB93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14:paraId="7ECDFE19" w14:textId="6D5B4E7B"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2FB0A80F" w14:textId="77777777">
        <w:trPr>
          <w:trHeight w:val="340"/>
        </w:trPr>
        <w:tc>
          <w:tcPr>
            <w:tcW w:w="328" w:type="dxa"/>
          </w:tcPr>
          <w:p w14:paraId="1031911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14:paraId="58970B7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14:paraId="359EFF30" w14:textId="62DEB03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3EB540A" w14:textId="77777777">
        <w:trPr>
          <w:trHeight w:val="340"/>
        </w:trPr>
        <w:tc>
          <w:tcPr>
            <w:tcW w:w="328" w:type="dxa"/>
          </w:tcPr>
          <w:p w14:paraId="272C163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14:paraId="615C78B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14:paraId="338F1A29" w14:textId="141AADE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48C4C5DB" w14:textId="77777777">
        <w:trPr>
          <w:trHeight w:val="340"/>
        </w:trPr>
        <w:tc>
          <w:tcPr>
            <w:tcW w:w="328" w:type="dxa"/>
          </w:tcPr>
          <w:p w14:paraId="4603BF8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14:paraId="18D6705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14:paraId="75A1519C" w14:textId="5E8E7027"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14:paraId="3FE749E3" w14:textId="77777777"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14:paraId="270A4F73" w14:textId="77777777" w:rsidR="00C07262" w:rsidRPr="0022764C" w:rsidRDefault="004A758F">
      <w:pPr>
        <w:pStyle w:val="Heading1"/>
      </w:pPr>
      <w:r w:rsidRPr="0022764C">
        <w:t>Conditions</w:t>
      </w:r>
    </w:p>
    <w:p w14:paraId="5196BB47" w14:textId="77777777" w:rsidR="00C07262" w:rsidRPr="0022764C" w:rsidRDefault="004A758F" w:rsidP="00662A63">
      <w:pPr>
        <w:pStyle w:val="BodyText"/>
        <w:numPr>
          <w:ilvl w:val="2"/>
          <w:numId w:val="255"/>
        </w:numPr>
        <w:ind w:left="454" w:hanging="454"/>
      </w:pPr>
      <w:r w:rsidRPr="0022764C">
        <w:t>Benefit will only be payable if either:</w:t>
      </w:r>
    </w:p>
    <w:p w14:paraId="1E9B7E18" w14:textId="77777777"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14:paraId="4E411664" w14:textId="77777777"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14:paraId="3204D298" w14:textId="77777777"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14:paraId="7E0FEA01" w14:textId="19715DF7"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14:paraId="439131EF" w14:textId="77777777"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14:paraId="3435642F" w14:textId="77777777" w:rsidR="00C07262" w:rsidRPr="0022764C" w:rsidRDefault="004A758F">
      <w:pPr>
        <w:pStyle w:val="Heading1"/>
      </w:pPr>
      <w:r w:rsidRPr="0022764C">
        <w:t>Claims Conditions</w:t>
      </w:r>
    </w:p>
    <w:p w14:paraId="7F51280D" w14:textId="77777777"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14:paraId="677A77C7" w14:textId="77777777" w:rsidR="00C07262" w:rsidRPr="0022764C" w:rsidRDefault="004A758F" w:rsidP="00662A63">
      <w:pPr>
        <w:pStyle w:val="BodyText"/>
        <w:numPr>
          <w:ilvl w:val="2"/>
          <w:numId w:val="254"/>
        </w:numPr>
        <w:ind w:left="454" w:hanging="454"/>
      </w:pPr>
      <w:bookmarkStart w:id="148"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148"/>
    </w:p>
    <w:p w14:paraId="6051ED46"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14:paraId="42088A6B"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14:paraId="5CB30B9A" w14:textId="2CA8A832" w:rsidR="00C07262" w:rsidRPr="0022764C" w:rsidRDefault="004A758F">
      <w:pPr>
        <w:pStyle w:val="Subtitle"/>
      </w:pPr>
      <w:bookmarkStart w:id="149" w:name="Section_9"/>
      <w:r w:rsidRPr="0022764C">
        <w:lastRenderedPageBreak/>
        <w:t>Section 9: Goods in Transit Section</w:t>
      </w:r>
      <w:bookmarkEnd w:id="149"/>
    </w:p>
    <w:p w14:paraId="5BD0FFE4" w14:textId="77777777" w:rsidR="00C07262" w:rsidRPr="0022764C" w:rsidRDefault="004A758F">
      <w:pPr>
        <w:pStyle w:val="Heading1"/>
      </w:pPr>
      <w:r w:rsidRPr="0022764C">
        <w:t>Definitions</w:t>
      </w:r>
    </w:p>
    <w:p w14:paraId="7BF5ABB6" w14:textId="77777777" w:rsidR="00C07262" w:rsidRPr="0022764C" w:rsidRDefault="004A758F">
      <w:pPr>
        <w:pStyle w:val="Heading3"/>
      </w:pPr>
      <w:r w:rsidRPr="0022764C">
        <w:t>Geographical Limits</w:t>
      </w:r>
    </w:p>
    <w:p w14:paraId="1AC955D0" w14:textId="77777777" w:rsidR="00C07262" w:rsidRPr="0022764C" w:rsidRDefault="004A758F">
      <w:pPr>
        <w:pStyle w:val="BodyText"/>
      </w:pPr>
      <w:r w:rsidRPr="0022764C">
        <w:t>Anywhere in the world.</w:t>
      </w:r>
    </w:p>
    <w:p w14:paraId="38EDC73B" w14:textId="77777777" w:rsidR="00C07262" w:rsidRPr="0022764C" w:rsidRDefault="004A758F">
      <w:pPr>
        <w:pStyle w:val="Heading3"/>
      </w:pPr>
      <w:r w:rsidRPr="0022764C">
        <w:t>In Transit</w:t>
      </w:r>
    </w:p>
    <w:p w14:paraId="150104E4" w14:textId="77777777"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14:paraId="63256C3A" w14:textId="77777777" w:rsidR="00C07262" w:rsidRPr="0022764C" w:rsidRDefault="004A758F">
      <w:pPr>
        <w:pStyle w:val="Heading3"/>
      </w:pPr>
      <w:r w:rsidRPr="0022764C">
        <w:t>Property Insured</w:t>
      </w:r>
    </w:p>
    <w:p w14:paraId="2DB5DF43" w14:textId="77777777"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14:paraId="3542E049" w14:textId="77777777" w:rsidR="00C07262" w:rsidRPr="0022764C" w:rsidRDefault="004A758F">
      <w:pPr>
        <w:pStyle w:val="Heading3"/>
      </w:pPr>
      <w:r w:rsidRPr="0022764C">
        <w:t>Temporary Storage</w:t>
      </w:r>
    </w:p>
    <w:p w14:paraId="61A32D47" w14:textId="77777777" w:rsidR="00C07262" w:rsidRPr="0022764C" w:rsidRDefault="004A758F">
      <w:pPr>
        <w:pStyle w:val="BodyText"/>
      </w:pPr>
      <w:r w:rsidRPr="0022764C">
        <w:t>Property Insured stored whilst en route for no longer than 72 (seventy-two) hours.</w:t>
      </w:r>
    </w:p>
    <w:p w14:paraId="4C0CF80D" w14:textId="77777777" w:rsidR="00C07262" w:rsidRPr="0022764C" w:rsidRDefault="004A758F">
      <w:pPr>
        <w:pStyle w:val="Heading3"/>
      </w:pPr>
      <w:r w:rsidRPr="0022764C">
        <w:t>The Cover</w:t>
      </w:r>
    </w:p>
    <w:p w14:paraId="2894DCD9" w14:textId="2D2E7F62"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14:paraId="71E9274D" w14:textId="77777777" w:rsidR="00C07262" w:rsidRPr="0022764C" w:rsidRDefault="004A758F">
      <w:pPr>
        <w:pStyle w:val="Heading1"/>
      </w:pPr>
      <w:r w:rsidRPr="0022764C">
        <w:t>Basis of Claims Settlement</w:t>
      </w:r>
    </w:p>
    <w:p w14:paraId="1895B733" w14:textId="77777777"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14:paraId="42A1EDAD" w14:textId="77777777" w:rsidR="00C07262" w:rsidRPr="0022764C" w:rsidRDefault="004A758F">
      <w:pPr>
        <w:pStyle w:val="Heading1"/>
      </w:pPr>
      <w:r w:rsidRPr="0022764C">
        <w:t>Extensions</w:t>
      </w:r>
    </w:p>
    <w:p w14:paraId="5927F0FE" w14:textId="77777777" w:rsidR="00C07262" w:rsidRPr="0022764C" w:rsidRDefault="004A758F">
      <w:pPr>
        <w:pStyle w:val="Heading3"/>
      </w:pPr>
      <w:r w:rsidRPr="0022764C">
        <w:t>Clothing and Personal Effects</w:t>
      </w:r>
    </w:p>
    <w:p w14:paraId="6C5536BC" w14:textId="77777777"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14:paraId="1C21AACF" w14:textId="77777777" w:rsidR="00C07262" w:rsidRPr="0022764C" w:rsidRDefault="004A758F">
      <w:pPr>
        <w:pStyle w:val="Heading3"/>
      </w:pPr>
      <w:r w:rsidRPr="0022764C">
        <w:t>Debris Removal, Trans-shipment and Recovery Charges and Costs</w:t>
      </w:r>
    </w:p>
    <w:p w14:paraId="52A278E0"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14:paraId="3E0413A0" w14:textId="77777777"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14:paraId="3D71AA55" w14:textId="77777777"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14:paraId="4CA0441D" w14:textId="77777777" w:rsidR="00C07262" w:rsidRPr="0022764C" w:rsidRDefault="004A758F">
      <w:pPr>
        <w:pStyle w:val="Heading3"/>
      </w:pPr>
      <w:r w:rsidRPr="0022764C">
        <w:t>Tarpaulins, Sheets and Ropes</w:t>
      </w:r>
    </w:p>
    <w:p w14:paraId="3B61E015" w14:textId="732943A8"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150" w:author="stuart wolstenholme" w:date="2026-05-29T12:37:00Z" w16du:dateUtc="2026-05-29T11:37:00Z">
        <w:r w:rsidRPr="0022764C" w:rsidDel="00BB79CB">
          <w:delText>dunnages</w:delText>
        </w:r>
      </w:del>
      <w:ins w:id="151"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14:paraId="34DE4D69" w14:textId="77777777" w:rsidR="00C07262" w:rsidRPr="0022764C" w:rsidRDefault="004A758F">
      <w:pPr>
        <w:pStyle w:val="Heading3"/>
      </w:pPr>
      <w:r w:rsidRPr="0022764C">
        <w:t xml:space="preserve">Tools and Samples </w:t>
      </w:r>
    </w:p>
    <w:p w14:paraId="4F4C8F6F"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14:paraId="47276A71" w14:textId="77777777" w:rsidR="00C07262" w:rsidRPr="0022764C" w:rsidRDefault="004A758F">
      <w:pPr>
        <w:pStyle w:val="Heading1"/>
      </w:pPr>
      <w:r w:rsidRPr="0022764C">
        <w:t>Condition</w:t>
      </w:r>
    </w:p>
    <w:p w14:paraId="4E2B5814" w14:textId="77777777" w:rsidR="00C07262" w:rsidRPr="0022764C" w:rsidRDefault="004A758F">
      <w:pPr>
        <w:pStyle w:val="Heading3"/>
      </w:pPr>
      <w:r w:rsidRPr="0022764C">
        <w:t>Precautions</w:t>
      </w:r>
    </w:p>
    <w:p w14:paraId="6FDEC7BC" w14:textId="77777777" w:rsidR="00C07262" w:rsidRPr="0022764C" w:rsidRDefault="004A758F">
      <w:pPr>
        <w:pStyle w:val="BodyText"/>
      </w:pPr>
      <w:r w:rsidRPr="0022764C">
        <w:t xml:space="preserve">The </w:t>
      </w:r>
      <w:r w:rsidRPr="0022764C">
        <w:rPr>
          <w:b/>
        </w:rPr>
        <w:t>Insured</w:t>
      </w:r>
      <w:r w:rsidRPr="0022764C">
        <w:t xml:space="preserve"> shall at all times take precautions to:</w:t>
      </w:r>
    </w:p>
    <w:p w14:paraId="50A17AA5" w14:textId="77777777"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14:paraId="5DEAF5D0" w14:textId="77777777"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14:paraId="19E51FA8" w14:textId="77777777"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14:paraId="05FC2383" w14:textId="77777777" w:rsidR="00C07262" w:rsidRPr="0022764C" w:rsidRDefault="004A758F">
      <w:pPr>
        <w:pStyle w:val="Heading1"/>
      </w:pPr>
      <w:r w:rsidRPr="0022764C">
        <w:t>Exclusions</w:t>
      </w:r>
    </w:p>
    <w:p w14:paraId="34EB03E6" w14:textId="77777777" w:rsidR="00C07262" w:rsidRPr="0022764C" w:rsidRDefault="004A758F">
      <w:pPr>
        <w:pStyle w:val="BodyText"/>
      </w:pPr>
      <w:r w:rsidRPr="0022764C">
        <w:t xml:space="preserve">This </w:t>
      </w:r>
      <w:r w:rsidRPr="0022764C">
        <w:rPr>
          <w:b/>
        </w:rPr>
        <w:t>Section</w:t>
      </w:r>
      <w:r w:rsidRPr="0022764C">
        <w:t xml:space="preserve"> does not cover:</w:t>
      </w:r>
    </w:p>
    <w:p w14:paraId="370167F2" w14:textId="77777777" w:rsidR="00C07262" w:rsidRPr="0022764C" w:rsidRDefault="004A758F" w:rsidP="00662A63">
      <w:pPr>
        <w:pStyle w:val="BodyText"/>
        <w:numPr>
          <w:ilvl w:val="2"/>
          <w:numId w:val="267"/>
        </w:numPr>
        <w:ind w:left="454" w:hanging="454"/>
      </w:pPr>
      <w:r w:rsidRPr="0022764C">
        <w:rPr>
          <w:b/>
        </w:rPr>
        <w:t>Damage</w:t>
      </w:r>
      <w:r w:rsidRPr="0022764C">
        <w:t xml:space="preserve"> caused by:</w:t>
      </w:r>
    </w:p>
    <w:p w14:paraId="4BFD7D24" w14:textId="77777777"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14:paraId="56B699D4" w14:textId="77777777" w:rsidR="00C07262" w:rsidRPr="0022764C" w:rsidRDefault="004A758F" w:rsidP="00662A63">
      <w:pPr>
        <w:pStyle w:val="BodyText"/>
        <w:numPr>
          <w:ilvl w:val="0"/>
          <w:numId w:val="269"/>
        </w:numPr>
        <w:ind w:left="908" w:hanging="454"/>
      </w:pPr>
      <w:r w:rsidRPr="0022764C">
        <w:t>disappearance or unexplained or inventory shortage;</w:t>
      </w:r>
    </w:p>
    <w:p w14:paraId="36384C5B" w14:textId="77777777"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14:paraId="28D61FF1" w14:textId="77777777" w:rsidR="00C07262" w:rsidRPr="0022764C" w:rsidRDefault="004A758F" w:rsidP="00662A63">
      <w:pPr>
        <w:pStyle w:val="BodyText"/>
        <w:numPr>
          <w:ilvl w:val="0"/>
          <w:numId w:val="269"/>
        </w:numPr>
        <w:ind w:left="908" w:hanging="454"/>
      </w:pPr>
      <w:r w:rsidRPr="0022764C">
        <w:lastRenderedPageBreak/>
        <w:t>corrosion, rust, wet or dry rot, shrinkage, evaporation, loss of weight, dampness, dryness, marring, scratching, vermin or insects;</w:t>
      </w:r>
    </w:p>
    <w:p w14:paraId="39943512" w14:textId="77777777"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14:paraId="05C4C930" w14:textId="77777777"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14:paraId="6966DB26" w14:textId="77777777"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14:paraId="29F24129" w14:textId="77777777"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14:paraId="4DBA7B24" w14:textId="77777777" w:rsidR="00C07262" w:rsidRPr="0022764C" w:rsidRDefault="004A758F" w:rsidP="00662A63">
      <w:pPr>
        <w:pStyle w:val="BodyText"/>
        <w:numPr>
          <w:ilvl w:val="0"/>
          <w:numId w:val="269"/>
        </w:numPr>
        <w:ind w:left="908" w:hanging="454"/>
      </w:pPr>
      <w:r w:rsidRPr="0022764C">
        <w:t>mechanical or electrical breakdown failure or derangement.</w:t>
      </w:r>
    </w:p>
    <w:p w14:paraId="0612E53B" w14:textId="77777777" w:rsidR="00C07262" w:rsidRPr="0022764C" w:rsidRDefault="004A758F" w:rsidP="00662A63">
      <w:pPr>
        <w:pStyle w:val="BodyText"/>
        <w:numPr>
          <w:ilvl w:val="2"/>
          <w:numId w:val="267"/>
        </w:numPr>
        <w:ind w:left="454" w:hanging="454"/>
      </w:pPr>
      <w:r w:rsidRPr="0022764C">
        <w:rPr>
          <w:b/>
        </w:rPr>
        <w:t>Damage</w:t>
      </w:r>
      <w:r w:rsidRPr="0022764C">
        <w:t xml:space="preserve"> due to:</w:t>
      </w:r>
    </w:p>
    <w:p w14:paraId="1DF0B10C" w14:textId="77777777"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14:paraId="35C4DE12" w14:textId="77777777"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14:paraId="5C8821AB" w14:textId="77777777" w:rsidR="00C07262" w:rsidRPr="0022764C" w:rsidRDefault="004A758F">
      <w:pPr>
        <w:pStyle w:val="Heading3"/>
      </w:pPr>
      <w:r w:rsidRPr="0022764C">
        <w:t>Excluded Property</w:t>
      </w:r>
    </w:p>
    <w:p w14:paraId="6D8081BF"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75FE7A6A" w14:textId="77777777" w:rsidR="00C07262" w:rsidRPr="0022764C" w:rsidRDefault="004A758F" w:rsidP="00662A63">
      <w:pPr>
        <w:pStyle w:val="BodyText"/>
        <w:numPr>
          <w:ilvl w:val="0"/>
          <w:numId w:val="271"/>
        </w:numPr>
        <w:ind w:left="454" w:hanging="454"/>
      </w:pPr>
      <w:r w:rsidRPr="0022764C">
        <w:t>jewellery or watches;</w:t>
      </w:r>
    </w:p>
    <w:p w14:paraId="3EAB226E" w14:textId="77777777"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14:paraId="46549B6B" w14:textId="77777777" w:rsidR="00C07262" w:rsidRPr="0022764C" w:rsidRDefault="004A758F" w:rsidP="00662A63">
      <w:pPr>
        <w:pStyle w:val="BodyText"/>
        <w:numPr>
          <w:ilvl w:val="0"/>
          <w:numId w:val="271"/>
        </w:numPr>
        <w:ind w:left="454" w:hanging="454"/>
      </w:pPr>
      <w:r w:rsidRPr="0022764C">
        <w:t>wines, spirits, perfumes, tobacco, products or furs;</w:t>
      </w:r>
    </w:p>
    <w:p w14:paraId="36DB4052" w14:textId="77777777" w:rsidR="00C07262" w:rsidRPr="0022764C" w:rsidRDefault="004A758F" w:rsidP="00662A63">
      <w:pPr>
        <w:pStyle w:val="BodyText"/>
        <w:numPr>
          <w:ilvl w:val="0"/>
          <w:numId w:val="271"/>
        </w:numPr>
        <w:ind w:left="454" w:hanging="454"/>
      </w:pPr>
      <w:r w:rsidRPr="0022764C">
        <w:t>deeds, documents, manuscripts or plans;</w:t>
      </w:r>
    </w:p>
    <w:p w14:paraId="143F6B93" w14:textId="77777777"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14:paraId="600E9B73" w14:textId="77777777"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14:paraId="2B6E7BB2" w14:textId="6BD9A459"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14:paraId="488C2B3D" w14:textId="77777777"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14:paraId="44639941" w14:textId="77777777" w:rsidR="00C07262" w:rsidRPr="0022764C" w:rsidRDefault="004A758F" w:rsidP="00662A63">
      <w:pPr>
        <w:pStyle w:val="BodyText"/>
        <w:numPr>
          <w:ilvl w:val="0"/>
          <w:numId w:val="271"/>
        </w:numPr>
        <w:ind w:left="454" w:hanging="454"/>
      </w:pPr>
      <w:r w:rsidRPr="0022764C">
        <w:t>pictures, paintings, works of art, plasterwork or statuary marble;</w:t>
      </w:r>
    </w:p>
    <w:p w14:paraId="3BFB2124" w14:textId="77777777" w:rsidR="00C07262" w:rsidRPr="0022764C" w:rsidRDefault="004A758F" w:rsidP="00662A63">
      <w:pPr>
        <w:pStyle w:val="BodyText"/>
        <w:numPr>
          <w:ilvl w:val="0"/>
          <w:numId w:val="271"/>
        </w:numPr>
        <w:ind w:left="454" w:hanging="454"/>
      </w:pPr>
      <w:r w:rsidRPr="0022764C">
        <w:t>scientific instruments of any kind;</w:t>
      </w:r>
    </w:p>
    <w:p w14:paraId="2C332358" w14:textId="77777777" w:rsidR="00C07262" w:rsidRPr="0022764C" w:rsidRDefault="004A758F" w:rsidP="00662A63">
      <w:pPr>
        <w:pStyle w:val="BodyText"/>
        <w:numPr>
          <w:ilvl w:val="0"/>
          <w:numId w:val="271"/>
        </w:numPr>
        <w:ind w:left="454" w:hanging="454"/>
      </w:pPr>
      <w:r w:rsidRPr="0022764C">
        <w:t>non-ferrous metals, copper or lead;</w:t>
      </w:r>
    </w:p>
    <w:p w14:paraId="40DFA276" w14:textId="77777777" w:rsidR="00C07262" w:rsidRPr="0022764C" w:rsidRDefault="004A758F">
      <w:pPr>
        <w:pStyle w:val="BodyText"/>
        <w:ind w:left="454"/>
      </w:pPr>
      <w:r w:rsidRPr="0022764C">
        <w:t>unless caused by fire, theft, actual collision or overturning of the conveying vehicle or an object falling onto the conveying vehicle;</w:t>
      </w:r>
    </w:p>
    <w:p w14:paraId="5E686B3F" w14:textId="77777777" w:rsidR="00C07262" w:rsidRPr="0022764C" w:rsidRDefault="004A758F" w:rsidP="00662A63">
      <w:pPr>
        <w:pStyle w:val="BodyText"/>
        <w:numPr>
          <w:ilvl w:val="0"/>
          <w:numId w:val="271"/>
        </w:numPr>
        <w:ind w:left="454" w:hanging="454"/>
      </w:pPr>
      <w:r w:rsidRPr="0022764C">
        <w:t>livestock;</w:t>
      </w:r>
    </w:p>
    <w:p w14:paraId="66E73CAE" w14:textId="77777777" w:rsidR="00C07262" w:rsidRPr="0022764C" w:rsidRDefault="004A758F" w:rsidP="00662A63">
      <w:pPr>
        <w:pStyle w:val="BodyText"/>
        <w:numPr>
          <w:ilvl w:val="0"/>
          <w:numId w:val="271"/>
        </w:numPr>
        <w:ind w:left="454" w:hanging="454"/>
      </w:pPr>
      <w:r w:rsidRPr="0022764C">
        <w:t>explosive goods;</w:t>
      </w:r>
    </w:p>
    <w:p w14:paraId="500FD586" w14:textId="77777777" w:rsidR="00C07262" w:rsidRPr="0022764C" w:rsidRDefault="004A758F" w:rsidP="00662A63">
      <w:pPr>
        <w:pStyle w:val="BodyText"/>
        <w:numPr>
          <w:ilvl w:val="0"/>
          <w:numId w:val="271"/>
        </w:numPr>
        <w:ind w:left="454" w:hanging="454"/>
      </w:pPr>
      <w:r w:rsidRPr="0022764C">
        <w:t>bullion;</w:t>
      </w:r>
    </w:p>
    <w:p w14:paraId="0A7F4841" w14:textId="77777777" w:rsidR="00C07262" w:rsidRPr="0022764C" w:rsidRDefault="004A758F" w:rsidP="00662A63">
      <w:pPr>
        <w:pStyle w:val="BodyText"/>
        <w:numPr>
          <w:ilvl w:val="0"/>
          <w:numId w:val="271"/>
        </w:numPr>
        <w:ind w:left="454" w:hanging="454"/>
      </w:pPr>
      <w:r w:rsidRPr="0022764C">
        <w:rPr>
          <w:b/>
          <w:bCs/>
        </w:rPr>
        <w:t>Money</w:t>
      </w:r>
      <w:r w:rsidRPr="0022764C">
        <w:rPr>
          <w:bCs/>
        </w:rPr>
        <w:t>;</w:t>
      </w:r>
    </w:p>
    <w:p w14:paraId="50039F88" w14:textId="77777777"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14:paraId="360C0DE8" w14:textId="77777777" w:rsidR="00C07262" w:rsidRPr="0022764C" w:rsidRDefault="004A758F" w:rsidP="00662A63">
      <w:pPr>
        <w:pStyle w:val="BodyText"/>
        <w:numPr>
          <w:ilvl w:val="0"/>
          <w:numId w:val="272"/>
        </w:numPr>
        <w:ind w:left="908" w:hanging="454"/>
      </w:pPr>
      <w:r w:rsidRPr="0022764C">
        <w:t>storm, tempest or flood;</w:t>
      </w:r>
    </w:p>
    <w:p w14:paraId="077E4D89" w14:textId="77777777"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14:paraId="1371227E" w14:textId="77777777"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14:paraId="7644E535" w14:textId="44996019" w:rsidR="00C07262" w:rsidRPr="0022764C" w:rsidRDefault="004A758F">
      <w:pPr>
        <w:pStyle w:val="Subtitle"/>
      </w:pPr>
      <w:bookmarkStart w:id="152" w:name="Section_10"/>
      <w:r w:rsidRPr="0022764C">
        <w:lastRenderedPageBreak/>
        <w:t>Section 10: Loss of Licence Section</w:t>
      </w:r>
      <w:bookmarkEnd w:id="152"/>
    </w:p>
    <w:p w14:paraId="4C1A0D40" w14:textId="77777777" w:rsidR="00C07262" w:rsidRPr="0022764C" w:rsidRDefault="004A758F">
      <w:pPr>
        <w:pStyle w:val="Heading1"/>
      </w:pPr>
      <w:r w:rsidRPr="0022764C">
        <w:t>Definitions</w:t>
      </w:r>
    </w:p>
    <w:p w14:paraId="1E7B38C7" w14:textId="77777777" w:rsidR="00C07262" w:rsidRPr="0022764C" w:rsidRDefault="004A758F">
      <w:pPr>
        <w:pStyle w:val="Heading3"/>
      </w:pPr>
      <w:r w:rsidRPr="0022764C">
        <w:t>Designated Premises Supervisor</w:t>
      </w:r>
    </w:p>
    <w:p w14:paraId="783DECAD" w14:textId="77777777" w:rsidR="00C07262" w:rsidRPr="0022764C" w:rsidRDefault="004A758F">
      <w:pPr>
        <w:pStyle w:val="BodyText"/>
      </w:pPr>
      <w:r w:rsidRPr="0022764C">
        <w:t>The individual specified in the Licence as the premises supervisor as defined under section 15 of the Licensing Act 2003.</w:t>
      </w:r>
    </w:p>
    <w:p w14:paraId="7AADA680" w14:textId="77777777" w:rsidR="00C07262" w:rsidRPr="0022764C" w:rsidRDefault="004A758F">
      <w:pPr>
        <w:pStyle w:val="Heading3"/>
      </w:pPr>
      <w:r w:rsidRPr="0022764C">
        <w:t>Licence</w:t>
      </w:r>
    </w:p>
    <w:p w14:paraId="72D96DDD" w14:textId="77777777"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14:paraId="1A58B0BF" w14:textId="77777777" w:rsidR="00C07262" w:rsidRPr="0022764C" w:rsidRDefault="004A758F">
      <w:pPr>
        <w:pStyle w:val="Heading3"/>
      </w:pPr>
      <w:r w:rsidRPr="0022764C">
        <w:t>Licensing Authorities</w:t>
      </w:r>
    </w:p>
    <w:p w14:paraId="578153CC" w14:textId="77777777" w:rsidR="00C07262" w:rsidRPr="0022764C" w:rsidRDefault="004A758F">
      <w:pPr>
        <w:pStyle w:val="BodyText"/>
      </w:pPr>
      <w:r w:rsidRPr="0022764C">
        <w:t>Those authorities authorised under section 3 of the Licensing Act 2003.</w:t>
      </w:r>
    </w:p>
    <w:p w14:paraId="17788CBB" w14:textId="77777777" w:rsidR="00C07262" w:rsidRPr="0022764C" w:rsidRDefault="004A758F">
      <w:pPr>
        <w:pStyle w:val="Heading3"/>
      </w:pPr>
      <w:r w:rsidRPr="0022764C">
        <w:t>Operating Schedule</w:t>
      </w:r>
    </w:p>
    <w:p w14:paraId="06BBB0B0" w14:textId="77777777" w:rsidR="00C07262" w:rsidRPr="0022764C" w:rsidRDefault="004A758F">
      <w:pPr>
        <w:pStyle w:val="BodyText"/>
      </w:pPr>
      <w:r w:rsidRPr="0022764C">
        <w:t>The document that sets out the relevant licensable activities as defined under section 17 of the Licensing Act 2003.</w:t>
      </w:r>
    </w:p>
    <w:p w14:paraId="6975FFBD" w14:textId="77777777" w:rsidR="00C07262" w:rsidRPr="0022764C" w:rsidRDefault="004A758F">
      <w:pPr>
        <w:pStyle w:val="Heading3"/>
      </w:pPr>
      <w:r w:rsidRPr="0022764C">
        <w:t>The Cover</w:t>
      </w:r>
    </w:p>
    <w:p w14:paraId="6EE0F184" w14:textId="77777777"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14:paraId="469E3875" w14:textId="77777777" w:rsidR="00C07262" w:rsidRPr="0022764C" w:rsidRDefault="004A758F" w:rsidP="00662A63">
      <w:pPr>
        <w:pStyle w:val="BodyText"/>
        <w:numPr>
          <w:ilvl w:val="2"/>
          <w:numId w:val="274"/>
        </w:numPr>
        <w:ind w:left="454" w:hanging="454"/>
      </w:pPr>
      <w:r w:rsidRPr="0022764C">
        <w:t>forfeited, suspended or withdrawn; or</w:t>
      </w:r>
    </w:p>
    <w:p w14:paraId="3EE8C2BC" w14:textId="77777777" w:rsidR="00C07262" w:rsidRPr="0022764C" w:rsidRDefault="004A758F" w:rsidP="00662A63">
      <w:pPr>
        <w:pStyle w:val="BodyText"/>
        <w:numPr>
          <w:ilvl w:val="2"/>
          <w:numId w:val="274"/>
        </w:numPr>
        <w:ind w:left="454" w:hanging="454"/>
      </w:pPr>
      <w:r w:rsidRPr="0022764C">
        <w:t>refused renewal after due and proper application;</w:t>
      </w:r>
    </w:p>
    <w:p w14:paraId="02838529" w14:textId="77777777"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14:paraId="0A9827BA" w14:textId="77777777"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14:paraId="0A38B609" w14:textId="77777777"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14:paraId="3CAC28DD" w14:textId="77777777" w:rsidR="00C07262" w:rsidRPr="0022764C" w:rsidRDefault="004A758F">
      <w:pPr>
        <w:pStyle w:val="Heading1"/>
      </w:pPr>
      <w:r w:rsidRPr="0022764C">
        <w:t>Exclusions</w:t>
      </w:r>
    </w:p>
    <w:p w14:paraId="33A87A4F" w14:textId="77777777" w:rsidR="00C07262" w:rsidRPr="0022764C" w:rsidRDefault="004A758F">
      <w:pPr>
        <w:pStyle w:val="BodyText"/>
      </w:pPr>
      <w:r w:rsidRPr="0022764C">
        <w:t xml:space="preserve">This </w:t>
      </w:r>
      <w:r w:rsidRPr="0022764C">
        <w:rPr>
          <w:b/>
        </w:rPr>
        <w:t>Section</w:t>
      </w:r>
      <w:r w:rsidRPr="0022764C">
        <w:t xml:space="preserve"> does not cover any loss:</w:t>
      </w:r>
    </w:p>
    <w:p w14:paraId="6168FB58" w14:textId="77777777"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14:paraId="137F4639" w14:textId="77777777"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14:paraId="14B5B7BA" w14:textId="77777777"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14:paraId="1A5604D5" w14:textId="77777777"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14:paraId="710423F0" w14:textId="77777777"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14:paraId="46E38FBE" w14:textId="77777777"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14:paraId="230E590C" w14:textId="77777777"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14:paraId="787ADFD9" w14:textId="77777777" w:rsidR="00C07262" w:rsidRPr="0022764C" w:rsidRDefault="004A758F" w:rsidP="00662A63">
      <w:pPr>
        <w:pStyle w:val="BodyText"/>
        <w:numPr>
          <w:ilvl w:val="0"/>
          <w:numId w:val="276"/>
        </w:numPr>
        <w:ind w:left="908" w:hanging="454"/>
      </w:pPr>
      <w:r w:rsidRPr="0022764C">
        <w:t>any scheme of town or country planning, improvement or redevelopment;</w:t>
      </w:r>
    </w:p>
    <w:p w14:paraId="1CEA7468" w14:textId="77777777"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14:paraId="698074E6" w14:textId="77777777"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14:paraId="00118176" w14:textId="77777777"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14:paraId="3AA0408B" w14:textId="77777777"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14:paraId="30D8E293" w14:textId="77777777"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14:paraId="0B78ECDC" w14:textId="77777777" w:rsidR="00C07262" w:rsidRPr="0022764C" w:rsidRDefault="004A758F">
      <w:pPr>
        <w:pStyle w:val="Heading1"/>
      </w:pPr>
      <w:r w:rsidRPr="0022764C">
        <w:t>Conditions</w:t>
      </w:r>
    </w:p>
    <w:p w14:paraId="39236407" w14:textId="77777777" w:rsidR="00C07262" w:rsidRPr="0022764C" w:rsidRDefault="004A758F">
      <w:pPr>
        <w:pStyle w:val="Heading3"/>
      </w:pPr>
      <w:r w:rsidRPr="0022764C">
        <w:t>Claims Condition</w:t>
      </w:r>
    </w:p>
    <w:p w14:paraId="1DC12B8C" w14:textId="77777777"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14:paraId="16B06CE2" w14:textId="77777777"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14:paraId="094DD779" w14:textId="77777777"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14:paraId="0A4FE75F" w14:textId="77777777"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14:paraId="366BD3A5" w14:textId="77777777"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14:paraId="61A33A41" w14:textId="77777777"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14:paraId="4DFEBD3C" w14:textId="77777777" w:rsidR="00C07262" w:rsidRPr="0022764C" w:rsidRDefault="004A758F">
      <w:pPr>
        <w:pStyle w:val="Heading3"/>
      </w:pPr>
      <w:r w:rsidRPr="0022764C">
        <w:lastRenderedPageBreak/>
        <w:t>Notification to the Insurer</w:t>
      </w:r>
    </w:p>
    <w:p w14:paraId="40AE76AC" w14:textId="77777777"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14:paraId="000B7017" w14:textId="77777777"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14:paraId="51D7E065" w14:textId="77777777"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14:paraId="61C86BD1" w14:textId="77777777"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14:paraId="60DD1255" w14:textId="77777777"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14:paraId="1C1525D1" w14:textId="77777777"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14:paraId="72587BB8" w14:textId="77777777"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14:paraId="478F35E8" w14:textId="77777777" w:rsidR="00C07262" w:rsidRPr="0022764C" w:rsidRDefault="004A758F">
      <w:pPr>
        <w:pStyle w:val="Heading3"/>
      </w:pPr>
      <w:r w:rsidRPr="0022764C">
        <w:t>Replacement of Licensee</w:t>
      </w:r>
    </w:p>
    <w:p w14:paraId="5C13ED0E" w14:textId="77777777"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14:paraId="037A21E2" w14:textId="6917D844"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14:paraId="787FEBEE" w14:textId="77777777" w:rsidR="006A3EF8" w:rsidRPr="0022764C" w:rsidRDefault="006A3EF8">
      <w:pPr>
        <w:pStyle w:val="Subtitle"/>
      </w:pPr>
      <w:bookmarkStart w:id="153" w:name="_DV_M0"/>
      <w:bookmarkStart w:id="154" w:name="_Toc484079910"/>
      <w:bookmarkEnd w:id="153"/>
    </w:p>
    <w:p w14:paraId="7F728EE0" w14:textId="2B8A6C60" w:rsidR="00C07262" w:rsidRPr="0022764C" w:rsidRDefault="004A758F">
      <w:pPr>
        <w:pStyle w:val="Subtitle"/>
      </w:pPr>
      <w:bookmarkStart w:id="155" w:name="Section_11"/>
      <w:r w:rsidRPr="0022764C">
        <w:t>Section 11: Production Indemnity “All Risks” Section</w:t>
      </w:r>
      <w:bookmarkEnd w:id="154"/>
      <w:bookmarkEnd w:id="155"/>
    </w:p>
    <w:p w14:paraId="68E014EB" w14:textId="77777777" w:rsidR="00C07262" w:rsidRPr="0022764C" w:rsidRDefault="004A758F">
      <w:pPr>
        <w:pStyle w:val="Heading1"/>
      </w:pPr>
      <w:r w:rsidRPr="0022764C">
        <w:t>Definitions</w:t>
      </w:r>
    </w:p>
    <w:p w14:paraId="778F6AC9" w14:textId="77777777" w:rsidR="00C07262" w:rsidRPr="0022764C" w:rsidRDefault="004A758F">
      <w:pPr>
        <w:pStyle w:val="Heading3"/>
      </w:pPr>
      <w:r w:rsidRPr="0022764C">
        <w:t>Gross Production Cost</w:t>
      </w:r>
    </w:p>
    <w:p w14:paraId="5400A50B" w14:textId="77777777" w:rsidR="00C07262" w:rsidRPr="0022764C" w:rsidRDefault="004A758F">
      <w:pPr>
        <w:pStyle w:val="BodyText"/>
      </w:pPr>
      <w:r w:rsidRPr="0022764C">
        <w:t>All costs including overheads chargeable directly to the Production(s) but excluding:</w:t>
      </w:r>
    </w:p>
    <w:p w14:paraId="37C872EF" w14:textId="77777777"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14:paraId="1FEE0FCC" w14:textId="77777777"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14:paraId="0AE0B7D7" w14:textId="77777777"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14:paraId="69F96574" w14:textId="520727CE" w:rsidR="00C07262" w:rsidRPr="0022764C" w:rsidRDefault="004A758F" w:rsidP="00662A63">
      <w:pPr>
        <w:pStyle w:val="BodyText"/>
        <w:numPr>
          <w:ilvl w:val="1"/>
          <w:numId w:val="279"/>
        </w:numPr>
        <w:ind w:left="454" w:hanging="454"/>
      </w:pPr>
      <w:r w:rsidRPr="0022764C">
        <w:t xml:space="preserve">costs of replacement of </w:t>
      </w:r>
      <w:del w:id="156" w:author="stuart wolstenholme" w:date="2026-05-29T12:37:00Z" w16du:dateUtc="2026-05-29T11:37:00Z">
        <w:r w:rsidRPr="0022764C" w:rsidDel="00BB79CB">
          <w:delText>third party</w:delText>
        </w:r>
      </w:del>
      <w:ins w:id="157"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14:paraId="1FB615BE" w14:textId="77777777"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14:paraId="276CE481" w14:textId="77777777"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14:paraId="1786F179" w14:textId="77777777" w:rsidR="00C07262" w:rsidRPr="0022764C" w:rsidRDefault="004A758F">
      <w:pPr>
        <w:pStyle w:val="Heading3"/>
      </w:pPr>
      <w:r w:rsidRPr="0022764C">
        <w:t>Principal Persons</w:t>
      </w:r>
    </w:p>
    <w:p w14:paraId="2EEA62CF" w14:textId="77777777"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14:paraId="70DD6D59" w14:textId="77777777" w:rsidR="00C07262" w:rsidRPr="0022764C" w:rsidRDefault="004A758F">
      <w:pPr>
        <w:pStyle w:val="Heading3"/>
      </w:pPr>
      <w:r w:rsidRPr="0022764C">
        <w:lastRenderedPageBreak/>
        <w:t>Production</w:t>
      </w:r>
    </w:p>
    <w:p w14:paraId="79B8DA7A" w14:textId="77777777"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14:paraId="43A270EF" w14:textId="77777777" w:rsidR="00C07262" w:rsidRPr="0022764C" w:rsidRDefault="004A758F">
      <w:pPr>
        <w:pStyle w:val="Heading3"/>
      </w:pPr>
      <w:r w:rsidRPr="0022764C">
        <w:t>Property Insured</w:t>
      </w:r>
    </w:p>
    <w:p w14:paraId="49D348FB" w14:textId="77777777"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14:paraId="49A39BF3" w14:textId="77777777" w:rsidR="00C07262" w:rsidRPr="0022764C" w:rsidRDefault="004A758F">
      <w:pPr>
        <w:pStyle w:val="Heading3"/>
      </w:pPr>
      <w:r w:rsidRPr="0022764C">
        <w:t>The Cover</w:t>
      </w:r>
    </w:p>
    <w:p w14:paraId="24A2A028" w14:textId="77777777"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14:paraId="0DE6E112" w14:textId="77777777"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14:paraId="6D552E67" w14:textId="77777777" w:rsidR="00C07262" w:rsidRPr="0022764C" w:rsidRDefault="004A758F">
      <w:pPr>
        <w:pStyle w:val="BodyText"/>
        <w:ind w:left="454"/>
      </w:pPr>
      <w:r w:rsidRPr="0022764C">
        <w:t>and/or</w:t>
      </w:r>
    </w:p>
    <w:p w14:paraId="77E20E77" w14:textId="77777777"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14:paraId="3651DE8C" w14:textId="77777777" w:rsidR="00C07262" w:rsidRPr="0022764C" w:rsidRDefault="004A758F">
      <w:pPr>
        <w:pStyle w:val="BodyText"/>
        <w:ind w:left="454"/>
      </w:pPr>
      <w:r w:rsidRPr="0022764C">
        <w:t>and/or</w:t>
      </w:r>
    </w:p>
    <w:p w14:paraId="7DD36950" w14:textId="77777777"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14:paraId="327C14B4" w14:textId="77777777" w:rsidR="00C07262" w:rsidRPr="0022764C" w:rsidRDefault="004A758F">
      <w:pPr>
        <w:pStyle w:val="BodyText"/>
      </w:pPr>
      <w:r w:rsidRPr="0022764C">
        <w:t>arising as a result of:</w:t>
      </w:r>
    </w:p>
    <w:p w14:paraId="5D3313EE" w14:textId="77777777" w:rsidR="00C07262" w:rsidRPr="0022764C" w:rsidRDefault="004A758F" w:rsidP="00662A63">
      <w:pPr>
        <w:pStyle w:val="BodyText"/>
        <w:numPr>
          <w:ilvl w:val="0"/>
          <w:numId w:val="282"/>
        </w:numPr>
        <w:ind w:left="454" w:hanging="454"/>
      </w:pPr>
      <w:r w:rsidRPr="0022764C">
        <w:t>Multimedia Sub-Section</w:t>
      </w:r>
    </w:p>
    <w:p w14:paraId="0B9089CD" w14:textId="1782CAB1"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14:paraId="43032602" w14:textId="77777777" w:rsidR="00C07262" w:rsidRPr="0022764C" w:rsidRDefault="004A758F" w:rsidP="00662A63">
      <w:pPr>
        <w:pStyle w:val="BodyText"/>
        <w:numPr>
          <w:ilvl w:val="0"/>
          <w:numId w:val="282"/>
        </w:numPr>
        <w:ind w:left="454" w:hanging="454"/>
      </w:pPr>
      <w:r w:rsidRPr="0022764C">
        <w:t xml:space="preserve">Producers Indemnity Sub-Section </w:t>
      </w:r>
    </w:p>
    <w:p w14:paraId="6AD5FED4" w14:textId="77777777"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14:paraId="2E9DFEA2" w14:textId="77777777" w:rsidR="00C07262" w:rsidRPr="0022764C" w:rsidRDefault="004A758F">
      <w:pPr>
        <w:pStyle w:val="Heading3"/>
      </w:pPr>
      <w:r w:rsidRPr="0022764C">
        <w:t>Amount Payable</w:t>
      </w:r>
    </w:p>
    <w:p w14:paraId="7E3E4AD0" w14:textId="77777777" w:rsidR="00C07262" w:rsidRPr="0022764C" w:rsidRDefault="004A758F">
      <w:pPr>
        <w:pStyle w:val="BodyText"/>
      </w:pPr>
      <w:r w:rsidRPr="0022764C">
        <w:t>(Annual)</w:t>
      </w:r>
    </w:p>
    <w:p w14:paraId="36C91615" w14:textId="0FA6B28F"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14:paraId="5B60FBAB" w14:textId="77777777" w:rsidR="00C07262" w:rsidRPr="0022764C" w:rsidRDefault="004A758F">
      <w:pPr>
        <w:pStyle w:val="Heading1"/>
      </w:pPr>
      <w:r w:rsidRPr="0022764C">
        <w:t>Extensions</w:t>
      </w:r>
    </w:p>
    <w:p w14:paraId="32A3B95F" w14:textId="77777777" w:rsidR="00C07262" w:rsidRPr="0022764C" w:rsidRDefault="004A758F">
      <w:pPr>
        <w:pStyle w:val="Heading3"/>
      </w:pPr>
      <w:r w:rsidRPr="0022764C">
        <w:t>Agency and Talent Costs</w:t>
      </w:r>
    </w:p>
    <w:p w14:paraId="4E0B3AB7" w14:textId="0F28DA76"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158" w:author="stuart wolstenholme" w:date="2026-05-29T12:37:00Z" w16du:dateUtc="2026-05-29T11:37:00Z">
        <w:r w:rsidRPr="0022764C" w:rsidDel="00BB79CB">
          <w:delText>i</w:delText>
        </w:r>
      </w:del>
      <w:ins w:id="159"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14:paraId="1FD86A14" w14:textId="30BD85E2"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14:paraId="4C6A54CF" w14:textId="77777777" w:rsidR="00C07262" w:rsidRPr="0022764C" w:rsidRDefault="004A758F">
      <w:pPr>
        <w:pStyle w:val="Heading3"/>
      </w:pPr>
      <w:r w:rsidRPr="0022764C">
        <w:t>Archive Material</w:t>
      </w:r>
    </w:p>
    <w:p w14:paraId="26447758" w14:textId="77777777"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14:paraId="2BA34542" w14:textId="77777777" w:rsidR="00C07262" w:rsidRPr="0022764C" w:rsidRDefault="004A758F">
      <w:pPr>
        <w:pStyle w:val="Heading3"/>
      </w:pPr>
      <w:r w:rsidRPr="0022764C">
        <w:t>Automatic Reinstatement</w:t>
      </w:r>
    </w:p>
    <w:p w14:paraId="31A4CA19" w14:textId="77777777"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14:paraId="19E9E1BF" w14:textId="77777777" w:rsidR="00C07262" w:rsidRPr="0022764C" w:rsidRDefault="004A758F">
      <w:pPr>
        <w:pStyle w:val="Heading3"/>
      </w:pPr>
      <w:r w:rsidRPr="0022764C">
        <w:t>Storage</w:t>
      </w:r>
    </w:p>
    <w:p w14:paraId="3C862CDC" w14:textId="77777777"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14:paraId="0273D0E9" w14:textId="77777777" w:rsidR="00C07262" w:rsidRPr="0022764C" w:rsidRDefault="004A758F">
      <w:pPr>
        <w:pStyle w:val="Heading1"/>
      </w:pPr>
      <w:r w:rsidRPr="0022764C">
        <w:t>Exclusions</w:t>
      </w:r>
    </w:p>
    <w:p w14:paraId="30223E15" w14:textId="77777777" w:rsidR="00C07262" w:rsidRPr="0022764C" w:rsidRDefault="004A758F">
      <w:pPr>
        <w:pStyle w:val="BodyText"/>
      </w:pPr>
      <w:r w:rsidRPr="0022764C">
        <w:t>(applicable to Multimedia Sub-Section only)</w:t>
      </w:r>
    </w:p>
    <w:p w14:paraId="2CB47164" w14:textId="77777777"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14:paraId="216ED7EE" w14:textId="77777777" w:rsidR="00C07262" w:rsidRPr="0022764C" w:rsidRDefault="004A758F" w:rsidP="00662A63">
      <w:pPr>
        <w:pStyle w:val="BodyText"/>
        <w:numPr>
          <w:ilvl w:val="3"/>
          <w:numId w:val="283"/>
        </w:numPr>
        <w:ind w:left="454" w:hanging="454"/>
      </w:pPr>
      <w:r w:rsidRPr="0022764C">
        <w:t>occasioned by or happening through:</w:t>
      </w:r>
    </w:p>
    <w:p w14:paraId="345E8DB1" w14:textId="77777777" w:rsidR="00C07262" w:rsidRPr="0022764C" w:rsidRDefault="004A758F" w:rsidP="00662A63">
      <w:pPr>
        <w:pStyle w:val="BodyText"/>
        <w:numPr>
          <w:ilvl w:val="1"/>
          <w:numId w:val="285"/>
        </w:numPr>
        <w:ind w:left="908" w:hanging="454"/>
      </w:pPr>
      <w:r w:rsidRPr="0022764C">
        <w:t>theft from any unattended unlocked vehicle;</w:t>
      </w:r>
    </w:p>
    <w:p w14:paraId="2A6E9D0A" w14:textId="77777777"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14:paraId="708B4506" w14:textId="77777777"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14:paraId="29E3E075" w14:textId="77777777" w:rsidR="00C07262" w:rsidRPr="0022764C" w:rsidRDefault="004A758F" w:rsidP="00662A63">
      <w:pPr>
        <w:pStyle w:val="BodyText"/>
        <w:numPr>
          <w:ilvl w:val="3"/>
          <w:numId w:val="283"/>
        </w:numPr>
        <w:ind w:left="454" w:hanging="454"/>
      </w:pPr>
      <w:r w:rsidRPr="0022764C">
        <w:t>occasioned by or happening through:</w:t>
      </w:r>
    </w:p>
    <w:p w14:paraId="2626A3ED" w14:textId="77777777" w:rsidR="00C07262" w:rsidRPr="0022764C" w:rsidRDefault="004A758F" w:rsidP="00662A63">
      <w:pPr>
        <w:pStyle w:val="BodyText"/>
        <w:numPr>
          <w:ilvl w:val="0"/>
          <w:numId w:val="284"/>
        </w:numPr>
        <w:ind w:left="908" w:hanging="454"/>
      </w:pPr>
      <w:r w:rsidRPr="0022764C">
        <w:lastRenderedPageBreak/>
        <w:t>the costs of rectifying programming errors or design defects in software;</w:t>
      </w:r>
    </w:p>
    <w:p w14:paraId="336B7026" w14:textId="6B62F5DD" w:rsidR="00C07262" w:rsidRPr="0022764C" w:rsidRDefault="004A758F" w:rsidP="00662A63">
      <w:pPr>
        <w:pStyle w:val="BodyText"/>
        <w:numPr>
          <w:ilvl w:val="0"/>
          <w:numId w:val="284"/>
        </w:numPr>
        <w:ind w:left="908" w:hanging="454"/>
      </w:pPr>
      <w:r w:rsidRPr="0022764C">
        <w:t xml:space="preserve">in respect of </w:t>
      </w:r>
      <w:del w:id="160" w:author="stuart wolstenholme" w:date="2026-05-29T12:37:00Z" w16du:dateUtc="2026-05-29T11:37:00Z">
        <w:r w:rsidRPr="0022764C" w:rsidDel="00BB79CB">
          <w:delText>third party</w:delText>
        </w:r>
      </w:del>
      <w:ins w:id="161"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14:paraId="3BBA2C5C" w14:textId="77777777"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14:paraId="704494FE" w14:textId="77777777"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14:paraId="1214D0BC" w14:textId="77777777"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14:paraId="43986489" w14:textId="77777777" w:rsidR="00C07262" w:rsidRPr="0022764C" w:rsidRDefault="004A758F">
      <w:pPr>
        <w:pStyle w:val="Heading1"/>
      </w:pPr>
      <w:r w:rsidRPr="0022764C">
        <w:t>Exclusions</w:t>
      </w:r>
    </w:p>
    <w:p w14:paraId="4855A400" w14:textId="77777777" w:rsidR="00C07262" w:rsidRPr="0022764C" w:rsidRDefault="004A758F">
      <w:pPr>
        <w:pStyle w:val="BodyText"/>
      </w:pPr>
      <w:r w:rsidRPr="0022764C">
        <w:t>(applicable to the Producers Indemnity Sub-Section only)</w:t>
      </w:r>
    </w:p>
    <w:p w14:paraId="188171BD" w14:textId="77777777" w:rsidR="00C07262" w:rsidRPr="0022764C" w:rsidRDefault="004A758F">
      <w:pPr>
        <w:pStyle w:val="BodyText"/>
      </w:pPr>
      <w:r w:rsidRPr="0022764C">
        <w:t xml:space="preserve">The </w:t>
      </w:r>
      <w:r w:rsidRPr="0022764C">
        <w:rPr>
          <w:b/>
        </w:rPr>
        <w:t>Insurer</w:t>
      </w:r>
      <w:r w:rsidRPr="0022764C">
        <w:t xml:space="preserve"> will not be liable: </w:t>
      </w:r>
    </w:p>
    <w:p w14:paraId="38F51C0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14:paraId="2E420800" w14:textId="77777777"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14:paraId="3639A358" w14:textId="77777777"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14:paraId="5C3C3B69" w14:textId="77777777"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14:paraId="0DC02030" w14:textId="77777777"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14:paraId="1E9F7A47" w14:textId="77777777"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14:paraId="6722A90B" w14:textId="77777777"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14:paraId="37BBEE21"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14:paraId="3FAB2761" w14:textId="77777777" w:rsidR="00C07262" w:rsidRPr="0022764C" w:rsidRDefault="004A758F" w:rsidP="00662A63">
      <w:pPr>
        <w:pStyle w:val="BodyText"/>
        <w:numPr>
          <w:ilvl w:val="0"/>
          <w:numId w:val="288"/>
        </w:numPr>
        <w:ind w:left="908" w:hanging="454"/>
      </w:pPr>
      <w:r w:rsidRPr="0022764C">
        <w:t>variations in the rate of exchange or stability of any currency;</w:t>
      </w:r>
    </w:p>
    <w:p w14:paraId="24128157" w14:textId="77777777"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14:paraId="74F8BCEC" w14:textId="77777777" w:rsidR="00C07262" w:rsidRPr="0022764C" w:rsidRDefault="004A758F" w:rsidP="00662A63">
      <w:pPr>
        <w:pStyle w:val="BodyText"/>
        <w:numPr>
          <w:ilvl w:val="3"/>
          <w:numId w:val="286"/>
        </w:numPr>
        <w:ind w:left="454" w:hanging="454"/>
      </w:pPr>
      <w:r w:rsidRPr="0022764C">
        <w:t>for any claim for:</w:t>
      </w:r>
    </w:p>
    <w:p w14:paraId="05748D2B" w14:textId="77777777"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14:paraId="63585F98" w14:textId="77777777"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14:paraId="5058342B"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14:paraId="62D62950"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14:paraId="4CFBDE25"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14:paraId="7586037C" w14:textId="77777777"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14:paraId="3140A847" w14:textId="77777777"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14:paraId="18848BE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14:paraId="2FF8DEA9" w14:textId="77777777"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14:paraId="7982D1E2"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14:paraId="2ABAB8CC" w14:textId="77777777" w:rsidR="00C07262" w:rsidRPr="0022764C" w:rsidRDefault="004A758F" w:rsidP="00662A63">
      <w:pPr>
        <w:pStyle w:val="BodyText"/>
        <w:numPr>
          <w:ilvl w:val="3"/>
          <w:numId w:val="286"/>
        </w:numPr>
        <w:ind w:left="454" w:hanging="454"/>
      </w:pPr>
      <w:r w:rsidRPr="0022764C">
        <w:lastRenderedPageBreak/>
        <w:t xml:space="preserve">for the costs of rectifying programming errors or design defects in software; </w:t>
      </w:r>
    </w:p>
    <w:p w14:paraId="585040F3" w14:textId="1C735CA1"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162" w:author="stuart wolstenholme" w:date="2026-05-29T12:37:00Z" w16du:dateUtc="2026-05-29T11:37:00Z">
        <w:r w:rsidRPr="0022764C" w:rsidDel="00BB79CB">
          <w:delText>third party</w:delText>
        </w:r>
      </w:del>
      <w:ins w:id="163"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14:paraId="19D89820" w14:textId="77777777"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14:paraId="2550C20B" w14:textId="77777777"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14:paraId="2630DF3D" w14:textId="77777777"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14:paraId="3BF0E653" w14:textId="77777777" w:rsidR="00C07262" w:rsidRPr="0022764C" w:rsidRDefault="004A758F">
      <w:pPr>
        <w:pStyle w:val="Heading1"/>
      </w:pPr>
      <w:r w:rsidRPr="0022764C">
        <w:t>Conditions</w:t>
      </w:r>
    </w:p>
    <w:p w14:paraId="23C0DCB7" w14:textId="77777777" w:rsidR="00C07262" w:rsidRPr="0022764C" w:rsidRDefault="004A758F">
      <w:pPr>
        <w:pStyle w:val="Heading3"/>
      </w:pPr>
      <w:r w:rsidRPr="0022764C">
        <w:t xml:space="preserve">Production Planning </w:t>
      </w:r>
    </w:p>
    <w:p w14:paraId="38E014CC" w14:textId="77777777"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14:paraId="078AB86B" w14:textId="401038AA"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164" w:author="stuart wolstenholme" w:date="2026-05-29T12:37:00Z" w16du:dateUtc="2026-05-29T11:37:00Z">
        <w:r w:rsidRPr="0022764C" w:rsidDel="00BB79CB">
          <w:rPr>
            <w:rFonts w:eastAsia="MS Mincho"/>
            <w:iCs/>
          </w:rPr>
          <w:delText>fulfillment</w:delText>
        </w:r>
      </w:del>
      <w:ins w:id="165"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14:paraId="6FD1A055" w14:textId="77777777"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14:paraId="5800D750" w14:textId="77777777" w:rsidR="00C07262" w:rsidRPr="0022764C" w:rsidRDefault="004A758F">
      <w:pPr>
        <w:pStyle w:val="Heading3"/>
      </w:pPr>
      <w:r w:rsidRPr="0022764C">
        <w:t xml:space="preserve">Duplicates </w:t>
      </w:r>
    </w:p>
    <w:p w14:paraId="3350EA6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14:paraId="423D8986" w14:textId="77777777" w:rsidR="00C07262" w:rsidRPr="0022764C" w:rsidRDefault="004A758F">
      <w:pPr>
        <w:pStyle w:val="Heading3"/>
      </w:pPr>
      <w:r w:rsidRPr="0022764C">
        <w:t>Rushes</w:t>
      </w:r>
    </w:p>
    <w:p w14:paraId="4DD1A92E"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14:paraId="7F5418D5" w14:textId="77777777" w:rsidR="00C07262" w:rsidRPr="0022764C" w:rsidRDefault="004A758F">
      <w:pPr>
        <w:pStyle w:val="Heading3"/>
      </w:pPr>
      <w:r w:rsidRPr="0022764C">
        <w:t>Pre-Filming Testing</w:t>
      </w:r>
    </w:p>
    <w:p w14:paraId="58499C63"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14:paraId="1B01694B" w14:textId="77777777" w:rsidR="00C07262" w:rsidRPr="0022764C" w:rsidRDefault="004A758F">
      <w:pPr>
        <w:pStyle w:val="Heading3"/>
      </w:pPr>
      <w:r w:rsidRPr="0022764C">
        <w:t>Full Value Declaration</w:t>
      </w:r>
    </w:p>
    <w:p w14:paraId="2031283B" w14:textId="77777777"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14:paraId="18E12BF0" w14:textId="77777777" w:rsidR="00C07262" w:rsidRPr="0022764C" w:rsidRDefault="004A758F">
      <w:pPr>
        <w:pStyle w:val="Heading3"/>
      </w:pPr>
      <w:r w:rsidRPr="0022764C">
        <w:t>Short Period only</w:t>
      </w:r>
    </w:p>
    <w:p w14:paraId="115F5B20" w14:textId="77777777"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14:paraId="1237924D" w14:textId="77777777" w:rsidR="00C07262" w:rsidRPr="0022764C" w:rsidRDefault="004A758F">
      <w:pPr>
        <w:pStyle w:val="Heading3"/>
      </w:pPr>
      <w:r w:rsidRPr="0022764C">
        <w:t>Premium Adjustment</w:t>
      </w:r>
    </w:p>
    <w:p w14:paraId="78F445DF" w14:textId="77777777"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14:paraId="4E297B2A" w14:textId="77777777"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14:paraId="2866DD8A" w14:textId="77777777" w:rsidR="00C07262" w:rsidRPr="0022764C" w:rsidRDefault="004A758F">
      <w:pPr>
        <w:pStyle w:val="Heading3"/>
      </w:pPr>
      <w:r w:rsidRPr="0022764C">
        <w:t>Processing</w:t>
      </w:r>
    </w:p>
    <w:p w14:paraId="0D4DC476" w14:textId="77777777"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14:paraId="7B76A7B9" w14:textId="77777777" w:rsidR="00C07262" w:rsidRPr="0022764C" w:rsidRDefault="004A758F">
      <w:pPr>
        <w:pStyle w:val="Heading3"/>
      </w:pPr>
      <w:r w:rsidRPr="0022764C">
        <w:t>Geographical Limit</w:t>
      </w:r>
    </w:p>
    <w:p w14:paraId="120D61A4" w14:textId="77777777"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14:paraId="266786C1" w14:textId="77777777" w:rsidR="00C07262" w:rsidRPr="0022764C" w:rsidRDefault="00C07262">
      <w:pPr>
        <w:spacing w:before="0" w:line="240" w:lineRule="auto"/>
        <w:rPr>
          <w:rFonts w:asciiTheme="majorHAnsi" w:eastAsia="MS Mincho" w:hAnsiTheme="majorHAnsi" w:cstheme="majorHAnsi"/>
          <w:iCs/>
          <w:sz w:val="20"/>
        </w:rPr>
      </w:pPr>
    </w:p>
    <w:p w14:paraId="6CA95A1A" w14:textId="77777777"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7"/>
          <w:type w:val="nextColumn"/>
          <w:pgSz w:w="11906" w:h="16838" w:orient="landscape"/>
          <w:pgMar w:top="992" w:right="737" w:bottom="737" w:left="737" w:header="720" w:footer="686" w:gutter="0"/>
          <w:cols w:num="2" w:space="720"/>
        </w:sectPr>
      </w:pPr>
    </w:p>
    <w:p w14:paraId="6339CBB1" w14:textId="2A8FC806" w:rsidR="006A3EF8" w:rsidRPr="0022764C" w:rsidRDefault="006A3EF8" w:rsidP="00933EB0">
      <w:pPr>
        <w:pStyle w:val="Subtitle"/>
      </w:pPr>
      <w:bookmarkStart w:id="166" w:name="Section_12"/>
      <w:r w:rsidRPr="0022764C">
        <w:lastRenderedPageBreak/>
        <w:t>Section 12: Media Liability Section</w:t>
      </w:r>
      <w:bookmarkEnd w:id="166"/>
    </w:p>
    <w:p w14:paraId="3B482F7A" w14:textId="77777777" w:rsidR="006A3EF8" w:rsidRPr="0022764C" w:rsidRDefault="006A3EF8" w:rsidP="00933EB0">
      <w:pPr>
        <w:pStyle w:val="Heading1"/>
      </w:pPr>
      <w:r w:rsidRPr="0022764C">
        <w:t>Definitions</w:t>
      </w:r>
    </w:p>
    <w:p w14:paraId="5B521D8E" w14:textId="77777777" w:rsidR="006A3EF8" w:rsidRPr="0022764C" w:rsidRDefault="006A3EF8" w:rsidP="00933EB0">
      <w:pPr>
        <w:pStyle w:val="Heading3"/>
      </w:pPr>
      <w:r w:rsidRPr="0022764C">
        <w:t>Advertising</w:t>
      </w:r>
    </w:p>
    <w:p w14:paraId="7844C04D" w14:textId="77777777"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14:paraId="00924383" w14:textId="77777777" w:rsidR="006A3EF8" w:rsidRPr="0022764C" w:rsidRDefault="006A3EF8" w:rsidP="00933EB0">
      <w:pPr>
        <w:pStyle w:val="Heading3"/>
      </w:pPr>
      <w:r w:rsidRPr="0022764C">
        <w:t xml:space="preserve">Circumstance </w:t>
      </w:r>
    </w:p>
    <w:p w14:paraId="06349DAF" w14:textId="77777777"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14:paraId="2B91F2AE" w14:textId="77777777" w:rsidR="006A3EF8" w:rsidRPr="0022764C" w:rsidRDefault="006A3EF8" w:rsidP="00933EB0">
      <w:pPr>
        <w:pStyle w:val="Heading3"/>
      </w:pPr>
      <w:r w:rsidRPr="0022764C">
        <w:t xml:space="preserve">Computer System </w:t>
      </w:r>
    </w:p>
    <w:p w14:paraId="1917D3B7" w14:textId="77777777"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14:paraId="4221C725" w14:textId="77777777" w:rsidR="006A3EF8" w:rsidRPr="0022764C" w:rsidRDefault="006A3EF8" w:rsidP="00933EB0">
      <w:pPr>
        <w:pStyle w:val="Heading3"/>
      </w:pPr>
      <w:r w:rsidRPr="0022764C">
        <w:t>Damages</w:t>
      </w:r>
    </w:p>
    <w:p w14:paraId="24E1A65B" w14:textId="77777777" w:rsidR="006A3EF8" w:rsidRPr="0022764C" w:rsidRDefault="006A3EF8" w:rsidP="00933EB0">
      <w:pPr>
        <w:pStyle w:val="BodyText"/>
      </w:pPr>
      <w:r w:rsidRPr="0022764C">
        <w:t>Monetary relief</w:t>
      </w:r>
    </w:p>
    <w:p w14:paraId="7FB7ACFF" w14:textId="77777777" w:rsidR="006A3EF8" w:rsidRPr="0022764C" w:rsidRDefault="006A3EF8" w:rsidP="00933EB0">
      <w:pPr>
        <w:pStyle w:val="Heading3"/>
      </w:pPr>
      <w:r w:rsidRPr="0022764C">
        <w:t xml:space="preserve">Defence Costs and Expenses </w:t>
      </w:r>
    </w:p>
    <w:p w14:paraId="4474BED4" w14:textId="77777777"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14:paraId="4DC99F29" w14:textId="77777777" w:rsidR="006A3EF8" w:rsidRPr="0022764C" w:rsidRDefault="006A3EF8" w:rsidP="00933EB0">
      <w:pPr>
        <w:pStyle w:val="Heading3"/>
      </w:pPr>
      <w:r w:rsidRPr="0022764C">
        <w:t xml:space="preserve">Employee </w:t>
      </w:r>
    </w:p>
    <w:p w14:paraId="4AEBC10F" w14:textId="77777777"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14:paraId="515A3C22" w14:textId="77777777" w:rsidR="006A3EF8" w:rsidRPr="0022764C" w:rsidRDefault="006A3EF8" w:rsidP="00933EB0">
      <w:pPr>
        <w:pStyle w:val="BodyText"/>
        <w:numPr>
          <w:ilvl w:val="0"/>
          <w:numId w:val="294"/>
        </w:numPr>
        <w:ind w:left="454" w:hanging="454"/>
      </w:pPr>
      <w:r w:rsidRPr="0022764C">
        <w:t>any voluntary worker; and</w:t>
      </w:r>
    </w:p>
    <w:p w14:paraId="0DC1BC78" w14:textId="77777777" w:rsidR="006A3EF8" w:rsidRPr="0022764C" w:rsidRDefault="006A3EF8" w:rsidP="00933EB0">
      <w:pPr>
        <w:pStyle w:val="BodyText"/>
        <w:numPr>
          <w:ilvl w:val="0"/>
          <w:numId w:val="294"/>
        </w:numPr>
        <w:ind w:left="454" w:hanging="454"/>
      </w:pPr>
      <w:r w:rsidRPr="0022764C">
        <w:t>any locum, seasonal or temporary personnel; and</w:t>
      </w:r>
    </w:p>
    <w:p w14:paraId="5C681272" w14:textId="77777777"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14:paraId="1F988ADD" w14:textId="77777777" w:rsidR="006A3EF8" w:rsidRPr="0022764C" w:rsidRDefault="006A3EF8" w:rsidP="00933EB0">
      <w:pPr>
        <w:pStyle w:val="Heading3"/>
      </w:pPr>
      <w:r w:rsidRPr="0022764C">
        <w:t xml:space="preserve">Financially Associated Person or Entity </w:t>
      </w:r>
    </w:p>
    <w:p w14:paraId="3A1405E5" w14:textId="77777777"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14:paraId="2D32F237" w14:textId="77777777"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14:paraId="16830186" w14:textId="77777777"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14:paraId="3ADE277B" w14:textId="77777777"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14:paraId="779D5D31" w14:textId="77777777" w:rsidR="006A3EF8" w:rsidRPr="0022764C" w:rsidRDefault="006A3EF8" w:rsidP="00933EB0">
      <w:pPr>
        <w:pStyle w:val="Heading3"/>
      </w:pPr>
      <w:r w:rsidRPr="0022764C">
        <w:t xml:space="preserve">Indemnity Limit </w:t>
      </w:r>
    </w:p>
    <w:p w14:paraId="6B0D13E3" w14:textId="77777777"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14:paraId="6FC0EBAA" w14:textId="53664D56"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14:paraId="571DD0DE" w14:textId="3CB3FD81"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14:paraId="2DE2B515" w14:textId="0C0ED753"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14:paraId="6D49B7B3" w14:textId="77777777" w:rsidR="006A3EF8" w:rsidRPr="0022764C" w:rsidRDefault="006A3EF8" w:rsidP="00933EB0">
      <w:pPr>
        <w:pStyle w:val="Heading3"/>
        <w:rPr>
          <w:rFonts w:cstheme="majorHAnsi"/>
        </w:rPr>
      </w:pPr>
      <w:r w:rsidRPr="0022764C">
        <w:t>Virus</w:t>
      </w:r>
      <w:r w:rsidRPr="0022764C">
        <w:rPr>
          <w:rFonts w:cstheme="majorHAnsi"/>
        </w:rPr>
        <w:t xml:space="preserve"> </w:t>
      </w:r>
    </w:p>
    <w:p w14:paraId="40193C66" w14:textId="77777777"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14:paraId="232EDDF6" w14:textId="77777777" w:rsidR="006A3EF8" w:rsidRPr="0022764C" w:rsidRDefault="006A3EF8" w:rsidP="00933EB0">
      <w:pPr>
        <w:pStyle w:val="Heading1"/>
      </w:pPr>
      <w:r w:rsidRPr="0022764C">
        <w:t>Insuring Clauses</w:t>
      </w:r>
    </w:p>
    <w:p w14:paraId="5805F617" w14:textId="77777777"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14:paraId="77BEB462" w14:textId="77777777" w:rsidR="006A3EF8" w:rsidRPr="0022764C" w:rsidRDefault="006A3EF8" w:rsidP="00933EB0">
      <w:pPr>
        <w:pStyle w:val="Heading3"/>
        <w:numPr>
          <w:ilvl w:val="0"/>
          <w:numId w:val="297"/>
        </w:numPr>
        <w:ind w:left="454" w:hanging="454"/>
      </w:pPr>
      <w:r w:rsidRPr="0022764C">
        <w:lastRenderedPageBreak/>
        <w:t>Indemnity</w:t>
      </w:r>
    </w:p>
    <w:p w14:paraId="6A1B003F" w14:textId="77777777"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14:paraId="28E5596A" w14:textId="77777777"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14:paraId="01A3F9E6" w14:textId="77777777"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14:paraId="0AB69D7D" w14:textId="77777777"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14:paraId="1AC468FB" w14:textId="77777777"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7BFC165F" w14:textId="77777777"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14:paraId="10F33104" w14:textId="77777777" w:rsidR="006A3EF8" w:rsidRPr="0022764C" w:rsidRDefault="006A3EF8" w:rsidP="00933EB0">
      <w:pPr>
        <w:pStyle w:val="BodyTextIndent"/>
        <w:numPr>
          <w:ilvl w:val="1"/>
          <w:numId w:val="303"/>
        </w:numPr>
        <w:ind w:left="908" w:hanging="454"/>
      </w:pPr>
      <w:r w:rsidRPr="0022764C">
        <w:t>breach of comparative advertising regulations;</w:t>
      </w:r>
    </w:p>
    <w:p w14:paraId="5CAC10F0" w14:textId="77777777"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14:paraId="5012A0A7" w14:textId="77777777" w:rsidR="006A3EF8" w:rsidRPr="0022764C" w:rsidRDefault="006A3EF8" w:rsidP="00933EB0">
      <w:pPr>
        <w:pStyle w:val="BodyTextIndent"/>
        <w:numPr>
          <w:ilvl w:val="1"/>
          <w:numId w:val="303"/>
        </w:numPr>
        <w:ind w:left="908" w:hanging="454"/>
      </w:pPr>
      <w:r w:rsidRPr="0022764C">
        <w:t>unintentional transmission of a Virus;</w:t>
      </w:r>
    </w:p>
    <w:p w14:paraId="75A9FBDC" w14:textId="45C6C540"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167" w:author="stuart wolstenholme" w:date="2026-05-29T12:37:00Z" w16du:dateUtc="2026-05-29T11:37:00Z">
        <w:r w:rsidRPr="0022764C" w:rsidDel="00BB79CB">
          <w:delText>denial of service</w:delText>
        </w:r>
      </w:del>
      <w:ins w:id="168"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14:paraId="153014EB" w14:textId="77777777"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14:paraId="709F47B8" w14:textId="77777777"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14:paraId="298F6192" w14:textId="77777777"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14:paraId="7C9EDE19" w14:textId="77777777" w:rsidR="006A3EF8" w:rsidRPr="0022764C" w:rsidRDefault="006A3EF8" w:rsidP="00933EB0">
      <w:pPr>
        <w:pStyle w:val="BodyTextIndent"/>
        <w:numPr>
          <w:ilvl w:val="1"/>
          <w:numId w:val="303"/>
        </w:numPr>
        <w:ind w:left="908" w:hanging="454"/>
      </w:pPr>
      <w:r w:rsidRPr="0022764C">
        <w:t>any other civil liability not otherwise excluded.</w:t>
      </w:r>
    </w:p>
    <w:p w14:paraId="75BB70E5" w14:textId="77777777" w:rsidR="006A3EF8" w:rsidRPr="0022764C" w:rsidRDefault="006A3EF8" w:rsidP="00933EB0">
      <w:pPr>
        <w:pStyle w:val="Heading3"/>
        <w:numPr>
          <w:ilvl w:val="0"/>
          <w:numId w:val="297"/>
        </w:numPr>
        <w:ind w:left="454" w:hanging="454"/>
      </w:pPr>
      <w:r w:rsidRPr="0022764C">
        <w:t>Legal Defence Costs and Expenses</w:t>
      </w:r>
    </w:p>
    <w:p w14:paraId="32E6FF4C" w14:textId="77777777"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14:paraId="62DCD50F" w14:textId="77777777"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14:paraId="4CE6811B" w14:textId="77777777"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14:paraId="41F3CEC9" w14:textId="77777777" w:rsidR="006A3EF8" w:rsidRPr="0022764C" w:rsidRDefault="006A3EF8" w:rsidP="00933EB0">
      <w:pPr>
        <w:pStyle w:val="Heading3"/>
        <w:numPr>
          <w:ilvl w:val="0"/>
          <w:numId w:val="297"/>
        </w:numPr>
        <w:ind w:left="454" w:hanging="454"/>
      </w:pPr>
      <w:r w:rsidRPr="0022764C">
        <w:t>Rectification</w:t>
      </w:r>
    </w:p>
    <w:p w14:paraId="4150D707" w14:textId="77777777"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14:paraId="5555F17F" w14:textId="77777777"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14:paraId="5D1E79B0" w14:textId="77777777"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14:paraId="752F4BFF" w14:textId="77777777"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14:paraId="32836787" w14:textId="77777777"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14:paraId="7627837A" w14:textId="77777777"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64EBCC90" w14:textId="77777777" w:rsidR="006A3EF8" w:rsidRPr="0022764C" w:rsidRDefault="006A3EF8" w:rsidP="00933EB0">
      <w:pPr>
        <w:pStyle w:val="Heading3"/>
        <w:numPr>
          <w:ilvl w:val="0"/>
          <w:numId w:val="297"/>
        </w:numPr>
        <w:ind w:left="454" w:hanging="454"/>
      </w:pPr>
      <w:r w:rsidRPr="0022764C">
        <w:lastRenderedPageBreak/>
        <w:t>Irrecoverable fees</w:t>
      </w:r>
    </w:p>
    <w:p w14:paraId="4513AA39" w14:textId="77777777"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14:paraId="1E76147E" w14:textId="77777777" w:rsidR="006A3EF8" w:rsidRPr="0022764C" w:rsidRDefault="006A3EF8" w:rsidP="00933EB0">
      <w:pPr>
        <w:pStyle w:val="Heading3"/>
        <w:numPr>
          <w:ilvl w:val="0"/>
          <w:numId w:val="297"/>
        </w:numPr>
        <w:ind w:left="454" w:hanging="454"/>
      </w:pPr>
      <w:r w:rsidRPr="0022764C">
        <w:t>Commitment to Media Space or Print Time</w:t>
      </w:r>
    </w:p>
    <w:p w14:paraId="32FCD9B3" w14:textId="77777777"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14:paraId="29387D26" w14:textId="77777777" w:rsidR="006A3EF8" w:rsidRPr="0022764C" w:rsidRDefault="006A3EF8" w:rsidP="00933EB0">
      <w:pPr>
        <w:pStyle w:val="Heading3"/>
        <w:numPr>
          <w:ilvl w:val="0"/>
          <w:numId w:val="297"/>
        </w:numPr>
        <w:ind w:left="454" w:hanging="454"/>
      </w:pPr>
      <w:r w:rsidRPr="0022764C">
        <w:t>Data Protection Defence Costs</w:t>
      </w:r>
    </w:p>
    <w:p w14:paraId="7725DB77" w14:textId="77777777"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14:paraId="02615B12" w14:textId="77777777"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14:paraId="6BEF784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14:paraId="5CE7666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w:t>
      </w:r>
      <w:r w:rsidRPr="0022764C">
        <w:t>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14:paraId="3451AB48" w14:textId="77777777" w:rsidR="006A3EF8" w:rsidRPr="0022764C" w:rsidRDefault="006A3EF8" w:rsidP="00933EB0">
      <w:pPr>
        <w:pStyle w:val="Heading3"/>
        <w:numPr>
          <w:ilvl w:val="0"/>
          <w:numId w:val="297"/>
        </w:numPr>
        <w:ind w:left="454" w:hanging="454"/>
      </w:pPr>
      <w:r w:rsidRPr="0022764C">
        <w:t>Reputation Management</w:t>
      </w:r>
    </w:p>
    <w:p w14:paraId="3C24C5C5" w14:textId="6D4C76AF" w:rsidR="006A3EF8" w:rsidRPr="0022764C" w:rsidRDefault="006A3EF8" w:rsidP="00933EB0">
      <w:pPr>
        <w:pStyle w:val="BodyTextIndent"/>
        <w:rPr>
          <w:b/>
        </w:rPr>
      </w:pPr>
      <w:r w:rsidRPr="0022764C">
        <w:t xml:space="preserve">Following a claim under Insuring Clause </w:t>
      </w:r>
      <w:del w:id="169" w:author="stuart wolstenholme" w:date="2026-05-29T12:37:00Z" w16du:dateUtc="2026-05-29T11:37:00Z">
        <w:r w:rsidRPr="0022764C" w:rsidDel="00BB79CB">
          <w:delText>1.(</w:delText>
        </w:r>
      </w:del>
      <w:ins w:id="170"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14:paraId="69C3DD85" w14:textId="77777777" w:rsidR="006A3EF8" w:rsidRPr="0022764C" w:rsidRDefault="006A3EF8" w:rsidP="00933EB0">
      <w:pPr>
        <w:pStyle w:val="Heading3"/>
        <w:numPr>
          <w:ilvl w:val="0"/>
          <w:numId w:val="297"/>
        </w:numPr>
        <w:ind w:left="454" w:hanging="454"/>
      </w:pPr>
      <w:r w:rsidRPr="0022764C">
        <w:t>Withdrawal of Content</w:t>
      </w:r>
    </w:p>
    <w:p w14:paraId="1A16380C" w14:textId="77777777"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14:paraId="6170DA15" w14:textId="77777777"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14:paraId="416B3A89" w14:textId="77777777"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14:paraId="49B16A9E" w14:textId="77777777"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14:paraId="365408DD" w14:textId="77777777"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50E4DB7A" w14:textId="77777777" w:rsidR="006A3EF8" w:rsidRPr="0022764C" w:rsidRDefault="006A3EF8" w:rsidP="00933EB0">
      <w:pPr>
        <w:pStyle w:val="Heading3"/>
        <w:numPr>
          <w:ilvl w:val="0"/>
          <w:numId w:val="297"/>
        </w:numPr>
        <w:ind w:left="454" w:hanging="454"/>
      </w:pPr>
      <w:r w:rsidRPr="0022764C">
        <w:t>Compensation for Court Attendance</w:t>
      </w:r>
    </w:p>
    <w:p w14:paraId="76C4C550" w14:textId="77777777"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14:paraId="75D280C6" w14:textId="77777777"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14:paraId="27A32FBB" w14:textId="77777777" w:rsidR="006A3EF8" w:rsidRPr="0022764C" w:rsidRDefault="006A3EF8" w:rsidP="00933EB0">
      <w:pPr>
        <w:pStyle w:val="BodyText"/>
        <w:numPr>
          <w:ilvl w:val="0"/>
          <w:numId w:val="298"/>
        </w:numPr>
        <w:ind w:left="908" w:hanging="454"/>
        <w:rPr>
          <w:rFonts w:eastAsia="MS Mincho"/>
          <w:szCs w:val="24"/>
        </w:rPr>
      </w:pPr>
      <w:r w:rsidRPr="0022764C">
        <w:rPr>
          <w:szCs w:val="15"/>
        </w:rPr>
        <w:lastRenderedPageBreak/>
        <w:t xml:space="preserve">any Employee of the </w:t>
      </w:r>
      <w:r w:rsidRPr="0022764C">
        <w:rPr>
          <w:b/>
          <w:szCs w:val="15"/>
        </w:rPr>
        <w:t xml:space="preserve">Insured: </w:t>
      </w:r>
      <w:r w:rsidRPr="0022764C">
        <w:rPr>
          <w:szCs w:val="15"/>
        </w:rPr>
        <w:t>GBP 250 (two hundred and fifty pounds sterling).</w:t>
      </w:r>
    </w:p>
    <w:p w14:paraId="3A6ADFE4" w14:textId="77777777"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14:paraId="311C0831" w14:textId="77777777"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14:paraId="1B731BE4" w14:textId="77777777"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14:paraId="2A01B65F" w14:textId="025F093C"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14:paraId="1EBE2B5D" w14:textId="77777777"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14:paraId="009241E4" w14:textId="77777777" w:rsidR="006A3EF8" w:rsidRPr="0022764C" w:rsidRDefault="006A3EF8" w:rsidP="00933EB0">
      <w:pPr>
        <w:pStyle w:val="Heading1"/>
      </w:pPr>
      <w:r w:rsidRPr="0022764C">
        <w:t>Extensions</w:t>
      </w:r>
    </w:p>
    <w:p w14:paraId="05F676AA" w14:textId="77777777"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14:paraId="5B32F907" w14:textId="77777777" w:rsidR="006A3EF8" w:rsidRPr="0022764C" w:rsidRDefault="006A3EF8" w:rsidP="00933EB0">
      <w:pPr>
        <w:pStyle w:val="Heading3"/>
      </w:pPr>
      <w:r w:rsidRPr="0022764C">
        <w:t>Joint ventures</w:t>
      </w:r>
    </w:p>
    <w:p w14:paraId="4D885964" w14:textId="77777777"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14:paraId="02DA35BC" w14:textId="77777777" w:rsidR="006A3EF8" w:rsidRPr="0022764C" w:rsidRDefault="006A3EF8" w:rsidP="00933EB0">
      <w:pPr>
        <w:pStyle w:val="Heading3"/>
      </w:pPr>
      <w:r w:rsidRPr="0022764C">
        <w:t>Indemnity to Principals</w:t>
      </w:r>
    </w:p>
    <w:p w14:paraId="084C3010" w14:textId="77777777"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14:paraId="6DDC8338" w14:textId="77777777" w:rsidR="006A3EF8" w:rsidRPr="0022764C" w:rsidRDefault="006A3EF8" w:rsidP="00933EB0">
      <w:pPr>
        <w:pStyle w:val="Heading3"/>
      </w:pPr>
      <w:r w:rsidRPr="0022764C">
        <w:t>Mergers and Acquisitions</w:t>
      </w:r>
    </w:p>
    <w:p w14:paraId="3FA2EF06" w14:textId="77777777"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14:paraId="68B89544" w14:textId="77777777"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14:paraId="0C43349D" w14:textId="77777777"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14:paraId="09461586" w14:textId="77777777"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14:paraId="60B468C7" w14:textId="77777777"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14:paraId="042495DB" w14:textId="04765410" w:rsidR="006A3EF8" w:rsidRPr="0022764C" w:rsidRDefault="006A3EF8" w:rsidP="00933EB0">
      <w:pPr>
        <w:pStyle w:val="BodyText"/>
        <w:numPr>
          <w:ilvl w:val="0"/>
          <w:numId w:val="306"/>
        </w:numPr>
        <w:ind w:left="908" w:hanging="454"/>
      </w:pPr>
      <w:r w:rsidRPr="0022764C">
        <w:t xml:space="preserve">the terms stated in a. </w:t>
      </w:r>
      <w:del w:id="171" w:author="stuart wolstenholme" w:date="2026-05-29T12:37:00Z" w16du:dateUtc="2026-05-29T11:37:00Z">
        <w:r w:rsidRPr="0022764C" w:rsidDel="00BB79CB">
          <w:delText>i</w:delText>
        </w:r>
      </w:del>
      <w:ins w:id="172" w:author="stuart wolstenholme" w:date="2026-05-29T12:37:00Z" w16du:dateUtc="2026-05-29T11:37:00Z">
        <w:r w:rsidR="00BB79CB" w:rsidRPr="0022764C">
          <w:t>I</w:t>
        </w:r>
      </w:ins>
      <w:r w:rsidRPr="0022764C">
        <w:t xml:space="preserve"> to iii above also apply to such created or acquired companies;</w:t>
      </w:r>
    </w:p>
    <w:p w14:paraId="0A9593D5"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14:paraId="2754F85F"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14:paraId="01C90B83" w14:textId="77777777"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14:paraId="18CB6082" w14:textId="77777777" w:rsidR="006A3EF8" w:rsidRPr="0022764C" w:rsidRDefault="006A3EF8" w:rsidP="00933EB0">
      <w:pPr>
        <w:pStyle w:val="Heading1"/>
      </w:pPr>
      <w:r w:rsidRPr="0022764C">
        <w:lastRenderedPageBreak/>
        <w:t>Conditions</w:t>
      </w:r>
    </w:p>
    <w:p w14:paraId="4D420C62" w14:textId="77777777" w:rsidR="006A3EF8" w:rsidRPr="0022764C" w:rsidRDefault="006A3EF8" w:rsidP="00933EB0">
      <w:pPr>
        <w:pStyle w:val="Heading3"/>
      </w:pPr>
      <w:r w:rsidRPr="0022764C">
        <w:t xml:space="preserve">Change of Control </w:t>
      </w:r>
    </w:p>
    <w:p w14:paraId="79E1DC12" w14:textId="77777777"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14:paraId="68C4A1E3" w14:textId="77777777"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14:paraId="5A836B56" w14:textId="77777777" w:rsidR="006A3EF8" w:rsidRPr="0022764C" w:rsidRDefault="006A3EF8" w:rsidP="00933EB0">
      <w:pPr>
        <w:pStyle w:val="Heading3"/>
      </w:pPr>
      <w:r w:rsidRPr="0022764C">
        <w:t xml:space="preserve">Premium Payment Clause </w:t>
      </w:r>
    </w:p>
    <w:p w14:paraId="7EB9B554" w14:textId="77777777"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14:paraId="356E57B8" w14:textId="77777777"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14:paraId="6527FF97" w14:textId="77777777"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14:paraId="4A852437" w14:textId="77777777"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14:paraId="70CB1C15" w14:textId="77777777" w:rsidR="006A3EF8" w:rsidRPr="0022764C" w:rsidRDefault="006A3EF8" w:rsidP="00933EB0">
      <w:pPr>
        <w:pStyle w:val="Heading3"/>
      </w:pPr>
      <w:r w:rsidRPr="0022764C">
        <w:t xml:space="preserve">Reasonable Steps to Avoid Loss </w:t>
      </w:r>
    </w:p>
    <w:p w14:paraId="3B01441F" w14:textId="77777777"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14:paraId="3A9F21B8" w14:textId="77777777"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14:paraId="05DD5C20" w14:textId="77777777"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14:paraId="1823E7A8" w14:textId="77777777"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14:paraId="347ADC11" w14:textId="77777777"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14:paraId="68594F51" w14:textId="77777777"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14:paraId="4544B9C8" w14:textId="77777777"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14:paraId="789801F3" w14:textId="77777777"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14:paraId="7A8FAE60" w14:textId="77777777"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14:paraId="752196AD" w14:textId="77777777" w:rsidR="006A3EF8" w:rsidRPr="0022764C" w:rsidRDefault="006A3EF8" w:rsidP="00933EB0">
      <w:pPr>
        <w:pStyle w:val="Heading3"/>
      </w:pPr>
      <w:r w:rsidRPr="0022764C">
        <w:t>Dishonest or Fraudulent Act or Omission</w:t>
      </w:r>
    </w:p>
    <w:p w14:paraId="249E6A27" w14:textId="77777777"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14:paraId="6C5B2505" w14:textId="77777777" w:rsidR="006A3EF8" w:rsidRPr="0022764C" w:rsidRDefault="006A3EF8" w:rsidP="00933EB0">
      <w:pPr>
        <w:pStyle w:val="Heading1"/>
      </w:pPr>
      <w:r w:rsidRPr="0022764C">
        <w:t>Exclusions</w:t>
      </w:r>
    </w:p>
    <w:p w14:paraId="7FA81C43" w14:textId="77777777"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14:paraId="6F512275" w14:textId="77777777" w:rsidR="006A3EF8" w:rsidRPr="0022764C" w:rsidRDefault="006A3EF8" w:rsidP="00933EB0">
      <w:pPr>
        <w:pStyle w:val="Heading3"/>
      </w:pPr>
      <w:r w:rsidRPr="0022764C">
        <w:t>Adherence to Legal Advice</w:t>
      </w:r>
    </w:p>
    <w:p w14:paraId="16A3E6E8" w14:textId="77777777"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w:t>
      </w:r>
      <w:r w:rsidRPr="0022764C">
        <w:lastRenderedPageBreak/>
        <w:t>or similar content that is intended to be, or has been, disseminated;</w:t>
      </w:r>
    </w:p>
    <w:p w14:paraId="28DE0443" w14:textId="77777777" w:rsidR="006A3EF8" w:rsidRPr="0022764C" w:rsidRDefault="006A3EF8" w:rsidP="00933EB0">
      <w:pPr>
        <w:pStyle w:val="Heading3"/>
      </w:pPr>
      <w:r w:rsidRPr="0022764C">
        <w:t>Asbestos</w:t>
      </w:r>
    </w:p>
    <w:p w14:paraId="685637BC" w14:textId="77777777"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14:paraId="4EA50661" w14:textId="77777777" w:rsidR="006A3EF8" w:rsidRPr="0022764C" w:rsidRDefault="006A3EF8" w:rsidP="00933EB0">
      <w:pPr>
        <w:pStyle w:val="Heading3"/>
      </w:pPr>
      <w:r w:rsidRPr="0022764C">
        <w:t>Bodily Injury/Property Damage</w:t>
      </w:r>
    </w:p>
    <w:p w14:paraId="2BF2A456" w14:textId="77777777"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14:paraId="16973CB4" w14:textId="77777777" w:rsidR="006A3EF8" w:rsidRPr="0022764C" w:rsidRDefault="006A3EF8" w:rsidP="00933EB0">
      <w:pPr>
        <w:pStyle w:val="Heading3"/>
      </w:pPr>
      <w:r w:rsidRPr="0022764C">
        <w:t>Claims by Employees</w:t>
      </w:r>
    </w:p>
    <w:p w14:paraId="4300877A" w14:textId="77777777"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14:paraId="065A351B" w14:textId="77777777" w:rsidR="006A3EF8" w:rsidRPr="0022764C" w:rsidRDefault="006A3EF8" w:rsidP="00933EB0">
      <w:pPr>
        <w:pStyle w:val="Heading3"/>
      </w:pPr>
      <w:r w:rsidRPr="0022764C">
        <w:t>Claims by Financially Associated Persons or Entities</w:t>
      </w:r>
    </w:p>
    <w:p w14:paraId="4DB401DB" w14:textId="77777777"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14:paraId="0DB81F7B" w14:textId="77777777" w:rsidR="006A3EF8" w:rsidRPr="0022764C" w:rsidRDefault="006A3EF8" w:rsidP="00933EB0">
      <w:pPr>
        <w:pStyle w:val="Heading3"/>
      </w:pPr>
      <w:r w:rsidRPr="0022764C">
        <w:t>Claims or Circumstances Known at Inception</w:t>
      </w:r>
    </w:p>
    <w:p w14:paraId="6B9C5AE4" w14:textId="77777777"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14:paraId="6857D948" w14:textId="77777777" w:rsidR="006A3EF8" w:rsidRPr="0022764C" w:rsidRDefault="006A3EF8" w:rsidP="00933EB0">
      <w:pPr>
        <w:pStyle w:val="Heading3"/>
      </w:pPr>
      <w:r w:rsidRPr="0022764C">
        <w:t>Collection of Private Data Without Consent</w:t>
      </w:r>
    </w:p>
    <w:p w14:paraId="0D37941F" w14:textId="77777777"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14:paraId="283A317F" w14:textId="77777777" w:rsidR="006A3EF8" w:rsidRPr="0022764C" w:rsidRDefault="006A3EF8" w:rsidP="00933EB0">
      <w:pPr>
        <w:pStyle w:val="Heading3"/>
      </w:pPr>
      <w:r w:rsidRPr="0022764C">
        <w:t>Collusion and Conspiracy</w:t>
      </w:r>
    </w:p>
    <w:p w14:paraId="5B898C82" w14:textId="77777777"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14:paraId="46E039FB" w14:textId="77777777" w:rsidR="006A3EF8" w:rsidRPr="0022764C" w:rsidRDefault="006A3EF8" w:rsidP="00933EB0">
      <w:pPr>
        <w:pStyle w:val="Heading3"/>
      </w:pPr>
      <w:r w:rsidRPr="0022764C">
        <w:t>Commercial Disputes</w:t>
      </w:r>
    </w:p>
    <w:p w14:paraId="231D3B76" w14:textId="4E5796DA"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173" w:author="stuart wolstenholme" w:date="2026-05-29T12:37:00Z" w16du:dateUtc="2026-05-29T11:37:00Z">
        <w:r w:rsidRPr="0022764C" w:rsidDel="00BB79CB">
          <w:delText>third party</w:delText>
        </w:r>
      </w:del>
      <w:ins w:id="174"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14:paraId="337ED936" w14:textId="77777777"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14:paraId="245FC110" w14:textId="77777777"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14:paraId="087E517E" w14:textId="77777777" w:rsidR="006A3EF8" w:rsidRPr="0022764C" w:rsidRDefault="006A3EF8" w:rsidP="00933EB0">
      <w:pPr>
        <w:pStyle w:val="Heading3"/>
      </w:pPr>
      <w:r w:rsidRPr="0022764C">
        <w:t>Contractual Liability</w:t>
      </w:r>
    </w:p>
    <w:p w14:paraId="7108F79B" w14:textId="77777777"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14:paraId="000FF54A" w14:textId="77777777" w:rsidR="006A3EF8" w:rsidRPr="0022764C" w:rsidRDefault="006A3EF8" w:rsidP="00933EB0">
      <w:pPr>
        <w:pStyle w:val="Heading3"/>
      </w:pPr>
      <w:r w:rsidRPr="0022764C">
        <w:t>Costs and Expenses Incurred Without Prior Consent</w:t>
      </w:r>
    </w:p>
    <w:p w14:paraId="7F41D4A5" w14:textId="77777777"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14:paraId="1B87CA10" w14:textId="77777777" w:rsidR="006A3EF8" w:rsidRPr="0022764C" w:rsidRDefault="006A3EF8" w:rsidP="00933EB0">
      <w:pPr>
        <w:pStyle w:val="Heading3"/>
      </w:pPr>
      <w:r w:rsidRPr="0022764C">
        <w:t>Credit Card</w:t>
      </w:r>
    </w:p>
    <w:p w14:paraId="435F7C56" w14:textId="77777777" w:rsidR="006A3EF8" w:rsidRPr="0022764C" w:rsidRDefault="006A3EF8" w:rsidP="00933EB0">
      <w:pPr>
        <w:pStyle w:val="BodyText"/>
      </w:pPr>
      <w:r w:rsidRPr="0022764C">
        <w:t>Any claim arising directly or in any way from any unauthorised or fraudulent use of any credit, debit, charge or store card;</w:t>
      </w:r>
    </w:p>
    <w:p w14:paraId="4131D5BF" w14:textId="77777777" w:rsidR="006A3EF8" w:rsidRPr="0022764C" w:rsidRDefault="006A3EF8" w:rsidP="00933EB0">
      <w:pPr>
        <w:pStyle w:val="Heading3"/>
      </w:pPr>
      <w:r w:rsidRPr="0022764C">
        <w:t>Deliberate Acts</w:t>
      </w:r>
    </w:p>
    <w:p w14:paraId="2FE1C672" w14:textId="77777777"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14:paraId="0386D6E3" w14:textId="77777777" w:rsidR="006A3EF8" w:rsidRPr="0022764C" w:rsidRDefault="006A3EF8" w:rsidP="00933EB0">
      <w:pPr>
        <w:pStyle w:val="Heading3"/>
      </w:pPr>
      <w:r w:rsidRPr="0022764C">
        <w:t>Dishonesty</w:t>
      </w:r>
    </w:p>
    <w:p w14:paraId="66EE8347" w14:textId="77777777"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14:paraId="672F1933" w14:textId="77777777" w:rsidR="006A3EF8" w:rsidRPr="0022764C" w:rsidRDefault="006A3EF8" w:rsidP="00933EB0">
      <w:pPr>
        <w:pStyle w:val="Heading3"/>
      </w:pPr>
      <w:r w:rsidRPr="0022764C">
        <w:t>Employee Benefit Schemes / Stocks and Shares</w:t>
      </w:r>
    </w:p>
    <w:p w14:paraId="14E6B4A3" w14:textId="77777777"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14:paraId="71AC9566" w14:textId="77777777" w:rsidR="006A3EF8" w:rsidRPr="0022764C" w:rsidRDefault="006A3EF8" w:rsidP="00933EB0">
      <w:pPr>
        <w:pStyle w:val="Heading3"/>
      </w:pPr>
      <w:r w:rsidRPr="0022764C">
        <w:lastRenderedPageBreak/>
        <w:t>Employers’ Liability</w:t>
      </w:r>
    </w:p>
    <w:p w14:paraId="04EC4F23" w14:textId="77777777"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14:paraId="78A4A689" w14:textId="77777777" w:rsidR="006A3EF8" w:rsidRPr="0022764C" w:rsidRDefault="006A3EF8" w:rsidP="00933EB0">
      <w:pPr>
        <w:pStyle w:val="Heading3"/>
      </w:pPr>
      <w:r w:rsidRPr="0022764C">
        <w:t>False Advertising</w:t>
      </w:r>
    </w:p>
    <w:p w14:paraId="5F95D825" w14:textId="77777777"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14:paraId="1291DF62" w14:textId="77777777" w:rsidR="006A3EF8" w:rsidRPr="0022764C" w:rsidRDefault="006A3EF8" w:rsidP="00933EB0">
      <w:pPr>
        <w:pStyle w:val="Heading3"/>
      </w:pPr>
      <w:r w:rsidRPr="0022764C">
        <w:t>Financial Advice</w:t>
      </w:r>
    </w:p>
    <w:p w14:paraId="01336136" w14:textId="77777777" w:rsidR="006A3EF8" w:rsidRPr="0022764C" w:rsidRDefault="006A3EF8" w:rsidP="00933EB0">
      <w:pPr>
        <w:pStyle w:val="BodyText"/>
      </w:pPr>
      <w:r w:rsidRPr="0022764C">
        <w:t>Any claim arising directly or in any way from any investment, the provision of any finance or other financial advice;</w:t>
      </w:r>
    </w:p>
    <w:p w14:paraId="2B250758" w14:textId="77777777" w:rsidR="006A3EF8" w:rsidRPr="0022764C" w:rsidRDefault="006A3EF8" w:rsidP="00933EB0">
      <w:pPr>
        <w:pStyle w:val="Heading3"/>
      </w:pPr>
      <w:r w:rsidRPr="0022764C">
        <w:t xml:space="preserve">Fines and Penalties </w:t>
      </w:r>
    </w:p>
    <w:p w14:paraId="469793AF" w14:textId="77777777"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14:paraId="40098850" w14:textId="77777777"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14:paraId="48BF3E3A" w14:textId="77777777" w:rsidR="006A3EF8" w:rsidRPr="0022764C" w:rsidRDefault="006A3EF8" w:rsidP="00933EB0">
      <w:pPr>
        <w:pStyle w:val="Heading3"/>
      </w:pPr>
      <w:r w:rsidRPr="0022764C">
        <w:t>Geographical Limits</w:t>
      </w:r>
    </w:p>
    <w:p w14:paraId="6BC316C0" w14:textId="6878E1FB"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14:paraId="364CC23B" w14:textId="77777777" w:rsidR="006A3EF8" w:rsidRPr="0022764C" w:rsidRDefault="006A3EF8" w:rsidP="00933EB0">
      <w:pPr>
        <w:pStyle w:val="Heading3"/>
      </w:pPr>
      <w:r w:rsidRPr="0022764C">
        <w:t>Insolvency/Bankruptcy of Insured</w:t>
      </w:r>
    </w:p>
    <w:p w14:paraId="39C41C4A" w14:textId="77777777"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14:paraId="337E07F8" w14:textId="77777777"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14:paraId="05047AB5" w14:textId="77777777" w:rsidR="006A3EF8" w:rsidRPr="0022764C" w:rsidRDefault="006A3EF8" w:rsidP="00933EB0">
      <w:pPr>
        <w:pStyle w:val="Heading3"/>
      </w:pPr>
      <w:r w:rsidRPr="0022764C">
        <w:t>Land, Buildings etc</w:t>
      </w:r>
    </w:p>
    <w:p w14:paraId="17E41B6B" w14:textId="77777777"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14:paraId="24FC8B0D" w14:textId="77777777" w:rsidR="006A3EF8" w:rsidRPr="0022764C" w:rsidRDefault="006A3EF8" w:rsidP="00933EB0">
      <w:pPr>
        <w:pStyle w:val="Heading3"/>
      </w:pPr>
      <w:r w:rsidRPr="0022764C">
        <w:t>Legal Action</w:t>
      </w:r>
    </w:p>
    <w:p w14:paraId="076F2786" w14:textId="77777777" w:rsidR="006A3EF8" w:rsidRPr="0022764C" w:rsidRDefault="006A3EF8" w:rsidP="00933EB0">
      <w:pPr>
        <w:pStyle w:val="BodyText"/>
      </w:pPr>
      <w:r w:rsidRPr="0022764C">
        <w:t>Any claim in respect of an action for Damages:</w:t>
      </w:r>
    </w:p>
    <w:p w14:paraId="4E4C0331"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55233B87" w14:textId="77777777"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14:paraId="43AF83E2"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14:paraId="3F6346C6" w14:textId="77777777" w:rsidR="006A3EF8" w:rsidRPr="0022764C" w:rsidRDefault="006A3EF8" w:rsidP="00933EB0">
      <w:pPr>
        <w:pStyle w:val="Heading3"/>
      </w:pPr>
      <w:r w:rsidRPr="0022764C">
        <w:t>Legislation and Regulation</w:t>
      </w:r>
    </w:p>
    <w:p w14:paraId="5E9EF351" w14:textId="77777777"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14:paraId="12E95F04" w14:textId="77777777"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14:paraId="1DEEE835" w14:textId="77777777"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14:paraId="714F053A" w14:textId="77777777"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14:paraId="7F888950" w14:textId="77777777" w:rsidR="006A3EF8" w:rsidRPr="0022764C" w:rsidRDefault="006A3EF8" w:rsidP="00933EB0">
      <w:pPr>
        <w:pStyle w:val="BodyText"/>
        <w:numPr>
          <w:ilvl w:val="1"/>
          <w:numId w:val="310"/>
        </w:numPr>
        <w:ind w:left="454" w:hanging="454"/>
      </w:pPr>
      <w:r w:rsidRPr="0022764C">
        <w:t>the CAN-SPAM Act of 2003 or any subsequent amendments to that Act;</w:t>
      </w:r>
    </w:p>
    <w:p w14:paraId="3408BD05" w14:textId="77777777"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14:paraId="4E484581" w14:textId="77777777"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14:paraId="459F33CA" w14:textId="77777777" w:rsidR="006A3EF8" w:rsidRPr="0022764C" w:rsidRDefault="006A3EF8" w:rsidP="00933EB0">
      <w:pPr>
        <w:pStyle w:val="Heading3"/>
      </w:pPr>
      <w:r w:rsidRPr="0022764C">
        <w:t>License Payments</w:t>
      </w:r>
    </w:p>
    <w:p w14:paraId="0792A2A1" w14:textId="77777777"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14:paraId="1F75B097" w14:textId="77777777" w:rsidR="006A3EF8" w:rsidRPr="0022764C" w:rsidRDefault="006A3EF8" w:rsidP="00933EB0">
      <w:pPr>
        <w:pStyle w:val="Heading3"/>
      </w:pPr>
      <w:r w:rsidRPr="0022764C">
        <w:t>Loss, Damage or Destruction of Bearer Bonds or Coupons</w:t>
      </w:r>
    </w:p>
    <w:p w14:paraId="010449E1"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14:paraId="1C92F8FC" w14:textId="77777777" w:rsidR="006A3EF8" w:rsidRPr="0022764C" w:rsidRDefault="006A3EF8" w:rsidP="00933EB0">
      <w:pPr>
        <w:pStyle w:val="Heading3"/>
      </w:pPr>
      <w:r w:rsidRPr="0022764C">
        <w:lastRenderedPageBreak/>
        <w:t>Negatives, Film, Prints and Electrical Media</w:t>
      </w:r>
    </w:p>
    <w:p w14:paraId="4D669086" w14:textId="77777777"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14:paraId="72C333C4" w14:textId="77777777" w:rsidR="006A3EF8" w:rsidRPr="0022764C" w:rsidRDefault="006A3EF8" w:rsidP="00933EB0">
      <w:pPr>
        <w:pStyle w:val="Heading3"/>
      </w:pPr>
      <w:r w:rsidRPr="0022764C">
        <w:t>Obscenity</w:t>
      </w:r>
    </w:p>
    <w:p w14:paraId="45A5C882" w14:textId="77777777"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14:paraId="040A090F" w14:textId="77777777"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14:paraId="100A3229"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14:paraId="7232FABA" w14:textId="77777777" w:rsidR="006A3EF8" w:rsidRPr="0022764C" w:rsidRDefault="006A3EF8" w:rsidP="00933EB0">
      <w:pPr>
        <w:pStyle w:val="Heading3"/>
      </w:pPr>
      <w:r w:rsidRPr="0022764C">
        <w:t>Other Appointments</w:t>
      </w:r>
    </w:p>
    <w:p w14:paraId="28C99560" w14:textId="77777777"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14:paraId="58745B9D" w14:textId="77777777"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14:paraId="02EB8AC7" w14:textId="77777777"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14:paraId="2137A79F" w14:textId="77777777" w:rsidR="006A3EF8" w:rsidRPr="0022764C" w:rsidRDefault="006A3EF8" w:rsidP="00933EB0">
      <w:pPr>
        <w:pStyle w:val="Heading3"/>
      </w:pPr>
      <w:r w:rsidRPr="0022764C">
        <w:t>Other Insurance</w:t>
      </w:r>
    </w:p>
    <w:p w14:paraId="6F26427F" w14:textId="77777777"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14:paraId="29D1FAC6" w14:textId="77777777" w:rsidR="006A3EF8" w:rsidRPr="0022764C" w:rsidRDefault="006A3EF8" w:rsidP="00933EB0">
      <w:pPr>
        <w:pStyle w:val="Heading3"/>
      </w:pPr>
      <w:r w:rsidRPr="0022764C">
        <w:t>Ownership and Rights</w:t>
      </w:r>
    </w:p>
    <w:p w14:paraId="778E427C" w14:textId="38A1151F"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175" w:author="stuart wolstenholme" w:date="2026-05-29T12:37:00Z" w16du:dateUtc="2026-05-29T11:37:00Z">
        <w:r w:rsidRPr="0022764C" w:rsidDel="00BB79CB">
          <w:delText>venturer</w:delText>
        </w:r>
      </w:del>
      <w:ins w:id="176"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14:paraId="279996F8" w14:textId="77777777" w:rsidR="006A3EF8" w:rsidRPr="0022764C" w:rsidRDefault="006A3EF8" w:rsidP="00933EB0">
      <w:pPr>
        <w:pStyle w:val="Heading3"/>
      </w:pPr>
      <w:r w:rsidRPr="0022764C">
        <w:t>Patents</w:t>
      </w:r>
    </w:p>
    <w:p w14:paraId="4A416EC0" w14:textId="77777777"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14:paraId="4B42A09A" w14:textId="77777777" w:rsidR="006A3EF8" w:rsidRPr="0022764C" w:rsidRDefault="006A3EF8" w:rsidP="00933EB0">
      <w:pPr>
        <w:pStyle w:val="Heading3"/>
      </w:pPr>
      <w:r w:rsidRPr="0022764C">
        <w:t>Products</w:t>
      </w:r>
    </w:p>
    <w:p w14:paraId="56182084" w14:textId="77777777" w:rsidR="006A3EF8" w:rsidRPr="0022764C" w:rsidRDefault="006A3EF8" w:rsidP="00933EB0">
      <w:pPr>
        <w:pStyle w:val="BodyText"/>
      </w:pPr>
      <w:r w:rsidRPr="0022764C">
        <w:rPr>
          <w:rFonts w:eastAsia="MS Mincho"/>
        </w:rPr>
        <w:t>Any claim</w:t>
      </w:r>
      <w:r w:rsidRPr="0022764C">
        <w:t xml:space="preserve"> arising out of or relating to:</w:t>
      </w:r>
    </w:p>
    <w:p w14:paraId="76A4495B" w14:textId="3138FC50" w:rsidR="006A3EF8" w:rsidRPr="0022764C" w:rsidRDefault="006A3EF8" w:rsidP="00933EB0">
      <w:pPr>
        <w:pStyle w:val="BodyText"/>
        <w:numPr>
          <w:ilvl w:val="0"/>
          <w:numId w:val="312"/>
        </w:numPr>
        <w:ind w:left="454" w:hanging="454"/>
        <w:rPr>
          <w:b/>
        </w:rPr>
      </w:pPr>
      <w:r w:rsidRPr="0022764C">
        <w:t xml:space="preserve">goods or products sold, supplied, repaired, altered, manufactured, installed or maintained unless such claim arises as a direct consequence of negligent </w:t>
      </w:r>
      <w:r w:rsidRPr="0022764C">
        <w:t>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14:paraId="179F2D5C" w14:textId="77777777"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14:paraId="509BDB4B" w14:textId="77777777" w:rsidR="006A3EF8" w:rsidRPr="0022764C" w:rsidRDefault="006A3EF8" w:rsidP="00933EB0">
      <w:pPr>
        <w:pStyle w:val="BodyText"/>
      </w:pPr>
      <w:r w:rsidRPr="0022764C">
        <w:t>This Exclusion shall not apply where there has been a breach of duty in the sale or supply of any product but only if:</w:t>
      </w:r>
    </w:p>
    <w:p w14:paraId="0638A0EB"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14:paraId="45821496"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14:paraId="2A5CA7B1" w14:textId="77777777"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14:paraId="3F9A0C0A" w14:textId="77777777"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14:paraId="13CCB433" w14:textId="77777777" w:rsidR="006A3EF8" w:rsidRPr="0022764C" w:rsidRDefault="006A3EF8" w:rsidP="00933EB0">
      <w:pPr>
        <w:pStyle w:val="BodyText"/>
        <w:numPr>
          <w:ilvl w:val="0"/>
          <w:numId w:val="314"/>
        </w:numPr>
        <w:ind w:left="908" w:hanging="454"/>
        <w:rPr>
          <w:b/>
        </w:rPr>
      </w:pPr>
      <w:r w:rsidRPr="0022764C">
        <w:t>is fit and proper for its purpose; and</w:t>
      </w:r>
    </w:p>
    <w:p w14:paraId="2F29D6D4" w14:textId="77777777"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14:paraId="732355BC" w14:textId="77777777"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14:paraId="2D9CFB85" w14:textId="77777777"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14:paraId="7A69D848" w14:textId="77777777" w:rsidR="006A3EF8" w:rsidRPr="0022764C" w:rsidRDefault="006A3EF8" w:rsidP="00933EB0">
      <w:pPr>
        <w:pStyle w:val="Heading3"/>
      </w:pPr>
      <w:r w:rsidRPr="0022764C">
        <w:t>Products Harmful to Health</w:t>
      </w:r>
    </w:p>
    <w:p w14:paraId="499B407C" w14:textId="77777777"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14:paraId="6405B87A" w14:textId="77777777" w:rsidR="006A3EF8" w:rsidRPr="0022764C" w:rsidRDefault="006A3EF8" w:rsidP="00933EB0">
      <w:pPr>
        <w:pStyle w:val="Heading3"/>
      </w:pPr>
      <w:r w:rsidRPr="0022764C">
        <w:t>Results of Competitions</w:t>
      </w:r>
    </w:p>
    <w:p w14:paraId="4A82FB95"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14:paraId="1DFA661D" w14:textId="77777777" w:rsidR="006A3EF8" w:rsidRPr="0022764C" w:rsidRDefault="006A3EF8" w:rsidP="00933EB0">
      <w:pPr>
        <w:pStyle w:val="Heading3"/>
      </w:pPr>
      <w:r w:rsidRPr="0022764C">
        <w:t>Restricted Recovery Rights</w:t>
      </w:r>
    </w:p>
    <w:p w14:paraId="2A2C17FD" w14:textId="77777777"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14:paraId="78A11A40" w14:textId="77777777" w:rsidR="006A3EF8" w:rsidRPr="0022764C" w:rsidRDefault="006A3EF8" w:rsidP="00933EB0">
      <w:pPr>
        <w:pStyle w:val="Heading3"/>
      </w:pPr>
      <w:r w:rsidRPr="0022764C">
        <w:t>Retroactive Date</w:t>
      </w:r>
    </w:p>
    <w:p w14:paraId="5779052E" w14:textId="201524B4"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14:paraId="58C8A055" w14:textId="77777777" w:rsidR="006A3EF8" w:rsidRPr="0022764C" w:rsidRDefault="006A3EF8" w:rsidP="00933EB0">
      <w:pPr>
        <w:pStyle w:val="Heading3"/>
      </w:pPr>
      <w:r w:rsidRPr="0022764C">
        <w:lastRenderedPageBreak/>
        <w:t xml:space="preserve">Seepage and Pollution </w:t>
      </w:r>
    </w:p>
    <w:p w14:paraId="23BBC8ED" w14:textId="77777777"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14:paraId="76180316" w14:textId="77777777" w:rsidR="006A3EF8" w:rsidRPr="0022764C" w:rsidRDefault="006A3EF8" w:rsidP="00933EB0">
      <w:pPr>
        <w:pStyle w:val="Heading3"/>
      </w:pPr>
      <w:r w:rsidRPr="0022764C">
        <w:t>Stunts</w:t>
      </w:r>
    </w:p>
    <w:p w14:paraId="123B5EC7" w14:textId="77777777"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14:paraId="0AAFAE78" w14:textId="77777777" w:rsidR="006A3EF8" w:rsidRPr="0022764C" w:rsidRDefault="006A3EF8" w:rsidP="00933EB0">
      <w:pPr>
        <w:pStyle w:val="Heading3"/>
      </w:pPr>
      <w:r w:rsidRPr="0022764C">
        <w:t>Takeover or Merger</w:t>
      </w:r>
    </w:p>
    <w:p w14:paraId="10C4F196" w14:textId="77777777"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14:paraId="6E74BF9C" w14:textId="77777777" w:rsidR="006A3EF8" w:rsidRPr="0022764C" w:rsidRDefault="006A3EF8" w:rsidP="00933EB0">
      <w:pPr>
        <w:pStyle w:val="Heading3"/>
      </w:pPr>
      <w:r w:rsidRPr="0022764C">
        <w:t xml:space="preserve">Terrorism </w:t>
      </w:r>
    </w:p>
    <w:p w14:paraId="0FE7C5C0" w14:textId="77777777"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14:paraId="499A16D0" w14:textId="77777777"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14:paraId="376A0F04" w14:textId="77777777" w:rsidR="006A3EF8" w:rsidRPr="0022764C" w:rsidRDefault="006A3EF8" w:rsidP="00933EB0">
      <w:pPr>
        <w:pStyle w:val="Heading3"/>
      </w:pPr>
      <w:r w:rsidRPr="0022764C">
        <w:t>Trading Losses</w:t>
      </w:r>
    </w:p>
    <w:p w14:paraId="7ACEE40B" w14:textId="77777777" w:rsidR="006A3EF8" w:rsidRPr="0022764C" w:rsidRDefault="006A3EF8" w:rsidP="00933EB0">
      <w:pPr>
        <w:pStyle w:val="BodyText"/>
      </w:pPr>
      <w:r w:rsidRPr="0022764C">
        <w:rPr>
          <w:rFonts w:eastAsia="MS Mincho"/>
        </w:rPr>
        <w:t>Any claim</w:t>
      </w:r>
      <w:r w:rsidRPr="0022764C">
        <w:t xml:space="preserve"> arising out of:</w:t>
      </w:r>
    </w:p>
    <w:p w14:paraId="6E0F60CC" w14:textId="77777777"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14:paraId="5F01540A" w14:textId="77777777"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14:paraId="5101ED0E" w14:textId="77777777"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14:paraId="51F021BA" w14:textId="77777777" w:rsidR="006A3EF8" w:rsidRPr="0022764C" w:rsidRDefault="006A3EF8" w:rsidP="00933EB0">
      <w:pPr>
        <w:pStyle w:val="Heading3"/>
      </w:pPr>
      <w:r w:rsidRPr="0022764C">
        <w:t>Utility Provider</w:t>
      </w:r>
    </w:p>
    <w:p w14:paraId="044ACF24" w14:textId="77777777"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14:paraId="44F94124" w14:textId="77777777" w:rsidR="006A3EF8" w:rsidRPr="0022764C" w:rsidRDefault="006A3EF8" w:rsidP="00933EB0">
      <w:pPr>
        <w:pStyle w:val="Heading3"/>
      </w:pPr>
      <w:r w:rsidRPr="0022764C">
        <w:t xml:space="preserve">Virus </w:t>
      </w:r>
    </w:p>
    <w:p w14:paraId="4F0F3690" w14:textId="7A94FF8F" w:rsidR="006A3EF8" w:rsidRPr="0022764C" w:rsidRDefault="006A3EF8" w:rsidP="00EC2C27">
      <w:pPr>
        <w:pStyle w:val="BodyText"/>
        <w:rPr>
          <w:rFonts w:eastAsia="MS Mincho"/>
          <w:b/>
        </w:rPr>
        <w:sectPr w:rsidR="006A3EF8" w:rsidRPr="0022764C" w:rsidSect="006A3EF8">
          <w:headerReference w:type="default" r:id="rId18"/>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t>
      </w:r>
      <w:r w:rsidRPr="0022764C">
        <w:t xml:space="preserve">was specifically targeted at the </w:t>
      </w:r>
      <w:r w:rsidRPr="0022764C">
        <w:rPr>
          <w:b/>
        </w:rPr>
        <w:t xml:space="preserve">Insured’s </w:t>
      </w:r>
      <w:r w:rsidRPr="0022764C">
        <w:t xml:space="preserve">Computer System unless such Virus was created by the </w:t>
      </w:r>
      <w:r w:rsidRPr="0022764C">
        <w:rPr>
          <w:b/>
        </w:rPr>
        <w:t>Insured</w:t>
      </w:r>
    </w:p>
    <w:p w14:paraId="1F918ECA" w14:textId="2606AD8B" w:rsidR="00C07262" w:rsidRPr="0022764C" w:rsidDel="006A3EF8" w:rsidRDefault="00C07262">
      <w:pPr>
        <w:pStyle w:val="BodyText"/>
        <w:sectPr w:rsidR="00C07262" w:rsidRPr="0022764C" w:rsidDel="006A3EF8">
          <w:headerReference w:type="default" r:id="rId19"/>
          <w:type w:val="nextColumn"/>
          <w:pgSz w:w="11906" w:h="16838" w:orient="landscape"/>
          <w:pgMar w:top="992" w:right="737" w:bottom="737" w:left="737" w:header="720" w:footer="241" w:gutter="0"/>
          <w:cols w:num="2" w:space="720"/>
        </w:sectPr>
      </w:pPr>
    </w:p>
    <w:p w14:paraId="7988A89E" w14:textId="3F8300B2" w:rsidR="00662B74" w:rsidRPr="0022764C" w:rsidDel="006234DD" w:rsidRDefault="00662B74">
      <w:pPr>
        <w:pStyle w:val="BodyText"/>
        <w:sectPr w:rsidR="00662B74" w:rsidRPr="0022764C" w:rsidDel="006234DD" w:rsidSect="00662B74">
          <w:headerReference w:type="default" r:id="rId20"/>
          <w:footerReference w:type="default" r:id="rId21"/>
          <w:type w:val="nextColumn"/>
          <w:pgSz w:w="11906" w:h="16838" w:orient="landscape"/>
          <w:pgMar w:top="1134" w:right="737" w:bottom="1134" w:left="737" w:header="454" w:footer="454" w:gutter="0"/>
          <w:cols w:space="708"/>
        </w:sectPr>
      </w:pPr>
      <w:bookmarkStart w:id="177" w:name="_Section_14_–"/>
      <w:bookmarkEnd w:id="177"/>
    </w:p>
    <w:p w14:paraId="6C545BB3" w14:textId="77777777" w:rsidR="008C3F93" w:rsidRPr="0022764C" w:rsidRDefault="008C3F93" w:rsidP="008C3F93">
      <w:pPr>
        <w:pStyle w:val="Subtitle"/>
      </w:pPr>
      <w:bookmarkStart w:id="178" w:name="Section_13"/>
      <w:r w:rsidRPr="0022764C">
        <w:t>Section 13 – Commercial Legal Expenses Section</w:t>
      </w:r>
      <w:bookmarkEnd w:id="178"/>
    </w:p>
    <w:p w14:paraId="1B6CFFB9" w14:textId="77777777"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14:paraId="3F9B16E0" w14:textId="77777777"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14:paraId="3BC971D5" w14:textId="77777777"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14:paraId="157F57DA" w14:textId="77777777"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14:paraId="1E59874A" w14:textId="7FA26EBD" w:rsidR="008C3F93" w:rsidRPr="0022764C" w:rsidRDefault="008C3F93" w:rsidP="00871857">
      <w:pPr>
        <w:pStyle w:val="BodyText"/>
      </w:pPr>
      <w:r w:rsidRPr="0022764C">
        <w:t xml:space="preserve">This can be checked by visiting the FCA website at </w:t>
      </w:r>
      <w:hyperlink r:id="rId22" w:tooltip="https://register.fca.org.uk/" w:history="1">
        <w:r w:rsidRPr="0022764C">
          <w:rPr>
            <w:rStyle w:val="Hyperlink"/>
            <w:rFonts w:asciiTheme="majorHAnsi" w:hAnsiTheme="majorHAnsi" w:cstheme="majorHAnsi"/>
            <w:color w:val="auto"/>
          </w:rPr>
          <w:t>https://register.fca.org.uk/</w:t>
        </w:r>
      </w:hyperlink>
      <w:r w:rsidRPr="0022764C">
        <w:t xml:space="preserve"> </w:t>
      </w:r>
    </w:p>
    <w:p w14:paraId="6BA7DFEC" w14:textId="77777777" w:rsidR="008C3F93" w:rsidRPr="0022764C" w:rsidRDefault="008C3F93" w:rsidP="008C3F93">
      <w:pPr>
        <w:pStyle w:val="Heading1"/>
        <w:rPr>
          <w:b/>
        </w:rPr>
      </w:pPr>
      <w:r w:rsidRPr="0022764C">
        <w:t>Definitions</w:t>
      </w:r>
    </w:p>
    <w:p w14:paraId="224649DC" w14:textId="77777777"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14:paraId="7D8C50C3" w14:textId="77777777" w:rsidR="008C3F93" w:rsidRPr="0022764C" w:rsidRDefault="008C3F93" w:rsidP="008C3F93">
      <w:pPr>
        <w:pStyle w:val="Heading3"/>
      </w:pPr>
      <w:r w:rsidRPr="0022764C">
        <w:t xml:space="preserve">Appointed Advisor </w:t>
      </w:r>
    </w:p>
    <w:p w14:paraId="0B0352DC" w14:textId="77777777"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14:paraId="198E8BE1" w14:textId="77777777"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14:paraId="0C98F4EF" w14:textId="77777777" w:rsidR="008C3F93" w:rsidRPr="0022764C" w:rsidRDefault="008C3F93" w:rsidP="008C3F93">
      <w:pPr>
        <w:pStyle w:val="Heading3"/>
      </w:pPr>
      <w:r w:rsidRPr="0022764C">
        <w:t xml:space="preserve">Business </w:t>
      </w:r>
    </w:p>
    <w:p w14:paraId="62F91F28" w14:textId="77777777"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14:paraId="0A2D336D" w14:textId="77777777" w:rsidR="008C3F93" w:rsidRPr="0022764C" w:rsidRDefault="008C3F93" w:rsidP="008C3F93">
      <w:pPr>
        <w:pStyle w:val="Heading3"/>
      </w:pPr>
      <w:r w:rsidRPr="0022764C">
        <w:t xml:space="preserve">Collective Conditional Fee Agreement </w:t>
      </w:r>
    </w:p>
    <w:p w14:paraId="031A93AD" w14:textId="77777777"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14:paraId="2D9FF45E" w14:textId="77777777" w:rsidR="008C3F93" w:rsidRPr="0022764C" w:rsidRDefault="008C3F93" w:rsidP="008C3F93">
      <w:pPr>
        <w:pStyle w:val="BodyText"/>
        <w:numPr>
          <w:ilvl w:val="0"/>
          <w:numId w:val="329"/>
        </w:numPr>
        <w:ind w:left="454" w:hanging="454"/>
      </w:pPr>
      <w:r w:rsidRPr="0022764C">
        <w:t>100% “no-win no-fee”</w:t>
      </w:r>
    </w:p>
    <w:p w14:paraId="6C6E8D8B" w14:textId="77777777" w:rsidR="008C3F93" w:rsidRPr="0022764C" w:rsidRDefault="008C3F93" w:rsidP="008C3F93">
      <w:pPr>
        <w:pStyle w:val="BodyText"/>
        <w:numPr>
          <w:ilvl w:val="0"/>
          <w:numId w:val="329"/>
        </w:numPr>
        <w:ind w:left="454" w:hanging="454"/>
      </w:pPr>
      <w:r w:rsidRPr="0022764C">
        <w:t>Where discounted, that a discounted fee is payable.</w:t>
      </w:r>
    </w:p>
    <w:p w14:paraId="683904B4" w14:textId="77777777" w:rsidR="008C3F93" w:rsidRPr="0022764C" w:rsidRDefault="008C3F93" w:rsidP="008C3F93">
      <w:pPr>
        <w:pStyle w:val="Heading3"/>
      </w:pPr>
      <w:r w:rsidRPr="0022764C">
        <w:t xml:space="preserve">Conditional Fee Agreement </w:t>
      </w:r>
    </w:p>
    <w:p w14:paraId="6E766D4A" w14:textId="77777777"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14:paraId="504BB268" w14:textId="77777777" w:rsidR="008C3F93" w:rsidRPr="0022764C" w:rsidRDefault="008C3F93" w:rsidP="008C3F93">
      <w:pPr>
        <w:pStyle w:val="BodyText"/>
        <w:numPr>
          <w:ilvl w:val="0"/>
          <w:numId w:val="330"/>
        </w:numPr>
        <w:ind w:left="454" w:hanging="454"/>
      </w:pPr>
      <w:r w:rsidRPr="0022764C">
        <w:t>100% “no-win no-fee”</w:t>
      </w:r>
    </w:p>
    <w:p w14:paraId="030829CF" w14:textId="77777777" w:rsidR="008C3F93" w:rsidRPr="0022764C" w:rsidRDefault="008C3F93" w:rsidP="008C3F93">
      <w:pPr>
        <w:pStyle w:val="BodyText"/>
        <w:numPr>
          <w:ilvl w:val="0"/>
          <w:numId w:val="330"/>
        </w:numPr>
        <w:ind w:left="454" w:hanging="454"/>
      </w:pPr>
      <w:r w:rsidRPr="0022764C">
        <w:t>Where discounted, that a discounted fee is payable.</w:t>
      </w:r>
    </w:p>
    <w:p w14:paraId="6B389E7F" w14:textId="77777777" w:rsidR="008C3F93" w:rsidRPr="0022764C" w:rsidRDefault="008C3F93" w:rsidP="008C3F93">
      <w:pPr>
        <w:pStyle w:val="Heading3"/>
      </w:pPr>
      <w:r w:rsidRPr="0022764C">
        <w:t xml:space="preserve">Employee </w:t>
      </w:r>
    </w:p>
    <w:p w14:paraId="76256619" w14:textId="77777777"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14:paraId="13CAB682" w14:textId="77777777" w:rsidR="008C3F93" w:rsidRPr="0022764C" w:rsidRDefault="008C3F93" w:rsidP="008C3F93">
      <w:pPr>
        <w:pStyle w:val="Heading3"/>
      </w:pPr>
      <w:r w:rsidRPr="0022764C">
        <w:t xml:space="preserve">Insured </w:t>
      </w:r>
    </w:p>
    <w:p w14:paraId="62C86294" w14:textId="77777777"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14:paraId="3C7AC14D" w14:textId="77777777"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14:paraId="4C567246" w14:textId="77777777" w:rsidR="008C3F93" w:rsidRPr="0022764C" w:rsidRDefault="008C3F93" w:rsidP="008C3F93">
      <w:pPr>
        <w:pStyle w:val="Heading3"/>
      </w:pPr>
      <w:r w:rsidRPr="0022764C">
        <w:t xml:space="preserve">Insurer </w:t>
      </w:r>
    </w:p>
    <w:p w14:paraId="2B6AD653" w14:textId="50849077" w:rsidR="008C3F93" w:rsidRPr="0022764C" w:rsidRDefault="00871857" w:rsidP="008C3F93">
      <w:pPr>
        <w:pStyle w:val="BodyText"/>
      </w:pPr>
      <w:r w:rsidRPr="0022764C">
        <w:t>ARAG Legal Expenses Insurance Company Limited.</w:t>
      </w:r>
    </w:p>
    <w:p w14:paraId="3CAD0166" w14:textId="77777777" w:rsidR="008C3F93" w:rsidRPr="0022764C" w:rsidRDefault="008C3F93" w:rsidP="008C3F93">
      <w:pPr>
        <w:pStyle w:val="Heading3"/>
      </w:pPr>
      <w:r w:rsidRPr="0022764C">
        <w:t xml:space="preserve">Legal Costs &amp; Expenses </w:t>
      </w:r>
    </w:p>
    <w:p w14:paraId="541B7853" w14:textId="77777777"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14:paraId="3CE3F2ED" w14:textId="77777777"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14:paraId="0FEB41B9" w14:textId="77777777"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14:paraId="4F44FE98" w14:textId="77777777" w:rsidR="008C3F93" w:rsidRPr="0022764C" w:rsidRDefault="008C3F93" w:rsidP="008C3F93">
      <w:pPr>
        <w:pStyle w:val="BodyText"/>
        <w:numPr>
          <w:ilvl w:val="0"/>
          <w:numId w:val="332"/>
        </w:numPr>
        <w:ind w:left="454" w:hanging="454"/>
      </w:pPr>
      <w:r w:rsidRPr="0022764C">
        <w:t>Health and Safety Executive Fees for Intervention.</w:t>
      </w:r>
    </w:p>
    <w:p w14:paraId="24E7E363" w14:textId="77777777"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14:paraId="6F0B2275" w14:textId="77777777"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14:paraId="1935C603" w14:textId="77777777"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14:paraId="3EFA1CF5" w14:textId="77777777" w:rsidR="008C3F93" w:rsidRPr="0022764C" w:rsidRDefault="008C3F93" w:rsidP="008C3F93">
      <w:pPr>
        <w:pStyle w:val="Heading3"/>
      </w:pPr>
      <w:r w:rsidRPr="0022764C">
        <w:lastRenderedPageBreak/>
        <w:t xml:space="preserve">Reasonable Prospects of Success </w:t>
      </w:r>
    </w:p>
    <w:p w14:paraId="1C35C1DE" w14:textId="77777777"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14:paraId="555B137A" w14:textId="77777777"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14:paraId="22070125" w14:textId="77777777" w:rsidR="008C3F93" w:rsidRPr="0022764C" w:rsidRDefault="008C3F93" w:rsidP="008C3F93">
      <w:pPr>
        <w:pStyle w:val="BodyText"/>
        <w:numPr>
          <w:ilvl w:val="0"/>
          <w:numId w:val="334"/>
        </w:numPr>
        <w:ind w:left="908" w:hanging="454"/>
      </w:pPr>
      <w:r w:rsidRPr="0022764C">
        <w:t>pleads guilty, a greater than 50% chance of reducing any sentence or fine or</w:t>
      </w:r>
    </w:p>
    <w:p w14:paraId="01C3A969" w14:textId="77777777"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14:paraId="4A46C0C4" w14:textId="77777777"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14:paraId="175DEBB6" w14:textId="77777777"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14:paraId="09285AB2" w14:textId="77777777" w:rsidR="008C3F93" w:rsidRPr="0022764C" w:rsidRDefault="008C3F93" w:rsidP="008C3F93">
      <w:pPr>
        <w:pStyle w:val="Heading3"/>
      </w:pPr>
      <w:r w:rsidRPr="0022764C">
        <w:t xml:space="preserve">Territorial Limit </w:t>
      </w:r>
    </w:p>
    <w:p w14:paraId="6C2C0D44" w14:textId="6A524288"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14:paraId="7105E927" w14:textId="038EE5B1"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14:paraId="0ACE7C53" w14:textId="77777777" w:rsidR="008C3F93" w:rsidRPr="0022764C" w:rsidRDefault="008C3F93" w:rsidP="008C3F93">
      <w:pPr>
        <w:pStyle w:val="Heading3"/>
      </w:pPr>
      <w:r w:rsidRPr="0022764C">
        <w:t xml:space="preserve">We/Us/Our </w:t>
      </w:r>
    </w:p>
    <w:p w14:paraId="2E843912" w14:textId="77777777"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14:paraId="218E34DE" w14:textId="77777777" w:rsidR="008C3F93" w:rsidRPr="0022764C" w:rsidRDefault="008C3F93" w:rsidP="008C3F93">
      <w:pPr>
        <w:pStyle w:val="Heading3"/>
      </w:pPr>
      <w:r w:rsidRPr="0022764C">
        <w:t xml:space="preserve">You/Your </w:t>
      </w:r>
    </w:p>
    <w:p w14:paraId="678EED81" w14:textId="77777777"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14:paraId="713A6B4A" w14:textId="77777777" w:rsidR="008C3F93" w:rsidRPr="0022764C" w:rsidRDefault="008C3F93" w:rsidP="008C3F93">
      <w:pPr>
        <w:pStyle w:val="Heading3"/>
      </w:pPr>
      <w:r w:rsidRPr="0022764C">
        <w:t>The Cover</w:t>
      </w:r>
    </w:p>
    <w:p w14:paraId="6932F8A1" w14:textId="77777777"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14:paraId="63793757" w14:textId="4C1A10A8"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14:paraId="3C4CF24D" w14:textId="77777777"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14:paraId="6EF84AD0" w14:textId="77777777" w:rsidR="008C3F93" w:rsidRPr="0022764C" w:rsidRDefault="008C3F93" w:rsidP="008C3F93">
      <w:pPr>
        <w:pStyle w:val="BodyText"/>
      </w:pPr>
      <w:r w:rsidRPr="0022764C">
        <w:t xml:space="preserve">subject to all of the following requirements being met. </w:t>
      </w:r>
    </w:p>
    <w:p w14:paraId="465AFB68" w14:textId="77777777"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14:paraId="2B6BA9B6" w14:textId="77777777" w:rsidR="008C3F93" w:rsidRPr="0022764C" w:rsidRDefault="008C3F93" w:rsidP="008C3F93">
      <w:pPr>
        <w:pStyle w:val="BodyText"/>
        <w:numPr>
          <w:ilvl w:val="0"/>
          <w:numId w:val="337"/>
        </w:numPr>
        <w:ind w:left="454" w:hanging="454"/>
      </w:pPr>
      <w:r w:rsidRPr="0022764C">
        <w:t>The claim</w:t>
      </w:r>
    </w:p>
    <w:p w14:paraId="5C5A784B" w14:textId="77777777"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14:paraId="15C5B289" w14:textId="77777777"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14:paraId="5C5EEAB7" w14:textId="77777777"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14:paraId="405F4A1E" w14:textId="77777777"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14:paraId="22AB405C" w14:textId="77777777"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14:paraId="1ED0CCA3" w14:textId="77777777" w:rsidR="008C3F93" w:rsidRPr="0022764C" w:rsidRDefault="008C3F93" w:rsidP="008C3F93">
      <w:pPr>
        <w:pStyle w:val="BodyText"/>
        <w:numPr>
          <w:ilvl w:val="0"/>
          <w:numId w:val="338"/>
        </w:numPr>
        <w:ind w:left="908" w:hanging="454"/>
      </w:pPr>
      <w:r w:rsidRPr="0022764C">
        <w:t xml:space="preserve">in any claim to be heard by an Employment Tribunal and/or </w:t>
      </w:r>
    </w:p>
    <w:p w14:paraId="4B473A11" w14:textId="77777777" w:rsidR="008C3F93" w:rsidRPr="0022764C" w:rsidRDefault="008C3F93" w:rsidP="008C3F93">
      <w:pPr>
        <w:pStyle w:val="BodyText"/>
        <w:numPr>
          <w:ilvl w:val="0"/>
          <w:numId w:val="338"/>
        </w:numPr>
        <w:ind w:left="908" w:hanging="454"/>
      </w:pPr>
      <w:r w:rsidRPr="0022764C">
        <w:t xml:space="preserve">before proceedings have been or need to be issued. </w:t>
      </w:r>
    </w:p>
    <w:p w14:paraId="068B8881" w14:textId="77777777"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14:paraId="320066AD" w14:textId="77777777"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14:paraId="546FBBF6" w14:textId="77777777"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14:paraId="5D8AA049" w14:textId="77777777" w:rsidR="008C3F93" w:rsidRPr="0022764C" w:rsidRDefault="008C3F93" w:rsidP="008C3F93">
      <w:pPr>
        <w:pStyle w:val="Heading1"/>
      </w:pPr>
      <w:r w:rsidRPr="0022764C">
        <w:t xml:space="preserve">Insured Events </w:t>
      </w:r>
    </w:p>
    <w:p w14:paraId="2A33FB25" w14:textId="77777777" w:rsidR="008C3F93" w:rsidRPr="0022764C" w:rsidRDefault="008C3F93" w:rsidP="008C3F93">
      <w:pPr>
        <w:pStyle w:val="Heading3"/>
      </w:pPr>
      <w:r w:rsidRPr="0022764C">
        <w:t>Employment</w:t>
      </w:r>
    </w:p>
    <w:p w14:paraId="27368020" w14:textId="77777777"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14:paraId="70DE229D" w14:textId="77777777"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14:paraId="14E2DCD2" w14:textId="77777777" w:rsidR="008C3F93" w:rsidRPr="0022764C" w:rsidRDefault="008C3F93" w:rsidP="008C3F93">
      <w:pPr>
        <w:pStyle w:val="BodyText"/>
        <w:numPr>
          <w:ilvl w:val="0"/>
          <w:numId w:val="341"/>
        </w:numPr>
        <w:ind w:left="454" w:hanging="454"/>
      </w:pPr>
      <w:r w:rsidRPr="0022764C">
        <w:t xml:space="preserve">related legal rights. </w:t>
      </w:r>
    </w:p>
    <w:p w14:paraId="5E3E1A76" w14:textId="77777777"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14:paraId="0F8A0739" w14:textId="77777777"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14:paraId="3D43CDD4" w14:textId="77777777"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14:paraId="6D3C19BA" w14:textId="77777777" w:rsidR="008C3F93" w:rsidRPr="0022764C" w:rsidRDefault="008C3F93" w:rsidP="008C3F93">
      <w:pPr>
        <w:pStyle w:val="BodyText"/>
      </w:pPr>
      <w:r w:rsidRPr="0022764C">
        <w:t>have been or ought to have been concluded.</w:t>
      </w:r>
    </w:p>
    <w:p w14:paraId="35B3DB00" w14:textId="77777777" w:rsidR="008C3F93" w:rsidRPr="0022764C" w:rsidRDefault="008C3F93" w:rsidP="008C3F93">
      <w:pPr>
        <w:pStyle w:val="Heading3"/>
      </w:pPr>
      <w:r w:rsidRPr="0022764C">
        <w:t>What is not covered under Employment</w:t>
      </w:r>
    </w:p>
    <w:p w14:paraId="4FE54E2A" w14:textId="77777777" w:rsidR="008C3F93" w:rsidRPr="0022764C" w:rsidRDefault="008C3F93" w:rsidP="008C3F93">
      <w:pPr>
        <w:pStyle w:val="BodyText"/>
      </w:pPr>
      <w:r w:rsidRPr="0022764C">
        <w:t>Any claim arising from or relating to:</w:t>
      </w:r>
    </w:p>
    <w:p w14:paraId="2AF47FD2" w14:textId="77777777"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14:paraId="00D8579C" w14:textId="77777777"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14:paraId="06A5B79E" w14:textId="77777777"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14:paraId="1E81E7DE" w14:textId="77777777"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14:paraId="78A8E8D9" w14:textId="77777777" w:rsidR="008C3F93" w:rsidRPr="0022764C" w:rsidRDefault="008C3F93" w:rsidP="008C3F93">
      <w:pPr>
        <w:pStyle w:val="Heading3"/>
      </w:pPr>
      <w:r w:rsidRPr="0022764C">
        <w:t>Employment Compensation Awards</w:t>
      </w:r>
    </w:p>
    <w:p w14:paraId="02F9CC67" w14:textId="77777777"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14:paraId="44233527" w14:textId="77777777" w:rsidR="008C3F93" w:rsidRPr="0022764C" w:rsidRDefault="008C3F93" w:rsidP="008C3F93">
      <w:pPr>
        <w:pStyle w:val="BodyText"/>
        <w:numPr>
          <w:ilvl w:val="0"/>
          <w:numId w:val="344"/>
        </w:numPr>
        <w:ind w:left="454" w:hanging="454"/>
      </w:pPr>
      <w:r w:rsidRPr="0022764C">
        <w:t>basic and compensatory award or</w:t>
      </w:r>
    </w:p>
    <w:p w14:paraId="15BAF9AE" w14:textId="77777777"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14:paraId="410950E4" w14:textId="77777777" w:rsidR="008C3F93" w:rsidRPr="0022764C" w:rsidRDefault="008C3F93" w:rsidP="008C3F93">
      <w:pPr>
        <w:pStyle w:val="BodyText"/>
        <w:rPr>
          <w:lang w:eastAsia="en-GB"/>
        </w:rPr>
      </w:pPr>
      <w:r w:rsidRPr="0022764C">
        <w:rPr>
          <w:lang w:eastAsia="en-GB"/>
        </w:rPr>
        <w:t>Provided that compensation is:</w:t>
      </w:r>
    </w:p>
    <w:p w14:paraId="1D711C03" w14:textId="77777777"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14:paraId="174C691F" w14:textId="77777777" w:rsidR="008C3F93" w:rsidRPr="0022764C" w:rsidRDefault="008C3F93" w:rsidP="008C3F93">
      <w:pPr>
        <w:pStyle w:val="BodyText"/>
        <w:numPr>
          <w:ilvl w:val="0"/>
          <w:numId w:val="345"/>
        </w:numPr>
        <w:ind w:left="454" w:hanging="454"/>
      </w:pPr>
      <w:r w:rsidRPr="0022764C">
        <w:t>awarded by a tribunal judgment after full argument unless given by default.</w:t>
      </w:r>
    </w:p>
    <w:p w14:paraId="69698F6B" w14:textId="77777777" w:rsidR="008C3F93" w:rsidRPr="0022764C" w:rsidRDefault="008C3F93" w:rsidP="008C3F93">
      <w:pPr>
        <w:pStyle w:val="Heading3"/>
      </w:pPr>
      <w:r w:rsidRPr="0022764C">
        <w:t>What is not covered under Employment Compensation Awards</w:t>
      </w:r>
    </w:p>
    <w:p w14:paraId="11AFEED0" w14:textId="77777777"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14:paraId="25696D78" w14:textId="77777777" w:rsidR="008C3F93" w:rsidRPr="0022764C" w:rsidRDefault="008C3F93" w:rsidP="008C3F93">
      <w:pPr>
        <w:pStyle w:val="BodyText"/>
        <w:numPr>
          <w:ilvl w:val="0"/>
          <w:numId w:val="346"/>
        </w:numPr>
        <w:ind w:left="454" w:hanging="454"/>
      </w:pPr>
      <w:r w:rsidRPr="0022764C">
        <w:t>Compensation awards or settlements relating to</w:t>
      </w:r>
    </w:p>
    <w:p w14:paraId="58994825" w14:textId="77777777"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14:paraId="0B718C16" w14:textId="77777777"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14:paraId="1E17D6E6" w14:textId="77777777" w:rsidR="008C3F93" w:rsidRPr="0022764C" w:rsidRDefault="008C3F93" w:rsidP="008C3F93">
      <w:pPr>
        <w:pStyle w:val="Heading3"/>
      </w:pPr>
      <w:r w:rsidRPr="0022764C">
        <w:t>Employment Restrictive Covenants</w:t>
      </w:r>
    </w:p>
    <w:p w14:paraId="139C0428" w14:textId="77777777"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14:paraId="63583AC3" w14:textId="77777777" w:rsidR="008C3F93" w:rsidRPr="0022764C" w:rsidRDefault="008C3F93" w:rsidP="008C3F93">
      <w:pPr>
        <w:pStyle w:val="BodyText"/>
        <w:ind w:left="454"/>
      </w:pPr>
      <w:r w:rsidRPr="0022764C">
        <w:t xml:space="preserve">Provided that the restrictive covenant </w:t>
      </w:r>
    </w:p>
    <w:p w14:paraId="4AD32893" w14:textId="77777777"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14:paraId="21C87229" w14:textId="77777777"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14:paraId="21D051CF" w14:textId="77777777"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14:paraId="4FDF2D8B" w14:textId="77777777"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14:paraId="3FE301F1" w14:textId="77777777" w:rsidR="008C3F93" w:rsidRPr="0022764C" w:rsidRDefault="008C3F93" w:rsidP="008C3F93">
      <w:pPr>
        <w:pStyle w:val="Heading3"/>
      </w:pPr>
      <w:r w:rsidRPr="0022764C">
        <w:t>Tax Disputes</w:t>
      </w:r>
    </w:p>
    <w:p w14:paraId="02CE493B" w14:textId="77777777"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14:paraId="3EDC0545" w14:textId="77777777"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14:paraId="19C301B0" w14:textId="77777777" w:rsidR="008C3F93" w:rsidRPr="0022764C" w:rsidRDefault="008C3F93" w:rsidP="008C3F93">
      <w:pPr>
        <w:pStyle w:val="BodyText"/>
        <w:numPr>
          <w:ilvl w:val="0"/>
          <w:numId w:val="350"/>
        </w:numPr>
        <w:ind w:left="454" w:hanging="454"/>
      </w:pPr>
      <w:r w:rsidRPr="0022764C">
        <w:t>A dispute with HMRC about Value Added Tax.</w:t>
      </w:r>
    </w:p>
    <w:p w14:paraId="69246A58" w14:textId="77777777" w:rsidR="008C3F93" w:rsidRPr="0022764C" w:rsidRDefault="008C3F93" w:rsidP="008C3F93">
      <w:pPr>
        <w:pStyle w:val="BodyText"/>
        <w:ind w:left="454"/>
      </w:pPr>
      <w:r w:rsidRPr="0022764C">
        <w:t xml:space="preserve">Provided that: </w:t>
      </w:r>
    </w:p>
    <w:p w14:paraId="35108EA8" w14:textId="77777777"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14:paraId="573D90F5" w14:textId="461F122D" w:rsidR="008C3F93" w:rsidRPr="0022764C" w:rsidRDefault="008C3F93" w:rsidP="008C3F93">
      <w:pPr>
        <w:pStyle w:val="BodyText"/>
        <w:numPr>
          <w:ilvl w:val="0"/>
          <w:numId w:val="351"/>
        </w:numPr>
        <w:ind w:left="908" w:hanging="454"/>
      </w:pPr>
      <w:r w:rsidRPr="0022764C">
        <w:t xml:space="preserve">in respect of any appealable </w:t>
      </w:r>
      <w:del w:id="179" w:author="stuart wolstenholme" w:date="2026-05-29T12:38:00Z" w16du:dateUtc="2026-05-29T11:38:00Z">
        <w:r w:rsidRPr="0022764C" w:rsidDel="00BB79CB">
          <w:delText>matter</w:delText>
        </w:r>
      </w:del>
      <w:ins w:id="180"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14:paraId="6FEEDD3E" w14:textId="77777777" w:rsidR="008C3F93" w:rsidRPr="0022764C" w:rsidRDefault="008C3F93" w:rsidP="008C3F93">
      <w:pPr>
        <w:pStyle w:val="Heading3"/>
      </w:pPr>
      <w:r w:rsidRPr="0022764C">
        <w:t>What is not covered under Tax Disputes</w:t>
      </w:r>
    </w:p>
    <w:p w14:paraId="39AA9659" w14:textId="77777777" w:rsidR="008C3F93" w:rsidRPr="0022764C" w:rsidRDefault="008C3F93" w:rsidP="008C3F93">
      <w:pPr>
        <w:pStyle w:val="BodyText"/>
        <w:rPr>
          <w:b/>
          <w:bCs/>
        </w:rPr>
      </w:pPr>
      <w:r w:rsidRPr="0022764C">
        <w:t>Any claim arising from or relating to:</w:t>
      </w:r>
    </w:p>
    <w:p w14:paraId="6056B3DD" w14:textId="77777777"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14:paraId="793F15D3" w14:textId="77777777" w:rsidR="008C3F93" w:rsidRPr="0022764C" w:rsidRDefault="008C3F93" w:rsidP="008C3F93">
      <w:pPr>
        <w:pStyle w:val="BodyText"/>
        <w:numPr>
          <w:ilvl w:val="0"/>
          <w:numId w:val="352"/>
        </w:numPr>
        <w:ind w:left="454" w:hanging="454"/>
      </w:pPr>
      <w:r w:rsidRPr="0022764C">
        <w:t>an investigation by the Fraud Investigation Service of HMRC</w:t>
      </w:r>
    </w:p>
    <w:p w14:paraId="0435391D" w14:textId="77777777"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14:paraId="08DCD1F3" w14:textId="77777777"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14:paraId="1A6F0489" w14:textId="77777777"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14:paraId="300DCA85" w14:textId="77777777" w:rsidR="008C3F93" w:rsidRPr="0022764C" w:rsidRDefault="008C3F93" w:rsidP="008C3F93">
      <w:pPr>
        <w:pStyle w:val="Heading3"/>
      </w:pPr>
      <w:r w:rsidRPr="0022764C">
        <w:t>Property</w:t>
      </w:r>
    </w:p>
    <w:p w14:paraId="1C1F267D" w14:textId="77777777"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14:paraId="7214388A" w14:textId="77777777"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14:paraId="0CC9E9A4" w14:textId="77777777" w:rsidR="008C3F93" w:rsidRPr="0022764C" w:rsidRDefault="008C3F93" w:rsidP="008C3F93">
      <w:pPr>
        <w:pStyle w:val="BodyText"/>
        <w:numPr>
          <w:ilvl w:val="0"/>
          <w:numId w:val="353"/>
        </w:numPr>
        <w:ind w:left="454" w:hanging="454"/>
      </w:pPr>
      <w:r w:rsidRPr="0022764C">
        <w:t xml:space="preserve">following a public or private nuisance or trespass </w:t>
      </w:r>
    </w:p>
    <w:p w14:paraId="3914F472" w14:textId="77777777"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14:paraId="73F29845" w14:textId="77777777" w:rsidR="008C3F93" w:rsidRPr="0022764C" w:rsidRDefault="008C3F93" w:rsidP="008C3F93">
      <w:pPr>
        <w:pStyle w:val="Heading3"/>
      </w:pPr>
      <w:r w:rsidRPr="0022764C">
        <w:t>What is not covered under Property</w:t>
      </w:r>
    </w:p>
    <w:p w14:paraId="3CC88D9F" w14:textId="77777777" w:rsidR="008C3F93" w:rsidRPr="0022764C" w:rsidRDefault="008C3F93" w:rsidP="008C3F93">
      <w:pPr>
        <w:pStyle w:val="BodyText"/>
      </w:pPr>
      <w:r w:rsidRPr="0022764C">
        <w:t>Any claim arising from or relating to:</w:t>
      </w:r>
    </w:p>
    <w:p w14:paraId="74EDDEA8" w14:textId="77777777"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14:paraId="6483C153" w14:textId="77777777" w:rsidR="008C3F93" w:rsidRPr="0022764C" w:rsidRDefault="008C3F93" w:rsidP="008C3F93">
      <w:pPr>
        <w:pStyle w:val="BodyText"/>
        <w:numPr>
          <w:ilvl w:val="0"/>
          <w:numId w:val="354"/>
        </w:numPr>
        <w:ind w:left="454" w:hanging="454"/>
      </w:pPr>
      <w:r w:rsidRPr="0022764C">
        <w:t xml:space="preserve">goods lent or hired out </w:t>
      </w:r>
    </w:p>
    <w:p w14:paraId="2D9C7561" w14:textId="77777777"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14:paraId="664FD71D" w14:textId="77777777" w:rsidR="008C3F93" w:rsidRPr="0022764C" w:rsidRDefault="008C3F93" w:rsidP="008C3F93">
      <w:pPr>
        <w:pStyle w:val="Heading3"/>
      </w:pPr>
      <w:r w:rsidRPr="0022764C">
        <w:t>Legal Defence</w:t>
      </w:r>
    </w:p>
    <w:p w14:paraId="1FFC5B50" w14:textId="77777777" w:rsidR="008C3F93" w:rsidRPr="0022764C" w:rsidRDefault="008C3F93" w:rsidP="008C3F93">
      <w:pPr>
        <w:pStyle w:val="BodyText"/>
        <w:numPr>
          <w:ilvl w:val="0"/>
          <w:numId w:val="355"/>
        </w:numPr>
        <w:ind w:left="454" w:hanging="454"/>
      </w:pPr>
      <w:r w:rsidRPr="0022764C">
        <w:t xml:space="preserve">A criminal investigation and/or enquiry by: </w:t>
      </w:r>
    </w:p>
    <w:p w14:paraId="2F47D57E" w14:textId="77777777" w:rsidR="008C3F93" w:rsidRPr="0022764C" w:rsidRDefault="008C3F93" w:rsidP="008C3F93">
      <w:pPr>
        <w:pStyle w:val="BodyText"/>
        <w:numPr>
          <w:ilvl w:val="0"/>
          <w:numId w:val="356"/>
        </w:numPr>
        <w:ind w:left="908" w:hanging="454"/>
      </w:pPr>
      <w:r w:rsidRPr="0022764C">
        <w:t>the police</w:t>
      </w:r>
    </w:p>
    <w:p w14:paraId="71D61CE9" w14:textId="77777777" w:rsidR="008C3F93" w:rsidRPr="0022764C" w:rsidRDefault="008C3F93" w:rsidP="008C3F93">
      <w:pPr>
        <w:pStyle w:val="BodyText"/>
        <w:numPr>
          <w:ilvl w:val="0"/>
          <w:numId w:val="356"/>
        </w:numPr>
        <w:ind w:left="908" w:hanging="454"/>
      </w:pPr>
      <w:r w:rsidRPr="0022764C">
        <w:t>other body with the power to prosecute</w:t>
      </w:r>
    </w:p>
    <w:p w14:paraId="3E200431" w14:textId="77777777"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14:paraId="6D4D94DA" w14:textId="77777777"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14:paraId="54547338" w14:textId="77777777" w:rsidR="008C3F93" w:rsidRPr="0022764C" w:rsidRDefault="008C3F93" w:rsidP="008C3F93">
      <w:pPr>
        <w:pStyle w:val="Heading3"/>
      </w:pPr>
      <w:r w:rsidRPr="0022764C">
        <w:lastRenderedPageBreak/>
        <w:t>What is not covered under Legal Defence</w:t>
      </w:r>
    </w:p>
    <w:p w14:paraId="46D50748" w14:textId="77777777" w:rsidR="008C3F93" w:rsidRPr="0022764C" w:rsidRDefault="008C3F93" w:rsidP="008C3F93">
      <w:pPr>
        <w:pStyle w:val="BodyText"/>
      </w:pPr>
      <w:r w:rsidRPr="0022764C">
        <w:t>Any claim relating to a parking offence.</w:t>
      </w:r>
    </w:p>
    <w:p w14:paraId="75852A1F" w14:textId="77777777" w:rsidR="008C3F93" w:rsidRPr="0022764C" w:rsidRDefault="008C3F93" w:rsidP="008C3F93">
      <w:pPr>
        <w:pStyle w:val="Heading3"/>
      </w:pPr>
      <w:r w:rsidRPr="0022764C">
        <w:t xml:space="preserve">Compliance &amp; Regulation </w:t>
      </w:r>
    </w:p>
    <w:p w14:paraId="10ADE6B8" w14:textId="77777777"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14:paraId="7A78D344" w14:textId="77777777"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14:paraId="084DE146" w14:textId="77777777" w:rsidR="008C3F93" w:rsidRPr="0022764C" w:rsidRDefault="008C3F93" w:rsidP="008C3F93">
      <w:pPr>
        <w:pStyle w:val="BodyText"/>
        <w:numPr>
          <w:ilvl w:val="0"/>
          <w:numId w:val="357"/>
        </w:numPr>
        <w:ind w:left="454" w:hanging="454"/>
      </w:pPr>
      <w:r w:rsidRPr="0022764C">
        <w:t>A civil action alleging wrongful arrest arising from an allegation of theft.</w:t>
      </w:r>
    </w:p>
    <w:p w14:paraId="2EC800CA" w14:textId="77777777"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14:paraId="49D30E5D" w14:textId="77777777"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14:paraId="40DADC7A" w14:textId="77777777"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14:paraId="2749143B" w14:textId="77777777"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14:paraId="3999E217" w14:textId="77777777"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14:paraId="5F837135" w14:textId="77777777"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14:paraId="509AEAD3" w14:textId="77777777" w:rsidR="008C3F93" w:rsidRPr="0022764C" w:rsidRDefault="008C3F93" w:rsidP="008C3F93">
      <w:pPr>
        <w:pStyle w:val="BodyText"/>
        <w:numPr>
          <w:ilvl w:val="0"/>
          <w:numId w:val="359"/>
        </w:numPr>
        <w:ind w:left="908" w:hanging="454"/>
      </w:pPr>
      <w:r w:rsidRPr="0022764C">
        <w:t>committed an act of unlawful discrimination; or</w:t>
      </w:r>
    </w:p>
    <w:p w14:paraId="622F820F" w14:textId="77777777"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14:paraId="539D5862" w14:textId="77777777" w:rsidR="008C3F93" w:rsidRPr="0022764C" w:rsidRDefault="008C3F93" w:rsidP="008C3F93">
      <w:pPr>
        <w:pStyle w:val="Heading3"/>
      </w:pPr>
      <w:r w:rsidRPr="0022764C">
        <w:t xml:space="preserve">What is not covered under Compliance &amp; Regulation </w:t>
      </w:r>
    </w:p>
    <w:p w14:paraId="565486C2" w14:textId="77777777" w:rsidR="008C3F93" w:rsidRPr="0022764C" w:rsidRDefault="008C3F93" w:rsidP="008C3F93">
      <w:pPr>
        <w:pStyle w:val="BodyText"/>
      </w:pPr>
      <w:r w:rsidRPr="0022764C">
        <w:t>Any claim arising from or relating to:</w:t>
      </w:r>
    </w:p>
    <w:p w14:paraId="03C2B48B" w14:textId="77777777"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14:paraId="5F94F9D5" w14:textId="77777777" w:rsidR="008C3F93" w:rsidRPr="0022764C" w:rsidRDefault="008C3F93" w:rsidP="008C3F93">
      <w:pPr>
        <w:pStyle w:val="BodyText"/>
        <w:numPr>
          <w:ilvl w:val="0"/>
          <w:numId w:val="361"/>
        </w:numPr>
        <w:ind w:left="454" w:hanging="454"/>
      </w:pPr>
      <w:r w:rsidRPr="0022764C">
        <w:t>a routine inspection by a regulatory authority</w:t>
      </w:r>
    </w:p>
    <w:p w14:paraId="71414933" w14:textId="77777777" w:rsidR="008C3F93" w:rsidRPr="0022764C" w:rsidRDefault="008C3F93" w:rsidP="008C3F93">
      <w:pPr>
        <w:pStyle w:val="BodyText"/>
        <w:numPr>
          <w:ilvl w:val="0"/>
          <w:numId w:val="361"/>
        </w:numPr>
        <w:ind w:left="454" w:hanging="454"/>
      </w:pPr>
      <w:r w:rsidRPr="0022764C">
        <w:t>an enquiry, investigation or enforcement action by HMRC</w:t>
      </w:r>
    </w:p>
    <w:p w14:paraId="70A22E26" w14:textId="77777777"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14:paraId="18D15521" w14:textId="77777777" w:rsidR="008C3F93" w:rsidRPr="0022764C" w:rsidRDefault="008C3F93" w:rsidP="008C3F93">
      <w:pPr>
        <w:pStyle w:val="Heading3"/>
      </w:pPr>
      <w:r w:rsidRPr="0022764C">
        <w:t>Statutory Licence Appeals</w:t>
      </w:r>
    </w:p>
    <w:p w14:paraId="31BB8711" w14:textId="77777777"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14:paraId="023953DF" w14:textId="77777777" w:rsidR="008C3F93" w:rsidRPr="0022764C" w:rsidRDefault="008C3F93" w:rsidP="008C3F93">
      <w:pPr>
        <w:pStyle w:val="Heading3"/>
      </w:pPr>
      <w:r w:rsidRPr="0022764C">
        <w:t>Loss of Earnings</w:t>
      </w:r>
    </w:p>
    <w:p w14:paraId="6C534A6E" w14:textId="77777777"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14:paraId="525B558C" w14:textId="77777777" w:rsidR="008C3F93" w:rsidRPr="0022764C" w:rsidRDefault="008C3F93" w:rsidP="008C3F93">
      <w:pPr>
        <w:pStyle w:val="Heading3"/>
      </w:pPr>
      <w:r w:rsidRPr="0022764C">
        <w:t>What is not covered under Loss of Earnings</w:t>
      </w:r>
    </w:p>
    <w:p w14:paraId="14EDC8E2" w14:textId="77777777" w:rsidR="008C3F93" w:rsidRPr="0022764C" w:rsidRDefault="008C3F93" w:rsidP="008C3F93">
      <w:pPr>
        <w:pStyle w:val="BodyText"/>
      </w:pPr>
      <w:r w:rsidRPr="0022764C">
        <w:t>Any sum which can be recovered from the court.</w:t>
      </w:r>
    </w:p>
    <w:p w14:paraId="01404499" w14:textId="77777777" w:rsidR="008C3F93" w:rsidRPr="0022764C" w:rsidRDefault="008C3F93" w:rsidP="008C3F93">
      <w:pPr>
        <w:pStyle w:val="Heading3"/>
      </w:pPr>
      <w:r w:rsidRPr="0022764C">
        <w:t>Personal Injury</w:t>
      </w:r>
    </w:p>
    <w:p w14:paraId="1994416E" w14:textId="77777777"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14:paraId="679ED401" w14:textId="77777777" w:rsidR="008C3F93" w:rsidRPr="0022764C" w:rsidRDefault="008C3F93" w:rsidP="008C3F93">
      <w:pPr>
        <w:pStyle w:val="Heading3"/>
      </w:pPr>
      <w:r w:rsidRPr="0022764C">
        <w:t>What is not covered under Personal Injury</w:t>
      </w:r>
    </w:p>
    <w:p w14:paraId="533814CC" w14:textId="77777777" w:rsidR="008C3F93" w:rsidRPr="0022764C" w:rsidRDefault="008C3F93" w:rsidP="008C3F93">
      <w:pPr>
        <w:pStyle w:val="BodyText"/>
      </w:pPr>
      <w:r w:rsidRPr="0022764C">
        <w:t>Any claim arising from or relating to a condition, illness or disease which develops gradually over time.</w:t>
      </w:r>
    </w:p>
    <w:p w14:paraId="2982C3F5" w14:textId="77777777" w:rsidR="008C3F93" w:rsidRPr="0022764C" w:rsidRDefault="008C3F93" w:rsidP="008C3F93">
      <w:pPr>
        <w:pStyle w:val="Heading3"/>
      </w:pPr>
      <w:r w:rsidRPr="0022764C">
        <w:t>Executive Suite</w:t>
      </w:r>
    </w:p>
    <w:p w14:paraId="18A44C6C" w14:textId="77777777"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14:paraId="72148A79" w14:textId="77777777" w:rsidR="008C3F93" w:rsidRPr="0022764C" w:rsidRDefault="008C3F93" w:rsidP="008C3F93">
      <w:pPr>
        <w:pStyle w:val="BodyText"/>
        <w:numPr>
          <w:ilvl w:val="0"/>
          <w:numId w:val="362"/>
        </w:numPr>
        <w:ind w:left="454" w:hanging="454"/>
      </w:pPr>
      <w:r w:rsidRPr="0022764C">
        <w:t xml:space="preserve">An HMRC enquiry into the executive’s personal tax affairs. </w:t>
      </w:r>
    </w:p>
    <w:p w14:paraId="1911297D" w14:textId="77777777"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14:paraId="427158AE" w14:textId="77777777"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14:paraId="1163F4DD" w14:textId="77777777"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14:paraId="42B57A1B" w14:textId="77777777"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14:paraId="471A4403" w14:textId="77777777" w:rsidR="008C3F93" w:rsidRPr="0022764C" w:rsidRDefault="008C3F93" w:rsidP="008C3F93">
      <w:pPr>
        <w:pStyle w:val="Heading3"/>
      </w:pPr>
      <w:r w:rsidRPr="0022764C">
        <w:t>What is not covered under Executive Suite</w:t>
      </w:r>
    </w:p>
    <w:p w14:paraId="55AFF7A3" w14:textId="77777777" w:rsidR="008C3F93" w:rsidRPr="0022764C" w:rsidRDefault="008C3F93" w:rsidP="008C3F93">
      <w:pPr>
        <w:pStyle w:val="BodyText"/>
        <w:numPr>
          <w:ilvl w:val="0"/>
          <w:numId w:val="363"/>
        </w:numPr>
        <w:ind w:left="454" w:hanging="454"/>
      </w:pPr>
      <w:r w:rsidRPr="0022764C">
        <w:t>Any claim arising from or relating to:</w:t>
      </w:r>
    </w:p>
    <w:p w14:paraId="5ABC0C2B" w14:textId="77777777"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14:paraId="7B2BB34C" w14:textId="77777777" w:rsidR="008C3F93" w:rsidRPr="0022764C" w:rsidRDefault="008C3F93" w:rsidP="008C3F93">
      <w:pPr>
        <w:pStyle w:val="BodyText"/>
        <w:numPr>
          <w:ilvl w:val="0"/>
          <w:numId w:val="364"/>
        </w:numPr>
        <w:ind w:left="908" w:hanging="454"/>
      </w:pPr>
      <w:r w:rsidRPr="0022764C">
        <w:t>an investigation by the Fraud Investigation Service of HMRC</w:t>
      </w:r>
    </w:p>
    <w:p w14:paraId="568A571B" w14:textId="77777777"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14:paraId="143C8140" w14:textId="77777777"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14:paraId="703730F0" w14:textId="77777777" w:rsidR="008C3F93" w:rsidRPr="0022764C" w:rsidRDefault="008C3F93" w:rsidP="008C3F93">
      <w:pPr>
        <w:pStyle w:val="BodyText"/>
        <w:numPr>
          <w:ilvl w:val="0"/>
          <w:numId w:val="364"/>
        </w:numPr>
        <w:ind w:left="908" w:hanging="454"/>
      </w:pPr>
      <w:r w:rsidRPr="0022764C">
        <w:t>a parking offence</w:t>
      </w:r>
    </w:p>
    <w:p w14:paraId="105D6C57" w14:textId="77777777"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14:paraId="6B11F089" w14:textId="77777777"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14:paraId="2A45BB0C" w14:textId="77777777" w:rsidR="008C3F93" w:rsidRPr="0022764C" w:rsidRDefault="008C3F93" w:rsidP="008C3F93">
      <w:pPr>
        <w:pStyle w:val="Heading3"/>
      </w:pPr>
      <w:r w:rsidRPr="0022764C">
        <w:t>Contract &amp; Debt Recovery</w:t>
      </w:r>
    </w:p>
    <w:p w14:paraId="502577D3" w14:textId="605F3F37"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181" w:author="stuart wolstenholme" w:date="2026-05-29T12:38:00Z" w16du:dateUtc="2026-05-29T11:38:00Z">
        <w:r w:rsidRPr="0022764C" w:rsidDel="00BB79CB">
          <w:delText>debt</w:delText>
        </w:r>
      </w:del>
      <w:ins w:id="182"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14:paraId="4872C9E5" w14:textId="77777777" w:rsidR="008C3F93" w:rsidRPr="0022764C" w:rsidRDefault="008C3F93" w:rsidP="008C3F93">
      <w:pPr>
        <w:pStyle w:val="Heading3"/>
      </w:pPr>
      <w:r w:rsidRPr="0022764C">
        <w:t>What is not covered under Contract &amp; Debt Recovery</w:t>
      </w:r>
    </w:p>
    <w:p w14:paraId="76B833C6" w14:textId="77777777" w:rsidR="008C3F93" w:rsidRPr="0022764C" w:rsidRDefault="008C3F93" w:rsidP="008C3F93">
      <w:pPr>
        <w:pStyle w:val="BodyText"/>
      </w:pPr>
      <w:r w:rsidRPr="0022764C">
        <w:t xml:space="preserve">Any claim arising from or relating to: </w:t>
      </w:r>
    </w:p>
    <w:p w14:paraId="13A72E1D" w14:textId="77777777" w:rsidR="008C3F93" w:rsidRPr="0022764C" w:rsidRDefault="008C3F93" w:rsidP="008C3F93">
      <w:pPr>
        <w:pStyle w:val="BodyText"/>
        <w:numPr>
          <w:ilvl w:val="0"/>
          <w:numId w:val="365"/>
        </w:numPr>
        <w:ind w:left="454" w:hanging="454"/>
      </w:pPr>
      <w:r w:rsidRPr="0022764C">
        <w:t>an amount which is less than GBP 200</w:t>
      </w:r>
    </w:p>
    <w:p w14:paraId="0FA0D9B1" w14:textId="77777777"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14:paraId="28CC15E5" w14:textId="77777777" w:rsidR="008C3F93" w:rsidRPr="0022764C" w:rsidRDefault="008C3F93" w:rsidP="008C3F93">
      <w:pPr>
        <w:pStyle w:val="BodyText"/>
        <w:numPr>
          <w:ilvl w:val="0"/>
          <w:numId w:val="365"/>
        </w:numPr>
        <w:ind w:left="454" w:hanging="454"/>
      </w:pPr>
      <w:r w:rsidRPr="0022764C">
        <w:t xml:space="preserve">the sale or purchase of land or buildings </w:t>
      </w:r>
    </w:p>
    <w:p w14:paraId="3870CDAE" w14:textId="77777777"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14:paraId="5A8F5DBB" w14:textId="77777777"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14:paraId="490BC0C0" w14:textId="77777777"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14:paraId="62EE5C37" w14:textId="77777777"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14:paraId="6D549B58" w14:textId="77777777"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14:paraId="61D8785A" w14:textId="77777777" w:rsidR="008C3F93" w:rsidRPr="0022764C" w:rsidRDefault="008C3F93" w:rsidP="008C3F93">
      <w:pPr>
        <w:pStyle w:val="BodyText"/>
        <w:numPr>
          <w:ilvl w:val="0"/>
          <w:numId w:val="365"/>
        </w:numPr>
        <w:ind w:left="454" w:hanging="454"/>
      </w:pPr>
      <w:r w:rsidRPr="0022764C">
        <w:t>the settlement payable under an insurance policy</w:t>
      </w:r>
    </w:p>
    <w:p w14:paraId="488DF86D" w14:textId="77777777"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14:paraId="09803E60" w14:textId="77777777" w:rsidR="008C3F93" w:rsidRPr="0022764C" w:rsidRDefault="008C3F93" w:rsidP="008C3F93">
      <w:pPr>
        <w:pStyle w:val="BodyText"/>
        <w:numPr>
          <w:ilvl w:val="0"/>
          <w:numId w:val="365"/>
        </w:numPr>
        <w:ind w:left="454" w:hanging="454"/>
      </w:pPr>
      <w:r w:rsidRPr="0022764C">
        <w:t>adjudication or arbitration.</w:t>
      </w:r>
    </w:p>
    <w:p w14:paraId="17E59503" w14:textId="77777777" w:rsidR="008C3F93" w:rsidRPr="0022764C" w:rsidRDefault="008C3F93" w:rsidP="008C3F93">
      <w:pPr>
        <w:pStyle w:val="Heading3"/>
      </w:pPr>
      <w:r w:rsidRPr="0022764C">
        <w:t>Crisis Communication</w:t>
      </w:r>
    </w:p>
    <w:p w14:paraId="5D92470A" w14:textId="77777777"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14:paraId="4FBC3841" w14:textId="77777777"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14:paraId="02C6E57E" w14:textId="77777777"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14:paraId="235EB804" w14:textId="77777777"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14:paraId="03C62F80" w14:textId="77777777"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14:paraId="6518F4E6" w14:textId="77777777"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14:paraId="09780CA0" w14:textId="77777777"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14:paraId="5D890D45" w14:textId="77777777" w:rsidR="008C3F93" w:rsidRPr="0022764C" w:rsidRDefault="008C3F93" w:rsidP="008C3F93">
      <w:pPr>
        <w:pStyle w:val="Heading3"/>
      </w:pPr>
      <w:r w:rsidRPr="0022764C">
        <w:t>What is not covered under Crisis Communication</w:t>
      </w:r>
    </w:p>
    <w:p w14:paraId="6DCF0447" w14:textId="77777777" w:rsidR="008C3F93" w:rsidRPr="0022764C" w:rsidRDefault="008C3F93" w:rsidP="008C3F93">
      <w:pPr>
        <w:pStyle w:val="BodyText"/>
      </w:pPr>
      <w:r w:rsidRPr="0022764C">
        <w:t xml:space="preserve">Any claim arising from or relating to: </w:t>
      </w:r>
    </w:p>
    <w:p w14:paraId="39E40D6E" w14:textId="77777777"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14:paraId="7CE415B1" w14:textId="77777777"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14:paraId="5521143F" w14:textId="77777777" w:rsidR="008C3F93" w:rsidRPr="0022764C" w:rsidRDefault="008C3F93" w:rsidP="008C3F93">
      <w:pPr>
        <w:pStyle w:val="BodyText"/>
        <w:numPr>
          <w:ilvl w:val="0"/>
          <w:numId w:val="368"/>
        </w:numPr>
        <w:ind w:left="454" w:hanging="454"/>
      </w:pPr>
      <w:r w:rsidRPr="0022764C">
        <w:t>costs incurred in excess of GBP 25,000.</w:t>
      </w:r>
    </w:p>
    <w:p w14:paraId="711292EB" w14:textId="77777777" w:rsidR="008C3F93" w:rsidRPr="0022764C" w:rsidRDefault="008C3F93" w:rsidP="008C3F93">
      <w:pPr>
        <w:pStyle w:val="Heading1"/>
      </w:pPr>
      <w:r w:rsidRPr="0022764C">
        <w:t xml:space="preserve">Exclusions </w:t>
      </w:r>
    </w:p>
    <w:p w14:paraId="709B3FFF" w14:textId="77777777"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14:paraId="0EF318F1" w14:textId="77777777"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14:paraId="1F10A068" w14:textId="77777777"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14:paraId="5BE67ADD" w14:textId="77777777"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14:paraId="34045C42" w14:textId="77777777" w:rsidR="008C3F93" w:rsidRPr="0022764C" w:rsidRDefault="008C3F93" w:rsidP="008C3F93">
      <w:pPr>
        <w:pStyle w:val="BodyText"/>
        <w:numPr>
          <w:ilvl w:val="0"/>
          <w:numId w:val="315"/>
        </w:numPr>
        <w:ind w:left="908" w:hanging="454"/>
      </w:pPr>
      <w:r w:rsidRPr="0022764C">
        <w:t>assault, violence, malicious falsehood or defamation</w:t>
      </w:r>
    </w:p>
    <w:p w14:paraId="26542000" w14:textId="77777777" w:rsidR="008C3F93" w:rsidRPr="0022764C" w:rsidRDefault="008C3F93" w:rsidP="008C3F93">
      <w:pPr>
        <w:pStyle w:val="BodyText"/>
        <w:numPr>
          <w:ilvl w:val="0"/>
          <w:numId w:val="315"/>
        </w:numPr>
        <w:ind w:left="908" w:hanging="454"/>
      </w:pPr>
      <w:r w:rsidRPr="0022764C">
        <w:t>indecent or obscene materials</w:t>
      </w:r>
    </w:p>
    <w:p w14:paraId="045C798B" w14:textId="77777777"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14:paraId="6AAF7F4B" w14:textId="77777777" w:rsidR="008C3F93" w:rsidRPr="0022764C" w:rsidRDefault="008C3F93" w:rsidP="008C3F93">
      <w:pPr>
        <w:pStyle w:val="BodyText"/>
        <w:numPr>
          <w:ilvl w:val="0"/>
          <w:numId w:val="315"/>
        </w:numPr>
        <w:ind w:left="908" w:hanging="454"/>
      </w:pPr>
      <w:r w:rsidRPr="0022764C">
        <w:t xml:space="preserve">illegal immigration </w:t>
      </w:r>
    </w:p>
    <w:p w14:paraId="69B34A1E" w14:textId="77777777"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14:paraId="1E2F53FE" w14:textId="77777777" w:rsidR="008C3F93" w:rsidRPr="0022764C" w:rsidRDefault="008C3F93" w:rsidP="008C3F93">
      <w:pPr>
        <w:pStyle w:val="BodyText"/>
        <w:ind w:left="454"/>
      </w:pPr>
      <w:r w:rsidRPr="0022764C">
        <w:rPr>
          <w:lang w:eastAsia="en-GB"/>
        </w:rPr>
        <w:t>except in relation to Insured Event Crisis Communication</w:t>
      </w:r>
    </w:p>
    <w:p w14:paraId="18B5EAC0" w14:textId="77777777"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14:paraId="15FB996D" w14:textId="77777777" w:rsidR="008C3F93" w:rsidRPr="0022764C" w:rsidRDefault="008C3F93" w:rsidP="008C3F93">
      <w:pPr>
        <w:pStyle w:val="BodyText"/>
        <w:numPr>
          <w:ilvl w:val="0"/>
          <w:numId w:val="314"/>
        </w:numPr>
        <w:ind w:left="454" w:hanging="454"/>
      </w:pPr>
      <w:r w:rsidRPr="0022764C">
        <w:t>National Minimum Wage and/or National Living Wage Regulations</w:t>
      </w:r>
    </w:p>
    <w:p w14:paraId="70399D9F" w14:textId="77777777"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14:paraId="364C3573" w14:textId="3C3D45CD"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14:paraId="49A5F8B7" w14:textId="77777777" w:rsidR="0053269E" w:rsidRPr="0022764C" w:rsidRDefault="0053269E" w:rsidP="0053269E">
      <w:pPr>
        <w:pStyle w:val="BodyText"/>
        <w:numPr>
          <w:ilvl w:val="0"/>
          <w:numId w:val="314"/>
        </w:numPr>
        <w:ind w:left="454" w:hanging="454"/>
      </w:pPr>
    </w:p>
    <w:p w14:paraId="24AB48D5" w14:textId="77777777" w:rsidR="008C3F93" w:rsidRPr="0022764C" w:rsidRDefault="008C3F93" w:rsidP="008C3F93">
      <w:pPr>
        <w:pStyle w:val="BodyText"/>
        <w:numPr>
          <w:ilvl w:val="1"/>
          <w:numId w:val="316"/>
        </w:numPr>
        <w:ind w:left="908" w:hanging="454"/>
      </w:pPr>
      <w:r w:rsidRPr="0022764C">
        <w:t>a franchise agreement</w:t>
      </w:r>
    </w:p>
    <w:p w14:paraId="5A15D4DD" w14:textId="77777777"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14:paraId="1294190D" w14:textId="77777777" w:rsidR="008C3F93" w:rsidRPr="0022764C" w:rsidRDefault="008C3F93" w:rsidP="008C3F93">
      <w:pPr>
        <w:pStyle w:val="BodyText"/>
        <w:numPr>
          <w:ilvl w:val="0"/>
          <w:numId w:val="314"/>
        </w:numPr>
        <w:ind w:left="454" w:hanging="454"/>
      </w:pPr>
      <w:r w:rsidRPr="0022764C">
        <w:t>a judicial review</w:t>
      </w:r>
    </w:p>
    <w:p w14:paraId="5691B760" w14:textId="77777777"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14:paraId="2F34CBCC" w14:textId="77777777"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14:paraId="177B167F" w14:textId="77777777" w:rsidR="008C3F93" w:rsidRPr="0022764C" w:rsidRDefault="008C3F93" w:rsidP="008C3F93">
      <w:pPr>
        <w:pStyle w:val="Heading1"/>
      </w:pPr>
      <w:r w:rsidRPr="0022764C">
        <w:t>Conditions</w:t>
      </w:r>
    </w:p>
    <w:p w14:paraId="681AC141" w14:textId="77777777"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14:paraId="6574C084" w14:textId="77777777" w:rsidR="008C3F93" w:rsidRPr="0022764C" w:rsidRDefault="008C3F93" w:rsidP="008C3F93">
      <w:pPr>
        <w:pStyle w:val="Heading3"/>
      </w:pPr>
      <w:r w:rsidRPr="0022764C">
        <w:t>The Insured’s Responsibilities</w:t>
      </w:r>
    </w:p>
    <w:p w14:paraId="4B0A62FE" w14:textId="77777777" w:rsidR="008C3F93" w:rsidRPr="0022764C" w:rsidRDefault="008C3F93" w:rsidP="008C3F93">
      <w:pPr>
        <w:pStyle w:val="BodyText"/>
      </w:pPr>
      <w:r w:rsidRPr="0022764C">
        <w:t>An</w:t>
      </w:r>
      <w:r w:rsidRPr="0022764C">
        <w:rPr>
          <w:b/>
        </w:rPr>
        <w:t xml:space="preserve"> Insured</w:t>
      </w:r>
      <w:r w:rsidRPr="0022764C">
        <w:t xml:space="preserve"> must:</w:t>
      </w:r>
    </w:p>
    <w:p w14:paraId="68847859" w14:textId="77777777"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14:paraId="3D09D283" w14:textId="77777777"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14:paraId="3CDDBFCF" w14:textId="77777777"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14:paraId="22144856" w14:textId="77777777"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14:paraId="7F27C070" w14:textId="77777777" w:rsidR="008C3F93" w:rsidRPr="0022764C" w:rsidRDefault="008C3F93" w:rsidP="008C3F93">
      <w:pPr>
        <w:pStyle w:val="Heading3"/>
      </w:pPr>
      <w:r w:rsidRPr="0022764C">
        <w:t>Freedom to Choose an Appointed Advisor</w:t>
      </w:r>
    </w:p>
    <w:p w14:paraId="330E878B"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14:paraId="4F72A6E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14:paraId="7C79C9BA" w14:textId="77777777"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14:paraId="673CCE4B" w14:textId="77777777"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14:paraId="22C2F87A" w14:textId="77777777"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14:paraId="2CC32302" w14:textId="77777777"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14:paraId="5522D08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14:paraId="33A6ABDA" w14:textId="77777777"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14:paraId="1C1B97C0" w14:textId="77777777"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14:paraId="69995426" w14:textId="77777777" w:rsidR="008C3F93" w:rsidRPr="0022764C" w:rsidRDefault="008C3F93" w:rsidP="008C3F93">
      <w:pPr>
        <w:pStyle w:val="Heading3"/>
      </w:pPr>
      <w:r w:rsidRPr="0022764C">
        <w:t>Consent</w:t>
      </w:r>
    </w:p>
    <w:p w14:paraId="3A3E26DF" w14:textId="77777777"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14:paraId="7D661685" w14:textId="77777777"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14:paraId="507AE088" w14:textId="77777777" w:rsidR="008C3F93" w:rsidRPr="0022764C" w:rsidRDefault="008C3F93" w:rsidP="008C3F93">
      <w:pPr>
        <w:pStyle w:val="Heading3"/>
      </w:pPr>
      <w:r w:rsidRPr="0022764C">
        <w:t>Settlement</w:t>
      </w:r>
    </w:p>
    <w:p w14:paraId="150490C2"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14:paraId="6B3223A9"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14:paraId="7D8F0BA4"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14:paraId="73BE9F84" w14:textId="77777777" w:rsidR="008C3F93" w:rsidRPr="0022764C" w:rsidRDefault="008C3F93" w:rsidP="008C3F93">
      <w:pPr>
        <w:pStyle w:val="Heading3"/>
      </w:pPr>
      <w:r w:rsidRPr="0022764C">
        <w:t>Barrister’s Opinion</w:t>
      </w:r>
    </w:p>
    <w:p w14:paraId="72FA7E6A" w14:textId="77777777"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14:paraId="0ED0A544" w14:textId="77777777" w:rsidR="008C3F93" w:rsidRPr="0022764C" w:rsidRDefault="008C3F93" w:rsidP="008C3F93">
      <w:pPr>
        <w:pStyle w:val="Heading3"/>
      </w:pPr>
      <w:r w:rsidRPr="0022764C">
        <w:t>Arbitration</w:t>
      </w:r>
    </w:p>
    <w:p w14:paraId="7560E5CF" w14:textId="77777777"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14:paraId="215D3AAD" w14:textId="77777777"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14:paraId="10A0B7B9" w14:textId="77777777"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14:paraId="00B4E284" w14:textId="77777777" w:rsidR="008C3F93" w:rsidRPr="0022764C" w:rsidRDefault="008C3F93" w:rsidP="008C3F93">
      <w:pPr>
        <w:pStyle w:val="Heading3"/>
      </w:pPr>
      <w:r w:rsidRPr="0022764C">
        <w:lastRenderedPageBreak/>
        <w:t>Other Insurance</w:t>
      </w:r>
    </w:p>
    <w:p w14:paraId="36629F2C" w14:textId="77777777"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14:paraId="00811DD3" w14:textId="77777777" w:rsidR="008C3F93" w:rsidRPr="0022764C" w:rsidRDefault="008C3F93" w:rsidP="008C3F93">
      <w:pPr>
        <w:pStyle w:val="Heading3"/>
      </w:pPr>
      <w:r w:rsidRPr="0022764C">
        <w:t>Fraudulent Claims and Claims Tainted by Dishonesty</w:t>
      </w:r>
    </w:p>
    <w:p w14:paraId="7461E77D" w14:textId="77777777"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14:paraId="6AFA9D52" w14:textId="77777777"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14:paraId="2B72425C" w14:textId="77777777"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14:paraId="596888BB" w14:textId="77777777"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14:paraId="1A524873" w14:textId="77777777"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14:paraId="61B22770" w14:textId="77777777" w:rsidR="008C3F93" w:rsidRPr="0022764C" w:rsidRDefault="008C3F93" w:rsidP="008C3F93">
      <w:pPr>
        <w:pStyle w:val="Heading3"/>
      </w:pPr>
      <w:r w:rsidRPr="0022764C">
        <w:t>Acts of Parliament</w:t>
      </w:r>
    </w:p>
    <w:p w14:paraId="0A9FCE5B" w14:textId="77777777"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14:paraId="2FBC244B" w14:textId="77777777" w:rsidR="008C3F93" w:rsidRPr="0022764C" w:rsidRDefault="008C3F93" w:rsidP="008C3F93">
      <w:pPr>
        <w:pStyle w:val="Heading1"/>
      </w:pPr>
      <w:r w:rsidRPr="0022764C">
        <w:t>Helplines</w:t>
      </w:r>
    </w:p>
    <w:p w14:paraId="5FC923AA" w14:textId="63890D49"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183" w:author="stuart wolstenholme" w:date="2026-05-29T12:38:00Z" w16du:dateUtc="2026-05-29T11:38:00Z">
        <w:r w:rsidRPr="0022764C" w:rsidDel="00BB79CB">
          <w:delText>excessive</w:delText>
        </w:r>
      </w:del>
      <w:ins w:id="184"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14:paraId="426A2978" w14:textId="77777777" w:rsidR="008C3F93" w:rsidRPr="0022764C" w:rsidRDefault="008C3F93" w:rsidP="008C3F93">
      <w:pPr>
        <w:pStyle w:val="Heading3"/>
      </w:pPr>
      <w:r w:rsidRPr="0022764C">
        <w:t>Legal and Tax Advice - 0344 571 7978</w:t>
      </w:r>
    </w:p>
    <w:p w14:paraId="7DC5ABF8" w14:textId="77777777"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14:paraId="23633EF5" w14:textId="77777777" w:rsidR="008C3F93" w:rsidRPr="0022764C" w:rsidRDefault="008C3F93" w:rsidP="008C3F93">
      <w:pPr>
        <w:pStyle w:val="Heading3"/>
      </w:pPr>
      <w:r w:rsidRPr="0022764C">
        <w:t xml:space="preserve">Redundancy Assistance - 0330 303 1955 </w:t>
      </w:r>
    </w:p>
    <w:p w14:paraId="31730C34" w14:textId="2B97B052"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185"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186"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14:paraId="25A80082" w14:textId="77777777" w:rsidR="008C3F93" w:rsidRPr="0022764C" w:rsidRDefault="008C3F93" w:rsidP="008C3F93">
      <w:pPr>
        <w:pStyle w:val="Heading3"/>
      </w:pPr>
      <w:r w:rsidRPr="0022764C">
        <w:t>Executive Suite – Identity Theft Resolution - 0333 000 2083</w:t>
      </w:r>
    </w:p>
    <w:p w14:paraId="392837FF"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14:paraId="56F8F106" w14:textId="77777777" w:rsidR="008C3F93" w:rsidRPr="0022764C" w:rsidRDefault="008C3F93" w:rsidP="008C3F93">
      <w:pPr>
        <w:pStyle w:val="Heading3"/>
      </w:pPr>
      <w:r w:rsidRPr="0022764C">
        <w:t xml:space="preserve">Crisis Communication - 0344 571 7964 </w:t>
      </w:r>
    </w:p>
    <w:p w14:paraId="274366A5"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14:paraId="5FC59E42"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14:paraId="3B552D68"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14:paraId="4DBBCA0B" w14:textId="77777777" w:rsidR="008C3F93" w:rsidRPr="0022764C" w:rsidRDefault="008C3F93" w:rsidP="008C3F93">
      <w:pPr>
        <w:pStyle w:val="Heading3"/>
      </w:pPr>
      <w:r w:rsidRPr="0022764C">
        <w:t>Counselling Assistance - 0333 000 2082</w:t>
      </w:r>
    </w:p>
    <w:p w14:paraId="3842EAFA" w14:textId="77777777"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14:paraId="7A3D50A2" w14:textId="77777777" w:rsidR="008C3F93" w:rsidRPr="0022764C" w:rsidRDefault="008C3F93" w:rsidP="008C3F93">
      <w:pPr>
        <w:pStyle w:val="Heading3"/>
      </w:pPr>
      <w:r w:rsidRPr="0022764C">
        <w:t xml:space="preserve">Business Legal Services Website </w:t>
      </w:r>
    </w:p>
    <w:p w14:paraId="1D4B5290" w14:textId="77777777" w:rsidR="008C3F93" w:rsidRPr="0022764C" w:rsidRDefault="008C3F93" w:rsidP="008C3F93">
      <w:pPr>
        <w:pStyle w:val="BodyText"/>
      </w:pPr>
      <w:r w:rsidRPr="0022764C">
        <w:t xml:space="preserve">Register at </w:t>
      </w:r>
      <w:hyperlink r:id="rId23"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14:paraId="6DAB0D97" w14:textId="77777777" w:rsidR="008C3F93" w:rsidRPr="0022764C" w:rsidRDefault="008C3F93" w:rsidP="008C3F93">
      <w:pPr>
        <w:pStyle w:val="Heading1"/>
      </w:pPr>
      <w:r w:rsidRPr="0022764C">
        <w:t xml:space="preserve">How to Claim </w:t>
      </w:r>
    </w:p>
    <w:p w14:paraId="56354B4C" w14:textId="77777777" w:rsidR="008C3F93" w:rsidRPr="0022764C" w:rsidRDefault="008C3F93" w:rsidP="008C3F93">
      <w:pPr>
        <w:pStyle w:val="Heading3"/>
      </w:pPr>
      <w:r w:rsidRPr="0022764C">
        <w:t>Telling Us About Your Claim</w:t>
      </w:r>
    </w:p>
    <w:p w14:paraId="55967CBF" w14:textId="77777777"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14:paraId="65CEA939" w14:textId="2EF6DD91"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14:paraId="14C82459" w14:textId="32FD0896"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187" w:author="stuart wolstenholme" w:date="2026-05-29T12:38:00Z" w16du:dateUtc="2026-05-29T11:38:00Z">
        <w:r w:rsidRPr="0022764C" w:rsidDel="00BB79CB">
          <w:rPr>
            <w:rFonts w:ascii="Arial" w:hAnsi="Arial" w:cs="Arial"/>
            <w:szCs w:val="18"/>
          </w:rPr>
          <w:delText>Alternatively</w:delText>
        </w:r>
      </w:del>
      <w:ins w:id="188"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14:paraId="3F245BA7" w14:textId="77777777"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14:paraId="443EE8DE" w14:textId="1016360D"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14:paraId="1751C2A9" w14:textId="77777777"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14:paraId="36A58B10" w14:textId="77777777" w:rsidR="008C3F93" w:rsidRPr="0022764C" w:rsidRDefault="008C3F93" w:rsidP="008C3F93">
      <w:pPr>
        <w:pStyle w:val="Heading3"/>
      </w:pPr>
      <w:r w:rsidRPr="0022764C">
        <w:t xml:space="preserve">What Happens Next? </w:t>
      </w:r>
    </w:p>
    <w:p w14:paraId="07D4AB19" w14:textId="77777777"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14:paraId="04B4A019" w14:textId="77777777"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14:paraId="206E9389" w14:textId="77777777"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14:paraId="4D1EA7F0" w14:textId="77777777"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14:paraId="2C1D92BB" w14:textId="11985301" w:rsidR="008C3F93" w:rsidRPr="0022764C" w:rsidRDefault="008C3F93" w:rsidP="008C3F93">
      <w:pPr>
        <w:pStyle w:val="BodyText"/>
        <w:numPr>
          <w:ilvl w:val="0"/>
          <w:numId w:val="325"/>
        </w:numPr>
        <w:ind w:left="454" w:hanging="454"/>
      </w:pPr>
      <w:r w:rsidRPr="0022764C">
        <w:t xml:space="preserve">When a representative is </w:t>
      </w:r>
      <w:del w:id="189" w:author="stuart wolstenholme" w:date="2026-05-29T12:38:00Z" w16du:dateUtc="2026-05-29T11:38:00Z">
        <w:r w:rsidRPr="0022764C" w:rsidDel="00BB79CB">
          <w:delText>appointed</w:delText>
        </w:r>
      </w:del>
      <w:ins w:id="190"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14:paraId="0592E308" w14:textId="77777777"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14:paraId="6F1C6E3D" w14:textId="77777777" w:rsidR="008C3F93" w:rsidRPr="0022764C" w:rsidRDefault="008C3F93" w:rsidP="008C3F93">
      <w:pPr>
        <w:pStyle w:val="Heading1"/>
      </w:pPr>
      <w:r w:rsidRPr="0022764C">
        <w:t>Privacy Statement</w:t>
      </w:r>
    </w:p>
    <w:p w14:paraId="30BE0D2D" w14:textId="77777777"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4"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14:paraId="060C4A4C" w14:textId="77777777" w:rsidR="008C3F93" w:rsidRPr="0022764C" w:rsidRDefault="008C3F93" w:rsidP="008C3F93">
      <w:pPr>
        <w:pStyle w:val="Heading3"/>
      </w:pPr>
      <w:r w:rsidRPr="0022764C">
        <w:t>Collecting Personal Information</w:t>
      </w:r>
    </w:p>
    <w:p w14:paraId="208AFC02" w14:textId="77777777"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14:paraId="0EF2ADA0" w14:textId="77777777" w:rsidR="008C3F93" w:rsidRPr="0022764C" w:rsidRDefault="008C3F93" w:rsidP="008C3F93">
      <w:pPr>
        <w:pStyle w:val="Heading3"/>
      </w:pPr>
      <w:r w:rsidRPr="0022764C">
        <w:t xml:space="preserve">Using Personal or Sensitive Information </w:t>
      </w:r>
    </w:p>
    <w:p w14:paraId="0EFB7EE3" w14:textId="77777777"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14:paraId="613F80F0" w14:textId="77777777" w:rsidR="008C3F93" w:rsidRPr="0022764C" w:rsidRDefault="008C3F93" w:rsidP="008C3F93">
      <w:pPr>
        <w:pStyle w:val="Heading3"/>
      </w:pPr>
      <w:r w:rsidRPr="0022764C">
        <w:t xml:space="preserve">Keeping Personal Information </w:t>
      </w:r>
    </w:p>
    <w:p w14:paraId="5C42530C" w14:textId="77777777" w:rsidR="008C3F93" w:rsidRPr="0022764C" w:rsidRDefault="008C3F93" w:rsidP="008C3F93">
      <w:pPr>
        <w:pStyle w:val="BodyText"/>
      </w:pPr>
      <w:r w:rsidRPr="0022764C">
        <w:rPr>
          <w:b/>
          <w:bCs/>
        </w:rPr>
        <w:t>We</w:t>
      </w:r>
      <w:r w:rsidRPr="0022764C">
        <w:t xml:space="preserve"> shall not keep personal information for any longer than necessary.</w:t>
      </w:r>
    </w:p>
    <w:p w14:paraId="7778E7B8" w14:textId="77777777" w:rsidR="008C3F93" w:rsidRPr="0022764C" w:rsidRDefault="008C3F93" w:rsidP="008C3F93">
      <w:pPr>
        <w:pStyle w:val="Heading3"/>
      </w:pPr>
      <w:r w:rsidRPr="0022764C">
        <w:t xml:space="preserve">Your Rights </w:t>
      </w:r>
    </w:p>
    <w:p w14:paraId="745E816A" w14:textId="77777777"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14:paraId="6897BE36" w14:textId="26E0A9D1"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191" w:author="stuart wolstenholme" w:date="2026-05-29T12:38:00Z" w16du:dateUtc="2026-05-29T11:38:00Z">
        <w:r w:rsidRPr="0022764C" w:rsidDel="00BB79CB">
          <w:delText>data</w:delText>
        </w:r>
      </w:del>
      <w:ins w:id="192"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14:paraId="2068FD74" w14:textId="77777777" w:rsidR="008C3F93" w:rsidRPr="0022764C" w:rsidRDefault="008C3F93" w:rsidP="008C3F93">
      <w:pPr>
        <w:pStyle w:val="Heading1"/>
        <w:rPr>
          <w:lang w:eastAsia="en-GB"/>
        </w:rPr>
      </w:pPr>
      <w:r w:rsidRPr="0022764C">
        <w:rPr>
          <w:lang w:eastAsia="en-GB"/>
        </w:rPr>
        <w:t xml:space="preserve">How to Complain </w:t>
      </w:r>
    </w:p>
    <w:p w14:paraId="76D00AD4" w14:textId="77777777"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14:paraId="263C4FFE" w14:textId="77777777"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14:paraId="72D5892E" w14:textId="77777777" w:rsidR="008C3F93" w:rsidRPr="0022764C" w:rsidRDefault="008C3F93" w:rsidP="008C3F93">
      <w:pPr>
        <w:pStyle w:val="BodyText"/>
        <w:numPr>
          <w:ilvl w:val="0"/>
          <w:numId w:val="327"/>
        </w:numPr>
        <w:ind w:left="454" w:hanging="454"/>
        <w:rPr>
          <w:szCs w:val="18"/>
        </w:rPr>
      </w:pPr>
      <w:hyperlink r:id="rId25" w:tooltip="mailto:customerrelations@arag.co.uk" w:history="1">
        <w:r w:rsidRPr="0022764C">
          <w:rPr>
            <w:rStyle w:val="Hyperlink"/>
            <w:rFonts w:asciiTheme="majorHAnsi" w:hAnsiTheme="majorHAnsi" w:cstheme="majorHAnsi"/>
            <w:szCs w:val="18"/>
          </w:rPr>
          <w:t>customerrelations@arag.co.uk</w:t>
        </w:r>
      </w:hyperlink>
    </w:p>
    <w:p w14:paraId="04FC959D" w14:textId="6670E3E0" w:rsidR="008C3F93" w:rsidRPr="0022764C" w:rsidRDefault="008C3F93" w:rsidP="008C3F93">
      <w:pPr>
        <w:pStyle w:val="BodyText"/>
        <w:numPr>
          <w:ilvl w:val="0"/>
          <w:numId w:val="327"/>
        </w:numPr>
        <w:ind w:left="454" w:hanging="454"/>
      </w:pPr>
      <w:r w:rsidRPr="0022764C">
        <w:t xml:space="preserve">ARAG plc, 9 </w:t>
      </w:r>
      <w:del w:id="193" w:author="stuart wolstenholme" w:date="2026-05-29T12:38:00Z" w16du:dateUtc="2026-05-29T11:38:00Z">
        <w:r w:rsidRPr="0022764C" w:rsidDel="00BB79CB">
          <w:delText>Whiteladies</w:delText>
        </w:r>
      </w:del>
      <w:ins w:id="194" w:author="stuart wolstenholme" w:date="2026-05-29T12:38:00Z" w16du:dateUtc="2026-05-29T11:38:00Z">
        <w:r w:rsidR="00BB79CB" w:rsidRPr="0022764C">
          <w:t>White ladies</w:t>
        </w:r>
      </w:ins>
      <w:r w:rsidRPr="0022764C">
        <w:t xml:space="preserve"> Road, Clifton, Bristol, BS8 1NN.</w:t>
      </w:r>
    </w:p>
    <w:p w14:paraId="456FED89" w14:textId="38CD5CB1"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195" w:author="stuart wolstenholme" w:date="2026-05-29T12:38:00Z" w16du:dateUtc="2026-05-29T11:38:00Z">
        <w:r w:rsidRPr="0022764C" w:rsidDel="00BB79CB">
          <w:delText>satisfaction</w:delText>
        </w:r>
      </w:del>
      <w:ins w:id="196"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14:paraId="029F92E9" w14:textId="77777777" w:rsidR="006A55C5" w:rsidRPr="0022764C" w:rsidRDefault="006A55C5" w:rsidP="006A55C5">
      <w:pPr>
        <w:pStyle w:val="BodyText"/>
      </w:pPr>
    </w:p>
    <w:p w14:paraId="7B082A41" w14:textId="77777777" w:rsidR="006A55C5" w:rsidRPr="0022764C" w:rsidRDefault="006A55C5" w:rsidP="006A55C5">
      <w:pPr>
        <w:pStyle w:val="BodyText"/>
      </w:pPr>
    </w:p>
    <w:p w14:paraId="2794DF27" w14:textId="77777777" w:rsidR="006A55C5" w:rsidRPr="0022764C" w:rsidRDefault="006A55C5" w:rsidP="006A55C5">
      <w:pPr>
        <w:pStyle w:val="BodyText"/>
      </w:pPr>
    </w:p>
    <w:p w14:paraId="0AB99E27" w14:textId="56F4BB38" w:rsidR="00662B74" w:rsidRPr="0022764C" w:rsidRDefault="00662B74">
      <w:pPr>
        <w:pStyle w:val="Heading1"/>
      </w:pPr>
      <w:bookmarkStart w:id="197" w:name="Section_14"/>
      <w:r w:rsidRPr="0022764C">
        <w:rPr>
          <w:iCs/>
          <w:color w:val="C79000" w:themeColor="accent2"/>
          <w:sz w:val="52"/>
          <w:szCs w:val="24"/>
        </w:rPr>
        <w:lastRenderedPageBreak/>
        <w:t xml:space="preserve">Section 14 - Management Liability Insurance </w:t>
      </w:r>
      <w:bookmarkEnd w:id="197"/>
    </w:p>
    <w:p w14:paraId="0DF4EF40" w14:textId="77777777" w:rsidR="00662B74" w:rsidRPr="0022764C" w:rsidRDefault="00662B74" w:rsidP="00662B74">
      <w:pPr>
        <w:pStyle w:val="Heading1"/>
        <w:spacing w:before="240"/>
      </w:pPr>
      <w:r w:rsidRPr="0022764C">
        <w:t>Insuring clauses applicable to this Management Liability Section</w:t>
      </w:r>
    </w:p>
    <w:p w14:paraId="088B1CC1" w14:textId="77777777"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14:paraId="575B3666" w14:textId="77777777"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14:paraId="6142BC19" w14:textId="77777777"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14:paraId="5836EB24" w14:textId="77777777" w:rsidR="006A55C5" w:rsidRPr="0022764C" w:rsidRDefault="006A55C5" w:rsidP="006A55C5">
      <w:pPr>
        <w:pStyle w:val="Heading2"/>
        <w:rPr>
          <w:b/>
          <w:bCs w:val="0"/>
          <w:color w:val="auto"/>
        </w:rPr>
      </w:pPr>
      <w:r w:rsidRPr="0022764C">
        <w:rPr>
          <w:b/>
          <w:bCs w:val="0"/>
          <w:color w:val="auto"/>
        </w:rPr>
        <w:t>B.  COMPANY REIMBURSEMENT</w:t>
      </w:r>
    </w:p>
    <w:p w14:paraId="4DE798AC"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14:paraId="48D8DB18" w14:textId="77777777" w:rsidR="006A55C5" w:rsidRPr="0022764C" w:rsidRDefault="006A55C5" w:rsidP="006A55C5">
      <w:pPr>
        <w:pStyle w:val="Heading2"/>
        <w:rPr>
          <w:b/>
          <w:bCs w:val="0"/>
          <w:color w:val="auto"/>
        </w:rPr>
      </w:pPr>
      <w:r w:rsidRPr="0022764C">
        <w:rPr>
          <w:b/>
          <w:bCs w:val="0"/>
          <w:color w:val="auto"/>
        </w:rPr>
        <w:t>C.  CORPORATE LIABILITY</w:t>
      </w:r>
    </w:p>
    <w:p w14:paraId="425A150A"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14:paraId="14E5FB00" w14:textId="77777777" w:rsidR="006A55C5" w:rsidRPr="0022764C" w:rsidRDefault="006A55C5" w:rsidP="006A55C5">
      <w:pPr>
        <w:pStyle w:val="Heading2"/>
        <w:rPr>
          <w:b/>
          <w:bCs w:val="0"/>
          <w:color w:val="auto"/>
        </w:rPr>
      </w:pPr>
      <w:r w:rsidRPr="0022764C">
        <w:rPr>
          <w:b/>
          <w:bCs w:val="0"/>
          <w:color w:val="auto"/>
        </w:rPr>
        <w:t>D.  COMPANY EMPLOYMENT PRACTICE LIABILITY</w:t>
      </w:r>
    </w:p>
    <w:p w14:paraId="55DAE4B9"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14:paraId="04D34534" w14:textId="77777777" w:rsidR="00662B74" w:rsidRPr="0022764C" w:rsidRDefault="00662B74" w:rsidP="00662B74">
      <w:pPr>
        <w:pStyle w:val="Heading1"/>
        <w:spacing w:before="240"/>
      </w:pPr>
      <w:r w:rsidRPr="0022764C">
        <w:t>Definitions applicable to this Management Liability Section</w:t>
      </w:r>
    </w:p>
    <w:p w14:paraId="38129908" w14:textId="77777777" w:rsidR="00662B74" w:rsidRPr="0022764C" w:rsidRDefault="00662B74" w:rsidP="00662B74">
      <w:pPr>
        <w:pStyle w:val="BodyText"/>
      </w:pPr>
      <w:r w:rsidRPr="0022764C">
        <w:t>For the purposes of this Professional Indemnity Section the words or terms that appear in bold will be interpreted as follows:</w:t>
      </w:r>
    </w:p>
    <w:p w14:paraId="3C85AA23" w14:textId="77777777" w:rsidR="00662B74" w:rsidRPr="0022764C" w:rsidRDefault="00662B74" w:rsidP="00662B74">
      <w:pPr>
        <w:pStyle w:val="Heading2"/>
        <w:rPr>
          <w:color w:val="auto"/>
        </w:rPr>
      </w:pPr>
      <w:r w:rsidRPr="0022764C">
        <w:rPr>
          <w:b/>
          <w:bCs w:val="0"/>
          <w:color w:val="auto"/>
        </w:rPr>
        <w:t>Change in Control means</w:t>
      </w:r>
      <w:r w:rsidRPr="0022764C">
        <w:rPr>
          <w:color w:val="auto"/>
        </w:rPr>
        <w:t>,</w:t>
      </w:r>
    </w:p>
    <w:p w14:paraId="6EDCDF92" w14:textId="5B03C15C"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14:paraId="2A79E298"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14:paraId="20F6B31E"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14:paraId="33424DD5" w14:textId="77777777"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14:paraId="11B0A63E" w14:textId="77777777"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14:paraId="40E66566" w14:textId="77777777"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14:paraId="61CCE1D4" w14:textId="77777777" w:rsidR="00662B74" w:rsidRPr="0022764C" w:rsidRDefault="00662B74" w:rsidP="00662B74">
      <w:pPr>
        <w:pStyle w:val="Heading2"/>
        <w:rPr>
          <w:b/>
          <w:bCs w:val="0"/>
          <w:color w:val="auto"/>
        </w:rPr>
      </w:pPr>
      <w:r w:rsidRPr="0022764C">
        <w:rPr>
          <w:b/>
          <w:bCs w:val="0"/>
          <w:color w:val="auto"/>
        </w:rPr>
        <w:t>Claim means,</w:t>
      </w:r>
    </w:p>
    <w:p w14:paraId="0C0071D0" w14:textId="77777777" w:rsidR="00662B74" w:rsidRPr="0022764C" w:rsidRDefault="00662B74" w:rsidP="00662B74">
      <w:pPr>
        <w:pStyle w:val="ListNumber0"/>
        <w:numPr>
          <w:ilvl w:val="0"/>
          <w:numId w:val="0"/>
        </w:numPr>
        <w:spacing w:after="120"/>
        <w:ind w:left="360" w:hanging="360"/>
      </w:pPr>
      <w:r w:rsidRPr="0022764C">
        <w:t>any written demand for monetary or non-monetary relief; or</w:t>
      </w:r>
    </w:p>
    <w:p w14:paraId="081AEC57" w14:textId="77777777"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14:paraId="0BE98CCA" w14:textId="77777777"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14:paraId="19CAEA4A" w14:textId="77777777"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14:paraId="188AE89C" w14:textId="77777777" w:rsidR="00662B74" w:rsidRPr="0022764C" w:rsidRDefault="00662B74" w:rsidP="00662B74">
      <w:pPr>
        <w:pStyle w:val="Heading2"/>
        <w:rPr>
          <w:b/>
          <w:bCs w:val="0"/>
          <w:color w:val="auto"/>
        </w:rPr>
      </w:pPr>
      <w:r w:rsidRPr="0022764C">
        <w:rPr>
          <w:b/>
          <w:bCs w:val="0"/>
          <w:color w:val="auto"/>
        </w:rPr>
        <w:t>Company means,</w:t>
      </w:r>
    </w:p>
    <w:p w14:paraId="240A6657"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14:paraId="3E04DDE3"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14:paraId="5BC135D7" w14:textId="77777777" w:rsidR="00662B74" w:rsidRPr="0022764C" w:rsidRDefault="00662B74" w:rsidP="00662B74">
      <w:pPr>
        <w:pStyle w:val="Heading2"/>
        <w:rPr>
          <w:b/>
          <w:bCs w:val="0"/>
          <w:color w:val="auto"/>
        </w:rPr>
      </w:pPr>
      <w:r w:rsidRPr="0022764C">
        <w:rPr>
          <w:b/>
          <w:bCs w:val="0"/>
          <w:color w:val="auto"/>
        </w:rPr>
        <w:t>Defence Costs means,</w:t>
      </w:r>
    </w:p>
    <w:p w14:paraId="466D6FA0" w14:textId="77777777"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14:paraId="1E3B53EC" w14:textId="4BD1B083"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14:paraId="650F3DE7" w14:textId="77777777"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14:paraId="14C6B777" w14:textId="77777777" w:rsidR="00662B74" w:rsidRPr="0022764C" w:rsidRDefault="00662B74" w:rsidP="00662B74">
      <w:pPr>
        <w:pStyle w:val="Heading2"/>
        <w:rPr>
          <w:b/>
          <w:bCs w:val="0"/>
          <w:color w:val="auto"/>
        </w:rPr>
      </w:pPr>
      <w:r w:rsidRPr="0022764C">
        <w:rPr>
          <w:b/>
          <w:bCs w:val="0"/>
          <w:color w:val="auto"/>
        </w:rPr>
        <w:lastRenderedPageBreak/>
        <w:t>Discovery Period means,</w:t>
      </w:r>
    </w:p>
    <w:p w14:paraId="2678FCF7" w14:textId="77777777" w:rsidR="00662B74" w:rsidRPr="0022764C" w:rsidRDefault="00662B74" w:rsidP="00662B74">
      <w:pPr>
        <w:pStyle w:val="BodyTextIndent"/>
        <w:rPr>
          <w:rStyle w:val="BodyTextIndentChar"/>
        </w:rPr>
      </w:pPr>
      <w:r w:rsidRPr="0022764C">
        <w:rPr>
          <w:rStyle w:val="BodyTextIndentChar"/>
        </w:rPr>
        <w:t>means,</w:t>
      </w:r>
    </w:p>
    <w:p w14:paraId="0A8D5412" w14:textId="77777777"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14:paraId="6ADEDCD3" w14:textId="77777777" w:rsidR="00662B74" w:rsidRPr="0022764C" w:rsidRDefault="00662B74" w:rsidP="00662B74">
      <w:pPr>
        <w:pStyle w:val="Heading2"/>
        <w:rPr>
          <w:b/>
          <w:bCs w:val="0"/>
          <w:color w:val="auto"/>
        </w:rPr>
      </w:pPr>
      <w:r w:rsidRPr="0022764C">
        <w:rPr>
          <w:b/>
          <w:bCs w:val="0"/>
          <w:color w:val="auto"/>
        </w:rPr>
        <w:t>Employee means,</w:t>
      </w:r>
    </w:p>
    <w:p w14:paraId="02CA83E4" w14:textId="77777777" w:rsidR="00662B74" w:rsidRPr="0022764C" w:rsidRDefault="00662B74" w:rsidP="00662B74">
      <w:pPr>
        <w:pStyle w:val="BodyText"/>
      </w:pPr>
      <w:r w:rsidRPr="0022764C">
        <w:t>any natural person</w:t>
      </w:r>
    </w:p>
    <w:p w14:paraId="2E327169" w14:textId="77777777"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14:paraId="603589BC" w14:textId="77777777"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14:paraId="00F1D1CF" w14:textId="77777777"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14:paraId="580AA3E0" w14:textId="378962A4"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198" w:author="stuart wolstenholme" w:date="2026-05-29T12:38:00Z" w16du:dateUtc="2026-05-29T11:38:00Z">
        <w:r w:rsidRPr="0022764C" w:rsidDel="00BB79CB">
          <w:delText>i</w:delText>
        </w:r>
      </w:del>
      <w:ins w:id="199" w:author="stuart wolstenholme" w:date="2026-05-29T12:38:00Z" w16du:dateUtc="2026-05-29T11:38:00Z">
        <w:r w:rsidR="00BB79CB" w:rsidRPr="0022764C">
          <w:t>I</w:t>
        </w:r>
      </w:ins>
      <w:r w:rsidRPr="0022764C">
        <w:t>) above</w:t>
      </w:r>
    </w:p>
    <w:p w14:paraId="2B3DB2A0" w14:textId="77777777" w:rsidR="00662B74" w:rsidRPr="0022764C" w:rsidRDefault="00662B74" w:rsidP="00662B74">
      <w:pPr>
        <w:pStyle w:val="Heading2"/>
        <w:rPr>
          <w:b/>
          <w:bCs w:val="0"/>
        </w:rPr>
      </w:pPr>
      <w:r w:rsidRPr="0022764C">
        <w:rPr>
          <w:b/>
          <w:bCs w:val="0"/>
          <w:color w:val="auto"/>
        </w:rPr>
        <w:t>Employment Practice Claim means,</w:t>
      </w:r>
    </w:p>
    <w:p w14:paraId="78FA78CA" w14:textId="77777777"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14:paraId="3BF8E754" w14:textId="77777777" w:rsidR="00662B74" w:rsidRPr="0022764C" w:rsidRDefault="00662B74" w:rsidP="00662B74">
      <w:pPr>
        <w:pStyle w:val="Heading2"/>
        <w:rPr>
          <w:b/>
          <w:bCs w:val="0"/>
          <w:color w:val="auto"/>
        </w:rPr>
      </w:pPr>
      <w:r w:rsidRPr="0022764C">
        <w:rPr>
          <w:b/>
          <w:bCs w:val="0"/>
          <w:color w:val="auto"/>
        </w:rPr>
        <w:t>Insured means,</w:t>
      </w:r>
    </w:p>
    <w:p w14:paraId="56CF446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14:paraId="6880EB4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14:paraId="34CFE3C8" w14:textId="77777777" w:rsidR="00662B74" w:rsidRPr="0022764C" w:rsidRDefault="00662B74" w:rsidP="00662B74">
      <w:pPr>
        <w:pStyle w:val="Heading2"/>
        <w:rPr>
          <w:b/>
          <w:bCs w:val="0"/>
          <w:color w:val="auto"/>
        </w:rPr>
      </w:pPr>
      <w:r w:rsidRPr="0022764C">
        <w:rPr>
          <w:b/>
          <w:bCs w:val="0"/>
          <w:color w:val="auto"/>
        </w:rPr>
        <w:t>Insured Person means,</w:t>
      </w:r>
    </w:p>
    <w:p w14:paraId="26623E55" w14:textId="77777777" w:rsidR="00662B74" w:rsidRPr="0022764C" w:rsidRDefault="00662B74" w:rsidP="00662B74">
      <w:pPr>
        <w:pStyle w:val="BodyText"/>
      </w:pPr>
      <w:r w:rsidRPr="0022764C">
        <w:t>any past, present or future natural person who was, is or shall become:</w:t>
      </w:r>
    </w:p>
    <w:p w14:paraId="21FE1215" w14:textId="611C8CC9" w:rsidR="00662B74" w:rsidRPr="0022764C" w:rsidRDefault="00662B74" w:rsidP="00662B74">
      <w:pPr>
        <w:pStyle w:val="ListNumber0"/>
        <w:numPr>
          <w:ilvl w:val="0"/>
          <w:numId w:val="0"/>
        </w:numPr>
        <w:spacing w:before="0" w:after="120"/>
        <w:ind w:left="360" w:hanging="360"/>
      </w:pPr>
      <w:r w:rsidRPr="0022764C">
        <w:t xml:space="preserve">Director, officer, member, </w:t>
      </w:r>
      <w:del w:id="200" w:author="stuart wolstenholme" w:date="2026-05-29T12:38:00Z" w16du:dateUtc="2026-05-29T11:38:00Z">
        <w:r w:rsidRPr="0022764C" w:rsidDel="00BB79CB">
          <w:delText>manager,  trustee</w:delText>
        </w:r>
      </w:del>
      <w:ins w:id="201"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14:paraId="2B0862E2"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14:paraId="7BC634DD"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14:paraId="7DE70E66" w14:textId="77777777"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14:paraId="242052AC" w14:textId="77777777"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14:paraId="07104E74" w14:textId="77777777"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14:paraId="179E73F0" w14:textId="77777777" w:rsidR="00662B74" w:rsidRPr="0022764C" w:rsidRDefault="00662B74" w:rsidP="00662B74">
      <w:pPr>
        <w:pStyle w:val="ListNumber0"/>
        <w:numPr>
          <w:ilvl w:val="0"/>
          <w:numId w:val="0"/>
        </w:numPr>
        <w:spacing w:before="0"/>
        <w:rPr>
          <w:b/>
        </w:rPr>
      </w:pPr>
    </w:p>
    <w:p w14:paraId="34D26FB7" w14:textId="77777777"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14:paraId="08149BCC" w14:textId="77777777" w:rsidR="00662B74" w:rsidRPr="0022764C" w:rsidRDefault="00662B74" w:rsidP="00662B74">
      <w:pPr>
        <w:pStyle w:val="Heading2"/>
        <w:rPr>
          <w:b/>
          <w:bCs w:val="0"/>
          <w:color w:val="auto"/>
        </w:rPr>
      </w:pPr>
      <w:r w:rsidRPr="0022764C">
        <w:rPr>
          <w:b/>
          <w:bCs w:val="0"/>
          <w:color w:val="auto"/>
        </w:rPr>
        <w:t>Insurer means,</w:t>
      </w:r>
    </w:p>
    <w:p w14:paraId="19A98C32" w14:textId="77777777" w:rsidR="00662B74" w:rsidRPr="0022764C" w:rsidRDefault="00662B74" w:rsidP="00662B74">
      <w:pPr>
        <w:pStyle w:val="BodyText"/>
      </w:pPr>
      <w:r w:rsidRPr="0022764C">
        <w:t xml:space="preserve">The Insurer stated in the </w:t>
      </w:r>
      <w:r w:rsidRPr="0022764C">
        <w:rPr>
          <w:b/>
          <w:bCs/>
        </w:rPr>
        <w:t>Schedule</w:t>
      </w:r>
      <w:r w:rsidRPr="0022764C">
        <w:t xml:space="preserve">. </w:t>
      </w:r>
    </w:p>
    <w:p w14:paraId="18741EA7" w14:textId="77777777" w:rsidR="00662B74" w:rsidRPr="0022764C" w:rsidRDefault="00662B74" w:rsidP="00662B74">
      <w:pPr>
        <w:pStyle w:val="Heading2"/>
        <w:rPr>
          <w:b/>
          <w:bCs w:val="0"/>
          <w:color w:val="auto"/>
        </w:rPr>
      </w:pPr>
      <w:r w:rsidRPr="0022764C">
        <w:rPr>
          <w:b/>
          <w:bCs w:val="0"/>
          <w:color w:val="auto"/>
        </w:rPr>
        <w:t>Investigation means,</w:t>
      </w:r>
    </w:p>
    <w:p w14:paraId="39C8A0E5" w14:textId="77777777"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14:paraId="60D13BD1" w14:textId="77777777"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14:paraId="55F0BDD5" w14:textId="77777777"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14:paraId="0FAF665B" w14:textId="77777777"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14:paraId="56F65998" w14:textId="77777777"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14:paraId="43D80053" w14:textId="77777777"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14:paraId="50913D67" w14:textId="77777777" w:rsidR="00662B74" w:rsidRPr="0022764C" w:rsidRDefault="00662B74" w:rsidP="00662B74">
      <w:pPr>
        <w:pStyle w:val="Heading2"/>
        <w:rPr>
          <w:b/>
          <w:bCs w:val="0"/>
          <w:color w:val="auto"/>
        </w:rPr>
      </w:pPr>
      <w:r w:rsidRPr="0022764C">
        <w:rPr>
          <w:b/>
          <w:bCs w:val="0"/>
          <w:color w:val="auto"/>
        </w:rPr>
        <w:t>Investigation Costs means,</w:t>
      </w:r>
    </w:p>
    <w:p w14:paraId="6EED7CAB" w14:textId="77777777"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14:paraId="27D4ADAD" w14:textId="77777777" w:rsidR="00662B74" w:rsidRPr="0022764C" w:rsidRDefault="00662B74" w:rsidP="00662B74">
      <w:pPr>
        <w:pStyle w:val="Heading2"/>
        <w:rPr>
          <w:b/>
          <w:bCs w:val="0"/>
          <w:color w:val="auto"/>
          <w:szCs w:val="22"/>
        </w:rPr>
      </w:pPr>
      <w:r w:rsidRPr="0022764C">
        <w:rPr>
          <w:b/>
          <w:bCs w:val="0"/>
          <w:color w:val="auto"/>
          <w:szCs w:val="22"/>
        </w:rPr>
        <w:t>Jurisdiction means,</w:t>
      </w:r>
    </w:p>
    <w:p w14:paraId="22253874" w14:textId="77777777" w:rsidR="00E93A09" w:rsidRPr="0022764C" w:rsidRDefault="00E93A09" w:rsidP="00662B74">
      <w:pPr>
        <w:pStyle w:val="BodyText"/>
      </w:pPr>
      <w:r w:rsidRPr="0022764C">
        <w:t>For the purposes of this Section only, Jurisdiction shall have the meaning stated below, notwithstanding the General Policy Definitions,</w:t>
      </w:r>
    </w:p>
    <w:p w14:paraId="25177B93" w14:textId="1F56D7E4"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14:paraId="10EC72F3" w14:textId="77777777" w:rsidR="00662B74" w:rsidRPr="0022764C" w:rsidRDefault="00662B74" w:rsidP="00662B74">
      <w:pPr>
        <w:pStyle w:val="Heading2"/>
        <w:rPr>
          <w:b/>
          <w:bCs w:val="0"/>
          <w:color w:val="auto"/>
        </w:rPr>
      </w:pPr>
      <w:r w:rsidRPr="0022764C">
        <w:rPr>
          <w:b/>
          <w:bCs w:val="0"/>
          <w:color w:val="auto"/>
        </w:rPr>
        <w:t>Limit of liability means,</w:t>
      </w:r>
    </w:p>
    <w:p w14:paraId="5A027EC3" w14:textId="77777777" w:rsidR="00662B74" w:rsidRPr="0022764C" w:rsidRDefault="00662B74" w:rsidP="00662B74">
      <w:pPr>
        <w:pStyle w:val="BodyText"/>
      </w:pPr>
      <w:r w:rsidRPr="0022764C">
        <w:t xml:space="preserve">the amount stated in the </w:t>
      </w:r>
      <w:r w:rsidRPr="0022764C">
        <w:rPr>
          <w:b/>
          <w:bCs/>
        </w:rPr>
        <w:t>Schedule</w:t>
      </w:r>
      <w:r w:rsidRPr="0022764C">
        <w:t>.</w:t>
      </w:r>
    </w:p>
    <w:p w14:paraId="2CC5D84E" w14:textId="77777777" w:rsidR="00662B74" w:rsidRPr="0022764C" w:rsidRDefault="00662B74" w:rsidP="00662B74">
      <w:pPr>
        <w:pStyle w:val="Heading2"/>
        <w:rPr>
          <w:b/>
          <w:bCs w:val="0"/>
          <w:color w:val="auto"/>
        </w:rPr>
      </w:pPr>
      <w:r w:rsidRPr="0022764C">
        <w:rPr>
          <w:b/>
          <w:bCs w:val="0"/>
          <w:color w:val="auto"/>
        </w:rPr>
        <w:t>Loss means,</w:t>
      </w:r>
    </w:p>
    <w:p w14:paraId="3D07FD88"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14:paraId="76961209" w14:textId="77777777"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14:paraId="763ED5FB" w14:textId="77777777"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14:paraId="63A401FB" w14:textId="561A9851" w:rsidR="00662B74" w:rsidRPr="0022764C" w:rsidRDefault="00662B74" w:rsidP="00662B74">
      <w:pPr>
        <w:pStyle w:val="ListNumber0"/>
        <w:numPr>
          <w:ilvl w:val="0"/>
          <w:numId w:val="387"/>
        </w:numPr>
        <w:spacing w:before="0" w:after="120"/>
      </w:pPr>
      <w:r w:rsidRPr="0022764C">
        <w:t xml:space="preserve">settlements, judgments, </w:t>
      </w:r>
      <w:del w:id="202" w:author="stuart wolstenholme" w:date="2026-05-29T12:38:00Z" w16du:dateUtc="2026-05-29T11:38:00Z">
        <w:r w:rsidRPr="0022764C" w:rsidDel="00BB79CB">
          <w:delText>pre</w:delText>
        </w:r>
      </w:del>
      <w:ins w:id="203" w:author="stuart wolstenholme" w:date="2026-05-29T12:38:00Z" w16du:dateUtc="2026-05-29T11:38:00Z">
        <w:r w:rsidR="00BB79CB" w:rsidRPr="0022764C">
          <w:t>pre-</w:t>
        </w:r>
      </w:ins>
      <w:r w:rsidRPr="0022764C">
        <w:t xml:space="preserve"> and post- judgment interest on a covered judgment or award, or awards of costs or other amounts.</w:t>
      </w:r>
    </w:p>
    <w:p w14:paraId="25ECE782" w14:textId="77777777" w:rsidR="00662B74" w:rsidRPr="0022764C" w:rsidRDefault="00662B74" w:rsidP="00662B74">
      <w:pPr>
        <w:pStyle w:val="BodyText"/>
      </w:pPr>
      <w:r w:rsidRPr="0022764C">
        <w:rPr>
          <w:b/>
        </w:rPr>
        <w:t>Loss</w:t>
      </w:r>
      <w:r w:rsidRPr="0022764C">
        <w:t xml:space="preserve"> shall not include:</w:t>
      </w:r>
    </w:p>
    <w:p w14:paraId="0C7A1A3B" w14:textId="77777777"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14:paraId="434CFF28" w14:textId="77777777"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14:paraId="7BE5846F" w14:textId="77777777" w:rsidR="00662B74" w:rsidRPr="0022764C" w:rsidRDefault="00662B74" w:rsidP="00662B74">
      <w:pPr>
        <w:pStyle w:val="ListNumber0"/>
        <w:numPr>
          <w:ilvl w:val="0"/>
          <w:numId w:val="0"/>
        </w:numPr>
        <w:spacing w:before="0" w:after="120"/>
        <w:ind w:left="360" w:hanging="360"/>
      </w:pPr>
      <w:r w:rsidRPr="0022764C">
        <w:t>any kind of employment-related benefits; or</w:t>
      </w:r>
    </w:p>
    <w:p w14:paraId="2F168D89" w14:textId="77777777"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14:paraId="0F409A50" w14:textId="77777777"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14:paraId="3C6CA4DD" w14:textId="77777777" w:rsidR="00662B74" w:rsidRPr="0022764C" w:rsidRDefault="00662B74" w:rsidP="00662B74">
      <w:pPr>
        <w:pStyle w:val="ListNumber0"/>
        <w:numPr>
          <w:ilvl w:val="0"/>
          <w:numId w:val="0"/>
        </w:numPr>
        <w:spacing w:before="0" w:after="120"/>
        <w:ind w:left="360" w:hanging="360"/>
      </w:pPr>
      <w:r w:rsidRPr="0022764C">
        <w:t>in respect of Insuring Clause C only, any:</w:t>
      </w:r>
    </w:p>
    <w:p w14:paraId="2EFD75CC" w14:textId="77777777" w:rsidR="00662B74" w:rsidRPr="0022764C" w:rsidRDefault="00662B74" w:rsidP="00662B74">
      <w:pPr>
        <w:pStyle w:val="ListNumber0"/>
        <w:numPr>
          <w:ilvl w:val="0"/>
          <w:numId w:val="388"/>
        </w:numPr>
        <w:spacing w:before="0" w:after="120"/>
      </w:pPr>
      <w:r w:rsidRPr="0022764C">
        <w:t>compensation payable in respect of statutory notice period; or</w:t>
      </w:r>
    </w:p>
    <w:p w14:paraId="4C9CDFD6" w14:textId="77777777"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14:paraId="3943EE95" w14:textId="77777777" w:rsidR="00662B74" w:rsidRPr="0022764C" w:rsidRDefault="00662B74" w:rsidP="00662B74">
      <w:pPr>
        <w:pStyle w:val="ListNumber0"/>
        <w:numPr>
          <w:ilvl w:val="0"/>
          <w:numId w:val="388"/>
        </w:numPr>
        <w:spacing w:before="0" w:after="120"/>
      </w:pPr>
      <w:r w:rsidRPr="0022764C">
        <w:t>severance or redundancy pay; or</w:t>
      </w:r>
    </w:p>
    <w:p w14:paraId="7E249BCC" w14:textId="77777777"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14:paraId="5D79E0DC" w14:textId="77777777"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14:paraId="27B44C96" w14:textId="77777777"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14:paraId="4AEAE936" w14:textId="77777777"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14:paraId="3101AAD7" w14:textId="77777777"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14:paraId="2803B500" w14:textId="77777777"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14:paraId="31439200" w14:textId="77777777"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14:paraId="0844CB0B"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14:paraId="522E0B95" w14:textId="77777777"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14:paraId="4B7F41D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14:paraId="6C0EF3AE" w14:textId="77777777"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14:paraId="14A75B17" w14:textId="77777777"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14:paraId="735E4503" w14:textId="775F51E7"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204" w:author="stuart wolstenholme" w:date="2026-05-29T12:38:00Z" w16du:dateUtc="2026-05-29T11:38:00Z">
        <w:r w:rsidRPr="0022764C" w:rsidDel="00BB79CB">
          <w:delText>i</w:delText>
        </w:r>
      </w:del>
      <w:ins w:id="205"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14:paraId="028A851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14:paraId="1721A1A6" w14:textId="77777777"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14:paraId="0043174E"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14:paraId="28E1C615" w14:textId="77777777"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14:paraId="7878D6B0" w14:textId="77777777"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14:paraId="4ED11BF7" w14:textId="77777777"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14:paraId="472AC0A6" w14:textId="77777777"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14:paraId="4E2D8C0D" w14:textId="77777777"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14:paraId="4462B034" w14:textId="77777777"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14:paraId="190EA0CC" w14:textId="77777777" w:rsidR="00662B74" w:rsidRPr="0022764C" w:rsidRDefault="00662B74" w:rsidP="00662B74">
      <w:pPr>
        <w:pStyle w:val="Heading2"/>
      </w:pPr>
      <w:r w:rsidRPr="0022764C">
        <w:rPr>
          <w:b/>
          <w:bCs w:val="0"/>
          <w:color w:val="auto"/>
        </w:rPr>
        <w:t>Period of insurance means</w:t>
      </w:r>
      <w:r w:rsidRPr="0022764C">
        <w:t>,</w:t>
      </w:r>
    </w:p>
    <w:p w14:paraId="613B66C8" w14:textId="77777777"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14:paraId="3EE2FB18" w14:textId="77777777" w:rsidR="00662B74" w:rsidRPr="0022764C" w:rsidRDefault="00662B74" w:rsidP="00662B74">
      <w:pPr>
        <w:pStyle w:val="Heading2"/>
        <w:rPr>
          <w:rStyle w:val="BodyTextChar"/>
          <w:b/>
          <w:bCs w:val="0"/>
          <w:color w:val="auto"/>
          <w:sz w:val="22"/>
        </w:rPr>
      </w:pPr>
      <w:r w:rsidRPr="0022764C">
        <w:rPr>
          <w:b/>
          <w:bCs w:val="0"/>
          <w:color w:val="auto"/>
        </w:rPr>
        <w:t>Pollutants means,</w:t>
      </w:r>
    </w:p>
    <w:p w14:paraId="24C7ABE6" w14:textId="77777777"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hazardous substance, or a contaminant including but not limited to asbestos or asbestos products, mycota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14:paraId="1B1A6AC7" w14:textId="77777777"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14:paraId="5F7F0E10" w14:textId="77777777"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14:paraId="284B5760" w14:textId="77777777"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14:paraId="6D63D65D" w14:textId="77777777"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14:paraId="2A239B7B" w14:textId="77777777" w:rsidR="00662B74" w:rsidRPr="0022764C" w:rsidRDefault="00662B74" w:rsidP="00662B74">
      <w:pPr>
        <w:pStyle w:val="Heading2"/>
        <w:rPr>
          <w:b/>
          <w:bCs w:val="0"/>
          <w:color w:val="auto"/>
        </w:rPr>
      </w:pPr>
      <w:r w:rsidRPr="0022764C">
        <w:rPr>
          <w:b/>
          <w:bCs w:val="0"/>
          <w:color w:val="auto"/>
        </w:rPr>
        <w:t>Retaliation means,</w:t>
      </w:r>
    </w:p>
    <w:p w14:paraId="33109487" w14:textId="77777777"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14:paraId="1E1EC687" w14:textId="77777777" w:rsidR="00662B74" w:rsidRPr="0022764C" w:rsidRDefault="00662B74" w:rsidP="00662B74">
      <w:pPr>
        <w:pStyle w:val="Heading2"/>
        <w:rPr>
          <w:b/>
          <w:bCs w:val="0"/>
          <w:color w:val="auto"/>
        </w:rPr>
      </w:pPr>
      <w:r w:rsidRPr="0022764C">
        <w:rPr>
          <w:b/>
          <w:bCs w:val="0"/>
          <w:color w:val="auto"/>
        </w:rPr>
        <w:t>Retired Director means,</w:t>
      </w:r>
    </w:p>
    <w:p w14:paraId="1DB2E776" w14:textId="77777777"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14:paraId="7366591B" w14:textId="77777777" w:rsidR="00662B74" w:rsidRPr="0022764C" w:rsidRDefault="00662B74" w:rsidP="00662B74">
      <w:pPr>
        <w:pStyle w:val="Heading2"/>
        <w:rPr>
          <w:b/>
          <w:bCs w:val="0"/>
          <w:color w:val="auto"/>
        </w:rPr>
      </w:pPr>
      <w:r w:rsidRPr="0022764C">
        <w:rPr>
          <w:b/>
          <w:bCs w:val="0"/>
          <w:color w:val="auto"/>
        </w:rPr>
        <w:t>Securities means,</w:t>
      </w:r>
    </w:p>
    <w:p w14:paraId="38754656" w14:textId="77777777"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14:paraId="06182FE1" w14:textId="77777777"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14:paraId="68F18E06" w14:textId="77777777"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14:paraId="15E25A5E" w14:textId="77777777" w:rsidR="00662B74" w:rsidRPr="0022764C" w:rsidRDefault="00662B74" w:rsidP="00662B74">
      <w:pPr>
        <w:pStyle w:val="Heading2"/>
        <w:rPr>
          <w:b/>
          <w:bCs w:val="0"/>
          <w:color w:val="auto"/>
        </w:rPr>
      </w:pPr>
      <w:r w:rsidRPr="0022764C">
        <w:rPr>
          <w:b/>
          <w:bCs w:val="0"/>
          <w:color w:val="auto"/>
        </w:rPr>
        <w:t>Single Claim means,</w:t>
      </w:r>
    </w:p>
    <w:p w14:paraId="27B187FD" w14:textId="77777777"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14:paraId="60BAC575" w14:textId="77777777" w:rsidR="00662B74" w:rsidRPr="0022764C" w:rsidRDefault="00662B74" w:rsidP="00662B74">
      <w:pPr>
        <w:pStyle w:val="Heading2"/>
        <w:rPr>
          <w:b/>
          <w:bCs w:val="0"/>
          <w:color w:val="auto"/>
        </w:rPr>
      </w:pPr>
      <w:r w:rsidRPr="0022764C">
        <w:rPr>
          <w:b/>
          <w:bCs w:val="0"/>
          <w:color w:val="auto"/>
        </w:rPr>
        <w:t>Subsidiary means,</w:t>
      </w:r>
    </w:p>
    <w:p w14:paraId="7835FD75" w14:textId="77777777"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14:paraId="4A49572E" w14:textId="77777777" w:rsidR="00662B74" w:rsidRPr="0022764C" w:rsidRDefault="00662B74" w:rsidP="00662B74">
      <w:pPr>
        <w:pStyle w:val="BodyText"/>
        <w:numPr>
          <w:ilvl w:val="0"/>
          <w:numId w:val="397"/>
        </w:numPr>
        <w:spacing w:after="120"/>
      </w:pPr>
      <w:r w:rsidRPr="0022764C">
        <w:t>owns more than 50% of the issued and outstanding shares of such entity; or</w:t>
      </w:r>
    </w:p>
    <w:p w14:paraId="7AA26C47" w14:textId="77777777" w:rsidR="00662B74" w:rsidRPr="0022764C" w:rsidRDefault="00662B74" w:rsidP="00662B74">
      <w:pPr>
        <w:pStyle w:val="BodyText"/>
        <w:numPr>
          <w:ilvl w:val="0"/>
          <w:numId w:val="397"/>
        </w:numPr>
        <w:spacing w:after="120"/>
      </w:pPr>
      <w:r w:rsidRPr="0022764C">
        <w:t>controls more than 50% of the voting rights within such entity; or</w:t>
      </w:r>
    </w:p>
    <w:p w14:paraId="4420E790" w14:textId="77777777"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14:paraId="3D605E3F" w14:textId="77777777"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14:paraId="350C760C" w14:textId="77777777"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14:paraId="3A197810" w14:textId="77777777" w:rsidR="00662B74" w:rsidRPr="0022764C" w:rsidRDefault="00662B74" w:rsidP="00662B74">
      <w:pPr>
        <w:pStyle w:val="Heading2"/>
        <w:rPr>
          <w:b/>
          <w:bCs w:val="0"/>
          <w:color w:val="auto"/>
        </w:rPr>
      </w:pPr>
      <w:r w:rsidRPr="0022764C">
        <w:rPr>
          <w:b/>
          <w:bCs w:val="0"/>
          <w:color w:val="auto"/>
        </w:rPr>
        <w:t>Whistleblowing means,</w:t>
      </w:r>
    </w:p>
    <w:p w14:paraId="7E1FBF26" w14:textId="77777777"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14:paraId="22F4FDA2" w14:textId="77777777" w:rsidR="00662B74" w:rsidRPr="0022764C" w:rsidRDefault="00662B74" w:rsidP="00662B74">
      <w:pPr>
        <w:pStyle w:val="Heading2"/>
        <w:rPr>
          <w:b/>
          <w:bCs w:val="0"/>
          <w:color w:val="auto"/>
        </w:rPr>
      </w:pPr>
      <w:r w:rsidRPr="0022764C">
        <w:rPr>
          <w:b/>
          <w:bCs w:val="0"/>
          <w:color w:val="auto"/>
        </w:rPr>
        <w:t>Wrongful Act means,</w:t>
      </w:r>
    </w:p>
    <w:p w14:paraId="2BB2E7D3" w14:textId="77777777" w:rsidR="00662B74" w:rsidRPr="0022764C" w:rsidRDefault="00662B74" w:rsidP="00662B74">
      <w:pPr>
        <w:pStyle w:val="BodyText"/>
        <w:numPr>
          <w:ilvl w:val="0"/>
          <w:numId w:val="395"/>
        </w:numPr>
        <w:spacing w:after="120"/>
        <w:ind w:left="360"/>
      </w:pPr>
      <w:r w:rsidRPr="0022764C">
        <w:t>For the purposes of Insuring Clause A only, any:</w:t>
      </w:r>
    </w:p>
    <w:p w14:paraId="0974576E" w14:textId="77777777"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14:paraId="4F4ADF44" w14:textId="77777777" w:rsidR="00662B74" w:rsidRPr="0022764C" w:rsidRDefault="00662B74" w:rsidP="00662B74">
      <w:pPr>
        <w:pStyle w:val="ListNumber0"/>
        <w:numPr>
          <w:ilvl w:val="0"/>
          <w:numId w:val="381"/>
        </w:numPr>
        <w:spacing w:before="0" w:after="120"/>
      </w:pPr>
      <w:r w:rsidRPr="0022764C">
        <w:t>proposed act with respect to shareholder derivative actions only; or</w:t>
      </w:r>
    </w:p>
    <w:p w14:paraId="06641869" w14:textId="77777777" w:rsidR="00662B74" w:rsidRPr="0022764C" w:rsidRDefault="00662B74" w:rsidP="00662B74">
      <w:pPr>
        <w:pStyle w:val="ListNumber0"/>
        <w:numPr>
          <w:ilvl w:val="0"/>
          <w:numId w:val="381"/>
        </w:numPr>
        <w:spacing w:before="0" w:after="120"/>
      </w:pPr>
      <w:r w:rsidRPr="0022764C">
        <w:rPr>
          <w:b/>
        </w:rPr>
        <w:t>Wrongful Employment Practice</w:t>
      </w:r>
      <w:r w:rsidRPr="0022764C">
        <w:t>,</w:t>
      </w:r>
    </w:p>
    <w:p w14:paraId="49092C6A" w14:textId="77777777"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14:paraId="7FF9C827" w14:textId="77777777"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14:paraId="2C8084B8" w14:textId="77777777"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14:paraId="597046C2" w14:textId="4BEC5FED" w:rsidR="00662B74" w:rsidRPr="0022764C" w:rsidRDefault="00662B74" w:rsidP="00662B74">
      <w:pPr>
        <w:pStyle w:val="Heading2"/>
      </w:pPr>
      <w:r w:rsidRPr="0022764C">
        <w:rPr>
          <w:b/>
          <w:bCs w:val="0"/>
          <w:color w:val="auto"/>
        </w:rPr>
        <w:t>Wrongful Employment Practice means</w:t>
      </w:r>
      <w:r w:rsidRPr="0022764C">
        <w:rPr>
          <w:color w:val="auto"/>
        </w:rPr>
        <w:t>,</w:t>
      </w:r>
    </w:p>
    <w:p w14:paraId="435757FE" w14:textId="77777777"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14:paraId="08D78B1C" w14:textId="77777777"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14:paraId="500070DC" w14:textId="77777777" w:rsidR="00662B74" w:rsidRPr="0022764C" w:rsidRDefault="00662B74" w:rsidP="00662B74">
      <w:pPr>
        <w:pStyle w:val="BodyText"/>
        <w:numPr>
          <w:ilvl w:val="0"/>
          <w:numId w:val="398"/>
        </w:numPr>
        <w:spacing w:after="120"/>
        <w:ind w:left="360"/>
      </w:pPr>
      <w:r w:rsidRPr="0022764C">
        <w:lastRenderedPageBreak/>
        <w:t>employment-related misrepresentation; or</w:t>
      </w:r>
    </w:p>
    <w:p w14:paraId="3BF690E6" w14:textId="77777777"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14:paraId="7D218D62" w14:textId="77777777" w:rsidR="00662B74" w:rsidRPr="0022764C" w:rsidRDefault="00662B74" w:rsidP="00662B74">
      <w:pPr>
        <w:pStyle w:val="BodyText"/>
        <w:numPr>
          <w:ilvl w:val="0"/>
          <w:numId w:val="398"/>
        </w:numPr>
        <w:spacing w:after="120"/>
        <w:ind w:left="360"/>
      </w:pPr>
      <w:r w:rsidRPr="0022764C">
        <w:t>sexual harassment or other unlawful harassment in the work place; or</w:t>
      </w:r>
    </w:p>
    <w:p w14:paraId="0B39F3E6" w14:textId="77777777"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14:paraId="494E6571" w14:textId="77777777"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14:paraId="5F96844E" w14:textId="77777777"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14:paraId="2C5E7F86" w14:textId="77777777" w:rsidR="00662B74" w:rsidRPr="0022764C" w:rsidRDefault="00662B74" w:rsidP="00662B74">
      <w:pPr>
        <w:pStyle w:val="BodyText"/>
        <w:numPr>
          <w:ilvl w:val="0"/>
          <w:numId w:val="398"/>
        </w:numPr>
        <w:spacing w:after="120"/>
        <w:ind w:left="360"/>
      </w:pPr>
      <w:r w:rsidRPr="0022764C">
        <w:t>failure to adopt adequate employment policies and procedures; or</w:t>
      </w:r>
    </w:p>
    <w:p w14:paraId="404F13B1" w14:textId="77777777"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14:paraId="34B3493D" w14:textId="77777777"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14:paraId="5D0D7E21" w14:textId="77777777" w:rsidR="00662B74" w:rsidRPr="0022764C" w:rsidRDefault="00662B74" w:rsidP="00662B74">
      <w:pPr>
        <w:pStyle w:val="ListNumber0"/>
        <w:numPr>
          <w:ilvl w:val="0"/>
          <w:numId w:val="0"/>
        </w:numPr>
        <w:spacing w:before="0"/>
        <w:ind w:left="360"/>
      </w:pPr>
    </w:p>
    <w:p w14:paraId="69AC9113" w14:textId="77777777" w:rsidR="00662B74" w:rsidRPr="0022764C" w:rsidRDefault="00662B74" w:rsidP="00662B74">
      <w:pPr>
        <w:pStyle w:val="Heading1"/>
        <w:spacing w:before="0"/>
      </w:pPr>
      <w:r w:rsidRPr="0022764C">
        <w:t>Exclusions applicable to all Insuring clauses of this Management Liability Section</w:t>
      </w:r>
    </w:p>
    <w:p w14:paraId="1C4684FC" w14:textId="77777777"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58686D6B" w14:textId="77777777"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14:paraId="393A92B7" w14:textId="77777777" w:rsidR="00662B74" w:rsidRPr="0022764C" w:rsidRDefault="00662B74" w:rsidP="00662B74">
      <w:pPr>
        <w:pStyle w:val="BodyText"/>
      </w:pPr>
      <w:r w:rsidRPr="0022764C">
        <w:t>arising out of, based upon or attributable to:</w:t>
      </w:r>
    </w:p>
    <w:p w14:paraId="171B3F17" w14:textId="77777777"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14:paraId="0B500936" w14:textId="77777777"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14:paraId="187E0468" w14:textId="77777777"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14:paraId="357BCE91" w14:textId="77777777"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14:paraId="69B060C6" w14:textId="77777777"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14:paraId="2E7D6C70" w14:textId="77777777"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14:paraId="1CB5DCBB" w14:textId="77777777"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14:paraId="07E1B5D3" w14:textId="77777777"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14:paraId="7909027E"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14:paraId="69B1875E" w14:textId="77777777"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14:paraId="5AA31B0E" w14:textId="77777777"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14:paraId="3E51D63B" w14:textId="77777777"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14:paraId="64946FB8" w14:textId="77777777"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14:paraId="2D8EE154" w14:textId="77777777"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14:paraId="5D67142D"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14:paraId="567DF92F" w14:textId="77777777"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39CD5D10"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14:paraId="1677F240" w14:textId="77777777"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12954703" w14:textId="77777777"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14:paraId="03D1F5B1"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14:paraId="28CB323D" w14:textId="77777777"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14:paraId="165304B6"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14:paraId="09E87697" w14:textId="77777777"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14:paraId="361A225F"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14:paraId="23A57419" w14:textId="77777777"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14:paraId="1D63B7E7" w14:textId="77777777"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14:paraId="1592E413" w14:textId="77777777"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14:paraId="3F44677F" w14:textId="77777777" w:rsidR="00662B74" w:rsidRPr="0022764C" w:rsidRDefault="00662B74" w:rsidP="00662B74">
      <w:pPr>
        <w:pStyle w:val="BodyText"/>
        <w:spacing w:before="0"/>
      </w:pPr>
      <w:r w:rsidRPr="0022764C">
        <w:t>This exclusion, however, shall not apply to;</w:t>
      </w:r>
    </w:p>
    <w:p w14:paraId="3E434EA0"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14:paraId="372C21A6"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14:paraId="3313A8C2" w14:textId="77777777"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14:paraId="143DF0F2" w14:textId="77777777"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14:paraId="27513EEB" w14:textId="77777777"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14:paraId="72E79064" w14:textId="77777777"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389B300F" w14:textId="77777777"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14:paraId="348F804C" w14:textId="77777777"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14:paraId="0039BD14" w14:textId="77777777" w:rsidR="00662B74" w:rsidRPr="0022764C" w:rsidRDefault="00662B74" w:rsidP="00662B74">
      <w:pPr>
        <w:pStyle w:val="ListParagraph"/>
        <w:numPr>
          <w:ilvl w:val="0"/>
          <w:numId w:val="0"/>
        </w:numPr>
        <w:ind w:left="454"/>
      </w:pPr>
    </w:p>
    <w:p w14:paraId="42175719" w14:textId="77777777"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14:paraId="147521B8" w14:textId="171551E7"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14:paraId="6C9B4437" w14:textId="77777777" w:rsidR="00662B74" w:rsidRPr="0022764C" w:rsidRDefault="00662B74" w:rsidP="00662B74">
      <w:pPr>
        <w:pStyle w:val="ListParagraph"/>
        <w:numPr>
          <w:ilvl w:val="0"/>
          <w:numId w:val="0"/>
        </w:numPr>
        <w:ind w:left="454"/>
        <w:rPr>
          <w:rFonts w:eastAsia="Cambria" w:cs="Arial"/>
          <w:szCs w:val="24"/>
        </w:rPr>
      </w:pPr>
    </w:p>
    <w:p w14:paraId="1B94F0E9" w14:textId="77777777"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14:paraId="3BEAE918" w14:textId="77777777"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14:paraId="3DFD1E60" w14:textId="77777777"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14:paraId="32832EDB" w14:textId="77777777"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14:paraId="6DA94333" w14:textId="77777777"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14:paraId="1183EBD9" w14:textId="77777777" w:rsidR="00662B74" w:rsidRPr="0022764C" w:rsidRDefault="00662B74" w:rsidP="00662B74">
      <w:pPr>
        <w:pStyle w:val="Heading1"/>
      </w:pPr>
      <w:r w:rsidRPr="0022764C">
        <w:t>Exclusions applicable only to Insuring Clause B, Corporate Liability of this Management Liability Section.</w:t>
      </w:r>
    </w:p>
    <w:p w14:paraId="0CFBA21A" w14:textId="77777777"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14:paraId="2C8670C0" w14:textId="77777777"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14:paraId="3CA03D28" w14:textId="77777777"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14:paraId="6A570557" w14:textId="77777777"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14:paraId="2774C455" w14:textId="77777777"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14:paraId="459CAFAB" w14:textId="77777777"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14:paraId="270C1534" w14:textId="77777777"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14:paraId="15963CD1" w14:textId="77777777" w:rsidR="00662B74" w:rsidRPr="0022764C" w:rsidRDefault="00662B74" w:rsidP="00662B74">
      <w:pPr>
        <w:pStyle w:val="BodyText"/>
      </w:pPr>
      <w:r w:rsidRPr="0022764C">
        <w:t>arising out of, based upon or attributable to price fixing, restraint of trade, monopolisation of unfair trade or predatory pricing.</w:t>
      </w:r>
    </w:p>
    <w:p w14:paraId="3FA7D7FF" w14:textId="77777777"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14:paraId="251622B6" w14:textId="77777777"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14:paraId="5D3E681F" w14:textId="77777777"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14:paraId="3E2D5C75" w14:textId="77777777"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14:paraId="6D40BD42" w14:textId="77777777"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14:paraId="67A97520" w14:textId="77777777" w:rsidR="00662B74" w:rsidRPr="0022764C" w:rsidRDefault="00662B74" w:rsidP="00662B74">
      <w:pPr>
        <w:pStyle w:val="BodyText"/>
      </w:pPr>
      <w:r w:rsidRPr="0022764C">
        <w:t>arising out of, based upon or attributable to:</w:t>
      </w:r>
    </w:p>
    <w:p w14:paraId="6AFF390B" w14:textId="77777777"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14:paraId="5C3C54D4" w14:textId="77777777"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14:paraId="118F3058" w14:textId="77777777" w:rsidR="00662B74" w:rsidRPr="0022764C" w:rsidRDefault="00662B74" w:rsidP="00662B74">
      <w:pPr>
        <w:pStyle w:val="Heading1"/>
      </w:pPr>
      <w:r w:rsidRPr="0022764C">
        <w:t>Exclusions applicable only to Insuring Clause C, Company Employment Practice Liability of this Management Liability Section:</w:t>
      </w:r>
    </w:p>
    <w:p w14:paraId="3D3E65F4" w14:textId="77777777"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1DDA0E25" w14:textId="77777777"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14:paraId="515D6660" w14:textId="77777777"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14:paraId="072D4EEA" w14:textId="77777777"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14:paraId="703918E8" w14:textId="77777777" w:rsidR="00662B74" w:rsidRPr="0022764C" w:rsidRDefault="00662B74" w:rsidP="00662B74">
      <w:pPr>
        <w:pStyle w:val="BodyText"/>
      </w:pPr>
      <w:r w:rsidRPr="0022764C">
        <w:t xml:space="preserve">arising out of, based upon or attributable to any actual or alleged violation of any provision of: </w:t>
      </w:r>
    </w:p>
    <w:p w14:paraId="597D7B6F" w14:textId="77777777"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14:paraId="3DF5349B" w14:textId="77777777"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14:paraId="02EFEBA3" w14:textId="77777777"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14:paraId="492F9113" w14:textId="77777777"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14:paraId="40DD5CF9" w14:textId="77777777"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14:paraId="0744897D" w14:textId="77777777"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14:paraId="6B5B2965" w14:textId="77777777" w:rsidR="00662B74" w:rsidRPr="0022764C" w:rsidRDefault="00662B74" w:rsidP="00662B74">
      <w:pPr>
        <w:pStyle w:val="Heading1"/>
      </w:pPr>
      <w:r w:rsidRPr="0022764C">
        <w:t>Extensions applicable to this Management Liability Section</w:t>
      </w:r>
    </w:p>
    <w:p w14:paraId="234FEF3F" w14:textId="77777777"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14:paraId="4C99F890" w14:textId="77777777" w:rsidR="00662B74" w:rsidRPr="0022764C" w:rsidRDefault="00662B74" w:rsidP="00662B74">
      <w:pPr>
        <w:pStyle w:val="Heading1"/>
      </w:pPr>
      <w:r w:rsidRPr="0022764C">
        <w:t>Extensions applicable to all Insuring Clauses of this Management Liability Section</w:t>
      </w:r>
    </w:p>
    <w:p w14:paraId="49E17A63" w14:textId="77777777"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14:paraId="6A210C24" w14:textId="77777777"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14:paraId="10DBBBAA" w14:textId="77777777"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14:paraId="58BB2287" w14:textId="77777777"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14:paraId="1E28709C" w14:textId="77777777"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14:paraId="1074C2CD" w14:textId="77777777"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14:paraId="6A61F9CD" w14:textId="77777777"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14:paraId="4BB92AAD"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14:paraId="19A71CB2" w14:textId="77777777"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14:paraId="3B049714" w14:textId="77777777"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14:paraId="3A24BFDE" w14:textId="77777777"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14:paraId="2EE18D2D" w14:textId="77777777"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14:paraId="1DF1D5E9" w14:textId="77777777"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14:paraId="61A807F6" w14:textId="77777777"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14:paraId="06464AAD" w14:textId="77777777"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14:paraId="51AB8E50" w14:textId="77777777"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14:paraId="3D7F6722" w14:textId="77777777" w:rsidR="00662B74" w:rsidRPr="0022764C" w:rsidRDefault="00662B74" w:rsidP="00662B74">
      <w:pPr>
        <w:pStyle w:val="ListNumber0"/>
        <w:numPr>
          <w:ilvl w:val="0"/>
          <w:numId w:val="0"/>
        </w:numPr>
        <w:spacing w:before="0"/>
        <w:ind w:left="357"/>
      </w:pPr>
      <w:r w:rsidRPr="0022764C">
        <w:t>unless such entity:</w:t>
      </w:r>
    </w:p>
    <w:p w14:paraId="5BA4558C" w14:textId="77777777"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14:paraId="4A72BFAA" w14:textId="77777777"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14:paraId="2F2FB480" w14:textId="77777777"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14:paraId="542C60E0" w14:textId="77777777"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14:paraId="458D4B10" w14:textId="77777777"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14:paraId="58858EE9" w14:textId="77777777"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14:paraId="16C86247" w14:textId="77777777"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14:paraId="206F0B45" w14:textId="77777777"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14:paraId="5F1028DC" w14:textId="77777777"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14:paraId="09FC751D"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14:paraId="3525904F" w14:textId="77777777"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14:paraId="7D1DF811" w14:textId="77777777"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14:paraId="01C2AE6C" w14:textId="77777777"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14:paraId="24AA1DA8" w14:textId="77777777"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14:paraId="2D408742" w14:textId="77777777"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14:paraId="1F91B590" w14:textId="413094DF"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206" w:author="stuart wolstenholme" w:date="2026-05-29T12:39:00Z" w16du:dateUtc="2026-05-29T11:39:00Z">
        <w:r w:rsidRPr="0022764C" w:rsidDel="00BB79CB">
          <w:rPr>
            <w:b/>
            <w:bCs w:val="0"/>
            <w:color w:val="auto"/>
          </w:rPr>
          <w:delText>Penalities</w:delText>
        </w:r>
      </w:del>
      <w:ins w:id="207" w:author="stuart wolstenholme" w:date="2026-05-29T12:39:00Z" w16du:dateUtc="2026-05-29T11:39:00Z">
        <w:r w:rsidR="00BB79CB" w:rsidRPr="0022764C">
          <w:rPr>
            <w:b/>
            <w:bCs w:val="0"/>
            <w:color w:val="auto"/>
          </w:rPr>
          <w:t>Penalties</w:t>
        </w:r>
      </w:ins>
    </w:p>
    <w:p w14:paraId="33EF0CD6" w14:textId="77777777"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14:paraId="74CC3811" w14:textId="77777777"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14:paraId="598FEB92" w14:textId="77777777"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14:paraId="014D2293" w14:textId="77777777"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14:paraId="07340F6A" w14:textId="77777777"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14:paraId="733FF6D9" w14:textId="77777777"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14:paraId="77EDE804" w14:textId="77777777"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14:paraId="7CEAC960" w14:textId="77777777"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14:paraId="563C65AE" w14:textId="77777777"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14:paraId="66159D26" w14:textId="77777777"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63AABF2" w14:textId="77777777"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14:paraId="73E34764"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14:paraId="7136B76B"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14:paraId="5B2779E2"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14:paraId="147BB03E"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14:paraId="6824E588" w14:textId="77777777" w:rsidR="00662B74" w:rsidRPr="0022764C" w:rsidRDefault="00662B74" w:rsidP="00662B74">
      <w:pPr>
        <w:pStyle w:val="Heading1"/>
      </w:pPr>
      <w:r w:rsidRPr="0022764C">
        <w:t xml:space="preserve">Notification and Claims Conditions applicable to this Management Liability Section </w:t>
      </w:r>
    </w:p>
    <w:p w14:paraId="6A867649" w14:textId="77777777" w:rsidR="00662B74" w:rsidRPr="0022764C" w:rsidRDefault="00662B74" w:rsidP="00662B74">
      <w:pPr>
        <w:pStyle w:val="Heading2"/>
        <w:numPr>
          <w:ilvl w:val="0"/>
          <w:numId w:val="408"/>
        </w:numPr>
        <w:ind w:left="360"/>
        <w:rPr>
          <w:b/>
          <w:bCs w:val="0"/>
          <w:color w:val="auto"/>
        </w:rPr>
      </w:pPr>
      <w:bookmarkStart w:id="208" w:name="_Ref306377608"/>
      <w:r w:rsidRPr="0022764C">
        <w:rPr>
          <w:b/>
          <w:bCs w:val="0"/>
          <w:color w:val="auto"/>
        </w:rPr>
        <w:t>Notice</w:t>
      </w:r>
      <w:bookmarkEnd w:id="208"/>
    </w:p>
    <w:p w14:paraId="4374AD3B" w14:textId="77777777"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E267AAF" w14:textId="77777777"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14:paraId="553D8C00" w14:textId="77777777"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14:paraId="3530C2BA" w14:textId="77777777"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14:paraId="2AAB3489" w14:textId="77777777"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14:paraId="050B32E1" w14:textId="77777777"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14:paraId="19ABA3AE" w14:textId="77777777"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14:paraId="68B2F7B1" w14:textId="77777777" w:rsidR="00662B74" w:rsidRPr="0022764C" w:rsidRDefault="00662B74" w:rsidP="00662B74">
      <w:pPr>
        <w:pStyle w:val="ListNumber0"/>
        <w:numPr>
          <w:ilvl w:val="0"/>
          <w:numId w:val="0"/>
        </w:numPr>
        <w:spacing w:before="0"/>
        <w:ind w:left="357"/>
        <w:rPr>
          <w:szCs w:val="18"/>
        </w:rPr>
      </w:pPr>
      <w:r w:rsidRPr="0022764C">
        <w:t>In the event</w:t>
      </w:r>
      <w:r w:rsidRPr="0022764C">
        <w:rPr>
          <w:color w:val="FF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14:paraId="34D524F5" w14:textId="77777777"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14:paraId="6FF794CE"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14:paraId="08149FD2"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14:paraId="1A43EDDE" w14:textId="77777777"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14:paraId="3B09286D" w14:textId="77777777"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209" w:name="_Ref306373265"/>
    </w:p>
    <w:p w14:paraId="6960C213" w14:textId="77777777"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209"/>
    </w:p>
    <w:p w14:paraId="400242FF" w14:textId="77777777"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14:paraId="31D10049" w14:textId="77777777"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14:paraId="3A04CD95" w14:textId="77777777"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14:paraId="654F9788" w14:textId="77777777"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14:paraId="39752468"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14:paraId="5E02881D"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14:paraId="222CB4AD" w14:textId="77777777"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14:paraId="281C1928" w14:textId="77777777"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14:paraId="58FDD1DF" w14:textId="77777777"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14:paraId="1C6936A6" w14:textId="77777777" w:rsidR="00662B74" w:rsidRPr="0022764C" w:rsidRDefault="00662B74" w:rsidP="00662B74">
      <w:pPr>
        <w:pStyle w:val="ListNumber0"/>
        <w:numPr>
          <w:ilvl w:val="0"/>
          <w:numId w:val="0"/>
        </w:numPr>
        <w:spacing w:before="0" w:after="120"/>
        <w:ind w:left="357" w:hanging="357"/>
        <w:rPr>
          <w:color w:val="FF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14:paraId="0B624198" w14:textId="77777777" w:rsidR="00662B74" w:rsidRPr="0022764C" w:rsidRDefault="00662B74" w:rsidP="00662B74">
      <w:pPr>
        <w:pStyle w:val="Heading1"/>
      </w:pPr>
      <w:r w:rsidRPr="0022764C">
        <w:t>General Conditions applicable to this Management Liability Section</w:t>
      </w:r>
    </w:p>
    <w:p w14:paraId="537B1C0A" w14:textId="77777777" w:rsidR="00662B74" w:rsidRPr="0022764C" w:rsidRDefault="00662B74" w:rsidP="00662B74">
      <w:pPr>
        <w:pStyle w:val="Heading2"/>
        <w:numPr>
          <w:ilvl w:val="0"/>
          <w:numId w:val="409"/>
        </w:numPr>
        <w:ind w:left="360"/>
        <w:rPr>
          <w:b/>
          <w:bCs w:val="0"/>
          <w:color w:val="auto"/>
        </w:rPr>
      </w:pPr>
      <w:bookmarkStart w:id="210" w:name="_Ref317698465"/>
      <w:r w:rsidRPr="0022764C">
        <w:rPr>
          <w:b/>
          <w:bCs w:val="0"/>
          <w:color w:val="auto"/>
        </w:rPr>
        <w:t>Change in control and automatic run-off</w:t>
      </w:r>
    </w:p>
    <w:p w14:paraId="34EF91D6" w14:textId="77777777"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210"/>
    </w:p>
    <w:p w14:paraId="65BA8F4A" w14:textId="77777777"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14:paraId="4117EDD6" w14:textId="77777777"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14:paraId="4E0C106B" w14:textId="77777777"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14:paraId="3FDEC55E" w14:textId="77777777"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14:paraId="60468196" w14:textId="6CE2BF7A"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211" w:author="stuart wolstenholme" w:date="2026-05-29T12:48:00Z" w16du:dateUtc="2026-05-29T11:48:00Z">
        <w:r w:rsidRPr="0022764C" w:rsidDel="0022764C">
          <w:delText>a</w:delText>
        </w:r>
      </w:del>
      <w:ins w:id="212"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14:paraId="0BE63A8D" w14:textId="5891CA63"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213" w:author="stuart wolstenholme" w:date="2026-05-29T12:39:00Z" w16du:dateUtc="2026-05-29T11:39:00Z">
        <w:r w:rsidRPr="0022764C" w:rsidDel="00BB79CB">
          <w:rPr>
            <w:b/>
            <w:bCs/>
          </w:rPr>
          <w:delText xml:space="preserve">Insurer’s </w:delText>
        </w:r>
        <w:r w:rsidRPr="0022764C" w:rsidDel="00BB79CB">
          <w:delText> total</w:delText>
        </w:r>
      </w:del>
      <w:ins w:id="214"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14:paraId="1A60EBA5" w14:textId="77777777"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14:paraId="133CEA2B" w14:textId="77777777"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14:paraId="22F02334" w14:textId="77777777"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14:paraId="7183427A" w14:textId="77777777"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14:paraId="539A3230"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14:paraId="5D843C9E"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14:paraId="351669CB"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14:paraId="37E555E8" w14:textId="77777777"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14:paraId="1521175C" w14:textId="77777777"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14:paraId="741D71DB" w14:textId="22A0FD45"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14:paraId="28A5D0D3" w14:textId="77777777"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14:paraId="7C4908A3" w14:textId="77777777"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14:paraId="18DD5B30" w14:textId="77777777"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14:paraId="7F001195" w14:textId="77777777"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14:paraId="05FFA4B8" w14:textId="77777777"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14:paraId="40AF7678" w14:textId="435DF152"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14:paraId="26609E74" w14:textId="77777777"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14:paraId="63AB9F35" w14:textId="77777777"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14:paraId="4A0790A4" w14:textId="77777777"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14:paraId="1F44BBFF" w14:textId="77777777"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14:paraId="2AECE600" w14:textId="77777777"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14:paraId="5D4068F6" w14:textId="77777777"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14:paraId="0B0792D7" w14:textId="77777777"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14:paraId="3C99040B" w14:textId="77777777" w:rsidR="00662B74" w:rsidRPr="0022764C" w:rsidRDefault="00662B74" w:rsidP="00662B74">
      <w:pPr>
        <w:pStyle w:val="BodyText"/>
        <w:rPr>
          <w:color w:val="FF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14:paraId="553CEDD7" w14:textId="77777777"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14:paraId="1D7D34C3" w14:textId="77777777"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14:paraId="675DE6A4" w14:textId="77777777"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14:paraId="18661E90" w14:textId="77777777"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14:paraId="20AF2CE4" w14:textId="77777777"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14:paraId="7B59F19A" w14:textId="77777777"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14:paraId="4496ABCA" w14:textId="77777777"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14:paraId="63492E2F" w14:textId="77777777"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14:paraId="097DBE0F" w14:textId="77777777"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14:paraId="37F0F807" w14:textId="77777777"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14:paraId="3267EF53" w14:textId="77777777"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14:paraId="58550144" w14:textId="77777777" w:rsidR="00662B74" w:rsidRPr="0022764C" w:rsidRDefault="00662B74" w:rsidP="00662B74">
      <w:pPr>
        <w:pStyle w:val="Heading1"/>
      </w:pPr>
      <w:bookmarkStart w:id="215" w:name="_Ref306373318"/>
      <w:r w:rsidRPr="0022764C">
        <w:t>Policy construction and disputes applicable to this Management Liability Section</w:t>
      </w:r>
    </w:p>
    <w:p w14:paraId="501E7DCC" w14:textId="77777777"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14:paraId="3CCCCAC2" w14:textId="77777777"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178B518A" w14:textId="77777777"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215"/>
    </w:p>
    <w:p w14:paraId="56C3E589" w14:textId="77777777"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14:paraId="3449A0C5" w14:textId="77777777"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14:paraId="07A983E8" w14:textId="77777777"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14:paraId="0D3602B2" w14:textId="77777777"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14:paraId="6C122EF8" w14:textId="77777777"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14:paraId="10A0C4CD" w14:textId="77777777" w:rsidR="00662B74" w:rsidRPr="0022764C" w:rsidRDefault="00662B74" w:rsidP="00662B74">
      <w:pPr>
        <w:pStyle w:val="BodyText"/>
        <w:spacing w:before="0"/>
      </w:pPr>
      <w:r w:rsidRPr="0022764C">
        <w:t>Unless prohibited by law, sanction or regulation</w:t>
      </w:r>
    </w:p>
    <w:p w14:paraId="02AAA4BF" w14:textId="77777777"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14:paraId="677EF6AC" w14:textId="77777777"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14:paraId="0CCA02AD" w14:textId="77777777"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14:paraId="769E044C" w14:textId="77777777"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14:paraId="685D2E4A" w14:textId="778007F1"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14:paraId="59C5B2B6" w14:textId="77777777" w:rsidR="00662B74" w:rsidRPr="0022764C" w:rsidRDefault="00662B74" w:rsidP="00662B74"/>
    <w:p w14:paraId="3803BBF6" w14:textId="20ACAD46" w:rsidR="00B0161D" w:rsidRPr="0022764C" w:rsidRDefault="00B0161D">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bookmarkStart w:id="216" w:name="Section_15"/>
      <w:bookmarkStart w:id="217" w:name="_Hlk170120152"/>
      <w:r w:rsidRPr="0022764C">
        <w:rPr>
          <w:rFonts w:ascii="Arial" w:eastAsia="Calibri" w:hAnsi="Arial" w:cs="Times New Roman"/>
          <w:iCs/>
          <w:color w:val="C79000"/>
          <w:sz w:val="52"/>
          <w:szCs w:val="24"/>
        </w:rPr>
        <w:t>Section 15 - CyberGuard™</w:t>
      </w:r>
      <w:bookmarkEnd w:id="216"/>
    </w:p>
    <w:p w14:paraId="0AB87932" w14:textId="7DAB8469"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14:paraId="55F57BD7" w14:textId="77777777"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218"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219"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220"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221"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222"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223"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224"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5"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226"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7"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228"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229" w:author="stuart wolstenholme" w:date="2026-05-29T12:46:00Z" w16du:dateUtc="2026-05-29T11:46:00Z">
            <w:rPr>
              <w:rFonts w:eastAsia="Calibri" w:cstheme="minorHAnsi"/>
              <w:iCs/>
              <w:szCs w:val="18"/>
              <w:lang w:val="en-US"/>
            </w:rPr>
          </w:rPrChange>
        </w:rPr>
        <w:t xml:space="preserve"> as follows:</w:t>
      </w:r>
    </w:p>
    <w:p w14:paraId="459CD5D9" w14:textId="77777777"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14:paraId="2CC4D181" w14:textId="77777777" w:rsidR="006936E8" w:rsidRPr="0022764C" w:rsidRDefault="006936E8" w:rsidP="006936E8">
      <w:pPr>
        <w:autoSpaceDE w:val="0"/>
        <w:autoSpaceDN w:val="0"/>
        <w:adjustRightInd w:val="0"/>
        <w:spacing w:before="0" w:line="240" w:lineRule="auto"/>
        <w:rPr>
          <w:rFonts w:asciiTheme="majorHAnsi" w:eastAsia="Calibri" w:hAnsiTheme="majorHAnsi" w:cstheme="majorHAnsi"/>
          <w:color w:val="009CE4"/>
          <w:sz w:val="28"/>
          <w:szCs w:val="28"/>
          <w14:ligatures w14:val="standardContextual"/>
        </w:rPr>
      </w:pPr>
      <w:bookmarkStart w:id="230" w:name="_Hlk165280889"/>
      <w:r w:rsidRPr="0022764C">
        <w:rPr>
          <w:rFonts w:asciiTheme="majorHAnsi" w:eastAsia="Calibri" w:hAnsiTheme="majorHAnsi" w:cstheme="majorHAnsi"/>
          <w:color w:val="009CE4"/>
          <w:sz w:val="28"/>
          <w:szCs w:val="28"/>
          <w14:ligatures w14:val="standardContextual"/>
        </w:rPr>
        <w:t xml:space="preserve">Insuring Clauses </w:t>
      </w:r>
    </w:p>
    <w:p w14:paraId="15A61C61" w14:textId="77777777"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23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32"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233"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234"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235" w:author="stuart wolstenholme" w:date="2026-05-29T12:46:00Z" w16du:dateUtc="2026-05-29T11:46:00Z">
            <w:rPr>
              <w:rFonts w:eastAsia="Calibri" w:cstheme="minorHAnsi"/>
              <w:szCs w:val="18"/>
              <w:lang w:val="en-US" w:eastAsia="en-GB"/>
            </w:rPr>
          </w:rPrChange>
        </w:rPr>
        <w:t>, as shown in the Schedule.</w:t>
      </w:r>
    </w:p>
    <w:p w14:paraId="209B78E7"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14:paraId="0779EA39"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6B1B37F0" w14:textId="77777777" w:rsidR="006936E8" w:rsidRPr="0022764C" w:rsidRDefault="006936E8" w:rsidP="006936E8">
      <w:pPr>
        <w:numPr>
          <w:ilvl w:val="0"/>
          <w:numId w:val="422"/>
        </w:numPr>
        <w:autoSpaceDE w:val="0"/>
        <w:autoSpaceDN w:val="0"/>
        <w:adjustRightInd w:val="0"/>
        <w:spacing w:before="0" w:after="160" w:line="240" w:lineRule="auto"/>
        <w:rPr>
          <w:rFonts w:asciiTheme="majorHAnsi" w:eastAsia="Calibri" w:hAnsiTheme="majorHAnsi" w:cstheme="majorHAnsi"/>
          <w:b/>
          <w:bCs/>
          <w:color w:val="000000"/>
          <w:sz w:val="28"/>
          <w:szCs w:val="28"/>
          <w14:ligatures w14:val="standardContextual"/>
        </w:rPr>
      </w:pPr>
      <w:r w:rsidRPr="0022764C">
        <w:rPr>
          <w:rFonts w:asciiTheme="majorHAnsi" w:eastAsia="Calibri" w:hAnsiTheme="majorHAnsi" w:cstheme="majorHAnsi"/>
          <w:b/>
          <w:bCs/>
          <w:color w:val="000000"/>
          <w:sz w:val="28"/>
          <w:szCs w:val="28"/>
          <w14:ligatures w14:val="standardContextual"/>
        </w:rPr>
        <w:t>Third Party Liability Insuring Clauses</w:t>
      </w:r>
    </w:p>
    <w:p w14:paraId="0E3DEAFA"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786C24CD"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Multimedia Liability</w:t>
      </w:r>
    </w:p>
    <w:p w14:paraId="67CCBE3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14:paraId="34AA13A1"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BBFE48C"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6"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0BAFBFA1" w14:textId="77777777"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14:paraId="70574533"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Security and Privacy Liability</w:t>
      </w:r>
    </w:p>
    <w:p w14:paraId="5F069AD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14:paraId="1B6EA709"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F0ACCF2"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7"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5C656775" w14:textId="77777777"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14:paraId="393EE3F9"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Privacy Regulatory Defence and Penalties</w:t>
      </w:r>
    </w:p>
    <w:p w14:paraId="3CBC9396" w14:textId="77777777"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14:paraId="2976A9F3"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14:paraId="48629B8E"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14:paraId="09F66CFB"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4DBF9D38"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PCI DSS Liability</w:t>
      </w:r>
    </w:p>
    <w:p w14:paraId="4AFF447C"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14:paraId="3DF32C67"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34FB3FB7"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Bodily Injury Liability Cover</w:t>
      </w:r>
    </w:p>
    <w:p w14:paraId="25C81038"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07230BCA"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6687F6E2"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Property Damage Liability Cover</w:t>
      </w:r>
    </w:p>
    <w:p w14:paraId="09172647"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58243407"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7FECE042" w14:textId="77777777" w:rsidR="006936E8" w:rsidRPr="0022764C" w:rsidRDefault="006936E8" w:rsidP="006936E8">
      <w:pPr>
        <w:numPr>
          <w:ilvl w:val="0"/>
          <w:numId w:val="423"/>
        </w:numPr>
        <w:autoSpaceDE w:val="0"/>
        <w:autoSpaceDN w:val="0"/>
        <w:adjustRightInd w:val="0"/>
        <w:spacing w:before="0" w:after="160" w:line="240" w:lineRule="auto"/>
        <w:rPr>
          <w:rFonts w:eastAsia="Arial" w:cstheme="minorHAnsi"/>
          <w:b/>
          <w:bCs/>
          <w:sz w:val="28"/>
          <w:szCs w:val="28"/>
        </w:rPr>
      </w:pPr>
      <w:r w:rsidRPr="0022764C">
        <w:rPr>
          <w:rFonts w:eastAsia="Arial" w:cstheme="minorHAnsi"/>
          <w:b/>
          <w:bCs/>
          <w:sz w:val="28"/>
          <w:szCs w:val="28"/>
        </w:rPr>
        <w:t>First Party Insuring Clauses</w:t>
      </w:r>
    </w:p>
    <w:p w14:paraId="3D643D83" w14:textId="77777777" w:rsidR="006936E8" w:rsidRPr="0022764C" w:rsidRDefault="006936E8" w:rsidP="006936E8">
      <w:pPr>
        <w:autoSpaceDE w:val="0"/>
        <w:autoSpaceDN w:val="0"/>
        <w:adjustRightInd w:val="0"/>
        <w:spacing w:before="0" w:line="240" w:lineRule="auto"/>
        <w:ind w:left="360"/>
        <w:rPr>
          <w:rFonts w:eastAsia="Arial" w:cstheme="minorHAnsi"/>
        </w:rPr>
      </w:pPr>
    </w:p>
    <w:p w14:paraId="4998960B"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Breach Event Costs</w:t>
      </w:r>
    </w:p>
    <w:p w14:paraId="7DC0FA7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3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14:paraId="6F55723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3C0C3AE5"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BrandGuard</w:t>
      </w:r>
    </w:p>
    <w:p w14:paraId="3C3C279A"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23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24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14:paraId="6AC81290"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187D136E"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lastRenderedPageBreak/>
        <w:t>System Failure</w:t>
      </w:r>
    </w:p>
    <w:p w14:paraId="115F12D8" w14:textId="77777777" w:rsidR="006936E8" w:rsidRPr="0022764C" w:rsidRDefault="006936E8" w:rsidP="006936E8">
      <w:pPr>
        <w:numPr>
          <w:ilvl w:val="0"/>
          <w:numId w:val="414"/>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Data Recovery</w:t>
      </w:r>
    </w:p>
    <w:p w14:paraId="07629E92"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6D6A00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169122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242"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58D44E6C"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63D16F2E" w14:textId="77777777"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14:paraId="74A331C4" w14:textId="77777777" w:rsidR="006936E8" w:rsidRPr="0022764C" w:rsidRDefault="006936E8" w:rsidP="006936E8">
      <w:pPr>
        <w:numPr>
          <w:ilvl w:val="0"/>
          <w:numId w:val="414"/>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Non-Physical Business Interruption</w:t>
      </w:r>
    </w:p>
    <w:p w14:paraId="33B92849"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3"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52B5BBB1" w14:textId="77777777"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14:paraId="614B4A90"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2078728C"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24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47CF1E7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14:paraId="6FD1224F"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Extortion</w:t>
      </w:r>
    </w:p>
    <w:p w14:paraId="451E116F"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2D8F95FC"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7879A309"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14:paraId="6D707CD7"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14:paraId="0F722597"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Crime</w:t>
      </w:r>
    </w:p>
    <w:p w14:paraId="2918D179" w14:textId="77777777" w:rsidR="006936E8" w:rsidRPr="0022764C" w:rsidRDefault="006936E8" w:rsidP="006936E8">
      <w:pPr>
        <w:numPr>
          <w:ilvl w:val="0"/>
          <w:numId w:val="417"/>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Financial Fraud</w:t>
      </w:r>
    </w:p>
    <w:p w14:paraId="3828CA9A" w14:textId="77777777" w:rsidR="006936E8" w:rsidRPr="0022764C" w:rsidRDefault="006936E8" w:rsidP="006936E8">
      <w:pPr>
        <w:autoSpaceDE w:val="0"/>
        <w:autoSpaceDN w:val="0"/>
        <w:adjustRightInd w:val="0"/>
        <w:spacing w:before="0" w:line="240" w:lineRule="auto"/>
        <w:ind w:left="720"/>
        <w:rPr>
          <w:rFonts w:eastAsia="Arial" w:cstheme="minorHAnsi"/>
          <w:szCs w:val="18"/>
          <w:rPrChange w:id="246"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4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24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24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250"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25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25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25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255"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7"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258"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25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60"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261"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262" w:author="stuart wolstenholme" w:date="2026-05-29T12:46:00Z" w16du:dateUtc="2026-05-29T11:46:00Z">
            <w:rPr>
              <w:rFonts w:eastAsia="Calibri" w:cstheme="minorHAnsi"/>
              <w:szCs w:val="18"/>
              <w:lang w:val="en-US" w:eastAsia="en-GB"/>
            </w:rPr>
          </w:rPrChange>
        </w:rPr>
        <w:t>.</w:t>
      </w:r>
    </w:p>
    <w:p w14:paraId="0FF13FE7" w14:textId="77777777"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14:paraId="352D3F1C" w14:textId="77777777" w:rsidR="006936E8" w:rsidRPr="0022764C" w:rsidRDefault="006936E8" w:rsidP="006936E8">
      <w:pPr>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Telecommunications and Utilities Fraud</w:t>
      </w:r>
    </w:p>
    <w:p w14:paraId="23DAE5DF" w14:textId="77777777"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263"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6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265"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266"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267"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268"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69"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270"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271"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272"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73"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74" w:author="stuart wolstenholme" w:date="2026-05-29T12:46:00Z" w16du:dateUtc="2026-05-29T11:46:00Z">
            <w:rPr>
              <w:rFonts w:eastAsia="Calibri" w:cstheme="minorHAnsi"/>
              <w:szCs w:val="18"/>
              <w:lang w:val="en-US" w:eastAsia="en-GB"/>
            </w:rPr>
          </w:rPrChange>
        </w:rPr>
        <w:t>.</w:t>
      </w:r>
    </w:p>
    <w:p w14:paraId="6445B01F" w14:textId="77777777" w:rsidR="00054903" w:rsidRPr="0022764C" w:rsidRDefault="00054903" w:rsidP="006936E8">
      <w:pPr>
        <w:autoSpaceDE w:val="0"/>
        <w:autoSpaceDN w:val="0"/>
        <w:adjustRightInd w:val="0"/>
        <w:spacing w:before="0" w:line="240" w:lineRule="auto"/>
        <w:ind w:left="720"/>
        <w:rPr>
          <w:rFonts w:eastAsia="Arial" w:cstheme="minorHAnsi"/>
          <w:szCs w:val="18"/>
        </w:rPr>
      </w:pPr>
    </w:p>
    <w:p w14:paraId="1FB1678B" w14:textId="77777777" w:rsidR="006936E8" w:rsidRPr="0022764C" w:rsidRDefault="006936E8" w:rsidP="006936E8">
      <w:pPr>
        <w:autoSpaceDE w:val="0"/>
        <w:autoSpaceDN w:val="0"/>
        <w:adjustRightInd w:val="0"/>
        <w:spacing w:before="0" w:line="240" w:lineRule="auto"/>
        <w:ind w:left="720" w:hanging="360"/>
        <w:rPr>
          <w:rFonts w:eastAsia="Arial" w:cstheme="minorHAnsi"/>
        </w:rPr>
      </w:pPr>
    </w:p>
    <w:p w14:paraId="73DDF691" w14:textId="77777777" w:rsidR="006936E8" w:rsidRPr="0022764C" w:rsidRDefault="006936E8" w:rsidP="006936E8">
      <w:pPr>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Phishing Fraud</w:t>
      </w:r>
    </w:p>
    <w:p w14:paraId="254905EC"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27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14:paraId="7D750247"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27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14:paraId="0CE54BF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39F10A0"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Bricking Loss</w:t>
      </w:r>
    </w:p>
    <w:p w14:paraId="184DAD2F" w14:textId="671AA180"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279"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280"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81"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282"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283"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284"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285"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286"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287"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288" w:author="stuart wolstenholme" w:date="2026-05-29T12:48:00Z" w16du:dateUtc="2026-05-29T11:48:00Z">
        <w:r w:rsidRPr="0022764C" w:rsidDel="0022764C">
          <w:rPr>
            <w:rFonts w:eastAsia="Calibri" w:cstheme="minorHAnsi"/>
            <w:color w:val="000000"/>
            <w:szCs w:val="18"/>
            <w14:ligatures w14:val="standardContextual"/>
          </w:rPr>
          <w:delText>p</w:delText>
        </w:r>
      </w:del>
      <w:del w:id="289" w:author="stuart wolstenholme" w:date="2026-05-29T12:39:00Z" w16du:dateUtc="2026-05-29T11:39:00Z">
        <w:r w:rsidRPr="0022764C" w:rsidDel="00BB79CB">
          <w:rPr>
            <w:rFonts w:eastAsia="Calibri" w:cstheme="minorHAnsi"/>
            <w:szCs w:val="18"/>
            <w:lang w:eastAsia="en-GB"/>
            <w:rPrChange w:id="290" w:author="stuart wolstenholme" w:date="2026-05-29T12:46:00Z" w16du:dateUtc="2026-05-29T11:46:00Z">
              <w:rPr>
                <w:rFonts w:eastAsia="Calibri" w:cstheme="minorHAnsi"/>
                <w:szCs w:val="18"/>
                <w:lang w:val="en-US" w:eastAsia="en-GB"/>
              </w:rPr>
            </w:rPrChange>
          </w:rPr>
          <w:delText>rovides</w:delText>
        </w:r>
      </w:del>
      <w:ins w:id="291"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292"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293"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294"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295" w:author="stuart wolstenholme" w:date="2026-05-29T12:46:00Z" w16du:dateUtc="2026-05-29T11:46:00Z">
            <w:rPr>
              <w:rFonts w:eastAsia="Calibri" w:cstheme="minorHAnsi"/>
              <w:b/>
              <w:bCs/>
              <w:szCs w:val="18"/>
              <w:lang w:val="en-US" w:eastAsia="en-GB"/>
            </w:rPr>
          </w:rPrChange>
        </w:rPr>
        <w:t>Bricking Event.</w:t>
      </w:r>
    </w:p>
    <w:p w14:paraId="76F99C7E"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60F5855B"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Property Damage Loss</w:t>
      </w:r>
    </w:p>
    <w:p w14:paraId="4609F05D" w14:textId="77777777"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296"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297"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298"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9"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300"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01" w:author="stuart wolstenholme" w:date="2026-05-29T12:46:00Z" w16du:dateUtc="2026-05-29T11:46:00Z">
            <w:rPr>
              <w:rFonts w:eastAsia="Calibri" w:cstheme="minorHAnsi"/>
              <w:szCs w:val="18"/>
              <w:lang w:val="en-US" w:eastAsia="en-GB"/>
            </w:rPr>
          </w:rPrChange>
        </w:rPr>
        <w:t>, provided always that:</w:t>
      </w:r>
    </w:p>
    <w:p w14:paraId="30C2876E" w14:textId="77777777"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302" w:author="stuart wolstenholme" w:date="2026-05-29T12:46:00Z" w16du:dateUtc="2026-05-29T11:46:00Z">
            <w:rPr>
              <w:rFonts w:eastAsia="Calibri" w:cstheme="minorHAnsi"/>
              <w:szCs w:val="18"/>
              <w:lang w:val="en-US" w:eastAsia="en-GB"/>
            </w:rPr>
          </w:rPrChange>
        </w:rPr>
      </w:pPr>
    </w:p>
    <w:p w14:paraId="065706BE"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303"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304"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305"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306"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307"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308"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309" w:author="stuart wolstenholme" w:date="2026-05-29T12:46:00Z" w16du:dateUtc="2026-05-29T11:46:00Z">
            <w:rPr>
              <w:rFonts w:eastAsia="Calibri" w:cstheme="minorHAnsi"/>
              <w:bCs/>
              <w:szCs w:val="18"/>
              <w:lang w:val="en-US" w:eastAsia="en-GB"/>
            </w:rPr>
          </w:rPrChange>
        </w:rPr>
        <w:t>;</w:t>
      </w:r>
    </w:p>
    <w:p w14:paraId="53AA4A2A"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310"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11"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312"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313"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14" w:author="stuart wolstenholme" w:date="2026-05-29T12:46:00Z" w16du:dateUtc="2026-05-29T11:46:00Z">
            <w:rPr>
              <w:rFonts w:eastAsia="Calibri" w:cstheme="minorHAnsi"/>
              <w:szCs w:val="18"/>
              <w:lang w:val="en-US" w:eastAsia="en-GB"/>
            </w:rPr>
          </w:rPrChange>
        </w:rPr>
        <w:t>; and</w:t>
      </w:r>
    </w:p>
    <w:p w14:paraId="46EC0E5D"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315"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31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317" w:author="stuart wolstenholme" w:date="2026-05-29T12:46:00Z" w16du:dateUtc="2026-05-29T11:46:00Z">
            <w:rPr>
              <w:rFonts w:eastAsia="Calibri" w:cstheme="minorHAnsi"/>
              <w:szCs w:val="18"/>
              <w:lang w:val="en-US" w:eastAsia="en-GB"/>
            </w:rPr>
          </w:rPrChange>
        </w:rPr>
        <w:t>for such physical damage.</w:t>
      </w:r>
    </w:p>
    <w:p w14:paraId="68EFEF35"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57B8B3E5"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Reward Expenses</w:t>
      </w:r>
    </w:p>
    <w:p w14:paraId="63DA4AC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lastRenderedPageBreak/>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14:paraId="4872C3E6"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75D23D12" w14:textId="77777777" w:rsidR="006936E8" w:rsidRPr="0022764C" w:rsidRDefault="006936E8" w:rsidP="006936E8">
      <w:pPr>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bookmarkStart w:id="318" w:name="_Hlk165280430"/>
      <w:r w:rsidRPr="0022764C">
        <w:rPr>
          <w:rFonts w:asciiTheme="majorHAnsi" w:eastAsia="Calibri" w:hAnsiTheme="majorHAnsi" w:cstheme="majorHAnsi"/>
          <w:b/>
          <w:bCs/>
          <w:color w:val="000000"/>
          <w:sz w:val="22"/>
          <w:szCs w:val="22"/>
          <w14:ligatures w14:val="standardContextual"/>
        </w:rPr>
        <w:t>Court Attendance Costs</w:t>
      </w:r>
    </w:p>
    <w:p w14:paraId="1D7DD8AC" w14:textId="24E04CF7" w:rsidR="006936E8" w:rsidRPr="0022764C" w:rsidRDefault="006936E8" w:rsidP="006936E8">
      <w:pPr>
        <w:autoSpaceDE w:val="0"/>
        <w:autoSpaceDN w:val="0"/>
        <w:adjustRightInd w:val="0"/>
        <w:spacing w:before="0" w:line="240" w:lineRule="auto"/>
        <w:ind w:left="360"/>
        <w:rPr>
          <w:rFonts w:eastAsia="Times New Roman" w:cstheme="minorHAnsi"/>
          <w:szCs w:val="18"/>
          <w:rPrChange w:id="319"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320"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321"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322"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323"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324"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325"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326"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327"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8"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329"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330"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331"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332"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333"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334"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335" w:author="stuart wolstenholme" w:date="2026-05-29T12:46:00Z" w16du:dateUtc="2026-05-29T11:46:00Z">
            <w:rPr>
              <w:rFonts w:eastAsia="Calibri" w:cstheme="minorHAnsi"/>
              <w:szCs w:val="18"/>
              <w:lang w:val="en-US" w:eastAsia="en-GB"/>
            </w:rPr>
          </w:rPrChange>
        </w:rPr>
        <w:t xml:space="preserve"> </w:t>
      </w:r>
      <w:del w:id="336" w:author="stuart wolstenholme" w:date="2026-05-29T12:39:00Z" w16du:dateUtc="2026-05-29T11:39:00Z">
        <w:r w:rsidRPr="0022764C" w:rsidDel="00BB79CB">
          <w:rPr>
            <w:rFonts w:eastAsia="Calibri" w:cstheme="minorHAnsi"/>
            <w:szCs w:val="18"/>
            <w:lang w:eastAsia="en-GB"/>
            <w:rPrChange w:id="337" w:author="stuart wolstenholme" w:date="2026-05-29T12:46:00Z" w16du:dateUtc="2026-05-29T11:46:00Z">
              <w:rPr>
                <w:rFonts w:eastAsia="Calibri" w:cstheme="minorHAnsi"/>
                <w:szCs w:val="18"/>
                <w:lang w:val="en-US" w:eastAsia="en-GB"/>
              </w:rPr>
            </w:rPrChange>
          </w:rPr>
          <w:delText>Third Party</w:delText>
        </w:r>
      </w:del>
      <w:ins w:id="338" w:author="stuart wolstenholme" w:date="2026-05-29T12:39:00Z" w16du:dateUtc="2026-05-29T11:39:00Z">
        <w:r w:rsidR="00BB79CB" w:rsidRPr="0022764C">
          <w:rPr>
            <w:rFonts w:eastAsia="Calibri" w:cstheme="minorHAnsi"/>
            <w:szCs w:val="18"/>
            <w:lang w:eastAsia="en-GB"/>
            <w:rPrChange w:id="339"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340"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341" w:author="stuart wolstenholme" w:date="2026-05-29T12:46:00Z" w16du:dateUtc="2026-05-29T11:46:00Z">
            <w:rPr>
              <w:rFonts w:eastAsia="Times New Roman" w:cstheme="minorHAnsi"/>
              <w:szCs w:val="18"/>
              <w:lang w:val="en-US"/>
            </w:rPr>
          </w:rPrChange>
        </w:rPr>
        <w:t xml:space="preserve"> of this Policy.</w:t>
      </w:r>
    </w:p>
    <w:bookmarkEnd w:id="230"/>
    <w:bookmarkEnd w:id="318"/>
    <w:p w14:paraId="2CADA362"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3CCD3DF5" w14:textId="49190B7C" w:rsidR="00054903" w:rsidRPr="0022764C" w:rsidRDefault="006936E8"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Definitions</w:t>
      </w:r>
    </w:p>
    <w:p w14:paraId="1F9BFD4F"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68622547" w14:textId="77777777"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14:paraId="183CF1EE" w14:textId="77777777"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14:paraId="751A08D5"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MS Gothic" w:hAnsiTheme="majorHAnsi" w:cstheme="majorHAnsi"/>
          <w:b/>
          <w:bCs/>
          <w:sz w:val="22"/>
          <w:szCs w:val="22"/>
        </w:rPr>
        <w:t>Acquiring Bank</w:t>
      </w:r>
      <w:r w:rsidRPr="0022764C">
        <w:rPr>
          <w:rFonts w:asciiTheme="majorHAnsi" w:eastAsia="Times New Roman" w:hAnsiTheme="majorHAnsi" w:cstheme="majorHAnsi"/>
          <w:b/>
          <w:bCs/>
          <w:sz w:val="22"/>
          <w:szCs w:val="22"/>
        </w:rPr>
        <w:t xml:space="preserve"> </w:t>
      </w:r>
    </w:p>
    <w:p w14:paraId="02D1B74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14:paraId="42703DC3"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Act of Cyber Terrorism</w:t>
      </w:r>
    </w:p>
    <w:p w14:paraId="66FE331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342"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343"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14:paraId="40F9D9C2"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Times New Roman" w:hAnsiTheme="majorHAnsi" w:cstheme="majorHAnsi"/>
          <w:b/>
          <w:bCs/>
          <w:sz w:val="22"/>
          <w:szCs w:val="22"/>
        </w:rPr>
        <w:t xml:space="preserve">Actual Cash Value </w:t>
      </w:r>
    </w:p>
    <w:p w14:paraId="4C23C55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14:paraId="13574B1E"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Adverse Media Report</w:t>
      </w:r>
    </w:p>
    <w:p w14:paraId="16E97892" w14:textId="77777777" w:rsidR="006936E8" w:rsidRPr="0022764C" w:rsidRDefault="006936E8" w:rsidP="006936E8">
      <w:pPr>
        <w:spacing w:before="0" w:line="240" w:lineRule="auto"/>
        <w:rPr>
          <w:rFonts w:eastAsia="Calibri" w:cstheme="minorHAnsi"/>
          <w:color w:val="FF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FF0000"/>
          <w:kern w:val="2"/>
          <w:szCs w:val="18"/>
          <w14:ligatures w14:val="standardContextual"/>
        </w:rPr>
        <w:t xml:space="preserve">  </w:t>
      </w:r>
    </w:p>
    <w:p w14:paraId="15C33522"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Assumed Under Contract</w:t>
      </w:r>
    </w:p>
    <w:p w14:paraId="7CDA26C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14:paraId="580D85F1" w14:textId="77777777" w:rsidR="006936E8" w:rsidRPr="0022764C" w:rsidRDefault="006936E8" w:rsidP="006936E8">
      <w:pPr>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p>
    <w:p w14:paraId="19D84180" w14:textId="77777777" w:rsidR="006936E8" w:rsidRPr="0022764C" w:rsidRDefault="006936E8" w:rsidP="006936E8">
      <w:pPr>
        <w:spacing w:before="0" w:line="240" w:lineRule="auto"/>
        <w:rPr>
          <w:rFonts w:eastAsia="Calibri" w:cstheme="minorHAnsi"/>
          <w:szCs w:val="18"/>
          <w:lang w:eastAsia="en-GB"/>
          <w:rPrChange w:id="344"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345"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14:paraId="1EAB44A5" w14:textId="77777777" w:rsidR="00054903" w:rsidRPr="0022764C" w:rsidRDefault="00054903" w:rsidP="006936E8">
      <w:pPr>
        <w:spacing w:before="0" w:line="240" w:lineRule="auto"/>
        <w:rPr>
          <w:rFonts w:eastAsia="Calibri" w:cstheme="minorHAnsi"/>
          <w:szCs w:val="18"/>
          <w:lang w:eastAsia="en-GB"/>
          <w:rPrChange w:id="346" w:author="stuart wolstenholme" w:date="2026-05-29T12:46:00Z" w16du:dateUtc="2026-05-29T11:46:00Z">
            <w:rPr>
              <w:rFonts w:eastAsia="Calibri" w:cstheme="minorHAnsi"/>
              <w:szCs w:val="18"/>
              <w:lang w:val="en-US" w:eastAsia="en-GB"/>
            </w:rPr>
          </w:rPrChange>
        </w:rPr>
      </w:pPr>
    </w:p>
    <w:p w14:paraId="06D1DAFD" w14:textId="77777777" w:rsidR="00054903" w:rsidRPr="0022764C" w:rsidRDefault="00054903" w:rsidP="006936E8">
      <w:pPr>
        <w:spacing w:before="0" w:line="240" w:lineRule="auto"/>
        <w:rPr>
          <w:rFonts w:eastAsia="Calibri" w:cstheme="minorHAnsi"/>
          <w:szCs w:val="18"/>
          <w:lang w:eastAsia="en-GB"/>
          <w:rPrChange w:id="347" w:author="stuart wolstenholme" w:date="2026-05-29T12:46:00Z" w16du:dateUtc="2026-05-29T11:46:00Z">
            <w:rPr>
              <w:rFonts w:eastAsia="Calibri" w:cstheme="minorHAnsi"/>
              <w:szCs w:val="18"/>
              <w:lang w:val="en-US" w:eastAsia="en-GB"/>
            </w:rPr>
          </w:rPrChange>
        </w:rPr>
      </w:pPr>
    </w:p>
    <w:p w14:paraId="54B51DEB" w14:textId="69932E04" w:rsidR="00054903" w:rsidRPr="0022764C" w:rsidRDefault="006936E8" w:rsidP="006936E8">
      <w:pPr>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r w:rsidRPr="0022764C">
        <w:rPr>
          <w:rFonts w:asciiTheme="majorHAnsi" w:eastAsia="Arial" w:hAnsiTheme="majorHAnsi" w:cstheme="majorHAnsi"/>
          <w:b/>
          <w:sz w:val="22"/>
          <w:szCs w:val="22"/>
          <w:lang w:eastAsia="en-GB"/>
        </w:rPr>
        <w:t>Claim</w:t>
      </w:r>
    </w:p>
    <w:p w14:paraId="23652973" w14:textId="77777777" w:rsidR="006936E8" w:rsidRPr="0022764C" w:rsidRDefault="006936E8" w:rsidP="006936E8">
      <w:pPr>
        <w:spacing w:before="0" w:line="240" w:lineRule="auto"/>
        <w:rPr>
          <w:rFonts w:eastAsia="Calibri" w:cstheme="minorHAnsi"/>
          <w:szCs w:val="18"/>
          <w:lang w:eastAsia="en-GB"/>
          <w:rPrChange w:id="348"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349"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350"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351"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352" w:author="stuart wolstenholme" w:date="2026-05-29T12:46:00Z" w16du:dateUtc="2026-05-29T11:46:00Z">
            <w:rPr>
              <w:rFonts w:eastAsia="Calibri" w:cstheme="minorHAnsi"/>
              <w:szCs w:val="18"/>
              <w:lang w:val="en-US" w:eastAsia="en-GB"/>
            </w:rPr>
          </w:rPrChange>
        </w:rPr>
        <w:t>:</w:t>
      </w:r>
    </w:p>
    <w:p w14:paraId="7AF3F2E5"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353"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35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355"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35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57"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3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359"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60"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6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6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6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64" w:author="stuart wolstenholme" w:date="2026-05-29T12:46:00Z" w16du:dateUtc="2026-05-29T11:46:00Z">
            <w:rPr>
              <w:rFonts w:eastAsia="Calibri" w:cstheme="minorHAnsi"/>
              <w:szCs w:val="18"/>
              <w:lang w:val="en-US" w:eastAsia="en-GB"/>
            </w:rPr>
          </w:rPrChange>
        </w:rPr>
        <w:t>;</w:t>
      </w:r>
    </w:p>
    <w:p w14:paraId="7BBA3E63"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365" w:name="_Hlk174633842"/>
      <w:r w:rsidRPr="0022764C">
        <w:rPr>
          <w:rFonts w:eastAsia="Calibri" w:cstheme="minorHAnsi"/>
          <w:szCs w:val="18"/>
          <w:lang w:eastAsia="en-GB"/>
          <w:rPrChange w:id="36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36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6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36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37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371"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7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7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7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7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76" w:author="stuart wolstenholme" w:date="2026-05-29T12:46:00Z" w16du:dateUtc="2026-05-29T11:46:00Z">
            <w:rPr>
              <w:rFonts w:eastAsia="Calibri" w:cstheme="minorHAnsi"/>
              <w:szCs w:val="18"/>
              <w:lang w:val="en-US" w:eastAsia="en-GB"/>
            </w:rPr>
          </w:rPrChange>
        </w:rPr>
        <w:t>; or</w:t>
      </w:r>
    </w:p>
    <w:bookmarkEnd w:id="365"/>
    <w:p w14:paraId="32F85E44" w14:textId="77777777"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14:paraId="6E2AE620" w14:textId="0F370BCA" w:rsidR="00054903" w:rsidRPr="0022764C" w:rsidRDefault="006936E8" w:rsidP="006936E8">
      <w:pPr>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 Wrongful Act</w:t>
      </w:r>
      <w:r w:rsidRPr="0022764C">
        <w:rPr>
          <w:rFonts w:asciiTheme="majorHAnsi" w:eastAsia="Arial" w:hAnsiTheme="majorHAnsi" w:cstheme="majorHAnsi"/>
          <w:bCs/>
          <w:sz w:val="22"/>
          <w:szCs w:val="22"/>
          <w:lang w:eastAsia="en-GB"/>
        </w:rPr>
        <w:t xml:space="preserve"> </w:t>
      </w:r>
    </w:p>
    <w:p w14:paraId="61AC1E71"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377"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378"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379"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380"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381"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382"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383"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384"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385"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386"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387" w:author="stuart wolstenholme" w:date="2026-05-29T12:46:00Z" w16du:dateUtc="2026-05-29T11:46:00Z">
            <w:rPr>
              <w:rFonts w:eastAsia="Calibri" w:cstheme="minorHAnsi"/>
              <w:kern w:val="2"/>
              <w:szCs w:val="18"/>
              <w:lang w:val="en-US" w:eastAsia="en-GB"/>
              <w14:ligatures w14:val="standardContextual"/>
            </w:rPr>
          </w:rPrChange>
        </w:rPr>
        <w:t>.</w:t>
      </w:r>
    </w:p>
    <w:p w14:paraId="2318D029" w14:textId="77777777" w:rsidR="006936E8" w:rsidRPr="0022764C" w:rsidRDefault="006936E8" w:rsidP="006936E8">
      <w:pPr>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BPO Service Provider</w:t>
      </w:r>
      <w:r w:rsidRPr="0022764C">
        <w:rPr>
          <w:rFonts w:asciiTheme="majorHAnsi" w:eastAsia="Arial" w:hAnsiTheme="majorHAnsi" w:cstheme="majorHAnsi"/>
          <w:bCs/>
          <w:sz w:val="22"/>
          <w:szCs w:val="22"/>
          <w:lang w:eastAsia="en-GB"/>
        </w:rPr>
        <w:t xml:space="preserve"> </w:t>
      </w:r>
    </w:p>
    <w:p w14:paraId="09F67915" w14:textId="77777777"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14:paraId="4F8FD958"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Brand Loss</w:t>
      </w:r>
    </w:p>
    <w:p w14:paraId="5C91E015"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14:paraId="634E5AAC"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p>
    <w:p w14:paraId="4FF9588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14:paraId="2BC6A11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14:paraId="7E1ECBF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14:paraId="7E83B00C" w14:textId="66F37C7B"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388"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389"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14:paraId="1D05BD2A"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w:t>
      </w:r>
      <w:r w:rsidRPr="0022764C">
        <w:rPr>
          <w:rFonts w:eastAsia="Arial" w:cstheme="minorHAnsi"/>
          <w:color w:val="000000"/>
          <w:szCs w:val="18"/>
        </w:rPr>
        <w:lastRenderedPageBreak/>
        <w:t xml:space="preserve">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14:paraId="0036B107"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14:paraId="4D3218EF"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14:paraId="15F355EE"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Calibri" w:hAnsiTheme="majorHAnsi" w:cstheme="majorHAnsi"/>
          <w:b/>
          <w:bCs/>
          <w:sz w:val="22"/>
          <w:szCs w:val="22"/>
          <w:lang w:eastAsia="en-GB"/>
          <w:rPrChange w:id="390" w:author="stuart wolstenholme" w:date="2026-05-29T12:46:00Z" w16du:dateUtc="2026-05-29T11:46:00Z">
            <w:rPr>
              <w:rFonts w:asciiTheme="majorHAnsi" w:eastAsia="Calibri" w:hAnsiTheme="majorHAnsi" w:cstheme="majorHAnsi"/>
              <w:b/>
              <w:bCs/>
              <w:sz w:val="22"/>
              <w:szCs w:val="22"/>
              <w:lang w:val="en-US" w:eastAsia="en-GB"/>
            </w:rPr>
          </w:rPrChange>
        </w:rPr>
        <w:t>Breach Support and Credit Monitoring Expenses</w:t>
      </w:r>
    </w:p>
    <w:p w14:paraId="333449CD" w14:textId="71705186"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391"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39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39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94"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395"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39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397"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3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3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400"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401"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402"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4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404"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40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406"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407" w:author="stuart wolstenholme" w:date="2026-05-29T12:46:00Z" w16du:dateUtc="2026-05-29T11:46:00Z">
            <w:rPr>
              <w:rFonts w:eastAsia="Calibri" w:cstheme="minorHAnsi"/>
              <w:szCs w:val="18"/>
              <w:lang w:val="en-US" w:eastAsia="en-GB"/>
            </w:rPr>
          </w:rPrChange>
        </w:rPr>
        <w:t xml:space="preserve"> the cost to set up and operate a call </w:t>
      </w:r>
      <w:del w:id="408" w:author="stuart wolstenholme" w:date="2026-05-29T12:48:00Z" w16du:dateUtc="2026-05-29T11:48:00Z">
        <w:r w:rsidRPr="0022764C" w:rsidDel="0022764C">
          <w:rPr>
            <w:rFonts w:eastAsia="Calibri" w:cstheme="minorHAnsi"/>
            <w:szCs w:val="18"/>
            <w:lang w:eastAsia="en-GB"/>
            <w:rPrChange w:id="409" w:author="stuart wolstenholme" w:date="2026-05-29T12:46:00Z" w16du:dateUtc="2026-05-29T11:46:00Z">
              <w:rPr>
                <w:rFonts w:eastAsia="Calibri" w:cstheme="minorHAnsi"/>
                <w:szCs w:val="18"/>
                <w:lang w:val="en-US" w:eastAsia="en-GB"/>
              </w:rPr>
            </w:rPrChange>
          </w:rPr>
          <w:delText>center</w:delText>
        </w:r>
      </w:del>
      <w:ins w:id="410"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411"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412"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413"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414"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415"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416" w:author="stuart wolstenholme" w:date="2026-05-29T12:46:00Z" w16du:dateUtc="2026-05-29T11:46:00Z">
            <w:rPr>
              <w:rFonts w:eastAsia="Calibri" w:cstheme="minorHAnsi"/>
              <w:bCs/>
              <w:szCs w:val="18"/>
              <w:lang w:val="en-US" w:eastAsia="en-GB"/>
            </w:rPr>
          </w:rPrChange>
        </w:rPr>
        <w:t>.</w:t>
      </w:r>
    </w:p>
    <w:p w14:paraId="78001C1B"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Event</w:t>
      </w:r>
    </w:p>
    <w:p w14:paraId="3743217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417"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418"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19"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420"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21"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22"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423"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424"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425"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426"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27"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28"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429" w:author="stuart wolstenholme" w:date="2026-05-29T12:46:00Z" w16du:dateUtc="2026-05-29T11:46:00Z">
            <w:rPr>
              <w:rFonts w:eastAsia="Times New Roman" w:cstheme="minorHAnsi"/>
              <w:szCs w:val="18"/>
              <w:lang w:val="en-US"/>
            </w:rPr>
          </w:rPrChange>
        </w:rPr>
        <w:t>.</w:t>
      </w:r>
    </w:p>
    <w:p w14:paraId="256763D7"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Loss</w:t>
      </w:r>
    </w:p>
    <w:p w14:paraId="0A6DFCE2" w14:textId="77777777"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30"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31"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32"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33"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434"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435"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36"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437"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438"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439"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0"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1"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42"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443"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444"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445"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446"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7"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8"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449"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450"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451"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452"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453" w:author="stuart wolstenholme" w:date="2026-05-29T12:46:00Z" w16du:dateUtc="2026-05-29T11:46:00Z">
            <w:rPr>
              <w:rFonts w:eastAsia="Times New Roman" w:cstheme="minorHAnsi"/>
              <w:bCs/>
              <w:szCs w:val="18"/>
              <w:lang w:val="en-US"/>
            </w:rPr>
          </w:rPrChange>
        </w:rPr>
        <w:t>.</w:t>
      </w:r>
    </w:p>
    <w:p w14:paraId="388B3268"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Business Equipment</w:t>
      </w:r>
    </w:p>
    <w:p w14:paraId="4F19A47C" w14:textId="77777777"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54"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455"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456"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457"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458"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459"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460"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461"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462"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463"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464"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46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466" w:author="stuart wolstenholme" w:date="2026-05-29T12:46:00Z" w16du:dateUtc="2026-05-29T11:46:00Z">
            <w:rPr>
              <w:rFonts w:eastAsia="Times New Roman" w:cstheme="minorHAnsi"/>
              <w:bCs/>
              <w:szCs w:val="18"/>
              <w:lang w:val="en-US"/>
            </w:rPr>
          </w:rPrChange>
        </w:rPr>
        <w:t>.</w:t>
      </w:r>
    </w:p>
    <w:p w14:paraId="25C807AF"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Card Association </w:t>
      </w:r>
    </w:p>
    <w:p w14:paraId="05DB87D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14:paraId="51F7E11B"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Claim</w:t>
      </w:r>
    </w:p>
    <w:p w14:paraId="2D83AF0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14:paraId="2FDDD6A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14:paraId="6C800F2B"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14:paraId="07D2CA4D"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467"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46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69"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FF0000"/>
          <w:szCs w:val="18"/>
          <w:lang w:eastAsia="en-GB"/>
          <w:rPrChange w:id="470"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1"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FF0000"/>
          <w:szCs w:val="18"/>
          <w:lang w:eastAsia="en-GB"/>
          <w:rPrChange w:id="472"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3"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47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75" w:author="stuart wolstenholme" w:date="2026-05-29T12:46:00Z" w16du:dateUtc="2026-05-29T11:46:00Z">
            <w:rPr>
              <w:rFonts w:eastAsia="Calibri" w:cstheme="minorHAnsi"/>
              <w:szCs w:val="18"/>
              <w:lang w:val="en-US" w:eastAsia="en-GB"/>
            </w:rPr>
          </w:rPrChange>
        </w:rPr>
        <w:t>; or</w:t>
      </w:r>
    </w:p>
    <w:p w14:paraId="3CA7B22E"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14:paraId="086B701F" w14:textId="77777777"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476"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47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47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479"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480"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481"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482"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483" w:author="stuart wolstenholme" w:date="2026-05-29T12:46:00Z" w16du:dateUtc="2026-05-29T11:46:00Z">
            <w:rPr>
              <w:rFonts w:eastAsia="Calibri" w:cstheme="minorHAnsi"/>
              <w:szCs w:val="18"/>
              <w:lang w:val="en-US" w:eastAsia="en-GB"/>
            </w:rPr>
          </w:rPrChange>
        </w:rPr>
        <w:t>.</w:t>
      </w:r>
    </w:p>
    <w:p w14:paraId="5FDFE37C" w14:textId="77777777"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14:paraId="1CB90DD6"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14:paraId="0254838B"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14:paraId="7F4712D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484"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485" w:author="stuart wolstenholme" w:date="2026-05-29T12:46:00Z" w16du:dateUtc="2026-05-29T11:46:00Z">
            <w:rPr>
              <w:rFonts w:eastAsia="Calibri" w:cstheme="minorHAnsi"/>
              <w:bCs/>
              <w:szCs w:val="18"/>
              <w:lang w:val="en-US" w:eastAsia="en-GB"/>
            </w:rPr>
          </w:rPrChange>
        </w:rPr>
        <w:t>;</w:t>
      </w:r>
    </w:p>
    <w:p w14:paraId="64AA5D15"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48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487" w:author="stuart wolstenholme" w:date="2026-05-29T12:46:00Z" w16du:dateUtc="2026-05-29T11:46:00Z">
            <w:rPr>
              <w:rFonts w:eastAsia="Calibri" w:cstheme="minorHAnsi"/>
              <w:szCs w:val="18"/>
              <w:lang w:val="en-US" w:eastAsia="en-GB"/>
            </w:rPr>
          </w:rPrChange>
        </w:rPr>
        <w:t>;</w:t>
      </w:r>
    </w:p>
    <w:p w14:paraId="76C1C82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488"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4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493" w:author="stuart wolstenholme" w:date="2026-05-29T12:46:00Z" w16du:dateUtc="2026-05-29T11:46:00Z">
            <w:rPr>
              <w:rFonts w:eastAsia="Calibri" w:cstheme="minorHAnsi"/>
              <w:szCs w:val="18"/>
              <w:lang w:val="en-US" w:eastAsia="en-GB"/>
            </w:rPr>
          </w:rPrChange>
        </w:rPr>
        <w:t>;</w:t>
      </w:r>
    </w:p>
    <w:p w14:paraId="0328F5C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494"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495"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496"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497"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49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499"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500" w:author="stuart wolstenholme" w:date="2026-05-29T12:46:00Z" w16du:dateUtc="2026-05-29T11:46:00Z">
            <w:rPr>
              <w:rFonts w:eastAsia="Calibri" w:cstheme="minorHAnsi"/>
              <w:szCs w:val="18"/>
              <w:lang w:val="en-US" w:eastAsia="en-GB"/>
            </w:rPr>
          </w:rPrChange>
        </w:rPr>
        <w:t>;</w:t>
      </w:r>
    </w:p>
    <w:p w14:paraId="5569E3AE"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501"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0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3"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0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505" w:author="stuart wolstenholme" w:date="2026-05-29T12:46:00Z" w16du:dateUtc="2026-05-29T11:46:00Z">
            <w:rPr>
              <w:rFonts w:eastAsia="Calibri" w:cstheme="minorHAnsi"/>
              <w:szCs w:val="18"/>
              <w:lang w:val="en-US" w:eastAsia="en-GB"/>
            </w:rPr>
          </w:rPrChange>
        </w:rPr>
        <w:t>;</w:t>
      </w:r>
    </w:p>
    <w:p w14:paraId="5A5064E0"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50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50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0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9"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10"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511" w:author="stuart wolstenholme" w:date="2026-05-29T12:46:00Z" w16du:dateUtc="2026-05-29T11:46:00Z">
            <w:rPr>
              <w:rFonts w:eastAsia="Calibri" w:cstheme="minorHAnsi"/>
              <w:szCs w:val="18"/>
              <w:lang w:val="en-US" w:eastAsia="en-GB"/>
            </w:rPr>
          </w:rPrChange>
        </w:rPr>
        <w:t xml:space="preserve">; </w:t>
      </w:r>
    </w:p>
    <w:p w14:paraId="593ACDF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512"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1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14"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51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51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7"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51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9"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52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21"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52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523"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524"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525" w:author="stuart wolstenholme" w:date="2026-05-29T12:46:00Z" w16du:dateUtc="2026-05-29T11:46:00Z">
            <w:rPr>
              <w:rFonts w:eastAsia="Calibri" w:cstheme="minorHAnsi"/>
              <w:b/>
              <w:bCs/>
              <w:szCs w:val="18"/>
              <w:lang w:val="en-US" w:eastAsia="en-GB"/>
            </w:rPr>
          </w:rPrChange>
        </w:rPr>
        <w:t xml:space="preserve"> </w:t>
      </w:r>
    </w:p>
    <w:p w14:paraId="3FFCB92D"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14:paraId="5D58C68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52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2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28"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529"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530" w:author="stuart wolstenholme" w:date="2026-05-29T12:46:00Z" w16du:dateUtc="2026-05-29T11:46:00Z">
            <w:rPr>
              <w:rFonts w:eastAsia="Calibri" w:cstheme="minorHAnsi"/>
              <w:bCs/>
              <w:szCs w:val="18"/>
              <w:lang w:val="en-US" w:eastAsia="en-GB"/>
            </w:rPr>
          </w:rPrChange>
        </w:rPr>
        <w:t>;</w:t>
      </w:r>
    </w:p>
    <w:p w14:paraId="31C4A79F"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531"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3"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534"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535" w:author="stuart wolstenholme" w:date="2026-05-29T12:46:00Z" w16du:dateUtc="2026-05-29T11:46:00Z">
            <w:rPr>
              <w:rFonts w:eastAsia="Calibri" w:cstheme="minorHAnsi"/>
              <w:szCs w:val="18"/>
              <w:lang w:val="en-US" w:eastAsia="en-GB"/>
            </w:rPr>
          </w:rPrChange>
        </w:rPr>
        <w:t>;</w:t>
      </w:r>
    </w:p>
    <w:p w14:paraId="605F474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536"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8"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539"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540" w:author="stuart wolstenholme" w:date="2026-05-29T12:46:00Z" w16du:dateUtc="2026-05-29T11:46:00Z">
            <w:rPr>
              <w:rFonts w:eastAsia="Calibri" w:cstheme="minorHAnsi"/>
              <w:szCs w:val="18"/>
              <w:lang w:val="en-US" w:eastAsia="en-GB"/>
            </w:rPr>
          </w:rPrChange>
        </w:rPr>
        <w:t>.</w:t>
      </w:r>
    </w:p>
    <w:p w14:paraId="423EDB7E" w14:textId="35987D45" w:rsidR="006936E8" w:rsidRPr="0022764C" w:rsidRDefault="006936E8" w:rsidP="006936E8">
      <w:pPr>
        <w:spacing w:beforeLines="50" w:line="200" w:lineRule="exact"/>
        <w:contextualSpacing/>
        <w:jc w:val="both"/>
        <w:rPr>
          <w:rFonts w:eastAsia="Times New Roman" w:cstheme="minorHAnsi"/>
          <w:szCs w:val="18"/>
          <w:rPrChange w:id="541"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54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54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544"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545" w:author="stuart wolstenholme" w:date="2026-05-29T12:46:00Z" w16du:dateUtc="2026-05-29T11:46:00Z">
            <w:rPr>
              <w:rFonts w:eastAsia="Times New Roman" w:cstheme="minorHAnsi"/>
              <w:spacing w:val="1"/>
              <w:szCs w:val="18"/>
              <w:lang w:val="en-US"/>
            </w:rPr>
          </w:rPrChange>
        </w:rPr>
        <w:t xml:space="preserve">any </w:t>
      </w:r>
      <w:del w:id="546" w:author="stuart wolstenholme" w:date="2026-05-29T12:39:00Z" w16du:dateUtc="2026-05-29T11:39:00Z">
        <w:r w:rsidRPr="0022764C" w:rsidDel="00BB79CB">
          <w:rPr>
            <w:rFonts w:eastAsia="Times New Roman" w:cstheme="minorHAnsi"/>
            <w:spacing w:val="1"/>
            <w:szCs w:val="18"/>
            <w:rPrChange w:id="547" w:author="stuart wolstenholme" w:date="2026-05-29T12:46:00Z" w16du:dateUtc="2026-05-29T11:46:00Z">
              <w:rPr>
                <w:rFonts w:eastAsia="Times New Roman" w:cstheme="minorHAnsi"/>
                <w:spacing w:val="1"/>
                <w:szCs w:val="18"/>
                <w:lang w:val="en-US"/>
              </w:rPr>
            </w:rPrChange>
          </w:rPr>
          <w:delText>Third Party</w:delText>
        </w:r>
      </w:del>
      <w:ins w:id="548" w:author="stuart wolstenholme" w:date="2026-05-29T12:39:00Z" w16du:dateUtc="2026-05-29T11:39:00Z">
        <w:r w:rsidR="00BB79CB" w:rsidRPr="0022764C">
          <w:rPr>
            <w:rFonts w:eastAsia="Times New Roman" w:cstheme="minorHAnsi"/>
            <w:spacing w:val="1"/>
            <w:szCs w:val="18"/>
            <w:rPrChange w:id="549"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550"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551"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2"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553"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4"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555"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556" w:author="stuart wolstenholme" w:date="2026-05-29T12:46:00Z" w16du:dateUtc="2026-05-29T11:46:00Z">
            <w:rPr>
              <w:rFonts w:eastAsia="Times New Roman" w:cstheme="minorHAnsi"/>
              <w:szCs w:val="18"/>
              <w:lang w:val="en-US"/>
            </w:rPr>
          </w:rPrChange>
        </w:rPr>
        <w:t>.</w:t>
      </w:r>
    </w:p>
    <w:p w14:paraId="0077430D" w14:textId="77777777" w:rsidR="006936E8" w:rsidRPr="0022764C" w:rsidRDefault="006936E8" w:rsidP="006936E8">
      <w:pPr>
        <w:spacing w:beforeLines="50" w:line="200" w:lineRule="exact"/>
        <w:contextualSpacing/>
        <w:jc w:val="both"/>
        <w:rPr>
          <w:rFonts w:eastAsia="Times New Roman" w:cstheme="minorHAnsi"/>
          <w:szCs w:val="18"/>
          <w:rPrChange w:id="557" w:author="stuart wolstenholme" w:date="2026-05-29T12:46:00Z" w16du:dateUtc="2026-05-29T11:46:00Z">
            <w:rPr>
              <w:rFonts w:eastAsia="Times New Roman" w:cstheme="minorHAnsi"/>
              <w:szCs w:val="18"/>
              <w:lang w:val="en-US"/>
            </w:rPr>
          </w:rPrChange>
        </w:rPr>
      </w:pPr>
    </w:p>
    <w:p w14:paraId="7A53E7C4" w14:textId="77777777" w:rsidR="006936E8" w:rsidRPr="0022764C" w:rsidRDefault="006936E8" w:rsidP="006936E8">
      <w:pPr>
        <w:spacing w:beforeLines="50" w:line="200" w:lineRule="exact"/>
        <w:contextualSpacing/>
        <w:jc w:val="both"/>
        <w:rPr>
          <w:rFonts w:eastAsia="Calibri" w:cstheme="minorHAnsi"/>
          <w:spacing w:val="1"/>
          <w:szCs w:val="18"/>
          <w:rPrChange w:id="558"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559"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560"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561"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562"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563"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564"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565" w:author="stuart wolstenholme" w:date="2026-05-29T12:46:00Z" w16du:dateUtc="2026-05-29T11:46:00Z">
            <w:rPr>
              <w:rFonts w:eastAsia="Calibri" w:cstheme="minorHAnsi"/>
              <w:spacing w:val="1"/>
              <w:szCs w:val="18"/>
              <w:lang w:val="en-US"/>
            </w:rPr>
          </w:rPrChange>
        </w:rPr>
        <w:t>.</w:t>
      </w:r>
    </w:p>
    <w:p w14:paraId="7FEF442F"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Client Account</w:t>
      </w:r>
    </w:p>
    <w:p w14:paraId="1917BFBB" w14:textId="77777777" w:rsidR="006936E8" w:rsidRPr="0022764C" w:rsidRDefault="006936E8" w:rsidP="006936E8">
      <w:pPr>
        <w:spacing w:before="0" w:line="240" w:lineRule="auto"/>
        <w:rPr>
          <w:rFonts w:eastAsia="Times New Roman" w:cstheme="minorHAnsi"/>
          <w:szCs w:val="18"/>
          <w:lang w:eastAsia="en-GB"/>
          <w:rPrChange w:id="566"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567"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568"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569"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570"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71"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57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573"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57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75" w:author="stuart wolstenholme" w:date="2026-05-29T12:46:00Z" w16du:dateUtc="2026-05-29T11:46:00Z">
            <w:rPr>
              <w:rFonts w:eastAsia="Calibri" w:cstheme="minorHAnsi"/>
              <w:szCs w:val="18"/>
              <w:lang w:val="en-US"/>
            </w:rPr>
          </w:rPrChange>
        </w:rPr>
        <w:t>.</w:t>
      </w:r>
    </w:p>
    <w:p w14:paraId="3F2317C4"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sz w:val="22"/>
          <w:szCs w:val="22"/>
          <w:rPrChange w:id="576" w:author="stuart wolstenholme" w:date="2026-05-29T12:46:00Z" w16du:dateUtc="2026-05-29T11:46:00Z">
            <w:rPr>
              <w:rFonts w:asciiTheme="majorHAnsi" w:eastAsia="Calibri" w:hAnsiTheme="majorHAnsi" w:cstheme="majorHAnsi"/>
              <w:b/>
              <w:sz w:val="22"/>
              <w:szCs w:val="22"/>
              <w:lang w:val="en-US"/>
            </w:rPr>
          </w:rPrChange>
        </w:rPr>
      </w:pPr>
      <w:r w:rsidRPr="0022764C">
        <w:rPr>
          <w:rFonts w:asciiTheme="majorHAnsi" w:eastAsia="Calibri" w:hAnsiTheme="majorHAnsi" w:cstheme="majorHAnsi"/>
          <w:b/>
          <w:sz w:val="22"/>
          <w:szCs w:val="22"/>
          <w:rPrChange w:id="577" w:author="stuart wolstenholme" w:date="2026-05-29T12:46:00Z" w16du:dateUtc="2026-05-29T11:46:00Z">
            <w:rPr>
              <w:rFonts w:asciiTheme="majorHAnsi" w:eastAsia="Calibri" w:hAnsiTheme="majorHAnsi" w:cstheme="majorHAnsi"/>
              <w:b/>
              <w:sz w:val="22"/>
              <w:szCs w:val="22"/>
              <w:lang w:val="en-US"/>
            </w:rPr>
          </w:rPrChange>
        </w:rPr>
        <w:t>Client Phishing Fraud</w:t>
      </w:r>
    </w:p>
    <w:p w14:paraId="405381D6" w14:textId="77777777" w:rsidR="006936E8" w:rsidRPr="0022764C" w:rsidRDefault="006936E8" w:rsidP="006936E8">
      <w:pPr>
        <w:spacing w:before="0" w:line="240" w:lineRule="auto"/>
        <w:rPr>
          <w:rFonts w:eastAsia="Calibri" w:cstheme="minorHAnsi"/>
          <w:szCs w:val="18"/>
          <w:rPrChange w:id="57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579"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580"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w:t>
      </w:r>
      <w:r w:rsidRPr="0022764C">
        <w:rPr>
          <w:rFonts w:eastAsia="Calibri" w:cstheme="minorHAnsi"/>
          <w:szCs w:val="18"/>
          <w:rPrChange w:id="581" w:author="stuart wolstenholme" w:date="2026-05-29T12:46:00Z" w16du:dateUtc="2026-05-29T11:46:00Z">
            <w:rPr>
              <w:rFonts w:eastAsia="Calibri" w:cstheme="minorHAnsi"/>
              <w:szCs w:val="18"/>
              <w:lang w:val="en-US"/>
            </w:rPr>
          </w:rPrChange>
        </w:rPr>
        <w:lastRenderedPageBreak/>
        <w:t xml:space="preserve">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58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583"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58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85"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86"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87"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588"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589"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59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591" w:author="stuart wolstenholme" w:date="2026-05-29T12:46:00Z" w16du:dateUtc="2026-05-29T11:46:00Z">
            <w:rPr>
              <w:rFonts w:eastAsia="Calibri" w:cstheme="minorHAnsi"/>
              <w:szCs w:val="18"/>
              <w:lang w:val="en-US"/>
            </w:rPr>
          </w:rPrChange>
        </w:rPr>
        <w:t>.</w:t>
      </w:r>
    </w:p>
    <w:p w14:paraId="5EA8BB18"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Client </w:t>
      </w:r>
      <w:r w:rsidRPr="0022764C">
        <w:rPr>
          <w:rFonts w:asciiTheme="majorHAnsi" w:eastAsia="Calibri" w:hAnsiTheme="majorHAnsi" w:cstheme="majorHAnsi"/>
          <w:b/>
          <w:sz w:val="22"/>
          <w:szCs w:val="22"/>
          <w:rPrChange w:id="592" w:author="stuart wolstenholme" w:date="2026-05-29T12:46:00Z" w16du:dateUtc="2026-05-29T11:46:00Z">
            <w:rPr>
              <w:rFonts w:asciiTheme="majorHAnsi" w:eastAsia="Calibri" w:hAnsiTheme="majorHAnsi" w:cstheme="majorHAnsi"/>
              <w:b/>
              <w:sz w:val="22"/>
              <w:szCs w:val="22"/>
              <w:lang w:val="en-US"/>
            </w:rPr>
          </w:rPrChange>
        </w:rPr>
        <w:t>Phishing Fraud Loss</w:t>
      </w:r>
    </w:p>
    <w:p w14:paraId="0A1E651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4B18968B" w14:textId="77777777"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593"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59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95"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59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9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9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9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00"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601"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60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6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4"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605"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60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60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8"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609"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0"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611"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612" w:author="stuart wolstenholme" w:date="2026-05-29T12:46:00Z" w16du:dateUtc="2026-05-29T11:46:00Z">
            <w:rPr>
              <w:rFonts w:eastAsia="Calibri" w:cstheme="minorHAnsi"/>
              <w:szCs w:val="18"/>
              <w:lang w:val="en-US"/>
            </w:rPr>
          </w:rPrChange>
        </w:rPr>
        <w:t>; and</w:t>
      </w:r>
    </w:p>
    <w:p w14:paraId="09542A04" w14:textId="77777777"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613"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614"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615"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61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61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8"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619"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620"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62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62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62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62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25"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62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627"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628"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629"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63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31"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63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633"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634" w:author="stuart wolstenholme" w:date="2026-05-29T12:46:00Z" w16du:dateUtc="2026-05-29T11:46:00Z">
            <w:rPr>
              <w:rFonts w:eastAsia="Calibri" w:cstheme="minorHAnsi"/>
              <w:bCs/>
              <w:szCs w:val="18"/>
              <w:lang w:val="en-US" w:eastAsia="en-GB"/>
            </w:rPr>
          </w:rPrChange>
        </w:rPr>
        <w:t>.</w:t>
      </w:r>
    </w:p>
    <w:p w14:paraId="7CDC94EB"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Cloud Provider</w:t>
      </w:r>
    </w:p>
    <w:p w14:paraId="354A07CA" w14:textId="77777777" w:rsidR="006936E8" w:rsidRPr="0022764C" w:rsidRDefault="006936E8" w:rsidP="006936E8">
      <w:pPr>
        <w:tabs>
          <w:tab w:val="left" w:pos="454"/>
          <w:tab w:val="left" w:pos="4536"/>
        </w:tabs>
        <w:spacing w:before="0" w:line="266" w:lineRule="auto"/>
        <w:rPr>
          <w:rFonts w:eastAsia="Calibri" w:cstheme="minorHAnsi"/>
          <w:bCs/>
          <w:szCs w:val="18"/>
          <w:lang w:eastAsia="en-GB"/>
          <w:rPrChange w:id="635"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636"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63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6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0"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6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3"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14:paraId="74199324"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Computer System</w:t>
      </w:r>
    </w:p>
    <w:p w14:paraId="142EC637" w14:textId="77777777" w:rsidR="006936E8" w:rsidRPr="0022764C" w:rsidRDefault="006936E8" w:rsidP="006936E8">
      <w:pPr>
        <w:tabs>
          <w:tab w:val="left" w:pos="454"/>
          <w:tab w:val="left" w:pos="4536"/>
        </w:tabs>
        <w:spacing w:before="0" w:line="240" w:lineRule="auto"/>
        <w:rPr>
          <w:rFonts w:eastAsia="Arial" w:cstheme="minorHAnsi"/>
          <w:szCs w:val="18"/>
          <w:rPrChange w:id="644" w:author="stuart wolstenholme" w:date="2026-05-29T12:46:00Z" w16du:dateUtc="2026-05-29T11:46:00Z">
            <w:rPr>
              <w:rFonts w:eastAsia="Arial" w:cstheme="minorHAnsi"/>
              <w:szCs w:val="18"/>
              <w:lang w:val="en-US"/>
            </w:rPr>
          </w:rPrChange>
        </w:rPr>
      </w:pPr>
      <w:r w:rsidRPr="0022764C">
        <w:rPr>
          <w:rFonts w:eastAsia="Arial" w:cstheme="minorHAnsi"/>
          <w:szCs w:val="18"/>
          <w:rPrChange w:id="645"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646"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7"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648"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9"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650"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51" w:author="stuart wolstenholme" w:date="2026-05-29T12:46:00Z" w16du:dateUtc="2026-05-29T11:46:00Z">
            <w:rPr>
              <w:rFonts w:eastAsia="Arial" w:cstheme="minorHAnsi"/>
              <w:szCs w:val="18"/>
              <w:lang w:val="en-US"/>
            </w:rPr>
          </w:rPrChange>
        </w:rPr>
        <w:t>) and electronic backup equipment.</w:t>
      </w:r>
    </w:p>
    <w:p w14:paraId="6176E274" w14:textId="77777777"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Court Attendance Costs</w:t>
      </w:r>
    </w:p>
    <w:p w14:paraId="28DA5801" w14:textId="2003EF2E"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652"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653"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14:paraId="5B6EEC5D" w14:textId="77777777" w:rsidR="006936E8" w:rsidRPr="0022764C" w:rsidRDefault="006936E8" w:rsidP="006936E8">
      <w:pPr>
        <w:kinsoku w:val="0"/>
        <w:overflowPunct w:val="0"/>
        <w:autoSpaceDE w:val="0"/>
        <w:autoSpaceDN w:val="0"/>
        <w:adjustRightInd w:val="0"/>
        <w:spacing w:beforeLines="100" w:before="240" w:line="240" w:lineRule="auto"/>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Covered Property</w:t>
      </w:r>
    </w:p>
    <w:p w14:paraId="496E88FF" w14:textId="77777777"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14:paraId="308A76FA"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14:paraId="4B033494"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14:paraId="5504F0D9"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14:paraId="3998A1EE" w14:textId="77777777"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14:paraId="2F88ECEC" w14:textId="07A624C3"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w:t>
      </w:r>
      <w:r w:rsidRPr="0022764C">
        <w:rPr>
          <w:rFonts w:eastAsia="Times New Roman" w:cstheme="minorHAnsi"/>
          <w:bCs/>
          <w:snapToGrid w:val="0"/>
          <w:kern w:val="2"/>
          <w:szCs w:val="18"/>
          <w14:ligatures w14:val="standardContextual"/>
        </w:rPr>
        <w:t xml:space="preserve">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654"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655"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14:paraId="32F5DBD2"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Cryptojacking</w:t>
      </w:r>
    </w:p>
    <w:p w14:paraId="1CFEE91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6"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65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658" w:author="stuart wolstenholme" w:date="2026-05-29T12:46:00Z" w16du:dateUtc="2026-05-29T11:46:00Z">
            <w:rPr>
              <w:rFonts w:eastAsia="Calibri" w:cstheme="minorHAnsi"/>
              <w:bCs/>
              <w:szCs w:val="18"/>
              <w:lang w:val="en-US" w:eastAsia="en-GB"/>
            </w:rPr>
          </w:rPrChange>
        </w:rPr>
        <w:t>to mine for digital currency.</w:t>
      </w:r>
    </w:p>
    <w:p w14:paraId="7A4032F3"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Expenses</w:t>
      </w:r>
    </w:p>
    <w:p w14:paraId="0BEF853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9"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660"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661"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66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6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64"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66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666"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66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68"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669"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670"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671"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72" w:author="stuart wolstenholme" w:date="2026-05-29T12:46:00Z" w16du:dateUtc="2026-05-29T11:46:00Z">
            <w:rPr>
              <w:rFonts w:eastAsia="Calibri" w:cstheme="minorHAnsi"/>
              <w:bCs/>
              <w:szCs w:val="18"/>
              <w:lang w:val="en-US" w:eastAsia="en-GB"/>
            </w:rPr>
          </w:rPrChange>
        </w:rPr>
        <w:t>.</w:t>
      </w:r>
    </w:p>
    <w:p w14:paraId="7ED59ECF"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Monies</w:t>
      </w:r>
    </w:p>
    <w:p w14:paraId="643A6E9F"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674"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675"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676"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67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67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679"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680"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681"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682"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68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84"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685"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68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687" w:author="stuart wolstenholme" w:date="2026-05-29T12:46:00Z" w16du:dateUtc="2026-05-29T11:46:00Z">
            <w:rPr>
              <w:rFonts w:eastAsia="Calibri" w:cstheme="minorHAnsi"/>
              <w:szCs w:val="18"/>
              <w:lang w:val="en-US" w:eastAsia="en-GB"/>
            </w:rPr>
          </w:rPrChange>
        </w:rPr>
        <w:t>.</w:t>
      </w:r>
    </w:p>
    <w:p w14:paraId="30B2BAAE"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Threat</w:t>
      </w:r>
    </w:p>
    <w:p w14:paraId="53B074C9" w14:textId="77777777" w:rsidR="006936E8" w:rsidRPr="0022764C" w:rsidRDefault="006936E8" w:rsidP="006936E8">
      <w:pPr>
        <w:spacing w:before="0" w:line="240" w:lineRule="auto"/>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689"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690"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691"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6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693" w:author="stuart wolstenholme" w:date="2026-05-29T12:46:00Z" w16du:dateUtc="2026-05-29T11:46:00Z">
            <w:rPr>
              <w:rFonts w:eastAsia="Calibri" w:cstheme="minorHAnsi"/>
              <w:bCs/>
              <w:szCs w:val="18"/>
              <w:lang w:val="en-US" w:eastAsia="en-GB"/>
            </w:rPr>
          </w:rPrChange>
        </w:rPr>
        <w:t>to:</w:t>
      </w:r>
    </w:p>
    <w:p w14:paraId="79BF95D5" w14:textId="77777777" w:rsidR="00054903" w:rsidRPr="0022764C" w:rsidRDefault="00054903" w:rsidP="006936E8">
      <w:pPr>
        <w:spacing w:before="0" w:line="240" w:lineRule="auto"/>
        <w:rPr>
          <w:rFonts w:eastAsia="Calibri" w:cstheme="minorHAnsi"/>
          <w:bCs/>
          <w:szCs w:val="18"/>
          <w:lang w:eastAsia="en-GB"/>
          <w:rPrChange w:id="694" w:author="stuart wolstenholme" w:date="2026-05-29T12:46:00Z" w16du:dateUtc="2026-05-29T11:46:00Z">
            <w:rPr>
              <w:rFonts w:eastAsia="Calibri" w:cstheme="minorHAnsi"/>
              <w:bCs/>
              <w:szCs w:val="18"/>
              <w:lang w:val="en-US" w:eastAsia="en-GB"/>
            </w:rPr>
          </w:rPrChange>
        </w:rPr>
      </w:pPr>
    </w:p>
    <w:p w14:paraId="337D191D"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695"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696"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697"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6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99"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70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1" w:author="stuart wolstenholme" w:date="2026-05-29T12:46:00Z" w16du:dateUtc="2026-05-29T11:46:00Z">
            <w:rPr>
              <w:rFonts w:eastAsia="Calibri" w:cstheme="minorHAnsi"/>
              <w:szCs w:val="18"/>
              <w:lang w:val="en-US" w:eastAsia="en-GB"/>
            </w:rPr>
          </w:rPrChange>
        </w:rPr>
        <w:t>;</w:t>
      </w:r>
    </w:p>
    <w:p w14:paraId="61393C0F"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2"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70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704" w:author="stuart wolstenholme" w:date="2026-05-29T12:46:00Z" w16du:dateUtc="2026-05-29T11:46:00Z">
            <w:rPr>
              <w:rFonts w:eastAsia="Calibri" w:cstheme="minorHAnsi"/>
              <w:bCs/>
              <w:szCs w:val="18"/>
              <w:lang w:val="en-US" w:eastAsia="en-GB"/>
            </w:rPr>
          </w:rPrChange>
        </w:rPr>
        <w:t>with malicious code or ransomware;</w:t>
      </w:r>
    </w:p>
    <w:p w14:paraId="6BC1F313"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5"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70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7" w:author="stuart wolstenholme" w:date="2026-05-29T12:46:00Z" w16du:dateUtc="2026-05-29T11:46:00Z">
            <w:rPr>
              <w:rFonts w:eastAsia="Calibri" w:cstheme="minorHAnsi"/>
              <w:szCs w:val="18"/>
              <w:lang w:val="en-US" w:eastAsia="en-GB"/>
            </w:rPr>
          </w:rPrChange>
        </w:rPr>
        <w:t>;</w:t>
      </w:r>
    </w:p>
    <w:p w14:paraId="0A9701C3" w14:textId="64356D33"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8"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70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710" w:author="stuart wolstenholme" w:date="2026-05-29T12:46:00Z" w16du:dateUtc="2026-05-29T11:46:00Z">
            <w:rPr>
              <w:rFonts w:eastAsia="Calibri" w:cstheme="minorHAnsi"/>
              <w:bCs/>
              <w:szCs w:val="18"/>
              <w:lang w:val="en-US" w:eastAsia="en-GB"/>
            </w:rPr>
          </w:rPrChange>
        </w:rPr>
        <w:t xml:space="preserve">, including the threat of a </w:t>
      </w:r>
      <w:del w:id="711" w:author="stuart wolstenholme" w:date="2026-05-29T12:40:00Z" w16du:dateUtc="2026-05-29T11:40:00Z">
        <w:r w:rsidRPr="0022764C" w:rsidDel="00BB79CB">
          <w:rPr>
            <w:rFonts w:eastAsia="Calibri" w:cstheme="minorHAnsi"/>
            <w:b/>
            <w:bCs/>
            <w:szCs w:val="18"/>
            <w:lang w:eastAsia="en-GB"/>
            <w:rPrChange w:id="712" w:author="stuart wolstenholme" w:date="2026-05-29T12:46:00Z" w16du:dateUtc="2026-05-29T11:46:00Z">
              <w:rPr>
                <w:rFonts w:eastAsia="Calibri" w:cstheme="minorHAnsi"/>
                <w:b/>
                <w:bCs/>
                <w:szCs w:val="18"/>
                <w:lang w:val="en-US" w:eastAsia="en-GB"/>
              </w:rPr>
            </w:rPrChange>
          </w:rPr>
          <w:delText>Denial of Service</w:delText>
        </w:r>
      </w:del>
      <w:ins w:id="713" w:author="stuart wolstenholme" w:date="2026-05-29T12:40:00Z" w16du:dateUtc="2026-05-29T11:40:00Z">
        <w:r w:rsidR="00BB79CB" w:rsidRPr="0022764C">
          <w:rPr>
            <w:rFonts w:eastAsia="Calibri" w:cstheme="minorHAnsi"/>
            <w:b/>
            <w:bCs/>
            <w:szCs w:val="18"/>
            <w:lang w:eastAsia="en-GB"/>
            <w:rPrChange w:id="714"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715"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716" w:author="stuart wolstenholme" w:date="2026-05-29T12:46:00Z" w16du:dateUtc="2026-05-29T11:46:00Z">
            <w:rPr>
              <w:rFonts w:eastAsia="Calibri" w:cstheme="minorHAnsi"/>
              <w:szCs w:val="18"/>
              <w:lang w:val="en-US" w:eastAsia="en-GB"/>
            </w:rPr>
          </w:rPrChange>
        </w:rPr>
        <w:t>;</w:t>
      </w:r>
    </w:p>
    <w:p w14:paraId="5E2B5201"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17"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718"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71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720" w:author="stuart wolstenholme" w:date="2026-05-29T12:46:00Z" w16du:dateUtc="2026-05-29T11:46:00Z">
            <w:rPr>
              <w:rFonts w:eastAsia="Calibri" w:cstheme="minorHAnsi"/>
              <w:bCs/>
              <w:szCs w:val="18"/>
              <w:lang w:val="en-US" w:eastAsia="en-GB"/>
            </w:rPr>
          </w:rPrChange>
        </w:rPr>
        <w:t>;</w:t>
      </w:r>
    </w:p>
    <w:p w14:paraId="3EF5EB1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21"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722"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72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72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25"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726"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727"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7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729" w:author="stuart wolstenholme" w:date="2026-05-29T12:46:00Z" w16du:dateUtc="2026-05-29T11:46:00Z">
            <w:rPr>
              <w:rFonts w:eastAsia="Calibri" w:cstheme="minorHAnsi"/>
              <w:szCs w:val="18"/>
              <w:lang w:val="en-US" w:eastAsia="en-GB"/>
            </w:rPr>
          </w:rPrChange>
        </w:rPr>
        <w:t>; or</w:t>
      </w:r>
    </w:p>
    <w:p w14:paraId="7B48E5C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30"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73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732"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733"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73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5"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73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737"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738"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9" w:author="stuart wolstenholme" w:date="2026-05-29T12:46:00Z" w16du:dateUtc="2026-05-29T11:46:00Z">
            <w:rPr>
              <w:rFonts w:eastAsia="Calibri" w:cstheme="minorHAnsi"/>
              <w:szCs w:val="18"/>
              <w:lang w:val="en-US" w:eastAsia="en-GB"/>
            </w:rPr>
          </w:rPrChange>
        </w:rPr>
        <w:t>organisation on social media websites or platforms.</w:t>
      </w:r>
    </w:p>
    <w:p w14:paraId="36A449B4"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40" w:author="stuart wolstenholme" w:date="2026-05-29T12:46:00Z" w16du:dateUtc="2026-05-29T11:46:00Z">
            <w:rPr>
              <w:rFonts w:eastAsia="Calibri" w:cstheme="minorHAnsi"/>
              <w:szCs w:val="18"/>
              <w:lang w:val="en-US" w:eastAsia="en-GB"/>
            </w:rPr>
          </w:rPrChange>
        </w:rPr>
        <w:lastRenderedPageBreak/>
        <w:t xml:space="preserve">A series of continuing </w:t>
      </w:r>
      <w:r w:rsidRPr="0022764C">
        <w:rPr>
          <w:rFonts w:eastAsia="Calibri" w:cstheme="minorHAnsi"/>
          <w:b/>
          <w:bCs/>
          <w:szCs w:val="18"/>
          <w:lang w:eastAsia="en-GB"/>
          <w:rPrChange w:id="741"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743"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745"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6"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74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74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749"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75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51"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752" w:author="stuart wolstenholme" w:date="2026-05-29T12:46:00Z" w16du:dateUtc="2026-05-29T11:46:00Z">
            <w:rPr>
              <w:rFonts w:eastAsia="Calibri" w:cstheme="minorHAnsi"/>
              <w:szCs w:val="18"/>
              <w:lang w:val="en-US" w:eastAsia="en-GB"/>
            </w:rPr>
          </w:rPrChange>
        </w:rPr>
        <w:t>.</w:t>
      </w:r>
    </w:p>
    <w:p w14:paraId="57AC57A1"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Limit of Liability</w:t>
      </w:r>
    </w:p>
    <w:p w14:paraId="09AAA225"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14:paraId="721B1312"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Operation</w:t>
      </w:r>
    </w:p>
    <w:p w14:paraId="13B78B22"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14:paraId="036158EB"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Damages</w:t>
      </w:r>
    </w:p>
    <w:p w14:paraId="489CE060"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14:paraId="455894C6"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3"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754"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755"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14:paraId="725037DC"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6" w:author="stuart wolstenholme" w:date="2026-05-29T12:46:00Z" w16du:dateUtc="2026-05-29T11:46:00Z">
            <w:rPr>
              <w:rFonts w:eastAsia="Calibri" w:cstheme="minorHAnsi"/>
              <w:szCs w:val="18"/>
              <w:lang w:val="en-US" w:eastAsia="en-GB"/>
            </w:rPr>
          </w:rPrChange>
        </w:rPr>
        <w:t>awarded legal fees and costs; and</w:t>
      </w:r>
    </w:p>
    <w:p w14:paraId="0A7BDB27"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7"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75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59"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76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761" w:author="stuart wolstenholme" w:date="2026-05-29T12:46:00Z" w16du:dateUtc="2026-05-29T11:46:00Z">
            <w:rPr>
              <w:rFonts w:eastAsia="Calibri" w:cstheme="minorHAnsi"/>
              <w:szCs w:val="18"/>
              <w:lang w:val="en-US" w:eastAsia="en-GB"/>
            </w:rPr>
          </w:rPrChange>
        </w:rPr>
        <w:t>.</w:t>
      </w:r>
    </w:p>
    <w:p w14:paraId="4C930DC1" w14:textId="5636FFD4"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762"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763" w:author="stuart wolstenholme" w:date="2026-05-29T12:46:00Z" w16du:dateUtc="2026-05-29T11:46:00Z">
            <w:rPr>
              <w:rFonts w:eastAsia="Calibri" w:cstheme="minorHAnsi"/>
              <w:b/>
              <w:szCs w:val="18"/>
              <w:lang w:val="en-US" w:eastAsia="en-GB"/>
            </w:rPr>
          </w:rPrChange>
        </w:rPr>
        <w:t xml:space="preserve">Damages </w:t>
      </w:r>
      <w:del w:id="764" w:author="stuart wolstenholme" w:date="2026-05-29T12:40:00Z" w16du:dateUtc="2026-05-29T11:40:00Z">
        <w:r w:rsidRPr="0022764C" w:rsidDel="00BB79CB">
          <w:rPr>
            <w:rFonts w:eastAsia="Calibri" w:cstheme="minorHAnsi"/>
            <w:szCs w:val="18"/>
            <w:lang w:eastAsia="en-GB"/>
            <w:rPrChange w:id="765" w:author="stuart wolstenholme" w:date="2026-05-29T12:46:00Z" w16du:dateUtc="2026-05-29T11:46:00Z">
              <w:rPr>
                <w:rFonts w:eastAsia="Calibri" w:cstheme="minorHAnsi"/>
                <w:szCs w:val="18"/>
                <w:lang w:val="en-US" w:eastAsia="en-GB"/>
              </w:rPr>
            </w:rPrChange>
          </w:rPr>
          <w:delText>does</w:delText>
        </w:r>
      </w:del>
      <w:ins w:id="766" w:author="stuart wolstenholme" w:date="2026-05-29T12:40:00Z" w16du:dateUtc="2026-05-29T11:40:00Z">
        <w:r w:rsidR="00BB79CB" w:rsidRPr="0022764C">
          <w:rPr>
            <w:rFonts w:eastAsia="Calibri" w:cstheme="minorHAnsi"/>
            <w:szCs w:val="18"/>
            <w:lang w:eastAsia="en-GB"/>
            <w:rPrChange w:id="767"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768"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769" w:author="stuart wolstenholme" w:date="2026-05-29T12:46:00Z" w16du:dateUtc="2026-05-29T11:46:00Z">
            <w:rPr>
              <w:rFonts w:eastAsia="Calibri" w:cstheme="minorHAnsi"/>
              <w:bCs/>
              <w:szCs w:val="18"/>
              <w:lang w:val="en-US" w:eastAsia="en-GB"/>
            </w:rPr>
          </w:rPrChange>
        </w:rPr>
        <w:t>ny:</w:t>
      </w:r>
    </w:p>
    <w:p w14:paraId="408393D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1"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77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73"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774"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775"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776" w:author="stuart wolstenholme" w:date="2026-05-29T12:46:00Z" w16du:dateUtc="2026-05-29T11:46:00Z">
            <w:rPr>
              <w:rFonts w:eastAsia="Calibri" w:cstheme="minorHAnsi"/>
              <w:szCs w:val="18"/>
              <w:lang w:val="en-US" w:eastAsia="en-GB"/>
            </w:rPr>
          </w:rPrChange>
        </w:rPr>
        <w:t xml:space="preserve"> profits; </w:t>
      </w:r>
    </w:p>
    <w:p w14:paraId="12CC243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8"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14:paraId="3C96C5F3"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80"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781"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3"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784"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5"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6"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787"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8"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789"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14:paraId="7F34BEE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1" w:author="stuart wolstenholme" w:date="2026-05-29T12:46:00Z" w16du:dateUtc="2026-05-29T11:46:00Z">
            <w:rPr>
              <w:rFonts w:eastAsia="Calibri" w:cstheme="minorHAnsi"/>
              <w:szCs w:val="18"/>
              <w:lang w:val="en-US" w:eastAsia="en-GB"/>
            </w:rPr>
          </w:rPrChange>
        </w:rPr>
        <w:t xml:space="preserve">taxes, fines, penalties or sanctions; </w:t>
      </w:r>
    </w:p>
    <w:p w14:paraId="258DD7DA"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79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795"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796"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 xml:space="preserve">would have been liable in the absence of the contract; </w:t>
      </w:r>
    </w:p>
    <w:p w14:paraId="4D9E97F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800"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1"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t xml:space="preserve"> is not financially or legally obligated to pay; </w:t>
      </w:r>
    </w:p>
    <w:p w14:paraId="5837D8E8"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4"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805"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6"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7" w:author="stuart wolstenholme" w:date="2026-05-29T12:46:00Z" w16du:dateUtc="2026-05-29T11:46:00Z">
            <w:rPr>
              <w:rFonts w:eastAsia="Calibri" w:cstheme="minorHAnsi"/>
              <w:szCs w:val="18"/>
              <w:lang w:val="en-US" w:eastAsia="en-GB"/>
            </w:rPr>
          </w:rPrChange>
        </w:rPr>
        <w:t xml:space="preserve"> was not legally entitled; </w:t>
      </w:r>
    </w:p>
    <w:p w14:paraId="71892CB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810"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811"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812" w:author="stuart wolstenholme" w:date="2026-05-29T12:46:00Z" w16du:dateUtc="2026-05-29T11:46:00Z">
            <w:rPr>
              <w:rFonts w:eastAsia="Calibri" w:cstheme="minorHAnsi"/>
              <w:szCs w:val="18"/>
              <w:lang w:val="en-US" w:eastAsia="en-GB"/>
            </w:rPr>
          </w:rPrChange>
        </w:rPr>
        <w:t xml:space="preserve">; </w:t>
      </w:r>
    </w:p>
    <w:p w14:paraId="36868DE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14"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awarded pursuant to such judgments, awards or settlements; or </w:t>
      </w:r>
    </w:p>
    <w:p w14:paraId="62FDB93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5"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81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817" w:author="stuart wolstenholme" w:date="2026-05-29T12:46:00Z" w16du:dateUtc="2026-05-29T11:46:00Z">
            <w:rPr>
              <w:rFonts w:eastAsia="Calibri" w:cstheme="minorHAnsi"/>
              <w:szCs w:val="18"/>
              <w:lang w:val="en-US" w:eastAsia="en-GB"/>
            </w:rPr>
          </w:rPrChange>
        </w:rPr>
        <w:t>.</w:t>
      </w:r>
    </w:p>
    <w:p w14:paraId="0B4ED037" w14:textId="77777777"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8" w:author="stuart wolstenholme" w:date="2026-05-29T12:46:00Z" w16du:dateUtc="2026-05-29T11:46:00Z">
            <w:rPr>
              <w:rFonts w:eastAsia="Calibri" w:cstheme="minorHAnsi"/>
              <w:szCs w:val="18"/>
              <w:lang w:val="en-US" w:eastAsia="en-GB"/>
            </w:rPr>
          </w:rPrChange>
        </w:rPr>
      </w:pPr>
    </w:p>
    <w:p w14:paraId="3AB67F71"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Data</w:t>
      </w:r>
    </w:p>
    <w:p w14:paraId="0643E872" w14:textId="77777777"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819"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820" w:author="stuart wolstenholme" w:date="2026-05-29T12:46:00Z" w16du:dateUtc="2026-05-29T11:46:00Z">
            <w:rPr>
              <w:rFonts w:eastAsia="Calibri" w:cstheme="minorHAnsi"/>
              <w:bCs/>
              <w:szCs w:val="18"/>
              <w:lang w:val="en-US" w:eastAsia="en-GB"/>
            </w:rPr>
          </w:rPrChange>
        </w:rPr>
        <w:t>.</w:t>
      </w:r>
    </w:p>
    <w:p w14:paraId="76392172"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Defence Costs</w:t>
      </w:r>
    </w:p>
    <w:p w14:paraId="08C50FEC" w14:textId="77777777"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821"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822"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823"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824"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825"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826"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827"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828"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829"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830"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831"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832"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833"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834"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835"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836"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837"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838"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839" w:author="stuart wolstenholme" w:date="2026-05-29T12:46:00Z" w16du:dateUtc="2026-05-29T11:46:00Z">
            <w:rPr>
              <w:rFonts w:eastAsia="Calibri" w:cstheme="minorHAnsi"/>
              <w:bCs/>
              <w:kern w:val="2"/>
              <w:szCs w:val="18"/>
              <w:lang w:val="en-US" w:eastAsia="en-GB"/>
              <w14:ligatures w14:val="standardContextual"/>
            </w:rPr>
          </w:rPrChange>
        </w:rPr>
        <w:t>.</w:t>
      </w:r>
    </w:p>
    <w:p w14:paraId="0B008DCE" w14:textId="77777777" w:rsidR="006936E8" w:rsidRPr="0022764C" w:rsidRDefault="006936E8" w:rsidP="006936E8">
      <w:pPr>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Denial of Service Attack</w:t>
      </w:r>
    </w:p>
    <w:p w14:paraId="2F4CCCBD"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840"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841"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2"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84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844"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845"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6"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847"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848" w:author="stuart wolstenholme" w:date="2026-05-29T12:46:00Z" w16du:dateUtc="2026-05-29T11:46:00Z">
            <w:rPr>
              <w:rFonts w:eastAsia="Calibri" w:cstheme="minorHAnsi"/>
              <w:szCs w:val="18"/>
              <w:lang w:val="en-US" w:eastAsia="en-GB"/>
            </w:rPr>
          </w:rPrChange>
        </w:rPr>
        <w:t>.</w:t>
      </w:r>
    </w:p>
    <w:p w14:paraId="30572B47" w14:textId="77777777" w:rsidR="006936E8" w:rsidRPr="0022764C" w:rsidRDefault="006936E8" w:rsidP="006936E8">
      <w:pPr>
        <w:keepNext/>
        <w:keepLines/>
        <w:tabs>
          <w:tab w:val="left" w:pos="454"/>
          <w:tab w:val="left" w:pos="4536"/>
        </w:tabs>
        <w:spacing w:before="240" w:line="266" w:lineRule="auto"/>
        <w:outlineLvl w:val="2"/>
        <w:rPr>
          <w:rFonts w:eastAsia="Times New Roman" w:cstheme="minorHAnsi"/>
          <w:b/>
          <w:bCs/>
          <w:sz w:val="22"/>
          <w:lang w:eastAsia="zh-CN"/>
        </w:rPr>
      </w:pPr>
      <w:r w:rsidRPr="0022764C">
        <w:rPr>
          <w:rFonts w:eastAsia="Times New Roman" w:cstheme="minorHAnsi"/>
          <w:b/>
          <w:bCs/>
          <w:sz w:val="22"/>
          <w:lang w:eastAsia="zh-CN"/>
        </w:rPr>
        <w:t>Dependent System Failure</w:t>
      </w:r>
    </w:p>
    <w:p w14:paraId="1B241A9D"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849"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850"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851"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852"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853"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854"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855"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856" w:author="stuart wolstenholme" w:date="2026-05-29T12:46:00Z" w16du:dateUtc="2026-05-29T11:46:00Z">
            <w:rPr>
              <w:rFonts w:eastAsia="Calibri" w:cstheme="minorHAnsi"/>
              <w:bCs/>
              <w:szCs w:val="18"/>
              <w:lang w:val="en-US" w:eastAsia="en-GB"/>
            </w:rPr>
          </w:rPrChange>
        </w:rPr>
        <w:t xml:space="preserve"> caused.</w:t>
      </w:r>
    </w:p>
    <w:p w14:paraId="531DA804" w14:textId="77777777" w:rsidR="006936E8" w:rsidRPr="0022764C" w:rsidRDefault="006936E8" w:rsidP="006936E8">
      <w:pPr>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w:t>
      </w:r>
    </w:p>
    <w:p w14:paraId="33C37706" w14:textId="77777777" w:rsidR="006936E8" w:rsidRPr="0022764C" w:rsidRDefault="006936E8" w:rsidP="006936E8">
      <w:pPr>
        <w:spacing w:before="0" w:line="240" w:lineRule="auto"/>
        <w:rPr>
          <w:rFonts w:eastAsia="Calibri" w:cstheme="minorHAnsi"/>
          <w:bCs/>
          <w:szCs w:val="18"/>
          <w:lang w:eastAsia="en-GB"/>
          <w:rPrChange w:id="85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858"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859"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86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861"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86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86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86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866"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867"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8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9" w:author="stuart wolstenholme" w:date="2026-05-29T12:46:00Z" w16du:dateUtc="2026-05-29T11:46:00Z">
            <w:rPr>
              <w:rFonts w:eastAsia="Calibri" w:cstheme="minorHAnsi"/>
              <w:bCs/>
              <w:szCs w:val="18"/>
              <w:lang w:val="en-US" w:eastAsia="en-GB"/>
            </w:rPr>
          </w:rPrChange>
        </w:rPr>
        <w:t>computer hardware.</w:t>
      </w:r>
    </w:p>
    <w:p w14:paraId="6CB9E549" w14:textId="77777777" w:rsidR="006936E8" w:rsidRPr="0022764C" w:rsidRDefault="006936E8" w:rsidP="006936E8">
      <w:pPr>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 Loss</w:t>
      </w:r>
    </w:p>
    <w:p w14:paraId="329E25F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870"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871"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872"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873"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874"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875"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876"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877"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878"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87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88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881"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882"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83"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88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88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886"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88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888"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889"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90"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89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892"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14:paraId="78246081" w14:textId="77777777" w:rsidR="006936E8" w:rsidRPr="0022764C" w:rsidRDefault="006936E8" w:rsidP="006936E8">
      <w:pPr>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Employee</w:t>
      </w:r>
    </w:p>
    <w:p w14:paraId="26972FE6"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111547ED"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3"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894"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895" w:author="stuart wolstenholme" w:date="2026-05-29T12:46:00Z" w16du:dateUtc="2026-05-29T11:46:00Z">
            <w:rPr>
              <w:rFonts w:eastAsia="Arial" w:cstheme="minorHAnsi"/>
              <w:b/>
              <w:lang w:val="en-US"/>
            </w:rPr>
          </w:rPrChange>
        </w:rPr>
        <w:t xml:space="preserve"> </w:t>
      </w:r>
      <w:r w:rsidRPr="0022764C">
        <w:rPr>
          <w:rFonts w:eastAsia="Arial" w:cstheme="minorHAnsi"/>
          <w:rPrChange w:id="896" w:author="stuart wolstenholme" w:date="2026-05-29T12:46:00Z" w16du:dateUtc="2026-05-29T11:46:00Z">
            <w:rPr>
              <w:rFonts w:eastAsia="Arial" w:cstheme="minorHAnsi"/>
              <w:lang w:val="en-US"/>
            </w:rPr>
          </w:rPrChange>
        </w:rPr>
        <w:t>under a contract of service, training or apprenticeship; and</w:t>
      </w:r>
    </w:p>
    <w:p w14:paraId="7874F981"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7" w:author="stuart wolstenholme" w:date="2026-05-29T12:46:00Z" w16du:dateUtc="2026-05-29T11:46:00Z">
            <w:rPr>
              <w:rFonts w:eastAsia="Arial" w:cstheme="minorHAnsi"/>
              <w:lang w:val="en-US"/>
            </w:rPr>
          </w:rPrChange>
        </w:rPr>
        <w:t>any voluntary worker; and</w:t>
      </w:r>
    </w:p>
    <w:p w14:paraId="3A94C2B9"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8" w:author="stuart wolstenholme" w:date="2026-05-29T12:46:00Z" w16du:dateUtc="2026-05-29T11:46:00Z">
            <w:rPr>
              <w:rFonts w:eastAsia="Arial" w:cstheme="minorHAnsi"/>
              <w:lang w:val="en-US"/>
            </w:rPr>
          </w:rPrChange>
        </w:rPr>
        <w:t>any seasonal or temporary personnel; and</w:t>
      </w:r>
    </w:p>
    <w:p w14:paraId="77FF0C98"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9" w:author="stuart wolstenholme" w:date="2026-05-29T12:46:00Z" w16du:dateUtc="2026-05-29T11:46:00Z">
            <w:rPr>
              <w:rFonts w:eastAsia="Arial" w:cstheme="minorHAnsi"/>
              <w:lang w:val="en-US"/>
            </w:rPr>
          </w:rPrChange>
        </w:rPr>
        <w:t>any self-employed person or entity acting as a freelance consultant;</w:t>
      </w:r>
    </w:p>
    <w:p w14:paraId="0E9317C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14:paraId="3C052BF4" w14:textId="77777777" w:rsidR="006936E8" w:rsidRPr="0022764C" w:rsidRDefault="006936E8" w:rsidP="006936E8">
      <w:pPr>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Escrow Account</w:t>
      </w:r>
    </w:p>
    <w:p w14:paraId="2D73FB9F" w14:textId="77777777" w:rsidR="006936E8" w:rsidRPr="0022764C" w:rsidRDefault="006936E8" w:rsidP="006936E8">
      <w:pPr>
        <w:spacing w:before="0" w:line="240" w:lineRule="auto"/>
        <w:rPr>
          <w:rFonts w:eastAsia="Calibri" w:cstheme="minorHAnsi"/>
          <w:szCs w:val="18"/>
          <w:rPrChange w:id="900"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lastRenderedPageBreak/>
        <w:t xml:space="preserve">means </w:t>
      </w:r>
      <w:r w:rsidRPr="0022764C">
        <w:rPr>
          <w:rFonts w:eastAsia="Calibri" w:cstheme="minorHAnsi"/>
          <w:szCs w:val="18"/>
          <w:rPrChange w:id="901"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90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9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4"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905"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90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7" w:author="stuart wolstenholme" w:date="2026-05-29T12:46:00Z" w16du:dateUtc="2026-05-29T11:46:00Z">
            <w:rPr>
              <w:rFonts w:eastAsia="Calibri" w:cstheme="minorHAnsi"/>
              <w:szCs w:val="18"/>
              <w:lang w:val="en-US"/>
            </w:rPr>
          </w:rPrChange>
        </w:rPr>
        <w:t>client or customer.</w:t>
      </w:r>
    </w:p>
    <w:p w14:paraId="5588BD48" w14:textId="77777777" w:rsidR="006936E8" w:rsidRPr="0022764C" w:rsidRDefault="006936E8" w:rsidP="006936E8">
      <w:pPr>
        <w:spacing w:before="240" w:line="240"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Essential Service</w:t>
      </w:r>
    </w:p>
    <w:p w14:paraId="79D247A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14:paraId="13148D7E" w14:textId="77777777" w:rsidR="006936E8" w:rsidRPr="0022764C" w:rsidRDefault="006936E8" w:rsidP="006936E8">
      <w:pPr>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Excess</w:t>
      </w:r>
    </w:p>
    <w:p w14:paraId="1684E5EE" w14:textId="77777777" w:rsidR="006936E8" w:rsidRPr="0022764C" w:rsidRDefault="006936E8" w:rsidP="006936E8">
      <w:pPr>
        <w:spacing w:before="0" w:line="240" w:lineRule="auto"/>
        <w:rPr>
          <w:rFonts w:eastAsia="Calibri" w:cstheme="minorHAnsi"/>
          <w:szCs w:val="18"/>
          <w:rPrChange w:id="90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909"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910"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911"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912"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913"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914"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915"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916"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917" w:author="stuart wolstenholme" w:date="2026-05-29T12:46:00Z" w16du:dateUtc="2026-05-29T11:46:00Z">
            <w:rPr>
              <w:rFonts w:eastAsia="Calibri" w:cstheme="minorHAnsi"/>
              <w:szCs w:val="18"/>
              <w:lang w:val="en-US"/>
            </w:rPr>
          </w:rPrChange>
        </w:rPr>
        <w:t>.</w:t>
      </w:r>
    </w:p>
    <w:p w14:paraId="0375960F" w14:textId="77777777" w:rsidR="006936E8" w:rsidRPr="0022764C" w:rsidRDefault="006936E8" w:rsidP="006936E8">
      <w:pPr>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br/>
        <w:t>Executive</w:t>
      </w:r>
    </w:p>
    <w:p w14:paraId="510A729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918"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919"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92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921"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14:paraId="18DA42ED" w14:textId="77777777" w:rsidR="006936E8" w:rsidRPr="0022764C" w:rsidRDefault="006936E8" w:rsidP="006936E8">
      <w:pPr>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Account</w:t>
      </w:r>
    </w:p>
    <w:p w14:paraId="0846498E" w14:textId="77777777"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922"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923"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924"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925"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926"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927"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928" w:author="stuart wolstenholme" w:date="2026-05-29T12:46:00Z" w16du:dateUtc="2026-05-29T11:46:00Z">
            <w:rPr>
              <w:rFonts w:eastAsia="Calibri" w:cstheme="minorHAnsi"/>
              <w:bCs/>
              <w:szCs w:val="18"/>
              <w:lang w:val="en-US"/>
            </w:rPr>
          </w:rPrChange>
        </w:rPr>
        <w:t>.</w:t>
      </w:r>
    </w:p>
    <w:p w14:paraId="0B807CB2" w14:textId="77777777" w:rsidR="006936E8" w:rsidRPr="0022764C" w:rsidRDefault="006936E8" w:rsidP="006936E8">
      <w:pPr>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Fraud</w:t>
      </w:r>
    </w:p>
    <w:p w14:paraId="5B3C5D4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14:paraId="35D44C5C"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14:paraId="2C8222CA"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14:paraId="177D7029"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0"/>
        </w:rPr>
      </w:pPr>
      <w:r w:rsidRPr="0022764C">
        <w:rPr>
          <w:rFonts w:asciiTheme="majorHAnsi" w:eastAsia="Arial" w:hAnsiTheme="majorHAnsi" w:cstheme="majorHAnsi"/>
          <w:b/>
          <w:bCs/>
          <w:color w:val="000000"/>
          <w:sz w:val="22"/>
          <w:szCs w:val="22"/>
        </w:rPr>
        <w:t xml:space="preserve">Financial Fraud Loss </w:t>
      </w:r>
    </w:p>
    <w:p w14:paraId="42448107"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14:paraId="5916C2DB"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14:paraId="593E392D"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929"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930"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931"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932"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9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35"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93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93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8"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9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0"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94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43"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44"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94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946"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94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8"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94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50" w:author="stuart wolstenholme" w:date="2026-05-29T12:46:00Z" w16du:dateUtc="2026-05-29T11:46:00Z">
            <w:rPr>
              <w:rFonts w:eastAsia="Calibri" w:cstheme="minorHAnsi"/>
              <w:bCs/>
              <w:szCs w:val="18"/>
              <w:lang w:val="en-US" w:eastAsia="en-GB"/>
            </w:rPr>
          </w:rPrChange>
        </w:rPr>
        <w:t xml:space="preserve"> prior written consent.</w:t>
      </w:r>
    </w:p>
    <w:p w14:paraId="43246996" w14:textId="77777777"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14:paraId="014D10FE" w14:textId="1CACEB76" w:rsidR="00054903"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First Party Insured Event  </w:t>
      </w:r>
    </w:p>
    <w:p w14:paraId="23605C20"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42BAFA6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952"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95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954"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955"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5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57" w:author="stuart wolstenholme" w:date="2026-05-29T12:46:00Z" w16du:dateUtc="2026-05-29T11:46:00Z">
            <w:rPr>
              <w:rFonts w:eastAsia="Calibri" w:cstheme="minorHAnsi"/>
              <w:szCs w:val="18"/>
              <w:lang w:val="en-US" w:eastAsia="en-GB"/>
            </w:rPr>
          </w:rPrChange>
        </w:rPr>
        <w:t>;</w:t>
      </w:r>
    </w:p>
    <w:p w14:paraId="1A247BB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58"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959"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6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62" w:author="stuart wolstenholme" w:date="2026-05-29T12:46:00Z" w16du:dateUtc="2026-05-29T11:46:00Z">
            <w:rPr>
              <w:rFonts w:eastAsia="Calibri" w:cstheme="minorHAnsi"/>
              <w:szCs w:val="18"/>
              <w:lang w:val="en-US" w:eastAsia="en-GB"/>
            </w:rPr>
          </w:rPrChange>
        </w:rPr>
        <w:t>;</w:t>
      </w:r>
    </w:p>
    <w:p w14:paraId="04ABB7F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63"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96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965" w:author="stuart wolstenholme" w:date="2026-05-29T12:46:00Z" w16du:dateUtc="2026-05-29T11:46:00Z">
            <w:rPr>
              <w:rFonts w:eastAsia="Calibri" w:cstheme="minorHAnsi"/>
              <w:bCs/>
              <w:szCs w:val="18"/>
              <w:lang w:val="en-US" w:eastAsia="en-GB"/>
            </w:rPr>
          </w:rPrChange>
        </w:rPr>
        <w:t>;</w:t>
      </w:r>
    </w:p>
    <w:p w14:paraId="4ABE0C7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6"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967"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968" w:author="stuart wolstenholme" w:date="2026-05-29T12:46:00Z" w16du:dateUtc="2026-05-29T11:46:00Z">
            <w:rPr>
              <w:rFonts w:eastAsia="Calibri" w:cstheme="minorHAnsi"/>
              <w:szCs w:val="18"/>
              <w:lang w:val="en-US" w:eastAsia="en-GB"/>
            </w:rPr>
          </w:rPrChange>
        </w:rPr>
        <w:t>;</w:t>
      </w:r>
    </w:p>
    <w:p w14:paraId="77F15432"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9"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97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1"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972" w:author="stuart wolstenholme" w:date="2026-05-29T12:46:00Z" w16du:dateUtc="2026-05-29T11:46:00Z">
            <w:rPr>
              <w:rFonts w:eastAsia="Calibri" w:cstheme="minorHAnsi"/>
              <w:bCs/>
              <w:szCs w:val="18"/>
              <w:lang w:val="en-US" w:eastAsia="en-GB"/>
            </w:rPr>
          </w:rPrChange>
        </w:rPr>
        <w:t>;</w:t>
      </w:r>
    </w:p>
    <w:p w14:paraId="003804FE"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3"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974"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5"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97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97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978" w:author="stuart wolstenholme" w:date="2026-05-29T12:46:00Z" w16du:dateUtc="2026-05-29T11:46:00Z">
            <w:rPr>
              <w:rFonts w:eastAsia="Calibri" w:cstheme="minorHAnsi"/>
              <w:szCs w:val="18"/>
              <w:lang w:val="en-US" w:eastAsia="en-GB"/>
            </w:rPr>
          </w:rPrChange>
        </w:rPr>
        <w:t>;</w:t>
      </w:r>
    </w:p>
    <w:p w14:paraId="00243D7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9"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9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81"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98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983"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t>;</w:t>
      </w:r>
    </w:p>
    <w:p w14:paraId="0956089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85"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986"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987" w:author="stuart wolstenholme" w:date="2026-05-29T12:46:00Z" w16du:dateUtc="2026-05-29T11:46:00Z">
            <w:rPr>
              <w:rFonts w:eastAsia="Calibri" w:cstheme="minorHAnsi"/>
              <w:bCs/>
              <w:szCs w:val="18"/>
              <w:lang w:val="en-US" w:eastAsia="en-GB"/>
            </w:rPr>
          </w:rPrChange>
        </w:rPr>
        <w:t>;</w:t>
      </w:r>
    </w:p>
    <w:p w14:paraId="449490B0"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88"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989"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990"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991" w:author="stuart wolstenholme" w:date="2026-05-29T12:46:00Z" w16du:dateUtc="2026-05-29T11:46:00Z">
            <w:rPr>
              <w:rFonts w:eastAsia="Calibri" w:cstheme="minorHAnsi"/>
              <w:szCs w:val="18"/>
              <w:lang w:val="en-US" w:eastAsia="en-GB"/>
            </w:rPr>
          </w:rPrChange>
        </w:rPr>
        <w:t>;</w:t>
      </w:r>
    </w:p>
    <w:p w14:paraId="127F9034"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92"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993"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9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5"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9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7"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99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999"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00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00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3"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00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5"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00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00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9"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01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011"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012" w:author="stuart wolstenholme" w:date="2026-05-29T12:46:00Z" w16du:dateUtc="2026-05-29T11:46:00Z">
            <w:rPr>
              <w:rFonts w:eastAsia="Calibri" w:cstheme="minorHAnsi"/>
              <w:szCs w:val="18"/>
              <w:lang w:val="en-US" w:eastAsia="en-GB"/>
            </w:rPr>
          </w:rPrChange>
        </w:rPr>
        <w:t>; and</w:t>
      </w:r>
    </w:p>
    <w:p w14:paraId="42CBE5E5"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013"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014"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015"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016"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017" w:author="stuart wolstenholme" w:date="2026-05-29T12:46:00Z" w16du:dateUtc="2026-05-29T11:46:00Z">
            <w:rPr>
              <w:rFonts w:eastAsia="Calibri" w:cstheme="minorHAnsi"/>
              <w:bCs/>
              <w:sz w:val="19"/>
              <w:szCs w:val="19"/>
              <w:lang w:val="en-US" w:eastAsia="en-GB"/>
            </w:rPr>
          </w:rPrChange>
        </w:rPr>
        <w:t>.</w:t>
      </w:r>
    </w:p>
    <w:p w14:paraId="233F5537"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Hacking Attack</w:t>
      </w:r>
    </w:p>
    <w:p w14:paraId="4FB4DC59" w14:textId="77777777" w:rsidR="006936E8" w:rsidRPr="0022764C" w:rsidRDefault="006936E8" w:rsidP="006936E8">
      <w:pPr>
        <w:spacing w:before="0" w:line="240" w:lineRule="auto"/>
        <w:rPr>
          <w:rFonts w:eastAsia="Calibri" w:cstheme="minorHAnsi"/>
          <w:bCs/>
          <w:szCs w:val="18"/>
          <w:lang w:eastAsia="en-GB"/>
          <w:rPrChange w:id="101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19"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02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1" w:author="stuart wolstenholme" w:date="2026-05-29T12:46:00Z" w16du:dateUtc="2026-05-29T11:46:00Z">
            <w:rPr>
              <w:rFonts w:eastAsia="Calibri" w:cstheme="minorHAnsi"/>
              <w:bCs/>
              <w:szCs w:val="18"/>
              <w:lang w:val="en-US" w:eastAsia="en-GB"/>
            </w:rPr>
          </w:rPrChange>
        </w:rPr>
        <w:t>:</w:t>
      </w:r>
    </w:p>
    <w:p w14:paraId="6876131A"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02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24"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25"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6"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02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8"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029"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030" w:author="stuart wolstenholme" w:date="2026-05-29T12:46:00Z" w16du:dateUtc="2026-05-29T11:46:00Z">
            <w:rPr>
              <w:rFonts w:eastAsia="Calibri" w:cstheme="minorHAnsi"/>
              <w:bCs/>
              <w:szCs w:val="18"/>
              <w:lang w:val="en-US" w:eastAsia="en-GB"/>
            </w:rPr>
          </w:rPrChange>
        </w:rPr>
        <w:t>;</w:t>
      </w:r>
    </w:p>
    <w:p w14:paraId="14C7C54F" w14:textId="34E72F4A"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31" w:author="stuart wolstenholme" w:date="2026-05-29T12:46:00Z" w16du:dateUtc="2026-05-29T11:46:00Z">
            <w:rPr>
              <w:rFonts w:eastAsia="Calibri" w:cstheme="minorHAnsi"/>
              <w:bCs/>
              <w:szCs w:val="18"/>
              <w:lang w:val="en-US" w:eastAsia="en-GB"/>
            </w:rPr>
          </w:rPrChange>
        </w:rPr>
        <w:t xml:space="preserve">a </w:t>
      </w:r>
      <w:del w:id="1032" w:author="stuart wolstenholme" w:date="2026-05-29T12:40:00Z" w16du:dateUtc="2026-05-29T11:40:00Z">
        <w:r w:rsidRPr="0022764C" w:rsidDel="00BB79CB">
          <w:rPr>
            <w:rFonts w:eastAsia="Calibri" w:cstheme="minorHAnsi"/>
            <w:b/>
            <w:bCs/>
            <w:szCs w:val="18"/>
            <w:lang w:eastAsia="en-GB"/>
            <w:rPrChange w:id="1033" w:author="stuart wolstenholme" w:date="2026-05-29T12:46:00Z" w16du:dateUtc="2026-05-29T11:46:00Z">
              <w:rPr>
                <w:rFonts w:eastAsia="Calibri" w:cstheme="minorHAnsi"/>
                <w:b/>
                <w:bCs/>
                <w:szCs w:val="18"/>
                <w:lang w:val="en-US" w:eastAsia="en-GB"/>
              </w:rPr>
            </w:rPrChange>
          </w:rPr>
          <w:delText>Denial of Service</w:delText>
        </w:r>
      </w:del>
      <w:ins w:id="1034" w:author="stuart wolstenholme" w:date="2026-05-29T12:40:00Z" w16du:dateUtc="2026-05-29T11:40:00Z">
        <w:r w:rsidR="00BB79CB" w:rsidRPr="0022764C">
          <w:rPr>
            <w:rFonts w:eastAsia="Calibri" w:cstheme="minorHAnsi"/>
            <w:b/>
            <w:bCs/>
            <w:szCs w:val="18"/>
            <w:lang w:eastAsia="en-GB"/>
            <w:rPrChange w:id="1035"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03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037"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038"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03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040" w:author="stuart wolstenholme" w:date="2026-05-29T12:46:00Z" w16du:dateUtc="2026-05-29T11:46:00Z">
            <w:rPr>
              <w:rFonts w:eastAsia="Calibri" w:cstheme="minorHAnsi"/>
              <w:szCs w:val="18"/>
              <w:lang w:val="en-US" w:eastAsia="en-GB"/>
            </w:rPr>
          </w:rPrChange>
        </w:rPr>
        <w:t>;</w:t>
      </w:r>
    </w:p>
    <w:p w14:paraId="4EE91AA6"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1"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04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3"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04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 or</w:t>
      </w:r>
    </w:p>
    <w:p w14:paraId="5FB03FEC"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6"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047"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048" w:author="stuart wolstenholme" w:date="2026-05-29T12:46:00Z" w16du:dateUtc="2026-05-29T11:46:00Z">
            <w:rPr>
              <w:rFonts w:eastAsia="Calibri" w:cstheme="minorHAnsi"/>
              <w:szCs w:val="18"/>
              <w:lang w:val="en-US" w:eastAsia="en-GB"/>
            </w:rPr>
          </w:rPrChange>
        </w:rPr>
        <w:t>.</w:t>
      </w:r>
    </w:p>
    <w:p w14:paraId="079136FA" w14:textId="77777777" w:rsidR="006936E8" w:rsidRPr="0022764C" w:rsidRDefault="006936E8" w:rsidP="006936E8">
      <w:pPr>
        <w:spacing w:before="240" w:line="240" w:lineRule="auto"/>
        <w:rPr>
          <w:rFonts w:asciiTheme="majorHAnsi" w:eastAsia="Calibri" w:hAnsiTheme="majorHAnsi" w:cstheme="majorHAnsi"/>
          <w:b/>
          <w:bCs/>
          <w:sz w:val="22"/>
        </w:rPr>
      </w:pPr>
      <w:r w:rsidRPr="0022764C">
        <w:rPr>
          <w:rFonts w:asciiTheme="majorHAnsi" w:eastAsia="Calibri" w:hAnsiTheme="majorHAnsi" w:cstheme="majorHAnsi"/>
          <w:b/>
          <w:bCs/>
          <w:sz w:val="22"/>
        </w:rPr>
        <w:t>Impacted State</w:t>
      </w:r>
    </w:p>
    <w:p w14:paraId="68F6BA0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14:paraId="5C4CB5DA"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14:paraId="05E95553"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14:paraId="637AFE8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008490A4"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Income Loss</w:t>
      </w:r>
    </w:p>
    <w:p w14:paraId="78AD8B23" w14:textId="77777777" w:rsidR="006936E8" w:rsidRPr="0022764C" w:rsidRDefault="006936E8" w:rsidP="006936E8">
      <w:pPr>
        <w:spacing w:before="0" w:line="240" w:lineRule="auto"/>
        <w:rPr>
          <w:rFonts w:eastAsia="Calibri" w:cstheme="minorHAnsi"/>
          <w:sz w:val="19"/>
          <w:szCs w:val="19"/>
          <w:lang w:eastAsia="en-GB"/>
          <w:rPrChange w:id="1049"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050"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052"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05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054"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055"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056"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05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0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059"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060"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14:paraId="34BFBA53"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Informant</w:t>
      </w:r>
    </w:p>
    <w:p w14:paraId="3A5BC3DD" w14:textId="77777777" w:rsidR="006936E8" w:rsidRPr="0022764C" w:rsidRDefault="006936E8" w:rsidP="006936E8">
      <w:pPr>
        <w:spacing w:before="0" w:line="240" w:lineRule="auto"/>
        <w:rPr>
          <w:rFonts w:eastAsia="Times New Roman" w:cstheme="minorHAnsi"/>
          <w:bCs/>
          <w:szCs w:val="18"/>
          <w:lang w:eastAsia="en-GB"/>
          <w:rPrChange w:id="1061"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062"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06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64"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065"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066"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067"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068" w:author="stuart wolstenholme" w:date="2026-05-29T12:46:00Z" w16du:dateUtc="2026-05-29T11:46:00Z">
            <w:rPr>
              <w:rFonts w:eastAsia="Times New Roman" w:cstheme="minorHAnsi"/>
              <w:bCs/>
              <w:szCs w:val="18"/>
              <w:lang w:val="en-US" w:eastAsia="en-GB"/>
            </w:rPr>
          </w:rPrChange>
        </w:rPr>
        <w:t>pays or promises to pay.</w:t>
      </w:r>
    </w:p>
    <w:p w14:paraId="6D75DA96" w14:textId="77777777" w:rsidR="006936E8" w:rsidRPr="0022764C" w:rsidRDefault="006936E8" w:rsidP="006936E8">
      <w:pPr>
        <w:spacing w:before="0" w:line="240" w:lineRule="auto"/>
        <w:rPr>
          <w:rFonts w:eastAsia="Times New Roman" w:cstheme="minorHAnsi"/>
          <w:bCs/>
          <w:szCs w:val="18"/>
          <w:lang w:eastAsia="en-GB"/>
          <w:rPrChange w:id="1069"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070"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071" w:author="stuart wolstenholme" w:date="2026-05-29T12:46:00Z" w16du:dateUtc="2026-05-29T11:46:00Z">
            <w:rPr>
              <w:rFonts w:eastAsia="Times New Roman" w:cstheme="minorHAnsi"/>
              <w:bCs/>
              <w:szCs w:val="18"/>
              <w:lang w:val="en-US" w:eastAsia="en-GB"/>
            </w:rPr>
          </w:rPrChange>
        </w:rPr>
        <w:t xml:space="preserve"> does not include:</w:t>
      </w:r>
    </w:p>
    <w:p w14:paraId="5D4F9C82"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2"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07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74" w:author="stuart wolstenholme" w:date="2026-05-29T12:46:00Z" w16du:dateUtc="2026-05-29T11:46:00Z">
            <w:rPr>
              <w:rFonts w:eastAsia="Times New Roman" w:cstheme="minorHAnsi"/>
              <w:bCs/>
              <w:szCs w:val="18"/>
              <w:lang w:val="en-US" w:eastAsia="en-GB"/>
            </w:rPr>
          </w:rPrChange>
        </w:rPr>
        <w:t>, whether acting alone or in collusion with others;</w:t>
      </w:r>
    </w:p>
    <w:p w14:paraId="52341658"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5"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076"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077" w:author="stuart wolstenholme" w:date="2026-05-29T12:46:00Z" w16du:dateUtc="2026-05-29T11:46:00Z">
            <w:rPr>
              <w:rFonts w:eastAsia="Times New Roman" w:cstheme="minorHAnsi"/>
              <w:bCs/>
              <w:szCs w:val="18"/>
              <w:lang w:val="en-US" w:eastAsia="en-GB"/>
            </w:rPr>
          </w:rPrChange>
        </w:rPr>
        <w:t>;</w:t>
      </w:r>
    </w:p>
    <w:p w14:paraId="334A161F"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8" w:author="stuart wolstenholme" w:date="2026-05-29T12:46:00Z" w16du:dateUtc="2026-05-29T11:46:00Z">
            <w:rPr>
              <w:rFonts w:eastAsia="Times New Roman" w:cstheme="minorHAnsi"/>
              <w:bCs/>
              <w:szCs w:val="18"/>
              <w:lang w:val="en-US" w:eastAsia="en-GB"/>
            </w:rPr>
          </w:rPrChange>
        </w:rPr>
        <w:t xml:space="preserve">any of the </w:t>
      </w:r>
      <w:r w:rsidRPr="0022764C">
        <w:rPr>
          <w:rFonts w:eastAsia="Times New Roman" w:cstheme="minorHAnsi"/>
          <w:b/>
          <w:bCs/>
          <w:szCs w:val="18"/>
          <w:lang w:eastAsia="en-GB"/>
          <w:rPrChange w:id="1079"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080" w:author="stuart wolstenholme" w:date="2026-05-29T12:46:00Z" w16du:dateUtc="2026-05-29T11:46:00Z">
            <w:rPr>
              <w:rFonts w:eastAsia="Times New Roman" w:cstheme="minorHAnsi"/>
              <w:bCs/>
              <w:szCs w:val="18"/>
              <w:lang w:val="en-US" w:eastAsia="en-GB"/>
            </w:rPr>
          </w:rPrChange>
        </w:rPr>
        <w:t xml:space="preserve"> auditors, whether internal or external;</w:t>
      </w:r>
    </w:p>
    <w:p w14:paraId="3C3F692C"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1"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082"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83" w:author="stuart wolstenholme" w:date="2026-05-29T12:46:00Z" w16du:dateUtc="2026-05-29T11:46:00Z">
            <w:rPr>
              <w:rFonts w:eastAsia="Times New Roman" w:cstheme="minorHAnsi"/>
              <w:bCs/>
              <w:szCs w:val="18"/>
              <w:lang w:val="en-US" w:eastAsia="en-GB"/>
            </w:rPr>
          </w:rPrChange>
        </w:rPr>
        <w:t>; or</w:t>
      </w:r>
    </w:p>
    <w:p w14:paraId="67B28284"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4" w:author="stuart wolstenholme" w:date="2026-05-29T12:46:00Z" w16du:dateUtc="2026-05-29T11:46:00Z">
            <w:rPr>
              <w:rFonts w:eastAsia="Times New Roman" w:cstheme="minorHAnsi"/>
              <w:bCs/>
              <w:szCs w:val="18"/>
              <w:lang w:val="en-US" w:eastAsia="en-GB"/>
            </w:rPr>
          </w:rPrChange>
        </w:rPr>
        <w:lastRenderedPageBreak/>
        <w:t>any person responsible for the supervision or management of a party described in paragraphs (a) through (d) above</w:t>
      </w:r>
      <w:r w:rsidRPr="0022764C">
        <w:rPr>
          <w:rFonts w:eastAsia="Times New Roman" w:cstheme="minorHAnsi"/>
          <w:bCs/>
          <w:sz w:val="19"/>
          <w:szCs w:val="19"/>
          <w:lang w:eastAsia="en-GB"/>
          <w:rPrChange w:id="1085" w:author="stuart wolstenholme" w:date="2026-05-29T12:46:00Z" w16du:dateUtc="2026-05-29T11:46:00Z">
            <w:rPr>
              <w:rFonts w:eastAsia="Times New Roman" w:cstheme="minorHAnsi"/>
              <w:bCs/>
              <w:sz w:val="19"/>
              <w:szCs w:val="19"/>
              <w:lang w:val="en-US" w:eastAsia="en-GB"/>
            </w:rPr>
          </w:rPrChange>
        </w:rPr>
        <w:t>.</w:t>
      </w:r>
    </w:p>
    <w:p w14:paraId="4645F15F"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086" w:author="stuart wolstenholme" w:date="2026-05-29T12:46:00Z" w16du:dateUtc="2026-05-29T11:46:00Z">
            <w:rPr>
              <w:rFonts w:asciiTheme="majorHAnsi" w:eastAsia="Calibri" w:hAnsiTheme="majorHAnsi" w:cstheme="majorHAnsi"/>
              <w:b/>
              <w:bCs/>
              <w:sz w:val="22"/>
              <w:szCs w:val="22"/>
              <w:lang w:val="en-US" w:eastAsia="en-GB"/>
            </w:rPr>
          </w:rPrChange>
        </w:rPr>
        <w:t>Initial Breach Consultation Costs</w:t>
      </w:r>
    </w:p>
    <w:p w14:paraId="0449A72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87"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08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089"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09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091"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3"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094"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095"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7"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098"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099"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100"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10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02"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103"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104"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105"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0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107"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108"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109" w:author="stuart wolstenholme" w:date="2026-05-29T12:46:00Z" w16du:dateUtc="2026-05-29T11:46:00Z">
            <w:rPr>
              <w:rFonts w:eastAsia="Calibri" w:cstheme="minorHAnsi"/>
              <w:bCs/>
              <w:szCs w:val="18"/>
              <w:lang w:val="en-US" w:eastAsia="en-GB"/>
            </w:rPr>
          </w:rPrChange>
        </w:rPr>
        <w:t>.</w:t>
      </w:r>
    </w:p>
    <w:p w14:paraId="189F1EC6"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0" w:author="stuart wolstenholme" w:date="2026-05-29T12:46:00Z" w16du:dateUtc="2026-05-29T11:46:00Z">
            <w:rPr>
              <w:rFonts w:asciiTheme="majorHAnsi" w:eastAsia="Calibri" w:hAnsiTheme="majorHAnsi" w:cstheme="majorHAnsi"/>
              <w:b/>
              <w:bCs/>
              <w:sz w:val="22"/>
              <w:szCs w:val="22"/>
              <w:lang w:val="en-US" w:eastAsia="en-GB"/>
            </w:rPr>
          </w:rPrChange>
        </w:rPr>
        <w:t xml:space="preserve">Insured </w:t>
      </w:r>
    </w:p>
    <w:p w14:paraId="2B6C58F7" w14:textId="77777777" w:rsidR="006936E8" w:rsidRPr="0022764C" w:rsidRDefault="006936E8" w:rsidP="006936E8">
      <w:pPr>
        <w:autoSpaceDE w:val="0"/>
        <w:autoSpaceDN w:val="0"/>
        <w:adjustRightInd w:val="0"/>
        <w:spacing w:before="0" w:line="240" w:lineRule="auto"/>
        <w:rPr>
          <w:rFonts w:eastAsia="Arial" w:cstheme="minorHAnsi"/>
          <w:szCs w:val="18"/>
          <w:rPrChange w:id="1111"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112" w:author="stuart wolstenholme" w:date="2026-05-29T12:46:00Z" w16du:dateUtc="2026-05-29T11:46:00Z">
            <w:rPr>
              <w:rFonts w:eastAsia="Arial" w:cstheme="minorHAnsi"/>
              <w:szCs w:val="18"/>
              <w:lang w:val="it-IT"/>
            </w:rPr>
          </w:rPrChange>
        </w:rPr>
        <w:t>:</w:t>
      </w:r>
    </w:p>
    <w:p w14:paraId="769DB6B2"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14:paraId="1B76C8FF"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14:paraId="37099BB4"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FF0000"/>
          <w:szCs w:val="18"/>
        </w:rPr>
        <w:t xml:space="preserve"> </w:t>
      </w:r>
      <w:r w:rsidRPr="0022764C">
        <w:rPr>
          <w:rFonts w:eastAsia="Arial" w:cstheme="minorHAnsi"/>
          <w:szCs w:val="18"/>
        </w:rPr>
        <w:t>of this Policy.</w:t>
      </w:r>
    </w:p>
    <w:p w14:paraId="06A723A8"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3" w:author="stuart wolstenholme" w:date="2026-05-29T12:46:00Z" w16du:dateUtc="2026-05-29T11:46:00Z">
            <w:rPr>
              <w:rFonts w:asciiTheme="majorHAnsi" w:eastAsia="Calibri" w:hAnsiTheme="majorHAnsi" w:cstheme="majorHAnsi"/>
              <w:b/>
              <w:bCs/>
              <w:sz w:val="22"/>
              <w:szCs w:val="22"/>
              <w:lang w:val="en-US" w:eastAsia="en-GB"/>
            </w:rPr>
          </w:rPrChange>
        </w:rPr>
        <w:t>Insured Computer System</w:t>
      </w:r>
    </w:p>
    <w:p w14:paraId="550FA0A6" w14:textId="77777777"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392D81F"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14"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115"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16"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17"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18"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11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0"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2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2"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123"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124" w:author="stuart wolstenholme" w:date="2026-05-29T12:46:00Z" w16du:dateUtc="2026-05-29T11:46:00Z">
            <w:rPr>
              <w:rFonts w:eastAsia="Calibri" w:cstheme="minorHAnsi"/>
              <w:szCs w:val="18"/>
              <w:lang w:val="en-US" w:eastAsia="en-GB"/>
            </w:rPr>
          </w:rPrChange>
        </w:rPr>
        <w:t>;</w:t>
      </w:r>
    </w:p>
    <w:p w14:paraId="4379F29B"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25"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12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27"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128"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29"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130"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131"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132"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133"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1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35"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13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37"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138"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139"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14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41"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14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43" w:author="stuart wolstenholme" w:date="2026-05-29T12:46:00Z" w16du:dateUtc="2026-05-29T11:46:00Z">
            <w:rPr>
              <w:rFonts w:eastAsia="Calibri" w:cstheme="minorHAnsi"/>
              <w:bCs/>
              <w:szCs w:val="18"/>
              <w:lang w:val="en-US" w:eastAsia="en-GB"/>
            </w:rPr>
          </w:rPrChange>
        </w:rPr>
        <w:t>to provide such services; and</w:t>
      </w:r>
    </w:p>
    <w:p w14:paraId="385CF9E1"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44"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145"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46"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147"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148"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4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150" w:author="stuart wolstenholme" w:date="2026-05-29T12:46:00Z" w16du:dateUtc="2026-05-29T11:46:00Z">
            <w:rPr>
              <w:rFonts w:eastAsia="Calibri" w:cstheme="minorHAnsi"/>
              <w:bCs/>
              <w:sz w:val="19"/>
              <w:szCs w:val="19"/>
              <w:lang w:val="en-US" w:eastAsia="en-GB"/>
            </w:rPr>
          </w:rPrChange>
        </w:rPr>
        <w:t>.</w:t>
      </w:r>
    </w:p>
    <w:p w14:paraId="61EAF0D9"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51" w:author="stuart wolstenholme" w:date="2026-05-29T12:46:00Z" w16du:dateUtc="2026-05-29T11:46:00Z">
            <w:rPr>
              <w:rFonts w:asciiTheme="majorHAnsi" w:eastAsia="Calibri" w:hAnsiTheme="majorHAnsi" w:cstheme="majorHAnsi"/>
              <w:b/>
              <w:bCs/>
              <w:sz w:val="22"/>
              <w:szCs w:val="22"/>
              <w:lang w:val="en-US" w:eastAsia="en-GB"/>
            </w:rPr>
          </w:rPrChange>
        </w:rPr>
        <w:t>Insured Location</w:t>
      </w:r>
    </w:p>
    <w:p w14:paraId="0D2692F2" w14:textId="77777777" w:rsidR="006936E8" w:rsidRPr="0022764C" w:rsidRDefault="006936E8" w:rsidP="006936E8">
      <w:pPr>
        <w:autoSpaceDE w:val="0"/>
        <w:autoSpaceDN w:val="0"/>
        <w:adjustRightInd w:val="0"/>
        <w:spacing w:before="0" w:line="240" w:lineRule="auto"/>
        <w:rPr>
          <w:rFonts w:eastAsia="Calibri" w:cstheme="minorHAnsi"/>
          <w:bCs/>
          <w:szCs w:val="18"/>
          <w:lang w:eastAsia="en-GB"/>
          <w:rPrChange w:id="115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153"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154"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155" w:author="stuart wolstenholme" w:date="2026-05-29T12:46:00Z" w16du:dateUtc="2026-05-29T11:46:00Z">
            <w:rPr>
              <w:rFonts w:eastAsia="Calibri" w:cstheme="minorHAnsi"/>
              <w:bCs/>
              <w:szCs w:val="18"/>
              <w:lang w:val="en-US" w:eastAsia="en-GB"/>
            </w:rPr>
          </w:rPrChange>
        </w:rPr>
        <w:t xml:space="preserve"> business premises.</w:t>
      </w:r>
    </w:p>
    <w:p w14:paraId="1BE006CA"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Insured Telecommunications System </w:t>
      </w:r>
    </w:p>
    <w:p w14:paraId="7C7121A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15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15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14:paraId="1B264085"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Insurer</w:t>
      </w:r>
    </w:p>
    <w:p w14:paraId="2585F13B" w14:textId="77777777"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158" w:author="stuart wolstenholme" w:date="2026-05-29T12:46:00Z" w16du:dateUtc="2026-05-29T11:46:00Z">
            <w:rPr>
              <w:rFonts w:eastAsia="Arial" w:cstheme="minorHAnsi"/>
              <w:szCs w:val="18"/>
              <w:lang w:val="en-US"/>
            </w:rPr>
          </w:rPrChange>
        </w:rPr>
        <w:t>HCC International Insurance Company PLC.</w:t>
      </w:r>
    </w:p>
    <w:p w14:paraId="1E841FC7"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Interruption Expenses </w:t>
      </w:r>
    </w:p>
    <w:p w14:paraId="4DC3E9B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59"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160"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161"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162"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6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64"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165"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166"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16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1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174"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176"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17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178"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179" w:author="stuart wolstenholme" w:date="2026-05-29T12:46:00Z" w16du:dateUtc="2026-05-29T11:46:00Z">
            <w:rPr>
              <w:rFonts w:eastAsia="Calibri" w:cstheme="minorHAnsi"/>
              <w:szCs w:val="18"/>
              <w:lang w:val="en-US" w:eastAsia="en-GB"/>
            </w:rPr>
          </w:rPrChange>
        </w:rPr>
        <w:t xml:space="preserve"> recoverable shall not exceed the </w:t>
      </w:r>
      <w:r w:rsidRPr="0022764C">
        <w:rPr>
          <w:rFonts w:eastAsia="Calibri" w:cstheme="minorHAnsi"/>
          <w:szCs w:val="18"/>
          <w:lang w:eastAsia="en-GB"/>
          <w:rPrChange w:id="1180" w:author="stuart wolstenholme" w:date="2026-05-29T12:46:00Z" w16du:dateUtc="2026-05-29T11:46:00Z">
            <w:rPr>
              <w:rFonts w:eastAsia="Calibri" w:cstheme="minorHAnsi"/>
              <w:szCs w:val="18"/>
              <w:lang w:val="en-US" w:eastAsia="en-GB"/>
            </w:rPr>
          </w:rPrChange>
        </w:rPr>
        <w:t xml:space="preserve">amount by which the covered </w:t>
      </w:r>
      <w:r w:rsidRPr="0022764C">
        <w:rPr>
          <w:rFonts w:eastAsia="Calibri" w:cstheme="minorHAnsi"/>
          <w:b/>
          <w:bCs/>
          <w:szCs w:val="18"/>
          <w:lang w:eastAsia="en-GB"/>
          <w:rPrChange w:id="1181"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xml:space="preserve"> is reduced by such incurred expenses.</w:t>
      </w:r>
    </w:p>
    <w:p w14:paraId="6FEAC655"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83" w:author="stuart wolstenholme" w:date="2026-05-29T12:46:00Z" w16du:dateUtc="2026-05-29T11:46:00Z">
            <w:rPr>
              <w:rFonts w:asciiTheme="majorHAnsi" w:eastAsia="Calibri" w:hAnsiTheme="majorHAnsi" w:cstheme="majorHAnsi"/>
              <w:b/>
              <w:bCs/>
              <w:sz w:val="22"/>
              <w:szCs w:val="22"/>
              <w:lang w:val="en-US" w:eastAsia="en-GB"/>
            </w:rPr>
          </w:rPrChange>
        </w:rPr>
        <w:t>Media Material</w:t>
      </w:r>
    </w:p>
    <w:p w14:paraId="1CC7A072" w14:textId="19C0E510" w:rsidR="006936E8" w:rsidRPr="0022764C" w:rsidRDefault="006936E8" w:rsidP="006936E8">
      <w:pPr>
        <w:spacing w:before="0" w:line="240" w:lineRule="auto"/>
        <w:rPr>
          <w:rFonts w:eastAsia="Calibri" w:cstheme="minorHAnsi"/>
          <w:b/>
          <w:bCs/>
          <w:szCs w:val="18"/>
          <w:lang w:eastAsia="en-GB"/>
          <w:rPrChange w:id="1184"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85"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186"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187" w:author="stuart wolstenholme" w:date="2026-05-29T12:46:00Z" w16du:dateUtc="2026-05-29T11:46:00Z">
            <w:rPr>
              <w:rFonts w:eastAsia="Calibri" w:cstheme="minorHAnsi"/>
              <w:szCs w:val="18"/>
              <w:lang w:val="en-US" w:eastAsia="en-GB"/>
            </w:rPr>
          </w:rPrChange>
        </w:rPr>
        <w:t xml:space="preserve"> own </w:t>
      </w:r>
      <w:del w:id="1188" w:author="stuart wolstenholme" w:date="2026-05-29T12:41:00Z" w16du:dateUtc="2026-05-29T11:41:00Z">
        <w:r w:rsidRPr="0022764C" w:rsidDel="00BB79CB">
          <w:rPr>
            <w:rFonts w:eastAsia="Calibri" w:cstheme="minorHAnsi"/>
            <w:szCs w:val="18"/>
            <w:lang w:eastAsia="en-GB"/>
            <w:rPrChange w:id="1189" w:author="stuart wolstenholme" w:date="2026-05-29T12:46:00Z" w16du:dateUtc="2026-05-29T11:46:00Z">
              <w:rPr>
                <w:rFonts w:eastAsia="Calibri" w:cstheme="minorHAnsi"/>
                <w:szCs w:val="18"/>
                <w:lang w:val="en-US" w:eastAsia="en-GB"/>
              </w:rPr>
            </w:rPrChange>
          </w:rPr>
          <w:delText>business,  for</w:delText>
        </w:r>
      </w:del>
      <w:ins w:id="1190" w:author="stuart wolstenholme" w:date="2026-05-29T12:41:00Z" w16du:dateUtc="2026-05-29T11:41:00Z">
        <w:r w:rsidR="00BB79CB" w:rsidRPr="0022764C">
          <w:rPr>
            <w:rFonts w:eastAsia="Calibri" w:cstheme="minorHAnsi"/>
            <w:szCs w:val="18"/>
            <w:lang w:eastAsia="en-GB"/>
            <w:rPrChange w:id="1191"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192"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9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19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195"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19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197"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198"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199"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200" w:author="stuart wolstenholme" w:date="2026-05-29T12:46:00Z" w16du:dateUtc="2026-05-29T11:46:00Z">
            <w:rPr>
              <w:rFonts w:eastAsia="Calibri" w:cstheme="minorHAnsi"/>
              <w:b/>
              <w:bCs/>
              <w:szCs w:val="18"/>
              <w:lang w:val="en-US" w:eastAsia="en-GB"/>
            </w:rPr>
          </w:rPrChange>
        </w:rPr>
        <w:t>Products.</w:t>
      </w:r>
    </w:p>
    <w:p w14:paraId="3162E8BE" w14:textId="77777777" w:rsidR="006936E8" w:rsidRPr="0022764C" w:rsidRDefault="006936E8" w:rsidP="006936E8">
      <w:pPr>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b/>
          <w:sz w:val="22"/>
          <w:szCs w:val="22"/>
        </w:rPr>
      </w:pPr>
      <w:r w:rsidRPr="0022764C">
        <w:rPr>
          <w:rFonts w:asciiTheme="majorHAnsi" w:eastAsia="Arial" w:hAnsiTheme="majorHAnsi" w:cstheme="majorHAnsi"/>
          <w:b/>
          <w:sz w:val="22"/>
          <w:szCs w:val="22"/>
        </w:rPr>
        <w:t xml:space="preserve">Merchant Services Agreement </w:t>
      </w:r>
    </w:p>
    <w:p w14:paraId="3A8784C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14:paraId="7BFCE81B"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01" w:author="stuart wolstenholme" w:date="2026-05-29T12:46:00Z" w16du:dateUtc="2026-05-29T11:46:00Z">
            <w:rPr>
              <w:rFonts w:asciiTheme="majorHAnsi" w:eastAsia="Calibri" w:hAnsiTheme="majorHAnsi" w:cstheme="majorHAnsi"/>
              <w:b/>
              <w:bCs/>
              <w:sz w:val="22"/>
              <w:szCs w:val="22"/>
              <w:lang w:val="en-US" w:eastAsia="en-GB"/>
            </w:rPr>
          </w:rPrChange>
        </w:rPr>
        <w:t>Money</w:t>
      </w:r>
    </w:p>
    <w:p w14:paraId="306147A6" w14:textId="1D405FD6"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202"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203" w:author="stuart wolstenholme" w:date="2026-05-29T12:48:00Z" w16du:dateUtc="2026-05-29T11:48:00Z">
        <w:r w:rsidRPr="0022764C" w:rsidDel="0022764C">
          <w:rPr>
            <w:rFonts w:eastAsia="Calibri" w:cstheme="minorHAnsi"/>
            <w:szCs w:val="18"/>
            <w:lang w:eastAsia="en-GB"/>
            <w:rPrChange w:id="1204" w:author="stuart wolstenholme" w:date="2026-05-29T12:46:00Z" w16du:dateUtc="2026-05-29T11:46:00Z">
              <w:rPr>
                <w:rFonts w:eastAsia="Calibri" w:cstheme="minorHAnsi"/>
                <w:szCs w:val="18"/>
                <w:lang w:val="en-US" w:eastAsia="en-GB"/>
              </w:rPr>
            </w:rPrChange>
          </w:rPr>
          <w:delText>travelers’</w:delText>
        </w:r>
      </w:del>
      <w:ins w:id="1205"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206"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207"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20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09" w:author="stuart wolstenholme" w:date="2026-05-29T12:46:00Z" w16du:dateUtc="2026-05-29T11:46:00Z">
            <w:rPr>
              <w:rFonts w:eastAsia="Calibri" w:cstheme="minorHAnsi"/>
              <w:bCs/>
              <w:szCs w:val="18"/>
              <w:lang w:val="en-US" w:eastAsia="en-GB"/>
            </w:rPr>
          </w:rPrChange>
        </w:rPr>
        <w:t>orders.</w:t>
      </w:r>
    </w:p>
    <w:p w14:paraId="1F067E41"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10" w:author="stuart wolstenholme" w:date="2026-05-29T12:46:00Z" w16du:dateUtc="2026-05-29T11:46:00Z">
            <w:rPr>
              <w:rFonts w:asciiTheme="majorHAnsi" w:eastAsia="Calibri" w:hAnsiTheme="majorHAnsi" w:cstheme="majorHAnsi"/>
              <w:b/>
              <w:bCs/>
              <w:sz w:val="22"/>
              <w:szCs w:val="22"/>
              <w:lang w:val="en-US" w:eastAsia="en-GB"/>
            </w:rPr>
          </w:rPrChange>
        </w:rPr>
        <w:t>Multimedia Wrongful Act</w:t>
      </w:r>
    </w:p>
    <w:p w14:paraId="57263A03" w14:textId="77777777" w:rsidR="006936E8" w:rsidRPr="0022764C" w:rsidRDefault="006936E8" w:rsidP="006936E8">
      <w:pPr>
        <w:spacing w:before="0" w:line="240" w:lineRule="auto"/>
        <w:rPr>
          <w:rFonts w:eastAsia="Calibri" w:cstheme="minorHAnsi"/>
          <w:szCs w:val="18"/>
          <w:lang w:eastAsia="en-GB"/>
          <w:rPrChange w:id="12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12"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213"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214"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21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216" w:author="stuart wolstenholme" w:date="2026-05-29T12:46:00Z" w16du:dateUtc="2026-05-29T11:46:00Z">
            <w:rPr>
              <w:rFonts w:eastAsia="Calibri" w:cstheme="minorHAnsi"/>
              <w:szCs w:val="18"/>
              <w:lang w:val="en-US" w:eastAsia="en-GB"/>
            </w:rPr>
          </w:rPrChange>
        </w:rPr>
        <w:t>:</w:t>
      </w:r>
    </w:p>
    <w:p w14:paraId="708C59FB" w14:textId="77777777"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217"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14:paraId="5364EAAB"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14:paraId="618B7EF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3F9258DE"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218"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219"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220"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221"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222"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223"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224" w:author="stuart wolstenholme" w:date="2026-05-29T12:46:00Z" w16du:dateUtc="2026-05-29T11:46:00Z">
            <w:rPr>
              <w:rFonts w:eastAsia="Arial Unicode MS" w:cstheme="minorHAnsi"/>
              <w:bCs/>
              <w:szCs w:val="18"/>
              <w:lang w:val="en-US"/>
            </w:rPr>
          </w:rPrChange>
        </w:rPr>
        <w:t>;</w:t>
      </w:r>
    </w:p>
    <w:p w14:paraId="6C680AA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5" w:author="stuart wolstenholme" w:date="2026-05-29T12:46:00Z" w16du:dateUtc="2026-05-29T11:46:00Z">
            <w:rPr>
              <w:rFonts w:eastAsia="Arial Unicode MS" w:cstheme="minorHAnsi"/>
              <w:sz w:val="19"/>
              <w:szCs w:val="19"/>
              <w:lang w:val="en-US"/>
            </w:rPr>
          </w:rPrChange>
        </w:rPr>
        <w:t>false arrest, detention or imprisonment;</w:t>
      </w:r>
    </w:p>
    <w:p w14:paraId="6E6D5F83"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6"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14:paraId="74F6234A"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7"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14:paraId="21B4D415"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lastRenderedPageBreak/>
        <w:t>Named Insured</w:t>
      </w:r>
    </w:p>
    <w:p w14:paraId="3138E965" w14:textId="77777777"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14:paraId="6F5E914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14:paraId="19F7EC2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14:paraId="572B0674" w14:textId="77777777" w:rsidR="006936E8" w:rsidRPr="0022764C" w:rsidRDefault="006936E8" w:rsidP="006936E8">
      <w:pPr>
        <w:spacing w:before="240" w:line="240" w:lineRule="auto"/>
        <w:jc w:val="both"/>
        <w:rPr>
          <w:rFonts w:asciiTheme="majorHAnsi" w:eastAsia="Calibri" w:hAnsiTheme="majorHAnsi" w:cstheme="majorHAnsi"/>
          <w:b/>
          <w:kern w:val="2"/>
          <w:sz w:val="22"/>
          <w:szCs w:val="22"/>
          <w14:ligatures w14:val="standardContextual"/>
          <w:rPrChange w:id="1228"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pPr>
      <w:r w:rsidRPr="0022764C">
        <w:rPr>
          <w:rFonts w:asciiTheme="majorHAnsi" w:eastAsia="Calibri" w:hAnsiTheme="majorHAnsi" w:cstheme="majorHAnsi"/>
          <w:b/>
          <w:kern w:val="2"/>
          <w:sz w:val="22"/>
          <w:szCs w:val="22"/>
          <w14:ligatures w14:val="standardContextual"/>
          <w:rPrChange w:id="1229"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t>Named Insured’s Account</w:t>
      </w:r>
    </w:p>
    <w:p w14:paraId="28A38721" w14:textId="53C86979" w:rsidR="006936E8" w:rsidRPr="0022764C" w:rsidRDefault="006936E8" w:rsidP="006936E8">
      <w:pPr>
        <w:spacing w:before="0" w:line="240" w:lineRule="auto"/>
        <w:jc w:val="both"/>
        <w:rPr>
          <w:rFonts w:eastAsia="Calibri" w:cstheme="minorHAnsi"/>
          <w:sz w:val="22"/>
          <w:szCs w:val="22"/>
          <w14:ligatures w14:val="standardContextual"/>
          <w:rPrChange w:id="1230"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231"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2"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233"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4"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235"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36"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37"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238"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239" w:author="stuart wolstenholme" w:date="2026-05-29T12:46:00Z" w16du:dateUtc="2026-05-29T11:46:00Z">
            <w:rPr>
              <w:rFonts w:eastAsia="Calibri" w:cstheme="minorHAnsi"/>
              <w:szCs w:val="18"/>
              <w:lang w:val="en-US"/>
              <w14:ligatures w14:val="standardContextual"/>
            </w:rPr>
          </w:rPrChange>
        </w:rPr>
        <w:t xml:space="preserve">authorized by </w:t>
      </w:r>
      <w:del w:id="1240" w:author="stuart wolstenholme" w:date="2026-05-29T12:41:00Z" w16du:dateUtc="2026-05-29T11:41:00Z">
        <w:r w:rsidRPr="0022764C" w:rsidDel="00BB79CB">
          <w:rPr>
            <w:rFonts w:eastAsia="Calibri" w:cstheme="minorHAnsi"/>
            <w:kern w:val="2"/>
            <w:szCs w:val="18"/>
            <w14:ligatures w14:val="standardContextual"/>
          </w:rPr>
          <w:delText>th</w:delText>
        </w:r>
      </w:del>
      <w:ins w:id="1241"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242"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243"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44"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45"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246"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247"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248"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249" w:author="stuart wolstenholme" w:date="2026-05-29T12:46:00Z" w16du:dateUtc="2026-05-29T11:46:00Z">
            <w:rPr>
              <w:rFonts w:eastAsia="Calibri" w:cstheme="minorHAnsi"/>
              <w:sz w:val="22"/>
              <w:szCs w:val="22"/>
              <w:lang w:val="en-US"/>
              <w14:ligatures w14:val="standardContextual"/>
            </w:rPr>
          </w:rPrChange>
        </w:rPr>
        <w:t>.</w:t>
      </w:r>
    </w:p>
    <w:p w14:paraId="2483C18D"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w:t>
      </w:r>
    </w:p>
    <w:p w14:paraId="6DA4F96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6D014460"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 Expenses</w:t>
      </w:r>
    </w:p>
    <w:p w14:paraId="64A9143A"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50"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2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252"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25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254"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255"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57"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258"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25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6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61"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2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263"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264"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266"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267"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2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9"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270"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letters and prepare substitute or website notices.</w:t>
      </w:r>
    </w:p>
    <w:p w14:paraId="4579F0ED"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Occurrence</w:t>
      </w:r>
    </w:p>
    <w:p w14:paraId="721C979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14:paraId="4DF0D12D"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Operations</w:t>
      </w:r>
    </w:p>
    <w:p w14:paraId="2A958A49" w14:textId="77777777" w:rsidR="006936E8" w:rsidRPr="0022764C" w:rsidRDefault="006936E8" w:rsidP="006936E8">
      <w:pPr>
        <w:spacing w:before="0" w:line="240" w:lineRule="auto"/>
        <w:rPr>
          <w:rFonts w:eastAsia="Calibri" w:cstheme="minorHAnsi"/>
          <w:bCs/>
          <w:szCs w:val="18"/>
          <w:lang w:eastAsia="en-GB"/>
          <w:rPrChange w:id="127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27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27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75"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276"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277"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278"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279" w:author="stuart wolstenholme" w:date="2026-05-29T12:46:00Z" w16du:dateUtc="2026-05-29T11:46:00Z">
            <w:rPr>
              <w:rFonts w:eastAsia="Calibri" w:cstheme="minorHAnsi"/>
              <w:bCs/>
              <w:szCs w:val="18"/>
              <w:lang w:val="en-US" w:eastAsia="en-GB"/>
            </w:rPr>
          </w:rPrChange>
        </w:rPr>
        <w:t>.</w:t>
      </w:r>
    </w:p>
    <w:p w14:paraId="45E6CB51"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Other Property</w:t>
      </w:r>
    </w:p>
    <w:p w14:paraId="4212B020" w14:textId="77777777" w:rsidR="006936E8" w:rsidRPr="0022764C" w:rsidRDefault="006936E8" w:rsidP="006936E8">
      <w:pPr>
        <w:spacing w:before="0" w:line="240" w:lineRule="auto"/>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281"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2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2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84"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285" w:author="stuart wolstenholme" w:date="2026-05-29T12:46:00Z" w16du:dateUtc="2026-05-29T11:46:00Z">
            <w:rPr>
              <w:rFonts w:eastAsia="Calibri" w:cstheme="minorHAnsi"/>
              <w:bCs/>
              <w:szCs w:val="18"/>
              <w:lang w:val="en-US" w:eastAsia="en-GB"/>
            </w:rPr>
          </w:rPrChange>
        </w:rPr>
        <w:t>, which has intrinsic value.</w:t>
      </w:r>
    </w:p>
    <w:p w14:paraId="61FBA353" w14:textId="77777777" w:rsidR="006936E8" w:rsidRPr="0022764C" w:rsidRDefault="006936E8" w:rsidP="006936E8">
      <w:pPr>
        <w:overflowPunct w:val="0"/>
        <w:autoSpaceDE w:val="0"/>
        <w:autoSpaceDN w:val="0"/>
        <w:adjustRightInd w:val="0"/>
        <w:spacing w:before="240" w:line="240" w:lineRule="auto"/>
        <w:jc w:val="both"/>
        <w:textAlignment w:val="baseline"/>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Outsourced IT Service Provider</w:t>
      </w:r>
      <w:r w:rsidRPr="0022764C">
        <w:rPr>
          <w:rFonts w:asciiTheme="majorHAnsi" w:eastAsia="Arial" w:hAnsiTheme="majorHAnsi" w:cstheme="majorHAnsi"/>
          <w:bCs/>
          <w:sz w:val="22"/>
          <w:szCs w:val="22"/>
          <w:lang w:eastAsia="en-GB"/>
        </w:rPr>
        <w:t xml:space="preserve"> </w:t>
      </w:r>
    </w:p>
    <w:p w14:paraId="0DB58FFB"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14:paraId="09614815" w14:textId="77777777" w:rsidR="006936E8" w:rsidRPr="0022764C" w:rsidRDefault="006936E8" w:rsidP="006936E8">
      <w:pPr>
        <w:keepNext/>
        <w:keepLines/>
        <w:tabs>
          <w:tab w:val="left" w:pos="454"/>
          <w:tab w:val="left" w:pos="4536"/>
        </w:tabs>
        <w:spacing w:before="240" w:line="266" w:lineRule="auto"/>
        <w:outlineLvl w:val="2"/>
        <w:rPr>
          <w:rFonts w:eastAsia="MS Gothic" w:cstheme="minorHAnsi"/>
          <w:b/>
          <w:bCs/>
          <w:sz w:val="22"/>
          <w:szCs w:val="22"/>
        </w:rPr>
      </w:pPr>
      <w:r w:rsidRPr="0022764C">
        <w:rPr>
          <w:rFonts w:asciiTheme="majorHAnsi" w:eastAsia="MS Gothic" w:hAnsiTheme="majorHAnsi" w:cstheme="majorHAnsi"/>
          <w:b/>
          <w:bCs/>
          <w:sz w:val="22"/>
          <w:szCs w:val="22"/>
        </w:rPr>
        <w:t>PCI Data Security Standard</w:t>
      </w:r>
      <w:r w:rsidRPr="0022764C">
        <w:rPr>
          <w:rFonts w:eastAsia="MS Gothic" w:cstheme="minorHAnsi"/>
          <w:b/>
          <w:bCs/>
          <w:sz w:val="22"/>
          <w:szCs w:val="22"/>
        </w:rPr>
        <w:t xml:space="preserve"> </w:t>
      </w:r>
      <w:r w:rsidRPr="0022764C">
        <w:rPr>
          <w:rFonts w:eastAsia="Calibri" w:cstheme="minorHAnsi"/>
          <w:kern w:val="2"/>
          <w:szCs w:val="18"/>
          <w14:ligatures w14:val="standardContextual"/>
        </w:rPr>
        <w:t>(known as PCI DSS)</w:t>
      </w:r>
    </w:p>
    <w:p w14:paraId="7417146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3477D91E"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PCI DSS Demand</w:t>
      </w:r>
    </w:p>
    <w:p w14:paraId="74D111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w:t>
      </w:r>
      <w:r w:rsidRPr="0022764C">
        <w:rPr>
          <w:rFonts w:eastAsia="Calibri" w:cstheme="minorHAnsi"/>
          <w:kern w:val="2"/>
          <w:szCs w:val="18"/>
          <w14:ligatures w14:val="standardContextual"/>
        </w:rPr>
        <w:t xml:space="preserve">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286"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14:paraId="13A72D72"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 xml:space="preserve">PCI DSS Fines and Assessments </w:t>
      </w:r>
    </w:p>
    <w:p w14:paraId="0F87201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287"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4DE6FC9A"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Period of Indemnity</w:t>
      </w:r>
    </w:p>
    <w:p w14:paraId="31758F84"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14:paraId="060F8031"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14:paraId="1BB584FC"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288" w:author="stuart wolstenholme" w:date="2026-05-29T12:46:00Z" w16du:dateUtc="2026-05-29T11:46:00Z">
            <w:rPr>
              <w:rFonts w:eastAsia="Calibri" w:cstheme="minorHAnsi"/>
              <w:bCs/>
              <w:szCs w:val="18"/>
              <w:lang w:val="en-US" w:eastAsia="en-GB"/>
            </w:rPr>
          </w:rPrChange>
        </w:rPr>
        <w:t>.</w:t>
      </w:r>
    </w:p>
    <w:p w14:paraId="1DBB7F55" w14:textId="77777777" w:rsidR="006936E8" w:rsidRPr="0022764C" w:rsidRDefault="006936E8" w:rsidP="006936E8">
      <w:pPr>
        <w:spacing w:before="0" w:line="240" w:lineRule="auto"/>
        <w:rPr>
          <w:rFonts w:eastAsia="Calibri" w:cstheme="minorHAnsi"/>
          <w:szCs w:val="18"/>
          <w:rPrChange w:id="1289" w:author="stuart wolstenholme" w:date="2026-05-29T12:46:00Z" w16du:dateUtc="2026-05-29T11:46:00Z">
            <w:rPr>
              <w:rFonts w:eastAsia="Calibri" w:cstheme="minorHAnsi"/>
              <w:szCs w:val="18"/>
              <w:lang w:val="en-US"/>
            </w:rPr>
          </w:rPrChange>
        </w:rPr>
      </w:pPr>
    </w:p>
    <w:p w14:paraId="3D1093CE" w14:textId="77777777" w:rsidR="006936E8" w:rsidRPr="0022764C" w:rsidRDefault="006936E8" w:rsidP="006936E8">
      <w:pPr>
        <w:spacing w:before="0" w:line="240" w:lineRule="auto"/>
        <w:rPr>
          <w:rFonts w:eastAsia="Calibri" w:cstheme="minorHAnsi"/>
          <w:b/>
          <w:bCs/>
          <w:szCs w:val="18"/>
          <w:lang w:eastAsia="en-GB"/>
          <w:rPrChange w:id="1290"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291"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292"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293"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294" w:author="stuart wolstenholme" w:date="2026-05-29T12:46:00Z" w16du:dateUtc="2026-05-29T11:46:00Z">
            <w:rPr>
              <w:rFonts w:eastAsia="Calibri" w:cstheme="minorHAnsi"/>
              <w:b/>
              <w:bCs/>
              <w:szCs w:val="18"/>
              <w:lang w:val="en-US"/>
            </w:rPr>
          </w:rPrChange>
        </w:rPr>
        <w:t>Period of Insurance.</w:t>
      </w:r>
    </w:p>
    <w:p w14:paraId="40031AF4"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Insurance</w:t>
      </w:r>
    </w:p>
    <w:p w14:paraId="522DE9A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295" w:author="stuart wolstenholme" w:date="2026-05-29T12:46:00Z" w16du:dateUtc="2026-05-29T11:46:00Z">
            <w:rPr>
              <w:rFonts w:eastAsia="Arial" w:cstheme="minorHAnsi"/>
              <w:szCs w:val="18"/>
              <w:lang w:val="en-US"/>
            </w:rPr>
          </w:rPrChange>
        </w:rPr>
        <w:t>means that as stated in the Schedule.</w:t>
      </w:r>
    </w:p>
    <w:p w14:paraId="466A1598"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Restoration</w:t>
      </w:r>
    </w:p>
    <w:p w14:paraId="6ECB4534" w14:textId="77777777" w:rsidR="006936E8" w:rsidRPr="0022764C" w:rsidRDefault="006936E8" w:rsidP="006936E8">
      <w:pPr>
        <w:spacing w:before="0" w:line="240" w:lineRule="auto"/>
        <w:rPr>
          <w:rFonts w:eastAsia="Calibri" w:cstheme="minorHAnsi"/>
          <w:szCs w:val="18"/>
          <w:lang w:eastAsia="en-GB"/>
          <w:rPrChange w:id="1296"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97"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298"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2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0" w:author="stuart wolstenholme" w:date="2026-05-29T12:46:00Z" w16du:dateUtc="2026-05-29T11:46:00Z">
            <w:rPr>
              <w:rFonts w:eastAsia="Calibri" w:cstheme="minorHAnsi"/>
              <w:szCs w:val="18"/>
              <w:lang w:val="en-US" w:eastAsia="en-GB"/>
            </w:rPr>
          </w:rPrChange>
        </w:rPr>
        <w:t>began and ending on the earlier of:</w:t>
      </w:r>
    </w:p>
    <w:p w14:paraId="072AC5B1"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01"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302"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4"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305"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306"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307"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9"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10"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311" w:author="stuart wolstenholme" w:date="2026-05-29T12:46:00Z" w16du:dateUtc="2026-05-29T11:46:00Z">
            <w:rPr>
              <w:rFonts w:eastAsia="Calibri" w:cstheme="minorHAnsi"/>
              <w:szCs w:val="18"/>
              <w:lang w:val="en-US" w:eastAsia="en-GB"/>
            </w:rPr>
          </w:rPrChange>
        </w:rPr>
        <w:t>business; or</w:t>
      </w:r>
    </w:p>
    <w:p w14:paraId="0EEEDD10"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12"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313"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314"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315"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316"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317"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318"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14:paraId="7CA36668" w14:textId="77777777" w:rsidR="006936E8" w:rsidRPr="0022764C" w:rsidRDefault="006936E8" w:rsidP="006936E8">
      <w:pPr>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Personally Identifiable Information</w:t>
      </w:r>
    </w:p>
    <w:p w14:paraId="239C9B7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14:paraId="4A041B09"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Attack</w:t>
      </w:r>
    </w:p>
    <w:p w14:paraId="1A8E121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319" w:author="stuart wolstenholme" w:date="2026-05-29T12:46:00Z" w16du:dateUtc="2026-05-29T11:46:00Z">
            <w:rPr>
              <w:rFonts w:eastAsia="Calibri" w:cstheme="minorHAnsi"/>
              <w:bCs/>
              <w:szCs w:val="18"/>
              <w:lang w:val="en-US"/>
            </w:rPr>
          </w:rPrChange>
        </w:rPr>
        <w:t xml:space="preserve">of fraudulent and intentionally misleading telephone calls, emails, texts, instant messages </w:t>
      </w:r>
      <w:r w:rsidRPr="0022764C">
        <w:rPr>
          <w:rFonts w:eastAsia="Calibri" w:cstheme="minorHAnsi"/>
          <w:bCs/>
          <w:szCs w:val="18"/>
          <w:rPrChange w:id="1320" w:author="stuart wolstenholme" w:date="2026-05-29T12:46:00Z" w16du:dateUtc="2026-05-29T11:46:00Z">
            <w:rPr>
              <w:rFonts w:eastAsia="Calibri" w:cstheme="minorHAnsi"/>
              <w:bCs/>
              <w:szCs w:val="18"/>
              <w:lang w:val="en-US"/>
            </w:rPr>
          </w:rPrChange>
        </w:rPr>
        <w:lastRenderedPageBreak/>
        <w:t>or other electronic communications or malicious websites to impersonate</w:t>
      </w:r>
      <w:r w:rsidRPr="0022764C">
        <w:rPr>
          <w:rFonts w:eastAsia="Calibri" w:cstheme="minorHAnsi"/>
          <w:b/>
          <w:bCs/>
          <w:szCs w:val="18"/>
          <w:rPrChange w:id="1321"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323"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4"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5"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32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7"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328"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329"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330"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331"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332"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333"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334"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335" w:author="stuart wolstenholme" w:date="2026-05-29T12:46:00Z" w16du:dateUtc="2026-05-29T11:46:00Z">
            <w:rPr>
              <w:rFonts w:eastAsia="Calibri" w:cstheme="minorHAnsi"/>
              <w:bCs/>
              <w:szCs w:val="18"/>
              <w:lang w:val="en-US"/>
            </w:rPr>
          </w:rPrChange>
        </w:rPr>
        <w:t>.</w:t>
      </w:r>
    </w:p>
    <w:p w14:paraId="5758024C"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w:t>
      </w:r>
    </w:p>
    <w:p w14:paraId="665CFB91" w14:textId="77777777" w:rsidR="006936E8" w:rsidRPr="0022764C" w:rsidRDefault="006936E8" w:rsidP="006936E8">
      <w:pPr>
        <w:spacing w:before="0" w:line="240" w:lineRule="auto"/>
        <w:rPr>
          <w:rFonts w:eastAsia="Calibri" w:cstheme="minorHAnsi"/>
          <w:szCs w:val="18"/>
          <w:rPrChange w:id="1336"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337"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33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39" w:author="stuart wolstenholme" w:date="2026-05-29T12:46:00Z" w16du:dateUtc="2026-05-29T11:46:00Z">
            <w:rPr>
              <w:rFonts w:eastAsia="Calibri" w:cstheme="minorHAnsi"/>
              <w:szCs w:val="18"/>
              <w:lang w:val="en-US"/>
            </w:rPr>
          </w:rPrChange>
        </w:rPr>
        <w:t xml:space="preserve"> to:</w:t>
      </w:r>
    </w:p>
    <w:p w14:paraId="182BE15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40"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341"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342"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4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44"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345"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34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47"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4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49"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350"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51" w:author="stuart wolstenholme" w:date="2026-05-29T12:46:00Z" w16du:dateUtc="2026-05-29T11:46:00Z">
            <w:rPr>
              <w:rFonts w:eastAsia="Calibri" w:cstheme="minorHAnsi"/>
              <w:szCs w:val="18"/>
              <w:lang w:val="en-US"/>
            </w:rPr>
          </w:rPrChange>
        </w:rPr>
        <w:t>vendor; or</w:t>
      </w:r>
    </w:p>
    <w:p w14:paraId="66707D2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52"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353"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35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355"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356"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357"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358"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5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60"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36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36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63"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6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365"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36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67" w:author="stuart wolstenholme" w:date="2026-05-29T12:46:00Z" w16du:dateUtc="2026-05-29T11:46:00Z">
            <w:rPr>
              <w:rFonts w:eastAsia="Calibri" w:cstheme="minorHAnsi"/>
              <w:szCs w:val="18"/>
              <w:lang w:val="en-US"/>
            </w:rPr>
          </w:rPrChange>
        </w:rPr>
        <w:t>vendor.</w:t>
      </w:r>
    </w:p>
    <w:p w14:paraId="047E2401"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 Loss</w:t>
      </w:r>
    </w:p>
    <w:p w14:paraId="7637DDE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847DE53"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368"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369"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370"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37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372"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373"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374"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375"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376"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377"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378"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379" w:author="stuart wolstenholme" w:date="2026-05-29T12:46:00Z" w16du:dateUtc="2026-05-29T11:46:00Z">
            <w:rPr>
              <w:rFonts w:eastAsia="Calibri" w:cstheme="minorHAnsi"/>
              <w:sz w:val="19"/>
              <w:szCs w:val="19"/>
              <w:lang w:val="en-US"/>
            </w:rPr>
          </w:rPrChange>
        </w:rPr>
        <w:t>;</w:t>
      </w:r>
    </w:p>
    <w:p w14:paraId="5828EB0C"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380"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381"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3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8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38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387"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38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389"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3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91"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39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9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9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95"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396"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397"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3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399"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400"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401" w:author="stuart wolstenholme" w:date="2026-05-29T12:46:00Z" w16du:dateUtc="2026-05-29T11:46:00Z">
            <w:rPr>
              <w:rFonts w:eastAsia="Calibri" w:cstheme="minorHAnsi"/>
              <w:bCs/>
              <w:szCs w:val="18"/>
              <w:lang w:val="en-US" w:eastAsia="en-GB"/>
            </w:rPr>
          </w:rPrChange>
        </w:rPr>
        <w:t>; and</w:t>
      </w:r>
    </w:p>
    <w:p w14:paraId="34CDFD7B"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402"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403"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404"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405"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406"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40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408"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409"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410" w:author="stuart wolstenholme" w:date="2026-05-29T12:46:00Z" w16du:dateUtc="2026-05-29T11:46:00Z">
            <w:rPr>
              <w:rFonts w:eastAsia="Calibri" w:cstheme="minorHAnsi"/>
              <w:szCs w:val="18"/>
              <w:lang w:val="en-US"/>
            </w:rPr>
          </w:rPrChange>
        </w:rPr>
        <w:t>.</w:t>
      </w:r>
    </w:p>
    <w:p w14:paraId="5D823485"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Print Media</w:t>
      </w:r>
    </w:p>
    <w:p w14:paraId="6725AE2D" w14:textId="77777777" w:rsidR="006936E8" w:rsidRPr="0022764C" w:rsidRDefault="006936E8" w:rsidP="006936E8">
      <w:pPr>
        <w:spacing w:before="0" w:line="240" w:lineRule="auto"/>
        <w:rPr>
          <w:rFonts w:eastAsia="Calibri" w:cstheme="minorHAnsi"/>
          <w:szCs w:val="18"/>
          <w:lang w:eastAsia="en-GB"/>
          <w:rPrChange w:id="14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412"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14:paraId="2B97E8B6"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w:t>
      </w:r>
    </w:p>
    <w:p w14:paraId="7DC76B5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14:paraId="666D4DDB" w14:textId="77777777"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0A50AA65"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53A5A461"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14:paraId="14A0063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14:paraId="5A1B31D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14:paraId="6052DD7D"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14:paraId="6607F7F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14:paraId="5AC0029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14:paraId="132F2DA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14:paraId="13F6086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14:paraId="60AD108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14:paraId="6A5F5B29" w14:textId="77777777" w:rsidR="006936E8" w:rsidRPr="0022764C" w:rsidRDefault="006936E8" w:rsidP="006936E8">
      <w:pPr>
        <w:spacing w:before="0" w:line="240" w:lineRule="auto"/>
        <w:rPr>
          <w:rFonts w:eastAsia="Calibri" w:cstheme="minorHAnsi"/>
          <w:szCs w:val="18"/>
          <w:lang w:eastAsia="en-GB"/>
          <w:rPrChange w:id="14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14"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415"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6"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417"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8"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419"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20"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42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422"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423"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424"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425" w:author="stuart wolstenholme" w:date="2026-05-29T12:46:00Z" w16du:dateUtc="2026-05-29T11:46:00Z">
            <w:rPr>
              <w:rFonts w:eastAsia="Calibri" w:cstheme="minorHAnsi"/>
              <w:szCs w:val="18"/>
              <w:lang w:val="en-US" w:eastAsia="en-GB"/>
            </w:rPr>
          </w:rPrChange>
        </w:rPr>
        <w:t>.</w:t>
      </w:r>
    </w:p>
    <w:p w14:paraId="67393179"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 Response Costs</w:t>
      </w:r>
    </w:p>
    <w:p w14:paraId="182BD94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653B6F54"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427"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428" w:author="stuart wolstenholme" w:date="2026-05-29T12:46:00Z" w16du:dateUtc="2026-05-29T11:46:00Z">
            <w:rPr>
              <w:rFonts w:eastAsia="Calibri" w:cstheme="minorHAnsi"/>
              <w:szCs w:val="18"/>
              <w:lang w:val="en-US" w:eastAsia="en-GB"/>
            </w:rPr>
          </w:rPrChange>
        </w:rPr>
        <w:t>;</w:t>
      </w:r>
    </w:p>
    <w:p w14:paraId="342AD0FE"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30"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431"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43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35"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43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37"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438"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439"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44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41"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44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4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444"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445"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446" w:author="stuart wolstenholme" w:date="2026-05-29T12:46:00Z" w16du:dateUtc="2026-05-29T11:46:00Z">
            <w:rPr>
              <w:rFonts w:eastAsia="Calibri" w:cstheme="minorHAnsi"/>
              <w:bCs/>
              <w:szCs w:val="18"/>
              <w:lang w:val="en-US" w:eastAsia="en-GB"/>
            </w:rPr>
          </w:rPrChange>
        </w:rPr>
        <w:t>;</w:t>
      </w:r>
    </w:p>
    <w:p w14:paraId="69A07431"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4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48"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4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50"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451"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4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53"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45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55"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56"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57" w:author="stuart wolstenholme" w:date="2026-05-29T12:46:00Z" w16du:dateUtc="2026-05-29T11:46:00Z">
            <w:rPr>
              <w:rFonts w:eastAsia="Calibri" w:cstheme="minorHAnsi"/>
              <w:szCs w:val="18"/>
              <w:lang w:val="en-US" w:eastAsia="en-GB"/>
            </w:rPr>
          </w:rPrChange>
        </w:rPr>
        <w:t xml:space="preserve"> to:</w:t>
      </w:r>
    </w:p>
    <w:p w14:paraId="4B96666C"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5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59"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460"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46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6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463" w:author="stuart wolstenholme" w:date="2026-05-29T12:46:00Z" w16du:dateUtc="2026-05-29T11:46:00Z">
            <w:rPr>
              <w:rFonts w:eastAsia="Calibri" w:cstheme="minorHAnsi"/>
              <w:bCs/>
              <w:szCs w:val="18"/>
              <w:lang w:val="en-US" w:eastAsia="en-GB"/>
            </w:rPr>
          </w:rPrChange>
        </w:rPr>
        <w:t>;</w:t>
      </w:r>
    </w:p>
    <w:p w14:paraId="63E42947"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6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65"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46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67"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468"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469"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47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1" w:author="stuart wolstenholme" w:date="2026-05-29T12:46:00Z" w16du:dateUtc="2026-05-29T11:46:00Z">
            <w:rPr>
              <w:rFonts w:eastAsia="Calibri" w:cstheme="minorHAnsi"/>
              <w:bCs/>
              <w:szCs w:val="18"/>
              <w:lang w:val="en-US" w:eastAsia="en-GB"/>
            </w:rPr>
          </w:rPrChange>
        </w:rPr>
        <w:t>; and</w:t>
      </w:r>
    </w:p>
    <w:p w14:paraId="43108626"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7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3"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474"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475"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47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7" w:author="stuart wolstenholme" w:date="2026-05-29T12:46:00Z" w16du:dateUtc="2026-05-29T11:46:00Z">
            <w:rPr>
              <w:rFonts w:eastAsia="Calibri" w:cstheme="minorHAnsi"/>
              <w:bCs/>
              <w:szCs w:val="18"/>
              <w:lang w:val="en-US" w:eastAsia="en-GB"/>
            </w:rPr>
          </w:rPrChange>
        </w:rPr>
        <w:t>.</w:t>
      </w:r>
    </w:p>
    <w:p w14:paraId="6BF73538"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7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9"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4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481"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482"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48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84"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48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86"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87"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89"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3" w:author="stuart wolstenholme" w:date="2026-05-29T12:46:00Z" w16du:dateUtc="2026-05-29T11:46:00Z">
            <w:rPr>
              <w:rFonts w:eastAsia="Calibri" w:cstheme="minorHAnsi"/>
              <w:bCs/>
              <w:szCs w:val="18"/>
              <w:lang w:val="en-US" w:eastAsia="en-GB"/>
            </w:rPr>
          </w:rPrChange>
        </w:rPr>
        <w:t>; and</w:t>
      </w:r>
    </w:p>
    <w:p w14:paraId="05C1A83F"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9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95"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496"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497"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49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9" w:author="stuart wolstenholme" w:date="2026-05-29T12:46:00Z" w16du:dateUtc="2026-05-29T11:46:00Z">
            <w:rPr>
              <w:rFonts w:eastAsia="Calibri" w:cstheme="minorHAnsi"/>
              <w:bCs/>
              <w:szCs w:val="18"/>
              <w:lang w:val="en-US" w:eastAsia="en-GB"/>
            </w:rPr>
          </w:rPrChange>
        </w:rPr>
        <w:t>.</w:t>
      </w:r>
    </w:p>
    <w:p w14:paraId="716038F3"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Policy</w:t>
      </w:r>
    </w:p>
    <w:p w14:paraId="1375A7B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500"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501"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502"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503"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504" w:author="stuart wolstenholme" w:date="2026-05-29T12:46:00Z" w16du:dateUtc="2026-05-29T11:46:00Z">
            <w:rPr>
              <w:rFonts w:eastAsia="Calibri" w:cstheme="minorHAnsi"/>
              <w:szCs w:val="18"/>
              <w:lang w:val="en-US"/>
            </w:rPr>
          </w:rPrChange>
        </w:rPr>
        <w:t>.</w:t>
      </w:r>
    </w:p>
    <w:p w14:paraId="23B088AD"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lastRenderedPageBreak/>
        <w:t>Privacy Regulations</w:t>
      </w:r>
    </w:p>
    <w:p w14:paraId="467823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14:paraId="09EC1B66"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Regulatory Proceeding</w:t>
      </w:r>
    </w:p>
    <w:p w14:paraId="41E3DBCA" w14:textId="77777777" w:rsidR="006936E8" w:rsidRPr="0022764C" w:rsidRDefault="006936E8" w:rsidP="006936E8">
      <w:pPr>
        <w:spacing w:before="0" w:line="240" w:lineRule="auto"/>
        <w:rPr>
          <w:rFonts w:eastAsia="Calibri" w:cstheme="minorHAnsi"/>
          <w:szCs w:val="18"/>
          <w:lang w:eastAsia="en-GB"/>
          <w:rPrChange w:id="1505"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06"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50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508"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509"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510"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51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1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1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51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515"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516"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517"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518" w:author="stuart wolstenholme" w:date="2026-05-29T12:46:00Z" w16du:dateUtc="2026-05-29T11:46:00Z">
            <w:rPr>
              <w:rFonts w:eastAsia="Calibri" w:cstheme="minorHAnsi"/>
              <w:szCs w:val="18"/>
              <w:lang w:val="en-US" w:eastAsia="en-GB"/>
            </w:rPr>
          </w:rPrChange>
        </w:rPr>
        <w:t>.</w:t>
      </w:r>
    </w:p>
    <w:p w14:paraId="5D73B603" w14:textId="77777777" w:rsidR="006936E8" w:rsidRPr="0022764C" w:rsidRDefault="006936E8" w:rsidP="006936E8">
      <w:pPr>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rPr>
      </w:pPr>
      <w:r w:rsidRPr="0022764C">
        <w:rPr>
          <w:rFonts w:asciiTheme="majorHAnsi" w:eastAsia="Arial" w:hAnsiTheme="majorHAnsi" w:cstheme="majorHAnsi"/>
          <w:b/>
          <w:sz w:val="22"/>
          <w:szCs w:val="22"/>
        </w:rPr>
        <w:t>Private Information</w:t>
      </w:r>
    </w:p>
    <w:p w14:paraId="3B1A84E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036A7143"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519"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52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52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523"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5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5" w:author="stuart wolstenholme" w:date="2026-05-29T12:46:00Z" w16du:dateUtc="2026-05-29T11:46:00Z">
            <w:rPr>
              <w:rFonts w:eastAsia="Calibri" w:cstheme="minorHAnsi"/>
              <w:szCs w:val="18"/>
              <w:lang w:val="en-US"/>
            </w:rPr>
          </w:rPrChange>
        </w:rPr>
        <w:t xml:space="preserve"> with the consent of such third party; and </w:t>
      </w:r>
    </w:p>
    <w:p w14:paraId="2587BFCE"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526"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14:paraId="63D5F89B"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Products</w:t>
      </w:r>
    </w:p>
    <w:p w14:paraId="22AF4A0C" w14:textId="571A5C10" w:rsidR="006936E8" w:rsidRPr="0022764C" w:rsidRDefault="006936E8" w:rsidP="006936E8">
      <w:pPr>
        <w:spacing w:before="0" w:line="240" w:lineRule="auto"/>
        <w:rPr>
          <w:rFonts w:eastAsia="Calibri" w:cstheme="minorHAnsi"/>
          <w:bCs/>
          <w:szCs w:val="18"/>
          <w:lang w:eastAsia="en-GB"/>
          <w:rPrChange w:id="152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28"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529" w:author="stuart wolstenholme" w:date="2026-05-29T12:48:00Z" w16du:dateUtc="2026-05-29T11:48:00Z">
        <w:r w:rsidRPr="0022764C" w:rsidDel="0022764C">
          <w:rPr>
            <w:rFonts w:eastAsia="Calibri" w:cstheme="minorHAnsi"/>
            <w:bCs/>
            <w:szCs w:val="18"/>
            <w:lang w:eastAsia="en-GB"/>
            <w:rPrChange w:id="1530" w:author="stuart wolstenholme" w:date="2026-05-29T12:46:00Z" w16du:dateUtc="2026-05-29T11:46:00Z">
              <w:rPr>
                <w:rFonts w:eastAsia="Calibri" w:cstheme="minorHAnsi"/>
                <w:bCs/>
                <w:szCs w:val="18"/>
                <w:lang w:val="en-US" w:eastAsia="en-GB"/>
              </w:rPr>
            </w:rPrChange>
          </w:rPr>
          <w:delText>labeled</w:delText>
        </w:r>
      </w:del>
      <w:ins w:id="1531"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532"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53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4"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53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536"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53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8"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14:paraId="39B86BE0"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Programming Error</w:t>
      </w:r>
    </w:p>
    <w:p w14:paraId="730F4F15"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39"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540"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541" w:author="stuart wolstenholme" w:date="2026-05-29T12:46:00Z" w16du:dateUtc="2026-05-29T11:46:00Z">
            <w:rPr>
              <w:rFonts w:eastAsia="Calibri" w:cstheme="minorHAnsi"/>
              <w:szCs w:val="18"/>
              <w:lang w:val="en-US" w:eastAsia="en-GB"/>
            </w:rPr>
          </w:rPrChange>
        </w:rPr>
        <w:t>.</w:t>
      </w:r>
    </w:p>
    <w:p w14:paraId="2D59C93F"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w:t>
      </w:r>
    </w:p>
    <w:p w14:paraId="688A5006"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542"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544"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545"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546"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547"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5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549"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550"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551" w:author="stuart wolstenholme" w:date="2026-05-29T12:46:00Z" w16du:dateUtc="2026-05-29T11:46:00Z">
            <w:rPr>
              <w:rFonts w:eastAsia="Calibri" w:cstheme="minorHAnsi"/>
              <w:szCs w:val="18"/>
              <w:lang w:val="en-US" w:eastAsia="en-GB"/>
            </w:rPr>
          </w:rPrChange>
        </w:rPr>
        <w:t>.</w:t>
      </w:r>
    </w:p>
    <w:p w14:paraId="1D2CE3BA"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Claim</w:t>
      </w:r>
    </w:p>
    <w:p w14:paraId="5E291F79" w14:textId="77777777" w:rsidR="006936E8" w:rsidRPr="0022764C" w:rsidRDefault="006936E8" w:rsidP="006936E8">
      <w:pPr>
        <w:spacing w:before="0" w:line="240" w:lineRule="auto"/>
        <w:rPr>
          <w:rFonts w:eastAsia="Calibri" w:cstheme="minorHAnsi"/>
          <w:szCs w:val="18"/>
          <w:lang w:eastAsia="en-GB"/>
          <w:rPrChange w:id="155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53"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55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555" w:author="stuart wolstenholme" w:date="2026-05-29T12:46:00Z" w16du:dateUtc="2026-05-29T11:46:00Z">
            <w:rPr>
              <w:rFonts w:eastAsia="Calibri" w:cstheme="minorHAnsi"/>
              <w:szCs w:val="18"/>
              <w:lang w:val="en-US" w:eastAsia="en-GB"/>
            </w:rPr>
          </w:rPrChange>
        </w:rPr>
        <w:t>:</w:t>
      </w:r>
    </w:p>
    <w:p w14:paraId="6AA95B0B"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7E169906" w14:textId="77777777"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55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55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5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5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56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56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6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6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6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6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66" w:author="stuart wolstenholme" w:date="2026-05-29T12:46:00Z" w16du:dateUtc="2026-05-29T11:46:00Z">
            <w:rPr>
              <w:rFonts w:eastAsia="Calibri" w:cstheme="minorHAnsi"/>
              <w:szCs w:val="18"/>
              <w:lang w:val="en-US" w:eastAsia="en-GB"/>
            </w:rPr>
          </w:rPrChange>
        </w:rPr>
        <w:t>; or</w:t>
      </w:r>
    </w:p>
    <w:p w14:paraId="43F967D3"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5210F22D"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Wrongful Act</w:t>
      </w:r>
    </w:p>
    <w:p w14:paraId="6F279118"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67"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56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569"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57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7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7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7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7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75" w:author="stuart wolstenholme" w:date="2026-05-29T12:46:00Z" w16du:dateUtc="2026-05-29T11:46:00Z">
            <w:rPr>
              <w:rFonts w:eastAsia="Calibri" w:cstheme="minorHAnsi"/>
              <w:szCs w:val="18"/>
              <w:lang w:val="en-US" w:eastAsia="en-GB"/>
            </w:rPr>
          </w:rPrChange>
        </w:rPr>
        <w:t>.</w:t>
      </w:r>
    </w:p>
    <w:p w14:paraId="5BF6435F"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Public Relations Expenses</w:t>
      </w:r>
      <w:r w:rsidRPr="0022764C">
        <w:rPr>
          <w:rFonts w:asciiTheme="majorHAnsi" w:eastAsia="Arial" w:hAnsiTheme="majorHAnsi" w:cstheme="majorHAnsi"/>
          <w:sz w:val="22"/>
          <w:szCs w:val="22"/>
          <w:lang w:eastAsia="en-GB"/>
        </w:rPr>
        <w:t xml:space="preserve"> </w:t>
      </w:r>
    </w:p>
    <w:p w14:paraId="118384E2" w14:textId="06A3D0D1"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576"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577"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14:paraId="7D8D7EC1"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Regulatory Authority</w:t>
      </w:r>
    </w:p>
    <w:p w14:paraId="3844BC3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578"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579"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580"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14:paraId="3FF50E1A" w14:textId="77777777" w:rsidR="006936E8" w:rsidRPr="0022764C" w:rsidRDefault="006936E8" w:rsidP="006936E8">
      <w:pPr>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Compensatory Award</w:t>
      </w:r>
    </w:p>
    <w:p w14:paraId="372AD4E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81"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582"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583"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5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85"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586"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588"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589"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590"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59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592"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593"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594"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595"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596"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597" w:author="stuart wolstenholme" w:date="2026-05-29T12:46:00Z" w16du:dateUtc="2026-05-29T11:46:00Z">
            <w:rPr>
              <w:rFonts w:eastAsia="Calibri" w:cstheme="minorHAnsi"/>
              <w:szCs w:val="18"/>
              <w:lang w:val="en-US" w:eastAsia="en-GB"/>
            </w:rPr>
          </w:rPrChange>
        </w:rPr>
        <w:t>.</w:t>
      </w:r>
    </w:p>
    <w:p w14:paraId="0136C3D8" w14:textId="77777777" w:rsidR="006936E8" w:rsidRPr="0022764C" w:rsidRDefault="006936E8" w:rsidP="006936E8">
      <w:pPr>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Fines and Penalties</w:t>
      </w:r>
    </w:p>
    <w:p w14:paraId="2D03D6BD" w14:textId="77777777" w:rsidR="006936E8" w:rsidRPr="0022764C" w:rsidRDefault="006936E8" w:rsidP="006936E8">
      <w:pPr>
        <w:spacing w:before="0" w:line="240" w:lineRule="auto"/>
        <w:rPr>
          <w:rFonts w:eastAsia="Calibri" w:cstheme="minorHAnsi"/>
          <w:bCs/>
          <w:szCs w:val="18"/>
          <w:lang w:eastAsia="en-GB"/>
          <w:rPrChange w:id="159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599"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600"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601"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602"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60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604"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605"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07"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608"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609"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610" w:author="stuart wolstenholme" w:date="2026-05-29T12:46:00Z" w16du:dateUtc="2026-05-29T11:46:00Z">
            <w:rPr>
              <w:rFonts w:eastAsia="Calibri" w:cstheme="minorHAnsi"/>
              <w:bCs/>
              <w:szCs w:val="18"/>
              <w:lang w:val="en-US" w:eastAsia="en-GB"/>
            </w:rPr>
          </w:rPrChange>
        </w:rPr>
        <w:t>.</w:t>
      </w:r>
    </w:p>
    <w:p w14:paraId="0751DD04" w14:textId="77777777" w:rsidR="006936E8" w:rsidRPr="0022764C" w:rsidRDefault="006936E8" w:rsidP="006936E8">
      <w:pPr>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Reward Expenses</w:t>
      </w:r>
      <w:r w:rsidRPr="0022764C">
        <w:rPr>
          <w:rFonts w:asciiTheme="majorHAnsi" w:eastAsia="Arial" w:hAnsiTheme="majorHAnsi" w:cstheme="majorHAnsi"/>
          <w:sz w:val="22"/>
          <w:szCs w:val="22"/>
          <w:lang w:eastAsia="en-GB"/>
        </w:rPr>
        <w:t xml:space="preserve"> </w:t>
      </w:r>
    </w:p>
    <w:p w14:paraId="6A98A4F3"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611"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612"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613"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614"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615"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616"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617"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618"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619"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620" w:author="stuart wolstenholme" w:date="2026-05-29T12:46:00Z" w16du:dateUtc="2026-05-29T11:46:00Z">
            <w:rPr>
              <w:rFonts w:eastAsia="Times New Roman" w:cstheme="minorHAnsi"/>
              <w:snapToGrid w:val="0"/>
              <w:szCs w:val="18"/>
              <w:lang w:val="en-US"/>
            </w:rPr>
          </w:rPrChange>
        </w:rPr>
        <w:t>.</w:t>
      </w:r>
    </w:p>
    <w:p w14:paraId="7CFCF333" w14:textId="77777777" w:rsidR="006936E8" w:rsidRPr="0022764C" w:rsidRDefault="006936E8" w:rsidP="006936E8">
      <w:pPr>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 xml:space="preserve">Securities </w:t>
      </w:r>
    </w:p>
    <w:p w14:paraId="0F0AE9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14:paraId="30BA59FD" w14:textId="77777777" w:rsidR="006936E8" w:rsidRPr="0022764C" w:rsidRDefault="006936E8" w:rsidP="006936E8">
      <w:pPr>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Security and Privacy Wrongful Act</w:t>
      </w:r>
    </w:p>
    <w:p w14:paraId="781B1A2B" w14:textId="77777777" w:rsidR="006936E8" w:rsidRPr="0022764C" w:rsidRDefault="006936E8" w:rsidP="006936E8">
      <w:pPr>
        <w:spacing w:before="0" w:line="240" w:lineRule="auto"/>
        <w:rPr>
          <w:rFonts w:eastAsia="Calibri" w:cstheme="minorHAnsi"/>
          <w:bCs/>
          <w:szCs w:val="18"/>
          <w:lang w:eastAsia="en-GB"/>
          <w:rPrChange w:id="162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22"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62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624" w:author="stuart wolstenholme" w:date="2026-05-29T12:46:00Z" w16du:dateUtc="2026-05-29T11:46:00Z">
            <w:rPr>
              <w:rFonts w:eastAsia="Calibri" w:cstheme="minorHAnsi"/>
              <w:bCs/>
              <w:szCs w:val="18"/>
              <w:lang w:val="en-US" w:eastAsia="en-GB"/>
            </w:rPr>
          </w:rPrChange>
        </w:rPr>
        <w:t>:</w:t>
      </w:r>
    </w:p>
    <w:p w14:paraId="42C7ECF7"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0ADA97A0"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14:paraId="7EF78B12"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14:paraId="799F2959"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14:paraId="6A022641"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6F826D3E" w14:textId="6A49638C"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625"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626"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14:paraId="79A5D75C"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14:paraId="6A43DDBB"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Security Breach</w:t>
      </w:r>
    </w:p>
    <w:p w14:paraId="489E2BC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27"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14:paraId="7702006D"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28"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629"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630" w:author="stuart wolstenholme" w:date="2026-05-29T12:46:00Z" w16du:dateUtc="2026-05-29T11:46:00Z">
            <w:rPr>
              <w:rFonts w:eastAsia="Arial Unicode MS" w:cstheme="minorHAnsi"/>
              <w:bCs/>
              <w:szCs w:val="18"/>
              <w:lang w:val="en-US"/>
            </w:rPr>
          </w:rPrChange>
        </w:rPr>
        <w:t>; or</w:t>
      </w:r>
    </w:p>
    <w:p w14:paraId="22D749F7"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31"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632"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633"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634"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635"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636"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637"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638"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639"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640"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641"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642"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643"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644"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645"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646"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64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48"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14:paraId="383D3FA7" w14:textId="77777777" w:rsidR="006936E8" w:rsidRPr="0022764C" w:rsidRDefault="006936E8" w:rsidP="006936E8">
      <w:pPr>
        <w:spacing w:before="0" w:line="240" w:lineRule="auto"/>
        <w:rPr>
          <w:rFonts w:eastAsia="Calibri" w:cstheme="minorHAnsi"/>
          <w:szCs w:val="18"/>
          <w:lang w:eastAsia="en-GB"/>
          <w:rPrChange w:id="164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650"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651"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653"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655"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6"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65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65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659"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660"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661" w:author="stuart wolstenholme" w:date="2026-05-29T12:46:00Z" w16du:dateUtc="2026-05-29T11:46:00Z">
            <w:rPr>
              <w:rFonts w:eastAsia="Calibri" w:cstheme="minorHAnsi"/>
              <w:szCs w:val="18"/>
              <w:lang w:val="en-US" w:eastAsia="en-GB"/>
            </w:rPr>
          </w:rPrChange>
        </w:rPr>
        <w:t>.</w:t>
      </w:r>
    </w:p>
    <w:p w14:paraId="20BFC8FB" w14:textId="77777777" w:rsidR="006936E8" w:rsidRPr="0022764C" w:rsidRDefault="006936E8" w:rsidP="006936E8">
      <w:pPr>
        <w:keepNext/>
        <w:keepLine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Service Provider Computer System</w:t>
      </w:r>
    </w:p>
    <w:p w14:paraId="788DFA74"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6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663"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664"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665"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666"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667"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6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69"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670" w:author="stuart wolstenholme" w:date="2026-05-29T12:46:00Z" w16du:dateUtc="2026-05-29T11:46:00Z">
            <w:rPr>
              <w:rFonts w:eastAsia="Calibri" w:cstheme="minorHAnsi"/>
              <w:bCs/>
              <w:szCs w:val="18"/>
              <w:lang w:val="en-US" w:eastAsia="en-GB"/>
            </w:rPr>
          </w:rPrChange>
        </w:rPr>
        <w:t>.</w:t>
      </w:r>
    </w:p>
    <w:p w14:paraId="79CE39F6"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Special Expenses</w:t>
      </w:r>
    </w:p>
    <w:p w14:paraId="77927C17"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1671"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672"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67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4"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1675"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1676"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1677"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8" w:author="stuart wolstenholme" w:date="2026-05-29T12:46:00Z" w16du:dateUtc="2026-05-29T11:46:00Z">
            <w:rPr>
              <w:rFonts w:eastAsia="Calibri" w:cstheme="minorHAnsi"/>
              <w:kern w:val="2"/>
              <w:szCs w:val="18"/>
              <w:lang w:val="en-US" w:eastAsia="en-GB"/>
              <w14:ligatures w14:val="standardContextual"/>
            </w:rPr>
          </w:rPrChange>
        </w:rPr>
        <w:t>to:</w:t>
      </w:r>
    </w:p>
    <w:p w14:paraId="49AF6395"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14:paraId="688C3440"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14:paraId="65BD7562"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14:paraId="304D0D4A"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14:paraId="17039DD0" w14:textId="77777777" w:rsidR="006936E8" w:rsidRPr="0022764C" w:rsidRDefault="006936E8" w:rsidP="006936E8">
      <w:pPr>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System Failure</w:t>
      </w:r>
    </w:p>
    <w:p w14:paraId="00C9E472" w14:textId="77777777" w:rsidR="006936E8" w:rsidRPr="0022764C" w:rsidRDefault="006936E8" w:rsidP="006936E8">
      <w:pPr>
        <w:spacing w:before="0" w:line="240" w:lineRule="auto"/>
        <w:rPr>
          <w:rFonts w:eastAsia="Calibri" w:cstheme="minorHAnsi"/>
          <w:bCs/>
          <w:szCs w:val="18"/>
          <w:lang w:eastAsia="en-GB"/>
          <w:rPrChange w:id="167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80"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168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682"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168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8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5"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1686"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1687"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168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1690"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1691"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1692" w:author="stuart wolstenholme" w:date="2026-05-29T12:46:00Z" w16du:dateUtc="2026-05-29T11:46:00Z">
            <w:rPr>
              <w:rFonts w:eastAsia="Calibri" w:cstheme="minorHAnsi"/>
              <w:bCs/>
              <w:szCs w:val="18"/>
              <w:lang w:val="en-US" w:eastAsia="en-GB"/>
            </w:rPr>
          </w:rPrChange>
        </w:rPr>
        <w:t>.</w:t>
      </w:r>
    </w:p>
    <w:p w14:paraId="5C4D9F83" w14:textId="77777777" w:rsidR="006936E8" w:rsidRPr="0022764C" w:rsidRDefault="006936E8" w:rsidP="006936E8">
      <w:pPr>
        <w:autoSpaceDE w:val="0"/>
        <w:autoSpaceDN w:val="0"/>
        <w:adjustRightInd w:val="0"/>
        <w:spacing w:before="24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 xml:space="preserve">Telecommunications Fraud </w:t>
      </w:r>
    </w:p>
    <w:p w14:paraId="28ED43F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14:paraId="31559587" w14:textId="77777777" w:rsidR="006936E8" w:rsidRPr="0022764C" w:rsidRDefault="006936E8" w:rsidP="006936E8">
      <w:pPr>
        <w:numPr>
          <w:ilvl w:val="0"/>
          <w:numId w:val="424"/>
        </w:numPr>
        <w:autoSpaceDE w:val="0"/>
        <w:autoSpaceDN w:val="0"/>
        <w:adjustRightInd w:val="0"/>
        <w:spacing w:before="240" w:after="16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Telecommunications Fraud Loss</w:t>
      </w:r>
    </w:p>
    <w:p w14:paraId="3B562F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14:paraId="7463DC06"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Unauthorised Trading</w:t>
      </w:r>
    </w:p>
    <w:p w14:paraId="35FCB8D5" w14:textId="77777777" w:rsidR="006936E8" w:rsidRPr="0022764C" w:rsidRDefault="006936E8" w:rsidP="006936E8">
      <w:pPr>
        <w:spacing w:before="0" w:line="240" w:lineRule="auto"/>
        <w:rPr>
          <w:rFonts w:eastAsia="Calibri" w:cstheme="minorHAnsi"/>
          <w:szCs w:val="18"/>
          <w:lang w:eastAsia="en-GB"/>
          <w:rPrChange w:id="1693"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94"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14:paraId="3B4B9786"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w:t>
      </w:r>
    </w:p>
    <w:p w14:paraId="5E00C8D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95"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169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697"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169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99"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1700"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1701"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1702"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1703"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1704"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1705" w:author="stuart wolstenholme" w:date="2026-05-29T12:46:00Z" w16du:dateUtc="2026-05-29T11:46:00Z">
            <w:rPr>
              <w:rFonts w:eastAsia="Calibri" w:cstheme="minorHAnsi"/>
              <w:bCs/>
              <w:szCs w:val="18"/>
              <w:lang w:val="en-US" w:eastAsia="en-GB"/>
            </w:rPr>
          </w:rPrChange>
        </w:rPr>
        <w:t>services or other utilities, services or resources.</w:t>
      </w:r>
    </w:p>
    <w:p w14:paraId="5F25E627"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 Loss</w:t>
      </w:r>
    </w:p>
    <w:p w14:paraId="4BFB3E49" w14:textId="77777777" w:rsidR="006936E8" w:rsidRPr="0022764C" w:rsidRDefault="006936E8" w:rsidP="006936E8">
      <w:pPr>
        <w:spacing w:before="0" w:line="240" w:lineRule="auto"/>
        <w:rPr>
          <w:rFonts w:eastAsia="Calibri" w:cstheme="minorHAnsi"/>
          <w:bCs/>
          <w:szCs w:val="18"/>
          <w:lang w:eastAsia="en-GB"/>
          <w:rPrChange w:id="170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07"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170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1709"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171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1711" w:author="stuart wolstenholme" w:date="2026-05-29T12:46:00Z" w16du:dateUtc="2026-05-29T11:46:00Z">
            <w:rPr>
              <w:rFonts w:eastAsia="Calibri" w:cstheme="minorHAnsi"/>
              <w:bCs/>
              <w:szCs w:val="18"/>
              <w:lang w:val="en-US" w:eastAsia="en-GB"/>
            </w:rPr>
          </w:rPrChange>
        </w:rPr>
        <w:t>, provided that:</w:t>
      </w:r>
    </w:p>
    <w:p w14:paraId="00914161"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12"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171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5"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17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8"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1719"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20" w:author="stuart wolstenholme" w:date="2026-05-29T12:46:00Z" w16du:dateUtc="2026-05-29T11:46:00Z">
            <w:rPr>
              <w:rFonts w:eastAsia="Calibri" w:cstheme="minorHAnsi"/>
              <w:bCs/>
              <w:szCs w:val="18"/>
              <w:lang w:val="en-US" w:eastAsia="en-GB"/>
            </w:rPr>
          </w:rPrChange>
        </w:rPr>
        <w:t>occurred; and</w:t>
      </w:r>
    </w:p>
    <w:p w14:paraId="5F85C4F5"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21"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14:paraId="29E1D6FA" w14:textId="1A1B8D2F"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1722"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1723"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1724" w:author="stuart wolstenholme" w:date="2026-05-29T12:46:00Z" w16du:dateUtc="2026-05-29T11:46:00Z">
            <w:rPr>
              <w:rFonts w:eastAsia="Calibri" w:cstheme="minorHAnsi"/>
              <w:bCs/>
              <w:szCs w:val="18"/>
              <w:lang w:val="en-US" w:eastAsia="en-GB"/>
            </w:rPr>
          </w:rPrChange>
        </w:rPr>
        <w:t xml:space="preserve">payable, due consideration will be given to </w:t>
      </w:r>
      <w:del w:id="1725" w:author="stuart wolstenholme" w:date="2026-05-29T12:42:00Z" w16du:dateUtc="2026-05-29T11:42:00Z">
        <w:r w:rsidRPr="0022764C" w:rsidDel="00BB79CB">
          <w:rPr>
            <w:rFonts w:eastAsia="Calibri" w:cstheme="minorHAnsi"/>
            <w:bCs/>
            <w:szCs w:val="18"/>
            <w:lang w:eastAsia="en-GB"/>
            <w:rPrChange w:id="1726"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1727" w:author="stuart wolstenholme" w:date="2026-05-29T12:46:00Z" w16du:dateUtc="2026-05-29T11:46:00Z">
              <w:rPr>
                <w:rFonts w:eastAsia="Calibri" w:cstheme="minorHAnsi"/>
                <w:b/>
                <w:szCs w:val="18"/>
                <w:lang w:val="en-US" w:eastAsia="en-GB"/>
              </w:rPr>
            </w:rPrChange>
          </w:rPr>
          <w:delText xml:space="preserve"> Named</w:delText>
        </w:r>
      </w:del>
      <w:ins w:id="1728" w:author="stuart wolstenholme" w:date="2026-05-29T12:42:00Z" w16du:dateUtc="2026-05-29T11:42:00Z">
        <w:r w:rsidR="00BB79CB" w:rsidRPr="0022764C">
          <w:rPr>
            <w:rFonts w:eastAsia="Calibri" w:cstheme="minorHAnsi"/>
            <w:bCs/>
            <w:szCs w:val="18"/>
            <w:lang w:eastAsia="en-GB"/>
            <w:rPrChange w:id="1729"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1730"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1731"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1732"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173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173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35"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1736"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37" w:author="stuart wolstenholme" w:date="2026-05-29T12:46:00Z" w16du:dateUtc="2026-05-29T11:46:00Z">
            <w:rPr>
              <w:rFonts w:eastAsia="Calibri" w:cstheme="minorHAnsi"/>
              <w:bCs/>
              <w:szCs w:val="18"/>
              <w:lang w:val="en-US" w:eastAsia="en-GB"/>
            </w:rPr>
          </w:rPrChange>
        </w:rPr>
        <w:t>occurred.</w:t>
      </w:r>
    </w:p>
    <w:p w14:paraId="5801104E"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Vicariously Liable</w:t>
      </w:r>
    </w:p>
    <w:p w14:paraId="3BDB78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38"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3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40"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17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43"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14:paraId="6D9FEE28"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Calibri" w:hAnsiTheme="majorHAnsi" w:cstheme="majorHAnsi"/>
          <w:b/>
          <w:bCs/>
          <w:sz w:val="22"/>
          <w:szCs w:val="22"/>
          <w:lang w:eastAsia="en-GB"/>
          <w:rPrChange w:id="1744" w:author="stuart wolstenholme" w:date="2026-05-29T12:46:00Z" w16du:dateUtc="2026-05-29T11:46:00Z">
            <w:rPr>
              <w:rFonts w:asciiTheme="majorHAnsi" w:eastAsia="Calibri" w:hAnsiTheme="majorHAnsi" w:cstheme="majorHAnsi"/>
              <w:b/>
              <w:bCs/>
              <w:sz w:val="22"/>
              <w:szCs w:val="22"/>
              <w:lang w:val="en-US" w:eastAsia="en-GB"/>
            </w:rPr>
          </w:rPrChange>
        </w:rPr>
        <w:t>Voluntary Shutdown</w:t>
      </w:r>
    </w:p>
    <w:p w14:paraId="2B8071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745"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174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747"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1748"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1750"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1751"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7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53" w:author="stuart wolstenholme" w:date="2026-05-29T12:46:00Z" w16du:dateUtc="2026-05-29T11:46:00Z">
            <w:rPr>
              <w:rFonts w:eastAsia="Calibri" w:cstheme="minorHAnsi"/>
              <w:bCs/>
              <w:szCs w:val="18"/>
              <w:lang w:val="en-US" w:eastAsia="en-GB"/>
            </w:rPr>
          </w:rPrChange>
        </w:rPr>
        <w:t>business.</w:t>
      </w:r>
    </w:p>
    <w:p w14:paraId="7989C7EF"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Waiting Period</w:t>
      </w:r>
    </w:p>
    <w:p w14:paraId="35C82325" w14:textId="77777777" w:rsidR="006936E8" w:rsidRPr="0022764C" w:rsidRDefault="006936E8" w:rsidP="006936E8">
      <w:pPr>
        <w:spacing w:before="0" w:line="240" w:lineRule="auto"/>
        <w:rPr>
          <w:rFonts w:eastAsia="Calibri" w:cstheme="minorHAnsi"/>
          <w:bCs/>
          <w:szCs w:val="18"/>
          <w:lang w:eastAsia="en-GB"/>
          <w:rPrChange w:id="175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55"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1756"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757"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1758"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1759"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1760" w:author="stuart wolstenholme" w:date="2026-05-29T12:46:00Z" w16du:dateUtc="2026-05-29T11:46:00Z">
            <w:rPr>
              <w:rFonts w:eastAsia="Calibri" w:cstheme="minorHAnsi"/>
              <w:b/>
              <w:bCs/>
              <w:szCs w:val="18"/>
              <w:lang w:val="en-US" w:eastAsia="en-GB"/>
            </w:rPr>
          </w:rPrChange>
        </w:rPr>
        <w:t xml:space="preserve">Waiting </w:t>
      </w:r>
      <w:r w:rsidRPr="0022764C">
        <w:rPr>
          <w:rFonts w:eastAsia="Calibri" w:cstheme="minorHAnsi"/>
          <w:b/>
          <w:bCs/>
          <w:szCs w:val="18"/>
          <w:lang w:eastAsia="en-GB"/>
          <w:rPrChange w:id="1761" w:author="stuart wolstenholme" w:date="2026-05-29T12:46:00Z" w16du:dateUtc="2026-05-29T11:46:00Z">
            <w:rPr>
              <w:rFonts w:eastAsia="Calibri" w:cstheme="minorHAnsi"/>
              <w:b/>
              <w:bCs/>
              <w:szCs w:val="18"/>
              <w:lang w:val="en-US" w:eastAsia="en-GB"/>
            </w:rPr>
          </w:rPrChange>
        </w:rPr>
        <w:lastRenderedPageBreak/>
        <w:t xml:space="preserve">Period </w:t>
      </w:r>
      <w:r w:rsidRPr="0022764C">
        <w:rPr>
          <w:rFonts w:eastAsia="Calibri" w:cstheme="minorHAnsi"/>
          <w:bCs/>
          <w:szCs w:val="18"/>
          <w:lang w:eastAsia="en-GB"/>
          <w:rPrChange w:id="1762"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1763"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764"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1765"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1766" w:author="stuart wolstenholme" w:date="2026-05-29T12:46:00Z" w16du:dateUtc="2026-05-29T11:46:00Z">
            <w:rPr>
              <w:rFonts w:eastAsia="Calibri" w:cstheme="minorHAnsi"/>
              <w:bCs/>
              <w:szCs w:val="18"/>
              <w:lang w:val="en-US" w:eastAsia="en-GB"/>
            </w:rPr>
          </w:rPrChange>
        </w:rPr>
        <w:t>.</w:t>
      </w:r>
    </w:p>
    <w:p w14:paraId="59F91E14" w14:textId="77777777" w:rsidR="006936E8" w:rsidRPr="0022764C" w:rsidRDefault="006936E8" w:rsidP="006936E8">
      <w:pPr>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War</w:t>
      </w:r>
    </w:p>
    <w:p w14:paraId="4503C4B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3C9ED6C8"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14:paraId="34A28DE0" w14:textId="77777777" w:rsidR="006936E8" w:rsidRPr="0022764C" w:rsidRDefault="006936E8" w:rsidP="006936E8">
      <w:pPr>
        <w:spacing w:before="0" w:line="240" w:lineRule="auto"/>
        <w:ind w:left="360" w:hanging="360"/>
        <w:rPr>
          <w:rFonts w:eastAsia="Calibri" w:cstheme="minorHAnsi"/>
          <w:bCs/>
          <w:szCs w:val="18"/>
          <w:lang w:eastAsia="en-GB"/>
          <w:rPrChange w:id="176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14:paraId="1F47BA24"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103C754" w14:textId="77777777"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038DA186" w14:textId="689A6E45" w:rsidR="00DF7908" w:rsidRPr="0022764C" w:rsidRDefault="006936E8" w:rsidP="006936E8">
      <w:pPr>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Wrongful Act</w:t>
      </w:r>
    </w:p>
    <w:p w14:paraId="598075E1"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446496A"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777B4EF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1768"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1769"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1770" w:author="stuart wolstenholme" w:date="2026-05-29T12:46:00Z" w16du:dateUtc="2026-05-29T11:46:00Z">
            <w:rPr>
              <w:rFonts w:eastAsia="Calibri" w:cstheme="minorHAnsi"/>
              <w:szCs w:val="18"/>
              <w:lang w:val="en-US" w:eastAsia="en-GB"/>
            </w:rPr>
          </w:rPrChange>
        </w:rPr>
        <w:t>;</w:t>
      </w:r>
    </w:p>
    <w:p w14:paraId="5091ED77"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1"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1772"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1773" w:author="stuart wolstenholme" w:date="2026-05-29T12:46:00Z" w16du:dateUtc="2026-05-29T11:46:00Z">
            <w:rPr>
              <w:rFonts w:eastAsia="Calibri" w:cstheme="minorHAnsi"/>
              <w:szCs w:val="18"/>
              <w:lang w:val="en-US" w:eastAsia="en-GB"/>
            </w:rPr>
          </w:rPrChange>
        </w:rPr>
        <w:t>;</w:t>
      </w:r>
    </w:p>
    <w:p w14:paraId="094FD8D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4"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1775"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1776"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1778" w:author="stuart wolstenholme" w:date="2026-05-29T12:46:00Z" w16du:dateUtc="2026-05-29T11:46:00Z">
            <w:rPr>
              <w:rFonts w:eastAsia="Calibri" w:cstheme="minorHAnsi"/>
              <w:bCs/>
              <w:szCs w:val="18"/>
              <w:lang w:val="en-US" w:eastAsia="en-GB"/>
            </w:rPr>
          </w:rPrChange>
        </w:rPr>
        <w:t>;</w:t>
      </w:r>
    </w:p>
    <w:p w14:paraId="573F0F3E"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79"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17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781"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1782" w:author="stuart wolstenholme" w:date="2026-05-29T12:46:00Z" w16du:dateUtc="2026-05-29T11:46:00Z">
            <w:rPr>
              <w:rFonts w:eastAsia="Calibri" w:cstheme="minorHAnsi"/>
              <w:bCs/>
              <w:szCs w:val="18"/>
              <w:lang w:val="en-US" w:eastAsia="en-GB"/>
            </w:rPr>
          </w:rPrChange>
        </w:rPr>
        <w:t>; and</w:t>
      </w:r>
    </w:p>
    <w:p w14:paraId="29389484"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83"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178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1785" w:author="stuart wolstenholme" w:date="2026-05-29T12:46:00Z" w16du:dateUtc="2026-05-29T11:46:00Z">
            <w:rPr>
              <w:rFonts w:eastAsia="Calibri" w:cstheme="minorHAnsi"/>
              <w:bCs/>
              <w:szCs w:val="18"/>
              <w:lang w:val="en-US" w:eastAsia="en-GB"/>
            </w:rPr>
          </w:rPrChange>
        </w:rPr>
        <w:t>.</w:t>
      </w:r>
    </w:p>
    <w:p w14:paraId="738EE0B5" w14:textId="77777777"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14:paraId="7AA6615E" w14:textId="77777777" w:rsidR="006936E8" w:rsidRPr="0022764C" w:rsidRDefault="006936E8"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all Insuring Clauses</w:t>
      </w:r>
    </w:p>
    <w:p w14:paraId="5BF2560C" w14:textId="77777777"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14:paraId="7ADBF0C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86"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178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88"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178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90"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79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792"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1793"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794"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1795"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9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797" w:author="stuart wolstenholme" w:date="2026-05-29T12:46:00Z" w16du:dateUtc="2026-05-29T11:46:00Z">
            <w:rPr>
              <w:rFonts w:eastAsia="Calibri" w:cstheme="minorHAnsi"/>
              <w:szCs w:val="18"/>
              <w:lang w:val="en-US" w:eastAsia="en-GB"/>
            </w:rPr>
          </w:rPrChange>
        </w:rPr>
        <w:t>.</w:t>
      </w:r>
    </w:p>
    <w:p w14:paraId="62B13478"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4336DDB3"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98"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179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00" w:author="stuart wolstenholme" w:date="2026-05-29T12:46:00Z" w16du:dateUtc="2026-05-29T11:46:00Z">
            <w:rPr>
              <w:rFonts w:eastAsia="Calibri" w:cstheme="minorHAnsi"/>
              <w:szCs w:val="18"/>
              <w:lang w:val="en-US" w:eastAsia="en-GB"/>
            </w:rPr>
          </w:rPrChange>
        </w:rPr>
        <w:t>, whether acting alone or in collusion with other persons:</w:t>
      </w:r>
    </w:p>
    <w:p w14:paraId="2AE3EA67" w14:textId="250DF860"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1" w:author="stuart wolstenholme" w:date="2026-05-29T12:46:00Z" w16du:dateUtc="2026-05-29T11:46:00Z">
            <w:rPr>
              <w:rFonts w:eastAsia="Calibri" w:cstheme="minorHAnsi"/>
              <w:szCs w:val="18"/>
              <w:lang w:val="en-US" w:eastAsia="en-GB"/>
            </w:rPr>
          </w:rPrChange>
        </w:rPr>
        <w:t xml:space="preserve">a </w:t>
      </w:r>
      <w:del w:id="1802" w:author="stuart wolstenholme" w:date="2026-05-29T12:48:00Z" w16du:dateUtc="2026-05-29T11:48:00Z">
        <w:r w:rsidRPr="0022764C" w:rsidDel="0022764C">
          <w:rPr>
            <w:rFonts w:eastAsia="Calibri" w:cstheme="minorHAnsi"/>
            <w:szCs w:val="18"/>
            <w:lang w:eastAsia="en-GB"/>
            <w:rPrChange w:id="1803" w:author="stuart wolstenholme" w:date="2026-05-29T12:46:00Z" w16du:dateUtc="2026-05-29T11:46:00Z">
              <w:rPr>
                <w:rFonts w:eastAsia="Calibri" w:cstheme="minorHAnsi"/>
                <w:szCs w:val="18"/>
                <w:lang w:val="en-US" w:eastAsia="en-GB"/>
              </w:rPr>
            </w:rPrChange>
          </w:rPr>
          <w:delText>willful</w:delText>
        </w:r>
      </w:del>
      <w:ins w:id="1804"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1805"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14:paraId="04A44B1C"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any intentional violation of law; or</w:t>
      </w:r>
    </w:p>
    <w:p w14:paraId="2DE234E9"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7"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180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09" w:author="stuart wolstenholme" w:date="2026-05-29T12:46:00Z" w16du:dateUtc="2026-05-29T11:46:00Z">
            <w:rPr>
              <w:rFonts w:eastAsia="Calibri" w:cstheme="minorHAnsi"/>
              <w:szCs w:val="18"/>
              <w:lang w:val="en-US" w:eastAsia="en-GB"/>
            </w:rPr>
          </w:rPrChange>
        </w:rPr>
        <w:t>is not legally entitled.</w:t>
      </w:r>
    </w:p>
    <w:p w14:paraId="5A1489E9"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1810"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181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181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813"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1814"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15"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1816"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1817"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1818"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1819"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1820"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1821"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1822"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1823"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4"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1825"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6"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14:paraId="60FBA37B" w14:textId="77777777" w:rsidR="006936E8" w:rsidRPr="0022764C" w:rsidRDefault="006936E8" w:rsidP="006936E8">
      <w:pPr>
        <w:spacing w:before="0" w:after="160" w:line="259" w:lineRule="auto"/>
        <w:ind w:left="720"/>
        <w:contextualSpacing/>
        <w:rPr>
          <w:rFonts w:eastAsia="Calibri" w:cstheme="minorHAnsi"/>
          <w:szCs w:val="18"/>
          <w:lang w:eastAsia="en-GB"/>
          <w:rPrChange w:id="1827" w:author="stuart wolstenholme" w:date="2026-05-29T12:46:00Z" w16du:dateUtc="2026-05-29T11:46:00Z">
            <w:rPr>
              <w:rFonts w:eastAsia="Calibri" w:cstheme="minorHAnsi"/>
              <w:szCs w:val="18"/>
              <w:lang w:val="en-US" w:eastAsia="en-GB"/>
            </w:rPr>
          </w:rPrChange>
        </w:rPr>
      </w:pPr>
    </w:p>
    <w:p w14:paraId="30BB9ED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28"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1829"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18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183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1832"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833"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1834"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835"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1836"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837"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1838" w:author="stuart wolstenholme" w:date="2026-05-29T12:46:00Z" w16du:dateUtc="2026-05-29T11:46:00Z">
            <w:rPr>
              <w:rFonts w:eastAsia="Calibri" w:cstheme="minorHAnsi"/>
              <w:szCs w:val="18"/>
              <w:lang w:val="en-US" w:eastAsia="en-GB"/>
            </w:rPr>
          </w:rPrChange>
        </w:rPr>
        <w:t>.</w:t>
      </w:r>
    </w:p>
    <w:p w14:paraId="28C9934C"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58248161"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1839"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w:t>
      </w:r>
    </w:p>
    <w:p w14:paraId="0B845DFA"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2"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14:paraId="7015FD55"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14:paraId="16A4AAF4"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4"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184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846"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14:paraId="463F1CE5" w14:textId="77777777"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14:paraId="7E445740"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1847"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1848"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1849" w:author="stuart wolstenholme" w:date="2026-05-29T12:46:00Z" w16du:dateUtc="2026-05-29T11:46:00Z">
            <w:rPr>
              <w:rFonts w:eastAsia="Calibri" w:cstheme="minorHAnsi"/>
              <w:kern w:val="2"/>
              <w:szCs w:val="18"/>
              <w:lang w:val="en-US" w:eastAsia="en-GB"/>
            </w:rPr>
          </w:rPrChange>
        </w:rPr>
        <w:t xml:space="preserve"> or services.</w:t>
      </w:r>
    </w:p>
    <w:p w14:paraId="1ED43F3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4F8907E7"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50" w:author="stuart wolstenholme" w:date="2026-05-29T12:46:00Z" w16du:dateUtc="2026-05-29T11:46:00Z">
            <w:rPr>
              <w:rFonts w:eastAsia="Calibri" w:cstheme="minorHAnsi"/>
              <w:szCs w:val="18"/>
              <w:lang w:val="en-US" w:eastAsia="en-GB"/>
            </w:rPr>
          </w:rPrChange>
        </w:rPr>
        <w:t>upon, arising from or in any way involving any breach of any express, implied, actual or constructive contract, warranty, guarantee or promise. However, this Exclusion does not apply to:</w:t>
      </w:r>
    </w:p>
    <w:p w14:paraId="5700FF3C"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1"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185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53"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14:paraId="5C4C843A" w14:textId="77777777"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1854"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1855"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1856" w:author="stuart wolstenholme" w:date="2026-05-29T12:46:00Z" w16du:dateUtc="2026-05-29T11:46:00Z">
            <w:rPr>
              <w:rFonts w:eastAsia="Calibri" w:cstheme="minorHAnsi"/>
              <w:bCs/>
              <w:szCs w:val="18"/>
              <w:lang w:val="en-US" w:eastAsia="en-GB"/>
            </w:rPr>
          </w:rPrChange>
        </w:rPr>
        <w:t>;</w:t>
      </w:r>
    </w:p>
    <w:p w14:paraId="7E798054"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7"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1858"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1859" w:author="stuart wolstenholme" w:date="2026-05-29T12:46:00Z" w16du:dateUtc="2026-05-29T11:46:00Z">
            <w:rPr>
              <w:rFonts w:eastAsia="Calibri" w:cstheme="minorHAnsi"/>
              <w:bCs/>
              <w:szCs w:val="18"/>
              <w:lang w:val="en-US" w:eastAsia="en-GB"/>
            </w:rPr>
          </w:rPrChange>
        </w:rPr>
        <w:t>;</w:t>
      </w:r>
    </w:p>
    <w:p w14:paraId="163D1FDD"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6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8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1862"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1863"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1864"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1865"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1866"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1867" w:author="stuart wolstenholme" w:date="2026-05-29T12:46:00Z" w16du:dateUtc="2026-05-29T11:46:00Z">
            <w:rPr>
              <w:rFonts w:eastAsia="Calibri" w:cstheme="minorHAnsi"/>
              <w:szCs w:val="18"/>
              <w:lang w:val="en-AU" w:eastAsia="en-GB"/>
            </w:rPr>
          </w:rPrChange>
        </w:rPr>
        <w:t>; or</w:t>
      </w:r>
    </w:p>
    <w:p w14:paraId="41FC12D0"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1868"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1869"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1870"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1871"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1872"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1873"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1874"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1875" w:author="stuart wolstenholme" w:date="2026-05-29T12:46:00Z" w16du:dateUtc="2026-05-29T11:46:00Z">
            <w:rPr>
              <w:rFonts w:eastAsia="Calibri" w:cstheme="minorHAnsi"/>
              <w:kern w:val="2"/>
              <w:szCs w:val="18"/>
              <w:lang w:val="en-US" w:eastAsia="en-GB"/>
            </w:rPr>
          </w:rPrChange>
        </w:rPr>
        <w:t>.</w:t>
      </w:r>
    </w:p>
    <w:p w14:paraId="7E6A91DF"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76"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187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78" w:author="stuart wolstenholme" w:date="2026-05-29T12:46:00Z" w16du:dateUtc="2026-05-29T11:46:00Z">
            <w:rPr>
              <w:rFonts w:eastAsia="Calibri" w:cstheme="minorHAnsi"/>
              <w:szCs w:val="18"/>
              <w:lang w:val="en-US" w:eastAsia="en-GB"/>
            </w:rPr>
          </w:rPrChange>
        </w:rPr>
        <w:t>under a contract or agreement. However, this Exclusion does not apply to:</w:t>
      </w:r>
    </w:p>
    <w:p w14:paraId="596B0FD2"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79"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18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14:paraId="7B4AD635"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4"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1885"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1886" w:author="stuart wolstenholme" w:date="2026-05-29T12:46:00Z" w16du:dateUtc="2026-05-29T11:46:00Z">
            <w:rPr>
              <w:rFonts w:eastAsia="Calibri" w:cstheme="minorHAnsi"/>
              <w:szCs w:val="18"/>
              <w:lang w:val="en-US" w:eastAsia="en-GB"/>
            </w:rPr>
          </w:rPrChange>
        </w:rPr>
        <w:t>; or</w:t>
      </w:r>
    </w:p>
    <w:p w14:paraId="0108B72E"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9"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1890"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1891"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1892"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189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1894"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1895"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1896"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lastRenderedPageBreak/>
        <w:t xml:space="preserve">Insured </w:t>
      </w:r>
      <w:r w:rsidRPr="0022764C">
        <w:rPr>
          <w:rFonts w:eastAsia="Calibri" w:cstheme="minorHAnsi"/>
          <w:szCs w:val="18"/>
          <w:lang w:eastAsia="en-GB"/>
          <w:rPrChange w:id="1898"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1899"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1900" w:author="stuart wolstenholme" w:date="2026-05-29T12:46:00Z" w16du:dateUtc="2026-05-29T11:46:00Z">
            <w:rPr>
              <w:rFonts w:eastAsia="Calibri" w:cstheme="minorHAnsi"/>
              <w:szCs w:val="18"/>
              <w:lang w:val="en-US" w:eastAsia="en-GB"/>
            </w:rPr>
          </w:rPrChange>
        </w:rPr>
        <w:t>.</w:t>
      </w:r>
    </w:p>
    <w:p w14:paraId="4668000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1ED50B3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1"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1902"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1903"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1904"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190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90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1907" w:author="stuart wolstenholme" w:date="2026-05-29T12:46:00Z" w16du:dateUtc="2026-05-29T11:46:00Z">
            <w:rPr>
              <w:rFonts w:eastAsia="Calibri" w:cstheme="minorHAnsi"/>
              <w:szCs w:val="18"/>
              <w:lang w:val="en-US" w:eastAsia="en-GB"/>
            </w:rPr>
          </w:rPrChange>
        </w:rPr>
        <w:t>.</w:t>
      </w:r>
    </w:p>
    <w:p w14:paraId="6E1C350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B2AB3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8"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1909"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1910"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1911"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1912" w:author="stuart wolstenholme" w:date="2026-05-29T12:46:00Z" w16du:dateUtc="2026-05-29T11:46:00Z">
            <w:rPr>
              <w:rFonts w:eastAsia="Calibri" w:cstheme="minorHAnsi"/>
              <w:szCs w:val="18"/>
              <w:lang w:val="en-US" w:eastAsia="en-GB"/>
            </w:rPr>
          </w:rPrChange>
        </w:rPr>
        <w:t>.</w:t>
      </w:r>
    </w:p>
    <w:p w14:paraId="404233C5"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6C8DF4A"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3" w:author="stuart wolstenholme" w:date="2026-05-29T12:46:00Z" w16du:dateUtc="2026-05-29T11:46:00Z">
            <w:rPr>
              <w:rFonts w:eastAsia="Calibri" w:cstheme="minorHAnsi"/>
              <w:szCs w:val="18"/>
              <w:lang w:val="en-US" w:eastAsia="en-GB"/>
            </w:rPr>
          </w:rPrChange>
        </w:rPr>
        <w:t>based upon, arising from or in any way involving;</w:t>
      </w:r>
    </w:p>
    <w:p w14:paraId="232AE1B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4"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1915"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6" w:author="stuart wolstenholme" w:date="2026-05-29T12:46:00Z" w16du:dateUtc="2026-05-29T11:46:00Z">
            <w:rPr>
              <w:rFonts w:eastAsia="Calibri" w:cstheme="minorHAnsi"/>
              <w:szCs w:val="18"/>
              <w:lang w:val="en-US" w:eastAsia="en-GB"/>
            </w:rPr>
          </w:rPrChange>
        </w:rPr>
        <w:t>;</w:t>
      </w:r>
    </w:p>
    <w:p w14:paraId="3F22F0EB"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7"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1918"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9" w:author="stuart wolstenholme" w:date="2026-05-29T12:46:00Z" w16du:dateUtc="2026-05-29T11:46:00Z">
            <w:rPr>
              <w:rFonts w:eastAsia="Calibri" w:cstheme="minorHAnsi"/>
              <w:szCs w:val="18"/>
              <w:lang w:val="en-US" w:eastAsia="en-GB"/>
            </w:rPr>
          </w:rPrChange>
        </w:rPr>
        <w:t>;</w:t>
      </w:r>
    </w:p>
    <w:p w14:paraId="3A81385F"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0"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1921"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2" w:author="stuart wolstenholme" w:date="2026-05-29T12:46:00Z" w16du:dateUtc="2026-05-29T11:46:00Z">
            <w:rPr>
              <w:rFonts w:eastAsia="Calibri" w:cstheme="minorHAnsi"/>
              <w:szCs w:val="18"/>
              <w:lang w:val="en-US" w:eastAsia="en-GB"/>
            </w:rPr>
          </w:rPrChange>
        </w:rPr>
        <w:t>; or</w:t>
      </w:r>
    </w:p>
    <w:p w14:paraId="0A5C558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3"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1924"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5" w:author="stuart wolstenholme" w:date="2026-05-29T12:46:00Z" w16du:dateUtc="2026-05-29T11:46:00Z">
            <w:rPr>
              <w:rFonts w:eastAsia="Calibri" w:cstheme="minorHAnsi"/>
              <w:szCs w:val="18"/>
              <w:lang w:val="en-US" w:eastAsia="en-GB"/>
            </w:rPr>
          </w:rPrChange>
        </w:rPr>
        <w:t xml:space="preserve"> law.</w:t>
      </w:r>
    </w:p>
    <w:p w14:paraId="134ACF2D"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26"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1927"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1928"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1929"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930"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193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32"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1933"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1934"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1935"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1936"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1937"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938" w:author="stuart wolstenholme" w:date="2026-05-29T12:46:00Z" w16du:dateUtc="2026-05-29T11:46:00Z">
            <w:rPr>
              <w:rFonts w:eastAsia="Calibri" w:cstheme="minorHAnsi"/>
              <w:bCs/>
              <w:szCs w:val="18"/>
              <w:lang w:val="en-US" w:eastAsia="en-GB"/>
            </w:rPr>
          </w:rPrChange>
        </w:rPr>
        <w:t>transaction.</w:t>
      </w:r>
    </w:p>
    <w:p w14:paraId="37FAB9BB" w14:textId="77777777" w:rsidR="006936E8" w:rsidRPr="0022764C" w:rsidRDefault="006936E8" w:rsidP="006936E8">
      <w:pPr>
        <w:spacing w:before="0" w:after="160" w:line="259" w:lineRule="auto"/>
        <w:ind w:left="720"/>
        <w:contextualSpacing/>
        <w:rPr>
          <w:rFonts w:eastAsia="Calibri" w:cstheme="minorHAnsi"/>
          <w:szCs w:val="18"/>
          <w:lang w:eastAsia="en-GB"/>
          <w:rPrChange w:id="1939" w:author="stuart wolstenholme" w:date="2026-05-29T12:46:00Z" w16du:dateUtc="2026-05-29T11:46:00Z">
            <w:rPr>
              <w:rFonts w:eastAsia="Calibri" w:cstheme="minorHAnsi"/>
              <w:szCs w:val="18"/>
              <w:lang w:val="en-US" w:eastAsia="en-GB"/>
            </w:rPr>
          </w:rPrChange>
        </w:rPr>
      </w:pPr>
    </w:p>
    <w:p w14:paraId="28B4003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0"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1941" w:author="stuart wolstenholme" w:date="2026-05-29T12:46:00Z" w16du:dateUtc="2026-05-29T11:46:00Z">
            <w:rPr>
              <w:rFonts w:eastAsia="Calibri" w:cstheme="minorHAnsi"/>
              <w:b/>
              <w:szCs w:val="18"/>
              <w:lang w:val="en-US" w:eastAsia="en-GB"/>
            </w:rPr>
          </w:rPrChange>
        </w:rPr>
        <w:t>Privacy Regulatory Proceeding.</w:t>
      </w:r>
    </w:p>
    <w:p w14:paraId="1C7A250A"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4EBB44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1942" w:author="stuart wolstenholme" w:date="2026-05-29T12:46:00Z" w16du:dateUtc="2026-05-29T11:46:00Z">
            <w:rPr>
              <w:rFonts w:eastAsia="Calibri" w:cstheme="minorHAnsi"/>
              <w:szCs w:val="18"/>
              <w:lang w:val="en-US" w:eastAsia="en-GB"/>
            </w:rPr>
          </w:rPrChange>
        </w:rPr>
        <w:t>upon, arising from or in any way involving:</w:t>
      </w:r>
    </w:p>
    <w:p w14:paraId="31707BE9"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3"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1944"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1945" w:author="stuart wolstenholme" w:date="2026-05-29T12:46:00Z" w16du:dateUtc="2026-05-29T11:46:00Z">
            <w:rPr>
              <w:rFonts w:eastAsia="Calibri" w:cstheme="minorHAnsi"/>
              <w:szCs w:val="18"/>
              <w:lang w:val="en-US" w:eastAsia="en-GB"/>
            </w:rPr>
          </w:rPrChange>
        </w:rPr>
        <w:t>relations, policies, practices, acts or omissions;</w:t>
      </w:r>
    </w:p>
    <w:p w14:paraId="434E6B3E"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6" w:author="stuart wolstenholme" w:date="2026-05-29T12:46:00Z" w16du:dateUtc="2026-05-29T11:46:00Z">
            <w:rPr>
              <w:rFonts w:eastAsia="Calibri" w:cstheme="minorHAnsi"/>
              <w:szCs w:val="18"/>
              <w:lang w:val="en-US" w:eastAsia="en-GB"/>
            </w:rPr>
          </w:rPrChange>
        </w:rPr>
        <w:t>any actual or alleged refusal to employ any person; or</w:t>
      </w:r>
    </w:p>
    <w:p w14:paraId="3274FBF2"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7"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1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1949" w:author="stuart wolstenholme" w:date="2026-05-29T12:46:00Z" w16du:dateUtc="2026-05-29T11:46:00Z">
            <w:rPr>
              <w:rFonts w:eastAsia="Calibri" w:cstheme="minorHAnsi"/>
              <w:bCs/>
              <w:szCs w:val="18"/>
              <w:lang w:val="en-US" w:eastAsia="en-GB"/>
            </w:rPr>
          </w:rPrChange>
        </w:rPr>
        <w:t>.</w:t>
      </w:r>
    </w:p>
    <w:p w14:paraId="4CF2454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1950"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195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1952"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1953"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1954"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1955"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956"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1957"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1958" w:author="stuart wolstenholme" w:date="2026-05-29T12:46:00Z" w16du:dateUtc="2026-05-29T11:46:00Z">
            <w:rPr>
              <w:rFonts w:eastAsia="Calibri" w:cstheme="minorHAnsi"/>
              <w:bCs/>
              <w:szCs w:val="18"/>
              <w:lang w:val="en-US" w:eastAsia="en-GB"/>
            </w:rPr>
          </w:rPrChange>
        </w:rPr>
        <w:t>.</w:t>
      </w:r>
    </w:p>
    <w:p w14:paraId="0557E6B9"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83AF058" w14:textId="4D8F5528"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59"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1960" w:author="stuart wolstenholme" w:date="2026-05-29T12:48:00Z" w16du:dateUtc="2026-05-29T11:48:00Z">
        <w:r w:rsidRPr="0022764C" w:rsidDel="0022764C">
          <w:rPr>
            <w:rFonts w:eastAsia="Calibri" w:cstheme="minorHAnsi"/>
            <w:szCs w:val="18"/>
            <w:lang w:eastAsia="en-GB"/>
            <w:rPrChange w:id="1961" w:author="stuart wolstenholme" w:date="2026-05-29T12:46:00Z" w16du:dateUtc="2026-05-29T11:46:00Z">
              <w:rPr>
                <w:rFonts w:eastAsia="Calibri" w:cstheme="minorHAnsi"/>
                <w:szCs w:val="18"/>
                <w:lang w:val="en-US" w:eastAsia="en-GB"/>
              </w:rPr>
            </w:rPrChange>
          </w:rPr>
          <w:delText>color</w:delText>
        </w:r>
      </w:del>
      <w:ins w:id="1962"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1963"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14:paraId="28232F1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68D27E5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4"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14:paraId="6E469D0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60347A6" w14:textId="77777777" w:rsidR="006936E8" w:rsidRPr="0022764C" w:rsidRDefault="006936E8" w:rsidP="006936E8">
      <w:pPr>
        <w:numPr>
          <w:ilvl w:val="0"/>
          <w:numId w:val="462"/>
        </w:numPr>
        <w:spacing w:before="0" w:after="160" w:line="259" w:lineRule="auto"/>
        <w:contextualSpacing/>
        <w:rPr>
          <w:rFonts w:eastAsia="Arial" w:cstheme="minorHAnsi"/>
          <w:szCs w:val="18"/>
          <w:rPrChange w:id="1965" w:author="stuart wolstenholme" w:date="2026-05-29T12:46:00Z" w16du:dateUtc="2026-05-29T11:46:00Z">
            <w:rPr>
              <w:rFonts w:eastAsia="Arial" w:cstheme="minorHAnsi"/>
              <w:szCs w:val="18"/>
              <w:lang w:val="en-US"/>
            </w:rPr>
          </w:rPrChange>
        </w:rPr>
      </w:pPr>
      <w:r w:rsidRPr="0022764C">
        <w:rPr>
          <w:rFonts w:eastAsia="Arial" w:cstheme="minorHAnsi"/>
          <w:szCs w:val="18"/>
          <w:rPrChange w:id="1966" w:author="stuart wolstenholme" w:date="2026-05-29T12:46:00Z" w16du:dateUtc="2026-05-29T11:46:00Z">
            <w:rPr>
              <w:rFonts w:eastAsia="Arial" w:cstheme="minorHAnsi"/>
              <w:szCs w:val="18"/>
              <w:lang w:val="en-US"/>
            </w:rPr>
          </w:rPrChange>
        </w:rPr>
        <w:t>for any loss, damage, liability, cost or expense:</w:t>
      </w:r>
    </w:p>
    <w:p w14:paraId="66E07C00"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14:paraId="4D01FDE4"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14:paraId="6075F143" w14:textId="77777777"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14:paraId="27B58496" w14:textId="77777777"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14:paraId="79AC41E2"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06881A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7" w:author="stuart wolstenholme" w:date="2026-05-29T12:46:00Z" w16du:dateUtc="2026-05-29T11:46:00Z">
            <w:rPr>
              <w:rFonts w:eastAsia="Calibri" w:cstheme="minorHAnsi"/>
              <w:szCs w:val="18"/>
              <w:lang w:val="en-US" w:eastAsia="en-GB"/>
            </w:rPr>
          </w:rPrChange>
        </w:rPr>
        <w:t>based upon, arising from or in any way involving:</w:t>
      </w:r>
    </w:p>
    <w:p w14:paraId="24438604"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1968"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1969"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1970"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19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972"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1973"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1974" w:author="stuart wolstenholme" w:date="2026-05-29T12:46:00Z" w16du:dateUtc="2026-05-29T11:46:00Z">
            <w:rPr>
              <w:rFonts w:eastAsia="Calibri" w:cstheme="minorHAnsi"/>
              <w:szCs w:val="18"/>
              <w:lang w:val="en-US" w:eastAsia="en-GB"/>
            </w:rPr>
          </w:rPrChange>
        </w:rPr>
        <w:t xml:space="preserve"> or any payment card company rules; or</w:t>
      </w:r>
    </w:p>
    <w:p w14:paraId="4D791BD2"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75"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197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977"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197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979"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1980" w:author="stuart wolstenholme" w:date="2026-05-29T12:46:00Z" w16du:dateUtc="2026-05-29T11:46:00Z">
            <w:rPr>
              <w:rFonts w:eastAsia="Calibri" w:cstheme="minorHAnsi"/>
              <w:szCs w:val="18"/>
              <w:lang w:val="en-US" w:eastAsia="en-GB"/>
            </w:rPr>
          </w:rPrChange>
        </w:rPr>
        <w:t>has paid or agreed to reimburse or indemnify.</w:t>
      </w:r>
    </w:p>
    <w:p w14:paraId="3A2D355C"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1"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1982"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t>.</w:t>
      </w:r>
    </w:p>
    <w:p w14:paraId="7364DDB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F9B9B4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4" w:author="stuart wolstenholme" w:date="2026-05-29T12:46:00Z" w16du:dateUtc="2026-05-29T11:46:00Z">
            <w:rPr>
              <w:rFonts w:eastAsia="Calibri" w:cstheme="minorHAnsi"/>
              <w:szCs w:val="18"/>
              <w:lang w:val="en-US" w:eastAsia="en-GB"/>
            </w:rPr>
          </w:rPrChange>
        </w:rPr>
        <w:t>based upon, arising from or in any way involving:</w:t>
      </w:r>
    </w:p>
    <w:p w14:paraId="0FA04012"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5"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14:paraId="11C6A738"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6" w:author="stuart wolstenholme" w:date="2026-05-29T12:46:00Z" w16du:dateUtc="2026-05-29T11:46:00Z">
            <w:rPr>
              <w:rFonts w:eastAsia="Calibri" w:cstheme="minorHAnsi"/>
              <w:szCs w:val="18"/>
              <w:lang w:val="en-US" w:eastAsia="en-GB"/>
            </w:rPr>
          </w:rPrChange>
        </w:rPr>
        <w:t>the violation of any antitrust statute, legislation or regulation</w:t>
      </w:r>
    </w:p>
    <w:p w14:paraId="0D09B70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7" w:author="stuart wolstenholme" w:date="2026-05-29T12:46:00Z" w16du:dateUtc="2026-05-29T11:46:00Z">
            <w:rPr>
              <w:rFonts w:eastAsia="Calibri" w:cstheme="minorHAnsi"/>
              <w:szCs w:val="18"/>
              <w:lang w:val="en-US" w:eastAsia="en-GB"/>
            </w:rPr>
          </w:rPrChange>
        </w:rPr>
        <w:t>However, Exclusion 17.1) does not apply to:</w:t>
      </w:r>
    </w:p>
    <w:p w14:paraId="48C07844"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1988" w:name="_Hlk165299802"/>
      <w:r w:rsidRPr="0022764C">
        <w:rPr>
          <w:rFonts w:eastAsia="Calibri" w:cstheme="minorHAnsi"/>
          <w:szCs w:val="18"/>
          <w:lang w:eastAsia="en-GB"/>
          <w:rPrChange w:id="1989"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199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1"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14:paraId="1AD29CED"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2"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199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94"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1988"/>
    <w:p w14:paraId="1CDAE9D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4AC537"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5"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14:paraId="707C811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371D68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6"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199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8"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1999"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000" w:author="stuart wolstenholme" w:date="2026-05-29T12:46:00Z" w16du:dateUtc="2026-05-29T11:46:00Z">
            <w:rPr>
              <w:rFonts w:eastAsia="Calibri" w:cstheme="minorHAnsi"/>
              <w:bCs/>
              <w:szCs w:val="18"/>
              <w:lang w:val="en-US" w:eastAsia="en-GB"/>
            </w:rPr>
          </w:rPrChange>
        </w:rPr>
        <w:t>.</w:t>
      </w:r>
    </w:p>
    <w:p w14:paraId="713EE9B4"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988C5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01"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002"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0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004"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14:paraId="184B9E8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80D3CC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w:t>
      </w:r>
      <w:r w:rsidRPr="0022764C">
        <w:rPr>
          <w:rFonts w:eastAsia="Calibri" w:cstheme="minorHAnsi"/>
          <w:szCs w:val="18"/>
          <w:lang w:eastAsia="en-GB"/>
        </w:rPr>
        <w:lastRenderedPageBreak/>
        <w:t>and Abuse Prevention Act (15 U.S.C. §§ 6101-6108), or the CAN-SPAM Act (15 U.S.C. §§ 7701-7713), each as amended, or any regulations promulgated under the foregoing statutes, or any similar U.S federal, state or local law.</w:t>
      </w:r>
    </w:p>
    <w:p w14:paraId="1EE10CF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BBFAF6" w14:textId="77777777"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14:paraId="589779EB"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5"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14:paraId="462D224F"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6"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14:paraId="4C8A06C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336845"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14:paraId="5D3406B1" w14:textId="77777777"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14:paraId="2FF1962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14:paraId="1F00BD61" w14:textId="77777777" w:rsidR="00791D17" w:rsidRPr="0022764C" w:rsidRDefault="00791D17" w:rsidP="00791D17">
      <w:pPr>
        <w:spacing w:before="0" w:after="240" w:line="259" w:lineRule="auto"/>
        <w:contextualSpacing/>
        <w:rPr>
          <w:rFonts w:eastAsia="Calibri" w:cstheme="minorHAnsi"/>
          <w:kern w:val="2"/>
          <w:szCs w:val="18"/>
          <w14:ligatures w14:val="standardContextual"/>
        </w:rPr>
      </w:pPr>
    </w:p>
    <w:p w14:paraId="621A5EE9"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 xml:space="preserve">Exclusions applicable to all First Party Insuring Clauses </w:t>
      </w:r>
    </w:p>
    <w:p w14:paraId="28B7FD71" w14:textId="77777777" w:rsidR="006936E8" w:rsidRPr="0022764C" w:rsidRDefault="006936E8" w:rsidP="006936E8">
      <w:pPr>
        <w:spacing w:before="0" w:after="160" w:line="259" w:lineRule="auto"/>
        <w:contextualSpacing/>
        <w:rPr>
          <w:rFonts w:eastAsia="Times New Roman" w:cstheme="minorHAnsi"/>
          <w:szCs w:val="18"/>
          <w:rPrChange w:id="2007"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008" w:author="stuart wolstenholme" w:date="2026-05-29T12:46:00Z" w16du:dateUtc="2026-05-29T11:46:00Z">
            <w:rPr>
              <w:rFonts w:eastAsia="Times New Roman" w:cstheme="minorHAnsi"/>
              <w:szCs w:val="18"/>
              <w:lang w:val="en-US"/>
            </w:rPr>
          </w:rPrChange>
        </w:rPr>
        <w:t>will not be liable under any First Party Insuring Clause of this Policy for:</w:t>
      </w:r>
    </w:p>
    <w:p w14:paraId="3582A800" w14:textId="77777777" w:rsidR="006936E8" w:rsidRPr="0022764C" w:rsidRDefault="006936E8" w:rsidP="006936E8">
      <w:pPr>
        <w:spacing w:before="0" w:after="160" w:line="259" w:lineRule="auto"/>
        <w:contextualSpacing/>
        <w:rPr>
          <w:rFonts w:eastAsia="Times New Roman" w:cstheme="minorHAnsi"/>
          <w:szCs w:val="18"/>
          <w:rPrChange w:id="2009" w:author="stuart wolstenholme" w:date="2026-05-29T12:46:00Z" w16du:dateUtc="2026-05-29T11:46:00Z">
            <w:rPr>
              <w:rFonts w:eastAsia="Times New Roman" w:cstheme="minorHAnsi"/>
              <w:szCs w:val="18"/>
              <w:lang w:val="en-US"/>
            </w:rPr>
          </w:rPrChange>
        </w:rPr>
      </w:pPr>
    </w:p>
    <w:p w14:paraId="7073DA9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10"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011"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012" w:author="stuart wolstenholme" w:date="2026-05-29T12:46:00Z" w16du:dateUtc="2026-05-29T11:46:00Z">
            <w:rPr>
              <w:rFonts w:eastAsia="Times New Roman" w:cstheme="minorHAnsi"/>
              <w:szCs w:val="18"/>
              <w:lang w:val="en-US"/>
            </w:rPr>
          </w:rPrChange>
        </w:rPr>
        <w:t xml:space="preserve">: </w:t>
      </w:r>
    </w:p>
    <w:p w14:paraId="2794F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77A5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3"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01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015" w:author="stuart wolstenholme" w:date="2026-05-29T12:46:00Z" w16du:dateUtc="2026-05-29T11:46:00Z">
            <w:rPr>
              <w:rFonts w:eastAsia="Calibri" w:cstheme="minorHAnsi"/>
              <w:szCs w:val="18"/>
              <w:lang w:val="en-US" w:eastAsia="en-GB"/>
            </w:rPr>
          </w:rPrChange>
        </w:rPr>
        <w:t xml:space="preserve"> or legal costs and expenses of any type.</w:t>
      </w:r>
    </w:p>
    <w:p w14:paraId="092E190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881FF53"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6" w:author="stuart wolstenholme" w:date="2026-05-29T12:46:00Z" w16du:dateUtc="2026-05-29T11:46:00Z">
            <w:rPr>
              <w:rFonts w:eastAsia="Calibri" w:cstheme="minorHAnsi"/>
              <w:szCs w:val="18"/>
              <w:lang w:val="en-US" w:eastAsia="en-GB"/>
            </w:rPr>
          </w:rPrChange>
        </w:rPr>
        <w:t>sanctions, fines or penalties imposed by law.</w:t>
      </w:r>
    </w:p>
    <w:p w14:paraId="3E2CE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5B19CEA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7"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01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019"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020"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021" w:author="stuart wolstenholme" w:date="2026-05-29T12:46:00Z" w16du:dateUtc="2026-05-29T11:46:00Z">
            <w:rPr>
              <w:rFonts w:eastAsia="Calibri" w:cstheme="minorHAnsi"/>
              <w:szCs w:val="18"/>
              <w:lang w:val="en-US" w:eastAsia="en-GB"/>
            </w:rPr>
          </w:rPrChange>
        </w:rPr>
        <w:t>.</w:t>
      </w:r>
    </w:p>
    <w:p w14:paraId="0818CA6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19E26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22"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02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024"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025"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026" w:author="stuart wolstenholme" w:date="2026-05-29T12:46:00Z" w16du:dateUtc="2026-05-29T11:46:00Z">
            <w:rPr>
              <w:rFonts w:eastAsia="Calibri" w:cstheme="minorHAnsi"/>
              <w:szCs w:val="18"/>
              <w:lang w:val="en-US" w:eastAsia="en-GB"/>
            </w:rPr>
          </w:rPrChange>
        </w:rPr>
        <w:t>.</w:t>
      </w:r>
    </w:p>
    <w:p w14:paraId="2B947A8B" w14:textId="77777777" w:rsidR="006653B4" w:rsidRPr="0022764C" w:rsidRDefault="006653B4" w:rsidP="006936E8">
      <w:pPr>
        <w:spacing w:before="0" w:after="240" w:line="259" w:lineRule="auto"/>
        <w:rPr>
          <w:rFonts w:eastAsia="Calibri" w:cstheme="minorHAnsi"/>
          <w:color w:val="009CE5"/>
          <w:kern w:val="2"/>
          <w:sz w:val="32"/>
          <w:szCs w:val="32"/>
        </w:rPr>
      </w:pPr>
    </w:p>
    <w:p w14:paraId="0E0F7578" w14:textId="3E4D03B8"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14:paraId="021A2D3A" w14:textId="77777777"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14:paraId="4145B920" w14:textId="77777777" w:rsidR="006936E8" w:rsidRPr="0022764C" w:rsidRDefault="006936E8" w:rsidP="006936E8">
      <w:pPr>
        <w:autoSpaceDE w:val="0"/>
        <w:autoSpaceDN w:val="0"/>
        <w:adjustRightInd w:val="0"/>
        <w:spacing w:before="0" w:line="240" w:lineRule="auto"/>
        <w:rPr>
          <w:rFonts w:eastAsia="Arial" w:cstheme="minorHAnsi"/>
          <w:bCs/>
          <w:color w:val="000000"/>
          <w:szCs w:val="18"/>
          <w:rPrChange w:id="2027" w:author="stuart wolstenholme" w:date="2026-05-29T12:46:00Z" w16du:dateUtc="2026-05-29T11:46:00Z">
            <w:rPr>
              <w:rFonts w:eastAsia="Arial" w:cstheme="minorHAnsi"/>
              <w:bCs/>
              <w:color w:val="000000"/>
              <w:szCs w:val="18"/>
              <w:lang w:val="it-IT"/>
            </w:rPr>
          </w:rPrChange>
        </w:rPr>
      </w:pPr>
    </w:p>
    <w:p w14:paraId="2ADBDD2A" w14:textId="77777777"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028"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029"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0"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031"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2"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w:t>
      </w:r>
      <w:r w:rsidRPr="0022764C">
        <w:rPr>
          <w:rFonts w:eastAsia="Calibri" w:cstheme="minorHAnsi"/>
          <w:kern w:val="2"/>
          <w:szCs w:val="18"/>
          <w:lang w:eastAsia="en-GB"/>
          <w:rPrChange w:id="2033" w:author="stuart wolstenholme" w:date="2026-05-29T12:46:00Z" w16du:dateUtc="2026-05-29T11:46:00Z">
            <w:rPr>
              <w:rFonts w:eastAsia="Calibri" w:cstheme="minorHAnsi"/>
              <w:kern w:val="2"/>
              <w:szCs w:val="18"/>
              <w:lang w:val="en-US" w:eastAsia="en-GB"/>
            </w:rPr>
          </w:rPrChange>
        </w:rPr>
        <w:t xml:space="preserve">apply to any </w:t>
      </w:r>
      <w:r w:rsidRPr="0022764C">
        <w:rPr>
          <w:rFonts w:eastAsia="Calibri" w:cstheme="minorHAnsi"/>
          <w:b/>
          <w:bCs/>
          <w:kern w:val="2"/>
          <w:szCs w:val="18"/>
          <w:lang w:eastAsia="en-GB"/>
          <w:rPrChange w:id="2034"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035"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14:paraId="181C9612" w14:textId="77777777"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14:paraId="4FC06B40"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14:paraId="23DF4BAC" w14:textId="77777777"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036"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37"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038" w:author="stuart wolstenholme" w:date="2026-05-29T12:46:00Z" w16du:dateUtc="2026-05-29T11:46:00Z">
            <w:rPr>
              <w:rFonts w:eastAsia="Arial" w:cstheme="minorHAnsi"/>
              <w:bCs/>
              <w:kern w:val="2"/>
              <w:lang w:val="it-IT"/>
            </w:rPr>
          </w:rPrChange>
        </w:rPr>
        <w:t>:</w:t>
      </w:r>
    </w:p>
    <w:p w14:paraId="4866BBA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39"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040"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041"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042"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043"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044"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04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6"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047"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8" w:author="stuart wolstenholme" w:date="2026-05-29T12:46:00Z" w16du:dateUtc="2026-05-29T11:46:00Z">
            <w:rPr>
              <w:rFonts w:eastAsia="Times New Roman" w:cstheme="minorHAnsi"/>
              <w:szCs w:val="18"/>
              <w:lang w:val="en-US"/>
            </w:rPr>
          </w:rPrChange>
        </w:rPr>
        <w:t>.</w:t>
      </w:r>
    </w:p>
    <w:p w14:paraId="283A0263"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H (BrandGuard)</w:t>
      </w:r>
    </w:p>
    <w:p w14:paraId="547A4816" w14:textId="4CD2AECD" w:rsidR="006936E8" w:rsidRPr="0022764C" w:rsidRDefault="006936E8" w:rsidP="006936E8">
      <w:pPr>
        <w:autoSpaceDE w:val="0"/>
        <w:autoSpaceDN w:val="0"/>
        <w:adjustRightInd w:val="0"/>
        <w:spacing w:before="0" w:line="240" w:lineRule="auto"/>
        <w:rPr>
          <w:rFonts w:eastAsia="Arial" w:cstheme="minorHAnsi"/>
          <w:bCs/>
          <w:color w:val="000000"/>
          <w:rPrChange w:id="2049"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050"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051"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052" w:author="stuart wolstenholme" w:date="2026-05-29T12:46:00Z" w16du:dateUtc="2026-05-29T11:46:00Z">
            <w:rPr>
              <w:rFonts w:eastAsia="Arial" w:cstheme="minorHAnsi"/>
              <w:bCs/>
              <w:color w:val="000000"/>
              <w:lang w:val="it-IT"/>
            </w:rPr>
          </w:rPrChange>
        </w:rPr>
        <w:t xml:space="preserve">costs, </w:t>
      </w:r>
      <w:del w:id="2053" w:author="stuart wolstenholme" w:date="2026-05-29T12:49:00Z" w16du:dateUtc="2026-05-29T11:49:00Z">
        <w:r w:rsidRPr="0022764C" w:rsidDel="0022764C">
          <w:rPr>
            <w:rFonts w:eastAsia="Arial" w:cstheme="minorHAnsi"/>
            <w:bCs/>
            <w:color w:val="000000"/>
            <w:rPrChange w:id="2054" w:author="stuart wolstenholme" w:date="2026-05-29T12:46:00Z" w16du:dateUtc="2026-05-29T11:46:00Z">
              <w:rPr>
                <w:rFonts w:eastAsia="Arial" w:cstheme="minorHAnsi"/>
                <w:bCs/>
                <w:color w:val="000000"/>
                <w:lang w:val="it-IT"/>
              </w:rPr>
            </w:rPrChange>
          </w:rPr>
          <w:delText>liabliity</w:delText>
        </w:r>
      </w:del>
      <w:ins w:id="2055"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056" w:author="stuart wolstenholme" w:date="2026-05-29T12:46:00Z" w16du:dateUtc="2026-05-29T11:46:00Z">
            <w:rPr>
              <w:rFonts w:eastAsia="Arial" w:cstheme="minorHAnsi"/>
              <w:bCs/>
              <w:color w:val="000000"/>
              <w:lang w:val="it-IT"/>
            </w:rPr>
          </w:rPrChange>
        </w:rPr>
        <w:t xml:space="preserve"> or expense:</w:t>
      </w:r>
    </w:p>
    <w:p w14:paraId="722C4FB4"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28FA92D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t xml:space="preserve">that </w:t>
      </w:r>
      <w:r w:rsidRPr="0022764C">
        <w:rPr>
          <w:rFonts w:eastAsia="Calibri" w:cstheme="minorHAnsi"/>
          <w:szCs w:val="18"/>
          <w:lang w:eastAsia="en-GB"/>
          <w:rPrChange w:id="2057"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058"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14:paraId="2FDF4174"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14:paraId="22DEDDB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AEBFEB5"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059"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060"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061"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14:paraId="2A974810"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08B44D48"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062"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14:paraId="72D10E3A" w14:textId="77777777"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14:paraId="080570DE" w14:textId="0689E2DE" w:rsidR="006936E8" w:rsidRPr="0022764C" w:rsidRDefault="006936E8" w:rsidP="006936E8">
      <w:pPr>
        <w:spacing w:before="240" w:after="16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I (System Failure)</w:t>
      </w:r>
    </w:p>
    <w:p w14:paraId="53C7A07B" w14:textId="77777777" w:rsidR="006936E8" w:rsidRPr="0022764C" w:rsidRDefault="006936E8" w:rsidP="006936E8">
      <w:pPr>
        <w:spacing w:before="240" w:after="160" w:line="259" w:lineRule="auto"/>
        <w:rPr>
          <w:rFonts w:eastAsia="Arial" w:cstheme="minorHAnsi"/>
          <w:kern w:val="2"/>
          <w:rPrChange w:id="2063" w:author="stuart wolstenholme" w:date="2026-05-29T12:46:00Z" w16du:dateUtc="2026-05-29T11:46:00Z">
            <w:rPr>
              <w:rFonts w:eastAsia="Arial" w:cstheme="minorHAnsi"/>
              <w:kern w:val="2"/>
              <w:lang w:val="it-IT"/>
            </w:rPr>
          </w:rPrChange>
        </w:rPr>
      </w:pPr>
      <w:r w:rsidRPr="0022764C">
        <w:rPr>
          <w:rFonts w:eastAsia="Arial" w:cstheme="minorHAnsi"/>
          <w:b/>
          <w:kern w:val="2"/>
          <w:rPrChange w:id="2064"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65" w:author="stuart wolstenholme" w:date="2026-05-29T12:46:00Z" w16du:dateUtc="2026-05-29T11:46:00Z">
            <w:rPr>
              <w:rFonts w:eastAsia="Arial" w:cstheme="minorHAnsi"/>
              <w:kern w:val="2"/>
              <w:lang w:val="it-IT"/>
            </w:rPr>
          </w:rPrChange>
        </w:rPr>
        <w:t xml:space="preserve"> will not be liable under Insuring Clause I for:</w:t>
      </w:r>
    </w:p>
    <w:p w14:paraId="2C64727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66"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067"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068"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06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70" w:author="stuart wolstenholme" w:date="2026-05-29T12:46:00Z" w16du:dateUtc="2026-05-29T11:46:00Z">
            <w:rPr>
              <w:rFonts w:eastAsia="Calibri" w:cstheme="minorHAnsi"/>
              <w:bCs/>
              <w:szCs w:val="18"/>
              <w:lang w:val="en-US" w:eastAsia="en-GB"/>
            </w:rPr>
          </w:rPrChange>
        </w:rPr>
        <w:t>.</w:t>
      </w:r>
    </w:p>
    <w:p w14:paraId="2488FD2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648F8B" w14:textId="637BBA7F"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1"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07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074" w:author="stuart wolstenholme" w:date="2026-05-29T12:46:00Z" w16du:dateUtc="2026-05-29T11:46:00Z">
            <w:rPr>
              <w:rFonts w:eastAsia="Calibri" w:cstheme="minorHAnsi"/>
              <w:b/>
              <w:szCs w:val="18"/>
              <w:lang w:val="en-US" w:eastAsia="en-GB"/>
            </w:rPr>
          </w:rPrChange>
        </w:rPr>
        <w:t xml:space="preserve">Data </w:t>
      </w:r>
      <w:del w:id="2075" w:author="stuart wolstenholme" w:date="2026-05-29T12:49:00Z" w16du:dateUtc="2026-05-29T11:49:00Z">
        <w:r w:rsidRPr="0022764C" w:rsidDel="0022764C">
          <w:rPr>
            <w:rFonts w:eastAsia="Calibri" w:cstheme="minorHAnsi"/>
            <w:szCs w:val="18"/>
            <w:lang w:eastAsia="en-GB"/>
            <w:rPrChange w:id="2076" w:author="stuart wolstenholme" w:date="2026-05-29T12:46:00Z" w16du:dateUtc="2026-05-29T11:46:00Z">
              <w:rPr>
                <w:rFonts w:eastAsia="Calibri" w:cstheme="minorHAnsi"/>
                <w:szCs w:val="18"/>
                <w:lang w:val="en-US" w:eastAsia="en-GB"/>
              </w:rPr>
            </w:rPrChange>
          </w:rPr>
          <w:delText>center</w:delText>
        </w:r>
      </w:del>
      <w:ins w:id="2077"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078" w:author="stuart wolstenholme" w:date="2026-05-29T12:46:00Z" w16du:dateUtc="2026-05-29T11:46:00Z">
            <w:rPr>
              <w:rFonts w:eastAsia="Calibri" w:cstheme="minorHAnsi"/>
              <w:szCs w:val="18"/>
              <w:lang w:val="en-US" w:eastAsia="en-GB"/>
            </w:rPr>
          </w:rPrChange>
        </w:rPr>
        <w:t>.</w:t>
      </w:r>
    </w:p>
    <w:p w14:paraId="4AE3A12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9AB722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9"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080"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081" w:author="stuart wolstenholme" w:date="2026-05-29T12:46:00Z" w16du:dateUtc="2026-05-29T11:46:00Z">
            <w:rPr>
              <w:rFonts w:eastAsia="Calibri" w:cstheme="minorHAnsi"/>
              <w:szCs w:val="18"/>
              <w:lang w:val="en-US" w:eastAsia="en-GB"/>
            </w:rPr>
          </w:rPrChange>
        </w:rPr>
        <w:t>.</w:t>
      </w:r>
    </w:p>
    <w:p w14:paraId="6147E39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DF3F1E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2" w:author="stuart wolstenholme" w:date="2026-05-29T12:46:00Z" w16du:dateUtc="2026-05-29T11:46:00Z">
            <w:rPr>
              <w:rFonts w:eastAsia="Calibri" w:cstheme="minorHAnsi"/>
              <w:szCs w:val="18"/>
              <w:lang w:val="en-US" w:eastAsia="en-GB"/>
            </w:rPr>
          </w:rPrChange>
        </w:rPr>
        <w:lastRenderedPageBreak/>
        <w:t xml:space="preserve">the costs or expenses incurred to identify, patch or remediate software </w:t>
      </w:r>
      <w:r w:rsidRPr="0022764C">
        <w:rPr>
          <w:rFonts w:eastAsia="Calibri" w:cstheme="minorHAnsi"/>
          <w:b/>
          <w:szCs w:val="18"/>
          <w:lang w:eastAsia="en-GB"/>
          <w:rPrChange w:id="2083"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084"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08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086" w:author="stuart wolstenholme" w:date="2026-05-29T12:46:00Z" w16du:dateUtc="2026-05-29T11:46:00Z">
            <w:rPr>
              <w:rFonts w:eastAsia="Calibri" w:cstheme="minorHAnsi"/>
              <w:szCs w:val="18"/>
              <w:lang w:val="en-US" w:eastAsia="en-GB"/>
            </w:rPr>
          </w:rPrChange>
        </w:rPr>
        <w:t xml:space="preserve"> vulnerabilities.</w:t>
      </w:r>
    </w:p>
    <w:p w14:paraId="3292F12C"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A3AF3C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7"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08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089"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090"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91" w:author="stuart wolstenholme" w:date="2026-05-29T12:46:00Z" w16du:dateUtc="2026-05-29T11:46:00Z">
            <w:rPr>
              <w:rFonts w:eastAsia="Calibri" w:cstheme="minorHAnsi"/>
              <w:bCs/>
              <w:szCs w:val="18"/>
              <w:lang w:val="en-US" w:eastAsia="en-GB"/>
            </w:rPr>
          </w:rPrChange>
        </w:rPr>
        <w:t>.</w:t>
      </w:r>
    </w:p>
    <w:p w14:paraId="52A8295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6999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2" w:author="stuart wolstenholme" w:date="2026-05-29T12:46:00Z" w16du:dateUtc="2026-05-29T11:46:00Z">
            <w:rPr>
              <w:rFonts w:eastAsia="Calibri" w:cstheme="minorHAnsi"/>
              <w:szCs w:val="18"/>
              <w:lang w:val="en-US" w:eastAsia="en-GB"/>
            </w:rPr>
          </w:rPrChange>
        </w:rPr>
        <w:t>the cost of restoring, replacing or repairing any electronic media.</w:t>
      </w:r>
    </w:p>
    <w:p w14:paraId="677FFFE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8992B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3"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094"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09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096" w:author="stuart wolstenholme" w:date="2026-05-29T12:46:00Z" w16du:dateUtc="2026-05-29T11:46:00Z">
            <w:rPr>
              <w:rFonts w:eastAsia="Calibri" w:cstheme="minorHAnsi"/>
              <w:bCs/>
              <w:szCs w:val="18"/>
              <w:lang w:val="en-US" w:eastAsia="en-GB"/>
            </w:rPr>
          </w:rPrChange>
        </w:rPr>
        <w:t>.</w:t>
      </w:r>
    </w:p>
    <w:p w14:paraId="1CCE671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5560426"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097"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099"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100" w:author="stuart wolstenholme" w:date="2026-05-29T12:46:00Z" w16du:dateUtc="2026-05-29T11:46:00Z">
            <w:rPr>
              <w:rFonts w:eastAsia="Calibri" w:cstheme="minorHAnsi"/>
              <w:szCs w:val="18"/>
              <w:lang w:val="en-US" w:eastAsia="en-GB"/>
            </w:rPr>
          </w:rPrChange>
        </w:rPr>
        <w:t>reputation.</w:t>
      </w:r>
    </w:p>
    <w:p w14:paraId="3FE9E605" w14:textId="77777777" w:rsidR="006936E8" w:rsidRPr="0022764C" w:rsidRDefault="006936E8" w:rsidP="006936E8">
      <w:pPr>
        <w:spacing w:before="0" w:after="240" w:line="259" w:lineRule="auto"/>
        <w:rPr>
          <w:rFonts w:asciiTheme="majorHAnsi" w:eastAsia="Calibri" w:hAnsiTheme="majorHAnsi" w:cstheme="majorHAnsi"/>
          <w:kern w:val="2"/>
          <w:sz w:val="28"/>
          <w:szCs w:val="28"/>
          <w14:ligatures w14:val="standardContextual"/>
        </w:rPr>
      </w:pPr>
      <w:r w:rsidRPr="0022764C">
        <w:rPr>
          <w:rFonts w:asciiTheme="majorHAnsi" w:eastAsia="Calibri" w:hAnsiTheme="majorHAnsi" w:cstheme="majorHAnsi"/>
          <w:bCs/>
          <w:color w:val="009CE5"/>
          <w:sz w:val="28"/>
          <w:szCs w:val="28"/>
        </w:rPr>
        <w:t>Exclusions applicable to Insuring Clause K (Cyber Crime)</w:t>
      </w:r>
    </w:p>
    <w:p w14:paraId="0B2A1AD9" w14:textId="77777777" w:rsidR="006936E8" w:rsidRPr="0022764C" w:rsidRDefault="006936E8" w:rsidP="006936E8">
      <w:pPr>
        <w:spacing w:before="0" w:after="160" w:line="259" w:lineRule="auto"/>
        <w:contextualSpacing/>
        <w:rPr>
          <w:rFonts w:eastAsia="Arial" w:cstheme="minorHAnsi"/>
          <w:kern w:val="2"/>
          <w:rPrChange w:id="2101" w:author="stuart wolstenholme" w:date="2026-05-29T12:46:00Z" w16du:dateUtc="2026-05-29T11:46:00Z">
            <w:rPr>
              <w:rFonts w:eastAsia="Arial" w:cstheme="minorHAnsi"/>
              <w:kern w:val="2"/>
              <w:lang w:val="it-IT"/>
            </w:rPr>
          </w:rPrChange>
        </w:rPr>
      </w:pPr>
      <w:r w:rsidRPr="0022764C">
        <w:rPr>
          <w:rFonts w:eastAsia="Arial" w:cstheme="minorHAnsi"/>
          <w:b/>
          <w:kern w:val="2"/>
          <w:rPrChange w:id="2102"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103" w:author="stuart wolstenholme" w:date="2026-05-29T12:46:00Z" w16du:dateUtc="2026-05-29T11:46:00Z">
            <w:rPr>
              <w:rFonts w:eastAsia="Arial" w:cstheme="minorHAnsi"/>
              <w:kern w:val="2"/>
              <w:lang w:val="it-IT"/>
            </w:rPr>
          </w:rPrChange>
        </w:rPr>
        <w:t xml:space="preserve"> will not be liable under Insuring Clause K for:</w:t>
      </w:r>
    </w:p>
    <w:p w14:paraId="69549FD1"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p>
    <w:p w14:paraId="6E83FC79"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14:paraId="5879AF35"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F436AD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105"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106" w:author="stuart wolstenholme" w:date="2026-05-29T12:46:00Z" w16du:dateUtc="2026-05-29T11:46:00Z">
            <w:rPr>
              <w:rFonts w:eastAsia="Calibri" w:cstheme="minorHAnsi"/>
              <w:szCs w:val="18"/>
              <w:lang w:val="en-US" w:eastAsia="en-GB"/>
            </w:rPr>
          </w:rPrChange>
        </w:rPr>
        <w:t>by or under the order of any government or local authority.</w:t>
      </w:r>
    </w:p>
    <w:p w14:paraId="68663A67"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DB772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14:paraId="6276148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FECD0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07"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108"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109"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14:paraId="580C1F5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41A52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14:paraId="60E9224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AD5CB26"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14:paraId="26DF4F37"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14:paraId="5FEEC5B9"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14:paraId="662434C1"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1608B532" w14:textId="77777777"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14:paraId="671BF3E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110"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111"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14:paraId="6EF5B60C" w14:textId="77777777" w:rsidR="00054903" w:rsidRPr="0022764C" w:rsidRDefault="00054903" w:rsidP="00054903">
      <w:pPr>
        <w:spacing w:before="0" w:after="240" w:line="259" w:lineRule="auto"/>
        <w:contextualSpacing/>
        <w:rPr>
          <w:rFonts w:eastAsia="Calibri" w:cstheme="minorHAnsi"/>
          <w:kern w:val="2"/>
          <w:szCs w:val="18"/>
          <w14:ligatures w14:val="standardContextual"/>
        </w:rPr>
      </w:pPr>
    </w:p>
    <w:p w14:paraId="36692D0D"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14:paraId="7BF22BC7" w14:textId="77777777"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112"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113" w:author="stuart wolstenholme" w:date="2026-05-29T12:46:00Z" w16du:dateUtc="2026-05-29T11:46:00Z">
            <w:rPr>
              <w:rFonts w:eastAsia="Arial" w:cstheme="minorHAnsi"/>
              <w:kern w:val="2"/>
              <w:szCs w:val="18"/>
              <w:lang w:val="it-IT"/>
            </w:rPr>
          </w:rPrChange>
        </w:rPr>
        <w:t xml:space="preserve"> will not be liable under Insuring Clause M for:</w:t>
      </w:r>
    </w:p>
    <w:p w14:paraId="14866C4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4"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14:paraId="03F3AFF1"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B1581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5"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116"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117"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118"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119"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120"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121" w:author="stuart wolstenholme" w:date="2026-05-29T12:46:00Z" w16du:dateUtc="2026-05-29T11:46:00Z">
            <w:rPr>
              <w:rFonts w:eastAsia="Times New Roman" w:cstheme="minorHAnsi"/>
              <w:szCs w:val="18"/>
              <w:lang w:val="en-US"/>
            </w:rPr>
          </w:rPrChange>
        </w:rPr>
        <w:t>.</w:t>
      </w:r>
    </w:p>
    <w:p w14:paraId="4C8E26C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04727CC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14:paraId="3728D77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4E005B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14:paraId="1149255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E2B245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2"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14:paraId="181F243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DBCDAF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3" w:author="stuart wolstenholme" w:date="2026-05-29T12:46:00Z" w16du:dateUtc="2026-05-29T11:46:00Z">
            <w:rPr>
              <w:rFonts w:eastAsia="Times New Roman" w:cstheme="minorHAnsi"/>
              <w:szCs w:val="18"/>
              <w:lang w:val="en-US"/>
            </w:rPr>
          </w:rPrChange>
        </w:rPr>
        <w:t>loss resulting from the lack of any of the following services or systems:</w:t>
      </w:r>
    </w:p>
    <w:p w14:paraId="51295481"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4" w:author="stuart wolstenholme" w:date="2026-05-29T12:46:00Z" w16du:dateUtc="2026-05-29T11:46:00Z">
            <w:rPr>
              <w:rFonts w:eastAsia="Times New Roman" w:cstheme="minorHAnsi"/>
              <w:szCs w:val="18"/>
              <w:lang w:val="en-US"/>
            </w:rPr>
          </w:rPrChange>
        </w:rPr>
        <w:t>incoming electricity, fuel, water, gas, steam or refrigerant;</w:t>
      </w:r>
    </w:p>
    <w:p w14:paraId="399BAECF"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5" w:author="stuart wolstenholme" w:date="2026-05-29T12:46:00Z" w16du:dateUtc="2026-05-29T11:46:00Z">
            <w:rPr>
              <w:rFonts w:eastAsia="Times New Roman" w:cstheme="minorHAnsi"/>
              <w:szCs w:val="18"/>
              <w:lang w:val="en-US"/>
            </w:rPr>
          </w:rPrChange>
        </w:rPr>
        <w:t>outgoing sewerage; or</w:t>
      </w:r>
    </w:p>
    <w:p w14:paraId="248DFBCA"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6"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127"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128" w:author="stuart wolstenholme" w:date="2026-05-29T12:46:00Z" w16du:dateUtc="2026-05-29T11:46:00Z">
            <w:rPr>
              <w:rFonts w:eastAsia="Times New Roman" w:cstheme="minorHAnsi"/>
              <w:szCs w:val="18"/>
              <w:lang w:val="en-US"/>
            </w:rPr>
          </w:rPrChange>
        </w:rPr>
        <w:t>, video or satellite services.</w:t>
      </w:r>
    </w:p>
    <w:p w14:paraId="76013DE2"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14:paraId="28B00E93" w14:textId="77777777" w:rsidR="006936E8" w:rsidRPr="0022764C" w:rsidRDefault="006936E8" w:rsidP="006936E8">
      <w:pPr>
        <w:spacing w:before="0" w:after="160" w:line="259" w:lineRule="auto"/>
        <w:ind w:left="360"/>
        <w:contextualSpacing/>
        <w:rPr>
          <w:rFonts w:eastAsia="Times New Roman" w:cstheme="minorHAnsi"/>
          <w:b/>
          <w:szCs w:val="18"/>
          <w:rPrChange w:id="2129"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130"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132"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133"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134"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135" w:author="stuart wolstenholme" w:date="2026-05-29T12:46:00Z" w16du:dateUtc="2026-05-29T11:46:00Z">
            <w:rPr>
              <w:rFonts w:eastAsia="Times New Roman" w:cstheme="minorHAnsi"/>
              <w:bCs/>
              <w:szCs w:val="18"/>
              <w:lang w:val="en-US"/>
            </w:rPr>
          </w:rPrChange>
        </w:rPr>
        <w:t>.</w:t>
      </w:r>
    </w:p>
    <w:p w14:paraId="052BE07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7F4EFE82" w14:textId="77777777"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136"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14:paraId="1486B3CB" w14:textId="77777777" w:rsidR="006936E8" w:rsidRPr="0022764C" w:rsidRDefault="006936E8" w:rsidP="006936E8">
      <w:pPr>
        <w:spacing w:before="24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Notification and Claims Conditions</w:t>
      </w:r>
    </w:p>
    <w:p w14:paraId="0EAC4240"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14:paraId="01763A04" w14:textId="77777777" w:rsidR="006936E8" w:rsidRPr="0022764C" w:rsidRDefault="006936E8" w:rsidP="006936E8">
      <w:pPr>
        <w:spacing w:before="0" w:after="160" w:line="259" w:lineRule="auto"/>
        <w:ind w:left="360"/>
        <w:contextualSpacing/>
        <w:rPr>
          <w:rFonts w:eastAsia="Calibri" w:cstheme="minorHAnsi"/>
          <w:b/>
          <w:bCs/>
          <w:szCs w:val="18"/>
          <w:rPrChange w:id="2137"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138"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139"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40"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4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4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43"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4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45"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146"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147"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148"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149" w:author="stuart wolstenholme" w:date="2026-05-29T12:46:00Z" w16du:dateUtc="2026-05-29T11:46:00Z">
            <w:rPr>
              <w:rFonts w:eastAsia="Calibri" w:cstheme="minorHAnsi"/>
              <w:szCs w:val="18"/>
              <w:lang w:val="en-US"/>
            </w:rPr>
          </w:rPrChange>
        </w:rPr>
        <w:t>.</w:t>
      </w:r>
    </w:p>
    <w:p w14:paraId="2F9C57BD" w14:textId="77777777" w:rsidR="006936E8" w:rsidRPr="0022764C" w:rsidRDefault="006936E8" w:rsidP="006936E8">
      <w:pPr>
        <w:spacing w:before="0" w:after="160" w:line="259" w:lineRule="auto"/>
        <w:ind w:left="360"/>
        <w:contextualSpacing/>
        <w:rPr>
          <w:rFonts w:eastAsia="Calibri" w:cstheme="minorHAnsi"/>
          <w:b/>
          <w:szCs w:val="18"/>
        </w:rPr>
      </w:pPr>
    </w:p>
    <w:p w14:paraId="1BDEAE8D"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Insuring Clause H (BrandGuard)</w:t>
      </w:r>
    </w:p>
    <w:p w14:paraId="48DB21BD" w14:textId="77777777" w:rsidR="006936E8" w:rsidRPr="0022764C" w:rsidRDefault="006936E8" w:rsidP="006936E8">
      <w:pPr>
        <w:spacing w:before="0" w:after="160" w:line="259" w:lineRule="auto"/>
        <w:ind w:left="360"/>
        <w:contextualSpacing/>
        <w:rPr>
          <w:rFonts w:eastAsia="Calibri" w:cstheme="minorHAnsi"/>
          <w:bCs/>
          <w:szCs w:val="18"/>
          <w:lang w:eastAsia="en-GB"/>
          <w:rPrChange w:id="2150"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151" w:author="stuart wolstenholme" w:date="2026-05-29T12:46:00Z" w16du:dateUtc="2026-05-29T11:46:00Z">
            <w:rPr>
              <w:rFonts w:eastAsia="Arial" w:cstheme="minorHAnsi"/>
              <w:szCs w:val="18"/>
              <w:lang w:val="en-US"/>
            </w:rPr>
          </w:rPrChange>
        </w:rPr>
        <w:lastRenderedPageBreak/>
        <w:t xml:space="preserve">As a condition precedent to their right to cover under this Policy, an </w:t>
      </w:r>
      <w:r w:rsidRPr="0022764C">
        <w:rPr>
          <w:rFonts w:eastAsia="Arial" w:cstheme="minorHAnsi"/>
          <w:b/>
          <w:bCs/>
          <w:szCs w:val="18"/>
          <w:rPrChange w:id="2152"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53"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5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56"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5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158"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15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160" w:author="stuart wolstenholme" w:date="2026-05-29T12:46:00Z" w16du:dateUtc="2026-05-29T11:46:00Z">
            <w:rPr>
              <w:rFonts w:eastAsia="Calibri" w:cstheme="minorHAnsi"/>
              <w:bCs/>
              <w:szCs w:val="18"/>
              <w:lang w:val="en-US" w:eastAsia="en-GB"/>
            </w:rPr>
          </w:rPrChange>
        </w:rPr>
        <w:t>.</w:t>
      </w:r>
    </w:p>
    <w:p w14:paraId="19AA2EEF" w14:textId="77777777" w:rsidR="006936E8" w:rsidRPr="0022764C" w:rsidRDefault="006936E8" w:rsidP="006936E8">
      <w:pPr>
        <w:spacing w:before="0" w:after="160" w:line="259" w:lineRule="auto"/>
        <w:ind w:left="360"/>
        <w:contextualSpacing/>
        <w:rPr>
          <w:rFonts w:eastAsia="Calibri" w:cstheme="minorHAnsi"/>
          <w:b/>
          <w:szCs w:val="18"/>
        </w:rPr>
      </w:pPr>
    </w:p>
    <w:p w14:paraId="30D74BC2"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161" w:name="_Hlk165370632"/>
      <w:r w:rsidRPr="0022764C">
        <w:rPr>
          <w:rFonts w:eastAsia="Calibri" w:cstheme="minorHAnsi"/>
          <w:b/>
          <w:sz w:val="22"/>
          <w:szCs w:val="22"/>
        </w:rPr>
        <w:t>Claims Notification and Conditions for Insuring Clause M (Property Damage Loss)</w:t>
      </w:r>
    </w:p>
    <w:p w14:paraId="01E06ECF" w14:textId="77777777" w:rsidR="00054903" w:rsidRPr="0022764C" w:rsidRDefault="00054903" w:rsidP="00054903">
      <w:pPr>
        <w:spacing w:before="0" w:after="160" w:line="259" w:lineRule="auto"/>
        <w:contextualSpacing/>
        <w:rPr>
          <w:rFonts w:eastAsia="Calibri" w:cstheme="minorHAnsi"/>
          <w:b/>
          <w:sz w:val="22"/>
          <w:szCs w:val="22"/>
        </w:rPr>
      </w:pPr>
    </w:p>
    <w:p w14:paraId="4E822F83"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162"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3"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164"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165"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166"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167" w:author="stuart wolstenholme" w:date="2026-05-29T12:46:00Z" w16du:dateUtc="2026-05-29T11:46:00Z">
            <w:rPr>
              <w:rFonts w:eastAsia="Arial" w:cstheme="minorHAnsi"/>
              <w:sz w:val="19"/>
              <w:szCs w:val="19"/>
              <w:lang w:val="en-US"/>
            </w:rPr>
          </w:rPrChange>
        </w:rPr>
        <w:t xml:space="preserve"> are as follows:</w:t>
      </w:r>
    </w:p>
    <w:p w14:paraId="73658CD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68"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9"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170"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171"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172"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173"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174"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175"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176"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177"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178" w:author="stuart wolstenholme" w:date="2026-05-29T12:46:00Z" w16du:dateUtc="2026-05-29T11:46:00Z">
            <w:rPr>
              <w:rFonts w:eastAsia="Calibri" w:cstheme="minorHAnsi"/>
              <w:bCs/>
              <w:sz w:val="19"/>
              <w:szCs w:val="19"/>
              <w:lang w:val="en-US" w:eastAsia="en-GB"/>
            </w:rPr>
          </w:rPrChange>
        </w:rPr>
        <w:t>;</w:t>
      </w:r>
    </w:p>
    <w:p w14:paraId="19D9865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79"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180"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181"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182" w:author="stuart wolstenholme" w:date="2026-05-29T12:46:00Z" w16du:dateUtc="2026-05-29T11:46:00Z">
            <w:rPr>
              <w:rFonts w:eastAsia="Calibri" w:cstheme="minorHAnsi"/>
              <w:sz w:val="19"/>
              <w:szCs w:val="19"/>
              <w:lang w:val="en-US" w:eastAsia="en-GB"/>
            </w:rPr>
          </w:rPrChange>
        </w:rPr>
        <w:t xml:space="preserve"> must:</w:t>
      </w:r>
    </w:p>
    <w:p w14:paraId="4903E79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14:paraId="35D93F5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4"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14:paraId="6A6097A4"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1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14:paraId="16A66C03"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14:paraId="098A651E"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189"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14:paraId="1D55E1F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14:paraId="02CA0E02"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14:paraId="1C88175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14:paraId="2BF3B8A0" w14:textId="08AB0F85"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3"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14:paraId="3FFEAB11" w14:textId="77777777"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4"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195"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196"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197"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198"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199"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14:paraId="27F575F5" w14:textId="77777777" w:rsidR="006936E8" w:rsidRPr="0022764C" w:rsidRDefault="006936E8" w:rsidP="006936E8">
      <w:pPr>
        <w:spacing w:before="0" w:after="160" w:line="259" w:lineRule="auto"/>
        <w:ind w:left="360"/>
        <w:contextualSpacing/>
        <w:rPr>
          <w:rFonts w:eastAsia="Calibri" w:cstheme="minorHAnsi"/>
          <w:b/>
          <w:sz w:val="19"/>
          <w:szCs w:val="19"/>
          <w:lang w:eastAsia="en-GB"/>
          <w:rPrChange w:id="2200" w:author="stuart wolstenholme" w:date="2026-05-29T12:46:00Z" w16du:dateUtc="2026-05-29T11:46:00Z">
            <w:rPr>
              <w:rFonts w:eastAsia="Calibri" w:cstheme="minorHAnsi"/>
              <w:b/>
              <w:sz w:val="19"/>
              <w:szCs w:val="19"/>
              <w:lang w:val="en-US" w:eastAsia="en-GB"/>
            </w:rPr>
          </w:rPrChange>
        </w:rPr>
      </w:pPr>
    </w:p>
    <w:p w14:paraId="0EBAF61F"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201"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2"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203"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4"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205"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14:paraId="3580CCFE"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14:paraId="2944FBED"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206"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14:paraId="568169CB"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20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08"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09"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0"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211"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12" w:author="stuart wolstenholme" w:date="2026-05-29T12:46:00Z" w16du:dateUtc="2026-05-29T11:46:00Z">
            <w:rPr>
              <w:rFonts w:eastAsia="Calibri" w:cstheme="minorHAnsi"/>
              <w:sz w:val="19"/>
              <w:szCs w:val="19"/>
              <w:lang w:val="en-US" w:eastAsia="en-GB"/>
            </w:rPr>
          </w:rPrChange>
        </w:rPr>
        <w:t xml:space="preserve">, provided proper testing is done to 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213" w:author="stuart wolstenholme" w:date="2026-05-29T12:46:00Z" w16du:dateUtc="2026-05-29T11:46:00Z">
            <w:rPr>
              <w:rFonts w:eastAsia="Calibri" w:cstheme="minorHAnsi"/>
              <w:sz w:val="19"/>
              <w:szCs w:val="19"/>
              <w:lang w:val="en-US" w:eastAsia="en-GB"/>
            </w:rPr>
          </w:rPrChange>
        </w:rPr>
        <w:t xml:space="preserve"> is physically damaged;</w:t>
      </w:r>
    </w:p>
    <w:p w14:paraId="3DC48183"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14"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215"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216"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17"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8" w:author="stuart wolstenholme" w:date="2026-05-29T12:46:00Z" w16du:dateUtc="2026-05-29T11:46:00Z">
            <w:rPr>
              <w:rFonts w:eastAsia="Calibri" w:cstheme="minorHAnsi"/>
              <w:sz w:val="19"/>
              <w:szCs w:val="19"/>
              <w:lang w:val="en-US" w:eastAsia="en-GB"/>
            </w:rPr>
          </w:rPrChange>
        </w:rPr>
        <w:t>can be reprocessed or sold;</w:t>
      </w:r>
    </w:p>
    <w:p w14:paraId="36A96697"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219"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20"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22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2"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23"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224"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5"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26"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22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8"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229" w:author="stuart wolstenholme" w:date="2026-05-29T12:46:00Z" w16du:dateUtc="2026-05-29T11:46:00Z">
            <w:rPr>
              <w:rFonts w:eastAsia="Calibri" w:cstheme="minorHAnsi"/>
              <w:sz w:val="19"/>
              <w:szCs w:val="19"/>
              <w:lang w:val="en-US" w:eastAsia="en-GB"/>
            </w:rPr>
          </w:rPrChange>
        </w:rPr>
        <w:t xml:space="preserve"> consent; and</w:t>
      </w:r>
    </w:p>
    <w:p w14:paraId="1BD18D31"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30"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32"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14:paraId="51225E93" w14:textId="77777777"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233"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14:paraId="2E931C13" w14:textId="77777777" w:rsidR="006936E8" w:rsidRPr="0022764C" w:rsidRDefault="006936E8" w:rsidP="006936E8">
      <w:pPr>
        <w:spacing w:before="0" w:after="160" w:line="259" w:lineRule="auto"/>
        <w:ind w:left="360"/>
        <w:contextualSpacing/>
        <w:rPr>
          <w:rFonts w:eastAsia="Calibri" w:cstheme="minorHAnsi"/>
          <w:b/>
          <w:szCs w:val="18"/>
          <w:lang w:eastAsia="en-GB"/>
          <w:rPrChange w:id="2234" w:author="stuart wolstenholme" w:date="2026-05-29T12:46:00Z" w16du:dateUtc="2026-05-29T11:46:00Z">
            <w:rPr>
              <w:rFonts w:eastAsia="Calibri" w:cstheme="minorHAnsi"/>
              <w:b/>
              <w:szCs w:val="18"/>
              <w:lang w:val="en-US" w:eastAsia="en-GB"/>
            </w:rPr>
          </w:rPrChange>
        </w:rPr>
      </w:pPr>
    </w:p>
    <w:p w14:paraId="5CA8C33E"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Notice of Potential Claim</w:t>
      </w:r>
    </w:p>
    <w:bookmarkEnd w:id="2161"/>
    <w:p w14:paraId="51570028" w14:textId="15773B2D" w:rsidR="006936E8" w:rsidRPr="0022764C" w:rsidRDefault="006936E8" w:rsidP="006936E8">
      <w:pPr>
        <w:spacing w:before="0" w:after="160" w:line="259" w:lineRule="auto"/>
        <w:ind w:left="360"/>
        <w:contextualSpacing/>
        <w:rPr>
          <w:rFonts w:eastAsia="Calibri" w:cstheme="minorHAnsi"/>
          <w:szCs w:val="18"/>
          <w:lang w:eastAsia="en-GB"/>
          <w:rPrChange w:id="223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237"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238"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239"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240"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241"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242" w:author="stuart wolstenholme" w:date="2026-05-29T12:46:00Z" w16du:dateUtc="2026-05-29T11:46:00Z">
            <w:rPr>
              <w:rFonts w:eastAsia="Calibri" w:cstheme="minorHAnsi"/>
              <w:bCs/>
              <w:szCs w:val="18"/>
              <w:lang w:val="en-US" w:eastAsia="en-GB"/>
            </w:rPr>
          </w:rPrChange>
        </w:rPr>
        <w:t xml:space="preserve">under any </w:t>
      </w:r>
      <w:del w:id="2243" w:author="stuart wolstenholme" w:date="2026-05-29T12:49:00Z" w16du:dateUtc="2026-05-29T11:49:00Z">
        <w:r w:rsidRPr="0022764C" w:rsidDel="0022764C">
          <w:rPr>
            <w:rFonts w:eastAsia="Calibri" w:cstheme="minorHAnsi"/>
            <w:bCs/>
            <w:szCs w:val="18"/>
            <w:lang w:eastAsia="en-GB"/>
            <w:rPrChange w:id="2244" w:author="stuart wolstenholme" w:date="2026-05-29T12:46:00Z" w16du:dateUtc="2026-05-29T11:46:00Z">
              <w:rPr>
                <w:rFonts w:eastAsia="Calibri" w:cstheme="minorHAnsi"/>
                <w:bCs/>
                <w:szCs w:val="18"/>
                <w:lang w:val="en-US" w:eastAsia="en-GB"/>
              </w:rPr>
            </w:rPrChange>
          </w:rPr>
          <w:delText>Third Party</w:delText>
        </w:r>
      </w:del>
      <w:ins w:id="2245"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246"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24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48"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249"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25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51"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252"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253"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254" w:author="stuart wolstenholme" w:date="2026-05-29T12:46:00Z" w16du:dateUtc="2026-05-29T11:46:00Z">
            <w:rPr>
              <w:rFonts w:eastAsia="Calibri" w:cstheme="minorHAnsi"/>
              <w:szCs w:val="18"/>
              <w:lang w:val="en-US" w:eastAsia="en-GB"/>
            </w:rPr>
          </w:rPrChange>
        </w:rPr>
        <w:t>:</w:t>
      </w:r>
    </w:p>
    <w:p w14:paraId="11ADE82F"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25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58" w:author="stuart wolstenholme" w:date="2026-05-29T12:46:00Z" w16du:dateUtc="2026-05-29T11:46:00Z">
            <w:rPr>
              <w:rFonts w:eastAsia="Calibri" w:cstheme="minorHAnsi"/>
              <w:szCs w:val="18"/>
              <w:lang w:val="en-US" w:eastAsia="en-GB"/>
            </w:rPr>
          </w:rPrChange>
        </w:rPr>
        <w:t>;</w:t>
      </w:r>
    </w:p>
    <w:p w14:paraId="57B10AE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9"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0"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26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26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64"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265"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14:paraId="3DFBD96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6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7"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first became aware of the incident, act, fact or circumstance,</w:t>
      </w:r>
    </w:p>
    <w:p w14:paraId="01CFC83E" w14:textId="77777777" w:rsidR="006936E8" w:rsidRPr="0022764C" w:rsidRDefault="006936E8" w:rsidP="006936E8">
      <w:pPr>
        <w:spacing w:before="0" w:after="160" w:line="259" w:lineRule="auto"/>
        <w:ind w:left="360"/>
        <w:contextualSpacing/>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71"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272"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273"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274"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75"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27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77"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14:paraId="1B41B01E" w14:textId="77777777" w:rsidR="006936E8" w:rsidRPr="0022764C" w:rsidRDefault="006936E8" w:rsidP="006936E8">
      <w:pPr>
        <w:spacing w:before="0" w:after="160" w:line="259" w:lineRule="auto"/>
        <w:ind w:left="360"/>
        <w:contextualSpacing/>
        <w:rPr>
          <w:rFonts w:eastAsia="Calibri" w:cstheme="minorHAnsi"/>
          <w:sz w:val="19"/>
          <w:szCs w:val="19"/>
          <w:lang w:eastAsia="en-GB"/>
          <w:rPrChange w:id="2278" w:author="stuart wolstenholme" w:date="2026-05-29T12:46:00Z" w16du:dateUtc="2026-05-29T11:46:00Z">
            <w:rPr>
              <w:rFonts w:eastAsia="Calibri" w:cstheme="minorHAnsi"/>
              <w:sz w:val="19"/>
              <w:szCs w:val="19"/>
              <w:lang w:val="en-US" w:eastAsia="en-GB"/>
            </w:rPr>
          </w:rPrChange>
        </w:rPr>
      </w:pPr>
    </w:p>
    <w:p w14:paraId="420E2E37" w14:textId="0C7A825C"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279"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280"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281" w:author="stuart wolstenholme" w:date="2026-05-29T12:49:00Z" w16du:dateUtc="2026-05-29T11:49:00Z">
        <w:r w:rsidRPr="0022764C" w:rsidDel="0022764C">
          <w:rPr>
            <w:rFonts w:eastAsia="Calibri" w:cstheme="minorHAnsi"/>
            <w:b/>
            <w:bCs/>
            <w:sz w:val="22"/>
            <w:szCs w:val="22"/>
            <w:rPrChange w:id="2282" w:author="stuart wolstenholme" w:date="2026-05-29T12:46:00Z" w16du:dateUtc="2026-05-29T11:46:00Z">
              <w:rPr>
                <w:rFonts w:eastAsia="Calibri" w:cstheme="minorHAnsi"/>
                <w:b/>
                <w:bCs/>
                <w:sz w:val="22"/>
                <w:szCs w:val="22"/>
                <w:lang w:val="en-US"/>
              </w:rPr>
            </w:rPrChange>
          </w:rPr>
          <w:delText>Third Party</w:delText>
        </w:r>
      </w:del>
      <w:ins w:id="2283"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284" w:author="stuart wolstenholme" w:date="2026-05-29T12:46:00Z" w16du:dateUtc="2026-05-29T11:46:00Z">
            <w:rPr>
              <w:rFonts w:eastAsia="Calibri" w:cstheme="minorHAnsi"/>
              <w:b/>
              <w:bCs/>
              <w:sz w:val="22"/>
              <w:szCs w:val="22"/>
              <w:lang w:val="en-US"/>
            </w:rPr>
          </w:rPrChange>
        </w:rPr>
        <w:t xml:space="preserve"> Liability Insuring Clauses</w:t>
      </w:r>
    </w:p>
    <w:p w14:paraId="350FD11E" w14:textId="540923CF" w:rsidR="006936E8" w:rsidRPr="0022764C" w:rsidRDefault="006936E8" w:rsidP="006936E8">
      <w:pPr>
        <w:numPr>
          <w:ilvl w:val="0"/>
          <w:numId w:val="477"/>
        </w:numPr>
        <w:spacing w:before="0" w:after="160" w:line="259" w:lineRule="auto"/>
        <w:contextualSpacing/>
        <w:rPr>
          <w:rFonts w:eastAsia="Calibri" w:cstheme="minorHAnsi"/>
          <w:b/>
          <w:bCs/>
          <w:szCs w:val="18"/>
          <w:rPrChange w:id="2285"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28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28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290" w:author="stuart wolstenholme" w:date="2026-05-29T12:46:00Z" w16du:dateUtc="2026-05-29T11:46:00Z">
            <w:rPr>
              <w:rFonts w:eastAsia="Calibri" w:cstheme="minorHAnsi"/>
              <w:szCs w:val="18"/>
              <w:lang w:val="en-US" w:eastAsia="en-GB"/>
            </w:rPr>
          </w:rPrChange>
        </w:rPr>
        <w:t xml:space="preserve">under any </w:t>
      </w:r>
      <w:del w:id="2291" w:author="stuart wolstenholme" w:date="2026-05-29T12:49:00Z" w16du:dateUtc="2026-05-29T11:49:00Z">
        <w:r w:rsidRPr="0022764C" w:rsidDel="0022764C">
          <w:rPr>
            <w:rFonts w:eastAsia="Calibri" w:cstheme="minorHAnsi"/>
            <w:szCs w:val="18"/>
            <w:lang w:eastAsia="en-GB"/>
            <w:rPrChange w:id="2292" w:author="stuart wolstenholme" w:date="2026-05-29T12:46:00Z" w16du:dateUtc="2026-05-29T11:46:00Z">
              <w:rPr>
                <w:rFonts w:eastAsia="Calibri" w:cstheme="minorHAnsi"/>
                <w:szCs w:val="18"/>
                <w:lang w:val="en-US" w:eastAsia="en-GB"/>
              </w:rPr>
            </w:rPrChange>
          </w:rPr>
          <w:delText>Third Party</w:delText>
        </w:r>
      </w:del>
      <w:ins w:id="2293"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294"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2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96"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297"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298"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299" w:author="stuart wolstenholme" w:date="2026-05-29T12:46:00Z" w16du:dateUtc="2026-05-29T11:46:00Z">
            <w:rPr>
              <w:rFonts w:eastAsia="Times New Roman" w:cstheme="minorHAnsi"/>
              <w:szCs w:val="18"/>
              <w:lang w:val="en-US"/>
            </w:rPr>
          </w:rPrChange>
        </w:rPr>
        <w:t>.</w:t>
      </w:r>
    </w:p>
    <w:p w14:paraId="3AD63D45"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0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0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03"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304"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30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07"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308"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09"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t xml:space="preserve"> where applicable, under this Policy.</w:t>
      </w:r>
    </w:p>
    <w:p w14:paraId="47F963F2"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11"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1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1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14"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31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1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1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1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1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20"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321"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22"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323"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324"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32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26"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32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3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29" w:author="stuart wolstenholme" w:date="2026-05-29T12:46:00Z" w16du:dateUtc="2026-05-29T11:46:00Z">
            <w:rPr>
              <w:rFonts w:eastAsia="Calibri" w:cstheme="minorHAnsi"/>
              <w:szCs w:val="18"/>
              <w:lang w:val="en-US" w:eastAsia="en-GB"/>
            </w:rPr>
          </w:rPrChange>
        </w:rPr>
        <w:t>.</w:t>
      </w:r>
    </w:p>
    <w:p w14:paraId="457C19A0"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3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31"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33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33"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33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3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33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3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3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3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4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4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42"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43"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34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34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7"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34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9"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350"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35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5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5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4"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5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6"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5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8"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59"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36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61" w:author="stuart wolstenholme" w:date="2026-05-29T12:46:00Z" w16du:dateUtc="2026-05-29T11:46:00Z">
            <w:rPr>
              <w:rFonts w:eastAsia="Calibri" w:cstheme="minorHAnsi"/>
              <w:szCs w:val="18"/>
              <w:lang w:val="en-US" w:eastAsia="en-GB"/>
            </w:rPr>
          </w:rPrChange>
        </w:rPr>
        <w:t xml:space="preserve"> have not given their prior written approval. </w:t>
      </w:r>
    </w:p>
    <w:p w14:paraId="44EFD961"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62"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363"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364"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36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6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6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369"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7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71"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7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7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374"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375"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376" w:author="stuart wolstenholme" w:date="2026-05-29T12:46:00Z" w16du:dateUtc="2026-05-29T11:46:00Z">
            <w:rPr>
              <w:rFonts w:eastAsia="Calibri" w:cstheme="minorHAnsi"/>
              <w:szCs w:val="18"/>
              <w:lang w:val="en-US" w:eastAsia="en-GB"/>
            </w:rPr>
          </w:rPrChange>
        </w:rPr>
        <w:t xml:space="preserve"> consent.</w:t>
      </w:r>
    </w:p>
    <w:p w14:paraId="4073384D"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77"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78"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37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38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83"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3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85"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38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87"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388"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89"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39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91"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392"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93"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39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395" w:author="stuart wolstenholme" w:date="2026-05-29T12:46:00Z" w16du:dateUtc="2026-05-29T11:46:00Z">
            <w:rPr>
              <w:rFonts w:eastAsia="Calibri" w:cstheme="minorHAnsi"/>
              <w:szCs w:val="18"/>
              <w:lang w:val="en-US" w:eastAsia="en-GB"/>
            </w:rPr>
          </w:rPrChange>
        </w:rPr>
        <w:t>not exceed:</w:t>
      </w:r>
    </w:p>
    <w:p w14:paraId="1F43C88D"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39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97"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39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40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01"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40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03"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40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05" w:author="stuart wolstenholme" w:date="2026-05-29T12:46:00Z" w16du:dateUtc="2026-05-29T11:46:00Z">
            <w:rPr>
              <w:rFonts w:eastAsia="Calibri" w:cstheme="minorHAnsi"/>
              <w:szCs w:val="18"/>
              <w:lang w:val="en-US" w:eastAsia="en-GB"/>
            </w:rPr>
          </w:rPrChange>
        </w:rPr>
        <w:t xml:space="preserve"> withheld consent to such settlement, plus</w:t>
      </w:r>
    </w:p>
    <w:p w14:paraId="06719641"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40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407"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408"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40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10"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41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41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41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1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15"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1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17"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1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41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20"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42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22"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423" w:author="stuart wolstenholme" w:date="2026-05-29T12:46:00Z" w16du:dateUtc="2026-05-29T11:46:00Z">
            <w:rPr>
              <w:rFonts w:eastAsia="Calibri" w:cstheme="minorHAnsi"/>
              <w:szCs w:val="18"/>
              <w:lang w:val="en-US"/>
            </w:rPr>
          </w:rPrChange>
        </w:rPr>
        <w:t xml:space="preserve">subject always to all other terms and conditions of this Policy, including, but not limited to, the applicable </w:t>
      </w:r>
      <w:r w:rsidRPr="0022764C">
        <w:rPr>
          <w:rFonts w:eastAsia="Calibri" w:cstheme="minorHAnsi"/>
          <w:b/>
          <w:bCs/>
          <w:szCs w:val="18"/>
          <w:rPrChange w:id="2424"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425"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42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427" w:author="stuart wolstenholme" w:date="2026-05-29T12:46:00Z" w16du:dateUtc="2026-05-29T11:46:00Z">
            <w:rPr>
              <w:rFonts w:eastAsia="Calibri" w:cstheme="minorHAnsi"/>
              <w:szCs w:val="18"/>
              <w:lang w:val="en-US"/>
            </w:rPr>
          </w:rPrChange>
        </w:rPr>
        <w:t>.</w:t>
      </w:r>
    </w:p>
    <w:p w14:paraId="4E9DE499" w14:textId="77777777" w:rsidR="006936E8" w:rsidRPr="0022764C" w:rsidRDefault="006936E8" w:rsidP="006936E8">
      <w:pPr>
        <w:spacing w:before="0" w:after="160" w:line="259" w:lineRule="auto"/>
        <w:ind w:left="1080"/>
        <w:contextualSpacing/>
        <w:rPr>
          <w:rFonts w:eastAsia="Calibri" w:cstheme="minorHAnsi"/>
          <w:szCs w:val="18"/>
          <w:rPrChange w:id="2428" w:author="stuart wolstenholme" w:date="2026-05-29T12:46:00Z" w16du:dateUtc="2026-05-29T11:46:00Z">
            <w:rPr>
              <w:rFonts w:eastAsia="Calibri" w:cstheme="minorHAnsi"/>
              <w:szCs w:val="18"/>
              <w:lang w:val="en-US"/>
            </w:rPr>
          </w:rPrChange>
        </w:rPr>
      </w:pPr>
      <w:r w:rsidRPr="0022764C">
        <w:rPr>
          <w:rFonts w:eastAsia="Calibri" w:cstheme="minorHAnsi"/>
          <w:szCs w:val="18"/>
          <w:rPrChange w:id="2429"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430"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43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32"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43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43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5"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3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7"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3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39"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40"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44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42" w:author="stuart wolstenholme" w:date="2026-05-29T12:46:00Z" w16du:dateUtc="2026-05-29T11:46:00Z">
            <w:rPr>
              <w:rFonts w:eastAsia="Calibri" w:cstheme="minorHAnsi"/>
              <w:szCs w:val="18"/>
              <w:lang w:val="en-US" w:eastAsia="en-GB"/>
            </w:rPr>
          </w:rPrChange>
        </w:rPr>
        <w:t>.</w:t>
      </w:r>
    </w:p>
    <w:p w14:paraId="1A57A923" w14:textId="77777777" w:rsidR="006936E8" w:rsidRPr="0022764C" w:rsidRDefault="006936E8" w:rsidP="006936E8">
      <w:pPr>
        <w:spacing w:before="0" w:after="160" w:line="259" w:lineRule="auto"/>
        <w:contextualSpacing/>
        <w:rPr>
          <w:rFonts w:eastAsia="Calibri" w:cstheme="minorHAnsi"/>
          <w:b/>
          <w:bCs/>
          <w:szCs w:val="18"/>
          <w:rPrChange w:id="244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444"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445" w:author="stuart wolstenholme" w:date="2026-05-29T12:46:00Z" w16du:dateUtc="2026-05-29T11:46:00Z">
            <w:rPr>
              <w:rFonts w:eastAsia="Calibri" w:cstheme="minorHAnsi"/>
              <w:b/>
              <w:bCs/>
              <w:szCs w:val="18"/>
              <w:lang w:val="en-US"/>
            </w:rPr>
          </w:rPrChange>
        </w:rPr>
        <w:tab/>
      </w:r>
    </w:p>
    <w:p w14:paraId="3000583E" w14:textId="77777777"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446"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447" w:author="stuart wolstenholme" w:date="2026-05-29T12:46:00Z" w16du:dateUtc="2026-05-29T11:46:00Z">
            <w:rPr>
              <w:rFonts w:eastAsia="Calibri" w:cstheme="minorHAnsi"/>
              <w:b/>
              <w:bCs/>
              <w:sz w:val="22"/>
              <w:szCs w:val="22"/>
              <w:lang w:val="en-US"/>
            </w:rPr>
          </w:rPrChange>
        </w:rPr>
        <w:t>Choice of Counsel / Lawyer (applicable to all Insuring Clauses)</w:t>
      </w:r>
    </w:p>
    <w:p w14:paraId="184602AA"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4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4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0"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451"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452"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45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454"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455"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456"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45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8"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4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60"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46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46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463" w:author="stuart wolstenholme" w:date="2026-05-29T12:46:00Z" w16du:dateUtc="2026-05-29T11:46:00Z">
            <w:rPr>
              <w:rFonts w:eastAsia="Calibri" w:cstheme="minorHAnsi"/>
              <w:szCs w:val="18"/>
              <w:lang w:val="en-US" w:eastAsia="en-GB"/>
            </w:rPr>
          </w:rPrChange>
        </w:rPr>
        <w:t>.</w:t>
      </w:r>
    </w:p>
    <w:p w14:paraId="50E0F9D1"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6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6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66"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46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6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69"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470"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47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72"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47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74"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47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76"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47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78" w:author="stuart wolstenholme" w:date="2026-05-29T12:46:00Z" w16du:dateUtc="2026-05-29T11:46:00Z">
            <w:rPr>
              <w:rFonts w:eastAsia="Calibri" w:cstheme="minorHAnsi"/>
              <w:szCs w:val="18"/>
              <w:lang w:val="en-US" w:eastAsia="en-GB"/>
            </w:rPr>
          </w:rPrChange>
        </w:rPr>
        <w:t xml:space="preserve"> prior written approval.</w:t>
      </w:r>
    </w:p>
    <w:p w14:paraId="61DC9A65" w14:textId="77777777" w:rsidR="006936E8" w:rsidRPr="0022764C" w:rsidRDefault="006936E8" w:rsidP="006936E8">
      <w:pPr>
        <w:spacing w:before="0" w:after="160" w:line="259" w:lineRule="auto"/>
        <w:ind w:left="720" w:hanging="360"/>
        <w:contextualSpacing/>
        <w:rPr>
          <w:rFonts w:eastAsia="Calibri" w:cstheme="minorHAnsi"/>
          <w:b/>
          <w:bCs/>
          <w:szCs w:val="18"/>
          <w:rPrChange w:id="2479" w:author="stuart wolstenholme" w:date="2026-05-29T12:46:00Z" w16du:dateUtc="2026-05-29T11:46:00Z">
            <w:rPr>
              <w:rFonts w:eastAsia="Calibri" w:cstheme="minorHAnsi"/>
              <w:b/>
              <w:bCs/>
              <w:szCs w:val="18"/>
              <w:lang w:val="en-US"/>
            </w:rPr>
          </w:rPrChange>
        </w:rPr>
      </w:pPr>
    </w:p>
    <w:p w14:paraId="671BFBDE" w14:textId="77777777" w:rsidR="006936E8" w:rsidRPr="0022764C" w:rsidRDefault="006936E8" w:rsidP="006936E8">
      <w:pPr>
        <w:numPr>
          <w:ilvl w:val="0"/>
          <w:numId w:val="527"/>
        </w:numPr>
        <w:spacing w:before="0" w:after="160" w:line="259" w:lineRule="auto"/>
        <w:ind w:left="360"/>
        <w:contextualSpacing/>
        <w:rPr>
          <w:rFonts w:eastAsia="Calibri" w:cstheme="minorHAnsi"/>
          <w:b/>
          <w:bCs/>
          <w:sz w:val="22"/>
          <w:szCs w:val="22"/>
          <w:rPrChange w:id="2480" w:author="stuart wolstenholme" w:date="2026-05-29T12:46:00Z" w16du:dateUtc="2026-05-29T11:46:00Z">
            <w:rPr>
              <w:rFonts w:eastAsia="Calibri" w:cstheme="minorHAnsi"/>
              <w:b/>
              <w:bCs/>
              <w:sz w:val="22"/>
              <w:szCs w:val="22"/>
              <w:lang w:val="en-US"/>
            </w:rPr>
          </w:rPrChange>
        </w:rPr>
      </w:pPr>
      <w:r w:rsidRPr="0022764C">
        <w:rPr>
          <w:rFonts w:eastAsia="Calibri" w:cstheme="minorHAnsi"/>
          <w:b/>
          <w:sz w:val="22"/>
          <w:szCs w:val="22"/>
          <w:lang w:eastAsia="en-GB"/>
          <w:rPrChange w:id="2481" w:author="stuart wolstenholme" w:date="2026-05-29T12:46:00Z" w16du:dateUtc="2026-05-29T11:46:00Z">
            <w:rPr>
              <w:rFonts w:eastAsia="Calibri" w:cstheme="minorHAnsi"/>
              <w:b/>
              <w:sz w:val="22"/>
              <w:szCs w:val="22"/>
              <w:lang w:val="en-US" w:eastAsia="en-GB"/>
            </w:rPr>
          </w:rPrChange>
        </w:rPr>
        <w:t>Related Claims</w:t>
      </w:r>
    </w:p>
    <w:p w14:paraId="379A520F" w14:textId="77777777"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482"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83"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48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485"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486"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487"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48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489"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490" w:author="stuart wolstenholme" w:date="2026-05-29T12:46:00Z" w16du:dateUtc="2026-05-29T11:46:00Z">
            <w:rPr>
              <w:rFonts w:eastAsia="Calibri" w:cstheme="minorHAnsi"/>
              <w:szCs w:val="18"/>
              <w:lang w:val="en-US" w:eastAsia="en-GB"/>
            </w:rPr>
          </w:rPrChange>
        </w:rPr>
        <w:t xml:space="preserve"> will be treated as follows:</w:t>
      </w:r>
    </w:p>
    <w:p w14:paraId="364ADE32"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491"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92"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493"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494"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4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49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497"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498"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499" w:author="stuart wolstenholme" w:date="2026-05-29T12:46:00Z" w16du:dateUtc="2026-05-29T11:46:00Z">
            <w:rPr>
              <w:rFonts w:eastAsia="Calibri" w:cstheme="minorHAnsi"/>
              <w:bCs/>
              <w:szCs w:val="18"/>
              <w:lang w:val="en-US" w:eastAsia="en-GB"/>
            </w:rPr>
          </w:rPrChange>
        </w:rPr>
        <w:t>;</w:t>
      </w:r>
    </w:p>
    <w:p w14:paraId="713AE859"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0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0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0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03"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50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05"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5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07"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508"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50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0" w:author="stuart wolstenholme" w:date="2026-05-29T12:46:00Z" w16du:dateUtc="2026-05-29T11:46:00Z">
            <w:rPr>
              <w:rFonts w:eastAsia="Calibri" w:cstheme="minorHAnsi"/>
              <w:szCs w:val="18"/>
              <w:lang w:val="en-US" w:eastAsia="en-GB"/>
            </w:rPr>
          </w:rPrChange>
        </w:rPr>
        <w:t xml:space="preserve"> on </w:t>
      </w:r>
      <w:r w:rsidRPr="0022764C">
        <w:rPr>
          <w:rFonts w:eastAsia="Calibri" w:cstheme="minorHAnsi"/>
          <w:szCs w:val="18"/>
          <w:lang w:eastAsia="en-GB"/>
          <w:rPrChange w:id="2511" w:author="stuart wolstenholme" w:date="2026-05-29T12:46:00Z" w16du:dateUtc="2026-05-29T11:46:00Z">
            <w:rPr>
              <w:rFonts w:eastAsia="Calibri" w:cstheme="minorHAnsi"/>
              <w:szCs w:val="18"/>
              <w:lang w:val="en-US" w:eastAsia="en-GB"/>
            </w:rPr>
          </w:rPrChange>
        </w:rPr>
        <w:lastRenderedPageBreak/>
        <w:t xml:space="preserve">the date the earliest of all such </w:t>
      </w:r>
      <w:r w:rsidRPr="0022764C">
        <w:rPr>
          <w:rFonts w:eastAsia="Calibri" w:cstheme="minorHAnsi"/>
          <w:b/>
          <w:bCs/>
          <w:szCs w:val="18"/>
          <w:lang w:eastAsia="en-GB"/>
          <w:rPrChange w:id="2512"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13"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51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5" w:author="stuart wolstenholme" w:date="2026-05-29T12:46:00Z" w16du:dateUtc="2026-05-29T11:46:00Z">
            <w:rPr>
              <w:rFonts w:eastAsia="Calibri" w:cstheme="minorHAnsi"/>
              <w:szCs w:val="18"/>
              <w:lang w:val="en-US" w:eastAsia="en-GB"/>
            </w:rPr>
          </w:rPrChange>
        </w:rPr>
        <w:t>;</w:t>
      </w:r>
    </w:p>
    <w:p w14:paraId="7BF08368"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1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17"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18"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19"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520"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21" w:author="stuart wolstenholme" w:date="2026-05-29T12:46:00Z" w16du:dateUtc="2026-05-29T11:46:00Z">
            <w:rPr>
              <w:rFonts w:eastAsia="Calibri" w:cstheme="minorHAnsi"/>
              <w:bCs/>
              <w:szCs w:val="18"/>
              <w:lang w:val="en-US" w:eastAsia="en-GB"/>
            </w:rPr>
          </w:rPrChange>
        </w:rPr>
        <w:t xml:space="preserve"> is first made; and</w:t>
      </w:r>
    </w:p>
    <w:p w14:paraId="54EE2E55"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22"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523"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524"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525"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52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27" w:author="stuart wolstenholme" w:date="2026-05-29T12:46:00Z" w16du:dateUtc="2026-05-29T11:46:00Z">
            <w:rPr>
              <w:rFonts w:eastAsia="Calibri" w:cstheme="minorHAnsi"/>
              <w:szCs w:val="18"/>
              <w:lang w:val="en-US" w:eastAsia="en-GB"/>
            </w:rPr>
          </w:rPrChange>
        </w:rPr>
        <w:t>.</w:t>
      </w:r>
    </w:p>
    <w:p w14:paraId="50744EF7" w14:textId="77777777"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52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29"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53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31"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53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3"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53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535"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53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7"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538"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5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40"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14:paraId="19063CA3" w14:textId="77777777" w:rsidR="006936E8" w:rsidRPr="0022764C" w:rsidRDefault="006936E8" w:rsidP="006936E8">
      <w:pPr>
        <w:spacing w:before="0" w:after="160" w:line="259" w:lineRule="auto"/>
        <w:ind w:left="1080"/>
        <w:contextualSpacing/>
        <w:rPr>
          <w:rFonts w:eastAsia="Calibri" w:cstheme="minorHAnsi"/>
          <w:b/>
          <w:szCs w:val="18"/>
          <w:lang w:eastAsia="en-GB"/>
          <w:rPrChange w:id="2541" w:author="stuart wolstenholme" w:date="2026-05-29T12:46:00Z" w16du:dateUtc="2026-05-29T11:46:00Z">
            <w:rPr>
              <w:rFonts w:eastAsia="Calibri" w:cstheme="minorHAnsi"/>
              <w:b/>
              <w:szCs w:val="18"/>
              <w:lang w:val="en-US" w:eastAsia="en-GB"/>
            </w:rPr>
          </w:rPrChange>
        </w:rPr>
      </w:pPr>
    </w:p>
    <w:p w14:paraId="1F510A11" w14:textId="77777777" w:rsidR="006936E8" w:rsidRPr="0022764C" w:rsidRDefault="006936E8" w:rsidP="006936E8">
      <w:pPr>
        <w:numPr>
          <w:ilvl w:val="0"/>
          <w:numId w:val="528"/>
        </w:numPr>
        <w:spacing w:before="0" w:after="160" w:line="259" w:lineRule="auto"/>
        <w:ind w:left="360"/>
        <w:contextualSpacing/>
        <w:rPr>
          <w:rFonts w:eastAsia="Calibri" w:cstheme="minorHAnsi"/>
          <w:b/>
          <w:bCs/>
          <w:sz w:val="22"/>
          <w:szCs w:val="22"/>
          <w:rPrChange w:id="254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543" w:author="stuart wolstenholme" w:date="2026-05-29T12:46:00Z" w16du:dateUtc="2026-05-29T11:46:00Z">
            <w:rPr>
              <w:rFonts w:eastAsia="Calibri" w:cstheme="minorHAnsi"/>
              <w:b/>
              <w:bCs/>
              <w:sz w:val="22"/>
              <w:szCs w:val="22"/>
              <w:lang w:val="en-US"/>
            </w:rPr>
          </w:rPrChange>
        </w:rPr>
        <w:t>Excess Applicable to Each Insuring Clause</w:t>
      </w:r>
    </w:p>
    <w:p w14:paraId="02FBE148"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44"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4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47"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each </w:t>
      </w:r>
      <w:r w:rsidRPr="0022764C">
        <w:rPr>
          <w:rFonts w:eastAsia="Calibri" w:cstheme="minorHAnsi"/>
          <w:b/>
          <w:bCs/>
          <w:szCs w:val="18"/>
          <w:lang w:eastAsia="en-GB"/>
          <w:rPrChange w:id="254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4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550"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55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552"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55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554" w:author="stuart wolstenholme" w:date="2026-05-29T12:46:00Z" w16du:dateUtc="2026-05-29T11:46:00Z">
            <w:rPr>
              <w:rFonts w:eastAsia="Calibri" w:cstheme="minorHAnsi"/>
              <w:szCs w:val="18"/>
              <w:lang w:val="en-US"/>
            </w:rPr>
          </w:rPrChange>
        </w:rPr>
        <w:t>.</w:t>
      </w:r>
    </w:p>
    <w:p w14:paraId="13FE35FD"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55"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56"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55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58"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55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561" w:author="stuart wolstenholme" w:date="2026-05-29T12:46:00Z" w16du:dateUtc="2026-05-29T11:46:00Z">
            <w:rPr>
              <w:rFonts w:eastAsia="Calibri" w:cstheme="minorHAnsi"/>
              <w:b/>
              <w:szCs w:val="18"/>
              <w:lang w:val="en-US" w:eastAsia="en-GB"/>
            </w:rPr>
          </w:rPrChange>
        </w:rPr>
        <w:t>Claim.</w:t>
      </w:r>
    </w:p>
    <w:p w14:paraId="1A69F28C"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62"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64"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565"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56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7"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568"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69"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570"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71"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572"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73"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574"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575" w:author="stuart wolstenholme" w:date="2026-05-29T12:46:00Z" w16du:dateUtc="2026-05-29T11:46:00Z">
            <w:rPr>
              <w:rFonts w:eastAsia="Calibri" w:cstheme="minorHAnsi"/>
              <w:szCs w:val="18"/>
              <w:lang w:val="en-US" w:eastAsia="en-GB"/>
            </w:rPr>
          </w:rPrChange>
        </w:rPr>
        <w:t xml:space="preserve"> stated in the Schedule.</w:t>
      </w:r>
    </w:p>
    <w:p w14:paraId="6D8AA1D9"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76"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7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7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579"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58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81"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58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83" w:author="stuart wolstenholme" w:date="2026-05-29T12:46:00Z" w16du:dateUtc="2026-05-29T11:46:00Z">
            <w:rPr>
              <w:rFonts w:eastAsia="Calibri" w:cstheme="minorHAnsi"/>
              <w:szCs w:val="18"/>
              <w:lang w:val="en-US" w:eastAsia="en-GB"/>
            </w:rPr>
          </w:rPrChange>
        </w:rPr>
        <w:t>.</w:t>
      </w:r>
    </w:p>
    <w:p w14:paraId="7A6FFC7D" w14:textId="77777777" w:rsidR="006936E8" w:rsidRPr="0022764C" w:rsidRDefault="006936E8" w:rsidP="006936E8">
      <w:pPr>
        <w:spacing w:before="0" w:after="160" w:line="259" w:lineRule="auto"/>
        <w:ind w:left="1080"/>
        <w:contextualSpacing/>
        <w:rPr>
          <w:rFonts w:eastAsia="Calibri" w:cstheme="minorHAnsi"/>
          <w:szCs w:val="18"/>
          <w:rPrChange w:id="2584" w:author="stuart wolstenholme" w:date="2026-05-29T12:46:00Z" w16du:dateUtc="2026-05-29T11:46:00Z">
            <w:rPr>
              <w:rFonts w:eastAsia="Calibri" w:cstheme="minorHAnsi"/>
              <w:szCs w:val="18"/>
              <w:lang w:val="en-US"/>
            </w:rPr>
          </w:rPrChange>
        </w:rPr>
      </w:pPr>
    </w:p>
    <w:p w14:paraId="35362E96" w14:textId="77777777" w:rsidR="006936E8" w:rsidRPr="0022764C" w:rsidRDefault="006936E8" w:rsidP="006936E8">
      <w:pPr>
        <w:numPr>
          <w:ilvl w:val="0"/>
          <w:numId w:val="529"/>
        </w:numPr>
        <w:spacing w:before="0" w:after="160" w:line="259" w:lineRule="auto"/>
        <w:ind w:left="360"/>
        <w:contextualSpacing/>
        <w:rPr>
          <w:rFonts w:eastAsia="Calibri" w:cstheme="minorHAnsi"/>
          <w:szCs w:val="18"/>
          <w:rPrChange w:id="2585" w:author="stuart wolstenholme" w:date="2026-05-29T12:46:00Z" w16du:dateUtc="2026-05-29T11:46:00Z">
            <w:rPr>
              <w:rFonts w:eastAsia="Calibri" w:cstheme="minorHAnsi"/>
              <w:szCs w:val="18"/>
              <w:lang w:val="en-US"/>
            </w:rPr>
          </w:rPrChange>
        </w:rPr>
      </w:pPr>
      <w:r w:rsidRPr="0022764C">
        <w:rPr>
          <w:rFonts w:eastAsia="Calibri" w:cstheme="minorHAnsi"/>
          <w:b/>
          <w:bCs/>
          <w:sz w:val="22"/>
          <w:szCs w:val="22"/>
          <w:rPrChange w:id="2586" w:author="stuart wolstenholme" w:date="2026-05-29T12:46:00Z" w16du:dateUtc="2026-05-29T11:46:00Z">
            <w:rPr>
              <w:rFonts w:eastAsia="Calibri" w:cstheme="minorHAnsi"/>
              <w:b/>
              <w:bCs/>
              <w:sz w:val="22"/>
              <w:szCs w:val="22"/>
              <w:lang w:val="en-US"/>
            </w:rPr>
          </w:rPrChange>
        </w:rPr>
        <w:t>Waiting Period</w:t>
      </w:r>
    </w:p>
    <w:p w14:paraId="7AA60EF9" w14:textId="77777777" w:rsidR="006936E8" w:rsidRPr="0022764C" w:rsidRDefault="006936E8" w:rsidP="006936E8">
      <w:pPr>
        <w:spacing w:before="0" w:after="160" w:line="259" w:lineRule="auto"/>
        <w:ind w:left="360"/>
        <w:contextualSpacing/>
        <w:rPr>
          <w:rFonts w:eastAsia="Calibri" w:cstheme="minorHAnsi"/>
          <w:szCs w:val="18"/>
          <w:lang w:eastAsia="en-GB"/>
          <w:rPrChange w:id="258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8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89"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59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591"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592"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593"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595"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596"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59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598"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59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00" w:author="stuart wolstenholme" w:date="2026-05-29T12:46:00Z" w16du:dateUtc="2026-05-29T11:46:00Z">
            <w:rPr>
              <w:rFonts w:eastAsia="Calibri" w:cstheme="minorHAnsi"/>
              <w:szCs w:val="18"/>
              <w:lang w:val="en-US" w:eastAsia="en-GB"/>
            </w:rPr>
          </w:rPrChange>
        </w:rPr>
        <w:t>.</w:t>
      </w:r>
    </w:p>
    <w:p w14:paraId="4F996888" w14:textId="77777777" w:rsidR="006936E8" w:rsidRPr="0022764C" w:rsidRDefault="006936E8" w:rsidP="006936E8">
      <w:pPr>
        <w:spacing w:before="0" w:after="160" w:line="259" w:lineRule="auto"/>
        <w:ind w:left="360"/>
        <w:contextualSpacing/>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pPr>
    </w:p>
    <w:p w14:paraId="4B4C0FD5" w14:textId="77777777" w:rsidR="006936E8" w:rsidRPr="0022764C" w:rsidRDefault="006936E8" w:rsidP="006936E8">
      <w:pPr>
        <w:numPr>
          <w:ilvl w:val="0"/>
          <w:numId w:val="529"/>
        </w:numPr>
        <w:spacing w:before="0" w:after="160" w:line="259" w:lineRule="auto"/>
        <w:ind w:left="360"/>
        <w:contextualSpacing/>
        <w:rPr>
          <w:rFonts w:eastAsia="Calibri" w:cstheme="minorHAnsi"/>
          <w:b/>
          <w:bCs/>
          <w:sz w:val="22"/>
          <w:szCs w:val="22"/>
          <w:rPrChange w:id="260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03" w:author="stuart wolstenholme" w:date="2026-05-29T12:46:00Z" w16du:dateUtc="2026-05-29T11:46:00Z">
            <w:rPr>
              <w:rFonts w:eastAsia="Calibri" w:cstheme="minorHAnsi"/>
              <w:b/>
              <w:bCs/>
              <w:sz w:val="22"/>
              <w:szCs w:val="22"/>
              <w:lang w:val="en-US"/>
            </w:rPr>
          </w:rPrChange>
        </w:rPr>
        <w:t>Territorial Limits</w:t>
      </w:r>
    </w:p>
    <w:p w14:paraId="400843D5" w14:textId="77777777" w:rsidR="006936E8" w:rsidRPr="0022764C" w:rsidRDefault="006936E8" w:rsidP="006936E8">
      <w:pPr>
        <w:spacing w:before="0" w:after="160" w:line="259" w:lineRule="auto"/>
        <w:ind w:left="360"/>
        <w:contextualSpacing/>
        <w:rPr>
          <w:rFonts w:eastAsia="Calibri" w:cstheme="minorHAnsi"/>
          <w:szCs w:val="18"/>
          <w:lang w:eastAsia="en-GB"/>
          <w:rPrChange w:id="260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05"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6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60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08"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609"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610"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611"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612"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613"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61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615"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616"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617"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 xml:space="preserve">. </w:t>
      </w:r>
    </w:p>
    <w:p w14:paraId="181F19F9" w14:textId="77777777" w:rsidR="006936E8" w:rsidRPr="0022764C" w:rsidRDefault="006936E8" w:rsidP="006936E8">
      <w:pPr>
        <w:spacing w:before="0" w:after="160" w:line="259" w:lineRule="auto"/>
        <w:contextualSpacing/>
        <w:rPr>
          <w:rFonts w:eastAsia="Calibri" w:cstheme="minorHAnsi"/>
          <w:szCs w:val="18"/>
          <w:lang w:eastAsia="en-GB"/>
          <w:rPrChange w:id="2619" w:author="stuart wolstenholme" w:date="2026-05-29T12:46:00Z" w16du:dateUtc="2026-05-29T11:46:00Z">
            <w:rPr>
              <w:rFonts w:eastAsia="Calibri" w:cstheme="minorHAnsi"/>
              <w:szCs w:val="18"/>
              <w:lang w:val="en-US" w:eastAsia="en-GB"/>
            </w:rPr>
          </w:rPrChange>
        </w:rPr>
      </w:pPr>
    </w:p>
    <w:p w14:paraId="7C3425E4" w14:textId="77777777" w:rsidR="006936E8" w:rsidRPr="0022764C" w:rsidRDefault="006936E8" w:rsidP="006936E8">
      <w:pPr>
        <w:numPr>
          <w:ilvl w:val="0"/>
          <w:numId w:val="529"/>
        </w:numPr>
        <w:spacing w:before="0" w:after="160" w:line="259" w:lineRule="auto"/>
        <w:ind w:left="360"/>
        <w:contextualSpacing/>
        <w:rPr>
          <w:rFonts w:eastAsia="Calibri" w:cstheme="minorHAnsi"/>
          <w:b/>
          <w:bCs/>
          <w:sz w:val="22"/>
          <w:szCs w:val="22"/>
          <w:rPrChange w:id="2620"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21" w:author="stuart wolstenholme" w:date="2026-05-29T12:46:00Z" w16du:dateUtc="2026-05-29T11:46:00Z">
            <w:rPr>
              <w:rFonts w:eastAsia="Calibri" w:cstheme="minorHAnsi"/>
              <w:b/>
              <w:bCs/>
              <w:sz w:val="22"/>
              <w:szCs w:val="22"/>
              <w:lang w:val="en-US"/>
            </w:rPr>
          </w:rPrChange>
        </w:rPr>
        <w:t>Loss Determination</w:t>
      </w:r>
    </w:p>
    <w:p w14:paraId="779EA41F" w14:textId="77777777" w:rsidR="006936E8" w:rsidRPr="0022764C" w:rsidRDefault="006936E8" w:rsidP="006936E8">
      <w:pPr>
        <w:numPr>
          <w:ilvl w:val="0"/>
          <w:numId w:val="485"/>
        </w:numPr>
        <w:spacing w:before="0" w:after="160" w:line="259" w:lineRule="auto"/>
        <w:contextualSpacing/>
        <w:rPr>
          <w:rFonts w:eastAsia="Calibri" w:cstheme="minorHAnsi"/>
          <w:b/>
          <w:szCs w:val="18"/>
        </w:rPr>
      </w:pPr>
      <w:r w:rsidRPr="0022764C">
        <w:rPr>
          <w:rFonts w:eastAsia="Calibri" w:cstheme="minorHAnsi"/>
          <w:b/>
          <w:sz w:val="22"/>
          <w:szCs w:val="22"/>
        </w:rPr>
        <w:t>Brand Loss</w:t>
      </w:r>
    </w:p>
    <w:p w14:paraId="1C0B22B0" w14:textId="77777777"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62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623"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624"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14:paraId="723E834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25"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626"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2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28"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629"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3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3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3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63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3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7"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638"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9"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640"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41" w:author="stuart wolstenholme" w:date="2026-05-29T12:46:00Z" w16du:dateUtc="2026-05-29T11:46:00Z">
            <w:rPr>
              <w:rFonts w:eastAsia="Calibri" w:cstheme="minorHAnsi"/>
              <w:szCs w:val="18"/>
              <w:lang w:val="en-US" w:eastAsia="en-GB"/>
            </w:rPr>
          </w:rPrChange>
        </w:rPr>
        <w:t>occurred;</w:t>
      </w:r>
    </w:p>
    <w:p w14:paraId="633FA76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2"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64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64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revenue stream;</w:t>
      </w:r>
    </w:p>
    <w:p w14:paraId="1C067F54"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6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49"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65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51"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6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654"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5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57"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660"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occurred; and</w:t>
      </w:r>
    </w:p>
    <w:p w14:paraId="404F699F"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64"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665"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66" w:author="stuart wolstenholme" w:date="2026-05-29T12:46:00Z" w16du:dateUtc="2026-05-29T11:46:00Z">
            <w:rPr>
              <w:rFonts w:eastAsia="Calibri" w:cstheme="minorHAnsi"/>
              <w:szCs w:val="18"/>
              <w:lang w:val="en-US" w:eastAsia="en-GB"/>
            </w:rPr>
          </w:rPrChange>
        </w:rPr>
        <w:t>.</w:t>
      </w:r>
    </w:p>
    <w:p w14:paraId="4193C3C4" w14:textId="77777777" w:rsidR="006936E8" w:rsidRPr="0022764C" w:rsidRDefault="006936E8" w:rsidP="006936E8">
      <w:pPr>
        <w:spacing w:before="0" w:after="160" w:line="259" w:lineRule="auto"/>
        <w:ind w:left="720"/>
        <w:contextualSpacing/>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68"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669"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67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67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6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67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67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67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680"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268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68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683" w:author="stuart wolstenholme" w:date="2026-05-29T12:46:00Z" w16du:dateUtc="2026-05-29T11:46:00Z">
            <w:rPr>
              <w:rFonts w:eastAsia="Calibri" w:cstheme="minorHAnsi"/>
              <w:szCs w:val="18"/>
              <w:lang w:val="en-US" w:eastAsia="en-GB"/>
            </w:rPr>
          </w:rPrChange>
        </w:rPr>
        <w:t xml:space="preserve"> business.</w:t>
      </w:r>
    </w:p>
    <w:p w14:paraId="1CAA513F" w14:textId="77777777" w:rsidR="00B55393" w:rsidRPr="0022764C" w:rsidRDefault="00B55393" w:rsidP="006936E8">
      <w:pPr>
        <w:spacing w:before="0" w:after="160" w:line="259" w:lineRule="auto"/>
        <w:ind w:left="720"/>
        <w:contextualSpacing/>
        <w:rPr>
          <w:rFonts w:eastAsia="Calibri" w:cstheme="minorHAnsi"/>
          <w:szCs w:val="18"/>
          <w:lang w:eastAsia="en-GB"/>
          <w:rPrChange w:id="2684" w:author="stuart wolstenholme" w:date="2026-05-29T12:46:00Z" w16du:dateUtc="2026-05-29T11:46:00Z">
            <w:rPr>
              <w:rFonts w:eastAsia="Calibri" w:cstheme="minorHAnsi"/>
              <w:szCs w:val="18"/>
              <w:lang w:val="en-US" w:eastAsia="en-GB"/>
            </w:rPr>
          </w:rPrChange>
        </w:rPr>
      </w:pPr>
    </w:p>
    <w:p w14:paraId="1EA9D5ED" w14:textId="77777777" w:rsidR="00B0161D" w:rsidRPr="0022764C" w:rsidRDefault="00B0161D" w:rsidP="006936E8">
      <w:pPr>
        <w:spacing w:before="0" w:after="160" w:line="259" w:lineRule="auto"/>
        <w:ind w:left="720"/>
        <w:contextualSpacing/>
        <w:rPr>
          <w:rFonts w:eastAsia="Calibri" w:cstheme="minorHAnsi"/>
          <w:szCs w:val="18"/>
          <w:lang w:eastAsia="en-GB"/>
          <w:rPrChange w:id="2685" w:author="stuart wolstenholme" w:date="2026-05-29T12:46:00Z" w16du:dateUtc="2026-05-29T11:46:00Z">
            <w:rPr>
              <w:rFonts w:eastAsia="Calibri" w:cstheme="minorHAnsi"/>
              <w:szCs w:val="18"/>
              <w:lang w:val="en-US" w:eastAsia="en-GB"/>
            </w:rPr>
          </w:rPrChange>
        </w:rPr>
      </w:pPr>
    </w:p>
    <w:p w14:paraId="34D1F7FC" w14:textId="77777777" w:rsidR="00B0161D" w:rsidRPr="0022764C" w:rsidRDefault="00B0161D" w:rsidP="006936E8">
      <w:pPr>
        <w:spacing w:before="0" w:after="160" w:line="259" w:lineRule="auto"/>
        <w:ind w:left="720"/>
        <w:contextualSpacing/>
        <w:rPr>
          <w:rFonts w:eastAsia="Calibri" w:cstheme="minorHAnsi"/>
          <w:b/>
          <w:szCs w:val="18"/>
        </w:rPr>
      </w:pPr>
    </w:p>
    <w:p w14:paraId="5CCA0939" w14:textId="77777777" w:rsidR="006936E8" w:rsidRPr="0022764C" w:rsidRDefault="006936E8" w:rsidP="006936E8">
      <w:pPr>
        <w:spacing w:before="0" w:after="160" w:line="259" w:lineRule="auto"/>
        <w:ind w:left="1080"/>
        <w:contextualSpacing/>
        <w:rPr>
          <w:rFonts w:eastAsia="Calibri" w:cstheme="minorHAnsi"/>
          <w:b/>
          <w:szCs w:val="18"/>
          <w:rPrChange w:id="2686" w:author="stuart wolstenholme" w:date="2026-05-29T12:46:00Z" w16du:dateUtc="2026-05-29T11:46:00Z">
            <w:rPr>
              <w:rFonts w:eastAsia="Calibri" w:cstheme="minorHAnsi"/>
              <w:b/>
              <w:szCs w:val="18"/>
            </w:rPr>
          </w:rPrChange>
        </w:rPr>
      </w:pPr>
    </w:p>
    <w:p w14:paraId="4DD0B370" w14:textId="77777777" w:rsidR="006936E8" w:rsidRPr="0022764C" w:rsidRDefault="006936E8" w:rsidP="006936E8">
      <w:pPr>
        <w:numPr>
          <w:ilvl w:val="0"/>
          <w:numId w:val="516"/>
        </w:numPr>
        <w:spacing w:before="0" w:after="160" w:line="259" w:lineRule="auto"/>
        <w:contextualSpacing/>
        <w:rPr>
          <w:rFonts w:eastAsia="Calibri" w:cstheme="minorHAnsi"/>
          <w:b/>
          <w:sz w:val="22"/>
          <w:szCs w:val="22"/>
          <w:rPrChange w:id="2687"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688" w:author="stuart wolstenholme" w:date="2026-05-29T12:46:00Z" w16du:dateUtc="2026-05-29T11:46:00Z">
            <w:rPr>
              <w:rFonts w:eastAsia="Calibri" w:cstheme="minorHAnsi"/>
              <w:b/>
              <w:sz w:val="22"/>
              <w:szCs w:val="22"/>
            </w:rPr>
          </w:rPrChange>
        </w:rPr>
        <w:t>Digital Asset Loss</w:t>
      </w:r>
    </w:p>
    <w:p w14:paraId="5A80A075" w14:textId="77777777" w:rsidR="006936E8" w:rsidRPr="0022764C" w:rsidRDefault="006936E8" w:rsidP="006936E8">
      <w:pPr>
        <w:spacing w:before="0" w:after="160" w:line="259" w:lineRule="auto"/>
        <w:ind w:left="720"/>
        <w:contextualSpacing/>
        <w:rPr>
          <w:rFonts w:eastAsia="Calibri" w:cstheme="minorHAnsi"/>
          <w:szCs w:val="18"/>
          <w:lang w:eastAsia="en-GB"/>
          <w:rPrChange w:id="2689"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2690"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691"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2692"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2693" w:author="stuart wolstenholme" w:date="2026-05-29T12:46:00Z" w16du:dateUtc="2026-05-29T11:46:00Z">
            <w:rPr>
              <w:rFonts w:eastAsia="Calibri" w:cstheme="minorHAnsi"/>
              <w:szCs w:val="18"/>
              <w:lang w:val="en-US" w:eastAsia="en-GB"/>
            </w:rPr>
          </w:rPrChange>
        </w:rPr>
        <w:t>will be determined as follows:</w:t>
      </w:r>
    </w:p>
    <w:p w14:paraId="1398A15E"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2695"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269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698"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2699"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2700"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270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2702" w:author="stuart wolstenholme" w:date="2026-05-29T12:46:00Z" w16du:dateUtc="2026-05-29T11:46:00Z">
            <w:rPr>
              <w:rFonts w:eastAsia="Calibri" w:cstheme="minorHAnsi"/>
              <w:bCs/>
              <w:szCs w:val="18"/>
              <w:lang w:val="en-US" w:eastAsia="en-GB"/>
            </w:rPr>
          </w:rPrChange>
        </w:rPr>
        <w:t>.</w:t>
      </w:r>
    </w:p>
    <w:p w14:paraId="61734619"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703"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270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270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 incurred up to such determination.</w:t>
      </w:r>
    </w:p>
    <w:p w14:paraId="1E551AB4" w14:textId="77777777" w:rsidR="006936E8" w:rsidRPr="0022764C" w:rsidRDefault="006936E8" w:rsidP="006936E8">
      <w:pPr>
        <w:spacing w:before="0" w:after="160" w:line="259" w:lineRule="auto"/>
        <w:ind w:left="1800"/>
        <w:contextualSpacing/>
        <w:rPr>
          <w:rFonts w:eastAsia="Calibri" w:cstheme="minorHAnsi"/>
          <w:bCs/>
          <w:szCs w:val="18"/>
          <w:rPrChange w:id="2710" w:author="stuart wolstenholme" w:date="2026-05-29T12:46:00Z" w16du:dateUtc="2026-05-29T11:46:00Z">
            <w:rPr>
              <w:rFonts w:eastAsia="Calibri" w:cstheme="minorHAnsi"/>
              <w:bCs/>
              <w:szCs w:val="18"/>
            </w:rPr>
          </w:rPrChange>
        </w:rPr>
      </w:pPr>
    </w:p>
    <w:p w14:paraId="41EE3B44" w14:textId="77777777" w:rsidR="006936E8" w:rsidRPr="0022764C" w:rsidRDefault="006936E8" w:rsidP="006936E8">
      <w:pPr>
        <w:numPr>
          <w:ilvl w:val="0"/>
          <w:numId w:val="517"/>
        </w:numPr>
        <w:spacing w:before="0" w:after="160" w:line="259" w:lineRule="auto"/>
        <w:contextualSpacing/>
        <w:rPr>
          <w:rFonts w:eastAsia="Calibri" w:cstheme="minorHAnsi"/>
          <w:b/>
          <w:sz w:val="22"/>
          <w:szCs w:val="22"/>
          <w:rPrChange w:id="2711"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712" w:author="stuart wolstenholme" w:date="2026-05-29T12:46:00Z" w16du:dateUtc="2026-05-29T11:46:00Z">
            <w:rPr>
              <w:rFonts w:eastAsia="Calibri" w:cstheme="minorHAnsi"/>
              <w:b/>
              <w:sz w:val="22"/>
              <w:szCs w:val="22"/>
            </w:rPr>
          </w:rPrChange>
        </w:rPr>
        <w:t>Income Loss</w:t>
      </w:r>
    </w:p>
    <w:p w14:paraId="6B646B4E"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2713"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2714"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15"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2716"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2717" w:author="stuart wolstenholme" w:date="2026-05-29T12:46:00Z" w16du:dateUtc="2026-05-29T11:46:00Z">
            <w:rPr>
              <w:rFonts w:eastAsia="Calibri" w:cstheme="minorHAnsi"/>
              <w:szCs w:val="18"/>
              <w:lang w:val="en-US" w:eastAsia="en-GB"/>
            </w:rPr>
          </w:rPrChange>
        </w:rPr>
        <w:t>will be calculated as follows:</w:t>
      </w:r>
    </w:p>
    <w:p w14:paraId="067573BE"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18"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19"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20"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2721"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2722" w:author="stuart wolstenholme" w:date="2026-05-29T12:46:00Z" w16du:dateUtc="2026-05-29T11:46:00Z">
            <w:rPr>
              <w:rFonts w:eastAsia="Calibri" w:cstheme="minorHAnsi"/>
              <w:bCs/>
              <w:szCs w:val="18"/>
              <w:lang w:val="en-US" w:eastAsia="en-GB"/>
            </w:rPr>
          </w:rPrChange>
        </w:rPr>
        <w:t>; plus</w:t>
      </w:r>
    </w:p>
    <w:p w14:paraId="62E602C8"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3"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2724"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2725" w:author="stuart wolstenholme" w:date="2026-05-29T12:46:00Z" w16du:dateUtc="2026-05-29T11:46:00Z">
            <w:rPr>
              <w:rFonts w:eastAsia="Calibri" w:cstheme="minorHAnsi"/>
              <w:szCs w:val="18"/>
              <w:lang w:val="en-US" w:eastAsia="en-GB"/>
            </w:rPr>
          </w:rPrChange>
        </w:rPr>
        <w:t>.</w:t>
      </w:r>
    </w:p>
    <w:p w14:paraId="2D05ACC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2726"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727" w:author="stuart wolstenholme" w:date="2026-05-29T12:46:00Z" w16du:dateUtc="2026-05-29T11:46:00Z">
            <w:rPr>
              <w:rFonts w:eastAsia="Calibri" w:cstheme="minorHAnsi"/>
              <w:szCs w:val="18"/>
              <w:lang w:val="en-US" w:eastAsia="en-GB"/>
            </w:rPr>
          </w:rPrChange>
        </w:rPr>
        <w:t>will be calculated by taking into account:</w:t>
      </w:r>
    </w:p>
    <w:p w14:paraId="4DC29E12"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8"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272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0"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2731"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2"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273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4"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2735"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6" w:author="stuart wolstenholme" w:date="2026-05-29T12:46:00Z" w16du:dateUtc="2026-05-29T11:46:00Z">
            <w:rPr>
              <w:rFonts w:eastAsia="Calibri" w:cstheme="minorHAnsi"/>
              <w:szCs w:val="18"/>
              <w:lang w:val="en-US" w:eastAsia="en-GB"/>
            </w:rPr>
          </w:rPrChange>
        </w:rPr>
        <w:t>occurred;</w:t>
      </w:r>
    </w:p>
    <w:p w14:paraId="3E36E677"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37"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73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739"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74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741" w:author="stuart wolstenholme" w:date="2026-05-29T12:46:00Z" w16du:dateUtc="2026-05-29T11:46:00Z">
            <w:rPr>
              <w:rFonts w:eastAsia="Calibri" w:cstheme="minorHAnsi"/>
              <w:szCs w:val="18"/>
              <w:lang w:val="en-US" w:eastAsia="en-GB"/>
            </w:rPr>
          </w:rPrChange>
        </w:rPr>
        <w:t xml:space="preserve"> revenue stream; and</w:t>
      </w:r>
    </w:p>
    <w:p w14:paraId="5B343979"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lastRenderedPageBreak/>
        <w:t>the</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27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2748"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2749"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75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51"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2752"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2753" w:author="stuart wolstenholme" w:date="2026-05-29T12:46:00Z" w16du:dateUtc="2026-05-29T11:46:00Z">
            <w:rPr>
              <w:rFonts w:eastAsia="Calibri" w:cstheme="minorHAnsi"/>
              <w:bCs/>
              <w:szCs w:val="18"/>
              <w:lang w:val="en-US" w:eastAsia="en-GB"/>
            </w:rPr>
          </w:rPrChange>
        </w:rPr>
        <w:t>occurred.</w:t>
      </w:r>
    </w:p>
    <w:p w14:paraId="7D8DB36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2754"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755"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56"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58"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759"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760"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76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762"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76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64"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765"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766"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276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68" w:author="stuart wolstenholme" w:date="2026-05-29T12:46:00Z" w16du:dateUtc="2026-05-29T11:46:00Z">
            <w:rPr>
              <w:rFonts w:eastAsia="Calibri" w:cstheme="minorHAnsi"/>
              <w:szCs w:val="18"/>
              <w:lang w:val="en-US" w:eastAsia="en-GB"/>
            </w:rPr>
          </w:rPrChange>
        </w:rPr>
        <w:t xml:space="preserve"> business.</w:t>
      </w:r>
    </w:p>
    <w:p w14:paraId="4028EF41" w14:textId="77777777" w:rsidR="006936E8" w:rsidRPr="0022764C" w:rsidRDefault="006936E8" w:rsidP="006936E8">
      <w:pPr>
        <w:spacing w:before="0" w:after="160" w:line="259" w:lineRule="auto"/>
        <w:ind w:left="1080"/>
        <w:contextualSpacing/>
        <w:rPr>
          <w:rFonts w:eastAsia="Calibri" w:cstheme="minorHAnsi"/>
          <w:b/>
          <w:sz w:val="22"/>
          <w:szCs w:val="22"/>
          <w:rPrChange w:id="2769" w:author="stuart wolstenholme" w:date="2026-05-29T12:46:00Z" w16du:dateUtc="2026-05-29T11:46:00Z">
            <w:rPr>
              <w:rFonts w:eastAsia="Calibri" w:cstheme="minorHAnsi"/>
              <w:b/>
              <w:sz w:val="22"/>
              <w:szCs w:val="22"/>
            </w:rPr>
          </w:rPrChange>
        </w:rPr>
      </w:pPr>
    </w:p>
    <w:p w14:paraId="7D6F734A" w14:textId="77777777" w:rsidR="006936E8" w:rsidRPr="0022764C" w:rsidRDefault="006936E8" w:rsidP="006936E8">
      <w:pPr>
        <w:numPr>
          <w:ilvl w:val="0"/>
          <w:numId w:val="517"/>
        </w:numPr>
        <w:spacing w:before="0" w:after="160" w:line="259" w:lineRule="auto"/>
        <w:contextualSpacing/>
        <w:rPr>
          <w:rFonts w:eastAsia="Calibri" w:cstheme="minorHAnsi"/>
          <w:b/>
          <w:sz w:val="22"/>
          <w:szCs w:val="22"/>
        </w:rPr>
      </w:pPr>
      <w:r w:rsidRPr="0022764C">
        <w:rPr>
          <w:rFonts w:eastAsia="Calibri" w:cstheme="minorHAnsi"/>
          <w:b/>
          <w:bCs/>
          <w:sz w:val="22"/>
          <w:szCs w:val="22"/>
          <w:lang w:eastAsia="en-GB"/>
          <w:rPrChange w:id="2770" w:author="stuart wolstenholme" w:date="2026-05-29T12:46:00Z" w16du:dateUtc="2026-05-29T11:46:00Z">
            <w:rPr>
              <w:rFonts w:eastAsia="Calibri" w:cstheme="minorHAnsi"/>
              <w:b/>
              <w:bCs/>
              <w:sz w:val="22"/>
              <w:szCs w:val="22"/>
              <w:lang w:val="en-US" w:eastAsia="en-GB"/>
            </w:rPr>
          </w:rPrChange>
        </w:rPr>
        <w:t>Property Damage Loss Adjustment and Settlement</w:t>
      </w:r>
    </w:p>
    <w:p w14:paraId="37A6E68E" w14:textId="77777777" w:rsidR="006936E8" w:rsidRPr="0022764C" w:rsidRDefault="006936E8" w:rsidP="006936E8">
      <w:pPr>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2771" w:author="stuart wolstenholme" w:date="2026-05-29T12:46:00Z" w16du:dateUtc="2026-05-29T11:46:00Z">
            <w:rPr>
              <w:rFonts w:eastAsia="Calibri" w:cstheme="minorHAnsi"/>
              <w:szCs w:val="18"/>
              <w:lang w:val="en-US" w:eastAsia="en-GB"/>
            </w:rPr>
          </w:rPrChange>
        </w:rPr>
        <w:t>Loss Adjustment</w:t>
      </w:r>
    </w:p>
    <w:p w14:paraId="18E7950E"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772" w:author="stuart wolstenholme" w:date="2026-05-29T12:46:00Z" w16du:dateUtc="2026-05-29T11:46:00Z">
            <w:rPr>
              <w:rFonts w:eastAsia="Calibri" w:cstheme="minorHAnsi"/>
              <w:bCs/>
              <w:szCs w:val="18"/>
              <w:lang w:eastAsia="en-GB"/>
            </w:rPr>
          </w:rPrChange>
        </w:rPr>
      </w:pPr>
      <w:r w:rsidRPr="0022764C">
        <w:rPr>
          <w:rFonts w:eastAsia="Calibri" w:cstheme="minorHAnsi"/>
          <w:szCs w:val="18"/>
          <w:lang w:eastAsia="en-GB"/>
          <w:rPrChange w:id="2773"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2774"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277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14:paraId="074DE7CC" w14:textId="77777777" w:rsidR="006936E8" w:rsidRPr="0022764C" w:rsidRDefault="006936E8" w:rsidP="006936E8">
      <w:pPr>
        <w:spacing w:before="0" w:after="160" w:line="259" w:lineRule="auto"/>
        <w:ind w:left="1080"/>
        <w:contextualSpacing/>
        <w:rPr>
          <w:rFonts w:eastAsia="Calibri" w:cstheme="minorHAnsi"/>
          <w:b/>
          <w:sz w:val="22"/>
          <w:szCs w:val="22"/>
          <w:rPrChange w:id="2778" w:author="stuart wolstenholme" w:date="2026-05-29T12:46:00Z" w16du:dateUtc="2026-05-29T11:46:00Z">
            <w:rPr>
              <w:rFonts w:eastAsia="Calibri" w:cstheme="minorHAnsi"/>
              <w:b/>
              <w:sz w:val="22"/>
              <w:szCs w:val="22"/>
            </w:rPr>
          </w:rPrChange>
        </w:rPr>
      </w:pPr>
    </w:p>
    <w:p w14:paraId="52C228F1" w14:textId="77777777" w:rsidR="006936E8" w:rsidRPr="0022764C" w:rsidRDefault="006936E8" w:rsidP="006936E8">
      <w:pPr>
        <w:numPr>
          <w:ilvl w:val="0"/>
          <w:numId w:val="524"/>
        </w:numPr>
        <w:spacing w:before="0" w:after="160" w:line="259" w:lineRule="auto"/>
        <w:contextualSpacing/>
        <w:rPr>
          <w:rFonts w:eastAsia="Calibri" w:cstheme="minorHAnsi"/>
          <w:bCs/>
          <w:szCs w:val="18"/>
          <w:rPrChange w:id="2779" w:author="stuart wolstenholme" w:date="2026-05-29T12:46:00Z" w16du:dateUtc="2026-05-29T11:46:00Z">
            <w:rPr>
              <w:rFonts w:eastAsia="Calibri" w:cstheme="minorHAnsi"/>
              <w:bCs/>
              <w:szCs w:val="18"/>
            </w:rPr>
          </w:rPrChange>
        </w:rPr>
      </w:pPr>
      <w:r w:rsidRPr="0022764C">
        <w:rPr>
          <w:rFonts w:eastAsia="Calibri" w:cstheme="minorHAnsi"/>
          <w:bCs/>
          <w:szCs w:val="18"/>
          <w:rPrChange w:id="2780" w:author="stuart wolstenholme" w:date="2026-05-29T12:46:00Z" w16du:dateUtc="2026-05-29T11:46:00Z">
            <w:rPr>
              <w:rFonts w:eastAsia="Calibri" w:cstheme="minorHAnsi"/>
              <w:bCs/>
              <w:szCs w:val="18"/>
            </w:rPr>
          </w:rPrChange>
        </w:rPr>
        <w:t>Valuation</w:t>
      </w:r>
    </w:p>
    <w:p w14:paraId="7DA9895A" w14:textId="77777777"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Change w:id="2781" w:author="stuart wolstenholme" w:date="2026-05-29T12:46:00Z" w16du:dateUtc="2026-05-29T11:46:00Z">
            <w:rPr>
              <w:rFonts w:eastAsia="Calibri" w:cstheme="minorHAnsi"/>
              <w:kern w:val="2"/>
              <w:szCs w:val="18"/>
              <w:lang w:eastAsia="en-GB"/>
              <w14:ligatures w14:val="standardContextual"/>
            </w:rPr>
          </w:rPrChange>
        </w:rPr>
      </w:pPr>
      <w:r w:rsidRPr="0022764C">
        <w:rPr>
          <w:rFonts w:eastAsia="Calibri" w:cstheme="minorHAnsi"/>
          <w:bCs/>
          <w:szCs w:val="18"/>
          <w:lang w:eastAsia="en-GB"/>
          <w:rPrChange w:id="2782" w:author="stuart wolstenholme" w:date="2026-05-29T12:46:00Z" w16du:dateUtc="2026-05-29T11:46:00Z">
            <w:rPr>
              <w:rFonts w:eastAsia="Calibri" w:cstheme="minorHAnsi"/>
              <w:bCs/>
              <w:szCs w:val="18"/>
              <w:lang w:eastAsia="en-GB"/>
            </w:rPr>
          </w:rPrChange>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Change w:id="2783" w:author="stuart wolstenholme" w:date="2026-05-29T12:46:00Z" w16du:dateUtc="2026-05-29T11:46:00Z">
            <w:rPr>
              <w:rFonts w:eastAsia="Calibri" w:cstheme="minorHAnsi"/>
              <w:kern w:val="2"/>
              <w:szCs w:val="18"/>
              <w:lang w:eastAsia="en-GB"/>
              <w14:ligatures w14:val="standardContextual"/>
            </w:rPr>
          </w:rPrChange>
        </w:rPr>
        <w:t xml:space="preserve">the date of the loss at the location of the loss. The </w:t>
      </w:r>
      <w:r w:rsidRPr="0022764C">
        <w:rPr>
          <w:rFonts w:eastAsia="Calibri" w:cstheme="minorHAnsi"/>
          <w:b/>
          <w:kern w:val="2"/>
          <w:szCs w:val="18"/>
          <w:lang w:eastAsia="en-GB"/>
          <w14:ligatures w14:val="standardContextual"/>
          <w:rPrChange w:id="2784" w:author="stuart wolstenholme" w:date="2026-05-29T12:46:00Z" w16du:dateUtc="2026-05-29T11:46:00Z">
            <w:rPr>
              <w:rFonts w:eastAsia="Calibri" w:cstheme="minorHAnsi"/>
              <w:b/>
              <w:kern w:val="2"/>
              <w:szCs w:val="18"/>
              <w:lang w:eastAsia="en-GB"/>
              <w14:ligatures w14:val="standardContextual"/>
            </w:rPr>
          </w:rPrChange>
        </w:rPr>
        <w:t>Insurers</w:t>
      </w:r>
      <w:r w:rsidRPr="0022764C">
        <w:rPr>
          <w:rFonts w:eastAsia="Calibri" w:cstheme="minorHAnsi"/>
          <w:kern w:val="2"/>
          <w:szCs w:val="18"/>
          <w:lang w:eastAsia="en-GB"/>
          <w14:ligatures w14:val="standardContextual"/>
          <w:rPrChange w:id="2785" w:author="stuart wolstenholme" w:date="2026-05-29T12:46:00Z" w16du:dateUtc="2026-05-29T11:46:00Z">
            <w:rPr>
              <w:rFonts w:eastAsia="Calibri" w:cstheme="minorHAnsi"/>
              <w:kern w:val="2"/>
              <w:szCs w:val="18"/>
              <w:lang w:eastAsia="en-GB"/>
              <w14:ligatures w14:val="standardContextual"/>
            </w:rPr>
          </w:rPrChange>
        </w:rPr>
        <w:t xml:space="preserve"> shall not pay more than </w:t>
      </w:r>
      <w:r w:rsidRPr="0022764C">
        <w:rPr>
          <w:rFonts w:eastAsia="Calibri" w:cstheme="minorHAnsi"/>
          <w:szCs w:val="18"/>
          <w:lang w:eastAsia="en-GB"/>
          <w:rPrChange w:id="27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2787"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Change w:id="2788" w:author="stuart wolstenholme" w:date="2026-05-29T12:46:00Z" w16du:dateUtc="2026-05-29T11:46:00Z">
            <w:rPr>
              <w:rFonts w:eastAsia="Calibri" w:cstheme="minorHAnsi"/>
              <w:b/>
              <w:kern w:val="2"/>
              <w:szCs w:val="18"/>
              <w:lang w:eastAsia="en-GB"/>
              <w14:ligatures w14:val="standardContextual"/>
            </w:rPr>
          </w:rPrChange>
        </w:rPr>
        <w:t>Covered Property</w:t>
      </w:r>
      <w:r w:rsidRPr="0022764C">
        <w:rPr>
          <w:rFonts w:eastAsia="Calibri" w:cstheme="minorHAnsi"/>
          <w:kern w:val="2"/>
          <w:szCs w:val="18"/>
          <w:lang w:eastAsia="en-GB"/>
          <w14:ligatures w14:val="standardContextual"/>
          <w:rPrChange w:id="2789" w:author="stuart wolstenholme" w:date="2026-05-29T12:46:00Z" w16du:dateUtc="2026-05-29T11:46:00Z">
            <w:rPr>
              <w:rFonts w:eastAsia="Calibri" w:cstheme="minorHAnsi"/>
              <w:kern w:val="2"/>
              <w:szCs w:val="18"/>
              <w:lang w:eastAsia="en-GB"/>
              <w14:ligatures w14:val="standardContextual"/>
            </w:rPr>
          </w:rPrChange>
        </w:rPr>
        <w:t>, subject to the provisions below.</w:t>
      </w:r>
    </w:p>
    <w:p w14:paraId="6C073FCC" w14:textId="77777777" w:rsidR="006936E8" w:rsidRPr="0022764C" w:rsidRDefault="006936E8" w:rsidP="006936E8">
      <w:pPr>
        <w:spacing w:before="0" w:after="160" w:line="259" w:lineRule="auto"/>
        <w:ind w:left="1440" w:hanging="360"/>
        <w:rPr>
          <w:rFonts w:eastAsia="Calibri" w:cstheme="minorHAnsi"/>
          <w:bCs/>
          <w:szCs w:val="18"/>
          <w:lang w:eastAsia="en-GB"/>
          <w:rPrChange w:id="2790" w:author="stuart wolstenholme" w:date="2026-05-29T12:46:00Z" w16du:dateUtc="2026-05-29T11:46:00Z">
            <w:rPr>
              <w:rFonts w:eastAsia="Calibri" w:cstheme="minorHAnsi"/>
              <w:bCs/>
              <w:szCs w:val="18"/>
              <w:lang w:eastAsia="en-GB"/>
            </w:rPr>
          </w:rPrChange>
        </w:rPr>
      </w:pPr>
      <w:r w:rsidRPr="0022764C">
        <w:rPr>
          <w:rFonts w:eastAsia="Calibri" w:cstheme="minorHAnsi"/>
          <w:bCs/>
          <w:szCs w:val="18"/>
          <w:lang w:eastAsia="en-GB"/>
          <w:rPrChange w:id="2791" w:author="stuart wolstenholme" w:date="2026-05-29T12:46:00Z" w16du:dateUtc="2026-05-29T11:46:00Z">
            <w:rPr>
              <w:rFonts w:eastAsia="Calibri" w:cstheme="minorHAnsi"/>
              <w:bCs/>
              <w:szCs w:val="18"/>
              <w:lang w:eastAsia="en-GB"/>
            </w:rPr>
          </w:rPrChange>
        </w:rPr>
        <w:t>ii)</w:t>
      </w:r>
      <w:r w:rsidRPr="0022764C">
        <w:rPr>
          <w:rFonts w:eastAsia="Calibri" w:cstheme="minorHAnsi"/>
          <w:bCs/>
          <w:szCs w:val="18"/>
          <w:lang w:eastAsia="en-GB"/>
          <w:rPrChange w:id="2792" w:author="stuart wolstenholme" w:date="2026-05-29T12:46:00Z" w16du:dateUtc="2026-05-29T11:46:00Z">
            <w:rPr>
              <w:rFonts w:eastAsia="Calibri" w:cstheme="minorHAnsi"/>
              <w:bCs/>
              <w:szCs w:val="18"/>
              <w:lang w:eastAsia="en-GB"/>
            </w:rPr>
          </w:rPrChange>
        </w:rPr>
        <w:tab/>
        <w:t xml:space="preserve">For all </w:t>
      </w:r>
      <w:r w:rsidRPr="0022764C">
        <w:rPr>
          <w:rFonts w:eastAsia="Calibri" w:cstheme="minorHAnsi"/>
          <w:b/>
          <w:bCs/>
          <w:szCs w:val="18"/>
          <w:lang w:eastAsia="en-GB"/>
          <w:rPrChange w:id="279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794" w:author="stuart wolstenholme" w:date="2026-05-29T12:46:00Z" w16du:dateUtc="2026-05-29T11:46:00Z">
            <w:rPr>
              <w:rFonts w:eastAsia="Calibri" w:cstheme="minorHAnsi"/>
              <w:bCs/>
              <w:szCs w:val="18"/>
              <w:lang w:eastAsia="en-GB"/>
            </w:rPr>
          </w:rPrChange>
        </w:rPr>
        <w:t>, the loss amount will not exceed the lesser of the following:</w:t>
      </w:r>
    </w:p>
    <w:p w14:paraId="6D2769EC" w14:textId="77777777" w:rsidR="006936E8" w:rsidRPr="0022764C" w:rsidRDefault="006936E8" w:rsidP="006936E8">
      <w:pPr>
        <w:spacing w:before="0" w:after="160" w:line="259" w:lineRule="auto"/>
        <w:ind w:left="1800" w:hanging="360"/>
        <w:contextualSpacing/>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7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Change w:id="2797" w:author="stuart wolstenholme" w:date="2026-05-29T12:46:00Z" w16du:dateUtc="2026-05-29T11:46:00Z">
            <w:rPr>
              <w:rFonts w:eastAsia="Calibri" w:cstheme="minorHAnsi"/>
              <w:szCs w:val="18"/>
              <w:lang w:eastAsia="en-GB"/>
            </w:rPr>
          </w:rPrChange>
        </w:rPr>
        <w:t>;</w:t>
      </w:r>
      <w:r w:rsidRPr="0022764C">
        <w:rPr>
          <w:rFonts w:eastAsia="Calibri" w:cstheme="minorHAnsi"/>
          <w:bCs/>
          <w:szCs w:val="18"/>
          <w:lang w:eastAsia="en-GB"/>
          <w:rPrChange w:id="2798" w:author="stuart wolstenholme" w:date="2026-05-29T12:46:00Z" w16du:dateUtc="2026-05-29T11:46:00Z">
            <w:rPr>
              <w:rFonts w:eastAsia="Calibri" w:cstheme="minorHAnsi"/>
              <w:bCs/>
              <w:szCs w:val="18"/>
              <w:lang w:eastAsia="en-GB"/>
            </w:rPr>
          </w:rPrChange>
        </w:rPr>
        <w:t xml:space="preserve"> the cost to rebuild or replace </w:t>
      </w:r>
      <w:r w:rsidRPr="0022764C">
        <w:rPr>
          <w:rFonts w:eastAsia="Calibri" w:cstheme="minorHAnsi"/>
          <w:b/>
          <w:bCs/>
          <w:szCs w:val="18"/>
          <w:lang w:eastAsia="en-GB"/>
          <w:rPrChange w:id="2799"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0" w:author="stuart wolstenholme" w:date="2026-05-29T12:46:00Z" w16du:dateUtc="2026-05-29T11:46:00Z">
            <w:rPr>
              <w:rFonts w:eastAsia="Calibri" w:cstheme="minorHAnsi"/>
              <w:bCs/>
              <w:szCs w:val="18"/>
              <w:lang w:eastAsia="en-GB"/>
            </w:rPr>
          </w:rPrChange>
        </w:rPr>
        <w:t xml:space="preserve">on the same site with new materials of like size, kind and quality; the cost of rebuilding, repairing or replacing </w:t>
      </w:r>
      <w:r w:rsidRPr="0022764C">
        <w:rPr>
          <w:rFonts w:eastAsia="Calibri" w:cstheme="minorHAnsi"/>
          <w:b/>
          <w:bCs/>
          <w:szCs w:val="18"/>
          <w:lang w:eastAsia="en-GB"/>
          <w:rPrChange w:id="2801"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2" w:author="stuart wolstenholme" w:date="2026-05-29T12:46:00Z" w16du:dateUtc="2026-05-29T11:46:00Z">
            <w:rPr>
              <w:rFonts w:eastAsia="Calibri" w:cstheme="minorHAnsi"/>
              <w:bCs/>
              <w:szCs w:val="18"/>
              <w:lang w:eastAsia="en-GB"/>
            </w:rPr>
          </w:rPrChange>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14:paraId="1C176378"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14:paraId="484FB940"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Change w:id="2805"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6" w:author="stuart wolstenholme" w:date="2026-05-29T12:46:00Z" w16du:dateUtc="2026-05-29T11:46:00Z">
            <w:rPr>
              <w:rFonts w:eastAsia="Calibri" w:cstheme="minorHAnsi"/>
              <w:bCs/>
              <w:szCs w:val="18"/>
              <w:lang w:eastAsia="en-GB"/>
            </w:rPr>
          </w:rPrChange>
        </w:rPr>
        <w:t xml:space="preserve"> is scheduled for demolition;</w:t>
      </w:r>
    </w:p>
    <w:p w14:paraId="3582B11B"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Change w:id="2808"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9" w:author="stuart wolstenholme" w:date="2026-05-29T12:46:00Z" w16du:dateUtc="2026-05-29T11:46:00Z">
            <w:rPr>
              <w:rFonts w:eastAsia="Calibri" w:cstheme="minorHAnsi"/>
              <w:bCs/>
              <w:szCs w:val="18"/>
              <w:lang w:eastAsia="en-GB"/>
            </w:rPr>
          </w:rPrChange>
        </w:rPr>
        <w:t xml:space="preserve"> is not repaired or replaced at </w:t>
      </w:r>
      <w:r w:rsidRPr="0022764C">
        <w:rPr>
          <w:rFonts w:eastAsia="Calibri" w:cstheme="minorHAnsi"/>
          <w:szCs w:val="18"/>
          <w:lang w:eastAsia="en-GB"/>
          <w:rPrChange w:id="2810"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14:paraId="71D11F04"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11"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Change w:id="2812" w:author="stuart wolstenholme" w:date="2026-05-29T12:46:00Z" w16du:dateUtc="2026-05-29T11:46:00Z">
            <w:rPr>
              <w:rFonts w:eastAsia="Calibri" w:cstheme="minorHAnsi"/>
              <w:bCs/>
              <w:szCs w:val="18"/>
              <w:lang w:eastAsia="en-GB"/>
            </w:rPr>
          </w:rPrChange>
        </w:rPr>
        <w:t xml:space="preserve"> if the </w:t>
      </w:r>
      <w:r w:rsidRPr="0022764C">
        <w:rPr>
          <w:rFonts w:eastAsia="Calibri" w:cstheme="minorHAnsi"/>
          <w:b/>
          <w:bCs/>
          <w:szCs w:val="18"/>
          <w:lang w:eastAsia="en-GB"/>
          <w:rPrChange w:id="281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14" w:author="stuart wolstenholme" w:date="2026-05-29T12:46:00Z" w16du:dateUtc="2026-05-29T11:46:00Z">
            <w:rPr>
              <w:rFonts w:eastAsia="Calibri" w:cstheme="minorHAnsi"/>
              <w:bCs/>
              <w:szCs w:val="18"/>
              <w:lang w:eastAsia="en-GB"/>
            </w:rPr>
          </w:rPrChange>
        </w:rPr>
        <w:t xml:space="preserve"> is useless to </w:t>
      </w:r>
      <w:r w:rsidRPr="0022764C">
        <w:rPr>
          <w:rFonts w:eastAsia="Calibri" w:cstheme="minorHAnsi"/>
          <w:szCs w:val="18"/>
          <w:lang w:eastAsia="en-GB"/>
          <w:rPrChange w:id="2815"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8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is not repaired, replaced or rebuilt on the same or another site within two (2) years from the date of the loss.</w:t>
      </w:r>
    </w:p>
    <w:p w14:paraId="7E9FBDDB" w14:textId="77777777" w:rsidR="006936E8" w:rsidRPr="0022764C" w:rsidRDefault="006936E8" w:rsidP="006936E8">
      <w:pPr>
        <w:spacing w:before="0" w:after="160" w:line="259" w:lineRule="auto"/>
        <w:ind w:left="1800"/>
        <w:contextualSpacing/>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pPr>
    </w:p>
    <w:p w14:paraId="51437FDB" w14:textId="77777777"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281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81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820"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2821"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2822"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2823"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2824"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282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826"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2827"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2828"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829" w:author="stuart wolstenholme" w:date="2026-05-29T12:46:00Z" w16du:dateUtc="2026-05-29T11:46:00Z">
            <w:rPr>
              <w:rFonts w:eastAsia="Calibri" w:cstheme="minorHAnsi"/>
              <w:szCs w:val="18"/>
              <w:lang w:val="en-US" w:eastAsia="en-GB"/>
            </w:rPr>
          </w:rPrChange>
        </w:rPr>
        <w:t>.</w:t>
      </w:r>
    </w:p>
    <w:p w14:paraId="258CD3CB" w14:textId="77777777" w:rsidR="006936E8" w:rsidRPr="0022764C" w:rsidRDefault="006936E8" w:rsidP="006936E8">
      <w:pPr>
        <w:spacing w:before="0" w:after="160" w:line="259" w:lineRule="auto"/>
        <w:ind w:left="360"/>
        <w:contextualSpacing/>
        <w:rPr>
          <w:rFonts w:eastAsia="Calibri" w:cstheme="minorHAnsi"/>
          <w:b/>
          <w:bCs/>
          <w:sz w:val="22"/>
          <w:szCs w:val="22"/>
          <w:lang w:eastAsia="en-GB"/>
          <w:rPrChange w:id="2830" w:author="stuart wolstenholme" w:date="2026-05-29T12:46:00Z" w16du:dateUtc="2026-05-29T11:46:00Z">
            <w:rPr>
              <w:rFonts w:eastAsia="Calibri" w:cstheme="minorHAnsi"/>
              <w:b/>
              <w:bCs/>
              <w:sz w:val="22"/>
              <w:szCs w:val="22"/>
              <w:lang w:val="en-US" w:eastAsia="en-GB"/>
            </w:rPr>
          </w:rPrChange>
        </w:rPr>
      </w:pPr>
    </w:p>
    <w:p w14:paraId="26A5E76B" w14:textId="77777777" w:rsidR="006936E8" w:rsidRPr="0022764C" w:rsidRDefault="006936E8" w:rsidP="006936E8">
      <w:pPr>
        <w:spacing w:before="0" w:after="160" w:line="259" w:lineRule="auto"/>
        <w:contextualSpacing/>
        <w:rPr>
          <w:rFonts w:eastAsia="Calibri" w:cstheme="minorHAnsi"/>
          <w:bCs/>
          <w:color w:val="009CE5"/>
          <w:sz w:val="32"/>
          <w:szCs w:val="26"/>
        </w:rPr>
      </w:pPr>
      <w:r w:rsidRPr="0022764C">
        <w:rPr>
          <w:rFonts w:eastAsia="Calibri" w:cstheme="minorHAnsi"/>
          <w:bCs/>
          <w:color w:val="009CE5"/>
          <w:sz w:val="32"/>
          <w:szCs w:val="26"/>
        </w:rPr>
        <w:t>Material Changes</w:t>
      </w:r>
    </w:p>
    <w:p w14:paraId="45ABB116" w14:textId="77777777" w:rsidR="006936E8" w:rsidRPr="0022764C" w:rsidRDefault="006936E8" w:rsidP="006936E8">
      <w:pPr>
        <w:numPr>
          <w:ilvl w:val="0"/>
          <w:numId w:val="510"/>
        </w:numPr>
        <w:spacing w:before="0" w:after="160" w:line="259" w:lineRule="auto"/>
        <w:contextualSpacing/>
        <w:rPr>
          <w:rFonts w:eastAsia="Calibri" w:cstheme="minorHAnsi"/>
          <w:b/>
          <w:color w:val="009CE5"/>
          <w:sz w:val="22"/>
          <w:szCs w:val="22"/>
          <w:rPrChange w:id="2831" w:author="stuart wolstenholme" w:date="2026-05-29T12:46:00Z" w16du:dateUtc="2026-05-29T11:46:00Z">
            <w:rPr>
              <w:rFonts w:eastAsia="Calibri" w:cstheme="minorHAnsi"/>
              <w:b/>
              <w:color w:val="009CE5"/>
              <w:sz w:val="22"/>
              <w:szCs w:val="22"/>
            </w:rPr>
          </w:rPrChange>
        </w:rPr>
      </w:pPr>
      <w:bookmarkStart w:id="2832" w:name="_Hlk166765119"/>
      <w:r w:rsidRPr="0022764C">
        <w:rPr>
          <w:rFonts w:eastAsia="Calibri" w:cstheme="minorHAnsi"/>
          <w:b/>
          <w:sz w:val="22"/>
          <w:szCs w:val="22"/>
          <w:rPrChange w:id="2833" w:author="stuart wolstenholme" w:date="2026-05-29T12:46:00Z" w16du:dateUtc="2026-05-29T11:46:00Z">
            <w:rPr>
              <w:rFonts w:eastAsia="Calibri" w:cstheme="minorHAnsi"/>
              <w:b/>
              <w:sz w:val="22"/>
              <w:szCs w:val="22"/>
            </w:rPr>
          </w:rPrChange>
        </w:rPr>
        <w:t>Mergers and Acquisitions</w:t>
      </w:r>
    </w:p>
    <w:p w14:paraId="66B58231" w14:textId="77777777" w:rsidR="006936E8" w:rsidRPr="0022764C" w:rsidRDefault="006936E8" w:rsidP="006936E8">
      <w:pPr>
        <w:spacing w:before="0" w:after="160" w:line="259" w:lineRule="auto"/>
        <w:ind w:left="360"/>
        <w:contextualSpacing/>
        <w:rPr>
          <w:rFonts w:eastAsia="Times New Roman" w:cstheme="minorHAnsi"/>
          <w:b/>
          <w:bCs/>
          <w:szCs w:val="18"/>
          <w:lang w:eastAsia="en-GB"/>
          <w:rPrChange w:id="2834"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2835"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36"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37"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2838"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2839"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2840" w:author="stuart wolstenholme" w:date="2026-05-29T12:46:00Z" w16du:dateUtc="2026-05-29T11:46:00Z">
            <w:rPr>
              <w:rFonts w:eastAsia="Times New Roman" w:cstheme="minorHAnsi"/>
              <w:szCs w:val="18"/>
              <w:lang w:val="en-US" w:eastAsia="en-GB"/>
            </w:rPr>
          </w:rPrChange>
        </w:rPr>
        <w:t>:</w:t>
      </w:r>
    </w:p>
    <w:p w14:paraId="5C506C8A"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1"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284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2844"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2845" w:author="stuart wolstenholme" w:date="2026-05-29T12:46:00Z" w16du:dateUtc="2026-05-29T11:46:00Z">
            <w:rPr>
              <w:rFonts w:eastAsia="Calibri" w:cstheme="minorHAnsi"/>
              <w:sz w:val="19"/>
              <w:szCs w:val="19"/>
              <w:lang w:val="en-US"/>
            </w:rPr>
          </w:rPrChange>
        </w:rPr>
        <w:t xml:space="preserve"> </w:t>
      </w:r>
    </w:p>
    <w:p w14:paraId="1460C2B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6"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2847"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8"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2849"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2850" w:author="stuart wolstenholme" w:date="2026-05-29T12:46:00Z" w16du:dateUtc="2026-05-29T11:46:00Z">
            <w:rPr>
              <w:rFonts w:eastAsia="Calibri" w:cstheme="minorHAnsi"/>
              <w:szCs w:val="18"/>
              <w:lang w:val="en-US"/>
            </w:rPr>
          </w:rPrChange>
        </w:rPr>
        <w:t xml:space="preserve"> </w:t>
      </w:r>
    </w:p>
    <w:p w14:paraId="5F1A1B5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1"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2852"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2853"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2854"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2855" w:author="stuart wolstenholme" w:date="2026-05-29T12:46:00Z" w16du:dateUtc="2026-05-29T11:46:00Z">
            <w:rPr>
              <w:rFonts w:eastAsia="Calibri" w:cstheme="minorHAnsi"/>
              <w:sz w:val="19"/>
              <w:szCs w:val="19"/>
              <w:lang w:val="en-US"/>
            </w:rPr>
          </w:rPrChange>
        </w:rPr>
        <w:t xml:space="preserve"> </w:t>
      </w:r>
    </w:p>
    <w:p w14:paraId="0797383D"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6"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2857"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2858" w:author="stuart wolstenholme" w:date="2026-05-29T12:46:00Z" w16du:dateUtc="2026-05-29T11:46:00Z">
            <w:rPr>
              <w:rFonts w:eastAsia="Arial" w:cstheme="minorHAnsi"/>
              <w:szCs w:val="18"/>
              <w:lang w:val="en-US"/>
            </w:rPr>
          </w:rPrChange>
        </w:rPr>
        <w:t>that could give rise to such a claim;</w:t>
      </w:r>
    </w:p>
    <w:p w14:paraId="4F554404" w14:textId="77777777" w:rsidR="006936E8" w:rsidRPr="0022764C" w:rsidRDefault="006936E8" w:rsidP="006936E8">
      <w:pPr>
        <w:spacing w:before="0" w:after="160" w:line="259" w:lineRule="auto"/>
        <w:ind w:left="360"/>
        <w:rPr>
          <w:rFonts w:eastAsia="Calibri" w:cstheme="minorHAnsi"/>
          <w:bCs/>
          <w:color w:val="009CE5"/>
          <w:szCs w:val="18"/>
          <w:rPrChange w:id="2859" w:author="stuart wolstenholme" w:date="2026-05-29T12:46:00Z" w16du:dateUtc="2026-05-29T11:46:00Z">
            <w:rPr>
              <w:rFonts w:eastAsia="Calibri" w:cstheme="minorHAnsi"/>
              <w:bCs/>
              <w:color w:val="009CE5"/>
              <w:szCs w:val="18"/>
            </w:rPr>
          </w:rPrChange>
        </w:rPr>
      </w:pPr>
      <w:r w:rsidRPr="0022764C">
        <w:rPr>
          <w:rFonts w:eastAsia="Calibri" w:cstheme="minorHAnsi"/>
          <w:kern w:val="2"/>
          <w:szCs w:val="18"/>
          <w14:ligatures w14:val="standardContextual"/>
          <w:rPrChange w:id="2860" w:author="stuart wolstenholme" w:date="2026-05-29T12:46:00Z" w16du:dateUtc="2026-05-29T11:46:00Z">
            <w:rPr>
              <w:rFonts w:eastAsia="Calibri" w:cstheme="minorHAnsi"/>
              <w:kern w:val="2"/>
              <w:szCs w:val="18"/>
              <w14:ligatures w14:val="standardContextual"/>
            </w:rPr>
          </w:rPrChange>
        </w:rPr>
        <w:t xml:space="preserve">then this Policy shall automatically include such entity as an </w:t>
      </w:r>
      <w:r w:rsidRPr="0022764C">
        <w:rPr>
          <w:rFonts w:eastAsia="Calibri" w:cstheme="minorHAnsi"/>
          <w:b/>
          <w:bCs/>
          <w:kern w:val="2"/>
          <w:szCs w:val="18"/>
          <w14:ligatures w14:val="standardContextual"/>
          <w:rPrChange w:id="2861" w:author="stuart wolstenholme" w:date="2026-05-29T12:46:00Z" w16du:dateUtc="2026-05-29T11:46:00Z">
            <w:rPr>
              <w:rFonts w:eastAsia="Calibri" w:cstheme="minorHAnsi"/>
              <w:b/>
              <w:bCs/>
              <w:kern w:val="2"/>
              <w:szCs w:val="18"/>
              <w14:ligatures w14:val="standardContextual"/>
            </w:rPr>
          </w:rPrChange>
        </w:rPr>
        <w:t xml:space="preserve">Insured </w:t>
      </w:r>
      <w:r w:rsidRPr="0022764C">
        <w:rPr>
          <w:rFonts w:eastAsia="Calibri" w:cstheme="minorHAnsi"/>
          <w:kern w:val="2"/>
          <w:szCs w:val="18"/>
          <w14:ligatures w14:val="standardContextual"/>
          <w:rPrChange w:id="2862" w:author="stuart wolstenholme" w:date="2026-05-29T12:46:00Z" w16du:dateUtc="2026-05-29T11:46:00Z">
            <w:rPr>
              <w:rFonts w:eastAsia="Calibri" w:cstheme="minorHAnsi"/>
              <w:kern w:val="2"/>
              <w:szCs w:val="18"/>
              <w14:ligatures w14:val="standardContextual"/>
            </w:rPr>
          </w:rPrChange>
        </w:rPr>
        <w:t xml:space="preserve">but only in respect of any </w:t>
      </w:r>
      <w:r w:rsidRPr="0022764C">
        <w:rPr>
          <w:rFonts w:eastAsia="Times New Roman" w:cstheme="minorHAnsi"/>
          <w:b/>
          <w:bCs/>
          <w:szCs w:val="18"/>
          <w:lang w:eastAsia="en-GB"/>
          <w:rPrChange w:id="2863"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2864"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2865"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2866"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2867"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2868"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14:paraId="151F2EB7" w14:textId="77777777" w:rsidR="006936E8" w:rsidRPr="0022764C" w:rsidRDefault="006936E8" w:rsidP="006936E8">
      <w:pPr>
        <w:numPr>
          <w:ilvl w:val="0"/>
          <w:numId w:val="511"/>
        </w:numPr>
        <w:spacing w:before="0" w:after="160" w:line="259" w:lineRule="auto"/>
        <w:contextualSpacing/>
        <w:rPr>
          <w:rFonts w:eastAsia="Calibri" w:cstheme="minorHAnsi"/>
          <w:bCs/>
          <w:color w:val="009CE5"/>
          <w:szCs w:val="18"/>
          <w:rPrChange w:id="2869" w:author="stuart wolstenholme" w:date="2026-05-29T12:46:00Z" w16du:dateUtc="2026-05-29T11:46:00Z">
            <w:rPr>
              <w:rFonts w:eastAsia="Calibri" w:cstheme="minorHAnsi"/>
              <w:bCs/>
              <w:color w:val="009CE5"/>
              <w:szCs w:val="18"/>
            </w:rPr>
          </w:rPrChange>
        </w:rPr>
      </w:pPr>
      <w:r w:rsidRPr="0022764C">
        <w:rPr>
          <w:rFonts w:eastAsia="Calibri" w:cstheme="minorHAnsi"/>
          <w:b/>
          <w:sz w:val="22"/>
          <w:szCs w:val="22"/>
          <w:rPrChange w:id="2870" w:author="stuart wolstenholme" w:date="2026-05-29T12:46:00Z" w16du:dateUtc="2026-05-29T11:46:00Z">
            <w:rPr>
              <w:rFonts w:eastAsia="Calibri" w:cstheme="minorHAnsi"/>
              <w:b/>
              <w:sz w:val="22"/>
              <w:szCs w:val="22"/>
            </w:rPr>
          </w:rPrChange>
        </w:rPr>
        <w:t>Sold Subsidiaries</w:t>
      </w:r>
    </w:p>
    <w:p w14:paraId="684FCD1D" w14:textId="77777777"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2871"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72"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73"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2874"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2875"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2876"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2877"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2878"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2879"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2880"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2881"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2882"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2883"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2884"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2885"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2886"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2887"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2888"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2889"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2890"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2891"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2892"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2832"/>
    <w:p w14:paraId="587CB8EF" w14:textId="77777777" w:rsidR="006936E8" w:rsidRPr="0022764C" w:rsidRDefault="006936E8" w:rsidP="006936E8">
      <w:pPr>
        <w:spacing w:before="0" w:after="160" w:line="259" w:lineRule="auto"/>
        <w:contextualSpacing/>
        <w:rPr>
          <w:rFonts w:eastAsia="Calibri" w:cstheme="minorHAnsi"/>
          <w:bCs/>
          <w:color w:val="009CE5"/>
          <w:sz w:val="32"/>
          <w:szCs w:val="26"/>
        </w:rPr>
      </w:pPr>
    </w:p>
    <w:p w14:paraId="43CF9C24" w14:textId="77777777" w:rsidR="006936E8" w:rsidRPr="0022764C" w:rsidRDefault="006936E8" w:rsidP="006936E8">
      <w:pPr>
        <w:spacing w:before="0" w:after="160" w:line="259" w:lineRule="auto"/>
        <w:contextualSpacing/>
        <w:rPr>
          <w:rFonts w:eastAsia="Calibri" w:cstheme="minorHAnsi"/>
          <w:bCs/>
          <w:color w:val="009CE5"/>
          <w:sz w:val="32"/>
          <w:szCs w:val="26"/>
          <w:rPrChange w:id="2893" w:author="stuart wolstenholme" w:date="2026-05-29T12:46:00Z" w16du:dateUtc="2026-05-29T11:46:00Z">
            <w:rPr>
              <w:rFonts w:eastAsia="Calibri" w:cstheme="minorHAnsi"/>
              <w:bCs/>
              <w:color w:val="009CE5"/>
              <w:sz w:val="32"/>
              <w:szCs w:val="26"/>
            </w:rPr>
          </w:rPrChange>
        </w:rPr>
      </w:pPr>
      <w:r w:rsidRPr="0022764C">
        <w:rPr>
          <w:rFonts w:eastAsia="Calibri" w:cstheme="minorHAnsi"/>
          <w:bCs/>
          <w:color w:val="009CE5"/>
          <w:sz w:val="32"/>
          <w:szCs w:val="26"/>
          <w:rPrChange w:id="2894" w:author="stuart wolstenholme" w:date="2026-05-29T12:46:00Z" w16du:dateUtc="2026-05-29T11:46:00Z">
            <w:rPr>
              <w:rFonts w:eastAsia="Calibri" w:cstheme="minorHAnsi"/>
              <w:bCs/>
              <w:color w:val="009CE5"/>
              <w:sz w:val="32"/>
              <w:szCs w:val="26"/>
            </w:rPr>
          </w:rPrChange>
        </w:rPr>
        <w:t>General Conditions</w:t>
      </w:r>
    </w:p>
    <w:p w14:paraId="0EA5D976" w14:textId="77777777" w:rsidR="006936E8" w:rsidRPr="0022764C" w:rsidRDefault="006936E8" w:rsidP="006936E8">
      <w:pPr>
        <w:spacing w:before="0" w:after="160" w:line="259" w:lineRule="auto"/>
        <w:contextualSpacing/>
        <w:rPr>
          <w:rFonts w:eastAsia="Calibri" w:cstheme="minorHAnsi"/>
          <w:bCs/>
          <w:color w:val="009CE5"/>
          <w:szCs w:val="18"/>
          <w:rPrChange w:id="2895" w:author="stuart wolstenholme" w:date="2026-05-29T12:46:00Z" w16du:dateUtc="2026-05-29T11:46:00Z">
            <w:rPr>
              <w:rFonts w:eastAsia="Calibri" w:cstheme="minorHAnsi"/>
              <w:bCs/>
              <w:color w:val="009CE5"/>
              <w:szCs w:val="18"/>
            </w:rPr>
          </w:rPrChange>
        </w:rPr>
      </w:pPr>
    </w:p>
    <w:p w14:paraId="0B94492E" w14:textId="77777777" w:rsidR="006936E8" w:rsidRPr="0022764C" w:rsidRDefault="006936E8" w:rsidP="006936E8">
      <w:pPr>
        <w:numPr>
          <w:ilvl w:val="0"/>
          <w:numId w:val="497"/>
        </w:numPr>
        <w:spacing w:before="0" w:after="160" w:line="259" w:lineRule="auto"/>
        <w:contextualSpacing/>
        <w:rPr>
          <w:rFonts w:eastAsia="Calibri" w:cstheme="minorHAnsi"/>
          <w:b/>
          <w:bCs/>
          <w:sz w:val="22"/>
          <w:szCs w:val="22"/>
          <w:lang w:eastAsia="en-GB"/>
          <w:rPrChange w:id="2896"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897" w:author="stuart wolstenholme" w:date="2026-05-29T12:46:00Z" w16du:dateUtc="2026-05-29T11:46:00Z">
            <w:rPr>
              <w:rFonts w:eastAsia="Calibri" w:cstheme="minorHAnsi"/>
              <w:b/>
              <w:sz w:val="22"/>
              <w:szCs w:val="22"/>
              <w:lang w:val="en-US" w:eastAsia="en-GB"/>
            </w:rPr>
          </w:rPrChange>
        </w:rPr>
        <w:t>Assistance and Cooperation</w:t>
      </w:r>
    </w:p>
    <w:p w14:paraId="52C81DDC"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898"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899"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2900"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2901"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2902"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2903"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290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290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290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10"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291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291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914"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291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6"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291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18"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291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20"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292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22"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2923"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2924" w:author="stuart wolstenholme" w:date="2026-05-29T12:46:00Z" w16du:dateUtc="2026-05-29T11:46:00Z">
            <w:rPr>
              <w:rFonts w:eastAsia="Calibri" w:cstheme="minorHAnsi"/>
              <w:szCs w:val="18"/>
              <w:lang w:val="en-US" w:eastAsia="en-GB"/>
            </w:rPr>
          </w:rPrChange>
        </w:rPr>
        <w:t xml:space="preserve"> exposure under this Policy.</w:t>
      </w:r>
    </w:p>
    <w:p w14:paraId="622E6AF2"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25"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926"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292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2928"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292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2930"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2931"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293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3"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14:paraId="29C9A094"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34"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935"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293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293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294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944"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2945"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2946"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2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2950"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295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29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55"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295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29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58"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295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60"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29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2962" w:author="stuart wolstenholme" w:date="2026-05-29T12:46:00Z" w16du:dateUtc="2026-05-29T11:46:00Z">
            <w:rPr>
              <w:rFonts w:eastAsia="Calibri" w:cstheme="minorHAnsi"/>
              <w:bCs/>
              <w:sz w:val="19"/>
              <w:szCs w:val="19"/>
              <w:lang w:val="en-US" w:eastAsia="en-GB"/>
            </w:rPr>
          </w:rPrChange>
        </w:rPr>
        <w:t>.</w:t>
      </w:r>
    </w:p>
    <w:p w14:paraId="37221F5D" w14:textId="77777777" w:rsidR="006936E8" w:rsidRPr="0022764C" w:rsidRDefault="006936E8" w:rsidP="006936E8">
      <w:pPr>
        <w:spacing w:before="0" w:after="160" w:line="259" w:lineRule="auto"/>
        <w:ind w:left="1080"/>
        <w:contextualSpacing/>
        <w:rPr>
          <w:rFonts w:eastAsia="Calibri" w:cstheme="minorHAnsi"/>
          <w:b/>
          <w:bCs/>
          <w:szCs w:val="18"/>
          <w:lang w:eastAsia="en-GB"/>
          <w:rPrChange w:id="2963" w:author="stuart wolstenholme" w:date="2026-05-29T12:46:00Z" w16du:dateUtc="2026-05-29T11:46:00Z">
            <w:rPr>
              <w:rFonts w:eastAsia="Calibri" w:cstheme="minorHAnsi"/>
              <w:b/>
              <w:bCs/>
              <w:szCs w:val="18"/>
              <w:lang w:val="en-US" w:eastAsia="en-GB"/>
            </w:rPr>
          </w:rPrChange>
        </w:rPr>
      </w:pPr>
    </w:p>
    <w:p w14:paraId="331A0535" w14:textId="77777777" w:rsidR="006936E8" w:rsidRPr="0022764C" w:rsidRDefault="006936E8" w:rsidP="006936E8">
      <w:pPr>
        <w:numPr>
          <w:ilvl w:val="0"/>
          <w:numId w:val="499"/>
        </w:numPr>
        <w:spacing w:before="0" w:after="160" w:line="259" w:lineRule="auto"/>
        <w:contextualSpacing/>
        <w:rPr>
          <w:rFonts w:eastAsia="Calibri" w:cstheme="minorHAnsi"/>
          <w:b/>
          <w:bCs/>
          <w:sz w:val="22"/>
          <w:szCs w:val="22"/>
          <w:lang w:eastAsia="en-GB"/>
          <w:rPrChange w:id="2964"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965" w:author="stuart wolstenholme" w:date="2026-05-29T12:46:00Z" w16du:dateUtc="2026-05-29T11:46:00Z">
            <w:rPr>
              <w:rFonts w:eastAsia="Calibri" w:cstheme="minorHAnsi"/>
              <w:b/>
              <w:sz w:val="22"/>
              <w:szCs w:val="22"/>
              <w:lang w:val="en-US" w:eastAsia="en-GB"/>
            </w:rPr>
          </w:rPrChange>
        </w:rPr>
        <w:t>Subrogation</w:t>
      </w:r>
    </w:p>
    <w:p w14:paraId="0846949B"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66"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2967"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296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69"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297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1"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2972"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3"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297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5"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297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7" w:author="stuart wolstenholme" w:date="2026-05-29T12:46:00Z" w16du:dateUtc="2026-05-29T11:46:00Z">
            <w:rPr>
              <w:rFonts w:eastAsia="Calibri" w:cstheme="minorHAnsi"/>
              <w:szCs w:val="18"/>
              <w:lang w:val="en-US"/>
            </w:rPr>
          </w:rPrChange>
        </w:rPr>
        <w:t xml:space="preserve"> may reasonably </w:t>
      </w:r>
      <w:r w:rsidRPr="0022764C">
        <w:rPr>
          <w:rFonts w:eastAsia="Calibri" w:cstheme="minorHAnsi"/>
          <w:szCs w:val="18"/>
          <w:rPrChange w:id="2978" w:author="stuart wolstenholme" w:date="2026-05-29T12:46:00Z" w16du:dateUtc="2026-05-29T11:46:00Z">
            <w:rPr>
              <w:rFonts w:eastAsia="Calibri" w:cstheme="minorHAnsi"/>
              <w:szCs w:val="18"/>
              <w:lang w:val="en-US"/>
            </w:rPr>
          </w:rPrChange>
        </w:rPr>
        <w:t xml:space="preserve">require. The </w:t>
      </w:r>
      <w:r w:rsidRPr="0022764C">
        <w:rPr>
          <w:rFonts w:eastAsia="Calibri" w:cstheme="minorHAnsi"/>
          <w:b/>
          <w:szCs w:val="18"/>
          <w:rPrChange w:id="297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80"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2981" w:author="stuart wolstenholme" w:date="2026-05-29T12:46:00Z" w16du:dateUtc="2026-05-29T11:46:00Z">
            <w:rPr>
              <w:rFonts w:eastAsia="Calibri" w:cstheme="minorHAnsi"/>
              <w:b/>
              <w:szCs w:val="18"/>
              <w:lang w:val="en-US"/>
            </w:rPr>
          </w:rPrChange>
        </w:rPr>
        <w:t>Claim</w:t>
      </w:r>
      <w:r w:rsidRPr="0022764C">
        <w:rPr>
          <w:rFonts w:eastAsia="Calibri" w:cstheme="minorHAnsi"/>
          <w:szCs w:val="18"/>
          <w:rPrChange w:id="2982"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298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2984" w:author="stuart wolstenholme" w:date="2026-05-29T12:46:00Z" w16du:dateUtc="2026-05-29T11:46:00Z">
            <w:rPr>
              <w:rFonts w:eastAsia="Calibri" w:cstheme="minorHAnsi"/>
              <w:szCs w:val="18"/>
              <w:lang w:val="en-US"/>
            </w:rPr>
          </w:rPrChange>
        </w:rPr>
        <w:t xml:space="preserve"> subrogation rights.</w:t>
      </w:r>
    </w:p>
    <w:p w14:paraId="16BFA353"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85"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2986"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298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29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98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990"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299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2993"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994"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299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996"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2997" w:author="stuart wolstenholme" w:date="2026-05-29T12:46:00Z" w16du:dateUtc="2026-05-29T11:46:00Z">
            <w:rPr>
              <w:rFonts w:eastAsia="Calibri" w:cstheme="minorHAnsi"/>
              <w:b/>
              <w:bCs/>
              <w:szCs w:val="18"/>
              <w:lang w:val="en-US" w:eastAsia="en-GB"/>
            </w:rPr>
          </w:rPrChange>
        </w:rPr>
        <w:t xml:space="preserve"> Insured.</w:t>
      </w:r>
    </w:p>
    <w:p w14:paraId="50E976A7"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998" w:author="stuart wolstenholme" w:date="2026-05-29T12:46:00Z" w16du:dateUtc="2026-05-29T11:46:00Z">
            <w:rPr>
              <w:rFonts w:eastAsia="Calibri" w:cstheme="minorHAnsi"/>
              <w:bCs/>
              <w:szCs w:val="18"/>
              <w:lang w:val="en-US" w:eastAsia="en-GB"/>
            </w:rPr>
          </w:rPrChange>
        </w:rPr>
      </w:pPr>
    </w:p>
    <w:p w14:paraId="2779B3CB" w14:textId="77777777" w:rsidR="006936E8" w:rsidRPr="0022764C" w:rsidRDefault="006936E8" w:rsidP="006936E8">
      <w:pPr>
        <w:numPr>
          <w:ilvl w:val="0"/>
          <w:numId w:val="501"/>
        </w:numPr>
        <w:spacing w:before="0" w:after="160" w:line="259" w:lineRule="auto"/>
        <w:contextualSpacing/>
        <w:rPr>
          <w:rFonts w:eastAsia="Calibri" w:cstheme="minorHAnsi"/>
          <w:b/>
          <w:sz w:val="22"/>
          <w:szCs w:val="22"/>
          <w:lang w:eastAsia="en-GB"/>
          <w:rPrChange w:id="299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00" w:author="stuart wolstenholme" w:date="2026-05-29T12:46:00Z" w16du:dateUtc="2026-05-29T11:46:00Z">
            <w:rPr>
              <w:rFonts w:eastAsia="Calibri" w:cstheme="minorHAnsi"/>
              <w:b/>
              <w:sz w:val="22"/>
              <w:szCs w:val="22"/>
              <w:lang w:val="en-US" w:eastAsia="en-GB"/>
            </w:rPr>
          </w:rPrChange>
        </w:rPr>
        <w:t>Other Insurance</w:t>
      </w:r>
    </w:p>
    <w:p w14:paraId="02F34565" w14:textId="77777777" w:rsidR="006936E8" w:rsidRPr="0022764C" w:rsidRDefault="006936E8" w:rsidP="006936E8">
      <w:pPr>
        <w:spacing w:before="0" w:after="160" w:line="259" w:lineRule="auto"/>
        <w:ind w:left="360"/>
        <w:contextualSpacing/>
        <w:rPr>
          <w:rFonts w:eastAsia="Times New Roman" w:cstheme="minorHAnsi"/>
          <w:szCs w:val="18"/>
          <w:rPrChange w:id="3001"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002"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003"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004"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005"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006"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007"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008" w:author="stuart wolstenholme" w:date="2026-05-29T12:46:00Z" w16du:dateUtc="2026-05-29T11:46:00Z">
            <w:rPr>
              <w:rFonts w:eastAsia="Times New Roman" w:cstheme="minorHAnsi"/>
              <w:szCs w:val="18"/>
              <w:lang w:val="en-US"/>
            </w:rPr>
          </w:rPrChange>
        </w:rPr>
        <w:t xml:space="preserve"> obligations are limited as follows:</w:t>
      </w:r>
    </w:p>
    <w:p w14:paraId="49B9F494" w14:textId="77777777"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009"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010"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011"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012"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013"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014" w:author="stuart wolstenholme" w:date="2026-05-29T12:46:00Z" w16du:dateUtc="2026-05-29T11:46:00Z">
            <w:rPr>
              <w:rFonts w:eastAsia="Times New Roman" w:cstheme="minorHAnsi"/>
              <w:szCs w:val="18"/>
              <w:lang w:val="en-US"/>
            </w:rPr>
          </w:rPrChange>
        </w:rPr>
        <w:t>.</w:t>
      </w:r>
    </w:p>
    <w:p w14:paraId="7DE8B724"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15"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16"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01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1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19"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020"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021"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022"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023"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0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025"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14:paraId="63C6EE11"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26"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27"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0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2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30"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031"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032"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033"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034" w:author="stuart wolstenholme" w:date="2026-05-29T12:46:00Z" w16du:dateUtc="2026-05-29T11:46:00Z">
            <w:rPr>
              <w:rFonts w:eastAsia="Times New Roman" w:cstheme="minorHAnsi"/>
              <w:snapToGrid w:val="0"/>
              <w:szCs w:val="18"/>
              <w:lang w:val="en-US"/>
            </w:rPr>
          </w:rPrChange>
        </w:rPr>
        <w:t>only in the absence of other valid and collectible insurance.</w:t>
      </w:r>
    </w:p>
    <w:p w14:paraId="61A7E41B" w14:textId="77777777" w:rsidR="006936E8" w:rsidRPr="0022764C" w:rsidRDefault="006936E8" w:rsidP="006936E8">
      <w:pPr>
        <w:spacing w:before="0" w:after="160" w:line="259" w:lineRule="auto"/>
        <w:ind w:left="1080"/>
        <w:contextualSpacing/>
        <w:rPr>
          <w:rFonts w:eastAsia="Calibri" w:cstheme="minorHAnsi"/>
          <w:b/>
          <w:szCs w:val="18"/>
          <w:lang w:eastAsia="en-GB"/>
          <w:rPrChange w:id="3035" w:author="stuart wolstenholme" w:date="2026-05-29T12:46:00Z" w16du:dateUtc="2026-05-29T11:46:00Z">
            <w:rPr>
              <w:rFonts w:eastAsia="Calibri" w:cstheme="minorHAnsi"/>
              <w:b/>
              <w:szCs w:val="18"/>
              <w:lang w:val="en-US" w:eastAsia="en-GB"/>
            </w:rPr>
          </w:rPrChange>
        </w:rPr>
      </w:pPr>
    </w:p>
    <w:p w14:paraId="00E6C929"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03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37" w:author="stuart wolstenholme" w:date="2026-05-29T12:46:00Z" w16du:dateUtc="2026-05-29T11:46:00Z">
            <w:rPr>
              <w:rFonts w:eastAsia="Calibri" w:cstheme="minorHAnsi"/>
              <w:b/>
              <w:sz w:val="22"/>
              <w:szCs w:val="22"/>
              <w:lang w:val="en-US" w:eastAsia="en-GB"/>
            </w:rPr>
          </w:rPrChange>
        </w:rPr>
        <w:t>Cancellation</w:t>
      </w:r>
    </w:p>
    <w:p w14:paraId="30BFEC35" w14:textId="6DFF817B" w:rsidR="006936E8" w:rsidRPr="0022764C" w:rsidRDefault="006936E8" w:rsidP="006936E8">
      <w:pPr>
        <w:spacing w:before="0" w:after="160" w:line="259" w:lineRule="auto"/>
        <w:ind w:left="360"/>
        <w:contextualSpacing/>
        <w:rPr>
          <w:rFonts w:eastAsia="Calibri" w:cstheme="minorHAnsi"/>
          <w:bCs/>
          <w:szCs w:val="18"/>
          <w:lang w:eastAsia="en-GB"/>
          <w:rPrChange w:id="3038"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039"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04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041" w:author="stuart wolstenholme" w:date="2026-05-29T12:46:00Z" w16du:dateUtc="2026-05-29T11:46:00Z">
            <w:rPr>
              <w:rFonts w:eastAsia="Calibri" w:cstheme="minorHAnsi"/>
              <w:bCs/>
              <w:szCs w:val="18"/>
              <w:lang w:val="en-US" w:eastAsia="en-GB"/>
            </w:rPr>
          </w:rPrChange>
        </w:rPr>
        <w:t xml:space="preserve"> by fourteen </w:t>
      </w:r>
      <w:del w:id="3042" w:author="stuart wolstenholme" w:date="2026-05-29T12:49:00Z" w16du:dateUtc="2026-05-29T11:49:00Z">
        <w:r w:rsidRPr="0022764C" w:rsidDel="0022764C">
          <w:rPr>
            <w:rFonts w:eastAsia="Calibri" w:cstheme="minorHAnsi"/>
            <w:bCs/>
            <w:szCs w:val="18"/>
            <w:lang w:eastAsia="en-GB"/>
            <w:rPrChange w:id="3043" w:author="stuart wolstenholme" w:date="2026-05-29T12:46:00Z" w16du:dateUtc="2026-05-29T11:46:00Z">
              <w:rPr>
                <w:rFonts w:eastAsia="Calibri" w:cstheme="minorHAnsi"/>
                <w:bCs/>
                <w:szCs w:val="18"/>
                <w:lang w:val="en-US" w:eastAsia="en-GB"/>
              </w:rPr>
            </w:rPrChange>
          </w:rPr>
          <w:delText>days notice</w:delText>
        </w:r>
      </w:del>
      <w:ins w:id="3044"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045"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04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047" w:author="stuart wolstenholme" w:date="2026-05-29T12:46:00Z" w16du:dateUtc="2026-05-29T11:46:00Z">
            <w:rPr>
              <w:rFonts w:eastAsia="Calibri" w:cstheme="minorHAnsi"/>
              <w:bCs/>
              <w:szCs w:val="18"/>
              <w:lang w:val="en-US" w:eastAsia="en-GB"/>
            </w:rPr>
          </w:rPrChange>
        </w:rPr>
        <w:t>.</w:t>
      </w:r>
    </w:p>
    <w:p w14:paraId="4DD57D94"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048" w:author="stuart wolstenholme" w:date="2026-05-29T12:46:00Z" w16du:dateUtc="2026-05-29T11:46:00Z">
            <w:rPr>
              <w:rFonts w:eastAsia="Calibri" w:cstheme="minorHAnsi"/>
              <w:b/>
              <w:sz w:val="22"/>
              <w:szCs w:val="22"/>
              <w:lang w:val="en-US" w:eastAsia="en-GB"/>
            </w:rPr>
          </w:rPrChange>
        </w:rPr>
      </w:pPr>
    </w:p>
    <w:p w14:paraId="123F7152"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04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50" w:author="stuart wolstenholme" w:date="2026-05-29T12:46:00Z" w16du:dateUtc="2026-05-29T11:46:00Z">
            <w:rPr>
              <w:rFonts w:eastAsia="Calibri" w:cstheme="minorHAnsi"/>
              <w:b/>
              <w:sz w:val="22"/>
              <w:szCs w:val="22"/>
              <w:lang w:val="en-US" w:eastAsia="en-GB"/>
            </w:rPr>
          </w:rPrChange>
        </w:rPr>
        <w:t>Dishonest or Fraudulent Act or Omission</w:t>
      </w:r>
    </w:p>
    <w:p w14:paraId="26EB0ACB" w14:textId="5581D17C" w:rsidR="006936E8" w:rsidRPr="0022764C" w:rsidRDefault="006936E8" w:rsidP="006936E8">
      <w:pPr>
        <w:spacing w:before="0" w:after="160" w:line="259" w:lineRule="auto"/>
        <w:ind w:left="360"/>
        <w:contextualSpacing/>
        <w:rPr>
          <w:rFonts w:eastAsia="Calibri" w:cstheme="minorHAnsi"/>
          <w:b/>
          <w:szCs w:val="18"/>
          <w:lang w:eastAsia="en-GB"/>
          <w:rPrChange w:id="305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052"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053"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54"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055" w:author="stuart wolstenholme" w:date="2026-05-29T12:46:00Z" w16du:dateUtc="2026-05-29T11:46:00Z">
            <w:rPr>
              <w:rFonts w:eastAsia="Arial" w:cstheme="minorHAnsi"/>
              <w:b/>
              <w:szCs w:val="18"/>
              <w:lang w:val="en-US"/>
            </w:rPr>
          </w:rPrChange>
        </w:rPr>
        <w:t xml:space="preserve"> </w:t>
      </w:r>
      <w:del w:id="3056" w:author="stuart wolstenholme" w:date="2026-05-29T12:49:00Z" w16du:dateUtc="2026-05-29T11:49:00Z">
        <w:r w:rsidRPr="0022764C" w:rsidDel="0022764C">
          <w:rPr>
            <w:rFonts w:eastAsia="Arial" w:cstheme="minorHAnsi"/>
            <w:b/>
            <w:szCs w:val="18"/>
            <w:rPrChange w:id="3057"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058"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059" w:author="stuart wolstenholme" w:date="2026-05-29T12:46:00Z" w16du:dateUtc="2026-05-29T11:46:00Z">
              <w:rPr>
                <w:rFonts w:eastAsia="Calibri" w:cstheme="minorHAnsi"/>
                <w:szCs w:val="18"/>
                <w:lang w:val="en-US" w:eastAsia="en-GB"/>
              </w:rPr>
            </w:rPrChange>
          </w:rPr>
          <w:delText xml:space="preserve"> the</w:delText>
        </w:r>
      </w:del>
      <w:ins w:id="3060"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Change w:id="3061" w:author="stuart wolstenholme" w:date="2026-05-29T12:46:00Z" w16du:dateUtc="2026-05-29T11:46:00Z">
              <w:rPr>
                <w:rFonts w:eastAsia="Calibri" w:cstheme="minorHAnsi"/>
                <w:szCs w:val="18"/>
                <w:lang w:eastAsia="en-GB"/>
              </w:rPr>
            </w:rPrChange>
          </w:rPr>
          <w:t>the</w:t>
        </w:r>
      </w:ins>
      <w:r w:rsidRPr="0022764C">
        <w:rPr>
          <w:rFonts w:eastAsia="Arial" w:cstheme="minorHAnsi"/>
          <w:b/>
          <w:bCs/>
          <w:szCs w:val="18"/>
          <w:rPrChange w:id="3062"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63"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064"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065"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066"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7"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06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9"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07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1"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07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073"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74"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075"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0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077"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07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9"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080"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081" w:author="stuart wolstenholme" w:date="2026-05-29T12:46:00Z" w16du:dateUtc="2026-05-29T11:46:00Z">
            <w:rPr>
              <w:rFonts w:eastAsia="Arial" w:cstheme="minorHAnsi"/>
              <w:szCs w:val="18"/>
              <w:lang w:val="en-US"/>
            </w:rPr>
          </w:rPrChange>
        </w:rPr>
        <w:t>.</w:t>
      </w:r>
    </w:p>
    <w:p w14:paraId="2209C379" w14:textId="77777777" w:rsidR="006936E8" w:rsidRPr="0022764C" w:rsidRDefault="006936E8" w:rsidP="006936E8">
      <w:pPr>
        <w:spacing w:before="0" w:after="160" w:line="259" w:lineRule="auto"/>
        <w:ind w:left="360"/>
        <w:contextualSpacing/>
        <w:rPr>
          <w:rFonts w:eastAsia="Calibri" w:cstheme="minorHAnsi"/>
          <w:b/>
          <w:szCs w:val="18"/>
          <w:lang w:eastAsia="en-GB"/>
          <w:rPrChange w:id="3082" w:author="stuart wolstenholme" w:date="2026-05-29T12:46:00Z" w16du:dateUtc="2026-05-29T11:46:00Z">
            <w:rPr>
              <w:rFonts w:eastAsia="Calibri" w:cstheme="minorHAnsi"/>
              <w:b/>
              <w:szCs w:val="18"/>
              <w:lang w:val="en-US" w:eastAsia="en-GB"/>
            </w:rPr>
          </w:rPrChange>
        </w:rPr>
      </w:pPr>
    </w:p>
    <w:p w14:paraId="6B9CB57F"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08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84" w:author="stuart wolstenholme" w:date="2026-05-29T12:46:00Z" w16du:dateUtc="2026-05-29T11:46:00Z">
            <w:rPr>
              <w:rFonts w:eastAsia="Calibri" w:cstheme="minorHAnsi"/>
              <w:b/>
              <w:sz w:val="22"/>
              <w:szCs w:val="22"/>
              <w:lang w:val="en-US" w:eastAsia="en-GB"/>
            </w:rPr>
          </w:rPrChange>
        </w:rPr>
        <w:t>Fraudulent Claims</w:t>
      </w:r>
    </w:p>
    <w:p w14:paraId="75EBC058" w14:textId="77777777" w:rsidR="006936E8" w:rsidRPr="0022764C" w:rsidRDefault="006936E8" w:rsidP="006936E8">
      <w:pPr>
        <w:spacing w:before="0" w:line="259" w:lineRule="auto"/>
        <w:ind w:left="360"/>
        <w:rPr>
          <w:rFonts w:eastAsia="Arial" w:cstheme="minorHAnsi"/>
          <w:szCs w:val="18"/>
          <w:rPrChange w:id="3085" w:author="stuart wolstenholme" w:date="2026-05-29T12:46:00Z" w16du:dateUtc="2026-05-29T11:46:00Z">
            <w:rPr>
              <w:rFonts w:eastAsia="Arial" w:cstheme="minorHAnsi"/>
              <w:szCs w:val="18"/>
              <w:lang w:val="en-US"/>
            </w:rPr>
          </w:rPrChange>
        </w:rPr>
      </w:pPr>
      <w:r w:rsidRPr="0022764C">
        <w:rPr>
          <w:rFonts w:eastAsia="Arial" w:cstheme="minorHAnsi"/>
          <w:szCs w:val="18"/>
          <w:rPrChange w:id="3086"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08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088"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089"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090"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09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092" w:author="stuart wolstenholme" w:date="2026-05-29T12:46:00Z" w16du:dateUtc="2026-05-29T11:46:00Z">
            <w:rPr>
              <w:rFonts w:eastAsia="Arial" w:cstheme="minorHAnsi"/>
              <w:szCs w:val="18"/>
              <w:lang w:val="en-US"/>
            </w:rPr>
          </w:rPrChange>
        </w:rPr>
        <w:t>will:</w:t>
      </w:r>
    </w:p>
    <w:p w14:paraId="703EEFDE" w14:textId="77777777" w:rsidR="006936E8" w:rsidRPr="0022764C" w:rsidRDefault="006936E8" w:rsidP="006936E8">
      <w:pPr>
        <w:numPr>
          <w:ilvl w:val="0"/>
          <w:numId w:val="504"/>
        </w:numPr>
        <w:spacing w:before="0" w:after="160" w:line="259" w:lineRule="auto"/>
        <w:rPr>
          <w:rFonts w:eastAsia="Calibri" w:cstheme="minorHAnsi"/>
          <w:szCs w:val="18"/>
          <w:lang w:eastAsia="en-GB"/>
          <w:rPrChange w:id="3093"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094"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095"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96" w:author="stuart wolstenholme" w:date="2026-05-29T12:46:00Z" w16du:dateUtc="2026-05-29T11:46:00Z">
            <w:rPr>
              <w:rFonts w:eastAsia="Arial" w:cstheme="minorHAnsi"/>
              <w:szCs w:val="18"/>
              <w:lang w:val="en-US"/>
            </w:rPr>
          </w:rPrChange>
        </w:rPr>
        <w:t>; and</w:t>
      </w:r>
    </w:p>
    <w:p w14:paraId="39851A40" w14:textId="77777777" w:rsidR="006936E8" w:rsidRPr="0022764C" w:rsidRDefault="006936E8" w:rsidP="006936E8">
      <w:pPr>
        <w:numPr>
          <w:ilvl w:val="0"/>
          <w:numId w:val="504"/>
        </w:numPr>
        <w:spacing w:before="0" w:after="160" w:line="259" w:lineRule="auto"/>
        <w:rPr>
          <w:rFonts w:eastAsia="Calibri" w:cstheme="minorHAnsi"/>
          <w:b/>
          <w:sz w:val="22"/>
          <w:szCs w:val="22"/>
          <w:lang w:eastAsia="en-GB"/>
          <w:rPrChange w:id="3097"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098" w:author="stuart wolstenholme" w:date="2026-05-29T12:46:00Z" w16du:dateUtc="2026-05-29T11:46:00Z">
            <w:rPr>
              <w:rFonts w:eastAsia="Arial" w:cstheme="minorHAnsi"/>
              <w:szCs w:val="18"/>
              <w:lang w:val="en-US"/>
            </w:rPr>
          </w:rPrChange>
        </w:rPr>
        <w:lastRenderedPageBreak/>
        <w:t xml:space="preserve">recover from the </w:t>
      </w:r>
      <w:r w:rsidRPr="0022764C">
        <w:rPr>
          <w:rFonts w:eastAsia="Arial" w:cstheme="minorHAnsi"/>
          <w:b/>
          <w:bCs/>
          <w:szCs w:val="18"/>
          <w:rPrChange w:id="3099"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00"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101"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102" w:author="stuart wolstenholme" w:date="2026-05-29T12:46:00Z" w16du:dateUtc="2026-05-29T11:46:00Z">
            <w:rPr>
              <w:rFonts w:eastAsia="Arial" w:cstheme="minorHAnsi"/>
              <w:sz w:val="15"/>
              <w:szCs w:val="22"/>
              <w:lang w:val="en-US"/>
            </w:rPr>
          </w:rPrChange>
        </w:rPr>
        <w:t>.</w:t>
      </w:r>
    </w:p>
    <w:p w14:paraId="424CD3CE" w14:textId="77777777" w:rsidR="006936E8" w:rsidRPr="0022764C" w:rsidRDefault="006936E8" w:rsidP="006936E8">
      <w:pPr>
        <w:spacing w:before="0" w:line="259" w:lineRule="auto"/>
        <w:ind w:left="360"/>
        <w:rPr>
          <w:rFonts w:eastAsia="Arial" w:cstheme="minorHAnsi"/>
          <w:szCs w:val="18"/>
          <w:rPrChange w:id="3103" w:author="stuart wolstenholme" w:date="2026-05-29T12:46:00Z" w16du:dateUtc="2026-05-29T11:46:00Z">
            <w:rPr>
              <w:rFonts w:eastAsia="Arial" w:cstheme="minorHAnsi"/>
              <w:szCs w:val="18"/>
              <w:lang w:val="en-US"/>
            </w:rPr>
          </w:rPrChange>
        </w:rPr>
      </w:pPr>
      <w:r w:rsidRPr="0022764C">
        <w:rPr>
          <w:rFonts w:eastAsia="Arial" w:cstheme="minorHAnsi"/>
          <w:szCs w:val="18"/>
          <w:rPrChange w:id="3104"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05"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06"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10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08"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10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10" w:author="stuart wolstenholme" w:date="2026-05-29T12:46:00Z" w16du:dateUtc="2026-05-29T11:46:00Z">
            <w:rPr>
              <w:rFonts w:eastAsia="Arial" w:cstheme="minorHAnsi"/>
              <w:szCs w:val="18"/>
              <w:lang w:val="en-US"/>
            </w:rPr>
          </w:rPrChange>
        </w:rPr>
        <w:t xml:space="preserve"> will:</w:t>
      </w:r>
    </w:p>
    <w:p w14:paraId="1866556A"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2" w:author="stuart wolstenholme" w:date="2026-05-29T12:46:00Z" w16du:dateUtc="2026-05-29T11:46:00Z">
            <w:rPr>
              <w:rFonts w:eastAsia="Arial" w:cstheme="minorHAnsi"/>
              <w:szCs w:val="18"/>
              <w:lang w:val="en-US"/>
            </w:rPr>
          </w:rPrChange>
        </w:rPr>
        <w:t>have no cover under the Policy from the date of termination; and</w:t>
      </w:r>
    </w:p>
    <w:p w14:paraId="28E7733D"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3"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4" w:author="stuart wolstenholme" w:date="2026-05-29T12:46:00Z" w16du:dateUtc="2026-05-29T11:46:00Z">
            <w:rPr>
              <w:rFonts w:eastAsia="Arial" w:cstheme="minorHAnsi"/>
              <w:szCs w:val="18"/>
              <w:lang w:val="en-US"/>
            </w:rPr>
          </w:rPrChange>
        </w:rPr>
        <w:t>not be entitled to any refund of premium.</w:t>
      </w:r>
    </w:p>
    <w:p w14:paraId="523CB9AF"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115" w:author="stuart wolstenholme" w:date="2026-05-29T12:46:00Z" w16du:dateUtc="2026-05-29T11:46:00Z">
            <w:rPr>
              <w:rFonts w:eastAsia="Calibri" w:cstheme="minorHAnsi"/>
              <w:b/>
              <w:sz w:val="22"/>
              <w:szCs w:val="22"/>
              <w:lang w:val="en-US" w:eastAsia="en-GB"/>
            </w:rPr>
          </w:rPrChange>
        </w:rPr>
      </w:pPr>
    </w:p>
    <w:p w14:paraId="7EAC5632"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11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17" w:author="stuart wolstenholme" w:date="2026-05-29T12:46:00Z" w16du:dateUtc="2026-05-29T11:46:00Z">
            <w:rPr>
              <w:rFonts w:eastAsia="Calibri" w:cstheme="minorHAnsi"/>
              <w:b/>
              <w:sz w:val="22"/>
              <w:szCs w:val="22"/>
              <w:lang w:val="en-US" w:eastAsia="en-GB"/>
            </w:rPr>
          </w:rPrChange>
        </w:rPr>
        <w:t>Invalidity</w:t>
      </w:r>
    </w:p>
    <w:p w14:paraId="3473C462" w14:textId="77777777" w:rsidR="006936E8" w:rsidRPr="0022764C" w:rsidRDefault="006936E8" w:rsidP="006936E8">
      <w:pPr>
        <w:spacing w:before="0" w:after="160" w:line="259" w:lineRule="auto"/>
        <w:ind w:left="360"/>
        <w:contextualSpacing/>
        <w:rPr>
          <w:rFonts w:eastAsia="Arial" w:cstheme="minorHAnsi"/>
          <w:szCs w:val="18"/>
          <w:rPrChange w:id="3118" w:author="stuart wolstenholme" w:date="2026-05-29T12:46:00Z" w16du:dateUtc="2026-05-29T11:46:00Z">
            <w:rPr>
              <w:rFonts w:eastAsia="Arial" w:cstheme="minorHAnsi"/>
              <w:szCs w:val="18"/>
              <w:lang w:val="en-US"/>
            </w:rPr>
          </w:rPrChange>
        </w:rPr>
      </w:pPr>
      <w:r w:rsidRPr="0022764C">
        <w:rPr>
          <w:rFonts w:eastAsia="Arial" w:cstheme="minorHAnsi"/>
          <w:szCs w:val="18"/>
          <w:rPrChange w:id="3119"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14:paraId="5841C622" w14:textId="77777777" w:rsidR="006936E8" w:rsidRPr="0022764C" w:rsidRDefault="006936E8" w:rsidP="006936E8">
      <w:pPr>
        <w:spacing w:before="0" w:after="160" w:line="259" w:lineRule="auto"/>
        <w:ind w:left="360"/>
        <w:contextualSpacing/>
        <w:rPr>
          <w:rFonts w:eastAsia="Arial" w:cstheme="minorHAnsi"/>
          <w:szCs w:val="18"/>
          <w:rPrChange w:id="3120" w:author="stuart wolstenholme" w:date="2026-05-29T12:46:00Z" w16du:dateUtc="2026-05-29T11:46:00Z">
            <w:rPr>
              <w:rFonts w:eastAsia="Arial" w:cstheme="minorHAnsi"/>
              <w:szCs w:val="18"/>
              <w:lang w:val="en-US"/>
            </w:rPr>
          </w:rPrChange>
        </w:rPr>
      </w:pPr>
    </w:p>
    <w:p w14:paraId="6E5ADAB8"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121"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22" w:author="stuart wolstenholme" w:date="2026-05-29T12:46:00Z" w16du:dateUtc="2026-05-29T11:46:00Z">
            <w:rPr>
              <w:rFonts w:eastAsia="Calibri" w:cstheme="minorHAnsi"/>
              <w:b/>
              <w:sz w:val="22"/>
              <w:szCs w:val="22"/>
              <w:lang w:val="en-US" w:eastAsia="en-GB"/>
            </w:rPr>
          </w:rPrChange>
        </w:rPr>
        <w:t>Notices</w:t>
      </w:r>
    </w:p>
    <w:p w14:paraId="2E85B2EA" w14:textId="77777777" w:rsidR="006936E8" w:rsidRPr="0022764C" w:rsidRDefault="006936E8" w:rsidP="006936E8">
      <w:pPr>
        <w:spacing w:before="0" w:after="160" w:line="259" w:lineRule="auto"/>
        <w:ind w:left="360"/>
        <w:contextualSpacing/>
        <w:rPr>
          <w:rFonts w:eastAsia="Arial" w:cstheme="minorHAnsi"/>
          <w:szCs w:val="18"/>
          <w:rPrChange w:id="3123" w:author="stuart wolstenholme" w:date="2026-05-29T12:46:00Z" w16du:dateUtc="2026-05-29T11:46:00Z">
            <w:rPr>
              <w:rFonts w:eastAsia="Arial" w:cstheme="minorHAnsi"/>
              <w:szCs w:val="18"/>
              <w:lang w:val="en-US"/>
            </w:rPr>
          </w:rPrChange>
        </w:rPr>
      </w:pPr>
      <w:r w:rsidRPr="0022764C">
        <w:rPr>
          <w:rFonts w:eastAsia="Arial" w:cstheme="minorHAnsi"/>
          <w:szCs w:val="18"/>
          <w:rPrChange w:id="3124"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14:paraId="5A2D8E67"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2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26"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127"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128"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129"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0"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131"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13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4"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13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6"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7" w:author="stuart wolstenholme" w:date="2026-05-29T12:46:00Z" w16du:dateUtc="2026-05-29T11:46:00Z">
            <w:rPr>
              <w:rFonts w:eastAsia="Arial" w:cstheme="minorHAnsi"/>
              <w:szCs w:val="18"/>
              <w:lang w:val="en-US"/>
            </w:rPr>
          </w:rPrChange>
        </w:rPr>
        <w:t xml:space="preserve"> broker;</w:t>
      </w:r>
    </w:p>
    <w:p w14:paraId="20BCE5A1"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38"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39"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14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41"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14:paraId="09C20DA9" w14:textId="77777777" w:rsidR="006936E8" w:rsidRPr="0022764C" w:rsidRDefault="006936E8" w:rsidP="006936E8">
      <w:pPr>
        <w:spacing w:before="0" w:after="160" w:line="259" w:lineRule="auto"/>
        <w:ind w:left="1080"/>
        <w:contextualSpacing/>
        <w:rPr>
          <w:rFonts w:eastAsia="Calibri" w:cstheme="minorHAnsi"/>
          <w:b/>
          <w:szCs w:val="18"/>
          <w:lang w:eastAsia="en-GB"/>
          <w:rPrChange w:id="3142" w:author="stuart wolstenholme" w:date="2026-05-29T12:46:00Z" w16du:dateUtc="2026-05-29T11:46:00Z">
            <w:rPr>
              <w:rFonts w:eastAsia="Calibri" w:cstheme="minorHAnsi"/>
              <w:b/>
              <w:szCs w:val="18"/>
              <w:lang w:val="en-US" w:eastAsia="en-GB"/>
            </w:rPr>
          </w:rPrChange>
        </w:rPr>
      </w:pPr>
    </w:p>
    <w:p w14:paraId="7492BA66" w14:textId="77777777" w:rsidR="006936E8" w:rsidRPr="0022764C" w:rsidRDefault="006936E8" w:rsidP="006936E8">
      <w:pPr>
        <w:numPr>
          <w:ilvl w:val="0"/>
          <w:numId w:val="503"/>
        </w:numPr>
        <w:spacing w:before="0" w:after="160" w:line="259" w:lineRule="auto"/>
        <w:contextualSpacing/>
        <w:rPr>
          <w:rFonts w:eastAsia="Calibri" w:cstheme="minorHAnsi"/>
          <w:b/>
          <w:sz w:val="22"/>
          <w:szCs w:val="22"/>
          <w:lang w:eastAsia="en-GB"/>
          <w:rPrChange w:id="314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44" w:author="stuart wolstenholme" w:date="2026-05-29T12:46:00Z" w16du:dateUtc="2026-05-29T11:46:00Z">
            <w:rPr>
              <w:rFonts w:eastAsia="Calibri" w:cstheme="minorHAnsi"/>
              <w:b/>
              <w:sz w:val="22"/>
              <w:szCs w:val="22"/>
              <w:lang w:val="en-US" w:eastAsia="en-GB"/>
            </w:rPr>
          </w:rPrChange>
        </w:rPr>
        <w:t>Other Parties</w:t>
      </w:r>
    </w:p>
    <w:p w14:paraId="3C05C920" w14:textId="77777777" w:rsidR="006936E8" w:rsidRPr="0022764C" w:rsidRDefault="006936E8" w:rsidP="006936E8">
      <w:pPr>
        <w:spacing w:before="0" w:after="160" w:line="259" w:lineRule="auto"/>
        <w:ind w:left="360"/>
        <w:contextualSpacing/>
        <w:rPr>
          <w:rFonts w:eastAsia="Arial" w:cstheme="minorHAnsi"/>
          <w:szCs w:val="18"/>
          <w:rPrChange w:id="3145" w:author="stuart wolstenholme" w:date="2026-05-29T12:46:00Z" w16du:dateUtc="2026-05-29T11:46:00Z">
            <w:rPr>
              <w:rFonts w:eastAsia="Arial" w:cstheme="minorHAnsi"/>
              <w:szCs w:val="18"/>
              <w:lang w:val="en-US"/>
            </w:rPr>
          </w:rPrChange>
        </w:rPr>
      </w:pPr>
      <w:r w:rsidRPr="0022764C">
        <w:rPr>
          <w:rFonts w:eastAsia="Arial" w:cstheme="minorHAnsi"/>
          <w:szCs w:val="18"/>
          <w:rPrChange w:id="3146"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4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48"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149"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50"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14:paraId="4501A405" w14:textId="77777777" w:rsidR="006936E8" w:rsidRPr="0022764C" w:rsidRDefault="006936E8" w:rsidP="006936E8">
      <w:pPr>
        <w:spacing w:before="0" w:after="160" w:line="259" w:lineRule="auto"/>
        <w:ind w:left="360"/>
        <w:contextualSpacing/>
        <w:rPr>
          <w:rFonts w:eastAsia="Arial" w:cstheme="minorHAnsi"/>
          <w:szCs w:val="18"/>
          <w:rPrChange w:id="3151" w:author="stuart wolstenholme" w:date="2026-05-29T12:46:00Z" w16du:dateUtc="2026-05-29T11:46:00Z">
            <w:rPr>
              <w:rFonts w:eastAsia="Arial" w:cstheme="minorHAnsi"/>
              <w:szCs w:val="18"/>
              <w:lang w:val="en-US"/>
            </w:rPr>
          </w:rPrChange>
        </w:rPr>
      </w:pPr>
    </w:p>
    <w:p w14:paraId="6AFE3406" w14:textId="77777777" w:rsidR="006936E8" w:rsidRPr="0022764C" w:rsidRDefault="006936E8" w:rsidP="006936E8">
      <w:pPr>
        <w:numPr>
          <w:ilvl w:val="0"/>
          <w:numId w:val="507"/>
        </w:numPr>
        <w:spacing w:before="0" w:after="160" w:line="259" w:lineRule="auto"/>
        <w:contextualSpacing/>
        <w:rPr>
          <w:rFonts w:eastAsia="Arial" w:cstheme="minorHAnsi"/>
          <w:szCs w:val="18"/>
          <w:rPrChange w:id="3152" w:author="stuart wolstenholme" w:date="2026-05-29T12:46:00Z" w16du:dateUtc="2026-05-29T11:46:00Z">
            <w:rPr>
              <w:rFonts w:eastAsia="Arial" w:cstheme="minorHAnsi"/>
              <w:szCs w:val="18"/>
              <w:lang w:val="en-US"/>
            </w:rPr>
          </w:rPrChange>
        </w:rPr>
      </w:pPr>
      <w:r w:rsidRPr="0022764C">
        <w:rPr>
          <w:rFonts w:eastAsia="Arial" w:cstheme="minorHAnsi"/>
          <w:b/>
          <w:bCs/>
          <w:sz w:val="22"/>
          <w:szCs w:val="22"/>
          <w:rPrChange w:id="3153" w:author="stuart wolstenholme" w:date="2026-05-29T12:46:00Z" w16du:dateUtc="2026-05-29T11:46:00Z">
            <w:rPr>
              <w:rFonts w:eastAsia="Arial" w:cstheme="minorHAnsi"/>
              <w:b/>
              <w:bCs/>
              <w:sz w:val="22"/>
              <w:szCs w:val="22"/>
              <w:lang w:val="en-US"/>
            </w:rPr>
          </w:rPrChange>
        </w:rPr>
        <w:t>Policy Construction and Disputes</w:t>
      </w:r>
    </w:p>
    <w:p w14:paraId="351EACB6" w14:textId="77777777" w:rsidR="006936E8" w:rsidRPr="0022764C" w:rsidRDefault="006936E8" w:rsidP="006936E8">
      <w:pPr>
        <w:spacing w:before="0" w:after="160" w:line="259" w:lineRule="auto"/>
        <w:ind w:left="360"/>
        <w:contextualSpacing/>
        <w:rPr>
          <w:rFonts w:eastAsia="Arial" w:cstheme="minorHAnsi"/>
          <w:szCs w:val="18"/>
          <w:rPrChange w:id="3154" w:author="stuart wolstenholme" w:date="2026-05-29T12:46:00Z" w16du:dateUtc="2026-05-29T11:46:00Z">
            <w:rPr>
              <w:rFonts w:eastAsia="Arial" w:cstheme="minorHAnsi"/>
              <w:szCs w:val="18"/>
              <w:lang w:val="en-US"/>
            </w:rPr>
          </w:rPrChange>
        </w:rPr>
      </w:pPr>
      <w:r w:rsidRPr="0022764C">
        <w:rPr>
          <w:rFonts w:eastAsia="Arial" w:cstheme="minorHAnsi"/>
          <w:szCs w:val="18"/>
          <w:rPrChange w:id="3155"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14:paraId="74D4968F" w14:textId="77777777" w:rsidR="006936E8" w:rsidRPr="0022764C" w:rsidRDefault="006936E8" w:rsidP="006936E8">
      <w:pPr>
        <w:spacing w:before="0" w:after="160" w:line="259" w:lineRule="auto"/>
        <w:ind w:left="360"/>
        <w:contextualSpacing/>
        <w:rPr>
          <w:rFonts w:eastAsia="Arial" w:cstheme="minorHAnsi"/>
          <w:szCs w:val="18"/>
          <w:rPrChange w:id="3156" w:author="stuart wolstenholme" w:date="2026-05-29T12:46:00Z" w16du:dateUtc="2026-05-29T11:46:00Z">
            <w:rPr>
              <w:rFonts w:eastAsia="Arial" w:cstheme="minorHAnsi"/>
              <w:szCs w:val="18"/>
              <w:lang w:val="en-US"/>
            </w:rPr>
          </w:rPrChange>
        </w:rPr>
      </w:pPr>
    </w:p>
    <w:p w14:paraId="1AA0E0FD" w14:textId="77777777" w:rsidR="006936E8" w:rsidRPr="0022764C" w:rsidRDefault="006936E8" w:rsidP="006936E8">
      <w:pPr>
        <w:spacing w:before="0" w:after="160" w:line="259" w:lineRule="auto"/>
        <w:ind w:left="360"/>
        <w:contextualSpacing/>
        <w:rPr>
          <w:rFonts w:eastAsia="Arial" w:cstheme="minorHAnsi"/>
          <w:szCs w:val="18"/>
          <w:rPrChange w:id="3157" w:author="stuart wolstenholme" w:date="2026-05-29T12:46:00Z" w16du:dateUtc="2026-05-29T11:46:00Z">
            <w:rPr>
              <w:rFonts w:eastAsia="Arial" w:cstheme="minorHAnsi"/>
              <w:szCs w:val="18"/>
              <w:lang w:val="en-US"/>
            </w:rPr>
          </w:rPrChange>
        </w:rPr>
      </w:pPr>
      <w:r w:rsidRPr="0022764C">
        <w:rPr>
          <w:rFonts w:eastAsia="Arial" w:cstheme="minorHAnsi"/>
          <w:szCs w:val="18"/>
          <w:rPrChange w:id="3158"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159"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160"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161"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2" w:author="stuart wolstenholme" w:date="2026-05-29T12:46:00Z" w16du:dateUtc="2026-05-29T11:46:00Z">
            <w:rPr>
              <w:rFonts w:eastAsia="Arial" w:cstheme="minorHAnsi"/>
              <w:szCs w:val="18"/>
              <w:lang w:val="en-US"/>
            </w:rPr>
          </w:rPrChange>
        </w:rPr>
        <w:t xml:space="preserve"> to be subject to the laws of England and Wales. Each party agrees to refer any such dispute to a mediator to be agreed between the </w:t>
      </w:r>
      <w:r w:rsidRPr="0022764C">
        <w:rPr>
          <w:rFonts w:eastAsia="Arial" w:cstheme="minorHAnsi"/>
          <w:b/>
          <w:bCs/>
          <w:szCs w:val="18"/>
          <w:rPrChange w:id="3163"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64"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6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6"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28E41943" w14:textId="77777777" w:rsidR="006936E8" w:rsidRPr="0022764C" w:rsidRDefault="006936E8" w:rsidP="006936E8">
      <w:pPr>
        <w:spacing w:before="0" w:after="160" w:line="259" w:lineRule="auto"/>
        <w:ind w:left="360"/>
        <w:contextualSpacing/>
        <w:rPr>
          <w:rFonts w:eastAsia="Arial" w:cstheme="minorHAnsi"/>
          <w:szCs w:val="18"/>
          <w:rPrChange w:id="3167" w:author="stuart wolstenholme" w:date="2026-05-29T12:46:00Z" w16du:dateUtc="2026-05-29T11:46:00Z">
            <w:rPr>
              <w:rFonts w:eastAsia="Arial" w:cstheme="minorHAnsi"/>
              <w:szCs w:val="18"/>
              <w:lang w:val="en-US"/>
            </w:rPr>
          </w:rPrChange>
        </w:rPr>
      </w:pPr>
    </w:p>
    <w:p w14:paraId="51A9E087" w14:textId="77777777" w:rsidR="006936E8" w:rsidRPr="0022764C" w:rsidRDefault="006936E8" w:rsidP="006936E8">
      <w:pPr>
        <w:spacing w:before="0" w:after="160" w:line="259" w:lineRule="auto"/>
        <w:ind w:left="360"/>
        <w:contextualSpacing/>
        <w:rPr>
          <w:rFonts w:eastAsia="Arial" w:cstheme="minorHAnsi"/>
          <w:szCs w:val="18"/>
          <w:rPrChange w:id="3168" w:author="stuart wolstenholme" w:date="2026-05-29T12:46:00Z" w16du:dateUtc="2026-05-29T11:46:00Z">
            <w:rPr>
              <w:rFonts w:eastAsia="Arial" w:cstheme="minorHAnsi"/>
              <w:szCs w:val="18"/>
              <w:lang w:val="en-US"/>
            </w:rPr>
          </w:rPrChange>
        </w:rPr>
      </w:pPr>
      <w:r w:rsidRPr="0022764C">
        <w:rPr>
          <w:rFonts w:eastAsia="Arial" w:cstheme="minorHAnsi"/>
          <w:szCs w:val="18"/>
          <w:rPrChange w:id="3169"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170"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1"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3"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w:t>
      </w:r>
      <w:r w:rsidRPr="0022764C">
        <w:rPr>
          <w:rFonts w:eastAsia="Arial" w:cstheme="minorHAnsi"/>
          <w:szCs w:val="18"/>
          <w:rPrChange w:id="3174" w:author="stuart wolstenholme" w:date="2026-05-29T12:46:00Z" w16du:dateUtc="2026-05-29T11:46:00Z">
            <w:rPr>
              <w:rFonts w:eastAsia="Arial" w:cstheme="minorHAnsi"/>
              <w:szCs w:val="18"/>
              <w:lang w:val="en-US"/>
            </w:rPr>
          </w:rPrChange>
        </w:rPr>
        <w:t xml:space="preserve">obligations. If any such dispute is not resolved by mediation or the </w:t>
      </w:r>
      <w:r w:rsidRPr="0022764C">
        <w:rPr>
          <w:rFonts w:eastAsia="Arial" w:cstheme="minorHAnsi"/>
          <w:b/>
          <w:bCs/>
          <w:szCs w:val="18"/>
          <w:rPrChange w:id="3175"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6"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8"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7D1775ED" w14:textId="77777777" w:rsidR="006936E8" w:rsidRPr="0022764C" w:rsidRDefault="006936E8" w:rsidP="006936E8">
      <w:pPr>
        <w:spacing w:before="0" w:after="160" w:line="259" w:lineRule="auto"/>
        <w:ind w:left="360"/>
        <w:contextualSpacing/>
        <w:rPr>
          <w:rFonts w:eastAsia="Arial" w:cstheme="minorHAnsi"/>
          <w:szCs w:val="18"/>
          <w:rPrChange w:id="3179" w:author="stuart wolstenholme" w:date="2026-05-29T12:46:00Z" w16du:dateUtc="2026-05-29T11:46:00Z">
            <w:rPr>
              <w:rFonts w:eastAsia="Arial" w:cstheme="minorHAnsi"/>
              <w:szCs w:val="18"/>
              <w:lang w:val="en-US"/>
            </w:rPr>
          </w:rPrChange>
        </w:rPr>
      </w:pPr>
    </w:p>
    <w:p w14:paraId="081411F7" w14:textId="77777777" w:rsidR="006936E8" w:rsidRPr="0022764C" w:rsidRDefault="006936E8" w:rsidP="006936E8">
      <w:pPr>
        <w:numPr>
          <w:ilvl w:val="0"/>
          <w:numId w:val="508"/>
        </w:numPr>
        <w:spacing w:before="0" w:after="160" w:line="259" w:lineRule="auto"/>
        <w:contextualSpacing/>
        <w:rPr>
          <w:rFonts w:eastAsia="Arial" w:cstheme="minorHAnsi"/>
          <w:b/>
          <w:bCs/>
          <w:sz w:val="22"/>
          <w:szCs w:val="22"/>
          <w:rPrChange w:id="3180"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81" w:author="stuart wolstenholme" w:date="2026-05-29T12:46:00Z" w16du:dateUtc="2026-05-29T11:46:00Z">
            <w:rPr>
              <w:rFonts w:eastAsia="Arial" w:cstheme="minorHAnsi"/>
              <w:b/>
              <w:bCs/>
              <w:sz w:val="22"/>
              <w:szCs w:val="22"/>
              <w:lang w:val="en-US"/>
            </w:rPr>
          </w:rPrChange>
        </w:rPr>
        <w:t>International Sanctions</w:t>
      </w:r>
    </w:p>
    <w:p w14:paraId="0501F6CB" w14:textId="77777777" w:rsidR="006936E8" w:rsidRPr="0022764C" w:rsidRDefault="006936E8" w:rsidP="006936E8">
      <w:pPr>
        <w:spacing w:before="0" w:after="160" w:line="259" w:lineRule="auto"/>
        <w:ind w:left="360"/>
        <w:rPr>
          <w:rFonts w:eastAsia="Arial" w:cstheme="minorHAnsi"/>
          <w:szCs w:val="18"/>
          <w:rPrChange w:id="3182" w:author="stuart wolstenholme" w:date="2026-05-29T12:46:00Z" w16du:dateUtc="2026-05-29T11:46:00Z">
            <w:rPr>
              <w:rFonts w:eastAsia="Arial" w:cstheme="minorHAnsi"/>
              <w:szCs w:val="18"/>
              <w:lang w:val="en-US"/>
            </w:rPr>
          </w:rPrChange>
        </w:rPr>
      </w:pPr>
      <w:r w:rsidRPr="0022764C">
        <w:rPr>
          <w:rFonts w:eastAsia="Arial" w:cstheme="minorHAnsi"/>
          <w:szCs w:val="18"/>
          <w:rPrChange w:id="3183"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84"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185"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186"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7"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18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9"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19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1"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14:paraId="376576DB" w14:textId="77777777" w:rsidR="006936E8" w:rsidRPr="0022764C" w:rsidRDefault="006936E8" w:rsidP="006936E8">
      <w:pPr>
        <w:numPr>
          <w:ilvl w:val="0"/>
          <w:numId w:val="508"/>
        </w:numPr>
        <w:spacing w:before="0" w:after="160" w:line="259" w:lineRule="auto"/>
        <w:rPr>
          <w:rFonts w:eastAsia="Arial" w:cstheme="minorHAnsi"/>
          <w:b/>
          <w:bCs/>
          <w:sz w:val="22"/>
          <w:szCs w:val="22"/>
          <w:rPrChange w:id="3192"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93" w:author="stuart wolstenholme" w:date="2026-05-29T12:46:00Z" w16du:dateUtc="2026-05-29T11:46:00Z">
            <w:rPr>
              <w:rFonts w:eastAsia="Arial" w:cstheme="minorHAnsi"/>
              <w:b/>
              <w:bCs/>
              <w:sz w:val="22"/>
              <w:szCs w:val="22"/>
              <w:lang w:val="en-US"/>
            </w:rPr>
          </w:rPrChange>
        </w:rPr>
        <w:t>Assignment</w:t>
      </w:r>
    </w:p>
    <w:p w14:paraId="4A8D705F" w14:textId="77777777" w:rsidR="006936E8" w:rsidRPr="0022764C" w:rsidRDefault="006936E8" w:rsidP="006936E8">
      <w:pPr>
        <w:spacing w:before="0" w:after="160" w:line="259" w:lineRule="auto"/>
        <w:ind w:left="360"/>
        <w:contextualSpacing/>
        <w:rPr>
          <w:rFonts w:eastAsia="Arial" w:cstheme="minorHAnsi"/>
          <w:szCs w:val="18"/>
          <w:rPrChange w:id="3194" w:author="stuart wolstenholme" w:date="2026-05-29T12:46:00Z" w16du:dateUtc="2026-05-29T11:46:00Z">
            <w:rPr>
              <w:rFonts w:eastAsia="Arial" w:cstheme="minorHAnsi"/>
              <w:szCs w:val="18"/>
              <w:lang w:val="en-US"/>
            </w:rPr>
          </w:rPrChange>
        </w:rPr>
      </w:pPr>
      <w:r w:rsidRPr="0022764C">
        <w:rPr>
          <w:rFonts w:eastAsia="Arial" w:cstheme="minorHAnsi"/>
          <w:szCs w:val="18"/>
          <w:rPrChange w:id="3195"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1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97"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19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9" w:author="stuart wolstenholme" w:date="2026-05-29T12:46:00Z" w16du:dateUtc="2026-05-29T11:46:00Z">
            <w:rPr>
              <w:rFonts w:eastAsia="Arial" w:cstheme="minorHAnsi"/>
              <w:szCs w:val="18"/>
              <w:lang w:val="en-US"/>
            </w:rPr>
          </w:rPrChange>
        </w:rPr>
        <w:t>.</w:t>
      </w:r>
    </w:p>
    <w:p w14:paraId="2F1CCAEC" w14:textId="77777777" w:rsidR="006936E8" w:rsidRPr="0022764C" w:rsidRDefault="006936E8" w:rsidP="006936E8">
      <w:pPr>
        <w:spacing w:before="0" w:after="160" w:line="259" w:lineRule="auto"/>
        <w:ind w:left="360"/>
        <w:contextualSpacing/>
        <w:rPr>
          <w:rFonts w:eastAsia="Arial" w:cstheme="minorHAnsi"/>
          <w:b/>
          <w:bCs/>
          <w:sz w:val="22"/>
          <w:szCs w:val="22"/>
          <w:rPrChange w:id="3200" w:author="stuart wolstenholme" w:date="2026-05-29T12:46:00Z" w16du:dateUtc="2026-05-29T11:46:00Z">
            <w:rPr>
              <w:rFonts w:eastAsia="Arial" w:cstheme="minorHAnsi"/>
              <w:b/>
              <w:bCs/>
              <w:sz w:val="22"/>
              <w:szCs w:val="22"/>
              <w:lang w:val="en-US"/>
            </w:rPr>
          </w:rPrChange>
        </w:rPr>
      </w:pPr>
    </w:p>
    <w:p w14:paraId="7EA1947A" w14:textId="77777777" w:rsidR="006936E8" w:rsidRPr="0022764C" w:rsidRDefault="006936E8" w:rsidP="006936E8">
      <w:pPr>
        <w:numPr>
          <w:ilvl w:val="0"/>
          <w:numId w:val="508"/>
        </w:numPr>
        <w:spacing w:before="0" w:after="160" w:line="259" w:lineRule="auto"/>
        <w:contextualSpacing/>
        <w:rPr>
          <w:rFonts w:eastAsia="Arial" w:cstheme="minorHAnsi"/>
          <w:b/>
          <w:bCs/>
          <w:sz w:val="22"/>
          <w:szCs w:val="22"/>
          <w:rPrChange w:id="3201"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02" w:author="stuart wolstenholme" w:date="2026-05-29T12:46:00Z" w16du:dateUtc="2026-05-29T11:46:00Z">
            <w:rPr>
              <w:rFonts w:eastAsia="Arial" w:cstheme="minorHAnsi"/>
              <w:b/>
              <w:bCs/>
              <w:sz w:val="22"/>
              <w:szCs w:val="22"/>
              <w:lang w:val="en-US"/>
            </w:rPr>
          </w:rPrChange>
        </w:rPr>
        <w:t>Complaints</w:t>
      </w:r>
    </w:p>
    <w:p w14:paraId="17C9F6DF" w14:textId="639424F0" w:rsidR="006936E8" w:rsidRPr="0022764C" w:rsidRDefault="006936E8" w:rsidP="006936E8">
      <w:pPr>
        <w:spacing w:before="0" w:after="160" w:line="259" w:lineRule="auto"/>
        <w:ind w:left="360"/>
        <w:contextualSpacing/>
        <w:rPr>
          <w:rFonts w:eastAsia="Arial" w:cstheme="minorHAnsi"/>
          <w:szCs w:val="18"/>
          <w:rPrChange w:id="3203" w:author="stuart wolstenholme" w:date="2026-05-29T12:46:00Z" w16du:dateUtc="2026-05-29T11:46:00Z">
            <w:rPr>
              <w:rFonts w:eastAsia="Arial" w:cstheme="minorHAnsi"/>
              <w:szCs w:val="18"/>
              <w:lang w:val="en-US"/>
            </w:rPr>
          </w:rPrChange>
        </w:rPr>
      </w:pPr>
      <w:r w:rsidRPr="0022764C">
        <w:rPr>
          <w:rFonts w:eastAsia="Arial" w:cstheme="minorHAnsi"/>
          <w:szCs w:val="18"/>
          <w:rPrChange w:id="320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20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06"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20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08" w:author="stuart wolstenholme" w:date="2026-05-29T12:46:00Z" w16du:dateUtc="2026-05-29T11:46:00Z">
            <w:rPr>
              <w:rFonts w:eastAsia="Arial" w:cstheme="minorHAnsi"/>
              <w:szCs w:val="18"/>
              <w:lang w:val="en-US"/>
            </w:rPr>
          </w:rPrChange>
        </w:rPr>
        <w:t xml:space="preserve"> with a </w:t>
      </w:r>
      <w:del w:id="3209" w:author="stuart wolstenholme" w:date="2026-05-29T12:49:00Z" w16du:dateUtc="2026-05-29T11:49:00Z">
        <w:r w:rsidRPr="0022764C" w:rsidDel="0022764C">
          <w:rPr>
            <w:rFonts w:eastAsia="Arial" w:cstheme="minorHAnsi"/>
            <w:szCs w:val="18"/>
            <w:rPrChange w:id="3210" w:author="stuart wolstenholme" w:date="2026-05-29T12:46:00Z" w16du:dateUtc="2026-05-29T11:46:00Z">
              <w:rPr>
                <w:rFonts w:eastAsia="Arial" w:cstheme="minorHAnsi"/>
                <w:szCs w:val="18"/>
                <w:lang w:val="en-US"/>
              </w:rPr>
            </w:rPrChange>
          </w:rPr>
          <w:delText>high quality</w:delText>
        </w:r>
      </w:del>
      <w:ins w:id="3211"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212"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21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14"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21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6"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21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8" w:author="stuart wolstenholme" w:date="2026-05-29T12:46:00Z" w16du:dateUtc="2026-05-29T11:46:00Z">
            <w:rPr>
              <w:rFonts w:eastAsia="Arial" w:cstheme="minorHAnsi"/>
              <w:szCs w:val="18"/>
              <w:lang w:val="en-US"/>
            </w:rPr>
          </w:rPrChange>
        </w:rPr>
        <w:t xml:space="preserve"> a </w:t>
      </w:r>
      <w:del w:id="3219" w:author="stuart wolstenholme" w:date="2026-05-29T12:49:00Z" w16du:dateUtc="2026-05-29T11:49:00Z">
        <w:r w:rsidRPr="0022764C" w:rsidDel="0022764C">
          <w:rPr>
            <w:rFonts w:eastAsia="Arial" w:cstheme="minorHAnsi"/>
            <w:szCs w:val="18"/>
            <w:rPrChange w:id="3220" w:author="stuart wolstenholme" w:date="2026-05-29T12:46:00Z" w16du:dateUtc="2026-05-29T11:46:00Z">
              <w:rPr>
                <w:rFonts w:eastAsia="Arial" w:cstheme="minorHAnsi"/>
                <w:szCs w:val="18"/>
                <w:lang w:val="en-US"/>
              </w:rPr>
            </w:rPrChange>
          </w:rPr>
          <w:delText>first class</w:delText>
        </w:r>
      </w:del>
      <w:ins w:id="3221"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222"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223"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224"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22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26"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227"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228"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2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30" w:author="stuart wolstenholme" w:date="2026-05-29T12:46:00Z" w16du:dateUtc="2026-05-29T11:46:00Z">
            <w:rPr>
              <w:rFonts w:eastAsia="Arial" w:cstheme="minorHAnsi"/>
              <w:szCs w:val="18"/>
              <w:lang w:val="en-US"/>
            </w:rPr>
          </w:rPrChange>
        </w:rPr>
        <w:t xml:space="preserve"> should in the first instance contact:</w:t>
      </w:r>
    </w:p>
    <w:p w14:paraId="3A1087E1" w14:textId="77777777" w:rsidR="006936E8" w:rsidRPr="0022764C" w:rsidRDefault="006936E8" w:rsidP="006936E8">
      <w:pPr>
        <w:spacing w:line="266" w:lineRule="auto"/>
        <w:ind w:left="360"/>
        <w:rPr>
          <w:rFonts w:eastAsia="Arial" w:cstheme="minorHAnsi"/>
          <w:i/>
          <w:szCs w:val="18"/>
          <w:rPrChange w:id="3231" w:author="stuart wolstenholme" w:date="2026-05-29T12:46:00Z" w16du:dateUtc="2026-05-29T11:46:00Z">
            <w:rPr>
              <w:rFonts w:eastAsia="Arial" w:cstheme="minorHAnsi"/>
              <w:i/>
              <w:szCs w:val="18"/>
            </w:rPr>
          </w:rPrChange>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Change w:id="3232" w:author="stuart wolstenholme" w:date="2026-05-29T12:46:00Z" w16du:dateUtc="2026-05-29T11:46:00Z">
            <w:rPr>
              <w:rFonts w:eastAsia="Arial" w:cstheme="minorHAnsi"/>
              <w:i/>
              <w:iCs/>
              <w:szCs w:val="18"/>
            </w:rPr>
          </w:rPrChange>
        </w:rPr>
        <w:t>The St Botolph Building,</w:t>
      </w:r>
      <w:r w:rsidRPr="0022764C">
        <w:rPr>
          <w:rFonts w:eastAsia="Arial" w:cstheme="minorHAnsi"/>
          <w:i/>
          <w:iCs/>
          <w:szCs w:val="18"/>
          <w:rPrChange w:id="3233" w:author="stuart wolstenholme" w:date="2026-05-29T12:46:00Z" w16du:dateUtc="2026-05-29T11:46:00Z">
            <w:rPr>
              <w:rFonts w:eastAsia="Arial" w:cstheme="minorHAnsi"/>
              <w:i/>
              <w:iCs/>
              <w:szCs w:val="18"/>
            </w:rPr>
          </w:rPrChange>
        </w:rPr>
        <w:br/>
        <w:t>138-139 Houndsditch,</w:t>
      </w:r>
      <w:r w:rsidRPr="0022764C">
        <w:rPr>
          <w:rFonts w:eastAsia="Arial" w:cstheme="minorHAnsi"/>
          <w:i/>
          <w:iCs/>
          <w:szCs w:val="18"/>
          <w:rPrChange w:id="3234" w:author="stuart wolstenholme" w:date="2026-05-29T12:46:00Z" w16du:dateUtc="2026-05-29T11:46:00Z">
            <w:rPr>
              <w:rFonts w:eastAsia="Arial" w:cstheme="minorHAnsi"/>
              <w:i/>
              <w:iCs/>
              <w:szCs w:val="18"/>
            </w:rPr>
          </w:rPrChange>
        </w:rPr>
        <w:br/>
        <w:t>London, EC3A 7BT</w:t>
      </w:r>
    </w:p>
    <w:p w14:paraId="2739856D" w14:textId="77777777" w:rsidR="006936E8" w:rsidRPr="0022764C" w:rsidRDefault="006936E8" w:rsidP="006936E8">
      <w:pPr>
        <w:spacing w:before="0" w:after="160" w:line="259" w:lineRule="auto"/>
        <w:ind w:left="360"/>
        <w:contextualSpacing/>
        <w:rPr>
          <w:rFonts w:eastAsia="Arial" w:cstheme="minorHAnsi"/>
          <w:szCs w:val="18"/>
          <w:rPrChange w:id="3235" w:author="stuart wolstenholme" w:date="2026-05-29T12:46:00Z" w16du:dateUtc="2026-05-29T11:46:00Z">
            <w:rPr>
              <w:rFonts w:eastAsia="Arial" w:cstheme="minorHAnsi"/>
              <w:szCs w:val="18"/>
              <w:lang w:val="en-US"/>
            </w:rPr>
          </w:rPrChange>
        </w:rPr>
      </w:pPr>
    </w:p>
    <w:p w14:paraId="64C07366" w14:textId="77777777" w:rsidR="006936E8" w:rsidRPr="0022764C" w:rsidRDefault="006936E8" w:rsidP="006936E8">
      <w:pPr>
        <w:spacing w:before="0" w:after="160" w:line="259" w:lineRule="auto"/>
        <w:ind w:left="360"/>
        <w:contextualSpacing/>
        <w:rPr>
          <w:rFonts w:eastAsia="Arial" w:cstheme="minorHAnsi"/>
          <w:szCs w:val="18"/>
          <w:rPrChange w:id="3236" w:author="stuart wolstenholme" w:date="2026-05-29T12:46:00Z" w16du:dateUtc="2026-05-29T11:46:00Z">
            <w:rPr>
              <w:rFonts w:eastAsia="Arial" w:cstheme="minorHAnsi"/>
              <w:szCs w:val="18"/>
              <w:lang w:val="en-US"/>
            </w:rPr>
          </w:rPrChange>
        </w:rPr>
      </w:pPr>
      <w:r w:rsidRPr="0022764C">
        <w:rPr>
          <w:rFonts w:eastAsia="Arial" w:cstheme="minorHAnsi"/>
          <w:szCs w:val="18"/>
          <w:rPrChange w:id="3237" w:author="stuart wolstenholme" w:date="2026-05-29T12:46:00Z" w16du:dateUtc="2026-05-29T11:46:00Z">
            <w:rPr>
              <w:rFonts w:eastAsia="Arial" w:cstheme="minorHAnsi"/>
              <w:szCs w:val="18"/>
              <w:lang w:val="en-US"/>
            </w:rPr>
          </w:rPrChange>
        </w:rPr>
        <w:t>The Financial Ombudsman Service (FOS)</w:t>
      </w:r>
    </w:p>
    <w:p w14:paraId="4617F0DD" w14:textId="77777777" w:rsidR="006936E8" w:rsidRPr="0022764C" w:rsidRDefault="006936E8" w:rsidP="006936E8">
      <w:pPr>
        <w:spacing w:before="0" w:after="160" w:line="259" w:lineRule="auto"/>
        <w:ind w:left="360"/>
        <w:contextualSpacing/>
        <w:rPr>
          <w:rFonts w:eastAsia="Arial" w:cstheme="minorHAnsi"/>
          <w:szCs w:val="18"/>
          <w:rPrChange w:id="3238" w:author="stuart wolstenholme" w:date="2026-05-29T12:46:00Z" w16du:dateUtc="2026-05-29T11:46:00Z">
            <w:rPr>
              <w:rFonts w:eastAsia="Arial" w:cstheme="minorHAnsi"/>
              <w:szCs w:val="18"/>
              <w:lang w:val="en-US"/>
            </w:rPr>
          </w:rPrChange>
        </w:rPr>
      </w:pPr>
      <w:r w:rsidRPr="0022764C">
        <w:rPr>
          <w:rFonts w:eastAsia="Arial" w:cstheme="minorHAnsi"/>
          <w:szCs w:val="18"/>
          <w:rPrChange w:id="3239"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24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1"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24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3" w:author="stuart wolstenholme" w:date="2026-05-29T12:46:00Z" w16du:dateUtc="2026-05-29T11:46:00Z">
            <w:rPr>
              <w:rFonts w:eastAsia="Arial" w:cstheme="minorHAnsi"/>
              <w:szCs w:val="18"/>
              <w:lang w:val="en-US"/>
            </w:rPr>
          </w:rPrChange>
        </w:rPr>
        <w:t xml:space="preserve"> may have the right to refer the complaint to the Financial Ombudsman Service. The FOS is an independent service in the UK for settling disputes between consumers and businesses providing financial services. Contacting the FOS does not affect the right to take legal action.</w:t>
      </w:r>
    </w:p>
    <w:p w14:paraId="1F801BD7" w14:textId="77777777" w:rsidR="006936E8" w:rsidRPr="0022764C" w:rsidRDefault="006936E8" w:rsidP="006936E8">
      <w:pPr>
        <w:spacing w:before="0" w:after="160" w:line="259" w:lineRule="auto"/>
        <w:ind w:left="360"/>
        <w:contextualSpacing/>
        <w:rPr>
          <w:rFonts w:eastAsia="Arial" w:cstheme="minorHAnsi"/>
          <w:szCs w:val="18"/>
          <w:rPrChange w:id="3244" w:author="stuart wolstenholme" w:date="2026-05-29T12:46:00Z" w16du:dateUtc="2026-05-29T11:46:00Z">
            <w:rPr>
              <w:rFonts w:eastAsia="Arial" w:cstheme="minorHAnsi"/>
              <w:szCs w:val="18"/>
              <w:lang w:val="en-US"/>
            </w:rPr>
          </w:rPrChange>
        </w:rPr>
      </w:pPr>
    </w:p>
    <w:p w14:paraId="10B8BA82" w14:textId="77777777" w:rsidR="006936E8" w:rsidRPr="0022764C" w:rsidRDefault="006936E8" w:rsidP="006936E8">
      <w:pPr>
        <w:spacing w:before="0" w:after="160" w:line="259" w:lineRule="auto"/>
        <w:ind w:left="360"/>
        <w:contextualSpacing/>
        <w:rPr>
          <w:rFonts w:eastAsia="Arial" w:cstheme="minorHAnsi"/>
          <w:szCs w:val="18"/>
          <w:rPrChange w:id="3245" w:author="stuart wolstenholme" w:date="2026-05-29T12:46:00Z" w16du:dateUtc="2026-05-29T11:46:00Z">
            <w:rPr>
              <w:rFonts w:eastAsia="Arial" w:cstheme="minorHAnsi"/>
              <w:szCs w:val="18"/>
              <w:lang w:val="en-US"/>
            </w:rPr>
          </w:rPrChange>
        </w:rPr>
      </w:pPr>
      <w:r w:rsidRPr="0022764C">
        <w:rPr>
          <w:rFonts w:eastAsia="Arial" w:cstheme="minorHAnsi"/>
          <w:szCs w:val="18"/>
          <w:rPrChange w:id="3246"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247"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248"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249"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250"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rPr>
          <w:rPrChange w:id="3251" w:author="stuart wolstenholme" w:date="2026-05-29T12:46:00Z" w16du:dateUtc="2026-05-29T11:46:00Z">
            <w:rPr/>
          </w:rPrChange>
        </w:rPr>
        <w:instrText>HYPERLINK "mailto:complaint.info@financial-ombudsman.org.uk"</w:instrText>
      </w:r>
      <w:r w:rsidRPr="0022764C">
        <w:rPr>
          <w:rPrChange w:id="3252" w:author="stuart wolstenholme" w:date="2026-05-29T12:46:00Z" w16du:dateUtc="2026-05-29T11:46:00Z">
            <w:rPr/>
          </w:rPrChange>
        </w:rPr>
      </w:r>
      <w:r w:rsidRPr="0022764C">
        <w:rPr>
          <w:rPrChange w:id="3253" w:author="stuart wolstenholme" w:date="2026-05-29T12:46:00Z" w16du:dateUtc="2026-05-29T11:46:00Z">
            <w:rPr/>
          </w:rPrChange>
        </w:rPr>
        <w:fldChar w:fldCharType="separate"/>
      </w:r>
      <w:r w:rsidRPr="0022764C">
        <w:rPr>
          <w:rFonts w:eastAsia="Arial" w:cstheme="minorHAnsi"/>
          <w:szCs w:val="18"/>
          <w:u w:val="single"/>
          <w:rPrChange w:id="3254"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255"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256"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rPr>
          <w:rPrChange w:id="3257" w:author="stuart wolstenholme" w:date="2026-05-29T12:46:00Z" w16du:dateUtc="2026-05-29T11:46:00Z">
            <w:rPr/>
          </w:rPrChange>
        </w:rPr>
        <w:instrText>HYPERLINK "http://www.financial-ombudsman.org.uk"</w:instrText>
      </w:r>
      <w:r w:rsidRPr="0022764C">
        <w:rPr>
          <w:rPrChange w:id="3258" w:author="stuart wolstenholme" w:date="2026-05-29T12:46:00Z" w16du:dateUtc="2026-05-29T11:46:00Z">
            <w:rPr/>
          </w:rPrChange>
        </w:rPr>
      </w:r>
      <w:r w:rsidRPr="0022764C">
        <w:rPr>
          <w:rPrChange w:id="3259" w:author="stuart wolstenholme" w:date="2026-05-29T12:46:00Z" w16du:dateUtc="2026-05-29T11:46:00Z">
            <w:rPr/>
          </w:rPrChange>
        </w:rPr>
        <w:fldChar w:fldCharType="separate"/>
      </w:r>
      <w:r w:rsidRPr="0022764C">
        <w:rPr>
          <w:rFonts w:eastAsia="Arial" w:cstheme="minorHAnsi"/>
          <w:color w:val="000000"/>
          <w:szCs w:val="18"/>
          <w:u w:val="single"/>
          <w:rPrChange w:id="3260"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14:paraId="19D7D7EF" w14:textId="77777777" w:rsidR="006936E8" w:rsidRPr="0022764C" w:rsidRDefault="006936E8" w:rsidP="006936E8">
      <w:pPr>
        <w:spacing w:before="0" w:after="160" w:line="259" w:lineRule="auto"/>
        <w:ind w:left="360"/>
        <w:contextualSpacing/>
        <w:rPr>
          <w:rFonts w:eastAsia="Arial" w:cstheme="minorHAnsi"/>
          <w:sz w:val="15"/>
          <w:szCs w:val="22"/>
          <w:rPrChange w:id="3261" w:author="stuart wolstenholme" w:date="2026-05-29T12:46:00Z" w16du:dateUtc="2026-05-29T11:46:00Z">
            <w:rPr>
              <w:rFonts w:eastAsia="Arial" w:cstheme="minorHAnsi"/>
              <w:sz w:val="15"/>
              <w:szCs w:val="22"/>
              <w:lang w:val="en-US"/>
            </w:rPr>
          </w:rPrChange>
        </w:rPr>
      </w:pPr>
    </w:p>
    <w:p w14:paraId="0883A2FA" w14:textId="77777777" w:rsidR="006936E8" w:rsidRPr="0022764C" w:rsidRDefault="006936E8" w:rsidP="006936E8">
      <w:pPr>
        <w:spacing w:before="0" w:after="160" w:line="259" w:lineRule="auto"/>
        <w:ind w:left="360"/>
        <w:contextualSpacing/>
        <w:rPr>
          <w:rFonts w:eastAsia="Arial" w:cstheme="minorHAnsi"/>
          <w:szCs w:val="18"/>
          <w:rPrChange w:id="3262" w:author="stuart wolstenholme" w:date="2026-05-29T12:46:00Z" w16du:dateUtc="2026-05-29T11:46:00Z">
            <w:rPr>
              <w:rFonts w:eastAsia="Arial" w:cstheme="minorHAnsi"/>
              <w:szCs w:val="18"/>
              <w:lang w:val="en-US"/>
            </w:rPr>
          </w:rPrChange>
        </w:rPr>
      </w:pPr>
      <w:r w:rsidRPr="0022764C">
        <w:rPr>
          <w:rFonts w:eastAsia="Arial" w:cstheme="minorHAnsi"/>
          <w:szCs w:val="18"/>
          <w:rPrChange w:id="3263" w:author="stuart wolstenholme" w:date="2026-05-29T12:46:00Z" w16du:dateUtc="2026-05-29T11:46:00Z">
            <w:rPr>
              <w:rFonts w:eastAsia="Arial" w:cstheme="minorHAnsi"/>
              <w:szCs w:val="18"/>
              <w:lang w:val="en-US"/>
            </w:rPr>
          </w:rPrChange>
        </w:rPr>
        <w:t>The European Commission Online Dispute Resolution Platform (ODR)</w:t>
      </w:r>
    </w:p>
    <w:p w14:paraId="3D0FF84F" w14:textId="77777777" w:rsidR="006936E8" w:rsidRPr="0022764C" w:rsidRDefault="006936E8" w:rsidP="006936E8">
      <w:pPr>
        <w:spacing w:before="0" w:after="160" w:line="259" w:lineRule="auto"/>
        <w:ind w:left="360"/>
        <w:contextualSpacing/>
        <w:rPr>
          <w:rFonts w:eastAsia="Arial" w:cstheme="minorHAnsi"/>
          <w:szCs w:val="18"/>
          <w:rPrChange w:id="3264" w:author="stuart wolstenholme" w:date="2026-05-29T12:46:00Z" w16du:dateUtc="2026-05-29T11:46:00Z">
            <w:rPr>
              <w:rFonts w:eastAsia="Arial" w:cstheme="minorHAnsi"/>
              <w:szCs w:val="18"/>
              <w:lang w:val="en-US"/>
            </w:rPr>
          </w:rPrChange>
        </w:rPr>
      </w:pPr>
      <w:r w:rsidRPr="0022764C">
        <w:rPr>
          <w:rFonts w:eastAsia="Arial" w:cstheme="minorHAnsi"/>
          <w:szCs w:val="18"/>
          <w:rPrChange w:id="3265"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26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7"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26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9" w:author="stuart wolstenholme" w:date="2026-05-29T12:46:00Z" w16du:dateUtc="2026-05-29T11:46:00Z">
            <w:rPr>
              <w:rFonts w:eastAsia="Arial" w:cstheme="minorHAnsi"/>
              <w:szCs w:val="18"/>
              <w:lang w:val="en-US"/>
            </w:rPr>
          </w:rPrChange>
        </w:rPr>
        <w:t xml:space="preserve"> may refer the complaint to </w:t>
      </w:r>
      <w:r w:rsidRPr="0022764C">
        <w:rPr>
          <w:rFonts w:eastAsia="Arial" w:cstheme="minorHAnsi"/>
          <w:szCs w:val="18"/>
          <w:rPrChange w:id="3270" w:author="stuart wolstenholme" w:date="2026-05-29T12:46:00Z" w16du:dateUtc="2026-05-29T11:46:00Z">
            <w:rPr>
              <w:rFonts w:eastAsia="Arial" w:cstheme="minorHAnsi"/>
              <w:szCs w:val="18"/>
              <w:lang w:val="en-US"/>
            </w:rPr>
          </w:rPrChange>
        </w:rPr>
        <w:lastRenderedPageBreak/>
        <w:t xml:space="preserve">the EU Online Dispute Resolution (ODR) platform. Upon receipt of the complaint, the ODR will escalate the complaint to the </w:t>
      </w:r>
      <w:r w:rsidRPr="0022764C">
        <w:rPr>
          <w:rFonts w:eastAsia="Arial" w:cstheme="minorHAnsi"/>
          <w:b/>
          <w:bCs/>
          <w:szCs w:val="18"/>
          <w:rPrChange w:id="3271"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72"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27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74"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rPr>
          <w:rPrChange w:id="3275" w:author="stuart wolstenholme" w:date="2026-05-29T12:46:00Z" w16du:dateUtc="2026-05-29T11:46:00Z">
            <w:rPr/>
          </w:rPrChange>
        </w:rPr>
        <w:instrText>HYPERLINK "http://ec.europa.eu/odr"</w:instrText>
      </w:r>
      <w:r w:rsidRPr="0022764C">
        <w:rPr>
          <w:rPrChange w:id="3276" w:author="stuart wolstenholme" w:date="2026-05-29T12:46:00Z" w16du:dateUtc="2026-05-29T11:46:00Z">
            <w:rPr/>
          </w:rPrChange>
        </w:rPr>
      </w:r>
      <w:r w:rsidRPr="0022764C">
        <w:rPr>
          <w:rPrChange w:id="3277" w:author="stuart wolstenholme" w:date="2026-05-29T12:46:00Z" w16du:dateUtc="2026-05-29T11:46:00Z">
            <w:rPr/>
          </w:rPrChange>
        </w:rPr>
        <w:fldChar w:fldCharType="separate"/>
      </w:r>
      <w:r w:rsidRPr="0022764C">
        <w:rPr>
          <w:rFonts w:eastAsia="Arial" w:cstheme="minorHAnsi"/>
          <w:color w:val="000000"/>
          <w:szCs w:val="18"/>
          <w:u w:val="single"/>
          <w:rPrChange w:id="3278"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279"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2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81"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14:paraId="28B5BDFA" w14:textId="77777777" w:rsidR="006936E8" w:rsidRPr="0022764C" w:rsidRDefault="006936E8" w:rsidP="006936E8">
      <w:pPr>
        <w:spacing w:before="0" w:after="160" w:line="259" w:lineRule="auto"/>
        <w:ind w:left="360"/>
        <w:contextualSpacing/>
        <w:rPr>
          <w:rFonts w:eastAsia="Arial" w:cstheme="minorHAnsi"/>
          <w:szCs w:val="18"/>
          <w:rPrChange w:id="3282" w:author="stuart wolstenholme" w:date="2026-05-29T12:46:00Z" w16du:dateUtc="2026-05-29T11:46:00Z">
            <w:rPr>
              <w:rFonts w:eastAsia="Arial" w:cstheme="minorHAnsi"/>
              <w:szCs w:val="18"/>
              <w:lang w:val="en-US"/>
            </w:rPr>
          </w:rPrChange>
        </w:rPr>
      </w:pPr>
    </w:p>
    <w:p w14:paraId="5F45DA0A" w14:textId="77777777" w:rsidR="006936E8" w:rsidRPr="0022764C" w:rsidRDefault="006936E8" w:rsidP="006936E8">
      <w:pPr>
        <w:numPr>
          <w:ilvl w:val="0"/>
          <w:numId w:val="508"/>
        </w:numPr>
        <w:spacing w:before="0" w:after="160" w:line="259" w:lineRule="auto"/>
        <w:contextualSpacing/>
        <w:rPr>
          <w:rFonts w:eastAsia="Arial" w:cstheme="minorHAnsi"/>
          <w:b/>
          <w:bCs/>
          <w:sz w:val="22"/>
          <w:szCs w:val="22"/>
          <w:rPrChange w:id="3283"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84" w:author="stuart wolstenholme" w:date="2026-05-29T12:46:00Z" w16du:dateUtc="2026-05-29T11:46:00Z">
            <w:rPr>
              <w:rFonts w:eastAsia="Arial" w:cstheme="minorHAnsi"/>
              <w:b/>
              <w:bCs/>
              <w:sz w:val="22"/>
              <w:szCs w:val="22"/>
              <w:lang w:val="en-US"/>
            </w:rPr>
          </w:rPrChange>
        </w:rPr>
        <w:t>Data Protection Notice</w:t>
      </w:r>
    </w:p>
    <w:p w14:paraId="15CA90A5" w14:textId="77777777" w:rsidR="006936E8" w:rsidRPr="0022764C" w:rsidRDefault="006936E8" w:rsidP="006936E8">
      <w:pPr>
        <w:spacing w:before="0" w:after="160" w:line="259" w:lineRule="auto"/>
        <w:ind w:left="360"/>
        <w:contextualSpacing/>
        <w:rPr>
          <w:rFonts w:eastAsia="Arial" w:cstheme="minorHAnsi"/>
          <w:szCs w:val="18"/>
          <w:rPrChange w:id="3285" w:author="stuart wolstenholme" w:date="2026-05-29T12:46:00Z" w16du:dateUtc="2026-05-29T11:46:00Z">
            <w:rPr>
              <w:rFonts w:eastAsia="Arial" w:cstheme="minorHAnsi"/>
              <w:szCs w:val="18"/>
              <w:lang w:val="en-US"/>
            </w:rPr>
          </w:rPrChange>
        </w:rPr>
      </w:pPr>
      <w:r w:rsidRPr="0022764C">
        <w:rPr>
          <w:rFonts w:eastAsia="Arial" w:cstheme="minorHAnsi"/>
          <w:szCs w:val="18"/>
          <w:rPrChange w:id="3286"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28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88"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rPr>
          <w:rPrChange w:id="3289" w:author="stuart wolstenholme" w:date="2026-05-29T12:46:00Z" w16du:dateUtc="2026-05-29T11:46:00Z">
            <w:rPr/>
          </w:rPrChange>
        </w:rPr>
        <w:instrText>HYPERLINK "https://www.tmhcc.com/en/legal/privacy-policy"</w:instrText>
      </w:r>
      <w:r w:rsidRPr="0022764C">
        <w:rPr>
          <w:rPrChange w:id="3290" w:author="stuart wolstenholme" w:date="2026-05-29T12:46:00Z" w16du:dateUtc="2026-05-29T11:46:00Z">
            <w:rPr/>
          </w:rPrChange>
        </w:rPr>
      </w:r>
      <w:r w:rsidRPr="0022764C">
        <w:rPr>
          <w:rPrChange w:id="3291" w:author="stuart wolstenholme" w:date="2026-05-29T12:46:00Z" w16du:dateUtc="2026-05-29T11:46:00Z">
            <w:rPr/>
          </w:rPrChange>
        </w:rPr>
        <w:fldChar w:fldCharType="separate"/>
      </w:r>
      <w:r w:rsidRPr="0022764C">
        <w:rPr>
          <w:rFonts w:eastAsia="Arial" w:cstheme="minorHAnsi"/>
          <w:color w:val="0563C1"/>
          <w:szCs w:val="18"/>
          <w:u w:val="single"/>
          <w:rPrChange w:id="3292"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293"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94"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5"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2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7"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298"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299"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30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1"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30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3"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30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5"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rPr>
          <w:rPrChange w:id="3306" w:author="stuart wolstenholme" w:date="2026-05-29T12:46:00Z" w16du:dateUtc="2026-05-29T11:46:00Z">
            <w:rPr/>
          </w:rPrChange>
        </w:rPr>
        <w:instrText>HYPERLINK "mailto:DPO@tmhcc.com"</w:instrText>
      </w:r>
      <w:r w:rsidRPr="0022764C">
        <w:rPr>
          <w:rPrChange w:id="3307" w:author="stuart wolstenholme" w:date="2026-05-29T12:46:00Z" w16du:dateUtc="2026-05-29T11:46:00Z">
            <w:rPr/>
          </w:rPrChange>
        </w:rPr>
      </w:r>
      <w:r w:rsidRPr="0022764C">
        <w:rPr>
          <w:rPrChange w:id="3308" w:author="stuart wolstenholme" w:date="2026-05-29T12:46:00Z" w16du:dateUtc="2026-05-29T11:46:00Z">
            <w:rPr/>
          </w:rPrChange>
        </w:rPr>
        <w:fldChar w:fldCharType="separate"/>
      </w:r>
      <w:r w:rsidRPr="0022764C">
        <w:rPr>
          <w:rFonts w:eastAsia="Arial" w:cstheme="minorHAnsi"/>
          <w:color w:val="0563C1"/>
          <w:szCs w:val="18"/>
          <w:u w:val="single"/>
          <w:rPrChange w:id="3309"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310" w:author="stuart wolstenholme" w:date="2026-05-29T12:46:00Z" w16du:dateUtc="2026-05-29T11:46:00Z">
            <w:rPr>
              <w:rFonts w:eastAsia="Arial" w:cstheme="minorHAnsi"/>
              <w:szCs w:val="18"/>
              <w:lang w:val="en-US"/>
            </w:rPr>
          </w:rPrChange>
        </w:rPr>
        <w:t>.</w:t>
      </w:r>
    </w:p>
    <w:p w14:paraId="171BC9B5" w14:textId="77777777" w:rsidR="006936E8" w:rsidRPr="0022764C" w:rsidRDefault="006936E8" w:rsidP="006936E8">
      <w:pPr>
        <w:spacing w:before="0" w:after="160" w:line="259" w:lineRule="auto"/>
        <w:ind w:left="360"/>
        <w:contextualSpacing/>
        <w:rPr>
          <w:rFonts w:eastAsia="Arial" w:cstheme="minorHAnsi"/>
          <w:szCs w:val="18"/>
          <w:rPrChange w:id="3311" w:author="stuart wolstenholme" w:date="2026-05-29T12:46:00Z" w16du:dateUtc="2026-05-29T11:46:00Z">
            <w:rPr>
              <w:rFonts w:eastAsia="Arial" w:cstheme="minorHAnsi"/>
              <w:szCs w:val="18"/>
              <w:lang w:val="en-US"/>
            </w:rPr>
          </w:rPrChange>
        </w:rPr>
      </w:pPr>
    </w:p>
    <w:p w14:paraId="2015EE56" w14:textId="77777777" w:rsidR="006936E8" w:rsidRPr="0022764C" w:rsidRDefault="006936E8" w:rsidP="006936E8">
      <w:pPr>
        <w:spacing w:before="0" w:after="160" w:line="259" w:lineRule="auto"/>
        <w:ind w:left="360"/>
        <w:contextualSpacing/>
        <w:rPr>
          <w:rFonts w:eastAsia="Arial" w:cstheme="minorHAnsi"/>
          <w:szCs w:val="18"/>
          <w:rPrChange w:id="3312" w:author="stuart wolstenholme" w:date="2026-05-29T12:46:00Z" w16du:dateUtc="2026-05-29T11:46:00Z">
            <w:rPr>
              <w:rFonts w:eastAsia="Arial" w:cstheme="minorHAnsi"/>
              <w:szCs w:val="18"/>
              <w:lang w:val="en-US"/>
            </w:rPr>
          </w:rPrChange>
        </w:rPr>
      </w:pPr>
      <w:r w:rsidRPr="0022764C">
        <w:rPr>
          <w:rFonts w:eastAsia="Arial" w:cstheme="minorHAnsi"/>
          <w:szCs w:val="18"/>
          <w:rPrChange w:id="3313"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14"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15"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316"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317"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31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19"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32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21"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14:paraId="04651AF5" w14:textId="77777777" w:rsidR="006936E8" w:rsidRPr="0022764C" w:rsidRDefault="006936E8" w:rsidP="006936E8">
      <w:pPr>
        <w:spacing w:before="0" w:after="160" w:line="259" w:lineRule="auto"/>
        <w:ind w:left="360"/>
        <w:contextualSpacing/>
        <w:rPr>
          <w:rFonts w:eastAsia="Arial" w:cstheme="minorHAnsi"/>
          <w:sz w:val="15"/>
          <w:szCs w:val="22"/>
          <w:rPrChange w:id="3322" w:author="stuart wolstenholme" w:date="2026-05-29T12:46:00Z" w16du:dateUtc="2026-05-29T11:46:00Z">
            <w:rPr>
              <w:rFonts w:eastAsia="Arial" w:cstheme="minorHAnsi"/>
              <w:sz w:val="15"/>
              <w:szCs w:val="22"/>
              <w:lang w:val="en-US"/>
            </w:rPr>
          </w:rPrChange>
        </w:rPr>
      </w:pPr>
    </w:p>
    <w:p w14:paraId="35C7E7F2" w14:textId="77777777" w:rsidR="006936E8" w:rsidRPr="0022764C" w:rsidRDefault="006936E8" w:rsidP="006936E8">
      <w:pPr>
        <w:spacing w:before="0" w:after="160" w:line="259" w:lineRule="auto"/>
        <w:ind w:left="360"/>
        <w:contextualSpacing/>
        <w:rPr>
          <w:rFonts w:eastAsia="Arial" w:cstheme="minorHAnsi"/>
          <w:szCs w:val="18"/>
          <w:rPrChange w:id="3323" w:author="stuart wolstenholme" w:date="2026-05-29T12:46:00Z" w16du:dateUtc="2026-05-29T11:46:00Z">
            <w:rPr>
              <w:rFonts w:eastAsia="Arial" w:cstheme="minorHAnsi"/>
              <w:szCs w:val="18"/>
            </w:rPr>
          </w:rPrChange>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Change w:id="3324"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25" w:author="stuart wolstenholme" w:date="2026-05-29T12:46:00Z" w16du:dateUtc="2026-05-29T11:46:00Z">
            <w:rPr>
              <w:rFonts w:eastAsia="Arial" w:cstheme="minorHAnsi"/>
              <w:szCs w:val="18"/>
            </w:rPr>
          </w:rPrChange>
        </w:rPr>
        <w:t xml:space="preserve"> personal information to:</w:t>
      </w:r>
    </w:p>
    <w:p w14:paraId="5119F891"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26" w:author="stuart wolstenholme" w:date="2026-05-29T12:46:00Z" w16du:dateUtc="2026-05-29T11:46:00Z">
            <w:rPr>
              <w:rFonts w:eastAsia="Arial" w:cstheme="minorHAnsi"/>
              <w:szCs w:val="18"/>
            </w:rPr>
          </w:rPrChange>
        </w:rPr>
      </w:pPr>
      <w:r w:rsidRPr="0022764C">
        <w:rPr>
          <w:rFonts w:eastAsia="Arial" w:cstheme="minorHAnsi"/>
          <w:szCs w:val="18"/>
          <w:rPrChange w:id="3327" w:author="stuart wolstenholme" w:date="2026-05-29T12:46:00Z" w16du:dateUtc="2026-05-29T11:46:00Z">
            <w:rPr>
              <w:rFonts w:eastAsia="Arial" w:cstheme="minorHAnsi"/>
              <w:szCs w:val="18"/>
            </w:rPr>
          </w:rPrChange>
        </w:rPr>
        <w:t xml:space="preserve">the </w:t>
      </w:r>
      <w:r w:rsidRPr="0022764C">
        <w:rPr>
          <w:rFonts w:eastAsia="Arial" w:cstheme="minorHAnsi"/>
          <w:b/>
          <w:bCs/>
          <w:szCs w:val="18"/>
          <w:rPrChange w:id="3328" w:author="stuart wolstenholme" w:date="2026-05-29T12:46:00Z" w16du:dateUtc="2026-05-29T11:46:00Z">
            <w:rPr>
              <w:rFonts w:eastAsia="Arial" w:cstheme="minorHAnsi"/>
              <w:b/>
              <w:bCs/>
              <w:szCs w:val="18"/>
            </w:rPr>
          </w:rPrChange>
        </w:rPr>
        <w:t>Insurer’s</w:t>
      </w:r>
      <w:r w:rsidRPr="0022764C">
        <w:rPr>
          <w:rFonts w:eastAsia="Arial" w:cstheme="minorHAnsi"/>
          <w:szCs w:val="18"/>
          <w:rPrChange w:id="3329" w:author="stuart wolstenholme" w:date="2026-05-29T12:46:00Z" w16du:dateUtc="2026-05-29T11:46:00Z">
            <w:rPr>
              <w:rFonts w:eastAsia="Arial" w:cstheme="minorHAnsi"/>
              <w:szCs w:val="18"/>
            </w:rPr>
          </w:rPrChange>
        </w:rPr>
        <w:t xml:space="preserve"> group companies;</w:t>
      </w:r>
    </w:p>
    <w:p w14:paraId="6C61C1B8"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30" w:author="stuart wolstenholme" w:date="2026-05-29T12:46:00Z" w16du:dateUtc="2026-05-29T11:46:00Z">
            <w:rPr>
              <w:rFonts w:eastAsia="Arial" w:cstheme="minorHAnsi"/>
              <w:szCs w:val="18"/>
            </w:rPr>
          </w:rPrChange>
        </w:rPr>
      </w:pPr>
      <w:r w:rsidRPr="0022764C">
        <w:rPr>
          <w:rFonts w:eastAsia="Arial" w:cstheme="minorHAnsi"/>
          <w:szCs w:val="18"/>
          <w:rPrChange w:id="3331" w:author="stuart wolstenholme" w:date="2026-05-29T12:46:00Z" w16du:dateUtc="2026-05-29T11:46:00Z">
            <w:rPr>
              <w:rFonts w:eastAsia="Arial" w:cstheme="minorHAnsi"/>
              <w:szCs w:val="18"/>
            </w:rPr>
          </w:rPrChange>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Change w:id="3332" w:author="stuart wolstenholme" w:date="2026-05-29T12:46:00Z" w16du:dateUtc="2026-05-29T11:46:00Z">
            <w:rPr>
              <w:rFonts w:eastAsia="Arial" w:cstheme="minorHAnsi"/>
              <w:b/>
              <w:bCs/>
              <w:szCs w:val="18"/>
            </w:rPr>
          </w:rPrChange>
        </w:rPr>
        <w:t xml:space="preserve">Insurer’s </w:t>
      </w:r>
      <w:r w:rsidRPr="0022764C">
        <w:rPr>
          <w:rFonts w:eastAsia="Arial" w:cstheme="minorHAnsi"/>
          <w:szCs w:val="18"/>
          <w:rPrChange w:id="3333" w:author="stuart wolstenholme" w:date="2026-05-29T12:46:00Z" w16du:dateUtc="2026-05-29T11:46:00Z">
            <w:rPr>
              <w:rFonts w:eastAsia="Arial" w:cstheme="minorHAnsi"/>
              <w:szCs w:val="18"/>
            </w:rPr>
          </w:rPrChange>
        </w:rPr>
        <w:t xml:space="preserve">Privacy Notice or notified to the </w:t>
      </w:r>
      <w:r w:rsidRPr="0022764C">
        <w:rPr>
          <w:rFonts w:eastAsia="Arial" w:cstheme="minorHAnsi"/>
          <w:b/>
          <w:bCs/>
          <w:szCs w:val="18"/>
          <w:rPrChange w:id="3334" w:author="stuart wolstenholme" w:date="2026-05-29T12:46:00Z" w16du:dateUtc="2026-05-29T11:46:00Z">
            <w:rPr>
              <w:rFonts w:eastAsia="Arial" w:cstheme="minorHAnsi"/>
              <w:b/>
              <w:bCs/>
              <w:szCs w:val="18"/>
            </w:rPr>
          </w:rPrChange>
        </w:rPr>
        <w:t>Named Insured</w:t>
      </w:r>
      <w:r w:rsidRPr="0022764C">
        <w:rPr>
          <w:rFonts w:eastAsia="Arial" w:cstheme="minorHAnsi"/>
          <w:szCs w:val="18"/>
          <w:rPrChange w:id="3335" w:author="stuart wolstenholme" w:date="2026-05-29T12:46:00Z" w16du:dateUtc="2026-05-29T11:46:00Z">
            <w:rPr>
              <w:rFonts w:eastAsia="Arial" w:cstheme="minorHAnsi"/>
              <w:szCs w:val="18"/>
            </w:rPr>
          </w:rPrChange>
        </w:rPr>
        <w:t xml:space="preserve"> when the </w:t>
      </w:r>
      <w:r w:rsidRPr="0022764C">
        <w:rPr>
          <w:rFonts w:eastAsia="Arial" w:cstheme="minorHAnsi"/>
          <w:b/>
          <w:bCs/>
          <w:szCs w:val="18"/>
          <w:rPrChange w:id="3336"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37" w:author="stuart wolstenholme" w:date="2026-05-29T12:46:00Z" w16du:dateUtc="2026-05-29T11:46:00Z">
            <w:rPr>
              <w:rFonts w:eastAsia="Arial" w:cstheme="minorHAnsi"/>
              <w:szCs w:val="18"/>
            </w:rPr>
          </w:rPrChange>
        </w:rPr>
        <w:t xml:space="preserve"> personal information is collected;</w:t>
      </w:r>
    </w:p>
    <w:p w14:paraId="7D519106" w14:textId="52293A1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38"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339"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40" w:author="stuart wolstenholme" w:date="2026-05-29T12:46:00Z" w16du:dateUtc="2026-05-29T11:46:00Z">
            <w:rPr>
              <w:rFonts w:eastAsia="Arial" w:cstheme="minorHAnsi"/>
              <w:szCs w:val="18"/>
              <w:lang w:val="en-US"/>
            </w:rPr>
          </w:rPrChange>
        </w:rPr>
        <w:t>believes disclosure is necessary (</w:t>
      </w:r>
      <w:del w:id="3341" w:author="stuart wolstenholme" w:date="2026-05-29T12:49:00Z" w16du:dateUtc="2026-05-29T11:49:00Z">
        <w:r w:rsidRPr="0022764C" w:rsidDel="0022764C">
          <w:rPr>
            <w:rFonts w:eastAsia="Arial" w:cstheme="minorHAnsi"/>
            <w:szCs w:val="18"/>
            <w:rPrChange w:id="3342" w:author="stuart wolstenholme" w:date="2026-05-29T12:46:00Z" w16du:dateUtc="2026-05-29T11:46:00Z">
              <w:rPr>
                <w:rFonts w:eastAsia="Arial" w:cstheme="minorHAnsi"/>
                <w:szCs w:val="18"/>
                <w:lang w:val="en-US"/>
              </w:rPr>
            </w:rPrChange>
          </w:rPr>
          <w:delText>i</w:delText>
        </w:r>
      </w:del>
      <w:ins w:id="3343"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344"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34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 interests or those of any other person;</w:t>
      </w:r>
    </w:p>
    <w:p w14:paraId="3D3583A6"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47"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34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49"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35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1"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14:paraId="49084382"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52"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35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4" w:author="stuart wolstenholme" w:date="2026-05-29T12:46:00Z" w16du:dateUtc="2026-05-29T11:46:00Z">
            <w:rPr>
              <w:rFonts w:eastAsia="Arial" w:cstheme="minorHAnsi"/>
              <w:szCs w:val="18"/>
              <w:lang w:val="en-US"/>
            </w:rPr>
          </w:rPrChange>
        </w:rPr>
        <w:t xml:space="preserve"> consent to the disclosure.</w:t>
      </w:r>
    </w:p>
    <w:p w14:paraId="5D12A1A6" w14:textId="77777777" w:rsidR="006936E8" w:rsidRPr="0022764C" w:rsidRDefault="006936E8" w:rsidP="006936E8">
      <w:pPr>
        <w:spacing w:before="0" w:after="160" w:line="259" w:lineRule="auto"/>
        <w:ind w:left="360"/>
        <w:contextualSpacing/>
        <w:rPr>
          <w:rFonts w:eastAsia="Arial" w:cstheme="minorHAnsi"/>
          <w:szCs w:val="18"/>
          <w:rPrChange w:id="3355" w:author="stuart wolstenholme" w:date="2026-05-29T12:46:00Z" w16du:dateUtc="2026-05-29T11:46:00Z">
            <w:rPr>
              <w:rFonts w:eastAsia="Arial" w:cstheme="minorHAnsi"/>
              <w:szCs w:val="18"/>
              <w:lang w:val="en-US"/>
            </w:rPr>
          </w:rPrChange>
        </w:rPr>
      </w:pPr>
      <w:r w:rsidRPr="0022764C">
        <w:rPr>
          <w:rFonts w:eastAsia="Arial" w:cstheme="minorHAnsi"/>
          <w:szCs w:val="18"/>
          <w:rPrChange w:id="3356"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35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58"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35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60"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36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62" w:author="stuart wolstenholme" w:date="2026-05-29T12:46:00Z" w16du:dateUtc="2026-05-29T11:46:00Z">
            <w:rPr>
              <w:rFonts w:eastAsia="Arial" w:cstheme="minorHAnsi"/>
              <w:szCs w:val="18"/>
              <w:lang w:val="en-US"/>
            </w:rPr>
          </w:rPrChange>
        </w:rPr>
        <w:t xml:space="preserve">transfers data within the Tokio Marine group of companies by </w:t>
      </w:r>
      <w:r w:rsidRPr="0022764C">
        <w:rPr>
          <w:rFonts w:eastAsia="Arial" w:cstheme="minorHAnsi"/>
          <w:szCs w:val="18"/>
          <w:rPrChange w:id="3363" w:author="stuart wolstenholme" w:date="2026-05-29T12:46:00Z" w16du:dateUtc="2026-05-29T11:46:00Z">
            <w:rPr>
              <w:rFonts w:eastAsia="Arial" w:cstheme="minorHAnsi"/>
              <w:szCs w:val="18"/>
              <w:lang w:val="en-US"/>
            </w:rPr>
          </w:rPrChange>
        </w:rPr>
        <w:t>virtue of the Intra Group Data Transfer Agreement, which includes the EU Standard Contractual Clauses.</w:t>
      </w:r>
    </w:p>
    <w:p w14:paraId="2ED04BD3" w14:textId="77777777" w:rsidR="006936E8" w:rsidRPr="0022764C" w:rsidRDefault="006936E8" w:rsidP="006936E8">
      <w:pPr>
        <w:spacing w:before="0" w:after="160" w:line="259" w:lineRule="auto"/>
        <w:ind w:left="360"/>
        <w:contextualSpacing/>
        <w:rPr>
          <w:rFonts w:eastAsia="Arial" w:cstheme="minorHAnsi"/>
          <w:szCs w:val="18"/>
          <w:rPrChange w:id="3364" w:author="stuart wolstenholme" w:date="2026-05-29T12:46:00Z" w16du:dateUtc="2026-05-29T11:46:00Z">
            <w:rPr>
              <w:rFonts w:eastAsia="Arial" w:cstheme="minorHAnsi"/>
              <w:szCs w:val="18"/>
              <w:lang w:val="en-US"/>
            </w:rPr>
          </w:rPrChange>
        </w:rPr>
      </w:pPr>
    </w:p>
    <w:p w14:paraId="07F9B46C" w14:textId="77777777" w:rsidR="006936E8" w:rsidRPr="0022764C" w:rsidRDefault="006936E8" w:rsidP="006936E8">
      <w:pPr>
        <w:spacing w:before="0" w:after="160" w:line="259" w:lineRule="auto"/>
        <w:ind w:left="360"/>
        <w:contextualSpacing/>
        <w:rPr>
          <w:rFonts w:eastAsia="Arial" w:cstheme="minorHAnsi"/>
          <w:szCs w:val="18"/>
          <w:rPrChange w:id="3365" w:author="stuart wolstenholme" w:date="2026-05-29T12:46:00Z" w16du:dateUtc="2026-05-29T11:46:00Z">
            <w:rPr>
              <w:rFonts w:eastAsia="Arial" w:cstheme="minorHAnsi"/>
              <w:szCs w:val="18"/>
              <w:lang w:val="en-US"/>
            </w:rPr>
          </w:rPrChange>
        </w:rPr>
      </w:pPr>
      <w:r w:rsidRPr="0022764C">
        <w:rPr>
          <w:rFonts w:eastAsia="Arial" w:cstheme="minorHAnsi"/>
          <w:szCs w:val="18"/>
          <w:rPrChange w:id="336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6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68"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36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0"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371"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372" w:author="stuart wolstenholme" w:date="2026-05-29T12:46:00Z" w16du:dateUtc="2026-05-29T11:46:00Z">
            <w:rPr>
              <w:rFonts w:eastAsia="Arial" w:cstheme="minorHAnsi"/>
              <w:szCs w:val="18"/>
              <w:lang w:val="en-US"/>
            </w:rPr>
          </w:rPrChange>
        </w:rPr>
        <w:t xml:space="preserve"> personal information.</w:t>
      </w:r>
    </w:p>
    <w:p w14:paraId="118B53C0" w14:textId="77777777" w:rsidR="006936E8" w:rsidRPr="0022764C" w:rsidRDefault="006936E8" w:rsidP="006936E8">
      <w:pPr>
        <w:spacing w:before="0" w:after="160" w:line="259" w:lineRule="auto"/>
        <w:ind w:left="360"/>
        <w:contextualSpacing/>
        <w:rPr>
          <w:rFonts w:eastAsia="Arial" w:cstheme="minorHAnsi"/>
          <w:szCs w:val="18"/>
          <w:rPrChange w:id="3373" w:author="stuart wolstenholme" w:date="2026-05-29T12:46:00Z" w16du:dateUtc="2026-05-29T11:46:00Z">
            <w:rPr>
              <w:rFonts w:eastAsia="Arial" w:cstheme="minorHAnsi"/>
              <w:szCs w:val="18"/>
              <w:lang w:val="en-US"/>
            </w:rPr>
          </w:rPrChange>
        </w:rPr>
      </w:pPr>
    </w:p>
    <w:p w14:paraId="2918AF4A" w14:textId="77777777" w:rsidR="006936E8" w:rsidRPr="0022764C" w:rsidRDefault="006936E8" w:rsidP="006936E8">
      <w:pPr>
        <w:spacing w:before="0" w:after="160" w:line="259" w:lineRule="auto"/>
        <w:ind w:left="360"/>
        <w:contextualSpacing/>
        <w:rPr>
          <w:rFonts w:eastAsia="Arial" w:cstheme="minorHAnsi"/>
          <w:szCs w:val="18"/>
          <w:rPrChange w:id="3374" w:author="stuart wolstenholme" w:date="2026-05-29T12:46:00Z" w16du:dateUtc="2026-05-29T11:46:00Z">
            <w:rPr>
              <w:rFonts w:eastAsia="Arial" w:cstheme="minorHAnsi"/>
              <w:szCs w:val="18"/>
              <w:lang w:val="en-US"/>
            </w:rPr>
          </w:rPrChange>
        </w:rPr>
      </w:pPr>
      <w:r w:rsidRPr="0022764C">
        <w:rPr>
          <w:rFonts w:eastAsia="Arial" w:cstheme="minorHAnsi"/>
          <w:szCs w:val="18"/>
          <w:rPrChange w:id="3375"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7"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9"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3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382"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xml:space="preserve"> rights is included in the Privacy Notice.</w:t>
      </w:r>
    </w:p>
    <w:p w14:paraId="330968C0" w14:textId="77777777" w:rsidR="006936E8" w:rsidRPr="0022764C" w:rsidRDefault="006936E8" w:rsidP="006936E8">
      <w:pPr>
        <w:spacing w:before="0" w:after="160" w:line="259" w:lineRule="auto"/>
        <w:ind w:left="360"/>
        <w:contextualSpacing/>
        <w:rPr>
          <w:rFonts w:eastAsia="Arial" w:cstheme="minorHAnsi"/>
          <w:szCs w:val="18"/>
          <w:rPrChange w:id="3384" w:author="stuart wolstenholme" w:date="2026-05-29T12:46:00Z" w16du:dateUtc="2026-05-29T11:46:00Z">
            <w:rPr>
              <w:rFonts w:eastAsia="Arial" w:cstheme="minorHAnsi"/>
              <w:szCs w:val="18"/>
              <w:lang w:val="en-US"/>
            </w:rPr>
          </w:rPrChange>
        </w:rPr>
      </w:pPr>
    </w:p>
    <w:p w14:paraId="0B045071" w14:textId="77777777" w:rsidR="006936E8" w:rsidRPr="0022764C" w:rsidRDefault="006936E8" w:rsidP="006936E8">
      <w:pPr>
        <w:spacing w:before="0" w:after="160" w:line="259" w:lineRule="auto"/>
        <w:ind w:left="360"/>
        <w:contextualSpacing/>
        <w:rPr>
          <w:rFonts w:eastAsia="Arial" w:cstheme="minorHAnsi"/>
          <w:b/>
          <w:bCs/>
          <w:szCs w:val="18"/>
          <w:rPrChange w:id="3385"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38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8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8"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389"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390"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39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92"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39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94"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39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6"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39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8"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3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0"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401"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402"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40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4"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405"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406"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407"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408" w:author="stuart wolstenholme" w:date="2026-05-29T12:46:00Z" w16du:dateUtc="2026-05-29T11:46:00Z">
            <w:rPr>
              <w:rFonts w:eastAsia="Arial" w:cstheme="minorHAnsi"/>
              <w:szCs w:val="18"/>
              <w:lang w:val="en-US"/>
            </w:rPr>
          </w:rPrChange>
        </w:rPr>
        <w:t>collection and use of personal information.</w:t>
      </w:r>
    </w:p>
    <w:p w14:paraId="3F8EA57D" w14:textId="77777777" w:rsidR="006936E8" w:rsidRPr="0022764C" w:rsidRDefault="006936E8" w:rsidP="006936E8">
      <w:pPr>
        <w:spacing w:before="0" w:after="160" w:line="259" w:lineRule="auto"/>
        <w:ind w:left="360"/>
        <w:contextualSpacing/>
        <w:rPr>
          <w:rFonts w:eastAsia="Arial" w:cstheme="minorHAnsi"/>
          <w:b/>
          <w:bCs/>
          <w:sz w:val="22"/>
          <w:szCs w:val="22"/>
          <w:rPrChange w:id="3409" w:author="stuart wolstenholme" w:date="2026-05-29T12:46:00Z" w16du:dateUtc="2026-05-29T11:46:00Z">
            <w:rPr>
              <w:rFonts w:eastAsia="Arial" w:cstheme="minorHAnsi"/>
              <w:b/>
              <w:bCs/>
              <w:sz w:val="22"/>
              <w:szCs w:val="22"/>
              <w:lang w:val="en-US"/>
            </w:rPr>
          </w:rPrChange>
        </w:rPr>
      </w:pPr>
    </w:p>
    <w:bookmarkEnd w:id="217"/>
    <w:p w14:paraId="3CD14BED" w14:textId="77777777" w:rsidR="006936E8" w:rsidRPr="0022764C" w:rsidRDefault="006936E8">
      <w:pPr>
        <w:rPr>
          <w:rFonts w:cstheme="minorHAnsi"/>
        </w:rPr>
      </w:pPr>
    </w:p>
    <w:p w14:paraId="3DAC3944" w14:textId="77777777" w:rsidR="009F611B" w:rsidRPr="0022764C" w:rsidRDefault="009F611B">
      <w:pPr>
        <w:pStyle w:val="Subtitle"/>
        <w:rPr>
          <w:rFonts w:ascii="Arial" w:eastAsia="Arial" w:hAnsi="Arial" w:cs="Times New Roman"/>
          <w:b/>
          <w:bCs/>
          <w:rPrChange w:id="3410" w:author="stuart wolstenholme" w:date="2026-05-29T12:46:00Z" w16du:dateUtc="2026-05-29T11:46:00Z">
            <w:rPr>
              <w:rFonts w:ascii="Arial" w:eastAsia="Arial" w:hAnsi="Arial" w:cs="Times New Roman"/>
              <w:b/>
              <w:bCs/>
              <w:lang w:val="en-US"/>
            </w:rPr>
          </w:rPrChange>
        </w:rPr>
      </w:pPr>
      <w:bookmarkStart w:id="3411" w:name="_Hlk165461024"/>
      <w:bookmarkEnd w:id="3411"/>
    </w:p>
    <w:sectPr w:rsidR="009F611B" w:rsidRPr="0022764C">
      <w:footerReference w:type="first" r:id="rId26"/>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FED3" w14:textId="77777777" w:rsidR="00DC6D91" w:rsidRDefault="00DC6D91">
      <w:pPr>
        <w:spacing w:before="0" w:line="240" w:lineRule="auto"/>
      </w:pPr>
      <w:r>
        <w:separator/>
      </w:r>
    </w:p>
  </w:endnote>
  <w:endnote w:type="continuationSeparator" w:id="0">
    <w:p w14:paraId="4FF2BA4F" w14:textId="77777777" w:rsidR="00DC6D91" w:rsidRDefault="00DC6D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26D8" w14:textId="77777777" w:rsidR="00077079" w:rsidRDefault="00077079" w:rsidP="00BF6AE0">
    <w:pPr>
      <w:pStyle w:val="Footer"/>
      <w:rPr>
        <w:color w:val="auto"/>
      </w:rPr>
    </w:pPr>
  </w:p>
  <w:p w14:paraId="6005F94D" w14:textId="71C8D9E5"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14:paraId="0CF5F1D5" w14:textId="77777777" w:rsidR="00BF6AE0" w:rsidRPr="00EC1383" w:rsidRDefault="00BF6AE0">
    <w:pPr>
      <w:pStyle w:val="Footer"/>
      <w:jc w:val="right"/>
      <w:rPr>
        <w:color w:val="FF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C431" w14:textId="77777777" w:rsidR="00662B74" w:rsidRDefault="00662B74">
    <w:pPr>
      <w:pStyle w:val="Footer"/>
      <w:jc w:val="right"/>
      <w:rPr>
        <w:color w:val="auto"/>
      </w:rPr>
    </w:pPr>
    <w:r>
      <w:rPr>
        <w:color w:val="auto"/>
      </w:rPr>
      <w:t>Policy Wording | Management Liability AOC 1123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74310F0" w14:textId="77777777">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28C13E3" w14:textId="77777777">
            <w:tc>
              <w:tcPr>
                <w:tcW w:w="5000" w:type="pct"/>
              </w:tcPr>
              <w:p w14:paraId="69FA0919" w14:textId="77777777" w:rsidR="00C07262" w:rsidRDefault="004A758F">
                <w:pPr>
                  <w:pStyle w:val="BodyText"/>
                  <w:rPr>
                    <w:b/>
                    <w:color w:val="4F81BD"/>
                  </w:rPr>
                </w:pPr>
                <w:r>
                  <w:rPr>
                    <w:b/>
                    <w:color w:val="4F81BD"/>
                  </w:rPr>
                  <w:t>Contact Us</w:t>
                </w:r>
              </w:p>
              <w:p w14:paraId="383BF779" w14:textId="77777777" w:rsidR="00C07262" w:rsidRDefault="004A758F">
                <w:pPr>
                  <w:pStyle w:val="BodyText"/>
                </w:pPr>
                <w:r>
                  <w:t>Tel +44 (0)20 7702 4700</w:t>
                </w:r>
                <w:r>
                  <w:br/>
                  <w:t xml:space="preserve">mail@tmhcc.com </w:t>
                </w:r>
                <w:r>
                  <w:br/>
                  <w:t>tmhcc.com</w:t>
                </w:r>
              </w:p>
              <w:p w14:paraId="6F91AC4E" w14:textId="73A68D37"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412" w:author="stuart wolstenholme" w:date="2026-05-29T12:49:00Z" w16du:dateUtc="2026-05-29T11:49:00Z">
                  <w:r w:rsidDel="0022764C">
                    <w:delText>RE  |</w:delText>
                  </w:r>
                </w:del>
                <w:ins w:id="3413" w:author="stuart wolstenholme" w:date="2026-05-29T12:49:00Z" w16du:dateUtc="2026-05-29T11:49:00Z">
                  <w:r w:rsidR="0022764C">
                    <w:t xml:space="preserve">RE </w:t>
                  </w:r>
                </w:ins>
                <w:del w:id="3414" w:author="stuart wolstenholme" w:date="2026-05-29T12:49:00Z" w16du:dateUtc="2026-05-29T11:49:00Z">
                  <w:r w:rsidDel="0022764C">
                    <w:delText xml:space="preserve">  tmhcc.com</w:delText>
                  </w:r>
                </w:del>
                <w:ins w:id="3415" w:author="stuart wolstenholme" w:date="2026-05-29T12:49:00Z" w16du:dateUtc="2026-05-29T11:49:00Z">
                  <w:r w:rsidR="0022764C">
                    <w:t>| tmhcc.com</w:t>
                  </w:r>
                </w:ins>
              </w:p>
            </w:tc>
          </w:tr>
        </w:tbl>
        <w:p w14:paraId="12E3C681" w14:textId="77777777" w:rsidR="00C07262" w:rsidRDefault="00C07262">
          <w:pPr>
            <w:pStyle w:val="BodyText"/>
          </w:pPr>
        </w:p>
      </w:tc>
    </w:tr>
  </w:tbl>
  <w:p w14:paraId="72EDAB5D" w14:textId="77777777" w:rsidR="00C07262" w:rsidRDefault="00C07262">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0DCE" w14:textId="77777777" w:rsidR="00DC6D91" w:rsidRDefault="00DC6D91">
      <w:pPr>
        <w:spacing w:before="0" w:line="240" w:lineRule="auto"/>
      </w:pPr>
      <w:r>
        <w:separator/>
      </w:r>
    </w:p>
  </w:footnote>
  <w:footnote w:type="continuationSeparator" w:id="0">
    <w:p w14:paraId="70DAB293" w14:textId="77777777" w:rsidR="00DC6D91" w:rsidRDefault="00DC6D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B620" w14:textId="733F84C1" w:rsidR="005B2076" w:rsidRDefault="005B2076">
    <w:pPr>
      <w:pStyle w:val="Header"/>
    </w:pPr>
    <w:r w:rsidRPr="006F243A">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579F" w14:textId="77777777" w:rsidR="00C07262" w:rsidRDefault="00C07262">
    <w:pPr>
      <w:pStyle w:val="Header"/>
    </w:pPr>
  </w:p>
  <w:p w14:paraId="615C6F30" w14:textId="77777777" w:rsidR="00C07262" w:rsidRDefault="00C07262">
    <w:pPr>
      <w:pStyle w:val="Header"/>
    </w:pPr>
  </w:p>
  <w:p w14:paraId="32226B2A" w14:textId="77777777"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22D0" w14:textId="77777777"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8A1E" w14:textId="77777777" w:rsidR="006A3EF8" w:rsidRDefault="006A3EF8">
    <w:pPr>
      <w:pStyle w:val="Header"/>
      <w:rPr>
        <w:rFonts w:ascii="Arial" w:hAnsi="Arial" w:cs="Arial"/>
        <w:color w:val="666699"/>
      </w:rPr>
    </w:pPr>
  </w:p>
  <w:p w14:paraId="23178D52" w14:textId="77777777" w:rsidR="006A3EF8" w:rsidRDefault="006A3EF8">
    <w:pPr>
      <w:pStyle w:val="Header"/>
      <w:rPr>
        <w:rFonts w:ascii="Arial" w:hAnsi="Arial" w:cs="Arial"/>
        <w:color w:val="666699"/>
      </w:rPr>
    </w:pPr>
  </w:p>
  <w:p w14:paraId="59955642" w14:textId="77777777"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6B00" w14:textId="77777777" w:rsidR="00C07262" w:rsidRDefault="00C07262">
    <w:pPr>
      <w:pStyle w:val="Header"/>
      <w:rPr>
        <w:rFonts w:ascii="Arial" w:hAnsi="Arial" w:cs="Arial"/>
        <w:color w:val="666699"/>
      </w:rPr>
    </w:pPr>
  </w:p>
  <w:p w14:paraId="32A6BE89" w14:textId="77777777" w:rsidR="00C07262" w:rsidRDefault="00C07262">
    <w:pPr>
      <w:pStyle w:val="Header"/>
      <w:rPr>
        <w:rFonts w:ascii="Arial" w:hAnsi="Arial" w:cs="Arial"/>
        <w:color w:val="666699"/>
      </w:rPr>
    </w:pPr>
  </w:p>
  <w:p w14:paraId="41E85806" w14:textId="77777777"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F7CC" w14:textId="77777777"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54919"/>
    <w:rsid w:val="00260203"/>
    <w:rsid w:val="002620AE"/>
    <w:rsid w:val="0026210E"/>
    <w:rsid w:val="002746D7"/>
    <w:rsid w:val="002A73EC"/>
    <w:rsid w:val="002D72E7"/>
    <w:rsid w:val="003C7353"/>
    <w:rsid w:val="003F3366"/>
    <w:rsid w:val="00400554"/>
    <w:rsid w:val="00422F9B"/>
    <w:rsid w:val="004243BC"/>
    <w:rsid w:val="00454B95"/>
    <w:rsid w:val="004A758F"/>
    <w:rsid w:val="004B4955"/>
    <w:rsid w:val="004C5BAC"/>
    <w:rsid w:val="004C7635"/>
    <w:rsid w:val="00530C0F"/>
    <w:rsid w:val="0053269E"/>
    <w:rsid w:val="00541C7F"/>
    <w:rsid w:val="005624C9"/>
    <w:rsid w:val="005A626E"/>
    <w:rsid w:val="005B2076"/>
    <w:rsid w:val="005F097D"/>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B0161D"/>
    <w:rsid w:val="00B41AF4"/>
    <w:rsid w:val="00B55393"/>
    <w:rsid w:val="00B72C0F"/>
    <w:rsid w:val="00BB79CB"/>
    <w:rsid w:val="00BC4596"/>
    <w:rsid w:val="00BF696C"/>
    <w:rsid w:val="00BF6AE0"/>
    <w:rsid w:val="00C07262"/>
    <w:rsid w:val="00C30327"/>
    <w:rsid w:val="00C30949"/>
    <w:rsid w:val="00C43B74"/>
    <w:rsid w:val="00C874C7"/>
    <w:rsid w:val="00CD26BF"/>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2AF55"/>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ail@tmhcc.com" TargetMode="External"/><Relationship Id="rId18" Type="http://schemas.openxmlformats.org/officeDocument/2006/relationships/header" Target="header4.xm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ec.europa.eu/odr" TargetMode="External"/><Relationship Id="rId17" Type="http://schemas.openxmlformats.org/officeDocument/2006/relationships/header" Target="header3.xml"/><Relationship Id="rId25" Type="http://schemas.openxmlformats.org/officeDocument/2006/relationships/hyperlink" Target="mailto:customerrelations@arag.co.uk"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inancial-ombudsman.org.uk" TargetMode="External"/><Relationship Id="rId24" Type="http://schemas.openxmlformats.org/officeDocument/2006/relationships/hyperlink" Target="http://www.arag.co.uk"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www.araglegal.co.uk" TargetMode="External"/><Relationship Id="rId28" Type="http://schemas.microsoft.com/office/2011/relationships/people" Target="people.xml"/><Relationship Id="rId10" Type="http://schemas.openxmlformats.org/officeDocument/2006/relationships/hyperlink" Target="mailto:complaint.info@financial-ombudsman.org.uk"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register.fca.org.uk/" TargetMode="External"/><Relationship Id="rId14" Type="http://schemas.openxmlformats.org/officeDocument/2006/relationships/header" Target="header1.xml"/><Relationship Id="rId22" Type="http://schemas.openxmlformats.org/officeDocument/2006/relationships/hyperlink" Target="https://register.fca.org.u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122</Pages>
  <Words>74695</Words>
  <Characters>425767</Characters>
  <Application>Microsoft Office Word</Application>
  <DocSecurity>0</DocSecurity>
  <Lines>3548</Lines>
  <Paragraphs>998</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27</cp:revision>
  <dcterms:created xsi:type="dcterms:W3CDTF">2026-04-28T10:36:00Z</dcterms:created>
  <dcterms:modified xsi:type="dcterms:W3CDTF">2026-05-29T11:49:00Z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